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0435D" w14:textId="02D0092A" w:rsidR="00776AA4" w:rsidRPr="00672473" w:rsidRDefault="00776AA4" w:rsidP="00776AA4">
      <w:pPr>
        <w:rPr>
          <w:b/>
          <w:bCs/>
          <w:i/>
          <w:iCs/>
          <w:color w:val="FF0000"/>
          <w:sz w:val="20"/>
          <w:szCs w:val="20"/>
        </w:rPr>
      </w:pPr>
      <w:r w:rsidRPr="00672473">
        <w:rPr>
          <w:b/>
          <w:bCs/>
          <w:i/>
          <w:iCs/>
          <w:color w:val="FF0000"/>
          <w:sz w:val="20"/>
          <w:szCs w:val="20"/>
        </w:rPr>
        <w:t>Conditions of use</w:t>
      </w:r>
      <w:r w:rsidR="00954A99">
        <w:rPr>
          <w:b/>
          <w:bCs/>
          <w:i/>
          <w:iCs/>
          <w:color w:val="FF0000"/>
          <w:sz w:val="20"/>
          <w:szCs w:val="20"/>
        </w:rPr>
        <w:t>/</w:t>
      </w:r>
      <w:proofErr w:type="spellStart"/>
      <w:r w:rsidR="0094751D" w:rsidRPr="00672473">
        <w:rPr>
          <w:b/>
          <w:bCs/>
          <w:i/>
          <w:iCs/>
          <w:color w:val="FF0000"/>
          <w:sz w:val="20"/>
          <w:szCs w:val="20"/>
        </w:rPr>
        <w:t>Condiciones</w:t>
      </w:r>
      <w:proofErr w:type="spellEnd"/>
      <w:r w:rsidR="0094751D" w:rsidRPr="00672473">
        <w:rPr>
          <w:b/>
          <w:bCs/>
          <w:i/>
          <w:iCs/>
          <w:color w:val="FF0000"/>
          <w:sz w:val="20"/>
          <w:szCs w:val="20"/>
        </w:rPr>
        <w:t xml:space="preserve"> de </w:t>
      </w:r>
      <w:proofErr w:type="spellStart"/>
      <w:r w:rsidR="0094751D" w:rsidRPr="00672473">
        <w:rPr>
          <w:b/>
          <w:bCs/>
          <w:i/>
          <w:iCs/>
          <w:color w:val="FF0000"/>
          <w:sz w:val="20"/>
          <w:szCs w:val="20"/>
        </w:rPr>
        <w:t>us</w:t>
      </w:r>
      <w:r w:rsidR="00954A99">
        <w:rPr>
          <w:b/>
          <w:bCs/>
          <w:i/>
          <w:iCs/>
          <w:color w:val="FF0000"/>
          <w:sz w:val="20"/>
          <w:szCs w:val="20"/>
        </w:rPr>
        <w:t>o</w:t>
      </w:r>
      <w:proofErr w:type="spellEnd"/>
      <w:r w:rsidRPr="00672473">
        <w:rPr>
          <w:b/>
          <w:bCs/>
          <w:i/>
          <w:iCs/>
          <w:color w:val="FF0000"/>
          <w:sz w:val="20"/>
          <w:szCs w:val="20"/>
        </w:rPr>
        <w:t>:</w:t>
      </w:r>
    </w:p>
    <w:p w14:paraId="64D73409" w14:textId="77777777" w:rsidR="0094751D" w:rsidRPr="00672473" w:rsidRDefault="0094751D" w:rsidP="00776AA4">
      <w:pPr>
        <w:rPr>
          <w:b/>
          <w:bCs/>
          <w:i/>
          <w:iCs/>
          <w:color w:val="FF0000"/>
          <w:sz w:val="20"/>
          <w:szCs w:val="20"/>
        </w:rPr>
      </w:pPr>
    </w:p>
    <w:p w14:paraId="3E2CF5F0" w14:textId="4FAC7801" w:rsidR="006B18A7" w:rsidRPr="00730436" w:rsidRDefault="00776AA4" w:rsidP="00573799">
      <w:pPr>
        <w:pStyle w:val="ListParagraph"/>
        <w:numPr>
          <w:ilvl w:val="0"/>
          <w:numId w:val="1"/>
        </w:numPr>
        <w:jc w:val="both"/>
        <w:rPr>
          <w:rFonts w:ascii="Times New Roman" w:hAnsi="Times New Roman" w:cs="Times New Roman"/>
          <w:sz w:val="20"/>
          <w:szCs w:val="20"/>
        </w:rPr>
      </w:pPr>
      <w:r w:rsidRPr="00672473">
        <w:rPr>
          <w:rFonts w:ascii="Times New Roman" w:hAnsi="Times New Roman" w:cs="Times New Roman"/>
          <w:sz w:val="20"/>
          <w:szCs w:val="20"/>
        </w:rPr>
        <w:t>The template is only to be used for purchase order for services (Suppliers do not require a 1099</w:t>
      </w:r>
      <w:r w:rsidR="00C25C64">
        <w:rPr>
          <w:rFonts w:ascii="Times New Roman" w:hAnsi="Times New Roman" w:cs="Times New Roman"/>
          <w:sz w:val="20"/>
          <w:szCs w:val="20"/>
        </w:rPr>
        <w:t xml:space="preserve"> if based in the U.S.</w:t>
      </w:r>
      <w:r w:rsidRPr="00672473">
        <w:rPr>
          <w:rFonts w:ascii="Times New Roman" w:hAnsi="Times New Roman" w:cs="Times New Roman"/>
          <w:sz w:val="20"/>
          <w:szCs w:val="20"/>
        </w:rPr>
        <w:t>).</w:t>
      </w:r>
      <w:r w:rsidR="00730436">
        <w:rPr>
          <w:rFonts w:ascii="Times New Roman" w:hAnsi="Times New Roman" w:cs="Times New Roman"/>
          <w:sz w:val="20"/>
          <w:szCs w:val="20"/>
        </w:rPr>
        <w:t xml:space="preserve"> </w:t>
      </w:r>
      <w:r w:rsidRPr="00672473">
        <w:rPr>
          <w:rFonts w:ascii="Times New Roman" w:hAnsi="Times New Roman" w:cs="Times New Roman"/>
          <w:sz w:val="20"/>
          <w:szCs w:val="20"/>
        </w:rPr>
        <w:t>It may be used for USG or non-USG awards</w:t>
      </w:r>
      <w:r w:rsidR="0094751D" w:rsidRPr="00672473">
        <w:rPr>
          <w:rFonts w:ascii="Times New Roman" w:hAnsi="Times New Roman" w:cs="Times New Roman"/>
          <w:sz w:val="20"/>
          <w:szCs w:val="20"/>
        </w:rPr>
        <w:t xml:space="preserve">. </w:t>
      </w:r>
    </w:p>
    <w:p w14:paraId="05DB17CB" w14:textId="77777777" w:rsidR="006B18A7" w:rsidRPr="00730436" w:rsidRDefault="006B18A7" w:rsidP="006B18A7">
      <w:pPr>
        <w:pStyle w:val="ListParagraph"/>
        <w:ind w:left="450"/>
        <w:jc w:val="both"/>
        <w:rPr>
          <w:rFonts w:ascii="Times New Roman" w:hAnsi="Times New Roman" w:cs="Times New Roman"/>
          <w:sz w:val="20"/>
          <w:szCs w:val="20"/>
        </w:rPr>
      </w:pPr>
    </w:p>
    <w:p w14:paraId="06379B73" w14:textId="48B5CA37" w:rsidR="0094751D" w:rsidRPr="00672473" w:rsidRDefault="0094751D" w:rsidP="006B18A7">
      <w:pPr>
        <w:pStyle w:val="ListParagraph"/>
        <w:ind w:left="450"/>
        <w:jc w:val="both"/>
        <w:rPr>
          <w:rFonts w:ascii="Times New Roman" w:hAnsi="Times New Roman" w:cs="Times New Roman"/>
          <w:sz w:val="20"/>
          <w:szCs w:val="20"/>
          <w:lang w:val="es-ES"/>
        </w:rPr>
      </w:pPr>
      <w:r w:rsidRPr="00672473">
        <w:rPr>
          <w:rFonts w:ascii="Times New Roman" w:hAnsi="Times New Roman" w:cs="Times New Roman"/>
          <w:sz w:val="20"/>
          <w:szCs w:val="20"/>
          <w:lang w:val="es-ES"/>
        </w:rPr>
        <w:t>Esta plantilla solo se debe utilizarse para órdenes de compra de servicios (no es necesario llenar un 1099 para los proveedores</w:t>
      </w:r>
      <w:r w:rsidR="00C25C64">
        <w:rPr>
          <w:rFonts w:ascii="Times New Roman" w:hAnsi="Times New Roman" w:cs="Times New Roman"/>
          <w:sz w:val="20"/>
          <w:szCs w:val="20"/>
          <w:lang w:val="es-ES"/>
        </w:rPr>
        <w:t xml:space="preserve"> basados en los </w:t>
      </w:r>
      <w:proofErr w:type="gramStart"/>
      <w:r w:rsidR="00C25C64">
        <w:rPr>
          <w:rFonts w:ascii="Times New Roman" w:hAnsi="Times New Roman" w:cs="Times New Roman"/>
          <w:sz w:val="20"/>
          <w:szCs w:val="20"/>
          <w:lang w:val="es-ES"/>
        </w:rPr>
        <w:t>EE.UU</w:t>
      </w:r>
      <w:proofErr w:type="gramEnd"/>
      <w:r w:rsidRPr="00672473">
        <w:rPr>
          <w:rFonts w:ascii="Times New Roman" w:hAnsi="Times New Roman" w:cs="Times New Roman"/>
          <w:sz w:val="20"/>
          <w:szCs w:val="20"/>
          <w:lang w:val="es-ES"/>
        </w:rPr>
        <w:t>).</w:t>
      </w:r>
      <w:r w:rsidR="00730436">
        <w:rPr>
          <w:rFonts w:ascii="Times New Roman" w:hAnsi="Times New Roman" w:cs="Times New Roman"/>
          <w:sz w:val="20"/>
          <w:szCs w:val="20"/>
          <w:lang w:val="es-ES"/>
        </w:rPr>
        <w:t xml:space="preserve"> </w:t>
      </w:r>
      <w:r w:rsidRPr="00672473">
        <w:rPr>
          <w:rFonts w:ascii="Times New Roman" w:hAnsi="Times New Roman" w:cs="Times New Roman"/>
          <w:sz w:val="20"/>
          <w:szCs w:val="20"/>
          <w:lang w:val="es-ES"/>
        </w:rPr>
        <w:t xml:space="preserve">Esta plantilla puede ser utilizada para para donaciones otorgadas por el Gobierno de </w:t>
      </w:r>
      <w:proofErr w:type="gramStart"/>
      <w:r w:rsidRPr="00672473">
        <w:rPr>
          <w:rFonts w:ascii="Times New Roman" w:hAnsi="Times New Roman" w:cs="Times New Roman"/>
          <w:sz w:val="20"/>
          <w:szCs w:val="20"/>
          <w:lang w:val="es-ES"/>
        </w:rPr>
        <w:t>EE.UU.</w:t>
      </w:r>
      <w:proofErr w:type="gramEnd"/>
      <w:r w:rsidRPr="00672473">
        <w:rPr>
          <w:rFonts w:ascii="Times New Roman" w:hAnsi="Times New Roman" w:cs="Times New Roman"/>
          <w:sz w:val="20"/>
          <w:szCs w:val="20"/>
          <w:lang w:val="es-ES"/>
        </w:rPr>
        <w:t xml:space="preserve"> y que no son otorgadas por el Gobierno de EE.UU.</w:t>
      </w:r>
    </w:p>
    <w:p w14:paraId="43152DF6" w14:textId="5B372EC4" w:rsidR="00776AA4" w:rsidRPr="00672473" w:rsidRDefault="00730436" w:rsidP="0094751D">
      <w:pPr>
        <w:pStyle w:val="ListParagraph"/>
        <w:ind w:left="450"/>
        <w:rPr>
          <w:rFonts w:ascii="Times New Roman" w:hAnsi="Times New Roman" w:cs="Times New Roman"/>
          <w:sz w:val="20"/>
          <w:szCs w:val="20"/>
          <w:lang w:val="es-MX"/>
        </w:rPr>
      </w:pPr>
      <w:r>
        <w:rPr>
          <w:rFonts w:ascii="Times New Roman" w:hAnsi="Times New Roman" w:cs="Times New Roman"/>
          <w:sz w:val="20"/>
          <w:szCs w:val="20"/>
          <w:lang w:val="es-MX"/>
        </w:rPr>
        <w:t xml:space="preserve"> </w:t>
      </w:r>
    </w:p>
    <w:p w14:paraId="3D133B91" w14:textId="2D30012A" w:rsidR="006B18A7" w:rsidRPr="00730436" w:rsidRDefault="00776AA4" w:rsidP="00C17788">
      <w:pPr>
        <w:pStyle w:val="ListParagraph"/>
        <w:numPr>
          <w:ilvl w:val="0"/>
          <w:numId w:val="2"/>
        </w:numPr>
        <w:jc w:val="both"/>
        <w:rPr>
          <w:rFonts w:ascii="Times New Roman" w:hAnsi="Times New Roman" w:cs="Times New Roman"/>
          <w:sz w:val="20"/>
          <w:szCs w:val="20"/>
        </w:rPr>
      </w:pPr>
      <w:r w:rsidRPr="00672473">
        <w:rPr>
          <w:rFonts w:ascii="Times New Roman" w:hAnsi="Times New Roman" w:cs="Times New Roman"/>
          <w:sz w:val="20"/>
          <w:szCs w:val="20"/>
        </w:rPr>
        <w:t xml:space="preserve">Areas </w:t>
      </w:r>
      <w:r w:rsidRPr="00672473">
        <w:rPr>
          <w:rFonts w:ascii="Times New Roman" w:hAnsi="Times New Roman" w:cs="Times New Roman"/>
          <w:sz w:val="20"/>
          <w:szCs w:val="20"/>
          <w:highlight w:val="yellow"/>
        </w:rPr>
        <w:t>highlighted in Yellow</w:t>
      </w:r>
      <w:r w:rsidRPr="00672473">
        <w:rPr>
          <w:rFonts w:ascii="Times New Roman" w:hAnsi="Times New Roman" w:cs="Times New Roman"/>
          <w:sz w:val="20"/>
          <w:szCs w:val="20"/>
        </w:rPr>
        <w:t xml:space="preserve"> are directions or language that you need to choose from.</w:t>
      </w:r>
      <w:r w:rsidR="00730436">
        <w:rPr>
          <w:rFonts w:ascii="Times New Roman" w:hAnsi="Times New Roman" w:cs="Times New Roman"/>
          <w:sz w:val="20"/>
          <w:szCs w:val="20"/>
        </w:rPr>
        <w:t xml:space="preserve"> </w:t>
      </w:r>
      <w:r w:rsidRPr="00672473">
        <w:rPr>
          <w:rFonts w:ascii="Times New Roman" w:hAnsi="Times New Roman" w:cs="Times New Roman"/>
          <w:sz w:val="20"/>
          <w:szCs w:val="20"/>
        </w:rPr>
        <w:t>Directions (</w:t>
      </w:r>
      <w:r w:rsidRPr="00672473">
        <w:rPr>
          <w:rFonts w:ascii="Times New Roman" w:hAnsi="Times New Roman" w:cs="Times New Roman"/>
          <w:color w:val="FF0000"/>
          <w:sz w:val="20"/>
          <w:szCs w:val="20"/>
        </w:rPr>
        <w:t>in red</w:t>
      </w:r>
      <w:r w:rsidRPr="00672473">
        <w:rPr>
          <w:rFonts w:ascii="Times New Roman" w:hAnsi="Times New Roman" w:cs="Times New Roman"/>
          <w:sz w:val="20"/>
          <w:szCs w:val="20"/>
        </w:rPr>
        <w:t xml:space="preserve">) and language not used need to be deleted. </w:t>
      </w:r>
    </w:p>
    <w:p w14:paraId="44ACAC7D" w14:textId="77777777" w:rsidR="006B18A7" w:rsidRPr="00730436" w:rsidRDefault="006B18A7" w:rsidP="006B18A7">
      <w:pPr>
        <w:pStyle w:val="ListParagraph"/>
        <w:ind w:left="450"/>
        <w:jc w:val="both"/>
        <w:rPr>
          <w:rFonts w:ascii="Times New Roman" w:hAnsi="Times New Roman" w:cs="Times New Roman"/>
          <w:sz w:val="20"/>
          <w:szCs w:val="20"/>
        </w:rPr>
      </w:pPr>
    </w:p>
    <w:p w14:paraId="5123065C" w14:textId="6C3EB76A" w:rsidR="00C17788" w:rsidRPr="00672473" w:rsidRDefault="00C17788" w:rsidP="006B18A7">
      <w:pPr>
        <w:pStyle w:val="ListParagraph"/>
        <w:ind w:left="450"/>
        <w:jc w:val="both"/>
        <w:rPr>
          <w:rFonts w:ascii="Times New Roman" w:hAnsi="Times New Roman" w:cs="Times New Roman"/>
          <w:sz w:val="20"/>
          <w:szCs w:val="20"/>
          <w:lang w:val="es-ES"/>
        </w:rPr>
      </w:pPr>
      <w:r w:rsidRPr="00672473">
        <w:rPr>
          <w:rFonts w:ascii="Times New Roman" w:hAnsi="Times New Roman" w:cs="Times New Roman"/>
          <w:sz w:val="20"/>
          <w:szCs w:val="20"/>
          <w:lang w:val="es-ES"/>
        </w:rPr>
        <w:t xml:space="preserve">Las áreas </w:t>
      </w:r>
      <w:r w:rsidRPr="00672473">
        <w:rPr>
          <w:rFonts w:ascii="Times New Roman" w:hAnsi="Times New Roman" w:cs="Times New Roman"/>
          <w:sz w:val="20"/>
          <w:szCs w:val="20"/>
          <w:highlight w:val="yellow"/>
          <w:lang w:val="es-ES"/>
        </w:rPr>
        <w:t>resaltadas en amarillo</w:t>
      </w:r>
      <w:r w:rsidRPr="00672473">
        <w:rPr>
          <w:rFonts w:ascii="Times New Roman" w:hAnsi="Times New Roman" w:cs="Times New Roman"/>
          <w:sz w:val="20"/>
          <w:szCs w:val="20"/>
          <w:lang w:val="es-ES"/>
        </w:rPr>
        <w:t xml:space="preserve"> son indicaciones u opciones de texto sobre el cual usted debe hacer una selección.</w:t>
      </w:r>
      <w:r w:rsidR="00730436">
        <w:rPr>
          <w:rFonts w:ascii="Times New Roman" w:hAnsi="Times New Roman" w:cs="Times New Roman"/>
          <w:sz w:val="20"/>
          <w:szCs w:val="20"/>
          <w:lang w:val="es-ES"/>
        </w:rPr>
        <w:t xml:space="preserve"> </w:t>
      </w:r>
      <w:r w:rsidRPr="00672473">
        <w:rPr>
          <w:rFonts w:ascii="Times New Roman" w:hAnsi="Times New Roman" w:cs="Times New Roman"/>
          <w:sz w:val="20"/>
          <w:szCs w:val="20"/>
          <w:lang w:val="es-ES"/>
        </w:rPr>
        <w:t xml:space="preserve">Se deben eliminar las instrucciones escritas </w:t>
      </w:r>
      <w:r w:rsidRPr="00672473">
        <w:rPr>
          <w:rFonts w:ascii="Times New Roman" w:hAnsi="Times New Roman" w:cs="Times New Roman"/>
          <w:color w:val="FF0000"/>
          <w:sz w:val="20"/>
          <w:szCs w:val="20"/>
          <w:lang w:val="es-ES"/>
        </w:rPr>
        <w:t>en rojo</w:t>
      </w:r>
      <w:r w:rsidRPr="00672473">
        <w:rPr>
          <w:rFonts w:ascii="Times New Roman" w:hAnsi="Times New Roman" w:cs="Times New Roman"/>
          <w:sz w:val="20"/>
          <w:szCs w:val="20"/>
          <w:lang w:val="es-ES"/>
        </w:rPr>
        <w:t xml:space="preserve"> y el texto que no utilice.</w:t>
      </w:r>
      <w:r w:rsidR="00730436">
        <w:rPr>
          <w:rFonts w:ascii="Times New Roman" w:hAnsi="Times New Roman" w:cs="Times New Roman"/>
          <w:sz w:val="20"/>
          <w:szCs w:val="20"/>
          <w:lang w:val="es-ES"/>
        </w:rPr>
        <w:t xml:space="preserve"> </w:t>
      </w:r>
    </w:p>
    <w:p w14:paraId="1E9114C7" w14:textId="47B7D54F" w:rsidR="00776AA4" w:rsidRPr="00672473" w:rsidRDefault="00776AA4" w:rsidP="00C17788">
      <w:pPr>
        <w:pStyle w:val="ListParagraph"/>
        <w:ind w:left="450"/>
        <w:rPr>
          <w:rFonts w:ascii="Times New Roman" w:hAnsi="Times New Roman" w:cs="Times New Roman"/>
          <w:sz w:val="20"/>
          <w:szCs w:val="20"/>
          <w:lang w:val="es-MX"/>
        </w:rPr>
      </w:pPr>
    </w:p>
    <w:p w14:paraId="3A2DBDEB" w14:textId="76C141B2" w:rsidR="003D04D5" w:rsidRPr="00102531" w:rsidRDefault="00776AA4" w:rsidP="00C17788">
      <w:pPr>
        <w:jc w:val="both"/>
        <w:rPr>
          <w:b/>
          <w:bCs/>
          <w:i/>
          <w:iCs/>
          <w:color w:val="FF0000"/>
          <w:sz w:val="20"/>
          <w:szCs w:val="20"/>
        </w:rPr>
      </w:pPr>
      <w:r w:rsidRPr="00102531">
        <w:rPr>
          <w:b/>
          <w:bCs/>
          <w:i/>
          <w:iCs/>
          <w:color w:val="FF0000"/>
          <w:sz w:val="20"/>
          <w:szCs w:val="20"/>
        </w:rPr>
        <w:t xml:space="preserve">This “conditions of use” section </w:t>
      </w:r>
      <w:r w:rsidR="00102531" w:rsidRPr="00102531">
        <w:rPr>
          <w:b/>
          <w:bCs/>
          <w:i/>
          <w:iCs/>
          <w:color w:val="FF0000"/>
          <w:sz w:val="20"/>
          <w:szCs w:val="20"/>
        </w:rPr>
        <w:t>abo</w:t>
      </w:r>
      <w:r w:rsidR="00102531">
        <w:rPr>
          <w:b/>
          <w:bCs/>
          <w:i/>
          <w:iCs/>
          <w:color w:val="FF0000"/>
          <w:sz w:val="20"/>
          <w:szCs w:val="20"/>
        </w:rPr>
        <w:t>ve must</w:t>
      </w:r>
      <w:r w:rsidRPr="00102531">
        <w:rPr>
          <w:b/>
          <w:bCs/>
          <w:i/>
          <w:iCs/>
          <w:color w:val="FF0000"/>
          <w:sz w:val="20"/>
          <w:szCs w:val="20"/>
        </w:rPr>
        <w:t xml:space="preserve"> be deleted in the final award</w:t>
      </w:r>
      <w:r w:rsidR="003D04D5" w:rsidRPr="00102531">
        <w:rPr>
          <w:b/>
          <w:bCs/>
          <w:i/>
          <w:iCs/>
          <w:color w:val="FF0000"/>
          <w:sz w:val="20"/>
          <w:szCs w:val="20"/>
        </w:rPr>
        <w:t xml:space="preserve"> </w:t>
      </w:r>
    </w:p>
    <w:p w14:paraId="3ED6EB0A" w14:textId="1C1017B6" w:rsidR="00776AA4" w:rsidRPr="00672473" w:rsidRDefault="00C17788" w:rsidP="00C17788">
      <w:pPr>
        <w:jc w:val="both"/>
        <w:rPr>
          <w:b/>
          <w:bCs/>
          <w:i/>
          <w:iCs/>
          <w:color w:val="FF0000"/>
          <w:sz w:val="20"/>
          <w:szCs w:val="20"/>
          <w:lang w:val="es-ES"/>
        </w:rPr>
      </w:pPr>
      <w:r w:rsidRPr="00672473">
        <w:rPr>
          <w:b/>
          <w:bCs/>
          <w:i/>
          <w:iCs/>
          <w:color w:val="FF0000"/>
          <w:sz w:val="20"/>
          <w:szCs w:val="20"/>
          <w:lang w:val="es-ES"/>
        </w:rPr>
        <w:t>La sección anterior denominada "Condiciones de Uso" debe eliminarse en el contrato final</w:t>
      </w:r>
    </w:p>
    <w:p w14:paraId="60C1BF42" w14:textId="77777777" w:rsidR="00C17788" w:rsidRDefault="00C17788" w:rsidP="00776AA4">
      <w:pPr>
        <w:rPr>
          <w:lang w:val="es-MX"/>
        </w:rPr>
      </w:pPr>
    </w:p>
    <w:p w14:paraId="7900D2F4" w14:textId="50FC2A70" w:rsidR="00C17788" w:rsidRPr="004F7D36" w:rsidRDefault="00C17788" w:rsidP="00672473">
      <w:pPr>
        <w:jc w:val="center"/>
        <w:rPr>
          <w:b/>
          <w:bCs/>
          <w:lang w:val="es-MX"/>
        </w:rPr>
      </w:pPr>
      <w:r w:rsidRPr="004F7D36">
        <w:rPr>
          <w:b/>
          <w:bCs/>
          <w:lang w:val="es-MX"/>
        </w:rPr>
        <w:t>SERVICES PURCHASE ORDER (ORDEN DE COMPRA DE SERVICIOS)</w:t>
      </w:r>
    </w:p>
    <w:p w14:paraId="74F4EDE4" w14:textId="7357308C" w:rsidR="007C4C6A" w:rsidRPr="004F7D36" w:rsidRDefault="007C4C6A" w:rsidP="00C17788">
      <w:pPr>
        <w:jc w:val="center"/>
        <w:rPr>
          <w:b/>
          <w:bCs/>
          <w:lang w:val="es-MX"/>
        </w:rPr>
      </w:pPr>
    </w:p>
    <w:tbl>
      <w:tblPr>
        <w:tblStyle w:val="TableGrid"/>
        <w:tblpPr w:leftFromText="180" w:rightFromText="180" w:vertAnchor="text" w:horzAnchor="margin" w:tblpX="75" w:tblpY="9"/>
        <w:tblW w:w="10525" w:type="dxa"/>
        <w:tblLook w:val="04A0" w:firstRow="1" w:lastRow="0" w:firstColumn="1" w:lastColumn="0" w:noHBand="0" w:noVBand="1"/>
      </w:tblPr>
      <w:tblGrid>
        <w:gridCol w:w="5305"/>
        <w:gridCol w:w="2233"/>
        <w:gridCol w:w="2987"/>
      </w:tblGrid>
      <w:tr w:rsidR="007C4C6A" w:rsidRPr="001C2A35" w14:paraId="70D44F8D" w14:textId="77777777" w:rsidTr="00672473">
        <w:tc>
          <w:tcPr>
            <w:tcW w:w="10525" w:type="dxa"/>
            <w:gridSpan w:val="3"/>
          </w:tcPr>
          <w:p w14:paraId="7075C35A" w14:textId="502EE419" w:rsidR="007C4C6A" w:rsidRPr="004F7D36" w:rsidRDefault="007C4C6A" w:rsidP="00672473">
            <w:pPr>
              <w:spacing w:before="240"/>
              <w:rPr>
                <w:lang w:val="es-MX"/>
              </w:rPr>
            </w:pPr>
            <w:r w:rsidRPr="004F7D36">
              <w:rPr>
                <w:b/>
                <w:bCs/>
                <w:lang w:val="es-MX"/>
              </w:rPr>
              <w:t>Section I: Purchase Order Data/</w:t>
            </w:r>
            <w:r w:rsidR="008C5A57">
              <w:rPr>
                <w:b/>
                <w:bCs/>
                <w:lang w:val="es-MX"/>
              </w:rPr>
              <w:t xml:space="preserve">Sección I: </w:t>
            </w:r>
            <w:r w:rsidRPr="004F7D36">
              <w:rPr>
                <w:b/>
                <w:bCs/>
                <w:lang w:val="es-MX"/>
              </w:rPr>
              <w:t>Información Sobre la Orden de Compra</w:t>
            </w:r>
          </w:p>
        </w:tc>
      </w:tr>
      <w:tr w:rsidR="007C4C6A" w:rsidRPr="001C2A35" w14:paraId="096FAD19" w14:textId="77777777" w:rsidTr="00672473">
        <w:tc>
          <w:tcPr>
            <w:tcW w:w="5305" w:type="dxa"/>
          </w:tcPr>
          <w:p w14:paraId="1BFCB7CE" w14:textId="7034B55A" w:rsidR="007C4C6A" w:rsidRPr="004F7D36" w:rsidRDefault="007C4C6A" w:rsidP="00672473">
            <w:pPr>
              <w:pStyle w:val="Heading3"/>
              <w:spacing w:before="240"/>
              <w:rPr>
                <w:rFonts w:ascii="Times New Roman" w:hAnsi="Times New Roman"/>
                <w:b w:val="0"/>
                <w:bCs/>
                <w:sz w:val="24"/>
                <w:lang w:val="es-MX"/>
              </w:rPr>
            </w:pPr>
            <w:r w:rsidRPr="004F7D36">
              <w:rPr>
                <w:rFonts w:ascii="Times New Roman" w:hAnsi="Times New Roman"/>
                <w:b w:val="0"/>
                <w:bCs/>
                <w:sz w:val="24"/>
                <w:lang w:val="es-MX"/>
              </w:rPr>
              <w:t>Purchase Order Number/Número de la Orden de Compra:</w:t>
            </w:r>
          </w:p>
        </w:tc>
        <w:tc>
          <w:tcPr>
            <w:tcW w:w="5220" w:type="dxa"/>
            <w:gridSpan w:val="2"/>
          </w:tcPr>
          <w:p w14:paraId="49241CBF" w14:textId="77777777" w:rsidR="007C4C6A" w:rsidRPr="004F7D36" w:rsidRDefault="007C4C6A" w:rsidP="00672473">
            <w:pPr>
              <w:spacing w:before="240"/>
              <w:rPr>
                <w:lang w:val="es-MX"/>
              </w:rPr>
            </w:pPr>
          </w:p>
        </w:tc>
      </w:tr>
      <w:tr w:rsidR="007C4C6A" w:rsidRPr="001C2A35" w14:paraId="7F8BAB05" w14:textId="77777777" w:rsidTr="00672473">
        <w:tc>
          <w:tcPr>
            <w:tcW w:w="5305" w:type="dxa"/>
          </w:tcPr>
          <w:p w14:paraId="1C50462A" w14:textId="2B9AB1B8" w:rsidR="007C4C6A" w:rsidRPr="004F7D36" w:rsidRDefault="007C4C6A" w:rsidP="00672473">
            <w:pPr>
              <w:pStyle w:val="Heading3"/>
              <w:spacing w:before="240"/>
              <w:rPr>
                <w:rFonts w:ascii="Times New Roman" w:hAnsi="Times New Roman"/>
                <w:b w:val="0"/>
                <w:bCs/>
                <w:sz w:val="24"/>
                <w:lang w:val="es-MX"/>
              </w:rPr>
            </w:pPr>
            <w:r w:rsidRPr="004F7D36">
              <w:rPr>
                <w:rFonts w:ascii="Times New Roman" w:hAnsi="Times New Roman"/>
                <w:b w:val="0"/>
                <w:bCs/>
                <w:sz w:val="24"/>
                <w:lang w:val="es-MX"/>
              </w:rPr>
              <w:t>Purchase Order Title/Título de la Orden de Compra:</w:t>
            </w:r>
          </w:p>
        </w:tc>
        <w:tc>
          <w:tcPr>
            <w:tcW w:w="5220" w:type="dxa"/>
            <w:gridSpan w:val="2"/>
          </w:tcPr>
          <w:p w14:paraId="4EA087EF" w14:textId="77777777" w:rsidR="007C4C6A" w:rsidRPr="004F7D36" w:rsidRDefault="007C4C6A" w:rsidP="00672473">
            <w:pPr>
              <w:spacing w:before="240"/>
              <w:rPr>
                <w:lang w:val="es-MX"/>
              </w:rPr>
            </w:pPr>
          </w:p>
        </w:tc>
      </w:tr>
      <w:tr w:rsidR="007C4C6A" w:rsidRPr="001C2A35" w14:paraId="589E1B20" w14:textId="77777777" w:rsidTr="00672473">
        <w:tc>
          <w:tcPr>
            <w:tcW w:w="5305" w:type="dxa"/>
          </w:tcPr>
          <w:p w14:paraId="2C2CDECC" w14:textId="3F76122F" w:rsidR="007C4C6A" w:rsidRPr="004F7D36" w:rsidRDefault="007C4C6A" w:rsidP="00F15CC3">
            <w:pPr>
              <w:pStyle w:val="Heading3"/>
              <w:spacing w:before="240"/>
              <w:rPr>
                <w:rFonts w:ascii="Times New Roman" w:hAnsi="Times New Roman"/>
                <w:b w:val="0"/>
                <w:bCs/>
                <w:sz w:val="24"/>
                <w:lang w:val="es-MX"/>
              </w:rPr>
            </w:pPr>
            <w:r w:rsidRPr="00F15CC3">
              <w:rPr>
                <w:rFonts w:ascii="Times New Roman" w:hAnsi="Times New Roman"/>
                <w:b w:val="0"/>
                <w:bCs/>
                <w:sz w:val="24"/>
                <w:lang w:val="es-CR"/>
              </w:rPr>
              <w:t xml:space="preserve">Legal </w:t>
            </w:r>
            <w:proofErr w:type="spellStart"/>
            <w:r w:rsidRPr="00F15CC3">
              <w:rPr>
                <w:rFonts w:ascii="Times New Roman" w:hAnsi="Times New Roman"/>
                <w:b w:val="0"/>
                <w:bCs/>
                <w:sz w:val="24"/>
                <w:lang w:val="es-CR"/>
              </w:rPr>
              <w:t>Vendor</w:t>
            </w:r>
            <w:proofErr w:type="spellEnd"/>
            <w:r w:rsidRPr="00F15CC3">
              <w:rPr>
                <w:rFonts w:ascii="Times New Roman" w:hAnsi="Times New Roman"/>
                <w:b w:val="0"/>
                <w:bCs/>
                <w:sz w:val="24"/>
                <w:lang w:val="es-CR"/>
              </w:rPr>
              <w:t xml:space="preserve"> </w:t>
            </w:r>
            <w:proofErr w:type="spellStart"/>
            <w:r w:rsidRPr="00F15CC3">
              <w:rPr>
                <w:rFonts w:ascii="Times New Roman" w:hAnsi="Times New Roman"/>
                <w:b w:val="0"/>
                <w:bCs/>
                <w:sz w:val="24"/>
                <w:lang w:val="es-CR"/>
              </w:rPr>
              <w:t>Name</w:t>
            </w:r>
            <w:proofErr w:type="spellEnd"/>
            <w:r w:rsidRPr="00F15CC3">
              <w:rPr>
                <w:rFonts w:ascii="Times New Roman" w:hAnsi="Times New Roman"/>
                <w:b w:val="0"/>
                <w:bCs/>
                <w:sz w:val="24"/>
                <w:lang w:val="es-CR"/>
              </w:rPr>
              <w:t xml:space="preserve">, </w:t>
            </w:r>
            <w:proofErr w:type="spellStart"/>
            <w:r w:rsidRPr="00F15CC3">
              <w:rPr>
                <w:rFonts w:ascii="Times New Roman" w:hAnsi="Times New Roman"/>
                <w:b w:val="0"/>
                <w:bCs/>
                <w:sz w:val="24"/>
                <w:lang w:val="es-CR"/>
              </w:rPr>
              <w:t>Address</w:t>
            </w:r>
            <w:proofErr w:type="spellEnd"/>
            <w:r w:rsidRPr="00F15CC3">
              <w:rPr>
                <w:rFonts w:ascii="Times New Roman" w:hAnsi="Times New Roman"/>
                <w:b w:val="0"/>
                <w:bCs/>
                <w:sz w:val="24"/>
                <w:lang w:val="es-CR"/>
              </w:rPr>
              <w:t>,</w:t>
            </w:r>
            <w:r w:rsidR="00730436" w:rsidRPr="00F15CC3">
              <w:rPr>
                <w:rFonts w:ascii="Times New Roman" w:hAnsi="Times New Roman"/>
                <w:b w:val="0"/>
                <w:bCs/>
                <w:sz w:val="24"/>
                <w:lang w:val="es-CR"/>
              </w:rPr>
              <w:t xml:space="preserve"> </w:t>
            </w:r>
            <w:proofErr w:type="spellStart"/>
            <w:r w:rsidRPr="00F15CC3">
              <w:rPr>
                <w:rFonts w:ascii="Times New Roman" w:hAnsi="Times New Roman"/>
                <w:b w:val="0"/>
                <w:bCs/>
                <w:sz w:val="24"/>
                <w:lang w:val="es-CR"/>
              </w:rPr>
              <w:t>Telephone</w:t>
            </w:r>
            <w:proofErr w:type="spellEnd"/>
            <w:r w:rsidRPr="00F15CC3">
              <w:rPr>
                <w:rFonts w:ascii="Times New Roman" w:hAnsi="Times New Roman"/>
                <w:b w:val="0"/>
                <w:bCs/>
                <w:sz w:val="24"/>
                <w:lang w:val="es-CR"/>
              </w:rPr>
              <w:t>, and general email</w:t>
            </w:r>
            <w:r w:rsidR="00F15CC3" w:rsidRPr="00F15CC3">
              <w:rPr>
                <w:rFonts w:ascii="Times New Roman" w:hAnsi="Times New Roman"/>
                <w:b w:val="0"/>
                <w:bCs/>
                <w:sz w:val="24"/>
                <w:lang w:val="es-CR"/>
              </w:rPr>
              <w:t>/</w:t>
            </w:r>
            <w:r w:rsidRPr="004F7D36">
              <w:rPr>
                <w:rFonts w:ascii="Times New Roman" w:hAnsi="Times New Roman"/>
                <w:b w:val="0"/>
                <w:bCs/>
                <w:sz w:val="24"/>
                <w:lang w:val="es-ES"/>
              </w:rPr>
              <w:t xml:space="preserve">Razón Social, Dirección, Teléfono, y Correo Electrónico General del </w:t>
            </w:r>
            <w:r w:rsidR="00A36B8D" w:rsidRPr="004F7D36">
              <w:rPr>
                <w:rFonts w:ascii="Times New Roman" w:hAnsi="Times New Roman"/>
                <w:b w:val="0"/>
                <w:bCs/>
                <w:sz w:val="24"/>
                <w:lang w:val="es-ES"/>
              </w:rPr>
              <w:t>Vendedor:</w:t>
            </w:r>
          </w:p>
        </w:tc>
        <w:tc>
          <w:tcPr>
            <w:tcW w:w="5220" w:type="dxa"/>
            <w:gridSpan w:val="2"/>
          </w:tcPr>
          <w:p w14:paraId="506BF4E0" w14:textId="77777777" w:rsidR="007C4C6A" w:rsidRPr="004F7D36" w:rsidRDefault="007C4C6A" w:rsidP="00672473">
            <w:pPr>
              <w:spacing w:before="240"/>
              <w:rPr>
                <w:lang w:val="es-MX"/>
              </w:rPr>
            </w:pPr>
          </w:p>
        </w:tc>
      </w:tr>
      <w:tr w:rsidR="007C4C6A" w:rsidRPr="001C2A35" w14:paraId="37E14FEA" w14:textId="77777777" w:rsidTr="00672473">
        <w:trPr>
          <w:trHeight w:val="399"/>
        </w:trPr>
        <w:tc>
          <w:tcPr>
            <w:tcW w:w="5305" w:type="dxa"/>
          </w:tcPr>
          <w:p w14:paraId="44838E17" w14:textId="3C22F20D" w:rsidR="007C4C6A" w:rsidRPr="004F7D36" w:rsidRDefault="007C4C6A" w:rsidP="00672473">
            <w:pPr>
              <w:pStyle w:val="Heading3"/>
              <w:spacing w:before="240"/>
              <w:rPr>
                <w:rFonts w:ascii="Times New Roman" w:hAnsi="Times New Roman"/>
                <w:b w:val="0"/>
                <w:bCs/>
                <w:sz w:val="24"/>
                <w:lang w:val="es-MX"/>
              </w:rPr>
            </w:pPr>
            <w:r w:rsidRPr="004F7D36">
              <w:rPr>
                <w:rFonts w:ascii="Times New Roman" w:hAnsi="Times New Roman"/>
                <w:b w:val="0"/>
                <w:bCs/>
                <w:sz w:val="24"/>
                <w:lang w:val="es-MX"/>
              </w:rPr>
              <w:t>Vendor’s Authorized Representative/</w:t>
            </w:r>
            <w:r w:rsidRPr="004F7D36">
              <w:rPr>
                <w:rFonts w:ascii="Times New Roman" w:hAnsi="Times New Roman"/>
                <w:b w:val="0"/>
                <w:bCs/>
                <w:sz w:val="24"/>
                <w:lang w:val="es-ES"/>
              </w:rPr>
              <w:t xml:space="preserve"> Representante Autorizado del Vendedor</w:t>
            </w:r>
            <w:r w:rsidRPr="004F7D36">
              <w:rPr>
                <w:rFonts w:ascii="Times New Roman" w:hAnsi="Times New Roman"/>
                <w:b w:val="0"/>
                <w:bCs/>
                <w:sz w:val="24"/>
                <w:lang w:val="es-MX"/>
              </w:rPr>
              <w:t>:</w:t>
            </w:r>
          </w:p>
        </w:tc>
        <w:tc>
          <w:tcPr>
            <w:tcW w:w="5220" w:type="dxa"/>
            <w:gridSpan w:val="2"/>
          </w:tcPr>
          <w:p w14:paraId="05EEDEAD" w14:textId="77777777" w:rsidR="007C4C6A" w:rsidRPr="004F7D36" w:rsidRDefault="007C4C6A" w:rsidP="00672473">
            <w:pPr>
              <w:spacing w:before="240"/>
              <w:rPr>
                <w:lang w:val="es-MX"/>
              </w:rPr>
            </w:pPr>
          </w:p>
        </w:tc>
      </w:tr>
      <w:tr w:rsidR="007C4C6A" w:rsidRPr="004F7D36" w14:paraId="6D158D2C" w14:textId="77777777" w:rsidTr="00672473">
        <w:tc>
          <w:tcPr>
            <w:tcW w:w="5305" w:type="dxa"/>
          </w:tcPr>
          <w:p w14:paraId="59C39F45" w14:textId="49CAF3BA" w:rsidR="007C4C6A" w:rsidRPr="004F7D36" w:rsidRDefault="007C4C6A" w:rsidP="00672473">
            <w:pPr>
              <w:pStyle w:val="Heading3"/>
              <w:spacing w:before="240"/>
              <w:rPr>
                <w:rFonts w:ascii="Times New Roman" w:hAnsi="Times New Roman"/>
                <w:b w:val="0"/>
                <w:bCs/>
                <w:sz w:val="24"/>
              </w:rPr>
            </w:pPr>
            <w:r w:rsidRPr="004F7D36">
              <w:rPr>
                <w:rFonts w:ascii="Times New Roman" w:hAnsi="Times New Roman"/>
                <w:b w:val="0"/>
                <w:bCs/>
                <w:sz w:val="24"/>
              </w:rPr>
              <w:t>PARTNERS Authorized Technical Representative/</w:t>
            </w:r>
            <w:r w:rsidRPr="004F7D36">
              <w:rPr>
                <w:rFonts w:ascii="Times New Roman" w:hAnsi="Times New Roman"/>
                <w:b w:val="0"/>
                <w:bCs/>
                <w:sz w:val="24"/>
                <w:lang w:val="es-ES"/>
              </w:rPr>
              <w:t xml:space="preserve"> Representante Técnico Autorizado de</w:t>
            </w:r>
            <w:r w:rsidRPr="004F7D36">
              <w:rPr>
                <w:rFonts w:ascii="Times New Roman" w:hAnsi="Times New Roman"/>
                <w:sz w:val="24"/>
                <w:lang w:val="es-ES"/>
              </w:rPr>
              <w:t xml:space="preserve"> </w:t>
            </w:r>
            <w:r w:rsidR="008E6A00" w:rsidRPr="004F7D36">
              <w:rPr>
                <w:rFonts w:ascii="Times New Roman" w:hAnsi="Times New Roman"/>
                <w:b w:val="0"/>
                <w:bCs/>
                <w:sz w:val="24"/>
                <w:lang w:val="es-ES"/>
              </w:rPr>
              <w:t>PARTNERS</w:t>
            </w:r>
            <w:r w:rsidR="008E6A00" w:rsidRPr="004F7D36">
              <w:rPr>
                <w:rFonts w:ascii="Times New Roman" w:hAnsi="Times New Roman"/>
                <w:sz w:val="24"/>
                <w:lang w:val="es-ES"/>
              </w:rPr>
              <w:t>:</w:t>
            </w:r>
          </w:p>
        </w:tc>
        <w:tc>
          <w:tcPr>
            <w:tcW w:w="5220" w:type="dxa"/>
            <w:gridSpan w:val="2"/>
          </w:tcPr>
          <w:p w14:paraId="40C1FD0C" w14:textId="77777777" w:rsidR="007C4C6A" w:rsidRPr="004F7D36" w:rsidRDefault="007C4C6A" w:rsidP="00672473">
            <w:pPr>
              <w:spacing w:before="240"/>
            </w:pPr>
          </w:p>
        </w:tc>
      </w:tr>
      <w:tr w:rsidR="007C4C6A" w:rsidRPr="00F15CC3" w14:paraId="61784A11" w14:textId="77777777" w:rsidTr="00672473">
        <w:trPr>
          <w:trHeight w:val="687"/>
        </w:trPr>
        <w:tc>
          <w:tcPr>
            <w:tcW w:w="5305" w:type="dxa"/>
          </w:tcPr>
          <w:p w14:paraId="6ED5CCB0" w14:textId="3A940783" w:rsidR="007C4C6A" w:rsidRPr="00F15CC3" w:rsidRDefault="007C4C6A" w:rsidP="00672473">
            <w:pPr>
              <w:pStyle w:val="Heading3"/>
              <w:spacing w:before="240"/>
              <w:rPr>
                <w:rFonts w:ascii="Times New Roman" w:hAnsi="Times New Roman"/>
                <w:b w:val="0"/>
                <w:bCs/>
                <w:sz w:val="24"/>
                <w:lang w:val="es-ES"/>
              </w:rPr>
            </w:pPr>
            <w:r w:rsidRPr="004F7D36">
              <w:rPr>
                <w:rFonts w:ascii="Times New Roman" w:hAnsi="Times New Roman"/>
                <w:b w:val="0"/>
                <w:bCs/>
                <w:sz w:val="24"/>
              </w:rPr>
              <w:t xml:space="preserve">PARTNERS </w:t>
            </w:r>
            <w:bookmarkStart w:id="0" w:name="_Hlk88435176"/>
            <w:r w:rsidRPr="004F7D36">
              <w:rPr>
                <w:rFonts w:ascii="Times New Roman" w:hAnsi="Times New Roman"/>
                <w:b w:val="0"/>
                <w:bCs/>
                <w:sz w:val="24"/>
              </w:rPr>
              <w:t>Authorized Administrative/Contractual Representative</w:t>
            </w:r>
            <w:bookmarkEnd w:id="0"/>
            <w:r w:rsidRPr="004F7D36">
              <w:rPr>
                <w:rFonts w:ascii="Times New Roman" w:hAnsi="Times New Roman"/>
                <w:b w:val="0"/>
                <w:bCs/>
                <w:sz w:val="24"/>
              </w:rPr>
              <w:t>/</w:t>
            </w:r>
            <w:r w:rsidRPr="004F7D36">
              <w:rPr>
                <w:rFonts w:ascii="Times New Roman" w:hAnsi="Times New Roman"/>
                <w:b w:val="0"/>
                <w:bCs/>
                <w:sz w:val="24"/>
                <w:lang w:val="es-ES"/>
              </w:rPr>
              <w:t xml:space="preserve"> Representante</w:t>
            </w:r>
            <w:r w:rsidR="00F15CC3">
              <w:rPr>
                <w:rFonts w:ascii="Times New Roman" w:hAnsi="Times New Roman"/>
                <w:b w:val="0"/>
                <w:bCs/>
                <w:sz w:val="24"/>
                <w:lang w:val="es-ES"/>
              </w:rPr>
              <w:t xml:space="preserve"> </w:t>
            </w:r>
            <w:r w:rsidRPr="004F7D36">
              <w:rPr>
                <w:rFonts w:ascii="Times New Roman" w:hAnsi="Times New Roman"/>
                <w:b w:val="0"/>
                <w:bCs/>
                <w:sz w:val="24"/>
                <w:lang w:val="es-ES"/>
              </w:rPr>
              <w:t>Administrativo/Contractual Autorizado de PARTNERS:</w:t>
            </w:r>
          </w:p>
        </w:tc>
        <w:tc>
          <w:tcPr>
            <w:tcW w:w="5220" w:type="dxa"/>
            <w:gridSpan w:val="2"/>
          </w:tcPr>
          <w:p w14:paraId="1B1A77F2" w14:textId="77777777" w:rsidR="007C4C6A" w:rsidRPr="00F15CC3" w:rsidRDefault="007C4C6A" w:rsidP="00672473">
            <w:pPr>
              <w:spacing w:before="240"/>
              <w:rPr>
                <w:lang w:val="es-CR"/>
              </w:rPr>
            </w:pPr>
          </w:p>
        </w:tc>
      </w:tr>
      <w:tr w:rsidR="007C4C6A" w:rsidRPr="008C2B2C" w14:paraId="1CC586F2" w14:textId="77777777" w:rsidTr="00672473">
        <w:tc>
          <w:tcPr>
            <w:tcW w:w="5305" w:type="dxa"/>
          </w:tcPr>
          <w:p w14:paraId="5EBE4F22" w14:textId="31234929" w:rsidR="007C4C6A" w:rsidRPr="004F7D36" w:rsidRDefault="007C4C6A" w:rsidP="00672473">
            <w:pPr>
              <w:pStyle w:val="Heading3"/>
              <w:spacing w:before="240"/>
              <w:rPr>
                <w:rFonts w:ascii="Times New Roman" w:hAnsi="Times New Roman"/>
                <w:b w:val="0"/>
                <w:bCs/>
                <w:sz w:val="24"/>
                <w:lang w:val="es-ES"/>
              </w:rPr>
            </w:pPr>
            <w:r w:rsidRPr="004F7D36">
              <w:rPr>
                <w:rFonts w:ascii="Times New Roman" w:hAnsi="Times New Roman"/>
                <w:b w:val="0"/>
                <w:bCs/>
                <w:sz w:val="24"/>
                <w:lang w:val="es-MX"/>
              </w:rPr>
              <w:t>Period of Performance</w:t>
            </w:r>
            <w:r w:rsidR="00672473" w:rsidRPr="004F7D36">
              <w:rPr>
                <w:rFonts w:ascii="Times New Roman" w:hAnsi="Times New Roman"/>
                <w:b w:val="0"/>
                <w:bCs/>
                <w:sz w:val="24"/>
                <w:lang w:val="es-MX"/>
              </w:rPr>
              <w:t>/</w:t>
            </w:r>
            <w:r w:rsidR="00672473" w:rsidRPr="004F7D36">
              <w:rPr>
                <w:rFonts w:ascii="Times New Roman" w:hAnsi="Times New Roman"/>
                <w:b w:val="0"/>
                <w:bCs/>
                <w:sz w:val="24"/>
                <w:lang w:val="es-ES"/>
              </w:rPr>
              <w:t xml:space="preserve"> Período de Ejecución:</w:t>
            </w:r>
            <w:r w:rsidRPr="004F7D36">
              <w:rPr>
                <w:rFonts w:ascii="Times New Roman" w:hAnsi="Times New Roman"/>
                <w:b w:val="0"/>
                <w:bCs/>
                <w:sz w:val="24"/>
                <w:lang w:val="es-MX"/>
              </w:rPr>
              <w:t xml:space="preserve"> </w:t>
            </w:r>
          </w:p>
        </w:tc>
        <w:tc>
          <w:tcPr>
            <w:tcW w:w="2233" w:type="dxa"/>
          </w:tcPr>
          <w:p w14:paraId="2D37E496" w14:textId="77777777" w:rsidR="00F15CC3" w:rsidRDefault="007C4C6A" w:rsidP="00672473">
            <w:pPr>
              <w:spacing w:before="240"/>
              <w:rPr>
                <w:lang w:val="es-MX"/>
              </w:rPr>
            </w:pPr>
            <w:r w:rsidRPr="004F7D36">
              <w:rPr>
                <w:lang w:val="es-MX"/>
              </w:rPr>
              <w:t>Start Date</w:t>
            </w:r>
            <w:r w:rsidR="00672473" w:rsidRPr="004F7D36">
              <w:rPr>
                <w:lang w:val="es-MX"/>
              </w:rPr>
              <w:t>/Fecha de Inicio</w:t>
            </w:r>
            <w:r w:rsidRPr="004F7D36">
              <w:rPr>
                <w:lang w:val="es-MX"/>
              </w:rPr>
              <w:t>:</w:t>
            </w:r>
          </w:p>
          <w:p w14:paraId="45EEA6D7" w14:textId="4F7DEE9D" w:rsidR="00CB5F03" w:rsidRPr="004F7D36" w:rsidRDefault="00CB5F03" w:rsidP="00672473">
            <w:pPr>
              <w:spacing w:before="240"/>
              <w:rPr>
                <w:lang w:val="es-MX"/>
              </w:rPr>
            </w:pPr>
          </w:p>
        </w:tc>
        <w:tc>
          <w:tcPr>
            <w:tcW w:w="2987" w:type="dxa"/>
          </w:tcPr>
          <w:p w14:paraId="6F8357A0" w14:textId="677226C0" w:rsidR="007C4C6A" w:rsidRPr="004F7D36" w:rsidRDefault="007C4C6A" w:rsidP="00672473">
            <w:pPr>
              <w:spacing w:before="240"/>
              <w:rPr>
                <w:lang w:val="es-MX"/>
              </w:rPr>
            </w:pPr>
            <w:r w:rsidRPr="004F7D36">
              <w:rPr>
                <w:lang w:val="es-MX"/>
              </w:rPr>
              <w:t>End Date</w:t>
            </w:r>
            <w:r w:rsidR="00672473" w:rsidRPr="004F7D36">
              <w:rPr>
                <w:lang w:val="es-MX"/>
              </w:rPr>
              <w:t>/Fecha de Finalización</w:t>
            </w:r>
            <w:r w:rsidRPr="004F7D36">
              <w:rPr>
                <w:lang w:val="es-MX"/>
              </w:rPr>
              <w:t>:</w:t>
            </w:r>
          </w:p>
        </w:tc>
      </w:tr>
      <w:tr w:rsidR="007C4C6A" w:rsidRPr="004F7D36" w14:paraId="5BE2CDA1" w14:textId="77777777" w:rsidTr="00672473">
        <w:tc>
          <w:tcPr>
            <w:tcW w:w="5305" w:type="dxa"/>
          </w:tcPr>
          <w:p w14:paraId="60D6A217" w14:textId="52B979AA" w:rsidR="007C4C6A" w:rsidRPr="004F7D36" w:rsidRDefault="007C4C6A" w:rsidP="00672473">
            <w:pPr>
              <w:pStyle w:val="Heading3"/>
              <w:spacing w:before="240"/>
              <w:rPr>
                <w:rFonts w:ascii="Times New Roman" w:hAnsi="Times New Roman"/>
                <w:b w:val="0"/>
                <w:bCs/>
                <w:sz w:val="24"/>
                <w:lang w:val="es-MX"/>
              </w:rPr>
            </w:pPr>
            <w:r w:rsidRPr="004F7D36">
              <w:rPr>
                <w:rFonts w:ascii="Times New Roman" w:hAnsi="Times New Roman"/>
                <w:b w:val="0"/>
                <w:bCs/>
                <w:sz w:val="24"/>
                <w:lang w:val="es-MX"/>
              </w:rPr>
              <w:lastRenderedPageBreak/>
              <w:t>Purchase Order Ceiling Price</w:t>
            </w:r>
            <w:r w:rsidR="00672473" w:rsidRPr="004F7D36">
              <w:rPr>
                <w:rFonts w:ascii="Times New Roman" w:hAnsi="Times New Roman"/>
                <w:b w:val="0"/>
                <w:bCs/>
                <w:sz w:val="24"/>
                <w:lang w:val="es-MX"/>
              </w:rPr>
              <w:t>/</w:t>
            </w:r>
            <w:r w:rsidR="00672473" w:rsidRPr="004F7D36">
              <w:rPr>
                <w:rFonts w:ascii="Times New Roman" w:hAnsi="Times New Roman"/>
                <w:b w:val="0"/>
                <w:bCs/>
                <w:sz w:val="24"/>
                <w:lang w:val="es-ES"/>
              </w:rPr>
              <w:t xml:space="preserve"> Precio Máximo de la Orden de Compra:</w:t>
            </w:r>
            <w:r w:rsidRPr="004F7D36">
              <w:rPr>
                <w:rFonts w:ascii="Times New Roman" w:hAnsi="Times New Roman"/>
                <w:b w:val="0"/>
                <w:bCs/>
                <w:sz w:val="24"/>
                <w:lang w:val="es-MX"/>
              </w:rPr>
              <w:t xml:space="preserve"> </w:t>
            </w:r>
          </w:p>
        </w:tc>
        <w:tc>
          <w:tcPr>
            <w:tcW w:w="2233" w:type="dxa"/>
          </w:tcPr>
          <w:p w14:paraId="251544B1" w14:textId="77777777" w:rsidR="007C4C6A" w:rsidRPr="004F7D36" w:rsidRDefault="007C4C6A" w:rsidP="00672473">
            <w:pPr>
              <w:spacing w:before="240"/>
              <w:rPr>
                <w:lang w:val="es-MX"/>
              </w:rPr>
            </w:pPr>
          </w:p>
        </w:tc>
        <w:tc>
          <w:tcPr>
            <w:tcW w:w="2987" w:type="dxa"/>
          </w:tcPr>
          <w:p w14:paraId="3BF90933" w14:textId="0D02D0FA" w:rsidR="007C4C6A" w:rsidRPr="004F7D36" w:rsidRDefault="007C4C6A" w:rsidP="00672473">
            <w:pPr>
              <w:spacing w:before="240"/>
              <w:jc w:val="both"/>
            </w:pPr>
            <w:r w:rsidRPr="004F7D36">
              <w:t>Currency</w:t>
            </w:r>
            <w:r w:rsidR="00672473" w:rsidRPr="004F7D36">
              <w:t>/</w:t>
            </w:r>
            <w:proofErr w:type="spellStart"/>
            <w:r w:rsidR="00672473" w:rsidRPr="004F7D36">
              <w:t>Moneda</w:t>
            </w:r>
            <w:proofErr w:type="spellEnd"/>
            <w:r w:rsidR="00672473" w:rsidRPr="004F7D36">
              <w:t>:</w:t>
            </w:r>
          </w:p>
        </w:tc>
      </w:tr>
      <w:tr w:rsidR="007C4C6A" w:rsidRPr="004F7D36" w14:paraId="7C8D6836" w14:textId="77777777" w:rsidTr="00672473">
        <w:tc>
          <w:tcPr>
            <w:tcW w:w="5305" w:type="dxa"/>
          </w:tcPr>
          <w:p w14:paraId="26F78D1B" w14:textId="4E6F0131" w:rsidR="007C4C6A" w:rsidRPr="004F7D36" w:rsidRDefault="007C4C6A" w:rsidP="00672473">
            <w:pPr>
              <w:pStyle w:val="Heading3"/>
              <w:spacing w:before="240"/>
              <w:rPr>
                <w:rFonts w:ascii="Times New Roman" w:hAnsi="Times New Roman"/>
                <w:b w:val="0"/>
                <w:bCs/>
                <w:sz w:val="24"/>
              </w:rPr>
            </w:pPr>
            <w:r w:rsidRPr="004F7D36">
              <w:rPr>
                <w:rFonts w:ascii="Times New Roman" w:hAnsi="Times New Roman"/>
                <w:b w:val="0"/>
                <w:bCs/>
                <w:sz w:val="24"/>
              </w:rPr>
              <w:t>Type of Purchase Order</w:t>
            </w:r>
            <w:r w:rsidR="00672473" w:rsidRPr="004F7D36">
              <w:rPr>
                <w:rFonts w:ascii="Times New Roman" w:hAnsi="Times New Roman"/>
                <w:b w:val="0"/>
                <w:bCs/>
                <w:sz w:val="24"/>
              </w:rPr>
              <w:t>/</w:t>
            </w:r>
            <w:r w:rsidR="00672473" w:rsidRPr="004F7D36">
              <w:rPr>
                <w:rFonts w:ascii="Times New Roman" w:hAnsi="Times New Roman"/>
                <w:b w:val="0"/>
                <w:bCs/>
                <w:sz w:val="24"/>
                <w:lang w:val="es-ES"/>
              </w:rPr>
              <w:t>Tipo de Orden de Compra:</w:t>
            </w:r>
            <w:r w:rsidRPr="004F7D36">
              <w:rPr>
                <w:rFonts w:ascii="Times New Roman" w:hAnsi="Times New Roman"/>
                <w:b w:val="0"/>
                <w:bCs/>
                <w:sz w:val="24"/>
              </w:rPr>
              <w:t xml:space="preserve"> </w:t>
            </w:r>
          </w:p>
        </w:tc>
        <w:sdt>
          <w:sdtPr>
            <w:alias w:val="Type "/>
            <w:tag w:val="Type "/>
            <w:id w:val="-960652083"/>
            <w:placeholder>
              <w:docPart w:val="F855A841A6AE47BABE3409AE46C06C78"/>
            </w:placeholder>
            <w:showingPlcHdr/>
            <w:dropDownList>
              <w:listItem w:value="Choose an item."/>
              <w:listItem w:displayText="Fixed Price/Precio Fijo" w:value="Fixed Price/Precio Fijo"/>
              <w:listItem w:displayText="Time and Materials/Tiempo y materiales" w:value="Time and Materials/Tiempo y materiales"/>
            </w:dropDownList>
          </w:sdtPr>
          <w:sdtContent>
            <w:tc>
              <w:tcPr>
                <w:tcW w:w="5220" w:type="dxa"/>
                <w:gridSpan w:val="2"/>
              </w:tcPr>
              <w:p w14:paraId="01ED02B4" w14:textId="77777777" w:rsidR="007C4C6A" w:rsidRPr="004F7D36" w:rsidRDefault="007C4C6A" w:rsidP="00672473">
                <w:pPr>
                  <w:spacing w:before="240"/>
                </w:pPr>
                <w:r w:rsidRPr="004F7D36">
                  <w:rPr>
                    <w:rStyle w:val="PlaceholderText"/>
                  </w:rPr>
                  <w:t>Choose an item.</w:t>
                </w:r>
              </w:p>
            </w:tc>
          </w:sdtContent>
        </w:sdt>
      </w:tr>
      <w:tr w:rsidR="007C4C6A" w:rsidRPr="004F7D36" w14:paraId="2D1AA9C1" w14:textId="77777777" w:rsidTr="00672473">
        <w:tc>
          <w:tcPr>
            <w:tcW w:w="5305" w:type="dxa"/>
          </w:tcPr>
          <w:p w14:paraId="57E3E1FE" w14:textId="4C40246F" w:rsidR="007C4C6A" w:rsidRPr="004F7D36" w:rsidRDefault="007C4C6A" w:rsidP="00672473">
            <w:pPr>
              <w:pStyle w:val="Heading3"/>
              <w:spacing w:before="240"/>
              <w:rPr>
                <w:rFonts w:ascii="Times New Roman" w:hAnsi="Times New Roman"/>
                <w:b w:val="0"/>
                <w:bCs/>
                <w:sz w:val="24"/>
              </w:rPr>
            </w:pPr>
            <w:r w:rsidRPr="004F7D36">
              <w:rPr>
                <w:rFonts w:ascii="Times New Roman" w:hAnsi="Times New Roman"/>
                <w:b w:val="0"/>
                <w:bCs/>
                <w:sz w:val="24"/>
              </w:rPr>
              <w:t>Attachment 1</w:t>
            </w:r>
            <w:r w:rsidR="00672473" w:rsidRPr="004F7D36">
              <w:rPr>
                <w:rFonts w:ascii="Times New Roman" w:hAnsi="Times New Roman"/>
                <w:b w:val="0"/>
                <w:bCs/>
                <w:sz w:val="24"/>
              </w:rPr>
              <w:t>/Anexo 1</w:t>
            </w:r>
            <w:r w:rsidRPr="004F7D36">
              <w:rPr>
                <w:rFonts w:ascii="Times New Roman" w:hAnsi="Times New Roman"/>
                <w:b w:val="0"/>
                <w:bCs/>
                <w:sz w:val="24"/>
              </w:rPr>
              <w:t xml:space="preserve">: </w:t>
            </w:r>
          </w:p>
        </w:tc>
        <w:tc>
          <w:tcPr>
            <w:tcW w:w="5220" w:type="dxa"/>
            <w:gridSpan w:val="2"/>
          </w:tcPr>
          <w:p w14:paraId="5C61C049" w14:textId="6DC1D75A" w:rsidR="007C4C6A" w:rsidRPr="004F7D36" w:rsidRDefault="007C4C6A" w:rsidP="00672473">
            <w:pPr>
              <w:spacing w:before="240"/>
            </w:pPr>
            <w:r w:rsidRPr="004F7D36">
              <w:t>Scope of Work and Key Personnel</w:t>
            </w:r>
            <w:r w:rsidR="00672473" w:rsidRPr="004F7D36">
              <w:t>/</w:t>
            </w:r>
            <w:r w:rsidR="00672473" w:rsidRPr="004F7D36">
              <w:rPr>
                <w:lang w:val="es-ES"/>
              </w:rPr>
              <w:t xml:space="preserve"> Alcance del Trabajo (SOW) y Personal Clave</w:t>
            </w:r>
          </w:p>
        </w:tc>
      </w:tr>
      <w:tr w:rsidR="007C4C6A" w:rsidRPr="004F7D36" w14:paraId="3385145B" w14:textId="77777777" w:rsidTr="00672473">
        <w:tc>
          <w:tcPr>
            <w:tcW w:w="5305" w:type="dxa"/>
          </w:tcPr>
          <w:p w14:paraId="72EF26E7" w14:textId="299233A0" w:rsidR="007C4C6A" w:rsidRPr="004F7D36" w:rsidRDefault="007C4C6A" w:rsidP="00672473">
            <w:pPr>
              <w:pStyle w:val="Heading3"/>
              <w:spacing w:before="240"/>
              <w:rPr>
                <w:rFonts w:ascii="Times New Roman" w:hAnsi="Times New Roman"/>
                <w:b w:val="0"/>
                <w:bCs/>
                <w:sz w:val="24"/>
              </w:rPr>
            </w:pPr>
            <w:r w:rsidRPr="004F7D36">
              <w:rPr>
                <w:rFonts w:ascii="Times New Roman" w:hAnsi="Times New Roman"/>
                <w:b w:val="0"/>
                <w:bCs/>
                <w:sz w:val="24"/>
              </w:rPr>
              <w:t>Attachment 2</w:t>
            </w:r>
            <w:r w:rsidR="00672473" w:rsidRPr="004F7D36">
              <w:rPr>
                <w:rFonts w:ascii="Times New Roman" w:hAnsi="Times New Roman"/>
                <w:b w:val="0"/>
                <w:bCs/>
                <w:sz w:val="24"/>
              </w:rPr>
              <w:t>/Anexo 2</w:t>
            </w:r>
            <w:r w:rsidRPr="004F7D36">
              <w:rPr>
                <w:rFonts w:ascii="Times New Roman" w:hAnsi="Times New Roman"/>
                <w:b w:val="0"/>
                <w:bCs/>
                <w:sz w:val="24"/>
              </w:rPr>
              <w:t xml:space="preserve">: </w:t>
            </w:r>
          </w:p>
        </w:tc>
        <w:sdt>
          <w:sdtPr>
            <w:alias w:val="Attachment"/>
            <w:tag w:val="Attachment"/>
            <w:id w:val="-20552132"/>
            <w:placeholder>
              <w:docPart w:val="A83D0B1DE06C4F3E8012149F045173CC"/>
            </w:placeholder>
            <w:showingPlcHdr/>
            <w:dropDownList>
              <w:listItem w:value="Choose an item."/>
              <w:listItem w:displayText="Fixed Price :Deliverables and Payment Schedule/Precio fijo: entregables y calendario de pagos" w:value="Deliverables and Payment Schedule/Entregables y calendario de pagos"/>
              <w:listItem w:displayText="Time and Materials: Vendor Budget/Tiempo y materiales: presupuesto del proveedor" w:value="Vendor Cost Estimate/Estimación de costos del proveedor"/>
            </w:dropDownList>
          </w:sdtPr>
          <w:sdtContent>
            <w:tc>
              <w:tcPr>
                <w:tcW w:w="5220" w:type="dxa"/>
                <w:gridSpan w:val="2"/>
              </w:tcPr>
              <w:p w14:paraId="5BB46B4B" w14:textId="77777777" w:rsidR="007C4C6A" w:rsidRPr="004F7D36" w:rsidRDefault="007C4C6A" w:rsidP="00672473">
                <w:pPr>
                  <w:spacing w:before="240"/>
                </w:pPr>
                <w:r w:rsidRPr="004F7D36">
                  <w:rPr>
                    <w:rStyle w:val="PlaceholderText"/>
                  </w:rPr>
                  <w:t>Choose an item.</w:t>
                </w:r>
              </w:p>
            </w:tc>
          </w:sdtContent>
        </w:sdt>
      </w:tr>
      <w:tr w:rsidR="002F6B59" w:rsidRPr="004F7D36" w14:paraId="16EBA48D" w14:textId="77777777" w:rsidTr="00672473">
        <w:tc>
          <w:tcPr>
            <w:tcW w:w="5305" w:type="dxa"/>
          </w:tcPr>
          <w:p w14:paraId="1CAB3433" w14:textId="77777777" w:rsidR="002F6B59" w:rsidRPr="004F7D36" w:rsidRDefault="002F6B59" w:rsidP="002F6B59">
            <w:pPr>
              <w:pStyle w:val="Heading1"/>
              <w:jc w:val="center"/>
              <w:outlineLvl w:val="0"/>
              <w:rPr>
                <w:rFonts w:ascii="Times New Roman" w:hAnsi="Times New Roman" w:cs="Times New Roman"/>
                <w:b/>
                <w:bCs/>
                <w:color w:val="auto"/>
                <w:sz w:val="24"/>
                <w:szCs w:val="24"/>
              </w:rPr>
            </w:pPr>
            <w:r w:rsidRPr="004F7D36">
              <w:rPr>
                <w:rFonts w:ascii="Times New Roman" w:hAnsi="Times New Roman" w:cs="Times New Roman"/>
                <w:b/>
                <w:bCs/>
                <w:color w:val="auto"/>
                <w:sz w:val="24"/>
                <w:szCs w:val="24"/>
              </w:rPr>
              <w:t>SIGNATURES:</w:t>
            </w:r>
          </w:p>
          <w:p w14:paraId="6EFE5254" w14:textId="3A4985B1" w:rsidR="002F6B59" w:rsidRPr="004F7D36" w:rsidRDefault="002F6B59" w:rsidP="00BD43CC">
            <w:pPr>
              <w:jc w:val="both"/>
            </w:pPr>
            <w:r w:rsidRPr="004F7D36">
              <w:t>The Vendor agrees to deliver the deliverables described in the purchase order of the type and in the quantity indicated and to comply with all terms and conditions attached.</w:t>
            </w:r>
            <w:r>
              <w:t xml:space="preserve"> </w:t>
            </w:r>
            <w:r w:rsidRPr="004F7D36">
              <w:t>Execution by either party of a facsimile copy of this Agreement will be deemed to constitute effective execution of this Agreement by that Party.</w:t>
            </w:r>
          </w:p>
          <w:p w14:paraId="2DA95D7F" w14:textId="77777777" w:rsidR="002F6B59" w:rsidRPr="004F7D36" w:rsidRDefault="002F6B59" w:rsidP="002F6B59"/>
          <w:tbl>
            <w:tblPr>
              <w:tblW w:w="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3"/>
              <w:gridCol w:w="272"/>
              <w:gridCol w:w="2437"/>
            </w:tblGrid>
            <w:tr w:rsidR="002F6B59" w:rsidRPr="004F7D36" w14:paraId="5217423E" w14:textId="77777777" w:rsidTr="00605189">
              <w:trPr>
                <w:trHeight w:val="763"/>
              </w:trPr>
              <w:tc>
                <w:tcPr>
                  <w:tcW w:w="2287" w:type="pct"/>
                  <w:tcBorders>
                    <w:top w:val="nil"/>
                    <w:left w:val="nil"/>
                    <w:bottom w:val="single" w:sz="4" w:space="0" w:color="auto"/>
                    <w:right w:val="nil"/>
                  </w:tcBorders>
                </w:tcPr>
                <w:p w14:paraId="12C4AF35" w14:textId="5D1E66F3" w:rsidR="002F6B59" w:rsidRDefault="002F6B59" w:rsidP="008C2B2C">
                  <w:pPr>
                    <w:pStyle w:val="BodyText3"/>
                    <w:framePr w:hSpace="180" w:wrap="around" w:vAnchor="text" w:hAnchor="margin" w:x="75" w:y="9"/>
                    <w:rPr>
                      <w:b/>
                      <w:sz w:val="24"/>
                    </w:rPr>
                  </w:pPr>
                  <w:r w:rsidRPr="004F7D36">
                    <w:rPr>
                      <w:b/>
                      <w:sz w:val="24"/>
                    </w:rPr>
                    <w:t>For Partners of the Americas</w:t>
                  </w:r>
                  <w:ins w:id="1" w:author="Sara Taylor" w:date="2022-08-09T19:27:00Z">
                    <w:r w:rsidR="008C2B2C">
                      <w:rPr>
                        <w:b/>
                        <w:sz w:val="24"/>
                      </w:rPr>
                      <w:t>, Inc</w:t>
                    </w:r>
                  </w:ins>
                  <w:ins w:id="2" w:author="Sara Taylor" w:date="2022-08-09T19:28:00Z">
                    <w:r w:rsidR="008C2B2C">
                      <w:rPr>
                        <w:b/>
                        <w:sz w:val="24"/>
                      </w:rPr>
                      <w:t xml:space="preserve">, </w:t>
                    </w:r>
                    <w:proofErr w:type="spellStart"/>
                    <w:r w:rsidR="008C2B2C">
                      <w:rPr>
                        <w:b/>
                        <w:sz w:val="24"/>
                      </w:rPr>
                      <w:t>Sucursal</w:t>
                    </w:r>
                    <w:proofErr w:type="spellEnd"/>
                    <w:r w:rsidR="008C2B2C">
                      <w:rPr>
                        <w:b/>
                        <w:sz w:val="24"/>
                      </w:rPr>
                      <w:t xml:space="preserve"> Colombia</w:t>
                    </w:r>
                  </w:ins>
                  <w:r w:rsidRPr="004F7D36">
                    <w:rPr>
                      <w:b/>
                      <w:sz w:val="24"/>
                    </w:rPr>
                    <w:t>:</w:t>
                  </w:r>
                </w:p>
                <w:p w14:paraId="05198D2D" w14:textId="77777777" w:rsidR="00BD43CC" w:rsidRDefault="00BD43CC" w:rsidP="008C2B2C">
                  <w:pPr>
                    <w:pStyle w:val="BodyText3"/>
                    <w:framePr w:hSpace="180" w:wrap="around" w:vAnchor="text" w:hAnchor="margin" w:x="75" w:y="9"/>
                    <w:rPr>
                      <w:b/>
                      <w:sz w:val="24"/>
                    </w:rPr>
                  </w:pPr>
                </w:p>
                <w:p w14:paraId="5574AA13" w14:textId="1E823AE1" w:rsidR="00BD43CC" w:rsidRPr="004F7D36" w:rsidRDefault="00BD43CC" w:rsidP="008C2B2C">
                  <w:pPr>
                    <w:pStyle w:val="BodyText3"/>
                    <w:framePr w:hSpace="180" w:wrap="around" w:vAnchor="text" w:hAnchor="margin" w:x="75" w:y="9"/>
                    <w:rPr>
                      <w:b/>
                      <w:sz w:val="24"/>
                    </w:rPr>
                  </w:pPr>
                </w:p>
              </w:tc>
              <w:tc>
                <w:tcPr>
                  <w:tcW w:w="272" w:type="pct"/>
                  <w:tcBorders>
                    <w:top w:val="nil"/>
                    <w:left w:val="nil"/>
                    <w:bottom w:val="nil"/>
                    <w:right w:val="nil"/>
                  </w:tcBorders>
                </w:tcPr>
                <w:p w14:paraId="77AD8C0A" w14:textId="77777777" w:rsidR="002F6B59" w:rsidRPr="004F7D36" w:rsidRDefault="002F6B59" w:rsidP="008C2B2C">
                  <w:pPr>
                    <w:pStyle w:val="BodyText3"/>
                    <w:framePr w:hSpace="180" w:wrap="around" w:vAnchor="text" w:hAnchor="margin" w:x="75" w:y="9"/>
                    <w:rPr>
                      <w:sz w:val="24"/>
                    </w:rPr>
                  </w:pPr>
                </w:p>
              </w:tc>
              <w:tc>
                <w:tcPr>
                  <w:tcW w:w="2441" w:type="pct"/>
                  <w:tcBorders>
                    <w:top w:val="nil"/>
                    <w:left w:val="nil"/>
                    <w:bottom w:val="single" w:sz="4" w:space="0" w:color="auto"/>
                    <w:right w:val="nil"/>
                  </w:tcBorders>
                </w:tcPr>
                <w:p w14:paraId="57E26679" w14:textId="77777777" w:rsidR="002F6B59" w:rsidRPr="004F7D36" w:rsidRDefault="002F6B59" w:rsidP="008C2B2C">
                  <w:pPr>
                    <w:pStyle w:val="BodyText3"/>
                    <w:framePr w:hSpace="180" w:wrap="around" w:vAnchor="text" w:hAnchor="margin" w:x="75" w:y="9"/>
                    <w:rPr>
                      <w:b/>
                      <w:sz w:val="24"/>
                    </w:rPr>
                  </w:pPr>
                  <w:r w:rsidRPr="004F7D36">
                    <w:rPr>
                      <w:b/>
                      <w:sz w:val="24"/>
                    </w:rPr>
                    <w:t>For the Vendor:</w:t>
                  </w:r>
                </w:p>
                <w:p w14:paraId="23822020" w14:textId="77777777" w:rsidR="002F6B59" w:rsidRPr="004F7D36" w:rsidRDefault="002F6B59" w:rsidP="008C2B2C">
                  <w:pPr>
                    <w:pStyle w:val="TOAHeading"/>
                    <w:framePr w:hSpace="180" w:wrap="around" w:vAnchor="text" w:hAnchor="margin" w:x="75" w:y="9"/>
                    <w:tabs>
                      <w:tab w:val="clear" w:pos="9360"/>
                    </w:tabs>
                    <w:suppressAutoHyphens w:val="0"/>
                    <w:overflowPunct/>
                    <w:autoSpaceDE/>
                    <w:autoSpaceDN/>
                    <w:adjustRightInd/>
                    <w:textAlignment w:val="auto"/>
                    <w:rPr>
                      <w:rFonts w:ascii="Times New Roman" w:hAnsi="Times New Roman"/>
                      <w:snapToGrid w:val="0"/>
                      <w:sz w:val="24"/>
                    </w:rPr>
                  </w:pPr>
                </w:p>
              </w:tc>
            </w:tr>
            <w:tr w:rsidR="002F6B59" w:rsidRPr="004F7D36" w14:paraId="389F6B32" w14:textId="77777777" w:rsidTr="00605189">
              <w:trPr>
                <w:trHeight w:val="417"/>
              </w:trPr>
              <w:tc>
                <w:tcPr>
                  <w:tcW w:w="2287" w:type="pct"/>
                  <w:tcBorders>
                    <w:top w:val="single" w:sz="4" w:space="0" w:color="auto"/>
                    <w:left w:val="nil"/>
                    <w:bottom w:val="nil"/>
                    <w:right w:val="nil"/>
                  </w:tcBorders>
                </w:tcPr>
                <w:p w14:paraId="61551D76" w14:textId="77777777" w:rsidR="002F6B59" w:rsidRPr="004F7D36" w:rsidRDefault="002F6B59" w:rsidP="008C2B2C">
                  <w:pPr>
                    <w:framePr w:hSpace="180" w:wrap="around" w:vAnchor="text" w:hAnchor="margin" w:x="75" w:y="9"/>
                  </w:pPr>
                  <w:r w:rsidRPr="004F7D36">
                    <w:t>Name</w:t>
                  </w:r>
                </w:p>
              </w:tc>
              <w:tc>
                <w:tcPr>
                  <w:tcW w:w="272" w:type="pct"/>
                  <w:tcBorders>
                    <w:top w:val="nil"/>
                    <w:left w:val="nil"/>
                    <w:bottom w:val="nil"/>
                    <w:right w:val="nil"/>
                  </w:tcBorders>
                </w:tcPr>
                <w:p w14:paraId="19582903" w14:textId="77777777" w:rsidR="002F6B59" w:rsidRPr="004F7D36" w:rsidRDefault="002F6B59" w:rsidP="008C2B2C">
                  <w:pPr>
                    <w:framePr w:hSpace="180" w:wrap="around" w:vAnchor="text" w:hAnchor="margin" w:x="75" w:y="9"/>
                  </w:pPr>
                </w:p>
              </w:tc>
              <w:tc>
                <w:tcPr>
                  <w:tcW w:w="2441" w:type="pct"/>
                  <w:tcBorders>
                    <w:top w:val="nil"/>
                    <w:left w:val="nil"/>
                    <w:bottom w:val="nil"/>
                    <w:right w:val="nil"/>
                  </w:tcBorders>
                </w:tcPr>
                <w:p w14:paraId="662A1634" w14:textId="77777777" w:rsidR="002F6B59" w:rsidRPr="004F7D36" w:rsidRDefault="002F6B59" w:rsidP="008C2B2C">
                  <w:pPr>
                    <w:framePr w:hSpace="180" w:wrap="around" w:vAnchor="text" w:hAnchor="margin" w:x="75" w:y="9"/>
                  </w:pPr>
                  <w:r w:rsidRPr="004F7D36">
                    <w:t>Name and Title:</w:t>
                  </w:r>
                </w:p>
                <w:p w14:paraId="77A2B8FB" w14:textId="77777777" w:rsidR="002F6B59" w:rsidRPr="004F7D36" w:rsidRDefault="002F6B59" w:rsidP="008C2B2C">
                  <w:pPr>
                    <w:framePr w:hSpace="180" w:wrap="around" w:vAnchor="text" w:hAnchor="margin" w:x="75" w:y="9"/>
                  </w:pPr>
                </w:p>
              </w:tc>
            </w:tr>
            <w:tr w:rsidR="002F6B59" w:rsidRPr="004F7D36" w14:paraId="2677DF9E" w14:textId="77777777" w:rsidTr="00605189">
              <w:trPr>
                <w:trHeight w:val="417"/>
              </w:trPr>
              <w:tc>
                <w:tcPr>
                  <w:tcW w:w="2287" w:type="pct"/>
                  <w:tcBorders>
                    <w:top w:val="nil"/>
                    <w:left w:val="nil"/>
                    <w:bottom w:val="single" w:sz="4" w:space="0" w:color="auto"/>
                    <w:right w:val="nil"/>
                  </w:tcBorders>
                  <w:vAlign w:val="bottom"/>
                </w:tcPr>
                <w:p w14:paraId="56E03A4D" w14:textId="77777777" w:rsidR="002F6B59" w:rsidRPr="004F7D36" w:rsidRDefault="002F6B59" w:rsidP="008C2B2C">
                  <w:pPr>
                    <w:framePr w:hSpace="180" w:wrap="around" w:vAnchor="text" w:hAnchor="margin" w:x="75" w:y="9"/>
                  </w:pPr>
                  <w:r w:rsidRPr="004F7D36">
                    <w:t>Date:</w:t>
                  </w:r>
                </w:p>
              </w:tc>
              <w:tc>
                <w:tcPr>
                  <w:tcW w:w="272" w:type="pct"/>
                  <w:tcBorders>
                    <w:top w:val="nil"/>
                    <w:left w:val="nil"/>
                    <w:bottom w:val="nil"/>
                    <w:right w:val="nil"/>
                  </w:tcBorders>
                  <w:vAlign w:val="bottom"/>
                </w:tcPr>
                <w:p w14:paraId="73296D58" w14:textId="77777777" w:rsidR="002F6B59" w:rsidRPr="004F7D36" w:rsidRDefault="002F6B59" w:rsidP="008C2B2C">
                  <w:pPr>
                    <w:framePr w:hSpace="180" w:wrap="around" w:vAnchor="text" w:hAnchor="margin" w:x="75" w:y="9"/>
                  </w:pPr>
                </w:p>
              </w:tc>
              <w:tc>
                <w:tcPr>
                  <w:tcW w:w="2441" w:type="pct"/>
                  <w:tcBorders>
                    <w:top w:val="nil"/>
                    <w:left w:val="nil"/>
                    <w:bottom w:val="single" w:sz="4" w:space="0" w:color="auto"/>
                    <w:right w:val="nil"/>
                  </w:tcBorders>
                  <w:vAlign w:val="bottom"/>
                </w:tcPr>
                <w:p w14:paraId="1754ACDA" w14:textId="77777777" w:rsidR="002F6B59" w:rsidRPr="004F7D36" w:rsidRDefault="002F6B59" w:rsidP="008C2B2C">
                  <w:pPr>
                    <w:framePr w:hSpace="180" w:wrap="around" w:vAnchor="text" w:hAnchor="margin" w:x="75" w:y="9"/>
                  </w:pPr>
                  <w:r w:rsidRPr="004F7D36">
                    <w:t>Date:</w:t>
                  </w:r>
                </w:p>
              </w:tc>
            </w:tr>
          </w:tbl>
          <w:p w14:paraId="6C106208" w14:textId="77777777" w:rsidR="002F6B59" w:rsidRPr="004F7D36" w:rsidRDefault="002F6B59" w:rsidP="00672473">
            <w:pPr>
              <w:pStyle w:val="Heading3"/>
              <w:spacing w:before="240"/>
              <w:rPr>
                <w:rFonts w:ascii="Times New Roman" w:hAnsi="Times New Roman"/>
                <w:b w:val="0"/>
                <w:bCs/>
                <w:sz w:val="24"/>
              </w:rPr>
            </w:pPr>
          </w:p>
        </w:tc>
        <w:tc>
          <w:tcPr>
            <w:tcW w:w="5220" w:type="dxa"/>
            <w:gridSpan w:val="2"/>
          </w:tcPr>
          <w:p w14:paraId="662AA2CD" w14:textId="77777777" w:rsidR="002F6B59" w:rsidRPr="004F7D36" w:rsidRDefault="002F6B59" w:rsidP="002F6B59">
            <w:pPr>
              <w:pStyle w:val="Heading1"/>
              <w:jc w:val="center"/>
              <w:outlineLvl w:val="0"/>
              <w:rPr>
                <w:rFonts w:ascii="Times New Roman" w:hAnsi="Times New Roman" w:cs="Times New Roman"/>
                <w:b/>
                <w:bCs/>
                <w:color w:val="auto"/>
                <w:sz w:val="24"/>
                <w:szCs w:val="24"/>
                <w:lang w:val="es-ES"/>
              </w:rPr>
            </w:pPr>
            <w:r w:rsidRPr="004F7D36">
              <w:rPr>
                <w:rFonts w:ascii="Times New Roman" w:hAnsi="Times New Roman" w:cs="Times New Roman"/>
                <w:b/>
                <w:bCs/>
                <w:color w:val="auto"/>
                <w:sz w:val="24"/>
                <w:szCs w:val="24"/>
                <w:lang w:val="es-ES"/>
              </w:rPr>
              <w:t>FIRMAS:</w:t>
            </w:r>
          </w:p>
          <w:p w14:paraId="0CB48604" w14:textId="77777777" w:rsidR="002F6B59" w:rsidRPr="004F7D36" w:rsidRDefault="002F6B59" w:rsidP="002F6B59">
            <w:pPr>
              <w:jc w:val="both"/>
              <w:rPr>
                <w:lang w:val="es-ES"/>
              </w:rPr>
            </w:pPr>
            <w:r w:rsidRPr="004F7D36">
              <w:rPr>
                <w:lang w:val="es-ES"/>
              </w:rPr>
              <w:t>El Vendedor se compromete a suministrar el tipo y la cantidad de entregables descritos en la Orden de Compra, y a cumplir todos los términos y condiciones allí estipulados.</w:t>
            </w:r>
            <w:r>
              <w:rPr>
                <w:lang w:val="es-ES"/>
              </w:rPr>
              <w:t xml:space="preserve"> </w:t>
            </w:r>
            <w:r w:rsidRPr="004F7D36">
              <w:rPr>
                <w:lang w:val="es-ES"/>
              </w:rPr>
              <w:t>La firma de una copia de este Acuerdo por cualquiera de las dos partes se considerará como firma efectiva de este Acuerdo por la Parte firmante.</w:t>
            </w:r>
            <w:r>
              <w:rPr>
                <w:lang w:val="es-ES"/>
              </w:rPr>
              <w:t xml:space="preserve"> </w:t>
            </w:r>
          </w:p>
          <w:p w14:paraId="0485FE61" w14:textId="77777777" w:rsidR="002F6B59" w:rsidRPr="004F7D36" w:rsidRDefault="002F6B59" w:rsidP="002F6B59">
            <w:pPr>
              <w:jc w:val="center"/>
              <w:rPr>
                <w:b/>
                <w:bCs/>
                <w:lang w:val="es-ES"/>
              </w:rPr>
            </w:pPr>
          </w:p>
          <w:tbl>
            <w:tblPr>
              <w:tblW w:w="49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1"/>
              <w:gridCol w:w="271"/>
              <w:gridCol w:w="2422"/>
            </w:tblGrid>
            <w:tr w:rsidR="002F6B59" w:rsidRPr="004F7D36" w14:paraId="6FD5D0C7" w14:textId="77777777" w:rsidTr="00605189">
              <w:trPr>
                <w:trHeight w:val="800"/>
              </w:trPr>
              <w:tc>
                <w:tcPr>
                  <w:tcW w:w="2286" w:type="pct"/>
                  <w:tcBorders>
                    <w:top w:val="nil"/>
                    <w:left w:val="nil"/>
                    <w:bottom w:val="single" w:sz="4" w:space="0" w:color="auto"/>
                    <w:right w:val="nil"/>
                  </w:tcBorders>
                </w:tcPr>
                <w:p w14:paraId="67E892C4" w14:textId="599E3AC1" w:rsidR="002F6B59" w:rsidRPr="007B31B9" w:rsidRDefault="002F6B59" w:rsidP="008C2B2C">
                  <w:pPr>
                    <w:pStyle w:val="BodyText3"/>
                    <w:framePr w:hSpace="180" w:wrap="around" w:vAnchor="text" w:hAnchor="margin" w:x="75" w:y="9"/>
                    <w:jc w:val="both"/>
                    <w:rPr>
                      <w:b/>
                      <w:sz w:val="24"/>
                      <w:lang w:val="es-CO"/>
                      <w:rPrChange w:id="3" w:author="Victor Ricardo Gomez Guerra" w:date="2022-08-01T14:57:00Z">
                        <w:rPr>
                          <w:b/>
                          <w:sz w:val="24"/>
                        </w:rPr>
                      </w:rPrChange>
                    </w:rPr>
                  </w:pPr>
                  <w:r w:rsidRPr="007B31B9">
                    <w:rPr>
                      <w:b/>
                      <w:sz w:val="24"/>
                      <w:lang w:val="es-CO"/>
                      <w:rPrChange w:id="4" w:author="Victor Ricardo Gomez Guerra" w:date="2022-08-01T14:57:00Z">
                        <w:rPr>
                          <w:b/>
                          <w:sz w:val="24"/>
                        </w:rPr>
                      </w:rPrChange>
                    </w:rPr>
                    <w:t xml:space="preserve">Firma de </w:t>
                  </w:r>
                  <w:proofErr w:type="spellStart"/>
                  <w:r w:rsidRPr="007B31B9">
                    <w:rPr>
                      <w:b/>
                      <w:sz w:val="24"/>
                      <w:lang w:val="es-CO"/>
                      <w:rPrChange w:id="5" w:author="Victor Ricardo Gomez Guerra" w:date="2022-08-01T14:57:00Z">
                        <w:rPr>
                          <w:b/>
                          <w:sz w:val="24"/>
                        </w:rPr>
                      </w:rPrChange>
                    </w:rPr>
                    <w:t>Partners</w:t>
                  </w:r>
                  <w:proofErr w:type="spellEnd"/>
                  <w:r w:rsidRPr="007B31B9">
                    <w:rPr>
                      <w:b/>
                      <w:sz w:val="24"/>
                      <w:lang w:val="es-CO"/>
                      <w:rPrChange w:id="6" w:author="Victor Ricardo Gomez Guerra" w:date="2022-08-01T14:57:00Z">
                        <w:rPr>
                          <w:b/>
                          <w:sz w:val="24"/>
                        </w:rPr>
                      </w:rPrChange>
                    </w:rPr>
                    <w:t xml:space="preserve"> </w:t>
                  </w:r>
                  <w:proofErr w:type="spellStart"/>
                  <w:r w:rsidRPr="007B31B9">
                    <w:rPr>
                      <w:b/>
                      <w:sz w:val="24"/>
                      <w:lang w:val="es-CO"/>
                      <w:rPrChange w:id="7" w:author="Victor Ricardo Gomez Guerra" w:date="2022-08-01T14:57:00Z">
                        <w:rPr>
                          <w:b/>
                          <w:sz w:val="24"/>
                        </w:rPr>
                      </w:rPrChange>
                    </w:rPr>
                    <w:t>of</w:t>
                  </w:r>
                  <w:proofErr w:type="spellEnd"/>
                  <w:r w:rsidRPr="007B31B9">
                    <w:rPr>
                      <w:b/>
                      <w:sz w:val="24"/>
                      <w:lang w:val="es-CO"/>
                      <w:rPrChange w:id="8" w:author="Victor Ricardo Gomez Guerra" w:date="2022-08-01T14:57:00Z">
                        <w:rPr>
                          <w:b/>
                          <w:sz w:val="24"/>
                        </w:rPr>
                      </w:rPrChange>
                    </w:rPr>
                    <w:t xml:space="preserve"> </w:t>
                  </w:r>
                  <w:proofErr w:type="spellStart"/>
                  <w:r w:rsidRPr="007B31B9">
                    <w:rPr>
                      <w:b/>
                      <w:sz w:val="24"/>
                      <w:lang w:val="es-CO"/>
                      <w:rPrChange w:id="9" w:author="Victor Ricardo Gomez Guerra" w:date="2022-08-01T14:57:00Z">
                        <w:rPr>
                          <w:b/>
                          <w:sz w:val="24"/>
                        </w:rPr>
                      </w:rPrChange>
                    </w:rPr>
                    <w:t>the</w:t>
                  </w:r>
                  <w:proofErr w:type="spellEnd"/>
                  <w:r w:rsidRPr="007B31B9">
                    <w:rPr>
                      <w:b/>
                      <w:sz w:val="24"/>
                      <w:lang w:val="es-CO"/>
                      <w:rPrChange w:id="10" w:author="Victor Ricardo Gomez Guerra" w:date="2022-08-01T14:57:00Z">
                        <w:rPr>
                          <w:b/>
                          <w:sz w:val="24"/>
                        </w:rPr>
                      </w:rPrChange>
                    </w:rPr>
                    <w:t xml:space="preserve"> </w:t>
                  </w:r>
                  <w:proofErr w:type="spellStart"/>
                  <w:r w:rsidRPr="007B31B9">
                    <w:rPr>
                      <w:b/>
                      <w:sz w:val="24"/>
                      <w:lang w:val="es-CO"/>
                      <w:rPrChange w:id="11" w:author="Victor Ricardo Gomez Guerra" w:date="2022-08-01T14:57:00Z">
                        <w:rPr>
                          <w:b/>
                          <w:sz w:val="24"/>
                        </w:rPr>
                      </w:rPrChange>
                    </w:rPr>
                    <w:t>Americas</w:t>
                  </w:r>
                  <w:proofErr w:type="spellEnd"/>
                  <w:r w:rsidR="007B31B9" w:rsidRPr="007B31B9">
                    <w:rPr>
                      <w:b/>
                      <w:sz w:val="24"/>
                      <w:lang w:val="es-CO"/>
                      <w:rPrChange w:id="12" w:author="Victor Ricardo Gomez Guerra" w:date="2022-08-01T14:57:00Z">
                        <w:rPr>
                          <w:b/>
                          <w:sz w:val="24"/>
                        </w:rPr>
                      </w:rPrChange>
                    </w:rPr>
                    <w:t xml:space="preserve">, </w:t>
                  </w:r>
                  <w:proofErr w:type="spellStart"/>
                  <w:r w:rsidR="007B31B9" w:rsidRPr="007B31B9">
                    <w:rPr>
                      <w:b/>
                      <w:sz w:val="24"/>
                      <w:lang w:val="es-CO"/>
                      <w:rPrChange w:id="13" w:author="Victor Ricardo Gomez Guerra" w:date="2022-08-01T14:57:00Z">
                        <w:rPr>
                          <w:b/>
                          <w:sz w:val="24"/>
                        </w:rPr>
                      </w:rPrChange>
                    </w:rPr>
                    <w:t>Inc</w:t>
                  </w:r>
                  <w:proofErr w:type="spellEnd"/>
                  <w:r w:rsidR="007B31B9" w:rsidRPr="007B31B9">
                    <w:rPr>
                      <w:b/>
                      <w:sz w:val="24"/>
                      <w:lang w:val="es-CO"/>
                      <w:rPrChange w:id="14" w:author="Victor Ricardo Gomez Guerra" w:date="2022-08-01T14:57:00Z">
                        <w:rPr>
                          <w:b/>
                          <w:sz w:val="24"/>
                        </w:rPr>
                      </w:rPrChange>
                    </w:rPr>
                    <w:t xml:space="preserve">, </w:t>
                  </w:r>
                  <w:ins w:id="15" w:author="Victor Ricardo Gomez Guerra" w:date="2022-08-01T14:57:00Z">
                    <w:r w:rsidR="007B31B9" w:rsidRPr="007B31B9">
                      <w:rPr>
                        <w:b/>
                        <w:sz w:val="24"/>
                        <w:lang w:val="es-CO"/>
                        <w:rPrChange w:id="16" w:author="Victor Ricardo Gomez Guerra" w:date="2022-08-01T14:57:00Z">
                          <w:rPr>
                            <w:b/>
                            <w:sz w:val="24"/>
                          </w:rPr>
                        </w:rPrChange>
                      </w:rPr>
                      <w:t>Sucursal Colombia</w:t>
                    </w:r>
                  </w:ins>
                  <w:r w:rsidRPr="007B31B9">
                    <w:rPr>
                      <w:b/>
                      <w:sz w:val="24"/>
                      <w:lang w:val="es-CO"/>
                      <w:rPrChange w:id="17" w:author="Victor Ricardo Gomez Guerra" w:date="2022-08-01T14:57:00Z">
                        <w:rPr>
                          <w:b/>
                          <w:sz w:val="24"/>
                        </w:rPr>
                      </w:rPrChange>
                    </w:rPr>
                    <w:t>:</w:t>
                  </w:r>
                </w:p>
                <w:p w14:paraId="79B7DB31" w14:textId="77777777" w:rsidR="00BD43CC" w:rsidRPr="007B31B9" w:rsidRDefault="00BD43CC" w:rsidP="008C2B2C">
                  <w:pPr>
                    <w:pStyle w:val="BodyText3"/>
                    <w:framePr w:hSpace="180" w:wrap="around" w:vAnchor="text" w:hAnchor="margin" w:x="75" w:y="9"/>
                    <w:jc w:val="both"/>
                    <w:rPr>
                      <w:b/>
                      <w:sz w:val="24"/>
                      <w:lang w:val="es-CO"/>
                      <w:rPrChange w:id="18" w:author="Victor Ricardo Gomez Guerra" w:date="2022-08-01T14:57:00Z">
                        <w:rPr>
                          <w:b/>
                          <w:sz w:val="24"/>
                        </w:rPr>
                      </w:rPrChange>
                    </w:rPr>
                  </w:pPr>
                </w:p>
                <w:p w14:paraId="237C8830" w14:textId="1D60EFFF" w:rsidR="00BD43CC" w:rsidRPr="007B31B9" w:rsidRDefault="00BD43CC" w:rsidP="008C2B2C">
                  <w:pPr>
                    <w:pStyle w:val="BodyText3"/>
                    <w:framePr w:hSpace="180" w:wrap="around" w:vAnchor="text" w:hAnchor="margin" w:x="75" w:y="9"/>
                    <w:jc w:val="both"/>
                    <w:rPr>
                      <w:b/>
                      <w:sz w:val="24"/>
                      <w:lang w:val="es-CO"/>
                      <w:rPrChange w:id="19" w:author="Victor Ricardo Gomez Guerra" w:date="2022-08-01T14:57:00Z">
                        <w:rPr>
                          <w:b/>
                          <w:sz w:val="24"/>
                        </w:rPr>
                      </w:rPrChange>
                    </w:rPr>
                  </w:pPr>
                </w:p>
              </w:tc>
              <w:tc>
                <w:tcPr>
                  <w:tcW w:w="273" w:type="pct"/>
                  <w:tcBorders>
                    <w:top w:val="nil"/>
                    <w:left w:val="nil"/>
                    <w:bottom w:val="nil"/>
                    <w:right w:val="nil"/>
                  </w:tcBorders>
                </w:tcPr>
                <w:p w14:paraId="7B814EB5" w14:textId="77777777" w:rsidR="002F6B59" w:rsidRPr="007B31B9" w:rsidRDefault="002F6B59" w:rsidP="008C2B2C">
                  <w:pPr>
                    <w:pStyle w:val="BodyText3"/>
                    <w:framePr w:hSpace="180" w:wrap="around" w:vAnchor="text" w:hAnchor="margin" w:x="75" w:y="9"/>
                    <w:jc w:val="both"/>
                    <w:rPr>
                      <w:sz w:val="24"/>
                      <w:lang w:val="es-CO"/>
                      <w:rPrChange w:id="20" w:author="Victor Ricardo Gomez Guerra" w:date="2022-08-01T14:57:00Z">
                        <w:rPr>
                          <w:sz w:val="24"/>
                        </w:rPr>
                      </w:rPrChange>
                    </w:rPr>
                  </w:pPr>
                </w:p>
              </w:tc>
              <w:tc>
                <w:tcPr>
                  <w:tcW w:w="2440" w:type="pct"/>
                  <w:tcBorders>
                    <w:top w:val="nil"/>
                    <w:left w:val="nil"/>
                    <w:bottom w:val="single" w:sz="4" w:space="0" w:color="auto"/>
                    <w:right w:val="nil"/>
                  </w:tcBorders>
                </w:tcPr>
                <w:p w14:paraId="2AB57B94" w14:textId="77777777" w:rsidR="002F6B59" w:rsidRPr="004F7D36" w:rsidRDefault="002F6B59" w:rsidP="008C2B2C">
                  <w:pPr>
                    <w:pStyle w:val="BodyText3"/>
                    <w:framePr w:hSpace="180" w:wrap="around" w:vAnchor="text" w:hAnchor="margin" w:x="75" w:y="9"/>
                    <w:jc w:val="both"/>
                    <w:rPr>
                      <w:b/>
                      <w:sz w:val="24"/>
                      <w:lang w:val="es-ES"/>
                    </w:rPr>
                  </w:pPr>
                  <w:r w:rsidRPr="004F7D36">
                    <w:rPr>
                      <w:b/>
                      <w:sz w:val="24"/>
                      <w:lang w:val="es-ES"/>
                    </w:rPr>
                    <w:t>Firma del Vendedor:</w:t>
                  </w:r>
                </w:p>
                <w:p w14:paraId="0F52A021" w14:textId="77777777" w:rsidR="002F6B59" w:rsidRPr="004F7D36" w:rsidRDefault="002F6B59" w:rsidP="008C2B2C">
                  <w:pPr>
                    <w:pStyle w:val="TOAHeading"/>
                    <w:framePr w:hSpace="180" w:wrap="around" w:vAnchor="text" w:hAnchor="margin" w:x="75" w:y="9"/>
                    <w:tabs>
                      <w:tab w:val="clear" w:pos="9360"/>
                    </w:tabs>
                    <w:suppressAutoHyphens w:val="0"/>
                    <w:overflowPunct/>
                    <w:autoSpaceDE/>
                    <w:autoSpaceDN/>
                    <w:adjustRightInd/>
                    <w:jc w:val="both"/>
                    <w:textAlignment w:val="auto"/>
                    <w:rPr>
                      <w:rFonts w:ascii="Times New Roman" w:hAnsi="Times New Roman"/>
                      <w:snapToGrid w:val="0"/>
                      <w:sz w:val="24"/>
                      <w:lang w:val="es-ES"/>
                    </w:rPr>
                  </w:pPr>
                </w:p>
              </w:tc>
            </w:tr>
            <w:tr w:rsidR="002F6B59" w:rsidRPr="004F7D36" w14:paraId="770D5923" w14:textId="77777777" w:rsidTr="00605189">
              <w:trPr>
                <w:trHeight w:val="437"/>
              </w:trPr>
              <w:tc>
                <w:tcPr>
                  <w:tcW w:w="2286" w:type="pct"/>
                  <w:tcBorders>
                    <w:top w:val="single" w:sz="4" w:space="0" w:color="auto"/>
                    <w:left w:val="nil"/>
                    <w:bottom w:val="nil"/>
                    <w:right w:val="nil"/>
                  </w:tcBorders>
                </w:tcPr>
                <w:p w14:paraId="78B7445F" w14:textId="77777777" w:rsidR="002F6B59" w:rsidRPr="004F7D36" w:rsidRDefault="002F6B59" w:rsidP="008C2B2C">
                  <w:pPr>
                    <w:framePr w:hSpace="180" w:wrap="around" w:vAnchor="text" w:hAnchor="margin" w:x="75" w:y="9"/>
                    <w:jc w:val="both"/>
                    <w:rPr>
                      <w:lang w:val="es-ES"/>
                    </w:rPr>
                  </w:pPr>
                  <w:r w:rsidRPr="004F7D36">
                    <w:rPr>
                      <w:lang w:val="es-ES"/>
                    </w:rPr>
                    <w:t>Nombre</w:t>
                  </w:r>
                </w:p>
              </w:tc>
              <w:tc>
                <w:tcPr>
                  <w:tcW w:w="273" w:type="pct"/>
                  <w:tcBorders>
                    <w:top w:val="nil"/>
                    <w:left w:val="nil"/>
                    <w:bottom w:val="nil"/>
                    <w:right w:val="nil"/>
                  </w:tcBorders>
                </w:tcPr>
                <w:p w14:paraId="29C6E7E0" w14:textId="77777777" w:rsidR="002F6B59" w:rsidRPr="004F7D36" w:rsidRDefault="002F6B59" w:rsidP="008C2B2C">
                  <w:pPr>
                    <w:framePr w:hSpace="180" w:wrap="around" w:vAnchor="text" w:hAnchor="margin" w:x="75" w:y="9"/>
                    <w:jc w:val="both"/>
                    <w:rPr>
                      <w:lang w:val="es-ES"/>
                    </w:rPr>
                  </w:pPr>
                </w:p>
              </w:tc>
              <w:tc>
                <w:tcPr>
                  <w:tcW w:w="2440" w:type="pct"/>
                  <w:tcBorders>
                    <w:top w:val="nil"/>
                    <w:left w:val="nil"/>
                    <w:bottom w:val="nil"/>
                    <w:right w:val="nil"/>
                  </w:tcBorders>
                </w:tcPr>
                <w:p w14:paraId="4EBA3D7D" w14:textId="77777777" w:rsidR="002F6B59" w:rsidRPr="004F7D36" w:rsidRDefault="002F6B59" w:rsidP="008C2B2C">
                  <w:pPr>
                    <w:framePr w:hSpace="180" w:wrap="around" w:vAnchor="text" w:hAnchor="margin" w:x="75" w:y="9"/>
                    <w:jc w:val="both"/>
                    <w:rPr>
                      <w:lang w:val="es-ES"/>
                    </w:rPr>
                  </w:pPr>
                  <w:r w:rsidRPr="004F7D36">
                    <w:rPr>
                      <w:lang w:val="es-ES"/>
                    </w:rPr>
                    <w:t>Nombre y Cargo:</w:t>
                  </w:r>
                </w:p>
                <w:p w14:paraId="59D5B854" w14:textId="77777777" w:rsidR="002F6B59" w:rsidRPr="004F7D36" w:rsidRDefault="002F6B59" w:rsidP="008C2B2C">
                  <w:pPr>
                    <w:framePr w:hSpace="180" w:wrap="around" w:vAnchor="text" w:hAnchor="margin" w:x="75" w:y="9"/>
                    <w:jc w:val="both"/>
                    <w:rPr>
                      <w:lang w:val="es-ES"/>
                    </w:rPr>
                  </w:pPr>
                </w:p>
              </w:tc>
            </w:tr>
            <w:tr w:rsidR="002F6B59" w:rsidRPr="004F7D36" w14:paraId="1472446E" w14:textId="77777777" w:rsidTr="00605189">
              <w:trPr>
                <w:trHeight w:val="437"/>
              </w:trPr>
              <w:tc>
                <w:tcPr>
                  <w:tcW w:w="2286" w:type="pct"/>
                  <w:tcBorders>
                    <w:top w:val="nil"/>
                    <w:left w:val="nil"/>
                    <w:bottom w:val="single" w:sz="4" w:space="0" w:color="auto"/>
                    <w:right w:val="nil"/>
                  </w:tcBorders>
                  <w:vAlign w:val="bottom"/>
                </w:tcPr>
                <w:p w14:paraId="56217FC3" w14:textId="77777777" w:rsidR="002F6B59" w:rsidRPr="004F7D36" w:rsidRDefault="002F6B59" w:rsidP="008C2B2C">
                  <w:pPr>
                    <w:framePr w:hSpace="180" w:wrap="around" w:vAnchor="text" w:hAnchor="margin" w:x="75" w:y="9"/>
                    <w:jc w:val="both"/>
                    <w:rPr>
                      <w:lang w:val="es-ES"/>
                    </w:rPr>
                  </w:pPr>
                  <w:r w:rsidRPr="004F7D36">
                    <w:rPr>
                      <w:lang w:val="es-ES"/>
                    </w:rPr>
                    <w:t>Fecha:</w:t>
                  </w:r>
                </w:p>
              </w:tc>
              <w:tc>
                <w:tcPr>
                  <w:tcW w:w="273" w:type="pct"/>
                  <w:tcBorders>
                    <w:top w:val="nil"/>
                    <w:left w:val="nil"/>
                    <w:bottom w:val="nil"/>
                    <w:right w:val="nil"/>
                  </w:tcBorders>
                  <w:vAlign w:val="bottom"/>
                </w:tcPr>
                <w:p w14:paraId="5E2F32FB" w14:textId="77777777" w:rsidR="002F6B59" w:rsidRPr="004F7D36" w:rsidRDefault="002F6B59" w:rsidP="008C2B2C">
                  <w:pPr>
                    <w:framePr w:hSpace="180" w:wrap="around" w:vAnchor="text" w:hAnchor="margin" w:x="75" w:y="9"/>
                    <w:jc w:val="both"/>
                    <w:rPr>
                      <w:lang w:val="es-ES"/>
                    </w:rPr>
                  </w:pPr>
                </w:p>
              </w:tc>
              <w:tc>
                <w:tcPr>
                  <w:tcW w:w="2440" w:type="pct"/>
                  <w:tcBorders>
                    <w:top w:val="nil"/>
                    <w:left w:val="nil"/>
                    <w:bottom w:val="single" w:sz="4" w:space="0" w:color="auto"/>
                    <w:right w:val="nil"/>
                  </w:tcBorders>
                  <w:vAlign w:val="bottom"/>
                </w:tcPr>
                <w:p w14:paraId="53C3AA8A" w14:textId="77777777" w:rsidR="002F6B59" w:rsidRPr="004F7D36" w:rsidRDefault="002F6B59" w:rsidP="008C2B2C">
                  <w:pPr>
                    <w:framePr w:hSpace="180" w:wrap="around" w:vAnchor="text" w:hAnchor="margin" w:x="75" w:y="9"/>
                    <w:jc w:val="both"/>
                    <w:rPr>
                      <w:lang w:val="es-ES"/>
                    </w:rPr>
                  </w:pPr>
                  <w:r w:rsidRPr="004F7D36">
                    <w:rPr>
                      <w:lang w:val="es-ES"/>
                    </w:rPr>
                    <w:t>Fecha:</w:t>
                  </w:r>
                </w:p>
              </w:tc>
            </w:tr>
          </w:tbl>
          <w:p w14:paraId="4B8DB87E" w14:textId="77777777" w:rsidR="002F6B59" w:rsidRPr="004F7D36" w:rsidRDefault="002F6B59" w:rsidP="00672473">
            <w:pPr>
              <w:spacing w:before="240"/>
            </w:pPr>
          </w:p>
        </w:tc>
      </w:tr>
    </w:tbl>
    <w:tbl>
      <w:tblPr>
        <w:tblStyle w:val="TableGrid"/>
        <w:tblW w:w="10980" w:type="dxa"/>
        <w:tblInd w:w="-185" w:type="dxa"/>
        <w:tblLayout w:type="fixed"/>
        <w:tblLook w:val="04A0" w:firstRow="1" w:lastRow="0" w:firstColumn="1" w:lastColumn="0" w:noHBand="0" w:noVBand="1"/>
      </w:tblPr>
      <w:tblGrid>
        <w:gridCol w:w="5400"/>
        <w:gridCol w:w="82"/>
        <w:gridCol w:w="5498"/>
      </w:tblGrid>
      <w:tr w:rsidR="00262C84" w:rsidRPr="001C2A35" w14:paraId="2890E773" w14:textId="77777777" w:rsidTr="00E95E8D">
        <w:tc>
          <w:tcPr>
            <w:tcW w:w="5400" w:type="dxa"/>
          </w:tcPr>
          <w:p w14:paraId="16710955" w14:textId="7BE451BB" w:rsidR="00046967" w:rsidRPr="004F7D36" w:rsidRDefault="00046967" w:rsidP="008D683B">
            <w:pPr>
              <w:pStyle w:val="Heading2"/>
              <w:jc w:val="center"/>
              <w:outlineLvl w:val="1"/>
              <w:rPr>
                <w:rFonts w:ascii="Times New Roman" w:hAnsi="Times New Roman" w:cs="Times New Roman"/>
                <w:b/>
                <w:bCs/>
                <w:color w:val="auto"/>
                <w:sz w:val="24"/>
                <w:szCs w:val="24"/>
              </w:rPr>
            </w:pPr>
            <w:r w:rsidRPr="004F7D36">
              <w:rPr>
                <w:rFonts w:ascii="Times New Roman" w:hAnsi="Times New Roman" w:cs="Times New Roman"/>
                <w:b/>
                <w:bCs/>
                <w:color w:val="auto"/>
                <w:sz w:val="24"/>
                <w:szCs w:val="24"/>
              </w:rPr>
              <w:lastRenderedPageBreak/>
              <w:t>SECTION II: PURCHASE ORDER TERMS AND CONDITIONS FOR SERVICES</w:t>
            </w:r>
          </w:p>
          <w:p w14:paraId="012069C6" w14:textId="77777777" w:rsidR="00F01D5C" w:rsidRPr="004F7D36" w:rsidRDefault="00F01D5C" w:rsidP="008D683B">
            <w:pPr>
              <w:jc w:val="both"/>
            </w:pPr>
          </w:p>
          <w:p w14:paraId="0C58849E" w14:textId="65C01EF8" w:rsidR="00046967" w:rsidRDefault="00046967" w:rsidP="008D683B">
            <w:pPr>
              <w:pStyle w:val="Heading2"/>
              <w:jc w:val="both"/>
              <w:outlineLvl w:val="1"/>
              <w:rPr>
                <w:rFonts w:ascii="Times New Roman" w:hAnsi="Times New Roman" w:cs="Times New Roman"/>
                <w:b/>
                <w:bCs/>
                <w:color w:val="auto"/>
                <w:sz w:val="24"/>
                <w:szCs w:val="24"/>
              </w:rPr>
            </w:pPr>
            <w:r w:rsidRPr="004F7D36">
              <w:rPr>
                <w:rFonts w:ascii="Times New Roman" w:hAnsi="Times New Roman" w:cs="Times New Roman"/>
                <w:b/>
                <w:bCs/>
                <w:color w:val="auto"/>
                <w:sz w:val="24"/>
                <w:szCs w:val="24"/>
              </w:rPr>
              <w:t>Article 1. Purchase Order Documents Incorporated by Reference</w:t>
            </w:r>
          </w:p>
          <w:p w14:paraId="64F129FB" w14:textId="77777777" w:rsidR="00E673DE" w:rsidRPr="00E673DE" w:rsidRDefault="00E673DE" w:rsidP="008D683B"/>
          <w:p w14:paraId="3AE446CA" w14:textId="56ED8B14" w:rsidR="00046967" w:rsidRPr="004F7D36" w:rsidRDefault="00046967" w:rsidP="008D683B">
            <w:pPr>
              <w:jc w:val="both"/>
            </w:pPr>
            <w:r w:rsidRPr="004F7D36">
              <w:t xml:space="preserve">This Purchase Order is between Partners of the Americas, </w:t>
            </w:r>
            <w:ins w:id="21" w:author="Sara Taylor" w:date="2022-08-09T19:28:00Z">
              <w:r w:rsidR="008C2B2C" w:rsidRPr="008C2B2C">
                <w:rPr>
                  <w:rPrChange w:id="22" w:author="Sara Taylor" w:date="2022-08-09T19:28:00Z">
                    <w:rPr>
                      <w:lang w:val="es-CR"/>
                    </w:rPr>
                  </w:rPrChange>
                </w:rPr>
                <w:t xml:space="preserve">INC, </w:t>
              </w:r>
              <w:proofErr w:type="spellStart"/>
              <w:r w:rsidR="008C2B2C" w:rsidRPr="008C2B2C">
                <w:rPr>
                  <w:rPrChange w:id="23" w:author="Sara Taylor" w:date="2022-08-09T19:28:00Z">
                    <w:rPr>
                      <w:lang w:val="es-CR"/>
                    </w:rPr>
                  </w:rPrChange>
                </w:rPr>
                <w:t>Sucursal</w:t>
              </w:r>
              <w:proofErr w:type="spellEnd"/>
              <w:r w:rsidR="008C2B2C" w:rsidRPr="008C2B2C">
                <w:rPr>
                  <w:rPrChange w:id="24" w:author="Sara Taylor" w:date="2022-08-09T19:28:00Z">
                    <w:rPr>
                      <w:lang w:val="es-CR"/>
                    </w:rPr>
                  </w:rPrChange>
                </w:rPr>
                <w:t xml:space="preserve"> Colombia</w:t>
              </w:r>
            </w:ins>
            <w:del w:id="25" w:author="Sara Taylor" w:date="2022-08-09T19:28:00Z">
              <w:r w:rsidRPr="004F7D36" w:rsidDel="008C2B2C">
                <w:delText>Inc,</w:delText>
              </w:r>
            </w:del>
            <w:r w:rsidRPr="004F7D36">
              <w:t xml:space="preserve"> located at </w:t>
            </w:r>
            <w:ins w:id="26" w:author="Sara Taylor" w:date="2022-08-09T19:28:00Z">
              <w:r w:rsidR="008C2B2C">
                <w:t>C</w:t>
              </w:r>
              <w:r w:rsidR="008C2B2C" w:rsidRPr="008C2B2C">
                <w:rPr>
                  <w:rPrChange w:id="27" w:author="Sara Taylor" w:date="2022-08-09T19:28:00Z">
                    <w:rPr>
                      <w:lang w:val="es-CR"/>
                    </w:rPr>
                  </w:rPrChange>
                </w:rPr>
                <w:t xml:space="preserve">alle 81 #11-55 </w:t>
              </w:r>
              <w:proofErr w:type="spellStart"/>
              <w:r w:rsidR="008C2B2C" w:rsidRPr="008C2B2C">
                <w:rPr>
                  <w:rPrChange w:id="28" w:author="Sara Taylor" w:date="2022-08-09T19:28:00Z">
                    <w:rPr>
                      <w:lang w:val="es-CR"/>
                    </w:rPr>
                  </w:rPrChange>
                </w:rPr>
                <w:t>Oficina</w:t>
              </w:r>
              <w:proofErr w:type="spellEnd"/>
              <w:r w:rsidR="008C2B2C" w:rsidRPr="008C2B2C">
                <w:rPr>
                  <w:rPrChange w:id="29" w:author="Sara Taylor" w:date="2022-08-09T19:28:00Z">
                    <w:rPr>
                      <w:lang w:val="es-CR"/>
                    </w:rPr>
                  </w:rPrChange>
                </w:rPr>
                <w:t xml:space="preserve"> 810, Bogotá, D.C., Colombia, </w:t>
              </w:r>
              <w:r w:rsidR="008C2B2C">
                <w:t>identified by</w:t>
              </w:r>
              <w:r w:rsidR="008C2B2C" w:rsidRPr="008C2B2C">
                <w:rPr>
                  <w:rPrChange w:id="30" w:author="Sara Taylor" w:date="2022-08-09T19:28:00Z">
                    <w:rPr>
                      <w:lang w:val="es-CR"/>
                    </w:rPr>
                  </w:rPrChange>
                </w:rPr>
                <w:t xml:space="preserve"> NIT. 9012516131</w:t>
              </w:r>
            </w:ins>
            <w:del w:id="31" w:author="Sara Taylor" w:date="2022-08-09T19:28:00Z">
              <w:r w:rsidRPr="004F7D36" w:rsidDel="008C2B2C">
                <w:delText>1424 K Street NW, Suite 700, Washington, DC 20005</w:delText>
              </w:r>
            </w:del>
            <w:r w:rsidRPr="004F7D36">
              <w:t>, hereinafter referred to as “PARTNERS” and the Vendor identified in Section I. This Purchase Order is comprised of the body of this Agreement, Attachment 1, Attachment 2, and all documents incorporated therein by reference (the “Agreement”).</w:t>
            </w:r>
            <w:r w:rsidR="00730436">
              <w:t xml:space="preserve"> </w:t>
            </w:r>
            <w:r w:rsidRPr="004F7D36">
              <w:t xml:space="preserve">These documents set forth the entire agreement between Partners of the Americas, hereinafter referred to as PARTNERS, and the Vendor </w:t>
            </w:r>
            <w:proofErr w:type="gramStart"/>
            <w:r w:rsidRPr="004F7D36">
              <w:t>with regard to</w:t>
            </w:r>
            <w:proofErr w:type="gramEnd"/>
            <w:r w:rsidRPr="004F7D36">
              <w:t xml:space="preserve"> the subject matter of this Agreement, superseding all other prior agreements or understandings, oral or written.</w:t>
            </w:r>
            <w:r w:rsidR="00730436">
              <w:t xml:space="preserve"> </w:t>
            </w:r>
            <w:r w:rsidRPr="004F7D36">
              <w:t xml:space="preserve">Except as otherwise provided in this Agreement, no amendment, </w:t>
            </w:r>
            <w:r w:rsidR="00C56BF2" w:rsidRPr="004F7D36">
              <w:t>modification,</w:t>
            </w:r>
            <w:r w:rsidRPr="004F7D36">
              <w:t xml:space="preserve"> or waiver of this Agreement or any of its provisions shall be binding upon the Parties unless set forth in a written instrument signed by both Parties.</w:t>
            </w:r>
            <w:r w:rsidR="00730436">
              <w:t xml:space="preserve"> </w:t>
            </w:r>
          </w:p>
          <w:p w14:paraId="627C7F5C" w14:textId="77777777" w:rsidR="00046967" w:rsidRDefault="00046967" w:rsidP="008D683B">
            <w:pPr>
              <w:jc w:val="both"/>
            </w:pPr>
          </w:p>
          <w:p w14:paraId="7BAF8FDD" w14:textId="77777777" w:rsidR="008D683B" w:rsidRPr="004F7D36" w:rsidRDefault="008D683B" w:rsidP="008D683B">
            <w:pPr>
              <w:jc w:val="both"/>
            </w:pPr>
          </w:p>
          <w:p w14:paraId="6786FDDA" w14:textId="2979A17B" w:rsidR="00046967" w:rsidRDefault="00046967" w:rsidP="008D683B">
            <w:pPr>
              <w:jc w:val="both"/>
              <w:rPr>
                <w:bCs/>
                <w:color w:val="FF0000"/>
              </w:rPr>
            </w:pPr>
            <w:r w:rsidRPr="004F7D36">
              <w:rPr>
                <w:b/>
              </w:rPr>
              <w:t xml:space="preserve">Article 2. Invoicing and Payment </w:t>
            </w:r>
            <w:r w:rsidRPr="004F7D36">
              <w:rPr>
                <w:bCs/>
                <w:color w:val="FF0000"/>
                <w:highlight w:val="yellow"/>
              </w:rPr>
              <w:t>(Choose one)</w:t>
            </w:r>
          </w:p>
          <w:p w14:paraId="12265E69" w14:textId="77777777" w:rsidR="00E673DE" w:rsidRPr="00E673DE" w:rsidRDefault="00E673DE" w:rsidP="008D683B">
            <w:pPr>
              <w:jc w:val="both"/>
              <w:rPr>
                <w:bCs/>
                <w:color w:val="FF0000"/>
              </w:rPr>
            </w:pPr>
          </w:p>
          <w:p w14:paraId="40C59034" w14:textId="77777777" w:rsidR="00046967" w:rsidRDefault="00046967" w:rsidP="008D683B">
            <w:pPr>
              <w:pStyle w:val="Style2"/>
              <w:numPr>
                <w:ilvl w:val="0"/>
                <w:numId w:val="5"/>
              </w:numPr>
              <w:snapToGrid w:val="0"/>
            </w:pPr>
            <w:r w:rsidRPr="004F7D36">
              <w:t>The Vendor should submit invoices to PARTNERS no later than the fifth (5</w:t>
            </w:r>
            <w:r w:rsidRPr="004F7D36">
              <w:rPr>
                <w:vertAlign w:val="superscript"/>
              </w:rPr>
              <w:t>th</w:t>
            </w:r>
            <w:r w:rsidRPr="004F7D36">
              <w:t>) day of the month following the period being billed. PARTNERS agrees to pay the Vendor for its invoices submitted within 30 days of receipt of a proper invoice provided that the requirements of this purchase order are being met by the Vendor, including the submission of deliverables according to the schedule specified in Attachment 1. The Vendor’s invoice shall be supported by a statement of milestones completed in the performance of this purchase order. A proper invoice must include:</w:t>
            </w:r>
          </w:p>
          <w:p w14:paraId="15DFE16C" w14:textId="77777777" w:rsidR="003157A9" w:rsidRDefault="003157A9" w:rsidP="003157A9">
            <w:pPr>
              <w:pStyle w:val="ListParagraph"/>
              <w:spacing w:line="240" w:lineRule="auto"/>
              <w:ind w:left="1080"/>
              <w:jc w:val="both"/>
              <w:rPr>
                <w:rFonts w:ascii="Times New Roman" w:hAnsi="Times New Roman" w:cs="Times New Roman"/>
                <w:sz w:val="24"/>
                <w:szCs w:val="24"/>
              </w:rPr>
            </w:pPr>
          </w:p>
          <w:p w14:paraId="7639E5F7" w14:textId="707A10B5"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rPr>
            </w:pPr>
            <w:r w:rsidRPr="004F7D36">
              <w:rPr>
                <w:rFonts w:ascii="Times New Roman" w:hAnsi="Times New Roman" w:cs="Times New Roman"/>
                <w:sz w:val="24"/>
                <w:szCs w:val="24"/>
              </w:rPr>
              <w:t xml:space="preserve">The Vendor’s name and complete </w:t>
            </w:r>
            <w:proofErr w:type="gramStart"/>
            <w:r w:rsidRPr="004F7D36">
              <w:rPr>
                <w:rFonts w:ascii="Times New Roman" w:hAnsi="Times New Roman" w:cs="Times New Roman"/>
                <w:sz w:val="24"/>
                <w:szCs w:val="24"/>
              </w:rPr>
              <w:t>address;</w:t>
            </w:r>
            <w:proofErr w:type="gramEnd"/>
          </w:p>
          <w:p w14:paraId="26383516" w14:textId="77777777"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rPr>
            </w:pPr>
            <w:r w:rsidRPr="004F7D36">
              <w:rPr>
                <w:rFonts w:ascii="Times New Roman" w:hAnsi="Times New Roman" w:cs="Times New Roman"/>
                <w:sz w:val="24"/>
                <w:szCs w:val="24"/>
              </w:rPr>
              <w:t xml:space="preserve">Date of </w:t>
            </w:r>
            <w:proofErr w:type="gramStart"/>
            <w:r w:rsidRPr="004F7D36">
              <w:rPr>
                <w:rFonts w:ascii="Times New Roman" w:hAnsi="Times New Roman" w:cs="Times New Roman"/>
                <w:sz w:val="24"/>
                <w:szCs w:val="24"/>
              </w:rPr>
              <w:t>invoice;</w:t>
            </w:r>
            <w:proofErr w:type="gramEnd"/>
          </w:p>
          <w:p w14:paraId="55594650" w14:textId="77777777"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rPr>
            </w:pPr>
            <w:r w:rsidRPr="004F7D36">
              <w:rPr>
                <w:rFonts w:ascii="Times New Roman" w:hAnsi="Times New Roman" w:cs="Times New Roman"/>
                <w:sz w:val="24"/>
                <w:szCs w:val="24"/>
              </w:rPr>
              <w:lastRenderedPageBreak/>
              <w:t xml:space="preserve">The purchase order </w:t>
            </w:r>
            <w:proofErr w:type="gramStart"/>
            <w:r w:rsidRPr="004F7D36">
              <w:rPr>
                <w:rFonts w:ascii="Times New Roman" w:hAnsi="Times New Roman" w:cs="Times New Roman"/>
                <w:sz w:val="24"/>
                <w:szCs w:val="24"/>
              </w:rPr>
              <w:t>number;</w:t>
            </w:r>
            <w:proofErr w:type="gramEnd"/>
          </w:p>
          <w:p w14:paraId="5CEB432D" w14:textId="77777777"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rPr>
            </w:pPr>
            <w:r w:rsidRPr="004F7D36">
              <w:rPr>
                <w:rFonts w:ascii="Times New Roman" w:hAnsi="Times New Roman" w:cs="Times New Roman"/>
                <w:sz w:val="24"/>
                <w:szCs w:val="24"/>
              </w:rPr>
              <w:t xml:space="preserve">The period covered by the </w:t>
            </w:r>
            <w:proofErr w:type="gramStart"/>
            <w:r w:rsidRPr="004F7D36">
              <w:rPr>
                <w:rFonts w:ascii="Times New Roman" w:hAnsi="Times New Roman" w:cs="Times New Roman"/>
                <w:sz w:val="24"/>
                <w:szCs w:val="24"/>
              </w:rPr>
              <w:t>invoice;</w:t>
            </w:r>
            <w:proofErr w:type="gramEnd"/>
          </w:p>
          <w:p w14:paraId="487D0690" w14:textId="5BC7BE78"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highlight w:val="yellow"/>
              </w:rPr>
            </w:pPr>
            <w:r w:rsidRPr="004F7D36">
              <w:rPr>
                <w:rFonts w:ascii="Times New Roman" w:hAnsi="Times New Roman" w:cs="Times New Roman"/>
                <w:sz w:val="24"/>
                <w:szCs w:val="24"/>
                <w:highlight w:val="yellow"/>
              </w:rPr>
              <w:t>For Time and Materials Purchase Orders: A summary of costs, both current for the billing period, and cumulative for the Purchase Order.</w:t>
            </w:r>
            <w:r w:rsidR="00730436">
              <w:rPr>
                <w:rFonts w:ascii="Times New Roman" w:hAnsi="Times New Roman" w:cs="Times New Roman"/>
                <w:sz w:val="24"/>
                <w:szCs w:val="24"/>
                <w:highlight w:val="yellow"/>
              </w:rPr>
              <w:t xml:space="preserve"> </w:t>
            </w:r>
            <w:r w:rsidRPr="004F7D36">
              <w:rPr>
                <w:rFonts w:ascii="Times New Roman" w:hAnsi="Times New Roman" w:cs="Times New Roman"/>
                <w:sz w:val="24"/>
                <w:szCs w:val="24"/>
                <w:highlight w:val="yellow"/>
              </w:rPr>
              <w:t>Personnel should be broken out by title and rate with the number of hours for both current and cumulative clearly visible.</w:t>
            </w:r>
          </w:p>
          <w:p w14:paraId="7F71ADC2" w14:textId="7EDEF7D2"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highlight w:val="yellow"/>
              </w:rPr>
            </w:pPr>
            <w:r w:rsidRPr="004F7D36">
              <w:rPr>
                <w:rFonts w:ascii="Times New Roman" w:hAnsi="Times New Roman" w:cs="Times New Roman"/>
                <w:sz w:val="24"/>
                <w:szCs w:val="24"/>
                <w:highlight w:val="yellow"/>
              </w:rPr>
              <w:t xml:space="preserve">For Fixed Price Purchase Orders, the vendor’s itemized breakdown of claims shall be in accordance with the </w:t>
            </w:r>
            <w:proofErr w:type="gramStart"/>
            <w:r w:rsidRPr="004F7D36">
              <w:rPr>
                <w:rFonts w:ascii="Times New Roman" w:hAnsi="Times New Roman" w:cs="Times New Roman"/>
                <w:sz w:val="24"/>
                <w:szCs w:val="24"/>
                <w:highlight w:val="yellow"/>
              </w:rPr>
              <w:t>deliverables</w:t>
            </w:r>
            <w:proofErr w:type="gramEnd"/>
            <w:r w:rsidRPr="004F7D36">
              <w:rPr>
                <w:rFonts w:ascii="Times New Roman" w:hAnsi="Times New Roman" w:cs="Times New Roman"/>
                <w:sz w:val="24"/>
                <w:szCs w:val="24"/>
                <w:highlight w:val="yellow"/>
              </w:rPr>
              <w:t xml:space="preserve"> payment schedule set forth in Attachment II of the Purchase Order. No supporting receipts are required; </w:t>
            </w:r>
            <w:proofErr w:type="gramStart"/>
            <w:r w:rsidRPr="004F7D36">
              <w:rPr>
                <w:rFonts w:ascii="Times New Roman" w:hAnsi="Times New Roman" w:cs="Times New Roman"/>
                <w:sz w:val="24"/>
                <w:szCs w:val="24"/>
                <w:highlight w:val="yellow"/>
              </w:rPr>
              <w:t>however</w:t>
            </w:r>
            <w:proofErr w:type="gramEnd"/>
            <w:r w:rsidRPr="004F7D36">
              <w:rPr>
                <w:rFonts w:ascii="Times New Roman" w:hAnsi="Times New Roman" w:cs="Times New Roman"/>
                <w:sz w:val="24"/>
                <w:szCs w:val="24"/>
                <w:highlight w:val="yellow"/>
              </w:rPr>
              <w:t xml:space="preserve"> payment shall be subject to receipt, </w:t>
            </w:r>
            <w:r w:rsidR="00C56BF2" w:rsidRPr="004F7D36">
              <w:rPr>
                <w:rFonts w:ascii="Times New Roman" w:hAnsi="Times New Roman" w:cs="Times New Roman"/>
                <w:sz w:val="24"/>
                <w:szCs w:val="24"/>
                <w:highlight w:val="yellow"/>
              </w:rPr>
              <w:t>acceptance,</w:t>
            </w:r>
            <w:r w:rsidRPr="004F7D36">
              <w:rPr>
                <w:rFonts w:ascii="Times New Roman" w:hAnsi="Times New Roman" w:cs="Times New Roman"/>
                <w:sz w:val="24"/>
                <w:szCs w:val="24"/>
                <w:highlight w:val="yellow"/>
              </w:rPr>
              <w:t xml:space="preserve"> and approval of the specified deliverables</w:t>
            </w:r>
          </w:p>
          <w:p w14:paraId="4723D773" w14:textId="6214B566" w:rsidR="00046967" w:rsidRDefault="00046967" w:rsidP="008D683B">
            <w:pPr>
              <w:pStyle w:val="ListParagraph"/>
              <w:spacing w:line="240" w:lineRule="auto"/>
              <w:ind w:left="1080"/>
              <w:jc w:val="both"/>
              <w:rPr>
                <w:rFonts w:ascii="Times New Roman" w:hAnsi="Times New Roman" w:cs="Times New Roman"/>
                <w:sz w:val="24"/>
                <w:szCs w:val="24"/>
              </w:rPr>
            </w:pPr>
          </w:p>
          <w:p w14:paraId="0F762A4A" w14:textId="77777777" w:rsidR="001368E5" w:rsidRDefault="001368E5" w:rsidP="008D683B">
            <w:pPr>
              <w:pStyle w:val="ListParagraph"/>
              <w:spacing w:line="240" w:lineRule="auto"/>
              <w:ind w:left="1080"/>
              <w:jc w:val="both"/>
              <w:rPr>
                <w:rFonts w:ascii="Times New Roman" w:hAnsi="Times New Roman" w:cs="Times New Roman"/>
                <w:sz w:val="24"/>
                <w:szCs w:val="24"/>
              </w:rPr>
            </w:pPr>
          </w:p>
          <w:p w14:paraId="3E76B1E1" w14:textId="77777777" w:rsidR="008D683B" w:rsidRPr="003157A9" w:rsidRDefault="008D683B" w:rsidP="003157A9">
            <w:pPr>
              <w:jc w:val="both"/>
            </w:pPr>
          </w:p>
          <w:p w14:paraId="792EC936" w14:textId="77777777" w:rsidR="001368E5" w:rsidRDefault="001368E5" w:rsidP="008D683B">
            <w:pPr>
              <w:pStyle w:val="ListParagraph"/>
              <w:spacing w:line="240" w:lineRule="auto"/>
              <w:ind w:left="1080"/>
              <w:jc w:val="both"/>
              <w:rPr>
                <w:rFonts w:ascii="Times New Roman" w:hAnsi="Times New Roman" w:cs="Times New Roman"/>
                <w:sz w:val="24"/>
                <w:szCs w:val="24"/>
              </w:rPr>
            </w:pPr>
          </w:p>
          <w:p w14:paraId="375858F4" w14:textId="77777777" w:rsidR="001368E5" w:rsidRPr="004F7D36" w:rsidRDefault="001368E5" w:rsidP="008D683B">
            <w:pPr>
              <w:pStyle w:val="ListParagraph"/>
              <w:spacing w:line="240" w:lineRule="auto"/>
              <w:ind w:left="1080"/>
              <w:jc w:val="both"/>
              <w:rPr>
                <w:rFonts w:ascii="Times New Roman" w:hAnsi="Times New Roman" w:cs="Times New Roman"/>
                <w:sz w:val="24"/>
                <w:szCs w:val="24"/>
              </w:rPr>
            </w:pPr>
          </w:p>
          <w:p w14:paraId="450D26E0" w14:textId="77777777" w:rsidR="00046967" w:rsidRDefault="00046967" w:rsidP="008D683B">
            <w:pPr>
              <w:pStyle w:val="Style2"/>
              <w:numPr>
                <w:ilvl w:val="0"/>
                <w:numId w:val="5"/>
              </w:numPr>
              <w:snapToGrid w:val="0"/>
            </w:pPr>
            <w:r w:rsidRPr="004F7D36">
              <w:t xml:space="preserve">Invoices shall be submitted to </w:t>
            </w:r>
            <w:r w:rsidRPr="004F7D36">
              <w:rPr>
                <w:highlight w:val="yellow"/>
              </w:rPr>
              <w:t>(insert here).</w:t>
            </w:r>
          </w:p>
          <w:p w14:paraId="39ED6BC9" w14:textId="77777777" w:rsidR="003157A9" w:rsidRDefault="003157A9" w:rsidP="003157A9">
            <w:pPr>
              <w:pStyle w:val="ListParagraph"/>
              <w:spacing w:line="240" w:lineRule="auto"/>
              <w:ind w:left="360"/>
              <w:jc w:val="both"/>
              <w:rPr>
                <w:rFonts w:ascii="Times New Roman" w:hAnsi="Times New Roman" w:cs="Times New Roman"/>
                <w:snapToGrid w:val="0"/>
                <w:spacing w:val="0"/>
                <w:sz w:val="24"/>
                <w:szCs w:val="24"/>
              </w:rPr>
            </w:pPr>
          </w:p>
          <w:p w14:paraId="24993FE2" w14:textId="6A221E33" w:rsidR="00046967" w:rsidRPr="004F7D36" w:rsidRDefault="00046967" w:rsidP="008D683B">
            <w:pPr>
              <w:pStyle w:val="ListParagraph"/>
              <w:numPr>
                <w:ilvl w:val="0"/>
                <w:numId w:val="5"/>
              </w:numPr>
              <w:spacing w:line="240" w:lineRule="auto"/>
              <w:jc w:val="both"/>
              <w:rPr>
                <w:rFonts w:ascii="Times New Roman" w:hAnsi="Times New Roman" w:cs="Times New Roman"/>
                <w:snapToGrid w:val="0"/>
                <w:spacing w:val="0"/>
                <w:sz w:val="24"/>
                <w:szCs w:val="24"/>
              </w:rPr>
            </w:pPr>
            <w:r w:rsidRPr="004F7D36">
              <w:rPr>
                <w:rFonts w:ascii="Times New Roman" w:hAnsi="Times New Roman" w:cs="Times New Roman"/>
                <w:snapToGrid w:val="0"/>
                <w:spacing w:val="0"/>
                <w:sz w:val="24"/>
                <w:szCs w:val="24"/>
              </w:rPr>
              <w:t>PARTNERS will promptly review invoices submitted to determine whether they are proper invoices are not.</w:t>
            </w:r>
            <w:r w:rsidR="00730436">
              <w:rPr>
                <w:rFonts w:ascii="Times New Roman" w:hAnsi="Times New Roman" w:cs="Times New Roman"/>
                <w:snapToGrid w:val="0"/>
                <w:spacing w:val="0"/>
                <w:sz w:val="24"/>
                <w:szCs w:val="24"/>
              </w:rPr>
              <w:t xml:space="preserve"> </w:t>
            </w:r>
            <w:r w:rsidRPr="004F7D36">
              <w:rPr>
                <w:rFonts w:ascii="Times New Roman" w:hAnsi="Times New Roman" w:cs="Times New Roman"/>
                <w:snapToGrid w:val="0"/>
                <w:spacing w:val="0"/>
                <w:sz w:val="24"/>
                <w:szCs w:val="24"/>
              </w:rPr>
              <w:t>Invoices determined to be proper will be paid by PARTNERS within thirty (30) days after approval of a proper invoice.</w:t>
            </w:r>
            <w:r w:rsidR="00730436">
              <w:rPr>
                <w:rFonts w:ascii="Times New Roman" w:hAnsi="Times New Roman" w:cs="Times New Roman"/>
                <w:snapToGrid w:val="0"/>
                <w:spacing w:val="0"/>
                <w:sz w:val="24"/>
                <w:szCs w:val="24"/>
              </w:rPr>
              <w:t xml:space="preserve"> </w:t>
            </w:r>
            <w:r w:rsidRPr="004F7D36">
              <w:rPr>
                <w:rFonts w:ascii="Times New Roman" w:hAnsi="Times New Roman" w:cs="Times New Roman"/>
                <w:snapToGrid w:val="0"/>
                <w:spacing w:val="0"/>
                <w:sz w:val="24"/>
                <w:szCs w:val="24"/>
              </w:rPr>
              <w:t>Invoices determined not to be proper due to the existence of deficiencies will be returned to Vendor, generally within ten (10) business days of submission, with major deficiencies noted for correction.</w:t>
            </w:r>
            <w:r w:rsidR="00730436">
              <w:rPr>
                <w:rFonts w:ascii="Times New Roman" w:hAnsi="Times New Roman" w:cs="Times New Roman"/>
                <w:snapToGrid w:val="0"/>
                <w:spacing w:val="0"/>
                <w:sz w:val="24"/>
                <w:szCs w:val="24"/>
              </w:rPr>
              <w:t xml:space="preserve"> </w:t>
            </w:r>
            <w:proofErr w:type="gramStart"/>
            <w:r w:rsidRPr="004F7D36">
              <w:rPr>
                <w:rFonts w:ascii="Times New Roman" w:hAnsi="Times New Roman" w:cs="Times New Roman"/>
                <w:snapToGrid w:val="0"/>
                <w:spacing w:val="0"/>
                <w:sz w:val="24"/>
                <w:szCs w:val="24"/>
              </w:rPr>
              <w:t>In the event that</w:t>
            </w:r>
            <w:proofErr w:type="gramEnd"/>
            <w:r w:rsidRPr="004F7D36">
              <w:rPr>
                <w:rFonts w:ascii="Times New Roman" w:hAnsi="Times New Roman" w:cs="Times New Roman"/>
                <w:snapToGrid w:val="0"/>
                <w:spacing w:val="0"/>
                <w:sz w:val="24"/>
                <w:szCs w:val="24"/>
              </w:rPr>
              <w:t xml:space="preserve"> an invoice is submitted which is partly proper and partly not proper, PARTNERS may, in its sole discretion, either return the entire invoice for correction or make payment of the proper portion and return the not-proper portion.</w:t>
            </w:r>
          </w:p>
          <w:p w14:paraId="2BB3C1CF" w14:textId="77777777" w:rsidR="00F74619" w:rsidRDefault="00F74619" w:rsidP="008D683B">
            <w:pPr>
              <w:pStyle w:val="Style2"/>
              <w:spacing w:after="0"/>
              <w:rPr>
                <w:b/>
                <w:snapToGrid/>
              </w:rPr>
            </w:pPr>
          </w:p>
          <w:p w14:paraId="71AEB3DA" w14:textId="77777777" w:rsidR="003157A9" w:rsidRDefault="003157A9" w:rsidP="008D683B">
            <w:pPr>
              <w:pStyle w:val="Style2"/>
              <w:spacing w:after="0"/>
              <w:rPr>
                <w:b/>
                <w:snapToGrid/>
              </w:rPr>
            </w:pPr>
          </w:p>
          <w:p w14:paraId="09785B0D" w14:textId="77777777" w:rsidR="003157A9" w:rsidRDefault="003157A9" w:rsidP="008D683B">
            <w:pPr>
              <w:pStyle w:val="Style2"/>
              <w:spacing w:after="0"/>
              <w:rPr>
                <w:b/>
                <w:snapToGrid/>
              </w:rPr>
            </w:pPr>
          </w:p>
          <w:p w14:paraId="49B0EE9B" w14:textId="77777777" w:rsidR="003157A9" w:rsidRPr="004F7D36" w:rsidRDefault="003157A9" w:rsidP="008D683B">
            <w:pPr>
              <w:pStyle w:val="Style2"/>
              <w:spacing w:after="0"/>
              <w:rPr>
                <w:b/>
                <w:snapToGrid/>
              </w:rPr>
            </w:pPr>
          </w:p>
          <w:p w14:paraId="4AE3E453" w14:textId="77777777" w:rsidR="00046967" w:rsidRPr="004F7D36" w:rsidRDefault="00046967" w:rsidP="008D683B">
            <w:pPr>
              <w:pStyle w:val="Style2"/>
              <w:rPr>
                <w:b/>
              </w:rPr>
            </w:pPr>
            <w:r w:rsidRPr="004F7D36">
              <w:rPr>
                <w:b/>
              </w:rPr>
              <w:t xml:space="preserve">Article 3. Price </w:t>
            </w:r>
          </w:p>
          <w:p w14:paraId="2189BDE9" w14:textId="77777777" w:rsidR="007C55CD" w:rsidRDefault="00046967" w:rsidP="007C55CD">
            <w:pPr>
              <w:pStyle w:val="Style2"/>
              <w:spacing w:after="0"/>
            </w:pPr>
            <w:r w:rsidRPr="004F7D36">
              <w:lastRenderedPageBreak/>
              <w:t>The Vendor shall provide the services specified in Attachment 1 up to ceiling price of this purchase order. This is the ceiling amount of funds that PARTNERS may pay Vendor under this agreement.</w:t>
            </w:r>
            <w:r w:rsidR="00730436">
              <w:t xml:space="preserve"> </w:t>
            </w:r>
            <w:r w:rsidRPr="004F7D36">
              <w:t>This amount is subject to availability of funds, satisfactory progress of the scope of work, and continued relevance.</w:t>
            </w:r>
            <w:r w:rsidR="00730436">
              <w:t xml:space="preserve"> </w:t>
            </w:r>
          </w:p>
          <w:p w14:paraId="274AC770" w14:textId="77777777" w:rsidR="007C55CD" w:rsidRDefault="007C55CD" w:rsidP="007C55CD">
            <w:pPr>
              <w:pStyle w:val="Style2"/>
              <w:spacing w:after="0"/>
            </w:pPr>
          </w:p>
          <w:p w14:paraId="5EC0D1AF" w14:textId="77777777" w:rsidR="007C55CD" w:rsidRDefault="007C55CD" w:rsidP="007C55CD">
            <w:pPr>
              <w:pStyle w:val="Style2"/>
              <w:spacing w:after="0"/>
            </w:pPr>
          </w:p>
          <w:p w14:paraId="53364AB7" w14:textId="0CE119FC" w:rsidR="007C55CD" w:rsidRDefault="00046967" w:rsidP="008D683B">
            <w:pPr>
              <w:pStyle w:val="Style2"/>
            </w:pPr>
            <w:r w:rsidRPr="004F7D36">
              <w:rPr>
                <w:b/>
                <w:bCs/>
              </w:rPr>
              <w:t>Article 4. Period of Performance and Delivery</w:t>
            </w:r>
          </w:p>
          <w:p w14:paraId="4B299398" w14:textId="07B8AFA0" w:rsidR="00046967" w:rsidRPr="004F7D36" w:rsidRDefault="00046967" w:rsidP="008D683B">
            <w:pPr>
              <w:pStyle w:val="Style2"/>
            </w:pPr>
            <w:r w:rsidRPr="004F7D36">
              <w:t xml:space="preserve">The fulfillment of this purchase order shall commence no later than the start date specified on the cover page of this purchase order. Delivery of all services and/or work products ordered shall be made no later than the completion/delivery date, unless this purchase order is cancelled earlier or extended by written modification executed by both parties. Any specific delivery schedule(s) for services and/or work products ordered hereunder will be specified in Attachment 2. </w:t>
            </w:r>
          </w:p>
          <w:p w14:paraId="149A1018" w14:textId="77777777" w:rsidR="00F74619" w:rsidRDefault="00F74619" w:rsidP="008D683B">
            <w:pPr>
              <w:pStyle w:val="Style2"/>
              <w:spacing w:after="0"/>
              <w:rPr>
                <w:b/>
                <w:bCs/>
              </w:rPr>
            </w:pPr>
          </w:p>
          <w:p w14:paraId="76C89209" w14:textId="77777777" w:rsidR="007C55CD" w:rsidRPr="004F7D36" w:rsidRDefault="007C55CD" w:rsidP="008D683B">
            <w:pPr>
              <w:pStyle w:val="Style2"/>
              <w:spacing w:after="0"/>
              <w:rPr>
                <w:b/>
                <w:bCs/>
              </w:rPr>
            </w:pPr>
          </w:p>
          <w:p w14:paraId="15101C5E" w14:textId="273E1AE2" w:rsidR="00046967" w:rsidRDefault="00046967" w:rsidP="008D683B">
            <w:pPr>
              <w:pStyle w:val="Style2"/>
              <w:spacing w:after="0"/>
              <w:rPr>
                <w:b/>
                <w:bCs/>
              </w:rPr>
            </w:pPr>
            <w:r w:rsidRPr="004F7D36">
              <w:rPr>
                <w:b/>
                <w:bCs/>
              </w:rPr>
              <w:t>Article 5. Scope of Work (Attachment 1)</w:t>
            </w:r>
          </w:p>
          <w:p w14:paraId="21D1D83E" w14:textId="77777777" w:rsidR="00B05C14" w:rsidRPr="004F7D36" w:rsidRDefault="00B05C14" w:rsidP="008D683B">
            <w:pPr>
              <w:pStyle w:val="Style2"/>
              <w:spacing w:after="0"/>
              <w:rPr>
                <w:b/>
                <w:bCs/>
              </w:rPr>
            </w:pPr>
          </w:p>
          <w:p w14:paraId="05DDBC81" w14:textId="5482910E" w:rsidR="00F74619" w:rsidRDefault="00046967" w:rsidP="008D683B">
            <w:pPr>
              <w:pStyle w:val="Style2"/>
            </w:pPr>
            <w:r w:rsidRPr="004F7D36">
              <w:t xml:space="preserve">The Vendor shall provide only those supplies and services specified in Attachment 1. The Vendor shall perform its services hereunder according to the highest professional standards, utilizing qualified personnel, good and sufficient </w:t>
            </w:r>
            <w:r w:rsidR="00C56BF2" w:rsidRPr="004F7D36">
              <w:t>materials,</w:t>
            </w:r>
            <w:r w:rsidRPr="004F7D36">
              <w:t xml:space="preserve"> and equipment. The Vendor may receive, and shall abide by, technical directions to the Vendor from PARTNERS’s Authorized Technical Representative, as designated on the first page of the Purchase Order.</w:t>
            </w:r>
            <w:r w:rsidR="00730436">
              <w:t xml:space="preserve"> </w:t>
            </w:r>
            <w:r w:rsidRPr="004F7D36">
              <w:t xml:space="preserve">The Vendor shall be responsible for providing or arranging for all logistic support except as otherwise provided in this purchase order. The Vendor warrants that its services, as specified herein, will be performed in a professional </w:t>
            </w:r>
            <w:r w:rsidR="00C56BF2" w:rsidRPr="004F7D36">
              <w:t>manner,</w:t>
            </w:r>
            <w:r w:rsidRPr="004F7D36">
              <w:t xml:space="preserve"> and will meet the descriptions, specifications and standards required by this purchase order.</w:t>
            </w:r>
          </w:p>
          <w:p w14:paraId="53ADC346" w14:textId="77777777" w:rsidR="007C55CD" w:rsidRPr="00B05C14" w:rsidRDefault="007C55CD" w:rsidP="008D683B">
            <w:pPr>
              <w:pStyle w:val="Style2"/>
            </w:pPr>
          </w:p>
          <w:p w14:paraId="40190C05" w14:textId="6BF3DFCD" w:rsidR="00046967" w:rsidRDefault="00046967" w:rsidP="008D683B">
            <w:pPr>
              <w:pStyle w:val="Style2"/>
              <w:spacing w:after="0"/>
              <w:rPr>
                <w:b/>
                <w:bCs/>
              </w:rPr>
            </w:pPr>
            <w:r w:rsidRPr="004F7D36">
              <w:rPr>
                <w:b/>
                <w:bCs/>
              </w:rPr>
              <w:t>Article 5. Key Personnel (Attachment 1)</w:t>
            </w:r>
          </w:p>
          <w:p w14:paraId="19347514" w14:textId="77777777" w:rsidR="00B05C14" w:rsidRPr="004F7D36" w:rsidRDefault="00B05C14" w:rsidP="008D683B">
            <w:pPr>
              <w:pStyle w:val="Style2"/>
              <w:spacing w:after="0"/>
              <w:rPr>
                <w:b/>
                <w:bCs/>
              </w:rPr>
            </w:pPr>
          </w:p>
          <w:p w14:paraId="1BEF02D8" w14:textId="59377DDD" w:rsidR="00046967" w:rsidRPr="004F7D36" w:rsidRDefault="00046967" w:rsidP="008D683B">
            <w:pPr>
              <w:pStyle w:val="Style2"/>
            </w:pPr>
            <w:r w:rsidRPr="004F7D36">
              <w:t xml:space="preserve">The Vendor shall make available the key personnel designated to perform under this purchase order. The </w:t>
            </w:r>
            <w:r w:rsidRPr="004F7D36">
              <w:lastRenderedPageBreak/>
              <w:t>key personnel named in this purchase order is considered essential to the work ordered hereunder. Prior to diverting such designated key personnel, the Vendor shall notify the PARTNERS Supervisor, reasonably in advance, and shall submit justification and explanation (including proposed substitutions) in sufficient detail to permit evaluation of the impact on the task order (including cost implications, if any). No diversion or replacement of personnel shall be made by the Vendor without PARTNERS’s prior written consent. PARTNERS shall approve all Vendor personnel who are assigned to perform under this purchase order. PARTNERS reserves the right to order the removal of any Vendor personnel performing under this task order for nonperformance and/or misconduct.</w:t>
            </w:r>
            <w:r w:rsidR="00730436">
              <w:t xml:space="preserve"> </w:t>
            </w:r>
            <w:r w:rsidRPr="004F7D36">
              <w:t xml:space="preserve">Vendor shall comply to any such order by PARTNERS to remove and suspend the services of any Vendor personnel under this purchase order. In the event of nonperformance, replacement costs (i.e., travel and transportation, etc.) shall be the responsibility of the </w:t>
            </w:r>
            <w:proofErr w:type="gramStart"/>
            <w:r w:rsidRPr="004F7D36">
              <w:t>Vendor .The</w:t>
            </w:r>
            <w:proofErr w:type="gramEnd"/>
            <w:r w:rsidRPr="004F7D36">
              <w:t xml:space="preserve"> Vendor shall meet and abide by all approval (including international travel) and security requirements for its personnel performing under this purchase order that may be required by PARTNERS and/or the PARTNERS client that provides funding for this purchase order.</w:t>
            </w:r>
          </w:p>
          <w:p w14:paraId="320F3DDD" w14:textId="77777777" w:rsidR="00F74619" w:rsidRDefault="00F74619" w:rsidP="008D683B">
            <w:pPr>
              <w:pStyle w:val="Style2"/>
            </w:pPr>
          </w:p>
          <w:p w14:paraId="625C8AEE" w14:textId="77777777" w:rsidR="007C55CD" w:rsidRDefault="007C55CD" w:rsidP="008D683B">
            <w:pPr>
              <w:pStyle w:val="Style2"/>
            </w:pPr>
          </w:p>
          <w:p w14:paraId="5D34F338" w14:textId="77777777" w:rsidR="0055689B" w:rsidRDefault="0055689B" w:rsidP="008D683B">
            <w:pPr>
              <w:pStyle w:val="ListParagraph"/>
              <w:spacing w:after="200" w:line="240" w:lineRule="auto"/>
              <w:ind w:left="0"/>
              <w:jc w:val="both"/>
              <w:rPr>
                <w:rFonts w:ascii="Times New Roman" w:hAnsi="Times New Roman" w:cs="Times New Roman"/>
                <w:b/>
                <w:bCs/>
                <w:sz w:val="24"/>
                <w:szCs w:val="24"/>
              </w:rPr>
            </w:pPr>
          </w:p>
          <w:p w14:paraId="3B4CE8F1" w14:textId="7F899C0F" w:rsidR="00046967" w:rsidRPr="004F7D36" w:rsidRDefault="00046967" w:rsidP="008D683B">
            <w:pPr>
              <w:pStyle w:val="ListParagraph"/>
              <w:spacing w:after="200"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6. Inspection and Acceptance</w:t>
            </w:r>
          </w:p>
          <w:p w14:paraId="1091428A" w14:textId="160707EF" w:rsidR="00046967" w:rsidRPr="004F7D36" w:rsidRDefault="00046967" w:rsidP="008D683B">
            <w:pPr>
              <w:keepNext w:val="0"/>
              <w:widowControl/>
              <w:numPr>
                <w:ilvl w:val="0"/>
                <w:numId w:val="7"/>
              </w:numPr>
              <w:ind w:left="360"/>
              <w:jc w:val="both"/>
              <w:outlineLvl w:val="9"/>
              <w:rPr>
                <w:bCs/>
              </w:rPr>
            </w:pPr>
            <w:r w:rsidRPr="004F7D36">
              <w:rPr>
                <w:bCs/>
              </w:rPr>
              <w:t xml:space="preserve">PARTNERS reserves the right to inspect or test services delivered by the Vendor </w:t>
            </w:r>
            <w:proofErr w:type="gramStart"/>
            <w:r w:rsidRPr="004F7D36">
              <w:rPr>
                <w:bCs/>
              </w:rPr>
              <w:t>as a result of</w:t>
            </w:r>
            <w:proofErr w:type="gramEnd"/>
            <w:r w:rsidRPr="004F7D36">
              <w:rPr>
                <w:bCs/>
              </w:rPr>
              <w:t xml:space="preserve"> this Purchase Order. PARTNERS will exert good faith efforts to decide on acceptance of services (and, as applicable, to complete inspection and testing) as promptly as possible upon delivery/performance.</w:t>
            </w:r>
            <w:r w:rsidR="00730436">
              <w:rPr>
                <w:bCs/>
              </w:rPr>
              <w:t xml:space="preserve"> </w:t>
            </w:r>
          </w:p>
          <w:p w14:paraId="2FB26B92" w14:textId="77777777" w:rsidR="00046967" w:rsidRDefault="00046967" w:rsidP="008D683B">
            <w:pPr>
              <w:jc w:val="both"/>
              <w:rPr>
                <w:bCs/>
              </w:rPr>
            </w:pPr>
          </w:p>
          <w:p w14:paraId="7821E1CD" w14:textId="77777777" w:rsidR="00BE66E8" w:rsidRPr="004F7D36" w:rsidRDefault="00BE66E8" w:rsidP="008D683B">
            <w:pPr>
              <w:jc w:val="both"/>
              <w:rPr>
                <w:bCs/>
              </w:rPr>
            </w:pPr>
          </w:p>
          <w:p w14:paraId="6AD585CC" w14:textId="77777777" w:rsidR="00046967" w:rsidRPr="004F7D36" w:rsidRDefault="00046967" w:rsidP="008D683B">
            <w:pPr>
              <w:keepNext w:val="0"/>
              <w:widowControl/>
              <w:numPr>
                <w:ilvl w:val="0"/>
                <w:numId w:val="7"/>
              </w:numPr>
              <w:ind w:left="360"/>
              <w:jc w:val="both"/>
              <w:outlineLvl w:val="9"/>
              <w:rPr>
                <w:bCs/>
              </w:rPr>
            </w:pPr>
            <w:r w:rsidRPr="004F7D36">
              <w:rPr>
                <w:bCs/>
              </w:rPr>
              <w:t xml:space="preserve">If Vendor delivers non-conforming Services, PARTNERS may, at its option and Vendor’s expense: </w:t>
            </w:r>
          </w:p>
          <w:p w14:paraId="1C7AC112" w14:textId="77777777" w:rsidR="00046967" w:rsidRPr="004F7D36" w:rsidRDefault="00046967" w:rsidP="008D683B">
            <w:pPr>
              <w:keepNext w:val="0"/>
              <w:widowControl/>
              <w:jc w:val="both"/>
              <w:outlineLvl w:val="9"/>
              <w:rPr>
                <w:bCs/>
              </w:rPr>
            </w:pPr>
          </w:p>
          <w:p w14:paraId="2C4DA0FD" w14:textId="77777777" w:rsidR="00046967" w:rsidRPr="004F7D36" w:rsidRDefault="00046967" w:rsidP="008D683B">
            <w:pPr>
              <w:keepNext w:val="0"/>
              <w:widowControl/>
              <w:numPr>
                <w:ilvl w:val="0"/>
                <w:numId w:val="8"/>
              </w:numPr>
              <w:ind w:left="1080"/>
              <w:jc w:val="both"/>
              <w:outlineLvl w:val="9"/>
              <w:rPr>
                <w:bCs/>
              </w:rPr>
            </w:pPr>
            <w:r w:rsidRPr="004F7D36">
              <w:rPr>
                <w:bCs/>
              </w:rPr>
              <w:lastRenderedPageBreak/>
              <w:t xml:space="preserve">require Vendor to promptly correct or replace the </w:t>
            </w:r>
            <w:proofErr w:type="gramStart"/>
            <w:r w:rsidRPr="004F7D36">
              <w:rPr>
                <w:bCs/>
              </w:rPr>
              <w:t>Services;</w:t>
            </w:r>
            <w:proofErr w:type="gramEnd"/>
            <w:r w:rsidRPr="004F7D36">
              <w:rPr>
                <w:bCs/>
              </w:rPr>
              <w:t xml:space="preserve"> </w:t>
            </w:r>
          </w:p>
          <w:p w14:paraId="3925CE65" w14:textId="77777777" w:rsidR="00046967" w:rsidRPr="004F7D36" w:rsidRDefault="00046967" w:rsidP="008D683B">
            <w:pPr>
              <w:keepNext w:val="0"/>
              <w:widowControl/>
              <w:numPr>
                <w:ilvl w:val="0"/>
                <w:numId w:val="8"/>
              </w:numPr>
              <w:ind w:left="1080"/>
              <w:jc w:val="both"/>
              <w:outlineLvl w:val="9"/>
              <w:rPr>
                <w:bCs/>
              </w:rPr>
            </w:pPr>
            <w:r w:rsidRPr="004F7D36">
              <w:rPr>
                <w:bCs/>
              </w:rPr>
              <w:t xml:space="preserve">correct the nonconformance; or </w:t>
            </w:r>
          </w:p>
          <w:p w14:paraId="7A6BD347" w14:textId="77777777" w:rsidR="00046967" w:rsidRPr="004F7D36" w:rsidRDefault="00046967" w:rsidP="008D683B">
            <w:pPr>
              <w:keepNext w:val="0"/>
              <w:widowControl/>
              <w:numPr>
                <w:ilvl w:val="0"/>
                <w:numId w:val="8"/>
              </w:numPr>
              <w:ind w:left="1080"/>
              <w:jc w:val="both"/>
              <w:outlineLvl w:val="9"/>
              <w:rPr>
                <w:bCs/>
              </w:rPr>
            </w:pPr>
            <w:r w:rsidRPr="004F7D36">
              <w:rPr>
                <w:bCs/>
              </w:rPr>
              <w:t xml:space="preserve">reduce the contract price to reflect the reduced value of the services performed. </w:t>
            </w:r>
          </w:p>
          <w:p w14:paraId="15953BCA" w14:textId="77777777" w:rsidR="00046967" w:rsidRPr="004F7D36" w:rsidRDefault="00046967" w:rsidP="008D683B">
            <w:pPr>
              <w:ind w:left="360"/>
              <w:jc w:val="both"/>
              <w:rPr>
                <w:bCs/>
              </w:rPr>
            </w:pPr>
          </w:p>
          <w:p w14:paraId="296BBDEA" w14:textId="77777777" w:rsidR="00BE66E8" w:rsidRDefault="00046967" w:rsidP="008D683B">
            <w:pPr>
              <w:keepNext w:val="0"/>
              <w:widowControl/>
              <w:numPr>
                <w:ilvl w:val="0"/>
                <w:numId w:val="7"/>
              </w:numPr>
              <w:ind w:left="360"/>
              <w:jc w:val="both"/>
              <w:outlineLvl w:val="9"/>
              <w:rPr>
                <w:bCs/>
              </w:rPr>
            </w:pPr>
            <w:r w:rsidRPr="004F7D36">
              <w:rPr>
                <w:bCs/>
              </w:rPr>
              <w:t>PARTNERS shall specify the reason for any return or rejection of nonconforming Services and/or shall describe the action taken. Vendor shall be liable for any increase in costs, including labor and materials costs, attributable to PARTNERS’s rejection of the non-conforming Services.</w:t>
            </w:r>
          </w:p>
          <w:p w14:paraId="19236490" w14:textId="46E06411" w:rsidR="00046967" w:rsidRPr="004F7D36" w:rsidRDefault="00046967" w:rsidP="008D683B">
            <w:pPr>
              <w:keepNext w:val="0"/>
              <w:widowControl/>
              <w:ind w:left="360"/>
              <w:jc w:val="both"/>
              <w:outlineLvl w:val="9"/>
              <w:rPr>
                <w:bCs/>
              </w:rPr>
            </w:pPr>
            <w:r w:rsidRPr="004F7D36">
              <w:rPr>
                <w:bCs/>
              </w:rPr>
              <w:t xml:space="preserve"> </w:t>
            </w:r>
          </w:p>
          <w:p w14:paraId="7DD5BA48" w14:textId="74967C57" w:rsidR="00046967" w:rsidRDefault="00046967" w:rsidP="008D683B">
            <w:pPr>
              <w:keepNext w:val="0"/>
              <w:widowControl/>
              <w:numPr>
                <w:ilvl w:val="0"/>
                <w:numId w:val="7"/>
              </w:numPr>
              <w:ind w:left="360"/>
              <w:jc w:val="both"/>
              <w:outlineLvl w:val="9"/>
              <w:rPr>
                <w:bCs/>
              </w:rPr>
            </w:pPr>
            <w:r w:rsidRPr="004F7D36">
              <w:rPr>
                <w:bCs/>
              </w:rPr>
              <w:t>PARTNERS may replacement or re-performance of nonconforming services at no increase in purchase order price.</w:t>
            </w:r>
            <w:r w:rsidR="00730436">
              <w:rPr>
                <w:bCs/>
              </w:rPr>
              <w:t xml:space="preserve"> </w:t>
            </w:r>
            <w:r w:rsidRPr="004F7D36">
              <w:rPr>
                <w:bCs/>
              </w:rPr>
              <w:t>If replacement or re-performance will not correct the defects or is not possible, PARTNERS may seek an equitable price reduction or adequate consideration for acceptance of nonconforming commodities or services.</w:t>
            </w:r>
            <w:r w:rsidR="00730436">
              <w:rPr>
                <w:bCs/>
              </w:rPr>
              <w:t xml:space="preserve"> </w:t>
            </w:r>
            <w:r w:rsidRPr="004F7D36">
              <w:rPr>
                <w:bCs/>
              </w:rPr>
              <w:t>PARTNERS will exercise its post-acceptance rights within a reasonable time after the defect was discovered or should have been discovered.</w:t>
            </w:r>
          </w:p>
          <w:p w14:paraId="7A2FB1EA" w14:textId="77777777" w:rsidR="00BE66E8" w:rsidRDefault="00BE66E8" w:rsidP="008D683B">
            <w:pPr>
              <w:pStyle w:val="ListParagraph"/>
              <w:spacing w:line="240" w:lineRule="auto"/>
              <w:rPr>
                <w:bCs/>
              </w:rPr>
            </w:pPr>
          </w:p>
          <w:p w14:paraId="444A8727" w14:textId="77777777" w:rsidR="00BE66E8" w:rsidRDefault="00BE66E8" w:rsidP="008D683B">
            <w:pPr>
              <w:keepNext w:val="0"/>
              <w:widowControl/>
              <w:ind w:left="360"/>
              <w:jc w:val="both"/>
              <w:outlineLvl w:val="9"/>
              <w:rPr>
                <w:bCs/>
              </w:rPr>
            </w:pPr>
          </w:p>
          <w:p w14:paraId="112DDB4F" w14:textId="77777777" w:rsidR="0055689B" w:rsidRDefault="0055689B" w:rsidP="008D683B">
            <w:pPr>
              <w:keepNext w:val="0"/>
              <w:widowControl/>
              <w:ind w:left="360"/>
              <w:jc w:val="both"/>
              <w:outlineLvl w:val="9"/>
              <w:rPr>
                <w:bCs/>
              </w:rPr>
            </w:pPr>
          </w:p>
          <w:p w14:paraId="56688B27" w14:textId="77777777" w:rsidR="0055689B" w:rsidRPr="004F7D36" w:rsidRDefault="0055689B" w:rsidP="008D683B">
            <w:pPr>
              <w:keepNext w:val="0"/>
              <w:widowControl/>
              <w:ind w:left="360"/>
              <w:jc w:val="both"/>
              <w:outlineLvl w:val="9"/>
              <w:rPr>
                <w:bCs/>
              </w:rPr>
            </w:pPr>
          </w:p>
          <w:p w14:paraId="0B58516C" w14:textId="77777777" w:rsidR="00046967" w:rsidRPr="004F7D36" w:rsidRDefault="00046967" w:rsidP="008D683B">
            <w:pPr>
              <w:keepNext w:val="0"/>
              <w:widowControl/>
              <w:numPr>
                <w:ilvl w:val="0"/>
                <w:numId w:val="7"/>
              </w:numPr>
              <w:ind w:left="360"/>
              <w:jc w:val="both"/>
              <w:outlineLvl w:val="9"/>
              <w:rPr>
                <w:bCs/>
              </w:rPr>
            </w:pPr>
            <w:r w:rsidRPr="004F7D36">
              <w:rPr>
                <w:bCs/>
              </w:rPr>
              <w:t>If the Vendor fails to promptly perform the services again or to take the necessary action to ensure future performance in conformity with contract requirements, PARTNERS may (1) by contract or otherwise, perform the services and charge to the Vendor any cost incurred by PARTNERS that is directly related to the performance of such service or (2) terminate the contract for default.</w:t>
            </w:r>
          </w:p>
          <w:p w14:paraId="56385A0D" w14:textId="77777777" w:rsidR="00046967" w:rsidRPr="004F7D36" w:rsidRDefault="00046967" w:rsidP="008D683B">
            <w:pPr>
              <w:jc w:val="both"/>
              <w:rPr>
                <w:bCs/>
              </w:rPr>
            </w:pPr>
          </w:p>
          <w:p w14:paraId="4E72DA5E" w14:textId="77777777" w:rsidR="00F74619" w:rsidRPr="004F7D36" w:rsidRDefault="00F74619" w:rsidP="008D683B">
            <w:pPr>
              <w:pStyle w:val="ListParagraph"/>
              <w:spacing w:after="200" w:line="240" w:lineRule="auto"/>
              <w:ind w:left="0"/>
              <w:jc w:val="both"/>
              <w:rPr>
                <w:rFonts w:ascii="Times New Roman" w:hAnsi="Times New Roman" w:cs="Times New Roman"/>
                <w:b/>
                <w:bCs/>
                <w:sz w:val="24"/>
                <w:szCs w:val="24"/>
              </w:rPr>
            </w:pPr>
          </w:p>
          <w:p w14:paraId="4AE378F1" w14:textId="2D41C016" w:rsidR="00046967" w:rsidRPr="004F7D36" w:rsidRDefault="00046967" w:rsidP="008D683B">
            <w:pPr>
              <w:pStyle w:val="ListParagraph"/>
              <w:spacing w:after="200"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7. Indemnity and Vendor Waiver of Benefits</w:t>
            </w:r>
          </w:p>
          <w:p w14:paraId="13A395B0" w14:textId="77777777" w:rsidR="00046967" w:rsidRPr="004F7D36" w:rsidRDefault="00046967" w:rsidP="008D683B">
            <w:pPr>
              <w:jc w:val="both"/>
              <w:rPr>
                <w:bCs/>
              </w:rPr>
            </w:pPr>
            <w:r w:rsidRPr="004F7D36">
              <w:rPr>
                <w:bCs/>
              </w:rPr>
              <w:t xml:space="preserve">The Vendor waives any additional benefits and agrees to indemnify and save harmless PARTNERS, its client or donor and their officers, directors, agents, and employees from and against any and all claims and liability, loss, expenses, suits, damages, judgments, </w:t>
            </w:r>
            <w:r w:rsidRPr="004F7D36">
              <w:rPr>
                <w:bCs/>
              </w:rPr>
              <w:lastRenderedPageBreak/>
              <w:t>demands, and costs (including reasonable legal and professional fees and expenses) arising out of the acts or omissions of Vendor, its employees, officers, directors, agents or its subcontractors; and/or injury or death to persons, including officers, directors, employees, agents and subcontractors of Vendor, or loss of or damage to property, or fines and penalties which may result, in whole or in part, by reason of the buying, selling, distribution, or use of any of the services purchased or provided under this purchase order except to the extent that such damage is due to the negligence of PARTNERS its employees, officers, directors or contractors.</w:t>
            </w:r>
          </w:p>
          <w:p w14:paraId="05B23624" w14:textId="77777777" w:rsidR="00046967" w:rsidRDefault="00046967" w:rsidP="008D683B">
            <w:pPr>
              <w:pStyle w:val="ListParagraph"/>
              <w:spacing w:line="240" w:lineRule="auto"/>
              <w:jc w:val="both"/>
              <w:rPr>
                <w:rFonts w:ascii="Times New Roman" w:hAnsi="Times New Roman" w:cs="Times New Roman"/>
                <w:bCs/>
                <w:sz w:val="24"/>
                <w:szCs w:val="24"/>
              </w:rPr>
            </w:pPr>
          </w:p>
          <w:p w14:paraId="75DD8A08" w14:textId="77777777" w:rsidR="0055689B" w:rsidRPr="004F7D36" w:rsidRDefault="0055689B" w:rsidP="008D683B">
            <w:pPr>
              <w:pStyle w:val="ListParagraph"/>
              <w:spacing w:line="240" w:lineRule="auto"/>
              <w:jc w:val="both"/>
              <w:rPr>
                <w:rFonts w:ascii="Times New Roman" w:hAnsi="Times New Roman" w:cs="Times New Roman"/>
                <w:bCs/>
                <w:sz w:val="24"/>
                <w:szCs w:val="24"/>
              </w:rPr>
            </w:pPr>
          </w:p>
          <w:p w14:paraId="20D3B535" w14:textId="77777777" w:rsidR="00046967" w:rsidRPr="004F7D36" w:rsidRDefault="00046967" w:rsidP="008D683B">
            <w:pPr>
              <w:pStyle w:val="ListParagraph"/>
              <w:spacing w:after="200"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8. Changes</w:t>
            </w:r>
          </w:p>
          <w:p w14:paraId="74DB7995" w14:textId="52EF732D" w:rsidR="00046967" w:rsidRPr="00155468" w:rsidRDefault="00046967" w:rsidP="008D683B">
            <w:pPr>
              <w:keepNext w:val="0"/>
              <w:widowControl/>
              <w:numPr>
                <w:ilvl w:val="0"/>
                <w:numId w:val="9"/>
              </w:numPr>
              <w:jc w:val="both"/>
              <w:outlineLvl w:val="9"/>
              <w:rPr>
                <w:b/>
                <w:bCs/>
              </w:rPr>
            </w:pPr>
            <w:r w:rsidRPr="004F7D36">
              <w:rPr>
                <w:bCs/>
              </w:rPr>
              <w:t xml:space="preserve">By written order, PARTNERS may from </w:t>
            </w:r>
            <w:r w:rsidR="008C5A57" w:rsidRPr="004F7D36">
              <w:rPr>
                <w:bCs/>
              </w:rPr>
              <w:t>time-to-time</w:t>
            </w:r>
            <w:r w:rsidRPr="004F7D36">
              <w:rPr>
                <w:bCs/>
              </w:rPr>
              <w:t xml:space="preserve"> direct changes for technical requirements, place of delivery, inspection or acceptance, reasonable adjustments in quantities, delivery schedules or both; </w:t>
            </w:r>
            <w:r w:rsidR="00C56BF2" w:rsidRPr="004F7D36">
              <w:rPr>
                <w:bCs/>
              </w:rPr>
              <w:t>and</w:t>
            </w:r>
            <w:r w:rsidRPr="004F7D36">
              <w:rPr>
                <w:bCs/>
              </w:rPr>
              <w:t xml:space="preserve"> terms and conditions of this contract required to meet PARTNERS’s obligations. </w:t>
            </w:r>
          </w:p>
          <w:p w14:paraId="7D65F51A" w14:textId="77777777" w:rsidR="00155468" w:rsidRPr="004F7D36" w:rsidRDefault="00155468" w:rsidP="008D683B">
            <w:pPr>
              <w:keepNext w:val="0"/>
              <w:widowControl/>
              <w:ind w:left="360"/>
              <w:jc w:val="both"/>
              <w:outlineLvl w:val="9"/>
              <w:rPr>
                <w:b/>
                <w:bCs/>
              </w:rPr>
            </w:pPr>
          </w:p>
          <w:p w14:paraId="22D44656" w14:textId="7956F02F" w:rsidR="00046967" w:rsidRPr="004F7D36" w:rsidRDefault="00046967" w:rsidP="008D683B">
            <w:pPr>
              <w:keepNext w:val="0"/>
              <w:widowControl/>
              <w:numPr>
                <w:ilvl w:val="0"/>
                <w:numId w:val="9"/>
              </w:numPr>
              <w:jc w:val="both"/>
              <w:outlineLvl w:val="9"/>
              <w:rPr>
                <w:b/>
                <w:bCs/>
              </w:rPr>
            </w:pPr>
            <w:r w:rsidRPr="004F7D36">
              <w:rPr>
                <w:bCs/>
              </w:rPr>
              <w:t>If any such change(s) causes an increase or a decrease in the cost, or the time required for the performance of any purchase order under this Purchase Order, an equitable adjustment shall be made in the purchase order price or delivery schedule, or both, and the purchase order shall be modified in writing accordingly.</w:t>
            </w:r>
            <w:r w:rsidR="00730436">
              <w:rPr>
                <w:bCs/>
              </w:rPr>
              <w:t xml:space="preserve"> </w:t>
            </w:r>
            <w:r w:rsidRPr="004F7D36">
              <w:rPr>
                <w:bCs/>
              </w:rPr>
              <w:t>Any claim by the Vendor for adjustment under a purchase order must be asserted within 30 (thirty) days from the date of receipt by the Vendor of the modification or change</w:t>
            </w:r>
            <w:r w:rsidRPr="004F7D36">
              <w:rPr>
                <w:b/>
                <w:bCs/>
              </w:rPr>
              <w:t>.</w:t>
            </w:r>
          </w:p>
          <w:p w14:paraId="449B18CC" w14:textId="77777777" w:rsidR="00046967" w:rsidRPr="004F7D36" w:rsidRDefault="00046967" w:rsidP="008D683B">
            <w:pPr>
              <w:jc w:val="both"/>
              <w:rPr>
                <w:b/>
                <w:bCs/>
              </w:rPr>
            </w:pPr>
          </w:p>
          <w:p w14:paraId="0D1335DC"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9. Confidentiality and Intellectual Property Rights</w:t>
            </w:r>
          </w:p>
          <w:p w14:paraId="3505F40B" w14:textId="77777777" w:rsidR="00046967" w:rsidRDefault="00046967" w:rsidP="008D683B">
            <w:pPr>
              <w:jc w:val="both"/>
              <w:rPr>
                <w:b/>
                <w:bCs/>
              </w:rPr>
            </w:pPr>
          </w:p>
          <w:p w14:paraId="16719508" w14:textId="77777777" w:rsidR="0055689B" w:rsidRPr="004F7D36" w:rsidRDefault="0055689B" w:rsidP="008D683B">
            <w:pPr>
              <w:jc w:val="both"/>
              <w:rPr>
                <w:b/>
                <w:bCs/>
              </w:rPr>
            </w:pPr>
          </w:p>
          <w:p w14:paraId="40700989" w14:textId="74F39617" w:rsidR="00046967" w:rsidRDefault="00046967" w:rsidP="008D683B">
            <w:pPr>
              <w:keepNext w:val="0"/>
              <w:widowControl/>
              <w:numPr>
                <w:ilvl w:val="0"/>
                <w:numId w:val="10"/>
              </w:numPr>
              <w:autoSpaceDE w:val="0"/>
              <w:autoSpaceDN w:val="0"/>
              <w:adjustRightInd w:val="0"/>
              <w:jc w:val="both"/>
              <w:outlineLvl w:val="9"/>
              <w:rPr>
                <w:rFonts w:eastAsia="Calibri"/>
              </w:rPr>
            </w:pPr>
            <w:r w:rsidRPr="004F7D36">
              <w:rPr>
                <w:rFonts w:eastAsia="Calibri"/>
              </w:rPr>
              <w:t xml:space="preserve">It is understood that, in connection with providing services hereunder, Vendor may learn or be exposed to information, records, data, materials, and other property and property rights, tangible or intangible, owned by, </w:t>
            </w:r>
            <w:r w:rsidR="00C56BF2" w:rsidRPr="004F7D36">
              <w:rPr>
                <w:rFonts w:eastAsia="Calibri"/>
              </w:rPr>
              <w:t>licensed,</w:t>
            </w:r>
            <w:r w:rsidRPr="004F7D36">
              <w:rPr>
                <w:rFonts w:eastAsia="Calibri"/>
              </w:rPr>
              <w:t xml:space="preserve"> or made available </w:t>
            </w:r>
            <w:r w:rsidRPr="004F7D36">
              <w:rPr>
                <w:rFonts w:eastAsia="Calibri"/>
              </w:rPr>
              <w:lastRenderedPageBreak/>
              <w:t xml:space="preserve">to PARTNERS and/or its client or donor(s), including data subject ("Confidential Information"), all of which shall be treated as confidential and proprietary information of PARTNERS, its licensors and/or its client or donor(s). </w:t>
            </w:r>
          </w:p>
          <w:p w14:paraId="3311E0FC" w14:textId="77777777" w:rsidR="000C4CD3" w:rsidRDefault="000C4CD3" w:rsidP="008D683B">
            <w:pPr>
              <w:keepNext w:val="0"/>
              <w:widowControl/>
              <w:autoSpaceDE w:val="0"/>
              <w:autoSpaceDN w:val="0"/>
              <w:adjustRightInd w:val="0"/>
              <w:ind w:left="360"/>
              <w:jc w:val="both"/>
              <w:outlineLvl w:val="9"/>
              <w:rPr>
                <w:rFonts w:eastAsia="Calibri"/>
              </w:rPr>
            </w:pPr>
          </w:p>
          <w:p w14:paraId="22B0D6E0" w14:textId="77777777" w:rsidR="0055689B" w:rsidRPr="004F7D36" w:rsidRDefault="0055689B" w:rsidP="008D683B">
            <w:pPr>
              <w:keepNext w:val="0"/>
              <w:widowControl/>
              <w:autoSpaceDE w:val="0"/>
              <w:autoSpaceDN w:val="0"/>
              <w:adjustRightInd w:val="0"/>
              <w:ind w:left="360"/>
              <w:jc w:val="both"/>
              <w:outlineLvl w:val="9"/>
              <w:rPr>
                <w:rFonts w:eastAsia="Calibri"/>
              </w:rPr>
            </w:pPr>
          </w:p>
          <w:p w14:paraId="252AA7CF" w14:textId="61E3481D" w:rsidR="00046967" w:rsidRPr="004F7D36" w:rsidRDefault="00046967" w:rsidP="008D683B">
            <w:pPr>
              <w:keepNext w:val="0"/>
              <w:widowControl/>
              <w:numPr>
                <w:ilvl w:val="0"/>
                <w:numId w:val="10"/>
              </w:numPr>
              <w:autoSpaceDE w:val="0"/>
              <w:autoSpaceDN w:val="0"/>
              <w:adjustRightInd w:val="0"/>
              <w:jc w:val="both"/>
              <w:outlineLvl w:val="9"/>
              <w:rPr>
                <w:rFonts w:eastAsia="Calibri"/>
              </w:rPr>
            </w:pPr>
            <w:r w:rsidRPr="004F7D36">
              <w:rPr>
                <w:rFonts w:eastAsia="Calibri"/>
              </w:rPr>
              <w:t xml:space="preserve">All such Confidential Information, whether written, visual, electronic, or oral, that may be disclosed, made available </w:t>
            </w:r>
            <w:r w:rsidR="00C56BF2" w:rsidRPr="004F7D36">
              <w:rPr>
                <w:rFonts w:eastAsia="Calibri"/>
              </w:rPr>
              <w:t>to,</w:t>
            </w:r>
            <w:r w:rsidRPr="004F7D36">
              <w:rPr>
                <w:rFonts w:eastAsia="Calibri"/>
              </w:rPr>
              <w:t xml:space="preserve"> or otherwise learned by Vendor in connection with services provided under this Agreement shall:</w:t>
            </w:r>
          </w:p>
          <w:p w14:paraId="70747E46" w14:textId="77777777" w:rsidR="00046967" w:rsidRPr="004F7D36" w:rsidRDefault="00046967" w:rsidP="008D683B">
            <w:pPr>
              <w:autoSpaceDE w:val="0"/>
              <w:autoSpaceDN w:val="0"/>
              <w:adjustRightInd w:val="0"/>
              <w:jc w:val="both"/>
              <w:rPr>
                <w:rFonts w:eastAsia="Calibri"/>
              </w:rPr>
            </w:pPr>
          </w:p>
          <w:p w14:paraId="401D279C" w14:textId="77777777" w:rsidR="00046967" w:rsidRPr="004F7D36" w:rsidRDefault="00046967" w:rsidP="008D683B">
            <w:pPr>
              <w:pStyle w:val="ListParagraph"/>
              <w:keepNext w:val="0"/>
              <w:numPr>
                <w:ilvl w:val="0"/>
                <w:numId w:val="11"/>
              </w:numPr>
              <w:autoSpaceDE w:val="0"/>
              <w:autoSpaceDN w:val="0"/>
              <w:adjustRightInd w:val="0"/>
              <w:spacing w:line="240" w:lineRule="auto"/>
              <w:jc w:val="both"/>
              <w:outlineLvl w:val="9"/>
              <w:rPr>
                <w:rFonts w:ascii="Times New Roman" w:eastAsia="Times New Roman" w:hAnsi="Times New Roman" w:cs="Times New Roman"/>
                <w:bCs/>
                <w:sz w:val="24"/>
                <w:szCs w:val="24"/>
              </w:rPr>
            </w:pPr>
            <w:r w:rsidRPr="004F7D36">
              <w:rPr>
                <w:rFonts w:ascii="Times New Roman" w:hAnsi="Times New Roman" w:cs="Times New Roman"/>
                <w:bCs/>
                <w:sz w:val="24"/>
                <w:szCs w:val="24"/>
              </w:rPr>
              <w:t>remain the sole property of PARTNERS, its licensors, and/or its client or donor(s), as applicable, and</w:t>
            </w:r>
          </w:p>
          <w:p w14:paraId="39855FF8" w14:textId="6DDE96D9" w:rsidR="00046967" w:rsidRPr="004F7D36" w:rsidRDefault="00046967" w:rsidP="008D683B">
            <w:pPr>
              <w:pStyle w:val="ListParagraph"/>
              <w:keepNext w:val="0"/>
              <w:numPr>
                <w:ilvl w:val="0"/>
                <w:numId w:val="11"/>
              </w:numPr>
              <w:autoSpaceDE w:val="0"/>
              <w:autoSpaceDN w:val="0"/>
              <w:adjustRightInd w:val="0"/>
              <w:spacing w:line="240" w:lineRule="auto"/>
              <w:jc w:val="both"/>
              <w:outlineLvl w:val="9"/>
              <w:rPr>
                <w:rFonts w:ascii="Times New Roman" w:eastAsia="Calibri" w:hAnsi="Times New Roman" w:cs="Times New Roman"/>
                <w:sz w:val="24"/>
                <w:szCs w:val="24"/>
              </w:rPr>
            </w:pPr>
            <w:r w:rsidRPr="004F7D36">
              <w:rPr>
                <w:rFonts w:ascii="Times New Roman" w:eastAsia="Calibri" w:hAnsi="Times New Roman" w:cs="Times New Roman"/>
                <w:sz w:val="24"/>
                <w:szCs w:val="24"/>
              </w:rPr>
              <w:t>be kept in strict confidence by Vendor, be used by Vendor solely for the benefit of PARTNERS</w:t>
            </w:r>
            <w:r w:rsidR="00730436">
              <w:rPr>
                <w:rFonts w:ascii="Times New Roman" w:eastAsia="Calibri" w:hAnsi="Times New Roman" w:cs="Times New Roman"/>
                <w:sz w:val="24"/>
                <w:szCs w:val="24"/>
              </w:rPr>
              <w:t xml:space="preserve"> </w:t>
            </w:r>
            <w:r w:rsidRPr="004F7D36">
              <w:rPr>
                <w:rFonts w:ascii="Times New Roman" w:eastAsia="Calibri" w:hAnsi="Times New Roman" w:cs="Times New Roman"/>
                <w:sz w:val="24"/>
                <w:szCs w:val="24"/>
              </w:rPr>
              <w:t>and not be disclosed or used to or for the benefit of any third party; and shall not apply to Confidential Information that Vendor can demonstrate (a) was in the public domain before, or which enters the public domain following the effective date of this Agreement without fault of Vendor, or (b) was known to or possessed by Vendor without restriction prior to the signature of this agreement.</w:t>
            </w:r>
          </w:p>
          <w:p w14:paraId="4CBF6DD5" w14:textId="77777777" w:rsidR="00046967" w:rsidRDefault="00046967" w:rsidP="008D683B">
            <w:pPr>
              <w:pStyle w:val="ListParagraph"/>
              <w:keepNext w:val="0"/>
              <w:autoSpaceDE w:val="0"/>
              <w:autoSpaceDN w:val="0"/>
              <w:adjustRightInd w:val="0"/>
              <w:spacing w:line="240" w:lineRule="auto"/>
              <w:jc w:val="both"/>
              <w:outlineLvl w:val="9"/>
              <w:rPr>
                <w:rFonts w:ascii="Times New Roman" w:eastAsia="Calibri" w:hAnsi="Times New Roman" w:cs="Times New Roman"/>
                <w:sz w:val="24"/>
                <w:szCs w:val="24"/>
              </w:rPr>
            </w:pPr>
          </w:p>
          <w:p w14:paraId="4E23B5D2" w14:textId="77777777" w:rsidR="0055689B" w:rsidRPr="004F7D36" w:rsidRDefault="0055689B" w:rsidP="008D683B">
            <w:pPr>
              <w:pStyle w:val="ListParagraph"/>
              <w:keepNext w:val="0"/>
              <w:autoSpaceDE w:val="0"/>
              <w:autoSpaceDN w:val="0"/>
              <w:adjustRightInd w:val="0"/>
              <w:spacing w:line="240" w:lineRule="auto"/>
              <w:jc w:val="both"/>
              <w:outlineLvl w:val="9"/>
              <w:rPr>
                <w:rFonts w:ascii="Times New Roman" w:eastAsia="Calibri" w:hAnsi="Times New Roman" w:cs="Times New Roman"/>
                <w:sz w:val="24"/>
                <w:szCs w:val="24"/>
              </w:rPr>
            </w:pPr>
          </w:p>
          <w:p w14:paraId="66E55BD1" w14:textId="77777777" w:rsidR="00046967" w:rsidRPr="004F7D36" w:rsidRDefault="00046967" w:rsidP="008D683B">
            <w:pPr>
              <w:keepNext w:val="0"/>
              <w:widowControl/>
              <w:numPr>
                <w:ilvl w:val="0"/>
                <w:numId w:val="10"/>
              </w:numPr>
              <w:jc w:val="both"/>
              <w:outlineLvl w:val="9"/>
              <w:rPr>
                <w:bCs/>
              </w:rPr>
            </w:pPr>
            <w:r w:rsidRPr="004F7D36">
              <w:rPr>
                <w:bCs/>
              </w:rPr>
              <w:t xml:space="preserve">All Confidential Information, including derivative and residual forms including, without limitation, copies, </w:t>
            </w:r>
            <w:proofErr w:type="gramStart"/>
            <w:r w:rsidRPr="004F7D36">
              <w:rPr>
                <w:bCs/>
              </w:rPr>
              <w:t>extracts</w:t>
            </w:r>
            <w:proofErr w:type="gramEnd"/>
            <w:r w:rsidRPr="004F7D36">
              <w:rPr>
                <w:bCs/>
              </w:rPr>
              <w:t xml:space="preserve"> and notes of such Confidential Information made by Vendor shall remain the property of PARTNERS, its licensors, and/or its client or donor(s). Upon termination of this Agreement, Vendor shall, if requested by PARTNERS, promptly return all Confidential Information (and all copies, </w:t>
            </w:r>
            <w:proofErr w:type="gramStart"/>
            <w:r w:rsidRPr="004F7D36">
              <w:rPr>
                <w:bCs/>
              </w:rPr>
              <w:t>notes</w:t>
            </w:r>
            <w:proofErr w:type="gramEnd"/>
            <w:r w:rsidRPr="004F7D36">
              <w:rPr>
                <w:bCs/>
              </w:rPr>
              <w:t xml:space="preserve"> and extracts thereof) which may be in Vendor's control or possession as a result of services hereunder.</w:t>
            </w:r>
          </w:p>
          <w:p w14:paraId="1175A258" w14:textId="77777777" w:rsidR="00046967" w:rsidRPr="004F7D36" w:rsidRDefault="00046967" w:rsidP="008D683B">
            <w:pPr>
              <w:pStyle w:val="ListParagraph"/>
              <w:spacing w:line="240" w:lineRule="auto"/>
              <w:ind w:left="0"/>
              <w:jc w:val="both"/>
              <w:rPr>
                <w:rFonts w:ascii="Times New Roman" w:hAnsi="Times New Roman" w:cs="Times New Roman"/>
                <w:sz w:val="24"/>
                <w:szCs w:val="24"/>
              </w:rPr>
            </w:pPr>
            <w:r w:rsidRPr="004F7D36">
              <w:rPr>
                <w:rFonts w:ascii="Times New Roman" w:hAnsi="Times New Roman" w:cs="Times New Roman"/>
                <w:b/>
                <w:bCs/>
                <w:sz w:val="24"/>
                <w:szCs w:val="24"/>
              </w:rPr>
              <w:lastRenderedPageBreak/>
              <w:t xml:space="preserve">Article 10. Termination </w:t>
            </w:r>
            <w:r w:rsidRPr="004F7D36">
              <w:rPr>
                <w:rFonts w:ascii="Times New Roman" w:hAnsi="Times New Roman" w:cs="Times New Roman"/>
                <w:color w:val="FF0000"/>
                <w:sz w:val="24"/>
                <w:szCs w:val="24"/>
              </w:rPr>
              <w:t>(</w:t>
            </w:r>
            <w:r w:rsidRPr="004F7D36">
              <w:rPr>
                <w:rFonts w:ascii="Times New Roman" w:hAnsi="Times New Roman" w:cs="Times New Roman"/>
                <w:color w:val="FF0000"/>
                <w:sz w:val="24"/>
                <w:szCs w:val="24"/>
                <w:highlight w:val="yellow"/>
              </w:rPr>
              <w:t>Only include b. in USG funded purchases over $10,000)</w:t>
            </w:r>
            <w:r w:rsidRPr="004F7D36">
              <w:rPr>
                <w:rFonts w:ascii="Times New Roman" w:hAnsi="Times New Roman" w:cs="Times New Roman"/>
                <w:color w:val="FF0000"/>
                <w:sz w:val="24"/>
                <w:szCs w:val="24"/>
              </w:rPr>
              <w:t xml:space="preserve"> </w:t>
            </w:r>
          </w:p>
          <w:p w14:paraId="68E1CC34" w14:textId="77777777" w:rsidR="00046967" w:rsidRPr="004F7D36" w:rsidRDefault="00046967" w:rsidP="008D683B">
            <w:pPr>
              <w:jc w:val="both"/>
              <w:rPr>
                <w:bCs/>
              </w:rPr>
            </w:pPr>
          </w:p>
          <w:p w14:paraId="3963D69C" w14:textId="77777777" w:rsidR="00046967" w:rsidRDefault="00046967" w:rsidP="008D683B">
            <w:pPr>
              <w:keepNext w:val="0"/>
              <w:widowControl/>
              <w:numPr>
                <w:ilvl w:val="0"/>
                <w:numId w:val="12"/>
              </w:numPr>
              <w:jc w:val="both"/>
              <w:outlineLvl w:val="9"/>
              <w:rPr>
                <w:bCs/>
              </w:rPr>
            </w:pPr>
            <w:r w:rsidRPr="004F7D36">
              <w:rPr>
                <w:bCs/>
              </w:rPr>
              <w:t>Termination by Default. PARTNERS may, by written notice of default sent to the Vendor to the Vendor party identified on the first page of this agreement, terminate in whole or part of any Services orders under this Purchase Order if the Vendor fails to make delivery of the Services within the time specified in the order, if the Vendor fails to perform any of the other provisions of this order, and/or so fails to make progress as to endanger performance of the purchase order in accordance with its terms and, in either of these two circumstances, does not cure such failure within a period of ten days (or longer period as PARTNERS may authorize in writing) after receipt from PARTNERS specifying such failure.</w:t>
            </w:r>
          </w:p>
          <w:p w14:paraId="4B9E3DFE" w14:textId="77777777" w:rsidR="002A06B9" w:rsidRDefault="002A06B9" w:rsidP="008D683B">
            <w:pPr>
              <w:keepNext w:val="0"/>
              <w:widowControl/>
              <w:ind w:left="360"/>
              <w:jc w:val="both"/>
              <w:outlineLvl w:val="9"/>
              <w:rPr>
                <w:bCs/>
              </w:rPr>
            </w:pPr>
          </w:p>
          <w:p w14:paraId="5C3A14D3" w14:textId="77777777" w:rsidR="0055689B" w:rsidRDefault="0055689B" w:rsidP="008D683B">
            <w:pPr>
              <w:keepNext w:val="0"/>
              <w:widowControl/>
              <w:ind w:left="360"/>
              <w:jc w:val="both"/>
              <w:outlineLvl w:val="9"/>
              <w:rPr>
                <w:bCs/>
              </w:rPr>
            </w:pPr>
          </w:p>
          <w:p w14:paraId="4BF62E1D" w14:textId="77777777" w:rsidR="0055689B" w:rsidRDefault="0055689B" w:rsidP="008D683B">
            <w:pPr>
              <w:keepNext w:val="0"/>
              <w:widowControl/>
              <w:ind w:left="360"/>
              <w:jc w:val="both"/>
              <w:outlineLvl w:val="9"/>
              <w:rPr>
                <w:bCs/>
              </w:rPr>
            </w:pPr>
          </w:p>
          <w:p w14:paraId="3770553C" w14:textId="77777777" w:rsidR="0055689B" w:rsidRDefault="0055689B" w:rsidP="008D683B">
            <w:pPr>
              <w:keepNext w:val="0"/>
              <w:widowControl/>
              <w:ind w:left="360"/>
              <w:jc w:val="both"/>
              <w:outlineLvl w:val="9"/>
              <w:rPr>
                <w:bCs/>
              </w:rPr>
            </w:pPr>
          </w:p>
          <w:p w14:paraId="6A5F6131" w14:textId="77777777" w:rsidR="002A06B9" w:rsidRPr="004F7D36" w:rsidRDefault="002A06B9" w:rsidP="008D683B">
            <w:pPr>
              <w:keepNext w:val="0"/>
              <w:widowControl/>
              <w:jc w:val="both"/>
              <w:outlineLvl w:val="9"/>
              <w:rPr>
                <w:bCs/>
              </w:rPr>
            </w:pPr>
          </w:p>
          <w:p w14:paraId="462CF1D8" w14:textId="5EFEC5DD" w:rsidR="00046967" w:rsidRPr="00411CEE" w:rsidRDefault="00046967" w:rsidP="008D683B">
            <w:pPr>
              <w:keepNext w:val="0"/>
              <w:widowControl/>
              <w:numPr>
                <w:ilvl w:val="0"/>
                <w:numId w:val="12"/>
              </w:numPr>
              <w:jc w:val="both"/>
              <w:outlineLvl w:val="9"/>
            </w:pPr>
            <w:r w:rsidRPr="00411CEE">
              <w:t>Termination by Convenience. The delivery of Services under this purchase order may be terminated by PARTNERS in whole, or in part</w:t>
            </w:r>
            <w:proofErr w:type="gramStart"/>
            <w:r w:rsidRPr="00411CEE">
              <w:t>, ,</w:t>
            </w:r>
            <w:proofErr w:type="gramEnd"/>
            <w:r w:rsidRPr="00411CEE">
              <w:t xml:space="preserve"> if the U.S. Government terminates the performance of the prime award under which this purchase order is authorized, (b) funding of the prime award is terminated by the Government.</w:t>
            </w:r>
            <w:r w:rsidR="00730436" w:rsidRPr="00411CEE">
              <w:t xml:space="preserve"> </w:t>
            </w:r>
            <w:r w:rsidRPr="00411CEE">
              <w:t xml:space="preserve">If this purchase order is terminated for convenience, PARTNERS shall be liable only for the actual, reasonable, </w:t>
            </w:r>
            <w:r w:rsidR="00233F70" w:rsidRPr="00411CEE">
              <w:t>substantiated,</w:t>
            </w:r>
            <w:r w:rsidRPr="00411CEE">
              <w:t xml:space="preserve"> and allowable costs with the total amount to be paid by PARTNERS being determined by negotiation.</w:t>
            </w:r>
            <w:r w:rsidR="00730436" w:rsidRPr="00411CEE">
              <w:t xml:space="preserve"> </w:t>
            </w:r>
            <w:r w:rsidRPr="00411CEE">
              <w:t>In the event of termination by convenience, Partners shall submit a written notice to provider.</w:t>
            </w:r>
          </w:p>
          <w:p w14:paraId="4546B6C6" w14:textId="77777777" w:rsidR="00046967" w:rsidRPr="004F7D36" w:rsidRDefault="00046967" w:rsidP="008D683B">
            <w:pPr>
              <w:jc w:val="both"/>
              <w:rPr>
                <w:b/>
                <w:bCs/>
              </w:rPr>
            </w:pPr>
          </w:p>
          <w:p w14:paraId="44DE9276"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11. Disputes</w:t>
            </w:r>
          </w:p>
          <w:p w14:paraId="29A58C1D" w14:textId="77777777" w:rsidR="00046967" w:rsidRPr="004F7D36" w:rsidRDefault="00046967" w:rsidP="008D683B">
            <w:pPr>
              <w:jc w:val="both"/>
              <w:rPr>
                <w:bCs/>
              </w:rPr>
            </w:pPr>
          </w:p>
          <w:p w14:paraId="4EFD06CE" w14:textId="0A85E41F" w:rsidR="00046967" w:rsidRPr="004F7D36" w:rsidRDefault="00046967" w:rsidP="008D683B">
            <w:pPr>
              <w:jc w:val="both"/>
              <w:rPr>
                <w:bCs/>
              </w:rPr>
            </w:pPr>
            <w:r w:rsidRPr="004F7D36">
              <w:rPr>
                <w:bCs/>
              </w:rPr>
              <w:t xml:space="preserve">In the event of any dispute, controversy, or claim arising out of or in connection with this Agreement, or the breach, </w:t>
            </w:r>
            <w:proofErr w:type="gramStart"/>
            <w:r w:rsidRPr="004F7D36">
              <w:rPr>
                <w:bCs/>
              </w:rPr>
              <w:t>termination ,</w:t>
            </w:r>
            <w:proofErr w:type="gramEnd"/>
            <w:r w:rsidRPr="004F7D36">
              <w:rPr>
                <w:bCs/>
              </w:rPr>
              <w:t xml:space="preserve"> or invalidity thereof, such dispute shall be finally settled by arbitration in accordance with the Rules of Arbitration of the International Chamber of Commerce by an</w:t>
            </w:r>
            <w:r w:rsidR="00730436">
              <w:rPr>
                <w:bCs/>
              </w:rPr>
              <w:t xml:space="preserve"> </w:t>
            </w:r>
            <w:r w:rsidRPr="004F7D36">
              <w:rPr>
                <w:bCs/>
              </w:rPr>
              <w:t xml:space="preserve">arbitrator </w:t>
            </w:r>
            <w:r w:rsidRPr="004F7D36">
              <w:rPr>
                <w:bCs/>
              </w:rPr>
              <w:lastRenderedPageBreak/>
              <w:t>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5BFAF79B" w14:textId="77777777" w:rsidR="00046967" w:rsidRPr="004F7D36" w:rsidRDefault="00046967" w:rsidP="008D683B">
            <w:pPr>
              <w:jc w:val="both"/>
              <w:rPr>
                <w:bCs/>
              </w:rPr>
            </w:pPr>
          </w:p>
          <w:p w14:paraId="45F9EF4B"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12. Anti-Kickback</w:t>
            </w:r>
          </w:p>
          <w:p w14:paraId="205DDEFF" w14:textId="77777777" w:rsidR="00046967" w:rsidRPr="004F7D36" w:rsidRDefault="00046967" w:rsidP="008D683B">
            <w:pPr>
              <w:jc w:val="both"/>
              <w:rPr>
                <w:b/>
                <w:bCs/>
              </w:rPr>
            </w:pPr>
          </w:p>
          <w:p w14:paraId="4C40B2CE" w14:textId="3F331B37" w:rsidR="00046967" w:rsidRDefault="00046967" w:rsidP="008D683B">
            <w:pPr>
              <w:jc w:val="both"/>
              <w:rPr>
                <w:bCs/>
              </w:rPr>
            </w:pPr>
            <w:r w:rsidRPr="004F7D36">
              <w:rPr>
                <w:bCs/>
              </w:rPr>
              <w:t>No offer, payment, consideration, or benefit of any kind which constitutes an illegal or corrupt practice shall be made, either directly or indirectly, as an inducement or reward for the award of this Purchase Order or subsequent Purchase Orders.</w:t>
            </w:r>
            <w:r w:rsidR="00730436">
              <w:rPr>
                <w:bCs/>
              </w:rPr>
              <w:t xml:space="preserve"> </w:t>
            </w:r>
            <w:r w:rsidRPr="004F7D36">
              <w:rPr>
                <w:bCs/>
              </w:rPr>
              <w:t>Any such practice will be grounds for canceling the award of this Purchase Order and for such other actions, civil and or/criminal, as may be applicable.</w:t>
            </w:r>
          </w:p>
          <w:p w14:paraId="48EA51D1" w14:textId="77777777" w:rsidR="00624057" w:rsidRDefault="00624057" w:rsidP="008D683B">
            <w:pPr>
              <w:jc w:val="both"/>
              <w:rPr>
                <w:bCs/>
              </w:rPr>
            </w:pPr>
          </w:p>
          <w:p w14:paraId="347C4A86" w14:textId="77777777" w:rsidR="001058B1" w:rsidRDefault="001058B1" w:rsidP="008D683B">
            <w:pPr>
              <w:jc w:val="both"/>
              <w:rPr>
                <w:bCs/>
              </w:rPr>
            </w:pPr>
          </w:p>
          <w:p w14:paraId="076412D6" w14:textId="77777777" w:rsidR="001058B1" w:rsidRPr="004F7D36" w:rsidRDefault="001058B1" w:rsidP="008D683B">
            <w:pPr>
              <w:jc w:val="both"/>
              <w:rPr>
                <w:bCs/>
              </w:rPr>
            </w:pPr>
          </w:p>
          <w:p w14:paraId="66E7A005"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13. Terrorist Financing Prohibition</w:t>
            </w:r>
          </w:p>
          <w:p w14:paraId="5C858C17" w14:textId="77777777" w:rsidR="00624057" w:rsidRPr="004F7D36" w:rsidRDefault="00624057" w:rsidP="008D683B">
            <w:pPr>
              <w:jc w:val="both"/>
              <w:rPr>
                <w:b/>
                <w:bCs/>
              </w:rPr>
            </w:pPr>
          </w:p>
          <w:p w14:paraId="220B2539" w14:textId="6F81F6B8" w:rsidR="00046967" w:rsidRPr="004F7D36" w:rsidRDefault="00046967" w:rsidP="008D683B">
            <w:pPr>
              <w:jc w:val="both"/>
              <w:rPr>
                <w:bCs/>
              </w:rPr>
            </w:pPr>
            <w:r w:rsidRPr="004F7D36">
              <w:rPr>
                <w:bCs/>
              </w:rPr>
              <w:t>The Vendor is reminded that U.S. Executive Orders and U.S. law prohibits transactions with, and the provision of resources and support to, individuals and organizations associated with terrorism.</w:t>
            </w:r>
            <w:r w:rsidR="00730436">
              <w:rPr>
                <w:bCs/>
              </w:rPr>
              <w:t xml:space="preserve"> </w:t>
            </w:r>
            <w:r w:rsidRPr="004F7D36">
              <w:rPr>
                <w:bCs/>
              </w:rPr>
              <w:t>It is the legal responsibility of the Vendor to ensure compliance with these Executive Orders and laws.</w:t>
            </w:r>
            <w:r w:rsidR="00730436">
              <w:rPr>
                <w:bCs/>
              </w:rPr>
              <w:t xml:space="preserve"> </w:t>
            </w:r>
            <w:r w:rsidRPr="004F7D36">
              <w:rPr>
                <w:bCs/>
              </w:rPr>
              <w:t xml:space="preserve">This provision must be included in all contracts issued under any </w:t>
            </w:r>
            <w:r w:rsidR="008C5A57" w:rsidRPr="004F7D36">
              <w:rPr>
                <w:bCs/>
              </w:rPr>
              <w:t>second-tier</w:t>
            </w:r>
            <w:r w:rsidRPr="004F7D36">
              <w:rPr>
                <w:bCs/>
              </w:rPr>
              <w:t xml:space="preserve"> purchase order issued under this Purchase Order.</w:t>
            </w:r>
          </w:p>
          <w:p w14:paraId="209FAD89" w14:textId="77777777" w:rsidR="00046967" w:rsidRDefault="00046967" w:rsidP="008D683B">
            <w:pPr>
              <w:jc w:val="both"/>
              <w:rPr>
                <w:bCs/>
              </w:rPr>
            </w:pPr>
          </w:p>
          <w:p w14:paraId="28D13298"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 xml:space="preserve">Article 14. Set-Off </w:t>
            </w:r>
          </w:p>
          <w:p w14:paraId="7C8EB22E" w14:textId="77777777" w:rsidR="00046967" w:rsidRPr="004F7D36" w:rsidRDefault="00046967" w:rsidP="008D683B">
            <w:pPr>
              <w:jc w:val="both"/>
              <w:rPr>
                <w:b/>
                <w:bCs/>
              </w:rPr>
            </w:pPr>
          </w:p>
          <w:p w14:paraId="09567B10" w14:textId="0F766912" w:rsidR="00046967" w:rsidRDefault="00046967" w:rsidP="008D683B">
            <w:pPr>
              <w:jc w:val="both"/>
              <w:rPr>
                <w:bCs/>
              </w:rPr>
            </w:pPr>
            <w:r w:rsidRPr="004F7D36">
              <w:rPr>
                <w:bCs/>
              </w:rPr>
              <w:t>PARTNERS reserves the right to set-off against amounts payable to Vendor under this Purchase Order or any other agreement, contract or purchase order, the amount of any claim or refunds PARTNERS may have against Vendor</w:t>
            </w:r>
            <w:r w:rsidR="00781818">
              <w:rPr>
                <w:bCs/>
              </w:rPr>
              <w:t>.</w:t>
            </w:r>
          </w:p>
          <w:p w14:paraId="593A7222" w14:textId="77777777" w:rsidR="00781818" w:rsidRPr="004F7D36" w:rsidRDefault="00781818" w:rsidP="008D683B">
            <w:pPr>
              <w:jc w:val="both"/>
              <w:rPr>
                <w:bCs/>
              </w:rPr>
            </w:pPr>
          </w:p>
          <w:p w14:paraId="74007701" w14:textId="77777777" w:rsidR="001058B1" w:rsidRPr="004F7D36" w:rsidRDefault="001058B1" w:rsidP="008D683B">
            <w:pPr>
              <w:jc w:val="both"/>
              <w:rPr>
                <w:bCs/>
              </w:rPr>
            </w:pPr>
          </w:p>
          <w:p w14:paraId="1E05A752"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15. Assignment and Delegation</w:t>
            </w:r>
          </w:p>
          <w:p w14:paraId="59F0A438" w14:textId="77777777" w:rsidR="00046967" w:rsidRDefault="00046967" w:rsidP="008D683B">
            <w:pPr>
              <w:jc w:val="both"/>
            </w:pPr>
          </w:p>
          <w:p w14:paraId="3D6F727C" w14:textId="77777777" w:rsidR="001058B1" w:rsidRPr="004F7D36" w:rsidRDefault="001058B1" w:rsidP="008D683B">
            <w:pPr>
              <w:jc w:val="both"/>
            </w:pPr>
          </w:p>
          <w:p w14:paraId="7FD8D15B" w14:textId="77777777" w:rsidR="00046967" w:rsidRPr="004F7D36" w:rsidRDefault="00046967" w:rsidP="008D683B">
            <w:pPr>
              <w:jc w:val="both"/>
            </w:pPr>
            <w:r w:rsidRPr="004F7D36">
              <w:lastRenderedPageBreak/>
              <w:t>This Purchase Order may not be assigned or delegated, in whole or in part, by the Vendor without the written consent of PARTNERS. In case of such absent consent, any assignment is voided.</w:t>
            </w:r>
          </w:p>
          <w:p w14:paraId="3BE4882B" w14:textId="77777777" w:rsidR="00046967" w:rsidRDefault="00046967" w:rsidP="008D683B">
            <w:pPr>
              <w:jc w:val="both"/>
              <w:rPr>
                <w:b/>
                <w:bCs/>
              </w:rPr>
            </w:pPr>
          </w:p>
          <w:p w14:paraId="312DF2EC" w14:textId="77777777" w:rsidR="001058B1" w:rsidRPr="004F7D36" w:rsidRDefault="001058B1" w:rsidP="008D683B">
            <w:pPr>
              <w:jc w:val="both"/>
              <w:rPr>
                <w:b/>
                <w:bCs/>
              </w:rPr>
            </w:pPr>
          </w:p>
          <w:p w14:paraId="4948BA0E" w14:textId="77777777" w:rsidR="00046967" w:rsidRPr="004F7D36" w:rsidRDefault="00046967" w:rsidP="008D683B">
            <w:pPr>
              <w:pStyle w:val="ListParagraph"/>
              <w:spacing w:line="240" w:lineRule="auto"/>
              <w:ind w:left="0"/>
              <w:jc w:val="both"/>
              <w:rPr>
                <w:rFonts w:ascii="Times New Roman" w:hAnsi="Times New Roman" w:cs="Times New Roman"/>
                <w:sz w:val="24"/>
                <w:szCs w:val="24"/>
              </w:rPr>
            </w:pPr>
            <w:r w:rsidRPr="004F7D36">
              <w:rPr>
                <w:rFonts w:ascii="Times New Roman" w:hAnsi="Times New Roman" w:cs="Times New Roman"/>
                <w:b/>
                <w:bCs/>
                <w:sz w:val="24"/>
                <w:szCs w:val="24"/>
              </w:rPr>
              <w:t xml:space="preserve">Article 16. Compliance with Applicable Laws and Standards </w:t>
            </w:r>
            <w:r w:rsidRPr="004F7D36">
              <w:rPr>
                <w:rFonts w:ascii="Times New Roman" w:hAnsi="Times New Roman" w:cs="Times New Roman"/>
                <w:color w:val="FF0000"/>
                <w:sz w:val="24"/>
                <w:szCs w:val="24"/>
                <w:highlight w:val="yellow"/>
              </w:rPr>
              <w:t>(Change as needed)</w:t>
            </w:r>
          </w:p>
          <w:p w14:paraId="06167C2A" w14:textId="77777777" w:rsidR="00046967" w:rsidRPr="004F7D36" w:rsidRDefault="00046967" w:rsidP="008D683B">
            <w:pPr>
              <w:jc w:val="both"/>
            </w:pPr>
          </w:p>
          <w:p w14:paraId="254A7EC0" w14:textId="0A377E31" w:rsidR="00046967" w:rsidRPr="00781818" w:rsidRDefault="00046967" w:rsidP="008D683B">
            <w:pPr>
              <w:jc w:val="both"/>
              <w:rPr>
                <w:bCs/>
              </w:rPr>
            </w:pPr>
            <w:r w:rsidRPr="004F7D36">
              <w:rPr>
                <w:bCs/>
              </w:rPr>
              <w:t xml:space="preserve">The Vendor shall comply with all applicable laws, ordinances, codes, regulations, and other authoritative rules of </w:t>
            </w:r>
            <w:r w:rsidRPr="004F7D36">
              <w:rPr>
                <w:bCs/>
                <w:highlight w:val="yellow"/>
              </w:rPr>
              <w:t>Washington DC</w:t>
            </w:r>
            <w:r w:rsidRPr="004F7D36">
              <w:rPr>
                <w:bCs/>
              </w:rPr>
              <w:t xml:space="preserve"> and donor’s regulations.</w:t>
            </w:r>
            <w:r w:rsidR="00730436">
              <w:rPr>
                <w:bCs/>
              </w:rPr>
              <w:t xml:space="preserve"> </w:t>
            </w:r>
          </w:p>
          <w:p w14:paraId="4F17BD92" w14:textId="77777777" w:rsidR="0068700D" w:rsidRDefault="0068700D" w:rsidP="008D683B">
            <w:pPr>
              <w:jc w:val="both"/>
              <w:rPr>
                <w:b/>
                <w:bCs/>
              </w:rPr>
            </w:pPr>
          </w:p>
          <w:p w14:paraId="3A5A1867" w14:textId="77777777" w:rsidR="001058B1" w:rsidRPr="004F7D36" w:rsidRDefault="001058B1" w:rsidP="008D683B">
            <w:pPr>
              <w:jc w:val="both"/>
              <w:rPr>
                <w:b/>
                <w:bCs/>
              </w:rPr>
            </w:pPr>
          </w:p>
          <w:p w14:paraId="35ED5482"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17. Force Majeure</w:t>
            </w:r>
          </w:p>
          <w:p w14:paraId="6CCFC103" w14:textId="77777777" w:rsidR="00046967" w:rsidRPr="004F7D36" w:rsidRDefault="00046967" w:rsidP="008D683B">
            <w:pPr>
              <w:jc w:val="both"/>
              <w:rPr>
                <w:b/>
                <w:bCs/>
              </w:rPr>
            </w:pPr>
          </w:p>
          <w:p w14:paraId="792C7C5C" w14:textId="77777777" w:rsidR="00046967" w:rsidRPr="004F7D36" w:rsidRDefault="00046967" w:rsidP="008D683B">
            <w:pPr>
              <w:pStyle w:val="ListParagraph"/>
              <w:numPr>
                <w:ilvl w:val="0"/>
                <w:numId w:val="13"/>
              </w:numPr>
              <w:spacing w:line="240" w:lineRule="auto"/>
              <w:ind w:left="360"/>
              <w:jc w:val="both"/>
              <w:rPr>
                <w:rFonts w:ascii="Times New Roman" w:hAnsi="Times New Roman" w:cs="Times New Roman"/>
                <w:bCs/>
                <w:sz w:val="24"/>
                <w:szCs w:val="24"/>
              </w:rPr>
            </w:pPr>
            <w:r w:rsidRPr="004F7D36">
              <w:rPr>
                <w:rFonts w:ascii="Times New Roman" w:hAnsi="Times New Roman" w:cs="Times New Roman"/>
                <w:bCs/>
                <w:sz w:val="24"/>
                <w:szCs w:val="24"/>
              </w:rPr>
              <w:t>“Force Majeure” as used herein means: acts of God, natural disasters, invasion or war (whether declared or not) and other hostilities, revolution, rebellion, labor disputes, insurrection or riot, confrontation or other disorder, ionizing radiation or confrontation by regular activity from any unclear or waste, radio-active, biological, chemical or toxic explosives or other hazardous properties of any explosives, biological or chemical agents, nuclear assembly or nuclear components thereof, or other act, event or circumstance of a similar nature or force, arising from circumstances beyond the control of the Vendor or which Vendor could not reasonably be expected to have taken into account and which or the consequences of which the Vendor could not reasonably be expected to have avoided or overcome.</w:t>
            </w:r>
          </w:p>
          <w:p w14:paraId="3AABC165" w14:textId="77777777" w:rsidR="00046967" w:rsidRDefault="00046967" w:rsidP="008D683B">
            <w:pPr>
              <w:jc w:val="both"/>
              <w:rPr>
                <w:bCs/>
              </w:rPr>
            </w:pPr>
          </w:p>
          <w:p w14:paraId="633517D2" w14:textId="77777777" w:rsidR="001058B1" w:rsidRDefault="001058B1" w:rsidP="008D683B">
            <w:pPr>
              <w:jc w:val="both"/>
              <w:rPr>
                <w:bCs/>
              </w:rPr>
            </w:pPr>
          </w:p>
          <w:p w14:paraId="4FA549C7" w14:textId="77777777" w:rsidR="001058B1" w:rsidRPr="004F7D36" w:rsidRDefault="001058B1" w:rsidP="008D683B">
            <w:pPr>
              <w:jc w:val="both"/>
              <w:rPr>
                <w:bCs/>
              </w:rPr>
            </w:pPr>
          </w:p>
          <w:p w14:paraId="6A270FCA" w14:textId="20E6A168" w:rsidR="00046967" w:rsidRPr="004F7D36" w:rsidRDefault="00046967" w:rsidP="008D683B">
            <w:pPr>
              <w:pStyle w:val="ListParagraph"/>
              <w:numPr>
                <w:ilvl w:val="0"/>
                <w:numId w:val="13"/>
              </w:numPr>
              <w:spacing w:line="240" w:lineRule="auto"/>
              <w:ind w:left="360"/>
              <w:jc w:val="both"/>
              <w:rPr>
                <w:rFonts w:ascii="Times New Roman" w:hAnsi="Times New Roman" w:cs="Times New Roman"/>
                <w:bCs/>
                <w:sz w:val="24"/>
                <w:szCs w:val="24"/>
              </w:rPr>
            </w:pPr>
            <w:r w:rsidRPr="004F7D36">
              <w:rPr>
                <w:rFonts w:ascii="Times New Roman" w:hAnsi="Times New Roman" w:cs="Times New Roman"/>
                <w:bCs/>
                <w:sz w:val="24"/>
                <w:szCs w:val="24"/>
              </w:rPr>
              <w:t>The Vendor shall not be liable for any excess costs if the failure to perform the purchase order arises out of a Force Majeure cause and if the Vendor, within 20 (twenty) days from the beginning of any such Force Majeure, notifies PARTNERS of such prevention of performance and the cause thereof.</w:t>
            </w:r>
            <w:r w:rsidR="00730436">
              <w:rPr>
                <w:rFonts w:ascii="Times New Roman" w:hAnsi="Times New Roman" w:cs="Times New Roman"/>
                <w:bCs/>
                <w:sz w:val="24"/>
                <w:szCs w:val="24"/>
              </w:rPr>
              <w:t xml:space="preserve"> </w:t>
            </w:r>
            <w:r w:rsidRPr="004F7D36">
              <w:rPr>
                <w:rFonts w:ascii="Times New Roman" w:hAnsi="Times New Roman" w:cs="Times New Roman"/>
                <w:bCs/>
                <w:sz w:val="24"/>
                <w:szCs w:val="24"/>
              </w:rPr>
              <w:t xml:space="preserve">If the failure to perform is caused by the fault of a Vendor’s subcontractor and if such default arises out of causes beyond </w:t>
            </w:r>
            <w:r w:rsidRPr="004F7D36">
              <w:rPr>
                <w:rFonts w:ascii="Times New Roman" w:hAnsi="Times New Roman" w:cs="Times New Roman"/>
                <w:bCs/>
                <w:sz w:val="24"/>
                <w:szCs w:val="24"/>
              </w:rPr>
              <w:lastRenderedPageBreak/>
              <w:t>the control of both the Vendor and the Vendor’s subcontractor and without the fault or negligence of either of them (Force Majeure), and the Vendor, within 20 (twenty) days from the beginning of any such Force Majeure, notifies PARTNERS in writing of such prevention of performance and the cause thereof, the Vendor shall not be liable for any excess costs due to the failure to perform, unless the supplies or services to be furnished by the Vendor were obtainable from other sources in sufficient time to permit the Vendor to meet the required delivery schedule.</w:t>
            </w:r>
          </w:p>
          <w:p w14:paraId="43F5E4FE" w14:textId="77777777" w:rsidR="0068700D" w:rsidRDefault="0068700D" w:rsidP="008D683B">
            <w:pPr>
              <w:jc w:val="both"/>
              <w:rPr>
                <w:bCs/>
              </w:rPr>
            </w:pPr>
          </w:p>
          <w:p w14:paraId="578622D9" w14:textId="77777777" w:rsidR="001058B1" w:rsidRDefault="001058B1" w:rsidP="008D683B">
            <w:pPr>
              <w:jc w:val="both"/>
              <w:rPr>
                <w:bCs/>
              </w:rPr>
            </w:pPr>
          </w:p>
          <w:p w14:paraId="5553A0E5" w14:textId="77777777" w:rsidR="001058B1" w:rsidRDefault="001058B1" w:rsidP="008D683B">
            <w:pPr>
              <w:jc w:val="both"/>
              <w:rPr>
                <w:bCs/>
              </w:rPr>
            </w:pPr>
          </w:p>
          <w:p w14:paraId="3CE749B5" w14:textId="77777777" w:rsidR="000443CA" w:rsidRPr="004F7D36" w:rsidRDefault="000443CA" w:rsidP="008D683B">
            <w:pPr>
              <w:jc w:val="both"/>
              <w:rPr>
                <w:bCs/>
              </w:rPr>
            </w:pPr>
          </w:p>
          <w:p w14:paraId="41173ADE"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18. Independent Contractor Status</w:t>
            </w:r>
          </w:p>
          <w:p w14:paraId="333A40F9" w14:textId="77777777" w:rsidR="00046967" w:rsidRPr="004F7D36" w:rsidRDefault="00046967" w:rsidP="008D683B">
            <w:pPr>
              <w:jc w:val="both"/>
            </w:pPr>
          </w:p>
          <w:p w14:paraId="5CDB60A1" w14:textId="77777777" w:rsidR="00046967" w:rsidRPr="004F7D36" w:rsidRDefault="00046967" w:rsidP="008D683B">
            <w:pPr>
              <w:jc w:val="both"/>
            </w:pPr>
            <w:r w:rsidRPr="004F7D36">
              <w:t>Vendor is, and shall remain, an independent contractor during the performance of this Purchase Order.</w:t>
            </w:r>
          </w:p>
          <w:p w14:paraId="6716E7F6" w14:textId="77777777" w:rsidR="00046967" w:rsidRDefault="00046967" w:rsidP="008D683B">
            <w:pPr>
              <w:pStyle w:val="ListParagraph"/>
              <w:spacing w:line="240" w:lineRule="auto"/>
              <w:ind w:left="0"/>
              <w:jc w:val="both"/>
              <w:rPr>
                <w:rFonts w:ascii="Times New Roman" w:hAnsi="Times New Roman" w:cs="Times New Roman"/>
                <w:sz w:val="24"/>
                <w:szCs w:val="24"/>
              </w:rPr>
            </w:pPr>
          </w:p>
          <w:p w14:paraId="6E22A129" w14:textId="77777777" w:rsidR="000443CA" w:rsidRPr="004F7D36" w:rsidRDefault="000443CA" w:rsidP="008D683B">
            <w:pPr>
              <w:pStyle w:val="ListParagraph"/>
              <w:spacing w:line="240" w:lineRule="auto"/>
              <w:ind w:left="0"/>
              <w:jc w:val="both"/>
              <w:rPr>
                <w:rFonts w:ascii="Times New Roman" w:hAnsi="Times New Roman" w:cs="Times New Roman"/>
                <w:sz w:val="24"/>
                <w:szCs w:val="24"/>
              </w:rPr>
            </w:pPr>
          </w:p>
          <w:p w14:paraId="74CDC2A6"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19. Severability</w:t>
            </w:r>
          </w:p>
          <w:p w14:paraId="14B144EE" w14:textId="77777777" w:rsidR="00046967" w:rsidRPr="004F7D36" w:rsidRDefault="00046967" w:rsidP="008D683B">
            <w:pPr>
              <w:jc w:val="both"/>
            </w:pPr>
          </w:p>
          <w:p w14:paraId="6FAE2437" w14:textId="77777777" w:rsidR="00046967" w:rsidRPr="004F7D36" w:rsidRDefault="00046967" w:rsidP="008D683B">
            <w:pPr>
              <w:jc w:val="both"/>
            </w:pPr>
            <w:r w:rsidRPr="004F7D36">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14:paraId="06B0564F" w14:textId="77777777" w:rsidR="00046967" w:rsidRPr="004F7D36" w:rsidRDefault="00046967" w:rsidP="008D683B">
            <w:pPr>
              <w:pStyle w:val="ListParagraph"/>
              <w:spacing w:line="240" w:lineRule="auto"/>
              <w:ind w:left="0"/>
              <w:jc w:val="both"/>
              <w:rPr>
                <w:rFonts w:ascii="Times New Roman" w:hAnsi="Times New Roman" w:cs="Times New Roman"/>
                <w:sz w:val="24"/>
                <w:szCs w:val="24"/>
              </w:rPr>
            </w:pPr>
          </w:p>
          <w:p w14:paraId="6E6E6ED5" w14:textId="77777777" w:rsidR="000443CA" w:rsidRDefault="000443CA" w:rsidP="008D683B">
            <w:pPr>
              <w:jc w:val="both"/>
              <w:rPr>
                <w:b/>
                <w:bCs/>
                <w:highlight w:val="yellow"/>
              </w:rPr>
            </w:pPr>
          </w:p>
          <w:p w14:paraId="35EBBFC9" w14:textId="418D8D31" w:rsidR="00046967" w:rsidRPr="004F7D36" w:rsidRDefault="00046967" w:rsidP="008D683B">
            <w:pPr>
              <w:jc w:val="both"/>
              <w:rPr>
                <w:b/>
                <w:bCs/>
                <w:highlight w:val="yellow"/>
              </w:rPr>
            </w:pPr>
            <w:r w:rsidRPr="004F7D36">
              <w:rPr>
                <w:b/>
                <w:bCs/>
                <w:highlight w:val="yellow"/>
              </w:rPr>
              <w:t>Article 20.</w:t>
            </w:r>
            <w:r w:rsidR="00730436">
              <w:rPr>
                <w:b/>
                <w:bCs/>
                <w:highlight w:val="yellow"/>
              </w:rPr>
              <w:t xml:space="preserve"> </w:t>
            </w:r>
            <w:r w:rsidRPr="004F7D36">
              <w:rPr>
                <w:b/>
                <w:bCs/>
                <w:highlight w:val="yellow"/>
              </w:rPr>
              <w:t>Options</w:t>
            </w:r>
          </w:p>
          <w:p w14:paraId="30294681" w14:textId="77777777" w:rsidR="00046967" w:rsidRPr="004F7D36" w:rsidRDefault="00046967" w:rsidP="008D683B">
            <w:pPr>
              <w:jc w:val="both"/>
              <w:rPr>
                <w:b/>
                <w:bCs/>
                <w:highlight w:val="yellow"/>
              </w:rPr>
            </w:pPr>
          </w:p>
          <w:p w14:paraId="3A829D74" w14:textId="77777777" w:rsidR="00046967" w:rsidRDefault="00046967" w:rsidP="008D683B">
            <w:pPr>
              <w:jc w:val="both"/>
              <w:rPr>
                <w:highlight w:val="yellow"/>
              </w:rPr>
            </w:pPr>
            <w:r w:rsidRPr="004F7D36">
              <w:rPr>
                <w:highlight w:val="yellow"/>
              </w:rPr>
              <w:t>PARTNERS may require performance of any services, including options, within the limits and at the rates specified in the contract. PARTNERS may exercise the options by written notice (a letter issued by a duly authorized party of PARTNERS specifying the option exercised and amount authorized) to the Vendor within the period of performance of the Agreement.</w:t>
            </w:r>
          </w:p>
          <w:p w14:paraId="3FDF35C5" w14:textId="77777777" w:rsidR="00046967" w:rsidRDefault="00046967" w:rsidP="008D683B">
            <w:pPr>
              <w:jc w:val="both"/>
              <w:rPr>
                <w:b/>
                <w:bCs/>
                <w:highlight w:val="yellow"/>
              </w:rPr>
            </w:pPr>
          </w:p>
          <w:p w14:paraId="730485AA" w14:textId="77777777" w:rsidR="000443CA" w:rsidRDefault="000443CA" w:rsidP="008D683B">
            <w:pPr>
              <w:jc w:val="both"/>
              <w:rPr>
                <w:b/>
                <w:bCs/>
                <w:highlight w:val="yellow"/>
              </w:rPr>
            </w:pPr>
          </w:p>
          <w:p w14:paraId="0B9D4B30" w14:textId="77777777" w:rsidR="000443CA" w:rsidRPr="004F7D36" w:rsidRDefault="000443CA" w:rsidP="008D683B">
            <w:pPr>
              <w:jc w:val="both"/>
              <w:rPr>
                <w:b/>
                <w:bCs/>
                <w:highlight w:val="yellow"/>
              </w:rPr>
            </w:pPr>
          </w:p>
          <w:p w14:paraId="711E9D1B" w14:textId="77777777" w:rsidR="00046967" w:rsidRPr="004F7D36" w:rsidRDefault="00046967" w:rsidP="008D683B">
            <w:pPr>
              <w:jc w:val="both"/>
              <w:rPr>
                <w:highlight w:val="yellow"/>
              </w:rPr>
            </w:pPr>
            <w:r w:rsidRPr="004F7D36">
              <w:rPr>
                <w:b/>
                <w:bCs/>
                <w:highlight w:val="yellow"/>
              </w:rPr>
              <w:t>Article 21. Debarment And Suspension</w:t>
            </w:r>
            <w:r w:rsidRPr="004F7D36">
              <w:rPr>
                <w:highlight w:val="yellow"/>
              </w:rPr>
              <w:t xml:space="preserve"> (</w:t>
            </w:r>
            <w:r w:rsidRPr="004F7D36">
              <w:rPr>
                <w:color w:val="FF0000"/>
                <w:highlight w:val="yellow"/>
              </w:rPr>
              <w:t xml:space="preserve">Delete if </w:t>
            </w:r>
            <w:r w:rsidRPr="004F7D36">
              <w:rPr>
                <w:color w:val="FF0000"/>
                <w:highlight w:val="yellow"/>
              </w:rPr>
              <w:lastRenderedPageBreak/>
              <w:t>not a USG funded purchases)</w:t>
            </w:r>
            <w:r w:rsidRPr="004F7D36">
              <w:rPr>
                <w:highlight w:val="yellow"/>
              </w:rPr>
              <w:br/>
            </w:r>
          </w:p>
          <w:p w14:paraId="3E7E0D25" w14:textId="77777777" w:rsidR="00046967" w:rsidRPr="004F7D36" w:rsidRDefault="00046967" w:rsidP="008D683B">
            <w:pPr>
              <w:jc w:val="both"/>
            </w:pPr>
            <w:r w:rsidRPr="004F7D36">
              <w:rPr>
                <w:highlight w:val="yellow"/>
              </w:rPr>
              <w:t>The Vendor and any subcontractors to the supplier, must not be listed on the governmentwide exclusions in the System for Award Management (SAM), in accordance with the OMB guidelines at 2 CFR 180 that implement Executive Orders 12549 (3 CFR part 1986 Comp., p. 189) and 12689 (3 CFR part 1989 Comp., p. 235), “Debarment and Suspension.” SAM Exclusions contains the names of parties debarred, suspended, or otherwise excluded by agencies, as well as parties declared ineligible under statutory or regulatory authority other than Executive Order 12549.</w:t>
            </w:r>
          </w:p>
          <w:p w14:paraId="04CB137F" w14:textId="77777777" w:rsidR="00046967" w:rsidRDefault="00046967" w:rsidP="008D683B">
            <w:pPr>
              <w:jc w:val="both"/>
            </w:pPr>
          </w:p>
          <w:p w14:paraId="18CD3D6F" w14:textId="77777777" w:rsidR="000443CA" w:rsidRPr="004F7D36" w:rsidRDefault="000443CA" w:rsidP="008D683B">
            <w:pPr>
              <w:jc w:val="both"/>
            </w:pPr>
          </w:p>
          <w:p w14:paraId="7DB79473" w14:textId="77777777" w:rsidR="00046967" w:rsidRPr="004F7D36" w:rsidRDefault="00046967" w:rsidP="008D683B">
            <w:pPr>
              <w:jc w:val="both"/>
              <w:rPr>
                <w:highlight w:val="yellow"/>
              </w:rPr>
            </w:pPr>
            <w:r w:rsidRPr="004F7D36">
              <w:rPr>
                <w:b/>
                <w:bCs/>
                <w:highlight w:val="yellow"/>
              </w:rPr>
              <w:t>Article 22. Clean Air Act</w:t>
            </w:r>
            <w:r w:rsidRPr="004F7D36">
              <w:rPr>
                <w:highlight w:val="yellow"/>
              </w:rPr>
              <w:t xml:space="preserve"> </w:t>
            </w:r>
            <w:r w:rsidRPr="004F7D36">
              <w:rPr>
                <w:color w:val="FF0000"/>
                <w:highlight w:val="yellow"/>
              </w:rPr>
              <w:t>(Delete if not a USG funded purchase over $150,000)</w:t>
            </w:r>
          </w:p>
          <w:p w14:paraId="06C6EB27" w14:textId="77777777" w:rsidR="00046967" w:rsidRDefault="00046967" w:rsidP="008D683B">
            <w:pPr>
              <w:jc w:val="both"/>
              <w:rPr>
                <w:highlight w:val="yellow"/>
              </w:rPr>
            </w:pPr>
          </w:p>
          <w:p w14:paraId="55403CB5" w14:textId="77777777" w:rsidR="008964D4" w:rsidRPr="004F7D36" w:rsidRDefault="008964D4" w:rsidP="008D683B">
            <w:pPr>
              <w:jc w:val="both"/>
              <w:rPr>
                <w:highlight w:val="yellow"/>
              </w:rPr>
            </w:pPr>
          </w:p>
          <w:p w14:paraId="1837F5E3" w14:textId="77777777" w:rsidR="00046967" w:rsidRPr="004F7D36" w:rsidRDefault="00046967" w:rsidP="008D683B">
            <w:pPr>
              <w:jc w:val="both"/>
            </w:pPr>
            <w:r w:rsidRPr="004F7D36">
              <w:rPr>
                <w:highlight w:val="yellow"/>
              </w:rPr>
              <w:t>The Vendor must comply with all applicable standards, orders or regulations issued pursuant to the Clean Air Act (42 U.S.C. 7401-7671q) and the Federal Water Pollution Control Act as amended (33 U.S.C. 1251-1387). Violations must be reported to the Federal awarding agency and the Regional Office of the Environmental Protection Agency (EPA).</w:t>
            </w:r>
          </w:p>
          <w:p w14:paraId="6DF85C75" w14:textId="77777777" w:rsidR="00F74619" w:rsidRPr="004F7D36" w:rsidRDefault="00F74619" w:rsidP="008D683B">
            <w:pPr>
              <w:jc w:val="both"/>
              <w:rPr>
                <w:b/>
                <w:bCs/>
                <w:highlight w:val="yellow"/>
              </w:rPr>
            </w:pPr>
          </w:p>
          <w:p w14:paraId="53351E3A" w14:textId="77777777" w:rsidR="00F74619" w:rsidRPr="004F7D36" w:rsidRDefault="00F74619" w:rsidP="008D683B">
            <w:pPr>
              <w:jc w:val="both"/>
              <w:rPr>
                <w:b/>
                <w:bCs/>
                <w:highlight w:val="yellow"/>
              </w:rPr>
            </w:pPr>
          </w:p>
          <w:p w14:paraId="0F9191EF" w14:textId="704AD887" w:rsidR="008964D4" w:rsidRDefault="00046967" w:rsidP="008D683B">
            <w:pPr>
              <w:jc w:val="both"/>
              <w:rPr>
                <w:highlight w:val="yellow"/>
              </w:rPr>
            </w:pPr>
            <w:r w:rsidRPr="004F7D36">
              <w:rPr>
                <w:b/>
                <w:bCs/>
                <w:highlight w:val="yellow"/>
              </w:rPr>
              <w:t>Article 23. Byrd Anti-Lobbying Amendment</w:t>
            </w:r>
            <w:r w:rsidRPr="00103FE0">
              <w:rPr>
                <w:color w:val="FF0000"/>
                <w:highlight w:val="yellow"/>
              </w:rPr>
              <w:t xml:space="preserve"> (Delete if not a USG funded purchase over $100,000)</w:t>
            </w:r>
            <w:r w:rsidRPr="004F7D36">
              <w:rPr>
                <w:highlight w:val="yellow"/>
              </w:rPr>
              <w:br/>
            </w:r>
          </w:p>
          <w:p w14:paraId="2580920D" w14:textId="77777777" w:rsidR="00075CC1" w:rsidRDefault="00075CC1" w:rsidP="008D683B">
            <w:pPr>
              <w:jc w:val="both"/>
              <w:rPr>
                <w:highlight w:val="yellow"/>
              </w:rPr>
            </w:pPr>
          </w:p>
          <w:p w14:paraId="0F4BB73E" w14:textId="28C7AF01" w:rsidR="00046967" w:rsidRPr="004F7D36" w:rsidRDefault="00046967" w:rsidP="008D683B">
            <w:pPr>
              <w:jc w:val="both"/>
              <w:rPr>
                <w:highlight w:val="yellow"/>
              </w:rPr>
            </w:pPr>
            <w:r w:rsidRPr="004F7D36">
              <w:rPr>
                <w:highlight w:val="yellow"/>
              </w:rPr>
              <w:t xml:space="preserve">The Vendor certifies that it will not and has not used Federal appropriated funds to pay any person or organization for influencing or attempting to influence an officer or employee of any agency, a member of Congress, officer or employee of Congress, or an employee of a member of Congress in connection with obtaining any Federal contract, grant or any other award covered by </w:t>
            </w:r>
          </w:p>
          <w:p w14:paraId="66C173C1" w14:textId="77777777" w:rsidR="00046967" w:rsidRPr="004F7D36" w:rsidRDefault="00000000" w:rsidP="008D683B">
            <w:pPr>
              <w:jc w:val="both"/>
            </w:pPr>
            <w:hyperlink r:id="rId11" w:tgtFrame="_blank" w:history="1">
              <w:r w:rsidR="00046967" w:rsidRPr="004F7D36">
                <w:rPr>
                  <w:rStyle w:val="Hyperlink"/>
                  <w:highlight w:val="yellow"/>
                </w:rPr>
                <w:t>31 U.S.C. 1352</w:t>
              </w:r>
            </w:hyperlink>
            <w:r w:rsidR="00046967" w:rsidRPr="004F7D36">
              <w:rPr>
                <w:highlight w:val="yellow"/>
              </w:rPr>
              <w:t>.</w:t>
            </w:r>
            <w:r w:rsidR="00046967" w:rsidRPr="004F7D36">
              <w:t xml:space="preserve"> </w:t>
            </w:r>
          </w:p>
          <w:p w14:paraId="26828FBA" w14:textId="77777777" w:rsidR="00046967" w:rsidRDefault="00046967" w:rsidP="008D683B">
            <w:pPr>
              <w:jc w:val="both"/>
            </w:pPr>
          </w:p>
          <w:p w14:paraId="49C1F3A8" w14:textId="77777777" w:rsidR="00075CC1" w:rsidRPr="004F7D36" w:rsidRDefault="00075CC1" w:rsidP="008D683B">
            <w:pPr>
              <w:jc w:val="both"/>
            </w:pPr>
          </w:p>
          <w:p w14:paraId="79D09986" w14:textId="77777777" w:rsidR="00046967" w:rsidRDefault="00046967" w:rsidP="008D683B">
            <w:pPr>
              <w:jc w:val="both"/>
              <w:rPr>
                <w:color w:val="FF0000"/>
              </w:rPr>
            </w:pPr>
            <w:r w:rsidRPr="004F7D36">
              <w:rPr>
                <w:b/>
                <w:bCs/>
                <w:highlight w:val="yellow"/>
              </w:rPr>
              <w:t>Article 24. Authorized Geographic Code</w:t>
            </w:r>
            <w:r w:rsidRPr="004F7D36">
              <w:t xml:space="preserve"> </w:t>
            </w:r>
            <w:r w:rsidRPr="004F7D36">
              <w:rPr>
                <w:highlight w:val="yellow"/>
              </w:rPr>
              <w:t>(</w:t>
            </w:r>
            <w:r w:rsidRPr="004F7D36">
              <w:rPr>
                <w:color w:val="FF0000"/>
                <w:highlight w:val="yellow"/>
              </w:rPr>
              <w:t xml:space="preserve">Delete if not USAID funded; Alter Geographic Code to match </w:t>
            </w:r>
            <w:r w:rsidRPr="004F7D36">
              <w:rPr>
                <w:color w:val="FF0000"/>
                <w:highlight w:val="yellow"/>
              </w:rPr>
              <w:lastRenderedPageBreak/>
              <w:t>prime award.)</w:t>
            </w:r>
          </w:p>
          <w:p w14:paraId="0DED7C90" w14:textId="77777777" w:rsidR="008964D4" w:rsidRPr="004F7D36" w:rsidRDefault="008964D4" w:rsidP="008D683B">
            <w:pPr>
              <w:jc w:val="both"/>
              <w:rPr>
                <w:color w:val="FF0000"/>
              </w:rPr>
            </w:pPr>
          </w:p>
          <w:p w14:paraId="529EAA68" w14:textId="77777777" w:rsidR="00046967" w:rsidRPr="004F7D36" w:rsidRDefault="00046967" w:rsidP="008D683B">
            <w:pPr>
              <w:jc w:val="both"/>
            </w:pPr>
          </w:p>
          <w:p w14:paraId="2BFC3405" w14:textId="597051CC" w:rsidR="00046967" w:rsidRDefault="00046967" w:rsidP="008D683B">
            <w:pPr>
              <w:keepNext w:val="0"/>
              <w:widowControl/>
              <w:numPr>
                <w:ilvl w:val="0"/>
                <w:numId w:val="14"/>
              </w:numPr>
              <w:ind w:left="360"/>
              <w:jc w:val="both"/>
              <w:outlineLvl w:val="9"/>
              <w:rPr>
                <w:highlight w:val="yellow"/>
              </w:rPr>
            </w:pPr>
            <w:r w:rsidRPr="004F7D36">
              <w:rPr>
                <w:highlight w:val="yellow"/>
              </w:rPr>
              <w:t>The Authorized Geographic Code applicable to this Contract is Code 935 as defined in 22 CFR 228.03</w:t>
            </w:r>
            <w:proofErr w:type="gramStart"/>
            <w:r w:rsidRPr="004F7D36">
              <w:rPr>
                <w:highlight w:val="yellow"/>
              </w:rPr>
              <w:t>( c</w:t>
            </w:r>
            <w:proofErr w:type="gramEnd"/>
            <w:r w:rsidRPr="004F7D36">
              <w:rPr>
                <w:highlight w:val="yellow"/>
              </w:rPr>
              <w:t>), which includes the U.S. and other countries that are not “foreign policy restricted countries” (these are</w:t>
            </w:r>
            <w:r w:rsidR="00730436">
              <w:rPr>
                <w:highlight w:val="yellow"/>
              </w:rPr>
              <w:t xml:space="preserve"> </w:t>
            </w:r>
            <w:r w:rsidRPr="004F7D36">
              <w:rPr>
                <w:highlight w:val="yellow"/>
              </w:rPr>
              <w:t>Cuba, Iran, Laos, Libya, North Korea, and Syria).</w:t>
            </w:r>
            <w:r w:rsidR="00730436">
              <w:rPr>
                <w:highlight w:val="yellow"/>
              </w:rPr>
              <w:t xml:space="preserve"> </w:t>
            </w:r>
          </w:p>
          <w:p w14:paraId="364DA571" w14:textId="77777777" w:rsidR="008964D4" w:rsidRPr="004F7D36" w:rsidRDefault="008964D4" w:rsidP="008D683B">
            <w:pPr>
              <w:keepNext w:val="0"/>
              <w:widowControl/>
              <w:ind w:left="360"/>
              <w:jc w:val="both"/>
              <w:outlineLvl w:val="9"/>
              <w:rPr>
                <w:highlight w:val="yellow"/>
              </w:rPr>
            </w:pPr>
          </w:p>
          <w:p w14:paraId="05646E4D" w14:textId="2A9E8589" w:rsidR="00046967" w:rsidRPr="004F7D36" w:rsidRDefault="00046967" w:rsidP="008D683B">
            <w:pPr>
              <w:keepNext w:val="0"/>
              <w:widowControl/>
              <w:numPr>
                <w:ilvl w:val="0"/>
                <w:numId w:val="14"/>
              </w:numPr>
              <w:ind w:left="360"/>
              <w:jc w:val="both"/>
              <w:outlineLvl w:val="9"/>
              <w:rPr>
                <w:highlight w:val="yellow"/>
              </w:rPr>
            </w:pPr>
            <w:r w:rsidRPr="004F7D36">
              <w:rPr>
                <w:highlight w:val="yellow"/>
              </w:rPr>
              <w:t xml:space="preserve">Except as PARTNERS may specifically notify Vendor (based on approval by the Government’s Contracting Officer), all Goods, services, </w:t>
            </w:r>
            <w:r w:rsidR="00233F70" w:rsidRPr="004F7D36">
              <w:rPr>
                <w:highlight w:val="yellow"/>
              </w:rPr>
              <w:t>suppliers,</w:t>
            </w:r>
            <w:r w:rsidRPr="004F7D36">
              <w:rPr>
                <w:highlight w:val="yellow"/>
              </w:rPr>
              <w:t xml:space="preserve"> and subcontractors shall be from the Authorized Geographic Code and comply with the requirements of USAID Regulation 28, 22 CFR Part 228, “Rules on Source, Origin and Nationality for Commodities and Services Financed by USAID." Notwithstanding any of the foregoing, the source and origin of any of the Goods for which a specific “Origin” is indicated on the Purchase Order form shall be of the specified source and origin, unless otherwise approved in writing by PARTNERS in consultation with the Government.</w:t>
            </w:r>
            <w:r w:rsidR="00730436">
              <w:rPr>
                <w:highlight w:val="yellow"/>
              </w:rPr>
              <w:t xml:space="preserve"> </w:t>
            </w:r>
            <w:r w:rsidRPr="004F7D36">
              <w:rPr>
                <w:highlight w:val="yellow"/>
              </w:rPr>
              <w:t>In no case will procurement of Goods or services or from vendors, from a foreign policy restricted country be approved.</w:t>
            </w:r>
          </w:p>
          <w:p w14:paraId="04AD985E" w14:textId="40EA7D9F" w:rsidR="00262C84" w:rsidRPr="004F7D36" w:rsidRDefault="00262C84" w:rsidP="008D683B">
            <w:pPr>
              <w:jc w:val="both"/>
              <w:rPr>
                <w:b/>
                <w:bCs/>
              </w:rPr>
            </w:pPr>
          </w:p>
        </w:tc>
        <w:tc>
          <w:tcPr>
            <w:tcW w:w="5580" w:type="dxa"/>
            <w:gridSpan w:val="2"/>
          </w:tcPr>
          <w:p w14:paraId="534DCF6C" w14:textId="77777777" w:rsidR="00104E43" w:rsidRDefault="00104E43" w:rsidP="008D683B">
            <w:pPr>
              <w:pStyle w:val="Heading2"/>
              <w:jc w:val="center"/>
              <w:outlineLvl w:val="1"/>
              <w:rPr>
                <w:rFonts w:ascii="Times New Roman" w:hAnsi="Times New Roman" w:cs="Times New Roman"/>
                <w:b/>
                <w:bCs/>
                <w:color w:val="auto"/>
                <w:sz w:val="24"/>
                <w:szCs w:val="24"/>
                <w:lang w:val="es-MX"/>
              </w:rPr>
            </w:pPr>
            <w:r w:rsidRPr="004F7D36">
              <w:rPr>
                <w:rFonts w:ascii="Times New Roman" w:hAnsi="Times New Roman" w:cs="Times New Roman"/>
                <w:b/>
                <w:bCs/>
                <w:color w:val="auto"/>
                <w:sz w:val="24"/>
                <w:szCs w:val="24"/>
                <w:lang w:val="es-MX"/>
              </w:rPr>
              <w:lastRenderedPageBreak/>
              <w:t>SECCIÓN II: TÉRMINOS Y CONDICIONES DE LOS ORDEN DE COMPRA DE SERVICIOS</w:t>
            </w:r>
          </w:p>
          <w:p w14:paraId="14B9495E" w14:textId="77777777" w:rsidR="008E6A00" w:rsidRPr="008E6A00" w:rsidRDefault="008E6A00" w:rsidP="008D683B">
            <w:pPr>
              <w:rPr>
                <w:lang w:val="es-MX"/>
              </w:rPr>
            </w:pPr>
          </w:p>
          <w:p w14:paraId="5FAEF119" w14:textId="6D9A4B76" w:rsidR="00104E43" w:rsidRDefault="00104E43" w:rsidP="008D683B">
            <w:pPr>
              <w:pStyle w:val="Heading2"/>
              <w:outlineLvl w:val="1"/>
              <w:rPr>
                <w:rFonts w:ascii="Times New Roman" w:hAnsi="Times New Roman" w:cs="Times New Roman"/>
                <w:b/>
                <w:bCs/>
                <w:color w:val="auto"/>
                <w:sz w:val="24"/>
                <w:szCs w:val="24"/>
                <w:lang w:val="es-MX"/>
              </w:rPr>
            </w:pPr>
            <w:r w:rsidRPr="004F7D36">
              <w:rPr>
                <w:rFonts w:ascii="Times New Roman" w:hAnsi="Times New Roman" w:cs="Times New Roman"/>
                <w:b/>
                <w:bCs/>
                <w:color w:val="auto"/>
                <w:sz w:val="24"/>
                <w:szCs w:val="24"/>
                <w:lang w:val="es-MX"/>
              </w:rPr>
              <w:t>Artículo 1. Documentos de la Orden de Compra Incorporados Por Referencia</w:t>
            </w:r>
          </w:p>
          <w:p w14:paraId="5FB64C50" w14:textId="77777777" w:rsidR="00E673DE" w:rsidRPr="00E673DE" w:rsidRDefault="00E673DE" w:rsidP="008D683B">
            <w:pPr>
              <w:rPr>
                <w:lang w:val="es-MX"/>
              </w:rPr>
            </w:pPr>
          </w:p>
          <w:p w14:paraId="5564265F" w14:textId="37AD6BC8" w:rsidR="00104E43" w:rsidRPr="004F7D36" w:rsidRDefault="007B31B9" w:rsidP="008D683B">
            <w:pPr>
              <w:jc w:val="both"/>
              <w:rPr>
                <w:lang w:val="es-ES"/>
              </w:rPr>
            </w:pPr>
            <w:ins w:id="32" w:author="Victor Ricardo Gomez Guerra" w:date="2022-08-01T14:58:00Z">
              <w:r>
                <w:rPr>
                  <w:lang w:val="es-CR"/>
                </w:rPr>
                <w:t xml:space="preserve">Esta Orden de compra se firma con la </w:t>
              </w:r>
              <w:r w:rsidRPr="0045642B">
                <w:rPr>
                  <w:lang w:val="es-CR"/>
                </w:rPr>
                <w:t xml:space="preserve">empresa </w:t>
              </w:r>
              <w:proofErr w:type="spellStart"/>
              <w:r w:rsidRPr="0045642B">
                <w:rPr>
                  <w:lang w:val="es-CR"/>
                </w:rPr>
                <w:t>Partners</w:t>
              </w:r>
              <w:proofErr w:type="spellEnd"/>
              <w:r w:rsidRPr="0045642B">
                <w:rPr>
                  <w:lang w:val="es-CR"/>
                </w:rPr>
                <w:t xml:space="preserve"> </w:t>
              </w:r>
              <w:proofErr w:type="spellStart"/>
              <w:r w:rsidRPr="0045642B">
                <w:rPr>
                  <w:lang w:val="es-CR"/>
                </w:rPr>
                <w:t>of</w:t>
              </w:r>
              <w:proofErr w:type="spellEnd"/>
              <w:r w:rsidRPr="0045642B">
                <w:rPr>
                  <w:lang w:val="es-CR"/>
                </w:rPr>
                <w:t xml:space="preserve"> </w:t>
              </w:r>
              <w:proofErr w:type="spellStart"/>
              <w:r w:rsidRPr="0045642B">
                <w:rPr>
                  <w:lang w:val="es-CR"/>
                </w:rPr>
                <w:t>the</w:t>
              </w:r>
              <w:proofErr w:type="spellEnd"/>
              <w:r w:rsidRPr="0045642B">
                <w:rPr>
                  <w:lang w:val="es-CR"/>
                </w:rPr>
                <w:t xml:space="preserve"> </w:t>
              </w:r>
              <w:proofErr w:type="spellStart"/>
              <w:r w:rsidRPr="0045642B">
                <w:rPr>
                  <w:lang w:val="es-CR"/>
                </w:rPr>
                <w:t>Americas</w:t>
              </w:r>
              <w:proofErr w:type="spellEnd"/>
              <w:r>
                <w:rPr>
                  <w:lang w:val="es-CR"/>
                </w:rPr>
                <w:t>, INC, Sucursal Colombia</w:t>
              </w:r>
              <w:r w:rsidRPr="0045642B">
                <w:rPr>
                  <w:lang w:val="es-CR"/>
                </w:rPr>
                <w:t xml:space="preserve">, ubicada en </w:t>
              </w:r>
              <w:r>
                <w:rPr>
                  <w:lang w:val="es-CR"/>
                </w:rPr>
                <w:t xml:space="preserve">la calle 81 #11-55 Oficina 810, </w:t>
              </w:r>
            </w:ins>
            <w:ins w:id="33" w:author="Sara Taylor" w:date="2022-08-09T19:28:00Z">
              <w:r w:rsidR="008C2B2C">
                <w:rPr>
                  <w:lang w:val="es-CR"/>
                </w:rPr>
                <w:t xml:space="preserve">Bogotá, D.C., Colombia, </w:t>
              </w:r>
            </w:ins>
            <w:ins w:id="34" w:author="Victor Ricardo Gomez Guerra" w:date="2022-08-01T14:58:00Z">
              <w:r>
                <w:rPr>
                  <w:lang w:val="es-CR"/>
                </w:rPr>
                <w:t>identificada con el NIT. 9012516131</w:t>
              </w:r>
              <w:r w:rsidRPr="0045642B">
                <w:rPr>
                  <w:lang w:val="es-CR"/>
                </w:rPr>
                <w:t xml:space="preserve">, en lo sucesivo denominada "PARTNERS" </w:t>
              </w:r>
              <w:del w:id="35" w:author="Sara Taylor" w:date="2022-08-09T19:29:00Z">
                <w:r w:rsidRPr="0045642B" w:rsidDel="001C2A35">
                  <w:rPr>
                    <w:lang w:val="es-CR"/>
                  </w:rPr>
                  <w:delText xml:space="preserve">y </w:delText>
                </w:r>
              </w:del>
            </w:ins>
            <w:del w:id="36" w:author="Victor Ricardo Gomez Guerra" w:date="2022-08-01T14:58:00Z">
              <w:r w:rsidR="00104E43" w:rsidRPr="004F7D36" w:rsidDel="007B31B9">
                <w:rPr>
                  <w:lang w:val="es-ES"/>
                </w:rPr>
                <w:delText>Esta Orden de Compra se firma entre la empresa Partners of the Americas, Inc., ubicada en 1424 K Street NW, Suite 700, Washington, DC 20005, en lo sucesivo denominada "PARTNERS"</w:delText>
              </w:r>
            </w:del>
            <w:r w:rsidR="00104E43" w:rsidRPr="004F7D36">
              <w:rPr>
                <w:lang w:val="es-ES"/>
              </w:rPr>
              <w:t xml:space="preserve"> y el Vendedor identificado en la Sección I de este documento.</w:t>
            </w:r>
            <w:r w:rsidR="00730436">
              <w:rPr>
                <w:lang w:val="es-ES"/>
              </w:rPr>
              <w:t xml:space="preserve"> </w:t>
            </w:r>
            <w:r w:rsidR="00104E43" w:rsidRPr="004F7D36">
              <w:rPr>
                <w:lang w:val="es-ES"/>
              </w:rPr>
              <w:t>Esta Orden de Compra está compuesta por el cuerpo de este Acuerdo, el Anexo 1, el Anexo 2, y todos los documentos incorporados por referencia en el mismo (el "Acuerdo").</w:t>
            </w:r>
            <w:r w:rsidR="00730436">
              <w:rPr>
                <w:lang w:val="es-ES"/>
              </w:rPr>
              <w:t xml:space="preserve"> </w:t>
            </w:r>
            <w:r w:rsidR="00104E43" w:rsidRPr="004F7D36">
              <w:rPr>
                <w:lang w:val="es-ES"/>
              </w:rPr>
              <w:t xml:space="preserve">Estos documentos constituyen el acuerdo completo convenido entre la empresa </w:t>
            </w:r>
            <w:proofErr w:type="spellStart"/>
            <w:r w:rsidR="00104E43" w:rsidRPr="004F7D36">
              <w:rPr>
                <w:lang w:val="es-ES"/>
              </w:rPr>
              <w:t>Partners</w:t>
            </w:r>
            <w:proofErr w:type="spellEnd"/>
            <w:r w:rsidR="00104E43" w:rsidRPr="004F7D36">
              <w:rPr>
                <w:lang w:val="es-ES"/>
              </w:rPr>
              <w:t xml:space="preserve"> </w:t>
            </w:r>
            <w:proofErr w:type="spellStart"/>
            <w:r w:rsidR="00104E43" w:rsidRPr="004F7D36">
              <w:rPr>
                <w:lang w:val="es-ES"/>
              </w:rPr>
              <w:t>of</w:t>
            </w:r>
            <w:proofErr w:type="spellEnd"/>
            <w:r w:rsidR="00104E43" w:rsidRPr="004F7D36">
              <w:rPr>
                <w:lang w:val="es-ES"/>
              </w:rPr>
              <w:t xml:space="preserve"> </w:t>
            </w:r>
            <w:proofErr w:type="spellStart"/>
            <w:r w:rsidR="00104E43" w:rsidRPr="004F7D36">
              <w:rPr>
                <w:lang w:val="es-ES"/>
              </w:rPr>
              <w:t>the</w:t>
            </w:r>
            <w:proofErr w:type="spellEnd"/>
            <w:r w:rsidR="00104E43" w:rsidRPr="004F7D36">
              <w:rPr>
                <w:lang w:val="es-ES"/>
              </w:rPr>
              <w:t xml:space="preserve"> </w:t>
            </w:r>
            <w:proofErr w:type="spellStart"/>
            <w:r w:rsidR="00104E43" w:rsidRPr="004F7D36">
              <w:rPr>
                <w:lang w:val="es-ES"/>
              </w:rPr>
              <w:t>Americas</w:t>
            </w:r>
            <w:proofErr w:type="spellEnd"/>
            <w:r w:rsidR="00104E43" w:rsidRPr="004F7D36">
              <w:rPr>
                <w:lang w:val="es-ES"/>
              </w:rPr>
              <w:t xml:space="preserve"> (en lo sucesivo denominada PARTNERS) y el Vendedor, con respecto al objeto de este Acuerdo, y reemplazan cualquier otro acuerdo o convenio anterior, oral o escrito.</w:t>
            </w:r>
            <w:r w:rsidR="00730436">
              <w:rPr>
                <w:lang w:val="es-ES"/>
              </w:rPr>
              <w:t xml:space="preserve"> </w:t>
            </w:r>
            <w:r w:rsidR="00104E43" w:rsidRPr="004F7D36">
              <w:rPr>
                <w:lang w:val="es-ES"/>
              </w:rPr>
              <w:t>Salvo que se disponga lo contrario en este Acuerdo, ninguna enmienda, modificación, exención o disposición de este Acuerdo será vinculante para las Partes a menos que se estipule en un documento escrito firmado por ambas Partes.</w:t>
            </w:r>
            <w:r w:rsidR="00730436">
              <w:rPr>
                <w:lang w:val="es-ES"/>
              </w:rPr>
              <w:t xml:space="preserve"> </w:t>
            </w:r>
          </w:p>
          <w:p w14:paraId="6149DA07" w14:textId="77777777" w:rsidR="00F74619" w:rsidRPr="004F7D36" w:rsidRDefault="00F74619" w:rsidP="008D683B">
            <w:pPr>
              <w:jc w:val="both"/>
              <w:rPr>
                <w:b/>
                <w:lang w:val="es-ES"/>
              </w:rPr>
            </w:pPr>
          </w:p>
          <w:p w14:paraId="4E300A84" w14:textId="1A198D2E" w:rsidR="00104E43" w:rsidRPr="004F7D36" w:rsidRDefault="00104E43" w:rsidP="008D683B">
            <w:pPr>
              <w:jc w:val="both"/>
              <w:rPr>
                <w:bCs/>
                <w:color w:val="FF0000"/>
                <w:lang w:val="es-ES"/>
              </w:rPr>
            </w:pPr>
            <w:r w:rsidRPr="004F7D36">
              <w:rPr>
                <w:b/>
                <w:lang w:val="es-ES"/>
              </w:rPr>
              <w:t>Artículo 2. Facturación y Pago</w:t>
            </w:r>
            <w:r w:rsidRPr="004F7D36">
              <w:rPr>
                <w:bCs/>
                <w:color w:val="FF0000"/>
                <w:lang w:val="es-ES"/>
              </w:rPr>
              <w:t xml:space="preserve"> </w:t>
            </w:r>
            <w:r w:rsidRPr="00695B57">
              <w:rPr>
                <w:bCs/>
                <w:color w:val="FF0000"/>
                <w:highlight w:val="yellow"/>
                <w:lang w:val="es-ES"/>
              </w:rPr>
              <w:t>(elija uno)</w:t>
            </w:r>
          </w:p>
          <w:p w14:paraId="24103A81" w14:textId="77777777" w:rsidR="00104E43" w:rsidRPr="004F7D36" w:rsidRDefault="00104E43" w:rsidP="008D683B">
            <w:pPr>
              <w:jc w:val="both"/>
              <w:rPr>
                <w:bCs/>
                <w:lang w:val="es-ES"/>
              </w:rPr>
            </w:pPr>
          </w:p>
          <w:p w14:paraId="07E0B78A" w14:textId="08C5F33F" w:rsidR="00DD6A2E" w:rsidRPr="001368E5" w:rsidRDefault="00104E43" w:rsidP="008D683B">
            <w:pPr>
              <w:pStyle w:val="Style2"/>
              <w:numPr>
                <w:ilvl w:val="0"/>
                <w:numId w:val="17"/>
              </w:numPr>
              <w:rPr>
                <w:lang w:val="es-ES"/>
              </w:rPr>
            </w:pPr>
            <w:r w:rsidRPr="004F7D36">
              <w:rPr>
                <w:lang w:val="es-ES"/>
              </w:rPr>
              <w:t>El Vendedor deberá enviar las facturas a PARTNERS a más tardar el quinto (5</w:t>
            </w:r>
            <w:r w:rsidRPr="004F7D36">
              <w:rPr>
                <w:vertAlign w:val="superscript"/>
                <w:lang w:val="es-ES"/>
              </w:rPr>
              <w:t>º</w:t>
            </w:r>
            <w:r w:rsidRPr="004F7D36">
              <w:rPr>
                <w:lang w:val="es-ES"/>
              </w:rPr>
              <w:t>) día del mes siguiente al período que esté siendo facturado.</w:t>
            </w:r>
            <w:r w:rsidR="00730436">
              <w:rPr>
                <w:lang w:val="es-ES"/>
              </w:rPr>
              <w:t xml:space="preserve"> </w:t>
            </w:r>
            <w:r w:rsidRPr="004F7D36">
              <w:rPr>
                <w:lang w:val="es-ES"/>
              </w:rPr>
              <w:t>PARTNERS acuerda pagarle al Vendedor las “facturas adecuadas”, dentro de los 30 días siguientes a su recepción, siempre y cuando el Vendedor cumpla los requisitos de esta Orden de Compra, incluyendo el suministro de los entregables de acuerdo con el cronograma especificado en el Anexo 1.</w:t>
            </w:r>
            <w:r w:rsidR="00730436">
              <w:rPr>
                <w:lang w:val="es-ES"/>
              </w:rPr>
              <w:t xml:space="preserve"> </w:t>
            </w:r>
            <w:r w:rsidRPr="004F7D36">
              <w:rPr>
                <w:lang w:val="es-ES"/>
              </w:rPr>
              <w:t>La factura del Vendedor deberá estar respaldada por una declaración de los hitos completados en la ejecución de esta Orden de Compra.</w:t>
            </w:r>
            <w:r w:rsidR="00730436">
              <w:rPr>
                <w:lang w:val="es-ES"/>
              </w:rPr>
              <w:t xml:space="preserve"> </w:t>
            </w:r>
            <w:r w:rsidRPr="004F7D36">
              <w:rPr>
                <w:lang w:val="es-ES"/>
              </w:rPr>
              <w:t>Una “factura adecuada” deberá incluir:</w:t>
            </w:r>
          </w:p>
          <w:p w14:paraId="4A005BD1" w14:textId="32D3F166"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El nombre y la dirección completa del Vendedor;</w:t>
            </w:r>
          </w:p>
          <w:p w14:paraId="0ACF4D6D" w14:textId="77777777"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Fecha de la factura;</w:t>
            </w:r>
          </w:p>
          <w:p w14:paraId="4DDA02AC" w14:textId="77777777"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lastRenderedPageBreak/>
              <w:t>Número de la Orden de Compra;</w:t>
            </w:r>
          </w:p>
          <w:p w14:paraId="3FA5638A" w14:textId="77777777"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El período cubierto por la factura;</w:t>
            </w:r>
          </w:p>
          <w:p w14:paraId="46E883EB" w14:textId="5924E12E"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highlight w:val="yellow"/>
                <w:lang w:val="es-ES"/>
              </w:rPr>
            </w:pPr>
            <w:r w:rsidRPr="004F7D36">
              <w:rPr>
                <w:rFonts w:ascii="Times New Roman" w:hAnsi="Times New Roman" w:cs="Times New Roman"/>
                <w:sz w:val="24"/>
                <w:szCs w:val="24"/>
                <w:highlight w:val="yellow"/>
                <w:lang w:val="es-ES"/>
              </w:rPr>
              <w:t>En el caso de Órdenes de Compra de Tiempo y Materiales:</w:t>
            </w:r>
            <w:r w:rsidR="00730436">
              <w:rPr>
                <w:rFonts w:ascii="Times New Roman" w:hAnsi="Times New Roman" w:cs="Times New Roman"/>
                <w:sz w:val="24"/>
                <w:szCs w:val="24"/>
                <w:highlight w:val="yellow"/>
                <w:lang w:val="es-ES"/>
              </w:rPr>
              <w:t xml:space="preserve"> </w:t>
            </w:r>
            <w:r w:rsidRPr="004F7D36">
              <w:rPr>
                <w:rFonts w:ascii="Times New Roman" w:hAnsi="Times New Roman" w:cs="Times New Roman"/>
                <w:sz w:val="24"/>
                <w:szCs w:val="24"/>
                <w:highlight w:val="yellow"/>
                <w:lang w:val="es-ES"/>
              </w:rPr>
              <w:t>Un resumen de los costos, tanto actuales (correspondientes al período de facturación) como acumulativos, de la Orden de Compra.</w:t>
            </w:r>
            <w:r w:rsidR="00730436">
              <w:rPr>
                <w:rFonts w:ascii="Times New Roman" w:hAnsi="Times New Roman" w:cs="Times New Roman"/>
                <w:sz w:val="24"/>
                <w:szCs w:val="24"/>
                <w:highlight w:val="yellow"/>
                <w:lang w:val="es-ES"/>
              </w:rPr>
              <w:t xml:space="preserve"> </w:t>
            </w:r>
            <w:r w:rsidRPr="004F7D36">
              <w:rPr>
                <w:rFonts w:ascii="Times New Roman" w:hAnsi="Times New Roman" w:cs="Times New Roman"/>
                <w:sz w:val="24"/>
                <w:szCs w:val="24"/>
                <w:highlight w:val="yellow"/>
                <w:lang w:val="es-ES"/>
              </w:rPr>
              <w:t xml:space="preserve">El personal debe especificarse por cargo y honorarios, estipulando claramente tanto el número de horas trabajadas durante el tiempo facturado como las horas </w:t>
            </w:r>
            <w:ins w:id="37" w:author="Victor Ricardo Gomez Guerra" w:date="2022-08-01T17:24:00Z">
              <w:r w:rsidR="002731AD">
                <w:rPr>
                  <w:rFonts w:ascii="Times New Roman" w:hAnsi="Times New Roman" w:cs="Times New Roman"/>
                  <w:sz w:val="24"/>
                  <w:szCs w:val="24"/>
                  <w:highlight w:val="yellow"/>
                  <w:lang w:val="es-ES"/>
                </w:rPr>
                <w:t>a</w:t>
              </w:r>
            </w:ins>
            <w:r w:rsidRPr="004F7D36">
              <w:rPr>
                <w:rFonts w:ascii="Times New Roman" w:hAnsi="Times New Roman" w:cs="Times New Roman"/>
                <w:sz w:val="24"/>
                <w:szCs w:val="24"/>
                <w:highlight w:val="yellow"/>
                <w:lang w:val="es-ES"/>
              </w:rPr>
              <w:t>cumulativas trabajadas.</w:t>
            </w:r>
          </w:p>
          <w:p w14:paraId="61199F97" w14:textId="07ADD20A"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highlight w:val="yellow"/>
                <w:lang w:val="es-ES"/>
              </w:rPr>
            </w:pPr>
            <w:r w:rsidRPr="004F7D36">
              <w:rPr>
                <w:rFonts w:ascii="Times New Roman" w:hAnsi="Times New Roman" w:cs="Times New Roman"/>
                <w:sz w:val="24"/>
                <w:szCs w:val="24"/>
                <w:highlight w:val="yellow"/>
                <w:lang w:val="es-ES"/>
              </w:rPr>
              <w:t>En el caso de Órdenes de Compra de Precio Fijo:</w:t>
            </w:r>
            <w:r w:rsidR="00730436">
              <w:rPr>
                <w:rFonts w:ascii="Times New Roman" w:hAnsi="Times New Roman" w:cs="Times New Roman"/>
                <w:sz w:val="24"/>
                <w:szCs w:val="24"/>
                <w:highlight w:val="yellow"/>
                <w:lang w:val="es-ES"/>
              </w:rPr>
              <w:t xml:space="preserve"> </w:t>
            </w:r>
            <w:r w:rsidRPr="004F7D36">
              <w:rPr>
                <w:rFonts w:ascii="Times New Roman" w:hAnsi="Times New Roman" w:cs="Times New Roman"/>
                <w:sz w:val="24"/>
                <w:szCs w:val="24"/>
                <w:highlight w:val="yellow"/>
                <w:lang w:val="es-ES"/>
              </w:rPr>
              <w:t>El desglose detallado de los ítems cobrados por el Vendedor deberá realizarse de acuerdo con el cronograma de pagos de entregables establecido en el Anexo II de la Orden de Compra.</w:t>
            </w:r>
            <w:r w:rsidR="00730436">
              <w:rPr>
                <w:rFonts w:ascii="Times New Roman" w:hAnsi="Times New Roman" w:cs="Times New Roman"/>
                <w:sz w:val="24"/>
                <w:szCs w:val="24"/>
                <w:highlight w:val="yellow"/>
                <w:lang w:val="es-ES"/>
              </w:rPr>
              <w:t xml:space="preserve"> </w:t>
            </w:r>
            <w:r w:rsidRPr="004F7D36">
              <w:rPr>
                <w:rFonts w:ascii="Times New Roman" w:hAnsi="Times New Roman" w:cs="Times New Roman"/>
                <w:sz w:val="24"/>
                <w:szCs w:val="24"/>
                <w:highlight w:val="yellow"/>
                <w:lang w:val="es-ES"/>
              </w:rPr>
              <w:t xml:space="preserve">No se requieren recibos de soporte; sin embargo, el pago estará sujeto </w:t>
            </w:r>
            <w:r w:rsidR="008C5A57" w:rsidRPr="004F7D36">
              <w:rPr>
                <w:rFonts w:ascii="Times New Roman" w:hAnsi="Times New Roman" w:cs="Times New Roman"/>
                <w:sz w:val="24"/>
                <w:szCs w:val="24"/>
                <w:highlight w:val="yellow"/>
                <w:lang w:val="es-ES"/>
              </w:rPr>
              <w:t>a</w:t>
            </w:r>
            <w:r w:rsidRPr="004F7D36">
              <w:rPr>
                <w:rFonts w:ascii="Times New Roman" w:hAnsi="Times New Roman" w:cs="Times New Roman"/>
                <w:sz w:val="24"/>
                <w:szCs w:val="24"/>
                <w:highlight w:val="yellow"/>
                <w:lang w:val="es-ES"/>
              </w:rPr>
              <w:t xml:space="preserve"> la recepción, aceptación y aprobación de los entregables especificados</w:t>
            </w:r>
          </w:p>
          <w:p w14:paraId="2F0C602A" w14:textId="77777777" w:rsidR="00104E43" w:rsidRPr="004F7D36" w:rsidRDefault="00104E43" w:rsidP="008D683B">
            <w:pPr>
              <w:pStyle w:val="ListParagraph"/>
              <w:spacing w:line="240" w:lineRule="auto"/>
              <w:ind w:left="1080"/>
              <w:jc w:val="both"/>
              <w:rPr>
                <w:rFonts w:ascii="Times New Roman" w:hAnsi="Times New Roman" w:cs="Times New Roman"/>
                <w:sz w:val="24"/>
                <w:szCs w:val="24"/>
                <w:lang w:val="es-ES"/>
              </w:rPr>
            </w:pPr>
          </w:p>
          <w:p w14:paraId="08D1EBDA" w14:textId="7EE9E265" w:rsidR="00104E43" w:rsidRPr="004F7D36" w:rsidRDefault="00104E43" w:rsidP="008D683B">
            <w:pPr>
              <w:pStyle w:val="Style2"/>
              <w:numPr>
                <w:ilvl w:val="0"/>
                <w:numId w:val="17"/>
              </w:numPr>
              <w:rPr>
                <w:lang w:val="es-ES"/>
              </w:rPr>
            </w:pPr>
            <w:r w:rsidRPr="004F7D36">
              <w:rPr>
                <w:lang w:val="es-ES"/>
              </w:rPr>
              <w:t>Las facturas deberán ser enviadas a</w:t>
            </w:r>
            <w:ins w:id="38" w:author="Victor Ricardo Gomez Guerra" w:date="2022-08-01T17:25:00Z">
              <w:r w:rsidR="002731AD">
                <w:rPr>
                  <w:lang w:val="es-ES"/>
                </w:rPr>
                <w:t xml:space="preserve"> la dirección establecida para la recepción de facturación electrónica de conformidad con las leyes aplicables.</w:t>
              </w:r>
            </w:ins>
            <w:r w:rsidRPr="004F7D36">
              <w:rPr>
                <w:lang w:val="es-ES"/>
              </w:rPr>
              <w:t xml:space="preserve"> </w:t>
            </w:r>
            <w:del w:id="39" w:author="Victor Ricardo Gomez Guerra" w:date="2022-08-01T17:26:00Z">
              <w:r w:rsidRPr="004F7D36" w:rsidDel="002731AD">
                <w:rPr>
                  <w:highlight w:val="yellow"/>
                  <w:lang w:val="es-ES"/>
                </w:rPr>
                <w:delText>(inserte aquí los datos).</w:delText>
              </w:r>
            </w:del>
          </w:p>
          <w:p w14:paraId="7851AD55" w14:textId="0C8247EC" w:rsidR="00104E43" w:rsidRPr="004F7D36" w:rsidRDefault="00104E43" w:rsidP="008D683B">
            <w:pPr>
              <w:pStyle w:val="ListParagraph"/>
              <w:numPr>
                <w:ilvl w:val="0"/>
                <w:numId w:val="17"/>
              </w:numPr>
              <w:spacing w:line="240" w:lineRule="auto"/>
              <w:jc w:val="both"/>
              <w:rPr>
                <w:rFonts w:ascii="Times New Roman" w:hAnsi="Times New Roman" w:cs="Times New Roman"/>
                <w:snapToGrid w:val="0"/>
                <w:spacing w:val="0"/>
                <w:sz w:val="24"/>
                <w:szCs w:val="24"/>
                <w:lang w:val="es-ES"/>
              </w:rPr>
            </w:pPr>
            <w:r w:rsidRPr="004F7D36">
              <w:rPr>
                <w:rFonts w:ascii="Times New Roman" w:hAnsi="Times New Roman" w:cs="Times New Roman"/>
                <w:snapToGrid w:val="0"/>
                <w:spacing w:val="0"/>
                <w:sz w:val="24"/>
                <w:szCs w:val="24"/>
                <w:lang w:val="es-ES"/>
              </w:rPr>
              <w:t>PARTNERS revisará de inmediato las facturas entregadas para determinar si están elaboradas adecuadamente o no.</w:t>
            </w:r>
            <w:r w:rsidR="00730436">
              <w:rPr>
                <w:rFonts w:ascii="Times New Roman" w:hAnsi="Times New Roman" w:cs="Times New Roman"/>
                <w:snapToGrid w:val="0"/>
                <w:spacing w:val="0"/>
                <w:sz w:val="24"/>
                <w:szCs w:val="24"/>
                <w:lang w:val="es-ES"/>
              </w:rPr>
              <w:t xml:space="preserve"> </w:t>
            </w:r>
            <w:r w:rsidRPr="004F7D36">
              <w:rPr>
                <w:rFonts w:ascii="Times New Roman" w:hAnsi="Times New Roman" w:cs="Times New Roman"/>
                <w:snapToGrid w:val="0"/>
                <w:spacing w:val="0"/>
                <w:sz w:val="24"/>
                <w:szCs w:val="24"/>
                <w:lang w:val="es-ES"/>
              </w:rPr>
              <w:t>Las facturas que se consideren adecuadas serán pagadas por PARTNERS dentro de los treinta (30) días siguientes a su aprobación.</w:t>
            </w:r>
            <w:r w:rsidR="00730436">
              <w:rPr>
                <w:rFonts w:ascii="Times New Roman" w:hAnsi="Times New Roman" w:cs="Times New Roman"/>
                <w:snapToGrid w:val="0"/>
                <w:spacing w:val="0"/>
                <w:sz w:val="24"/>
                <w:szCs w:val="24"/>
                <w:lang w:val="es-ES"/>
              </w:rPr>
              <w:t xml:space="preserve"> </w:t>
            </w:r>
            <w:r w:rsidRPr="004F7D36">
              <w:rPr>
                <w:rFonts w:ascii="Times New Roman" w:hAnsi="Times New Roman" w:cs="Times New Roman"/>
                <w:snapToGrid w:val="0"/>
                <w:spacing w:val="0"/>
                <w:sz w:val="24"/>
                <w:szCs w:val="24"/>
                <w:lang w:val="es-ES"/>
              </w:rPr>
              <w:t>Las facturas que se consideren ser inadecuadas debido a deficiencias serán devueltas al Vendedor, generalmente dentro de los diez (10) días hábiles siguientes a su presentación, indicando las deficiencias importantes encontradas para su respectiva corrección.</w:t>
            </w:r>
            <w:r w:rsidR="00730436">
              <w:rPr>
                <w:rFonts w:ascii="Times New Roman" w:hAnsi="Times New Roman" w:cs="Times New Roman"/>
                <w:snapToGrid w:val="0"/>
                <w:spacing w:val="0"/>
                <w:sz w:val="24"/>
                <w:szCs w:val="24"/>
                <w:lang w:val="es-ES"/>
              </w:rPr>
              <w:t xml:space="preserve"> </w:t>
            </w:r>
            <w:r w:rsidRPr="004F7D36">
              <w:rPr>
                <w:rFonts w:ascii="Times New Roman" w:hAnsi="Times New Roman" w:cs="Times New Roman"/>
                <w:snapToGrid w:val="0"/>
                <w:spacing w:val="0"/>
                <w:sz w:val="24"/>
                <w:szCs w:val="24"/>
                <w:lang w:val="es-ES"/>
              </w:rPr>
              <w:t xml:space="preserve">En caso de que se presente una factura que sea </w:t>
            </w:r>
            <w:r w:rsidR="00C56BF2" w:rsidRPr="004F7D36">
              <w:rPr>
                <w:rFonts w:ascii="Times New Roman" w:hAnsi="Times New Roman" w:cs="Times New Roman"/>
                <w:snapToGrid w:val="0"/>
                <w:spacing w:val="0"/>
                <w:sz w:val="24"/>
                <w:szCs w:val="24"/>
                <w:lang w:val="es-ES"/>
              </w:rPr>
              <w:t>parcialmente adecuada e inadecuada</w:t>
            </w:r>
            <w:r w:rsidRPr="004F7D36">
              <w:rPr>
                <w:rFonts w:ascii="Times New Roman" w:hAnsi="Times New Roman" w:cs="Times New Roman"/>
                <w:snapToGrid w:val="0"/>
                <w:spacing w:val="0"/>
                <w:sz w:val="24"/>
                <w:szCs w:val="24"/>
                <w:lang w:val="es-ES"/>
              </w:rPr>
              <w:t>, PARTNERS podrá, a su entera discreción, devolver la factura completa para su respectiva corrección o realizar el pago de la parte adecuada de la factura y devolver la parte inadecuada.</w:t>
            </w:r>
          </w:p>
          <w:p w14:paraId="6E286561" w14:textId="77777777" w:rsidR="00DD6A2E" w:rsidRPr="004F7D36" w:rsidRDefault="00DD6A2E" w:rsidP="008D683B">
            <w:pPr>
              <w:pStyle w:val="Style2"/>
              <w:spacing w:after="0"/>
              <w:rPr>
                <w:b/>
                <w:lang w:val="es-ES"/>
              </w:rPr>
            </w:pPr>
          </w:p>
          <w:p w14:paraId="1E6848C2" w14:textId="77777777" w:rsidR="00104E43" w:rsidRPr="004F7D36" w:rsidRDefault="00104E43" w:rsidP="008D683B">
            <w:pPr>
              <w:pStyle w:val="Style2"/>
              <w:rPr>
                <w:b/>
                <w:lang w:val="es-ES"/>
              </w:rPr>
            </w:pPr>
            <w:r w:rsidRPr="004F7D36">
              <w:rPr>
                <w:b/>
                <w:lang w:val="es-ES"/>
              </w:rPr>
              <w:lastRenderedPageBreak/>
              <w:t xml:space="preserve">Artículo 3. Precio </w:t>
            </w:r>
          </w:p>
          <w:p w14:paraId="21BC03D5" w14:textId="435E0DBB" w:rsidR="00104E43" w:rsidRPr="004F7D36" w:rsidRDefault="00104E43" w:rsidP="008D683B">
            <w:pPr>
              <w:pStyle w:val="Style2"/>
              <w:rPr>
                <w:lang w:val="es-ES"/>
              </w:rPr>
            </w:pPr>
            <w:r w:rsidRPr="004F7D36">
              <w:rPr>
                <w:lang w:val="es-ES"/>
              </w:rPr>
              <w:t>El Vendedor deberá proporcionar los servicios especificados en el Anexo 1, por el monto máximo de esta Orden de Compra.</w:t>
            </w:r>
            <w:r w:rsidR="00730436">
              <w:rPr>
                <w:lang w:val="es-ES"/>
              </w:rPr>
              <w:t xml:space="preserve"> </w:t>
            </w:r>
            <w:r w:rsidRPr="004F7D36">
              <w:rPr>
                <w:lang w:val="es-ES"/>
              </w:rPr>
              <w:t>Este es el monto máximo que PARTNERS podrá pagarle al Vendedor en virtud de este Acuerdo.</w:t>
            </w:r>
            <w:r w:rsidR="00730436">
              <w:rPr>
                <w:lang w:val="es-ES"/>
              </w:rPr>
              <w:t xml:space="preserve"> </w:t>
            </w:r>
            <w:r w:rsidRPr="004F7D36">
              <w:rPr>
                <w:lang w:val="es-ES"/>
              </w:rPr>
              <w:t xml:space="preserve">Este monto estará sujeto a la disponibilidad de fondos, al progreso satisfactorio del Alcance del </w:t>
            </w:r>
            <w:ins w:id="40" w:author="Victor Ricardo Gomez Guerra" w:date="2022-08-01T17:26:00Z">
              <w:r w:rsidR="002731AD">
                <w:rPr>
                  <w:lang w:val="es-ES"/>
                </w:rPr>
                <w:t>Servicio</w:t>
              </w:r>
            </w:ins>
            <w:del w:id="41" w:author="Victor Ricardo Gomez Guerra" w:date="2022-08-01T17:26:00Z">
              <w:r w:rsidRPr="004F7D36" w:rsidDel="002731AD">
                <w:rPr>
                  <w:lang w:val="es-ES"/>
                </w:rPr>
                <w:delText>Trabajo</w:delText>
              </w:r>
            </w:del>
            <w:r w:rsidRPr="004F7D36">
              <w:rPr>
                <w:lang w:val="es-ES"/>
              </w:rPr>
              <w:t xml:space="preserve"> (SOW), y a la pertinencia continua de los servicios.</w:t>
            </w:r>
            <w:r w:rsidR="00730436">
              <w:rPr>
                <w:lang w:val="es-ES"/>
              </w:rPr>
              <w:t xml:space="preserve"> </w:t>
            </w:r>
          </w:p>
          <w:p w14:paraId="44EBD58D" w14:textId="13D1B78F" w:rsidR="00104E43" w:rsidRPr="004F7D36" w:rsidRDefault="00104E43" w:rsidP="008D683B">
            <w:pPr>
              <w:pStyle w:val="Style2"/>
              <w:rPr>
                <w:b/>
                <w:bCs/>
                <w:lang w:val="es-ES"/>
              </w:rPr>
            </w:pPr>
            <w:r w:rsidRPr="004F7D36">
              <w:rPr>
                <w:b/>
                <w:bCs/>
                <w:lang w:val="es-ES"/>
              </w:rPr>
              <w:t>Artículo 4. Período de Ejecución y Entrega</w:t>
            </w:r>
          </w:p>
          <w:p w14:paraId="266C4D87" w14:textId="3A5DFBD2" w:rsidR="00104E43" w:rsidRPr="004F7D36" w:rsidRDefault="00104E43" w:rsidP="008D683B">
            <w:pPr>
              <w:pStyle w:val="Style2"/>
              <w:rPr>
                <w:lang w:val="es-ES"/>
              </w:rPr>
            </w:pPr>
            <w:r w:rsidRPr="004F7D36">
              <w:rPr>
                <w:lang w:val="es-ES"/>
              </w:rPr>
              <w:t>La ejecución de esta Orden de Compra deberá iniciar a más tardar en la fecha de iniciación indicada en la portada de esta Orden de Compra.</w:t>
            </w:r>
            <w:r w:rsidR="00730436">
              <w:rPr>
                <w:lang w:val="es-ES"/>
              </w:rPr>
              <w:t xml:space="preserve"> </w:t>
            </w:r>
            <w:r w:rsidRPr="004F7D36">
              <w:rPr>
                <w:lang w:val="es-ES"/>
              </w:rPr>
              <w:t xml:space="preserve">Todos los servicios y/o productos solicitados deberán ser entregados a más tardar en la fecha de finalización/entrega de esta Orden de Compra, a menos que esta Orden de Compra sea cancelada o extendida con anterioridad mediante una enmienda escrita firmada por ambas partes. Cualquier cronograma específico para la entrega de los servicios y/o productos solicitados en esta Orden de Compra se especificará en el Anexo 2. </w:t>
            </w:r>
          </w:p>
          <w:p w14:paraId="23E6FC93" w14:textId="15389521" w:rsidR="00104E43" w:rsidRPr="004F7D36" w:rsidRDefault="00104E43" w:rsidP="008D683B">
            <w:pPr>
              <w:pStyle w:val="Style2"/>
              <w:rPr>
                <w:b/>
                <w:bCs/>
                <w:lang w:val="es-ES"/>
              </w:rPr>
            </w:pPr>
            <w:r w:rsidRPr="004F7D36">
              <w:rPr>
                <w:b/>
                <w:bCs/>
                <w:lang w:val="es-ES"/>
              </w:rPr>
              <w:t xml:space="preserve">Artículo 5. Alcance del </w:t>
            </w:r>
            <w:del w:id="42" w:author="Victor Ricardo Gomez Guerra" w:date="2022-08-01T15:00:00Z">
              <w:r w:rsidRPr="004F7D36" w:rsidDel="007B31B9">
                <w:rPr>
                  <w:b/>
                  <w:bCs/>
                  <w:lang w:val="es-ES"/>
                </w:rPr>
                <w:delText xml:space="preserve">Trabajo </w:delText>
              </w:r>
            </w:del>
            <w:ins w:id="43" w:author="Victor Ricardo Gomez Guerra" w:date="2022-08-01T15:00:00Z">
              <w:r w:rsidR="007B31B9">
                <w:rPr>
                  <w:b/>
                  <w:bCs/>
                  <w:lang w:val="es-ES"/>
                </w:rPr>
                <w:t>Servicio</w:t>
              </w:r>
              <w:r w:rsidR="007B31B9" w:rsidRPr="004F7D36">
                <w:rPr>
                  <w:b/>
                  <w:bCs/>
                  <w:lang w:val="es-ES"/>
                </w:rPr>
                <w:t xml:space="preserve"> </w:t>
              </w:r>
            </w:ins>
            <w:r w:rsidRPr="004F7D36">
              <w:rPr>
                <w:b/>
                <w:bCs/>
                <w:lang w:val="es-ES"/>
              </w:rPr>
              <w:t>(SOW) (Anexo 1)</w:t>
            </w:r>
          </w:p>
          <w:p w14:paraId="6F7466A5" w14:textId="5B610315" w:rsidR="00104E43" w:rsidRPr="004F7D36" w:rsidRDefault="00104E43" w:rsidP="008D683B">
            <w:pPr>
              <w:pStyle w:val="Style2"/>
              <w:rPr>
                <w:lang w:val="es-ES"/>
              </w:rPr>
            </w:pPr>
            <w:r w:rsidRPr="004F7D36">
              <w:rPr>
                <w:lang w:val="es-ES"/>
              </w:rPr>
              <w:t>El Vendedor deberá proporcionar únicamente los suministros y servicios especificados en el Anexo 1.</w:t>
            </w:r>
            <w:r w:rsidR="00730436">
              <w:rPr>
                <w:lang w:val="es-ES"/>
              </w:rPr>
              <w:t xml:space="preserve"> </w:t>
            </w:r>
            <w:r w:rsidRPr="004F7D36">
              <w:rPr>
                <w:lang w:val="es-ES"/>
              </w:rPr>
              <w:t>El Vendedor deberá prestar los servicios aquí especificados conforme a los más altos estándares profesionales y utilizando personal calificado, y materiales y equipos suficientes y de buena calidad.</w:t>
            </w:r>
            <w:r w:rsidR="00730436">
              <w:rPr>
                <w:lang w:val="es-ES"/>
              </w:rPr>
              <w:t xml:space="preserve"> </w:t>
            </w:r>
            <w:r w:rsidRPr="004F7D36">
              <w:rPr>
                <w:lang w:val="es-ES"/>
              </w:rPr>
              <w:t>El Vendedor podrá recibir y deberá cumplir cualquier instrucción técnica que le sea indicada por el Representante Técnico Autorizado de PARTNERS denominado en la primera página de la Orden de Compra.</w:t>
            </w:r>
            <w:r w:rsidR="00730436">
              <w:rPr>
                <w:lang w:val="es-ES"/>
              </w:rPr>
              <w:t xml:space="preserve"> </w:t>
            </w:r>
            <w:r w:rsidRPr="004F7D36">
              <w:rPr>
                <w:lang w:val="es-ES"/>
              </w:rPr>
              <w:t>El Vendedor será responsable de proporcionar u organizar todo el apoyo logístico necesario, excepto que se disponga lo contrario en esta Orden de Compra. El Vendedor garantiza que realizará los servicios especificados en este documento de manera profesional y conforme a las descripciones, especificaciones y estándares estipulados en esta Orden de Compra.</w:t>
            </w:r>
          </w:p>
          <w:p w14:paraId="5F92C093" w14:textId="2A99D511" w:rsidR="00104E43" w:rsidRPr="004F7D36" w:rsidRDefault="00104E43" w:rsidP="008D683B">
            <w:pPr>
              <w:pStyle w:val="Style2"/>
              <w:rPr>
                <w:b/>
                <w:bCs/>
                <w:lang w:val="es-ES"/>
              </w:rPr>
            </w:pPr>
            <w:r w:rsidRPr="004F7D36">
              <w:rPr>
                <w:b/>
                <w:bCs/>
                <w:lang w:val="es-ES"/>
              </w:rPr>
              <w:lastRenderedPageBreak/>
              <w:t xml:space="preserve">Artículo 5. Personal </w:t>
            </w:r>
            <w:proofErr w:type="gramStart"/>
            <w:r w:rsidR="002731AD">
              <w:rPr>
                <w:b/>
                <w:bCs/>
                <w:lang w:val="es-ES"/>
              </w:rPr>
              <w:t xml:space="preserve">Clave </w:t>
            </w:r>
            <w:r w:rsidRPr="004F7D36">
              <w:rPr>
                <w:b/>
                <w:bCs/>
                <w:lang w:val="es-ES"/>
              </w:rPr>
              <w:t xml:space="preserve"> (</w:t>
            </w:r>
            <w:proofErr w:type="gramEnd"/>
            <w:r w:rsidRPr="004F7D36">
              <w:rPr>
                <w:b/>
                <w:bCs/>
                <w:lang w:val="es-ES"/>
              </w:rPr>
              <w:t>Anexo 1)</w:t>
            </w:r>
          </w:p>
          <w:p w14:paraId="1BF2B254" w14:textId="04AD7970" w:rsidR="00104E43" w:rsidRPr="004F7D36" w:rsidRDefault="00104E43" w:rsidP="008D683B">
            <w:pPr>
              <w:jc w:val="both"/>
              <w:rPr>
                <w:lang w:val="es-ES"/>
              </w:rPr>
            </w:pPr>
            <w:r w:rsidRPr="004F7D36">
              <w:rPr>
                <w:lang w:val="es-ES"/>
              </w:rPr>
              <w:t>El Vendedor deberá poner a disposición de PARTNERS el personal clave designado para ejecutar los servicios esta Orden de Compra.</w:t>
            </w:r>
            <w:r w:rsidR="00730436">
              <w:rPr>
                <w:lang w:val="es-ES"/>
              </w:rPr>
              <w:t xml:space="preserve"> </w:t>
            </w:r>
            <w:r w:rsidRPr="004F7D36">
              <w:rPr>
                <w:lang w:val="es-ES"/>
              </w:rPr>
              <w:t>El personal clave identificado en esta Orden de Compra se considera esencial para realizar el trabajo solicitado.</w:t>
            </w:r>
            <w:r w:rsidR="00730436">
              <w:rPr>
                <w:lang w:val="es-ES"/>
              </w:rPr>
              <w:t xml:space="preserve"> </w:t>
            </w:r>
            <w:r w:rsidRPr="004F7D36">
              <w:rPr>
                <w:lang w:val="es-ES"/>
              </w:rPr>
              <w:t>Antes de trasladar o reemplazar a cualquiera de este personal clave, el Vendedor deberá informarle al Supervisor de PARTNERS con antelación razonable sobre dicha intención, incluyendo una justificación y explicación suficientemente detallada de su proceder (incluyendo las sustituciones que propone), para que se pueda evaluar el impacto que dichos cambios tendrán en la Orden de Compra (incluyendo sus repercusiones en los cosos, si procede).</w:t>
            </w:r>
            <w:r w:rsidR="00730436">
              <w:rPr>
                <w:lang w:val="es-ES"/>
              </w:rPr>
              <w:t xml:space="preserve"> </w:t>
            </w:r>
            <w:r w:rsidRPr="004F7D36">
              <w:rPr>
                <w:lang w:val="es-ES"/>
              </w:rPr>
              <w:t>El Vendedor deberá abstenerse de realizar traslados o reemplazos de este personal sin la aprobación previa escrita de PARTNERS.</w:t>
            </w:r>
            <w:r w:rsidR="00730436">
              <w:rPr>
                <w:lang w:val="es-ES"/>
              </w:rPr>
              <w:t xml:space="preserve"> </w:t>
            </w:r>
            <w:r w:rsidRPr="004F7D36">
              <w:rPr>
                <w:lang w:val="es-ES"/>
              </w:rPr>
              <w:t>PARTNERS deberá aprobar a todo el personal del Vendedor que esté asignado para ejecutar esta Orden de Compra.</w:t>
            </w:r>
            <w:r w:rsidR="00730436">
              <w:rPr>
                <w:lang w:val="es-ES"/>
              </w:rPr>
              <w:t xml:space="preserve"> </w:t>
            </w:r>
            <w:r w:rsidRPr="004F7D36">
              <w:rPr>
                <w:lang w:val="es-ES"/>
              </w:rPr>
              <w:t>PARTNERS se reserva el derecho de solicitar la remoción de cualquier empleado del Vendedor que esté ejecutando el trabajo de esta Orden de Compra por incumplimiento o mala conducta.</w:t>
            </w:r>
            <w:r w:rsidR="00730436">
              <w:rPr>
                <w:lang w:val="es-ES"/>
              </w:rPr>
              <w:t xml:space="preserve"> </w:t>
            </w:r>
            <w:r w:rsidRPr="004F7D36">
              <w:rPr>
                <w:lang w:val="es-ES"/>
              </w:rPr>
              <w:t>El Vendedor deberá cumplir cualquier solicitud emitida por PARTNERS de destituir y suspender los servicios de cualquier empleado del Vendedor que realice trabajos en virtud de Orden de Compra.</w:t>
            </w:r>
            <w:r w:rsidR="00730436">
              <w:rPr>
                <w:lang w:val="es-ES"/>
              </w:rPr>
              <w:t xml:space="preserve"> </w:t>
            </w:r>
            <w:r w:rsidRPr="004F7D36">
              <w:rPr>
                <w:lang w:val="es-ES"/>
              </w:rPr>
              <w:t>En caso de incumplimiento, el Vendedor deberá asumir todos los costos de reemplazo (es decir, costos viaje, transporte, etc.).</w:t>
            </w:r>
            <w:r w:rsidR="00730436">
              <w:rPr>
                <w:lang w:val="es-ES"/>
              </w:rPr>
              <w:t xml:space="preserve"> </w:t>
            </w:r>
            <w:r w:rsidRPr="004F7D36">
              <w:rPr>
                <w:lang w:val="es-ES"/>
              </w:rPr>
              <w:t>El Vendedor deberá obtener todas las aprobaciones (incluso para viajes internacionales) y acatar todos los requerimientos de seguridad del personal que ejecute esta Orden de Compra, que sean exigidos por PARTNERS y/o el cliente de PARTNERS que proporcione fondos para esta Orden de Compra.</w:t>
            </w:r>
            <w:r w:rsidR="00730436">
              <w:rPr>
                <w:lang w:val="es-ES"/>
              </w:rPr>
              <w:t xml:space="preserve"> </w:t>
            </w:r>
          </w:p>
          <w:p w14:paraId="48AFFBB5" w14:textId="77777777" w:rsidR="00104E43" w:rsidRPr="004F7D36" w:rsidRDefault="00104E43" w:rsidP="008D683B">
            <w:pPr>
              <w:pStyle w:val="ListParagraph"/>
              <w:spacing w:after="200" w:line="240" w:lineRule="auto"/>
              <w:ind w:left="0"/>
              <w:jc w:val="both"/>
              <w:rPr>
                <w:rFonts w:ascii="Times New Roman" w:hAnsi="Times New Roman" w:cs="Times New Roman"/>
                <w:b/>
                <w:bCs/>
                <w:sz w:val="24"/>
                <w:szCs w:val="24"/>
                <w:lang w:val="es-ES"/>
              </w:rPr>
            </w:pPr>
          </w:p>
          <w:p w14:paraId="22583BA0" w14:textId="77777777" w:rsidR="00104E43" w:rsidRPr="004F7D36" w:rsidRDefault="00104E43" w:rsidP="008D683B">
            <w:pPr>
              <w:pStyle w:val="ListParagraph"/>
              <w:spacing w:after="200"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6. Inspección y aceptación</w:t>
            </w:r>
          </w:p>
          <w:p w14:paraId="2DF4400B" w14:textId="5F34515D" w:rsidR="00104E43" w:rsidRPr="004F7D36" w:rsidRDefault="00104E43" w:rsidP="008D683B">
            <w:pPr>
              <w:keepNext w:val="0"/>
              <w:widowControl/>
              <w:numPr>
                <w:ilvl w:val="0"/>
                <w:numId w:val="18"/>
              </w:numPr>
              <w:snapToGrid/>
              <w:jc w:val="both"/>
              <w:outlineLvl w:val="9"/>
              <w:rPr>
                <w:bCs/>
                <w:lang w:val="es-ES"/>
              </w:rPr>
            </w:pPr>
            <w:r w:rsidRPr="004F7D36">
              <w:rPr>
                <w:bCs/>
                <w:lang w:val="es-ES"/>
              </w:rPr>
              <w:t xml:space="preserve">PARTNERS se </w:t>
            </w:r>
            <w:r w:rsidRPr="004F7D36">
              <w:rPr>
                <w:color w:val="000000"/>
                <w:lang w:val="es-ES"/>
              </w:rPr>
              <w:t xml:space="preserve">reserva el derecho de inspeccionar o probar los servicios </w:t>
            </w:r>
            <w:r w:rsidRPr="004F7D36">
              <w:rPr>
                <w:lang w:val="es-ES"/>
              </w:rPr>
              <w:t>entregados por el Vendedor como resultado de esta Orden de Compra.</w:t>
            </w:r>
            <w:r w:rsidR="00730436">
              <w:rPr>
                <w:lang w:val="es-ES"/>
              </w:rPr>
              <w:t xml:space="preserve"> </w:t>
            </w:r>
            <w:r w:rsidRPr="004F7D36">
              <w:rPr>
                <w:bCs/>
                <w:lang w:val="es-ES"/>
              </w:rPr>
              <w:t>PARTNERS actuará de buena fe para aceptar prontamente los servicios (y, según corresponda, las inspecciones y pruebas), una vez éstos sean entregados/ejecutados.</w:t>
            </w:r>
            <w:r w:rsidR="00730436">
              <w:rPr>
                <w:bCs/>
                <w:lang w:val="es-ES"/>
              </w:rPr>
              <w:t xml:space="preserve"> </w:t>
            </w:r>
          </w:p>
          <w:p w14:paraId="0E49B473" w14:textId="77777777" w:rsidR="00104E43" w:rsidRPr="004F7D36" w:rsidRDefault="00104E43" w:rsidP="008D683B">
            <w:pPr>
              <w:jc w:val="both"/>
              <w:rPr>
                <w:bCs/>
                <w:lang w:val="es-ES"/>
              </w:rPr>
            </w:pPr>
          </w:p>
          <w:p w14:paraId="3C9C5A12" w14:textId="77777777" w:rsidR="00104E43" w:rsidRPr="004F7D36" w:rsidRDefault="00104E43" w:rsidP="008D683B">
            <w:pPr>
              <w:keepNext w:val="0"/>
              <w:widowControl/>
              <w:numPr>
                <w:ilvl w:val="0"/>
                <w:numId w:val="18"/>
              </w:numPr>
              <w:snapToGrid/>
              <w:ind w:left="360"/>
              <w:jc w:val="both"/>
              <w:outlineLvl w:val="9"/>
              <w:rPr>
                <w:bCs/>
                <w:lang w:val="es-ES"/>
              </w:rPr>
            </w:pPr>
            <w:r w:rsidRPr="004F7D36">
              <w:rPr>
                <w:bCs/>
                <w:lang w:val="es-ES"/>
              </w:rPr>
              <w:lastRenderedPageBreak/>
              <w:t xml:space="preserve">Si el Vendedor entrega servicios que no cumplan con los requisitos, PARTNERS podrá, a su libre elección y a expensas del Vendedor: </w:t>
            </w:r>
          </w:p>
          <w:p w14:paraId="55384A84" w14:textId="77777777" w:rsidR="00104E43" w:rsidRPr="004F7D36" w:rsidRDefault="00104E43" w:rsidP="008D683B">
            <w:pPr>
              <w:keepNext w:val="0"/>
              <w:widowControl/>
              <w:jc w:val="both"/>
              <w:outlineLvl w:val="9"/>
              <w:rPr>
                <w:bCs/>
                <w:lang w:val="es-ES"/>
              </w:rPr>
            </w:pPr>
          </w:p>
          <w:p w14:paraId="6B8F8BF5" w14:textId="77777777" w:rsidR="00104E43" w:rsidRPr="004F7D36" w:rsidRDefault="00104E43" w:rsidP="008D683B">
            <w:pPr>
              <w:keepNext w:val="0"/>
              <w:widowControl/>
              <w:numPr>
                <w:ilvl w:val="0"/>
                <w:numId w:val="19"/>
              </w:numPr>
              <w:snapToGrid/>
              <w:jc w:val="both"/>
              <w:outlineLvl w:val="9"/>
              <w:rPr>
                <w:bCs/>
                <w:lang w:val="es-ES"/>
              </w:rPr>
            </w:pPr>
            <w:r w:rsidRPr="004F7D36">
              <w:rPr>
                <w:bCs/>
                <w:lang w:val="es-ES"/>
              </w:rPr>
              <w:t xml:space="preserve">Exigirle al Vendedor que corrija o reemplace los Servicios de inmediato; </w:t>
            </w:r>
          </w:p>
          <w:p w14:paraId="7CF92651" w14:textId="77777777" w:rsidR="00104E43" w:rsidRPr="004F7D36" w:rsidRDefault="00104E43" w:rsidP="008D683B">
            <w:pPr>
              <w:keepNext w:val="0"/>
              <w:widowControl/>
              <w:numPr>
                <w:ilvl w:val="0"/>
                <w:numId w:val="19"/>
              </w:numPr>
              <w:snapToGrid/>
              <w:jc w:val="both"/>
              <w:outlineLvl w:val="9"/>
              <w:rPr>
                <w:bCs/>
                <w:lang w:val="es-ES"/>
              </w:rPr>
            </w:pPr>
            <w:r w:rsidRPr="004F7D36">
              <w:rPr>
                <w:bCs/>
                <w:lang w:val="es-ES"/>
              </w:rPr>
              <w:t xml:space="preserve">Corregir la no conformidad; o </w:t>
            </w:r>
          </w:p>
          <w:p w14:paraId="7D3FFC6A" w14:textId="77777777" w:rsidR="00104E43" w:rsidRPr="004F7D36" w:rsidRDefault="00104E43" w:rsidP="008D683B">
            <w:pPr>
              <w:keepNext w:val="0"/>
              <w:widowControl/>
              <w:numPr>
                <w:ilvl w:val="0"/>
                <w:numId w:val="19"/>
              </w:numPr>
              <w:snapToGrid/>
              <w:jc w:val="both"/>
              <w:outlineLvl w:val="9"/>
              <w:rPr>
                <w:bCs/>
                <w:lang w:val="es-ES"/>
              </w:rPr>
            </w:pPr>
            <w:r w:rsidRPr="004F7D36">
              <w:rPr>
                <w:bCs/>
                <w:lang w:val="es-ES"/>
              </w:rPr>
              <w:t xml:space="preserve">Reducir el precio del contrato para reflejar el valor reducido de los servicios prestados. </w:t>
            </w:r>
          </w:p>
          <w:p w14:paraId="1AC36C9D" w14:textId="77777777" w:rsidR="00104E43" w:rsidRDefault="00104E43" w:rsidP="008D683B">
            <w:pPr>
              <w:ind w:left="360"/>
              <w:jc w:val="both"/>
              <w:rPr>
                <w:bCs/>
                <w:lang w:val="es-ES"/>
              </w:rPr>
            </w:pPr>
          </w:p>
          <w:p w14:paraId="562A917C" w14:textId="751C59FD" w:rsidR="00104E43" w:rsidRPr="004F7D36" w:rsidRDefault="00104E43" w:rsidP="008D683B">
            <w:pPr>
              <w:keepNext w:val="0"/>
              <w:widowControl/>
              <w:numPr>
                <w:ilvl w:val="0"/>
                <w:numId w:val="18"/>
              </w:numPr>
              <w:snapToGrid/>
              <w:ind w:left="360"/>
              <w:jc w:val="both"/>
              <w:outlineLvl w:val="9"/>
              <w:rPr>
                <w:bCs/>
                <w:lang w:val="es-ES"/>
              </w:rPr>
            </w:pPr>
            <w:r w:rsidRPr="004F7D36">
              <w:rPr>
                <w:bCs/>
                <w:lang w:val="es-ES"/>
              </w:rPr>
              <w:t>PARTNERS deberá explicar</w:t>
            </w:r>
            <w:ins w:id="44" w:author="Victor Ricardo Gomez Guerra" w:date="2022-08-01T17:29:00Z">
              <w:r w:rsidR="002731AD">
                <w:rPr>
                  <w:bCs/>
                  <w:lang w:val="es-ES"/>
                </w:rPr>
                <w:t xml:space="preserve"> sumariamente</w:t>
              </w:r>
            </w:ins>
            <w:r w:rsidRPr="004F7D36">
              <w:rPr>
                <w:bCs/>
                <w:lang w:val="es-ES"/>
              </w:rPr>
              <w:t xml:space="preserve"> el motivo de cualquier devolución o rechazo de los servicios defectuosos y/o describir la acción tomada.</w:t>
            </w:r>
            <w:r w:rsidR="00730436">
              <w:rPr>
                <w:bCs/>
                <w:lang w:val="es-ES"/>
              </w:rPr>
              <w:t xml:space="preserve"> </w:t>
            </w:r>
            <w:r w:rsidRPr="004F7D36">
              <w:rPr>
                <w:bCs/>
                <w:lang w:val="es-ES"/>
              </w:rPr>
              <w:t xml:space="preserve">El Vendedor asumirá cualquier aumento en costos (incluyendo los costos de mano de obra y materiales) atribuible al rechazo de servicios defectuosos por parte de PARTNERS. </w:t>
            </w:r>
          </w:p>
          <w:p w14:paraId="27081055" w14:textId="77777777" w:rsidR="00BE66E8" w:rsidRPr="004F7D36" w:rsidRDefault="00BE66E8" w:rsidP="008D683B">
            <w:pPr>
              <w:keepNext w:val="0"/>
              <w:widowControl/>
              <w:jc w:val="both"/>
              <w:outlineLvl w:val="9"/>
              <w:rPr>
                <w:bCs/>
                <w:lang w:val="es-ES"/>
              </w:rPr>
            </w:pPr>
          </w:p>
          <w:p w14:paraId="646C395E" w14:textId="187D4907" w:rsidR="00104E43" w:rsidRPr="004F7D36" w:rsidRDefault="00104E43" w:rsidP="008D683B">
            <w:pPr>
              <w:keepNext w:val="0"/>
              <w:widowControl/>
              <w:numPr>
                <w:ilvl w:val="0"/>
                <w:numId w:val="18"/>
              </w:numPr>
              <w:snapToGrid/>
              <w:ind w:left="360"/>
              <w:jc w:val="both"/>
              <w:outlineLvl w:val="9"/>
              <w:rPr>
                <w:bCs/>
                <w:lang w:val="es-ES"/>
              </w:rPr>
            </w:pPr>
            <w:r w:rsidRPr="004F7D36">
              <w:rPr>
                <w:bCs/>
                <w:lang w:val="es-ES"/>
              </w:rPr>
              <w:t>PARTNERS podrá exigir el reemplazo o repetición de los servicios defectuosos sin ningún aumento en el precio de la Orden de Compra.</w:t>
            </w:r>
            <w:r w:rsidR="00730436">
              <w:rPr>
                <w:bCs/>
                <w:lang w:val="es-ES"/>
              </w:rPr>
              <w:t xml:space="preserve"> </w:t>
            </w:r>
            <w:r w:rsidRPr="004F7D36">
              <w:rPr>
                <w:bCs/>
                <w:lang w:val="es-ES"/>
              </w:rPr>
              <w:t>Si el reemplazo o la repetición de los servicios no corrige los defectos o no es posible hacer efectuar dicho reemplazo o la repetición, PARTNERS podrá solicitar la reducción equitativa del precio o una contraprestación apropiada como condición para aceptar los productos o servicios defectuosos.</w:t>
            </w:r>
            <w:r w:rsidR="00730436">
              <w:rPr>
                <w:bCs/>
                <w:lang w:val="es-ES"/>
              </w:rPr>
              <w:t xml:space="preserve"> </w:t>
            </w:r>
            <w:r w:rsidRPr="004F7D36">
              <w:rPr>
                <w:bCs/>
                <w:lang w:val="es-ES"/>
              </w:rPr>
              <w:t>PARTNERS ejercerá sus derechos después de dicha aceptación, dentro de un tiempo razonable y después de descubrirse o de que se debiera haber descubierto el defecto.</w:t>
            </w:r>
          </w:p>
          <w:p w14:paraId="26E1AD28" w14:textId="77777777" w:rsidR="00104E43" w:rsidRPr="004F7D36" w:rsidRDefault="00104E43" w:rsidP="008D683B">
            <w:pPr>
              <w:keepNext w:val="0"/>
              <w:widowControl/>
              <w:ind w:left="360"/>
              <w:jc w:val="both"/>
              <w:outlineLvl w:val="9"/>
              <w:rPr>
                <w:bCs/>
                <w:lang w:val="es-ES"/>
              </w:rPr>
            </w:pPr>
          </w:p>
          <w:p w14:paraId="718BF699" w14:textId="5F6C95E0" w:rsidR="00104E43" w:rsidRPr="00BE66E8" w:rsidRDefault="00104E43" w:rsidP="008D683B">
            <w:pPr>
              <w:keepNext w:val="0"/>
              <w:widowControl/>
              <w:numPr>
                <w:ilvl w:val="0"/>
                <w:numId w:val="18"/>
              </w:numPr>
              <w:snapToGrid/>
              <w:ind w:left="360"/>
              <w:jc w:val="both"/>
              <w:outlineLvl w:val="9"/>
              <w:rPr>
                <w:bCs/>
                <w:lang w:val="es-ES"/>
              </w:rPr>
            </w:pPr>
            <w:r w:rsidRPr="004F7D36">
              <w:rPr>
                <w:bCs/>
                <w:lang w:val="es-ES"/>
              </w:rPr>
              <w:t>Si el Vendedor no repite los servicios de inmediato o no toma las medidas necesarias para garantizar la ejecución futura de los mismos de conformidad con los requerimientos del contrato, PARTNERS podrá (1) contratar o realizar de algún otro modo los servicios y cobrarle al Vendedor cualquier costo incurrido por PARTNERS y que esté directamente relacionado con la realización de dicho servicio o (2) rescindir el contrato por incumplimiento</w:t>
            </w:r>
            <w:ins w:id="45" w:author="Victor Ricardo Gomez Guerra" w:date="2022-08-01T17:30:00Z">
              <w:r w:rsidR="002731AD">
                <w:rPr>
                  <w:bCs/>
                  <w:lang w:val="es-ES"/>
                </w:rPr>
                <w:t>, sin necesidad de  constitución en mor</w:t>
              </w:r>
            </w:ins>
            <w:ins w:id="46" w:author="Victor Ricardo Gomez Guerra" w:date="2022-08-01T17:31:00Z">
              <w:r w:rsidR="002731AD">
                <w:rPr>
                  <w:bCs/>
                  <w:lang w:val="es-ES"/>
                </w:rPr>
                <w:t>a o declaración judicial previa, y sin lugar al pago de sanciones, perjuicios, indemnizaciones o penalidades de ninguna naturaleza</w:t>
              </w:r>
            </w:ins>
            <w:del w:id="47" w:author="Victor Ricardo Gomez Guerra" w:date="2022-08-01T17:30:00Z">
              <w:r w:rsidRPr="004F7D36" w:rsidDel="002731AD">
                <w:rPr>
                  <w:bCs/>
                  <w:lang w:val="es-ES"/>
                </w:rPr>
                <w:delText>.</w:delText>
              </w:r>
            </w:del>
          </w:p>
          <w:p w14:paraId="218042A5" w14:textId="77777777" w:rsidR="00104E43" w:rsidRPr="004F7D36" w:rsidRDefault="00104E43" w:rsidP="008D683B">
            <w:pPr>
              <w:pStyle w:val="ListParagraph"/>
              <w:spacing w:after="200" w:line="240" w:lineRule="auto"/>
              <w:ind w:left="0"/>
              <w:jc w:val="both"/>
              <w:rPr>
                <w:rFonts w:ascii="Times New Roman" w:hAnsi="Times New Roman" w:cs="Times New Roman"/>
                <w:b/>
                <w:bCs/>
                <w:sz w:val="24"/>
                <w:szCs w:val="24"/>
                <w:lang w:val="es-ES"/>
              </w:rPr>
            </w:pPr>
          </w:p>
          <w:p w14:paraId="50897F8B" w14:textId="7C06F3A9" w:rsidR="00104E43" w:rsidRDefault="00104E43" w:rsidP="008D683B">
            <w:pPr>
              <w:pStyle w:val="ListParagraph"/>
              <w:spacing w:after="200"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 xml:space="preserve">Artículo 7. </w:t>
            </w:r>
            <w:del w:id="48" w:author="Victor Ricardo Gomez Guerra" w:date="2022-08-01T15:02:00Z">
              <w:r w:rsidRPr="004F7D36" w:rsidDel="007B31B9">
                <w:rPr>
                  <w:rFonts w:ascii="Times New Roman" w:hAnsi="Times New Roman" w:cs="Times New Roman"/>
                  <w:b/>
                  <w:bCs/>
                  <w:sz w:val="24"/>
                  <w:szCs w:val="24"/>
                  <w:lang w:val="es-ES"/>
                </w:rPr>
                <w:delText>Exención de</w:delText>
              </w:r>
            </w:del>
            <w:r w:rsidRPr="004F7D36">
              <w:rPr>
                <w:rFonts w:ascii="Times New Roman" w:hAnsi="Times New Roman" w:cs="Times New Roman"/>
                <w:b/>
                <w:bCs/>
                <w:sz w:val="24"/>
                <w:szCs w:val="24"/>
                <w:lang w:val="es-ES"/>
              </w:rPr>
              <w:t xml:space="preserve"> </w:t>
            </w:r>
            <w:del w:id="49" w:author="Victor Ricardo Gomez Guerra" w:date="2022-08-01T15:02:00Z">
              <w:r w:rsidRPr="004F7D36" w:rsidDel="007B31B9">
                <w:rPr>
                  <w:rFonts w:ascii="Times New Roman" w:hAnsi="Times New Roman" w:cs="Times New Roman"/>
                  <w:b/>
                  <w:bCs/>
                  <w:sz w:val="24"/>
                  <w:szCs w:val="24"/>
                  <w:lang w:val="es-ES"/>
                </w:rPr>
                <w:delText xml:space="preserve">Indemnización </w:delText>
              </w:r>
            </w:del>
            <w:ins w:id="50" w:author="Victor Ricardo Gomez Guerra" w:date="2022-08-01T15:02:00Z">
              <w:r w:rsidR="007B31B9">
                <w:rPr>
                  <w:rFonts w:ascii="Times New Roman" w:hAnsi="Times New Roman" w:cs="Times New Roman"/>
                  <w:b/>
                  <w:bCs/>
                  <w:sz w:val="24"/>
                  <w:szCs w:val="24"/>
                  <w:lang w:val="es-ES"/>
                </w:rPr>
                <w:t>Indemnidad</w:t>
              </w:r>
              <w:r w:rsidR="007B31B9" w:rsidRPr="004F7D36">
                <w:rPr>
                  <w:rFonts w:ascii="Times New Roman" w:hAnsi="Times New Roman" w:cs="Times New Roman"/>
                  <w:b/>
                  <w:bCs/>
                  <w:sz w:val="24"/>
                  <w:szCs w:val="24"/>
                  <w:lang w:val="es-ES"/>
                </w:rPr>
                <w:t xml:space="preserve"> </w:t>
              </w:r>
            </w:ins>
            <w:r w:rsidRPr="004F7D36">
              <w:rPr>
                <w:rFonts w:ascii="Times New Roman" w:hAnsi="Times New Roman" w:cs="Times New Roman"/>
                <w:b/>
                <w:bCs/>
                <w:sz w:val="24"/>
                <w:szCs w:val="24"/>
                <w:lang w:val="es-ES"/>
              </w:rPr>
              <w:t>y Beneficios por parte del Vendedor</w:t>
            </w:r>
          </w:p>
          <w:p w14:paraId="1F32DA17" w14:textId="77777777" w:rsidR="00923990" w:rsidRPr="004F7D36" w:rsidRDefault="00923990" w:rsidP="008D683B">
            <w:pPr>
              <w:pStyle w:val="ListParagraph"/>
              <w:spacing w:after="200" w:line="240" w:lineRule="auto"/>
              <w:ind w:left="0"/>
              <w:jc w:val="both"/>
              <w:rPr>
                <w:rFonts w:ascii="Times New Roman" w:hAnsi="Times New Roman" w:cs="Times New Roman"/>
                <w:b/>
                <w:bCs/>
                <w:sz w:val="24"/>
                <w:szCs w:val="24"/>
                <w:lang w:val="es-ES"/>
              </w:rPr>
            </w:pPr>
          </w:p>
          <w:p w14:paraId="45EEDBE6" w14:textId="15F84D5C" w:rsidR="00104E43" w:rsidRPr="004F7D36" w:rsidRDefault="00104E43" w:rsidP="008D683B">
            <w:pPr>
              <w:jc w:val="both"/>
              <w:rPr>
                <w:bCs/>
                <w:lang w:val="es-ES"/>
              </w:rPr>
            </w:pPr>
            <w:r w:rsidRPr="004F7D36">
              <w:rPr>
                <w:lang w:val="es-ES"/>
              </w:rPr>
              <w:t>El Vendedor renuncia a cualquier beneficio adicional y acuerd</w:t>
            </w:r>
            <w:r w:rsidRPr="004F7D36">
              <w:rPr>
                <w:bCs/>
                <w:lang w:val="es-ES"/>
              </w:rPr>
              <w:t xml:space="preserve">a </w:t>
            </w:r>
            <w:del w:id="51" w:author="Victor Ricardo Gomez Guerra" w:date="2022-08-01T15:02:00Z">
              <w:r w:rsidRPr="004F7D36" w:rsidDel="007B31B9">
                <w:rPr>
                  <w:bCs/>
                  <w:lang w:val="es-ES"/>
                </w:rPr>
                <w:delText xml:space="preserve">indemnizar </w:delText>
              </w:r>
            </w:del>
            <w:ins w:id="52" w:author="Victor Ricardo Gomez Guerra" w:date="2022-08-01T15:02:00Z">
              <w:r w:rsidR="007B31B9">
                <w:rPr>
                  <w:bCs/>
                  <w:lang w:val="es-ES"/>
                </w:rPr>
                <w:t>mantener indemne</w:t>
              </w:r>
              <w:r w:rsidR="007B31B9" w:rsidRPr="004F7D36">
                <w:rPr>
                  <w:bCs/>
                  <w:lang w:val="es-ES"/>
                </w:rPr>
                <w:t xml:space="preserve"> </w:t>
              </w:r>
            </w:ins>
            <w:r w:rsidRPr="004F7D36">
              <w:rPr>
                <w:bCs/>
                <w:lang w:val="es-ES"/>
              </w:rPr>
              <w:t>y eximir de cualquier responsabilidad a PARTNERS, su cliente o donante, y a sus funcionarios, directores, agentes y empleados de y contra cualquier reclamo y responsabilidad, pérdida, gasto, demanda, daño, juicio, pleito y costo (incluyendo honorarios y gastos legales y profesionales razonables) que surjan de los actos u omisiones del Vendedor,</w:t>
            </w:r>
            <w:r w:rsidR="00730436">
              <w:rPr>
                <w:bCs/>
                <w:lang w:val="es-ES"/>
              </w:rPr>
              <w:t xml:space="preserve"> </w:t>
            </w:r>
            <w:r w:rsidRPr="004F7D36">
              <w:rPr>
                <w:bCs/>
                <w:lang w:val="es-ES"/>
              </w:rPr>
              <w:t>sus empleados, funcionarios, directores, agentes o sus subcontratistas; y/o de cualquier lesión o muerte de personas, incluyendo funcionarios, directores, empleados, agentes y subcontratistas del Vendedor, o de cualquier pérdida o daño de propiedades, o multas y sanciones que puedan resultar, en su totalidad o en parte, por la compra, venta, distribución o uso de cualquiera de los servicios comprados o proporcionados bajo esta Orden de Compra, excepto en la medida en que dicho daño se deba a la negligencia de PARTNERS, sus empleados, funcionarios, directores o contratistas.</w:t>
            </w:r>
          </w:p>
          <w:p w14:paraId="7776EFAD" w14:textId="77777777" w:rsidR="00104E43" w:rsidRPr="004F7D36" w:rsidRDefault="00104E43" w:rsidP="008D683B">
            <w:pPr>
              <w:pStyle w:val="ListParagraph"/>
              <w:spacing w:line="240" w:lineRule="auto"/>
              <w:jc w:val="both"/>
              <w:rPr>
                <w:rFonts w:ascii="Times New Roman" w:hAnsi="Times New Roman" w:cs="Times New Roman"/>
                <w:bCs/>
                <w:sz w:val="24"/>
                <w:szCs w:val="24"/>
                <w:lang w:val="es-ES"/>
              </w:rPr>
            </w:pPr>
          </w:p>
          <w:p w14:paraId="28D5B9FC" w14:textId="77777777" w:rsidR="00104E43" w:rsidRPr="004F7D36" w:rsidRDefault="00104E43" w:rsidP="008D683B">
            <w:pPr>
              <w:pStyle w:val="ListParagraph"/>
              <w:spacing w:after="200"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8. Cambios</w:t>
            </w:r>
          </w:p>
          <w:p w14:paraId="2A4CAF05" w14:textId="77777777" w:rsidR="00104E43" w:rsidRPr="00155468" w:rsidRDefault="00104E43" w:rsidP="008D683B">
            <w:pPr>
              <w:keepNext w:val="0"/>
              <w:widowControl/>
              <w:numPr>
                <w:ilvl w:val="0"/>
                <w:numId w:val="20"/>
              </w:numPr>
              <w:snapToGrid/>
              <w:jc w:val="both"/>
              <w:outlineLvl w:val="9"/>
              <w:rPr>
                <w:b/>
                <w:bCs/>
                <w:lang w:val="es-ES"/>
              </w:rPr>
            </w:pPr>
            <w:r w:rsidRPr="004F7D36">
              <w:rPr>
                <w:bCs/>
                <w:lang w:val="es-ES"/>
              </w:rPr>
              <w:t xml:space="preserve">Por orden escrita, PARTNERS podrá efectuar ocasionalmente cambios directos en los requisitos técnicos, lugar de entrega, inspección o aceptación; o ajustes razonables en las cantidades, plazos de entrega o ambos; y en los términos y condiciones de este contrato, que sean requeridos para el cumplimiento de las obligaciones de PARTNERS. </w:t>
            </w:r>
          </w:p>
          <w:p w14:paraId="797451C5" w14:textId="77777777" w:rsidR="00155468" w:rsidRPr="004F7D36" w:rsidRDefault="00155468" w:rsidP="008D683B">
            <w:pPr>
              <w:keepNext w:val="0"/>
              <w:widowControl/>
              <w:snapToGrid/>
              <w:ind w:left="360"/>
              <w:jc w:val="both"/>
              <w:outlineLvl w:val="9"/>
              <w:rPr>
                <w:b/>
                <w:bCs/>
                <w:lang w:val="es-ES"/>
              </w:rPr>
            </w:pPr>
          </w:p>
          <w:p w14:paraId="5AE32EAD" w14:textId="44ED0DC9" w:rsidR="00104E43" w:rsidRPr="004F7D36" w:rsidRDefault="00104E43" w:rsidP="008D683B">
            <w:pPr>
              <w:keepNext w:val="0"/>
              <w:widowControl/>
              <w:numPr>
                <w:ilvl w:val="0"/>
                <w:numId w:val="20"/>
              </w:numPr>
              <w:snapToGrid/>
              <w:jc w:val="both"/>
              <w:outlineLvl w:val="9"/>
              <w:rPr>
                <w:b/>
                <w:bCs/>
                <w:lang w:val="es-ES"/>
              </w:rPr>
            </w:pPr>
            <w:r w:rsidRPr="004F7D36">
              <w:rPr>
                <w:bCs/>
                <w:lang w:val="es-ES"/>
              </w:rPr>
              <w:t>En el evento que cualquier cambio de este tipo cause algún aumento o disminución en el costo o tiempo requerido para el cumplimiento de cualquier orden de compra que se derive de esta Orden de Compra, se realizará un ajuste equitativo en el precio de la Orden de Compra o el cronograma de entrega, o ambos, y como resultado se modificará por escrito la Orden de Compra.</w:t>
            </w:r>
            <w:r w:rsidR="00730436">
              <w:rPr>
                <w:bCs/>
                <w:lang w:val="es-ES"/>
              </w:rPr>
              <w:t xml:space="preserve"> </w:t>
            </w:r>
            <w:r w:rsidRPr="004F7D36">
              <w:rPr>
                <w:bCs/>
                <w:lang w:val="es-ES"/>
              </w:rPr>
              <w:t xml:space="preserve">Cualquier reclamación por parte del Vendedor relacionada con ajustes realizados en una orden de compra deberá presentarse dentro de </w:t>
            </w:r>
            <w:r w:rsidRPr="004F7D36">
              <w:rPr>
                <w:bCs/>
                <w:lang w:val="es-ES"/>
              </w:rPr>
              <w:lastRenderedPageBreak/>
              <w:t>los 30 (treinta) días siguientes a la fecha en que el Vendedor reciba la modificación o cambio</w:t>
            </w:r>
            <w:r w:rsidRPr="004F7D36">
              <w:rPr>
                <w:b/>
                <w:bCs/>
                <w:lang w:val="es-ES"/>
              </w:rPr>
              <w:t>.</w:t>
            </w:r>
          </w:p>
          <w:p w14:paraId="0D99ED37" w14:textId="77777777" w:rsidR="00F74619" w:rsidRPr="004F7D36" w:rsidRDefault="00F74619" w:rsidP="008D683B">
            <w:pPr>
              <w:pStyle w:val="ListParagraph"/>
              <w:spacing w:line="240" w:lineRule="auto"/>
              <w:ind w:left="0"/>
              <w:jc w:val="both"/>
              <w:rPr>
                <w:rFonts w:ascii="Times New Roman" w:hAnsi="Times New Roman" w:cs="Times New Roman"/>
                <w:b/>
                <w:bCs/>
                <w:sz w:val="24"/>
                <w:szCs w:val="24"/>
                <w:lang w:val="es-ES"/>
              </w:rPr>
            </w:pPr>
          </w:p>
          <w:p w14:paraId="24EFCFD4" w14:textId="13ED31BD"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9. Confidencialidad y Derechos de Propiedad Intelectual</w:t>
            </w:r>
          </w:p>
          <w:p w14:paraId="1F04D05C" w14:textId="77777777" w:rsidR="00104E43" w:rsidRPr="004F7D36" w:rsidRDefault="00104E43" w:rsidP="008D683B">
            <w:pPr>
              <w:jc w:val="both"/>
              <w:rPr>
                <w:b/>
                <w:bCs/>
                <w:lang w:val="es-ES"/>
              </w:rPr>
            </w:pPr>
          </w:p>
          <w:p w14:paraId="2B47D77E" w14:textId="3CA3300C" w:rsidR="000C4CD3" w:rsidRPr="0055689B" w:rsidRDefault="00104E43" w:rsidP="0055689B">
            <w:pPr>
              <w:keepNext w:val="0"/>
              <w:widowControl/>
              <w:numPr>
                <w:ilvl w:val="0"/>
                <w:numId w:val="21"/>
              </w:numPr>
              <w:autoSpaceDE w:val="0"/>
              <w:autoSpaceDN w:val="0"/>
              <w:adjustRightInd w:val="0"/>
              <w:snapToGrid/>
              <w:jc w:val="both"/>
              <w:outlineLvl w:val="9"/>
              <w:rPr>
                <w:rFonts w:eastAsia="Calibri"/>
                <w:lang w:val="es-ES"/>
              </w:rPr>
            </w:pPr>
            <w:r w:rsidRPr="004F7D36">
              <w:rPr>
                <w:lang w:val="es-ES"/>
              </w:rPr>
              <w:t xml:space="preserve">Se entiende que, en relación con la prestación de servicios en virtud de esta Orden de Compra, el Vendedor puede llegar a conocer o estar expuesto a información, registros, datos, materiales y otros derechos de propiedad (tangibles o intangibles) pertenecientes, licenciados o puestos a disposición de PARTNERS y/o su cliente o donante (s), incluso de titulares de datos ("Información confidencial"), todos los cuales deberán ser tratados como información confidencial y patentada de PARTNERS, sus licenciantes y/o su cliente o donante(s). </w:t>
            </w:r>
          </w:p>
          <w:p w14:paraId="03BAE745" w14:textId="77777777" w:rsidR="0055689B" w:rsidRPr="0055689B" w:rsidRDefault="0055689B" w:rsidP="0055689B">
            <w:pPr>
              <w:keepNext w:val="0"/>
              <w:widowControl/>
              <w:autoSpaceDE w:val="0"/>
              <w:autoSpaceDN w:val="0"/>
              <w:adjustRightInd w:val="0"/>
              <w:snapToGrid/>
              <w:ind w:left="360"/>
              <w:jc w:val="both"/>
              <w:outlineLvl w:val="9"/>
              <w:rPr>
                <w:rFonts w:eastAsia="Calibri"/>
                <w:lang w:val="es-ES"/>
              </w:rPr>
            </w:pPr>
          </w:p>
          <w:p w14:paraId="2EC328D3" w14:textId="3D1CEC47" w:rsidR="00104E43" w:rsidRPr="0055689B" w:rsidRDefault="00104E43" w:rsidP="008D683B">
            <w:pPr>
              <w:keepNext w:val="0"/>
              <w:widowControl/>
              <w:numPr>
                <w:ilvl w:val="0"/>
                <w:numId w:val="21"/>
              </w:numPr>
              <w:autoSpaceDE w:val="0"/>
              <w:autoSpaceDN w:val="0"/>
              <w:adjustRightInd w:val="0"/>
              <w:snapToGrid/>
              <w:jc w:val="both"/>
              <w:outlineLvl w:val="9"/>
              <w:rPr>
                <w:rFonts w:eastAsia="Calibri"/>
                <w:lang w:val="es-ES"/>
              </w:rPr>
            </w:pPr>
            <w:r w:rsidRPr="004F7D36">
              <w:rPr>
                <w:lang w:val="es-ES"/>
              </w:rPr>
              <w:t xml:space="preserve">Toda </w:t>
            </w:r>
            <w:del w:id="53" w:author="Victor Ricardo Gomez Guerra" w:date="2022-08-01T15:03:00Z">
              <w:r w:rsidRPr="004F7D36" w:rsidDel="007B31B9">
                <w:rPr>
                  <w:lang w:val="es-ES"/>
                </w:rPr>
                <w:delText xml:space="preserve">dicha </w:delText>
              </w:r>
            </w:del>
            <w:ins w:id="54" w:author="Victor Ricardo Gomez Guerra" w:date="2022-08-01T15:03:00Z">
              <w:r w:rsidR="007B31B9">
                <w:rPr>
                  <w:lang w:val="es-ES"/>
                </w:rPr>
                <w:t>la</w:t>
              </w:r>
              <w:r w:rsidR="007B31B9" w:rsidRPr="004F7D36">
                <w:rPr>
                  <w:lang w:val="es-ES"/>
                </w:rPr>
                <w:t xml:space="preserve"> </w:t>
              </w:r>
            </w:ins>
            <w:r w:rsidRPr="004F7D36">
              <w:rPr>
                <w:lang w:val="es-ES"/>
              </w:rPr>
              <w:t>Información Confidencial, sea escrita, visual, digital u oral, que pueda ser divulgada, puesta a disposición o conocida de otra manera por el Vendedor en conexión con los servicios prestados en virtud de este Acuerdo deberá:</w:t>
            </w:r>
          </w:p>
          <w:p w14:paraId="1001EC1D" w14:textId="77777777" w:rsidR="00104E43" w:rsidRPr="004F7D36" w:rsidRDefault="00104E43" w:rsidP="008D683B">
            <w:pPr>
              <w:autoSpaceDE w:val="0"/>
              <w:autoSpaceDN w:val="0"/>
              <w:adjustRightInd w:val="0"/>
              <w:jc w:val="both"/>
              <w:rPr>
                <w:rFonts w:eastAsia="Calibri"/>
                <w:lang w:val="es-ES"/>
              </w:rPr>
            </w:pPr>
          </w:p>
          <w:p w14:paraId="34CBD69F" w14:textId="77777777" w:rsidR="00104E43" w:rsidRPr="004F7D36" w:rsidRDefault="00104E43" w:rsidP="008D683B">
            <w:pPr>
              <w:pStyle w:val="ListParagraph"/>
              <w:keepNext w:val="0"/>
              <w:numPr>
                <w:ilvl w:val="0"/>
                <w:numId w:val="22"/>
              </w:numPr>
              <w:autoSpaceDE w:val="0"/>
              <w:autoSpaceDN w:val="0"/>
              <w:adjustRightInd w:val="0"/>
              <w:spacing w:line="240" w:lineRule="auto"/>
              <w:jc w:val="both"/>
              <w:outlineLvl w:val="9"/>
              <w:rPr>
                <w:rFonts w:ascii="Times New Roman" w:hAnsi="Times New Roman" w:cs="Times New Roman"/>
                <w:bCs/>
                <w:sz w:val="24"/>
                <w:szCs w:val="24"/>
                <w:lang w:val="es-ES"/>
              </w:rPr>
            </w:pPr>
            <w:r w:rsidRPr="004F7D36">
              <w:rPr>
                <w:rFonts w:ascii="Times New Roman" w:hAnsi="Times New Roman" w:cs="Times New Roman"/>
                <w:bCs/>
                <w:sz w:val="24"/>
                <w:szCs w:val="24"/>
                <w:lang w:val="es-ES"/>
              </w:rPr>
              <w:t>Seguir siendo propiedad exclusiva de PARTNERS, sus licenciantes y/o su(s) cliente(s) o donante(s), según corresponda, y</w:t>
            </w:r>
          </w:p>
          <w:p w14:paraId="0AF5738C" w14:textId="2F466B9A" w:rsidR="00104E43" w:rsidRPr="004F7D36" w:rsidRDefault="00104E43" w:rsidP="008D683B">
            <w:pPr>
              <w:pStyle w:val="ListParagraph"/>
              <w:keepNext w:val="0"/>
              <w:numPr>
                <w:ilvl w:val="0"/>
                <w:numId w:val="22"/>
              </w:numPr>
              <w:autoSpaceDE w:val="0"/>
              <w:autoSpaceDN w:val="0"/>
              <w:adjustRightInd w:val="0"/>
              <w:spacing w:line="240" w:lineRule="auto"/>
              <w:jc w:val="both"/>
              <w:outlineLvl w:val="9"/>
              <w:rPr>
                <w:rFonts w:ascii="Times New Roman" w:eastAsia="Calibri" w:hAnsi="Times New Roman" w:cs="Times New Roman"/>
                <w:sz w:val="24"/>
                <w:szCs w:val="24"/>
                <w:lang w:val="es-ES"/>
              </w:rPr>
            </w:pPr>
            <w:r w:rsidRPr="004F7D36">
              <w:rPr>
                <w:rFonts w:ascii="Times New Roman" w:hAnsi="Times New Roman" w:cs="Times New Roman"/>
                <w:sz w:val="24"/>
                <w:szCs w:val="24"/>
                <w:lang w:val="es-ES"/>
              </w:rPr>
              <w:t>Mantenerse en estricta confidencialidad por el Ven</w:t>
            </w:r>
            <w:r w:rsidRPr="0026749F">
              <w:rPr>
                <w:rFonts w:ascii="Times New Roman" w:hAnsi="Times New Roman" w:cs="Times New Roman"/>
                <w:sz w:val="24"/>
                <w:szCs w:val="24"/>
                <w:lang w:val="es-ES"/>
              </w:rPr>
              <w:t xml:space="preserve">dedor, ser utilizada por el Vendedor únicamente para el beneficio de PARTNERS y no </w:t>
            </w:r>
            <w:r w:rsidRPr="0026749F">
              <w:rPr>
                <w:rFonts w:ascii="Times New Roman" w:hAnsi="Times New Roman" w:cs="Times New Roman"/>
                <w:color w:val="000000" w:themeColor="text1"/>
                <w:sz w:val="24"/>
                <w:szCs w:val="24"/>
                <w:lang w:val="es-ES"/>
              </w:rPr>
              <w:t>ser divulgada o utilizada para beneficio de cualquier tercero.</w:t>
            </w:r>
            <w:r w:rsidR="00730436" w:rsidRPr="0026749F">
              <w:rPr>
                <w:rFonts w:ascii="Times New Roman" w:hAnsi="Times New Roman" w:cs="Times New Roman"/>
                <w:color w:val="000000" w:themeColor="text1"/>
                <w:sz w:val="24"/>
                <w:szCs w:val="24"/>
                <w:lang w:val="es-ES"/>
              </w:rPr>
              <w:t xml:space="preserve"> </w:t>
            </w:r>
            <w:r w:rsidRPr="0026749F">
              <w:rPr>
                <w:rFonts w:ascii="Times New Roman" w:hAnsi="Times New Roman" w:cs="Times New Roman"/>
                <w:sz w:val="24"/>
                <w:szCs w:val="24"/>
                <w:lang w:val="es-ES"/>
              </w:rPr>
              <w:t>Esto no aplicará a Información Confidencial que el Vendedor pueda demostrar (a) haber estado en el dominio público anteriormente, o que haya entrado en el dominio público después de la fecha de vigencia de este Acuerdo sin culp</w:t>
            </w:r>
            <w:r w:rsidRPr="004F7D36">
              <w:rPr>
                <w:rFonts w:ascii="Times New Roman" w:hAnsi="Times New Roman" w:cs="Times New Roman"/>
                <w:sz w:val="24"/>
                <w:szCs w:val="24"/>
                <w:lang w:val="es-ES"/>
              </w:rPr>
              <w:t>a del Vendedor, o (b) haber sido conocida o poseída por el Vendedor sin restricción antes de la firma de este Acuerdo.</w:t>
            </w:r>
          </w:p>
          <w:p w14:paraId="19289B5E" w14:textId="5377920F" w:rsidR="000C4CD3" w:rsidRPr="0026749F" w:rsidRDefault="000C4CD3" w:rsidP="008D683B">
            <w:pPr>
              <w:keepNext w:val="0"/>
              <w:autoSpaceDE w:val="0"/>
              <w:autoSpaceDN w:val="0"/>
              <w:adjustRightInd w:val="0"/>
              <w:jc w:val="both"/>
              <w:outlineLvl w:val="9"/>
              <w:rPr>
                <w:rFonts w:eastAsia="Calibri"/>
                <w:lang w:val="es-ES"/>
              </w:rPr>
            </w:pPr>
          </w:p>
          <w:p w14:paraId="14049334" w14:textId="3BDD3622" w:rsidR="00104E43" w:rsidRPr="004F7D36" w:rsidRDefault="00104E43" w:rsidP="008D683B">
            <w:pPr>
              <w:keepNext w:val="0"/>
              <w:widowControl/>
              <w:numPr>
                <w:ilvl w:val="0"/>
                <w:numId w:val="21"/>
              </w:numPr>
              <w:snapToGrid/>
              <w:jc w:val="both"/>
              <w:outlineLvl w:val="9"/>
              <w:rPr>
                <w:bCs/>
                <w:lang w:val="es-ES"/>
              </w:rPr>
            </w:pPr>
            <w:r w:rsidRPr="004F7D36">
              <w:rPr>
                <w:bCs/>
                <w:lang w:val="es-ES"/>
              </w:rPr>
              <w:t xml:space="preserve">Toda la Información Confidencial, incluyendo los formularios derivados y residuales, y, entre otros, cualquier copia, fragmento y nota sobre dicha Información Confidencial elaborado por el </w:t>
            </w:r>
            <w:r w:rsidRPr="004F7D36">
              <w:rPr>
                <w:bCs/>
                <w:lang w:val="es-ES"/>
              </w:rPr>
              <w:lastRenderedPageBreak/>
              <w:t>Vendedor, seguirá siendo propiedad de PARTNERS, sus licenciantes y/o su cliente o donante(s).</w:t>
            </w:r>
            <w:r w:rsidR="00730436">
              <w:rPr>
                <w:bCs/>
                <w:lang w:val="es-ES"/>
              </w:rPr>
              <w:t xml:space="preserve"> </w:t>
            </w:r>
            <w:r w:rsidRPr="004F7D36">
              <w:rPr>
                <w:bCs/>
                <w:lang w:val="es-ES"/>
              </w:rPr>
              <w:t xml:space="preserve">Una vez termine este Acuerdo, el Vendedor deberá, a solicitud de PARTNERS, devolver de inmediato toda la Información Confidencial (y todas las copias, notas y fragmentos de </w:t>
            </w:r>
            <w:proofErr w:type="gramStart"/>
            <w:r w:rsidRPr="004F7D36">
              <w:rPr>
                <w:bCs/>
                <w:lang w:val="es-ES"/>
              </w:rPr>
              <w:t>la misma</w:t>
            </w:r>
            <w:proofErr w:type="gramEnd"/>
            <w:r w:rsidRPr="004F7D36">
              <w:rPr>
                <w:bCs/>
                <w:lang w:val="es-ES"/>
              </w:rPr>
              <w:t xml:space="preserve">) que pueda estar bajo el control o posesión del Vendedor como resultado de los servicios prestados bajo este documento. </w:t>
            </w:r>
          </w:p>
          <w:p w14:paraId="16FA6A97" w14:textId="77777777" w:rsidR="001C2A35" w:rsidRDefault="001C2A35" w:rsidP="008D683B">
            <w:pPr>
              <w:pStyle w:val="ListParagraph"/>
              <w:spacing w:line="240" w:lineRule="auto"/>
              <w:ind w:left="0"/>
              <w:jc w:val="both"/>
              <w:rPr>
                <w:ins w:id="55" w:author="Sara Taylor" w:date="2022-08-09T19:29:00Z"/>
                <w:rFonts w:ascii="Times New Roman" w:hAnsi="Times New Roman" w:cs="Times New Roman"/>
                <w:b/>
                <w:bCs/>
                <w:sz w:val="24"/>
                <w:szCs w:val="24"/>
                <w:lang w:val="es-ES"/>
              </w:rPr>
            </w:pPr>
          </w:p>
          <w:p w14:paraId="3FD54A8A" w14:textId="08E36731" w:rsidR="00104E43" w:rsidRPr="004F7D36" w:rsidRDefault="00104E43" w:rsidP="008D683B">
            <w:pPr>
              <w:pStyle w:val="ListParagraph"/>
              <w:spacing w:line="240" w:lineRule="auto"/>
              <w:ind w:left="0"/>
              <w:jc w:val="both"/>
              <w:rPr>
                <w:rFonts w:ascii="Times New Roman" w:hAnsi="Times New Roman" w:cs="Times New Roman"/>
                <w:sz w:val="24"/>
                <w:szCs w:val="24"/>
                <w:lang w:val="es-ES"/>
              </w:rPr>
            </w:pPr>
            <w:r w:rsidRPr="004F7D36">
              <w:rPr>
                <w:rFonts w:ascii="Times New Roman" w:hAnsi="Times New Roman" w:cs="Times New Roman"/>
                <w:b/>
                <w:bCs/>
                <w:sz w:val="24"/>
                <w:szCs w:val="24"/>
                <w:lang w:val="es-ES"/>
              </w:rPr>
              <w:t xml:space="preserve">Artículo 10. Terminación </w:t>
            </w:r>
            <w:r w:rsidRPr="004F7D36">
              <w:rPr>
                <w:rFonts w:ascii="Times New Roman" w:hAnsi="Times New Roman" w:cs="Times New Roman"/>
                <w:color w:val="FF0000"/>
                <w:sz w:val="24"/>
                <w:szCs w:val="24"/>
                <w:highlight w:val="yellow"/>
                <w:lang w:val="es-ES"/>
              </w:rPr>
              <w:t>(Solo incluya b. en compras financiadas por el USG mayores de US$ 10,000)</w:t>
            </w:r>
          </w:p>
          <w:p w14:paraId="74995EA8" w14:textId="77777777" w:rsidR="00104E43" w:rsidRPr="004F7D36" w:rsidRDefault="00104E43" w:rsidP="008D683B">
            <w:pPr>
              <w:jc w:val="both"/>
              <w:rPr>
                <w:bCs/>
                <w:lang w:val="es-ES"/>
              </w:rPr>
            </w:pPr>
          </w:p>
          <w:p w14:paraId="3AD13AA8" w14:textId="351864BA" w:rsidR="00104E43" w:rsidRPr="00411CEE" w:rsidRDefault="00104E43" w:rsidP="008D683B">
            <w:pPr>
              <w:keepNext w:val="0"/>
              <w:widowControl/>
              <w:numPr>
                <w:ilvl w:val="0"/>
                <w:numId w:val="23"/>
              </w:numPr>
              <w:snapToGrid/>
              <w:jc w:val="both"/>
              <w:outlineLvl w:val="9"/>
              <w:rPr>
                <w:bCs/>
                <w:lang w:val="es-ES"/>
              </w:rPr>
            </w:pPr>
            <w:r w:rsidRPr="004F7D36">
              <w:rPr>
                <w:bCs/>
                <w:lang w:val="es-ES"/>
              </w:rPr>
              <w:t>Terminación por incumplimiento.</w:t>
            </w:r>
            <w:r w:rsidR="00730436">
              <w:rPr>
                <w:bCs/>
                <w:lang w:val="es-ES"/>
              </w:rPr>
              <w:t xml:space="preserve"> </w:t>
            </w:r>
            <w:r w:rsidRPr="004F7D36">
              <w:rPr>
                <w:bCs/>
                <w:lang w:val="es-ES"/>
              </w:rPr>
              <w:t xml:space="preserve">PARTNERS podrá, mediante una notificación escrita sobre el incumplimiento enviada al Vendedor descrito en la primera página de este Acuerdo, rescindir, en su totalidad o en parte, cualquier orden de Servicios emitida en virtud de esta Orden de Compra si el Vendedor incumple en la entrega de Servicios dentro del tiempo especificado en la Orden; si el Vendedor incumple cualquiera de las otras disposiciones de esta Orden; y/o si no avanza en la presentación de los servicios, poniendo en peligro el cumplimiento de la Orden de Compra de acuerdo con sus términos; y cuando en cualquiera de estas dos circunstancias, no corrige dicha falla dentro de los diez días (o un período mayor conforme a autorización escrita de PARTNERS) siguientes a recepción por parte del Vendedor de un documento </w:t>
            </w:r>
            <w:r w:rsidRPr="00411CEE">
              <w:rPr>
                <w:bCs/>
                <w:lang w:val="es-ES"/>
              </w:rPr>
              <w:t>emitido por PARTNERS especificando dicha falla.</w:t>
            </w:r>
          </w:p>
          <w:p w14:paraId="07C420F7" w14:textId="77777777" w:rsidR="00104E43" w:rsidRPr="00411CEE" w:rsidRDefault="00104E43" w:rsidP="008D683B">
            <w:pPr>
              <w:keepNext w:val="0"/>
              <w:widowControl/>
              <w:ind w:left="360"/>
              <w:jc w:val="both"/>
              <w:outlineLvl w:val="9"/>
              <w:rPr>
                <w:b/>
                <w:bCs/>
                <w:lang w:val="es-ES"/>
              </w:rPr>
            </w:pPr>
          </w:p>
          <w:p w14:paraId="362E67AF" w14:textId="77777777" w:rsidR="00D80112" w:rsidRPr="00412162" w:rsidRDefault="00104E43" w:rsidP="00D80112">
            <w:pPr>
              <w:pStyle w:val="P68B1DB1-Normal7"/>
              <w:numPr>
                <w:ilvl w:val="0"/>
                <w:numId w:val="27"/>
              </w:numPr>
              <w:spacing w:line="240" w:lineRule="auto"/>
              <w:jc w:val="both"/>
              <w:rPr>
                <w:ins w:id="56" w:author="Victor Ricardo Gomez Guerra" w:date="2022-08-01T17:35:00Z"/>
                <w:sz w:val="24"/>
                <w:szCs w:val="24"/>
                <w:lang w:val="es-ES"/>
              </w:rPr>
            </w:pPr>
            <w:r w:rsidRPr="00411CEE">
              <w:rPr>
                <w:lang w:val="es-ES"/>
              </w:rPr>
              <w:t>Terminación por Conveniencia.</w:t>
            </w:r>
            <w:r w:rsidR="00730436" w:rsidRPr="00411CEE">
              <w:rPr>
                <w:lang w:val="es-ES"/>
              </w:rPr>
              <w:t xml:space="preserve"> </w:t>
            </w:r>
            <w:r w:rsidRPr="00411CEE">
              <w:rPr>
                <w:lang w:val="es-ES"/>
              </w:rPr>
              <w:t xml:space="preserve">PARTNERS podrá </w:t>
            </w:r>
            <w:del w:id="57" w:author="Victor Ricardo Gomez Guerra" w:date="2022-08-01T17:33:00Z">
              <w:r w:rsidRPr="00D80112" w:rsidDel="00D80112">
                <w:rPr>
                  <w:highlight w:val="none"/>
                  <w:lang w:val="es-ES"/>
                  <w:rPrChange w:id="58" w:author="Victor Ricardo Gomez Guerra" w:date="2022-08-01T17:35:00Z">
                    <w:rPr>
                      <w:lang w:val="es-ES"/>
                    </w:rPr>
                  </w:rPrChange>
                </w:rPr>
                <w:delText>rescindir</w:delText>
              </w:r>
              <w:r w:rsidRPr="00411CEE" w:rsidDel="00D80112">
                <w:rPr>
                  <w:lang w:val="es-ES"/>
                </w:rPr>
                <w:delText xml:space="preserve"> </w:delText>
              </w:r>
            </w:del>
            <w:ins w:id="59" w:author="Victor Ricardo Gomez Guerra" w:date="2022-08-01T17:33:00Z">
              <w:r w:rsidR="00D80112">
                <w:rPr>
                  <w:lang w:val="es-ES"/>
                </w:rPr>
                <w:t>terminar</w:t>
              </w:r>
              <w:r w:rsidR="00D80112" w:rsidRPr="00411CEE">
                <w:rPr>
                  <w:lang w:val="es-ES"/>
                </w:rPr>
                <w:t xml:space="preserve"> </w:t>
              </w:r>
            </w:ins>
            <w:r w:rsidRPr="00411CEE">
              <w:rPr>
                <w:lang w:val="es-ES"/>
              </w:rPr>
              <w:t xml:space="preserve">en su totalidad o parcialmente la entrega de Servicios bajo esta Orden de Compra (i) si el Gobierno de </w:t>
            </w:r>
            <w:proofErr w:type="gramStart"/>
            <w:r w:rsidRPr="00411CEE">
              <w:rPr>
                <w:lang w:val="es-ES"/>
              </w:rPr>
              <w:t>EE.UU.</w:t>
            </w:r>
            <w:proofErr w:type="gramEnd"/>
            <w:r w:rsidRPr="00411CEE">
              <w:rPr>
                <w:lang w:val="es-ES"/>
              </w:rPr>
              <w:t xml:space="preserve"> termina donación principal en virtud de la cual está autorizada esta Orden de Compra, (b) El Gobierno de EE.UU. termina la financiación de la donación principal.</w:t>
            </w:r>
            <w:r w:rsidR="00730436" w:rsidRPr="00411CEE">
              <w:rPr>
                <w:lang w:val="es-ES"/>
              </w:rPr>
              <w:t xml:space="preserve"> </w:t>
            </w:r>
            <w:r w:rsidRPr="00411CEE">
              <w:rPr>
                <w:lang w:val="es-ES"/>
              </w:rPr>
              <w:t>Si esta Orden de Compra se rescinde por conveniencia, PARTNERS asumirá únicamente los costos reales, razonables, justificables, y admisibles, y el monto total a pagar por PARTNERS se determinará mediante negociación.</w:t>
            </w:r>
            <w:r w:rsidR="00730436" w:rsidRPr="00411CEE">
              <w:rPr>
                <w:lang w:val="es-ES"/>
              </w:rPr>
              <w:t xml:space="preserve"> </w:t>
            </w:r>
            <w:r w:rsidRPr="00411CEE">
              <w:rPr>
                <w:lang w:val="es-ES"/>
              </w:rPr>
              <w:t>En caso de rescisión por conveniencia, PARTNERS le enviará al Vendedor una notificación escrita.</w:t>
            </w:r>
            <w:r w:rsidR="00730436" w:rsidRPr="00411CEE">
              <w:rPr>
                <w:lang w:val="es-ES"/>
              </w:rPr>
              <w:t xml:space="preserve"> </w:t>
            </w:r>
            <w:ins w:id="60" w:author="Victor Ricardo Gomez Guerra" w:date="2022-08-01T17:35:00Z">
              <w:r w:rsidR="00D80112">
                <w:rPr>
                  <w:sz w:val="24"/>
                  <w:szCs w:val="24"/>
                  <w:lang w:val="es-ES"/>
                </w:rPr>
                <w:t xml:space="preserve">En dicho evento, la terminación tendrá efectos de pleno derecho, sin necesidad de </w:t>
              </w:r>
              <w:r w:rsidR="00D80112">
                <w:rPr>
                  <w:sz w:val="24"/>
                  <w:szCs w:val="24"/>
                  <w:lang w:val="es-ES"/>
                </w:rPr>
                <w:lastRenderedPageBreak/>
                <w:t>constitución en mora y sin lugar al pago de sanciones, penalidades, indemnizaciones o perjuicios de cualquier naturaleza.</w:t>
              </w:r>
            </w:ins>
          </w:p>
          <w:p w14:paraId="0A3166B8" w14:textId="2D4C83E2" w:rsidR="00104E43" w:rsidRPr="00411CEE" w:rsidRDefault="00104E43" w:rsidP="008D683B">
            <w:pPr>
              <w:keepNext w:val="0"/>
              <w:widowControl/>
              <w:numPr>
                <w:ilvl w:val="0"/>
                <w:numId w:val="23"/>
              </w:numPr>
              <w:snapToGrid/>
              <w:jc w:val="both"/>
              <w:outlineLvl w:val="9"/>
              <w:rPr>
                <w:b/>
                <w:bCs/>
                <w:lang w:val="es-ES"/>
              </w:rPr>
            </w:pPr>
          </w:p>
          <w:p w14:paraId="70E497B8" w14:textId="77777777" w:rsidR="00624057" w:rsidRPr="004F7D36" w:rsidRDefault="00624057" w:rsidP="008D683B">
            <w:pPr>
              <w:pStyle w:val="ListParagraph"/>
              <w:spacing w:line="240" w:lineRule="auto"/>
              <w:ind w:left="0"/>
              <w:jc w:val="both"/>
              <w:rPr>
                <w:rFonts w:ascii="Times New Roman" w:hAnsi="Times New Roman" w:cs="Times New Roman"/>
                <w:b/>
                <w:bCs/>
                <w:sz w:val="24"/>
                <w:szCs w:val="24"/>
                <w:lang w:val="es-ES"/>
              </w:rPr>
            </w:pPr>
          </w:p>
          <w:p w14:paraId="086EC5DC"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11. Disputas</w:t>
            </w:r>
          </w:p>
          <w:p w14:paraId="1CA9319C" w14:textId="77777777" w:rsidR="00104E43" w:rsidRPr="004F7D36" w:rsidRDefault="00104E43" w:rsidP="008D683B">
            <w:pPr>
              <w:jc w:val="both"/>
              <w:rPr>
                <w:bCs/>
                <w:lang w:val="es-ES"/>
              </w:rPr>
            </w:pPr>
          </w:p>
          <w:p w14:paraId="21E0F95A" w14:textId="462AACA6" w:rsidR="00104E43" w:rsidRPr="004F7D36" w:rsidDel="00D80112" w:rsidRDefault="00104E43" w:rsidP="008D683B">
            <w:pPr>
              <w:jc w:val="both"/>
              <w:rPr>
                <w:del w:id="61" w:author="Victor Ricardo Gomez Guerra" w:date="2022-08-01T17:35:00Z"/>
                <w:bCs/>
                <w:lang w:val="es-ES"/>
              </w:rPr>
            </w:pPr>
            <w:del w:id="62" w:author="Victor Ricardo Gomez Guerra" w:date="2022-08-01T17:35:00Z">
              <w:r w:rsidRPr="00D80112" w:rsidDel="00D80112">
                <w:rPr>
                  <w:bCs/>
                  <w:lang w:val="es-ES"/>
                </w:rPr>
                <w:delText>En el evento que surja alguna disputa, controversia, o reclamación en conexión con este Acuerdo, o la rescisión, terminación o invalidez del mismo, dicha disputa deberá ser resuelta de manera definitiva mediante arbitraje de conformidad con las Reglas de Arbitraje de la Cámara de Comercio Internacional, por un árbitro designado de acuerdo con dichas Reglas.</w:delText>
              </w:r>
              <w:r w:rsidR="00730436" w:rsidRPr="00D80112" w:rsidDel="00D80112">
                <w:rPr>
                  <w:bCs/>
                  <w:lang w:val="es-ES"/>
                </w:rPr>
                <w:delText xml:space="preserve"> </w:delText>
              </w:r>
              <w:r w:rsidRPr="00D80112" w:rsidDel="00D80112">
                <w:rPr>
                  <w:bCs/>
                  <w:lang w:val="es-ES"/>
                </w:rPr>
                <w:delText>El laudo arbitral emitido será definitivo y vinculante para las partes.</w:delText>
              </w:r>
              <w:r w:rsidR="00730436" w:rsidRPr="00D80112" w:rsidDel="00D80112">
                <w:rPr>
                  <w:bCs/>
                  <w:lang w:val="es-ES"/>
                </w:rPr>
                <w:delText xml:space="preserve"> </w:delText>
              </w:r>
              <w:r w:rsidRPr="00D80112" w:rsidDel="00D80112">
                <w:rPr>
                  <w:bCs/>
                  <w:lang w:val="es-ES"/>
                </w:rPr>
                <w:delText>El arbitraje se realizará en Washington DC.</w:delText>
              </w:r>
              <w:r w:rsidR="00730436" w:rsidRPr="00D80112" w:rsidDel="00D80112">
                <w:rPr>
                  <w:bCs/>
                  <w:lang w:val="es-ES"/>
                </w:rPr>
                <w:delText xml:space="preserve"> </w:delText>
              </w:r>
              <w:r w:rsidRPr="00D80112" w:rsidDel="00D80112">
                <w:rPr>
                  <w:bCs/>
                  <w:lang w:val="es-ES"/>
                </w:rPr>
                <w:delText>El idioma que se utilizará en el procedimiento de arbitraje será el inglés.</w:delText>
              </w:r>
              <w:r w:rsidR="00730436" w:rsidRPr="00D80112" w:rsidDel="00D80112">
                <w:rPr>
                  <w:bCs/>
                  <w:lang w:val="es-ES"/>
                </w:rPr>
                <w:delText xml:space="preserve"> </w:delText>
              </w:r>
              <w:r w:rsidRPr="00D80112" w:rsidDel="00D80112">
                <w:rPr>
                  <w:bCs/>
                  <w:lang w:val="es-ES"/>
                </w:rPr>
                <w:delText>Cualquier tribunal con jurisdicción apropiada podrá obligar el cumplimiento del laudo arbitral.</w:delText>
              </w:r>
              <w:r w:rsidR="00730436" w:rsidRPr="00D80112" w:rsidDel="00D80112">
                <w:rPr>
                  <w:bCs/>
                  <w:lang w:val="es-ES"/>
                </w:rPr>
                <w:delText xml:space="preserve"> </w:delText>
              </w:r>
              <w:r w:rsidRPr="00D80112" w:rsidDel="00D80112">
                <w:rPr>
                  <w:bCs/>
                  <w:lang w:val="es-ES"/>
                </w:rPr>
                <w:delText>Cada una de las partes deberá pagar sus propios gastos y honorarios de abogado.</w:delText>
              </w:r>
            </w:del>
          </w:p>
          <w:p w14:paraId="5A3A6270" w14:textId="77777777" w:rsidR="007B31B9" w:rsidRPr="002046E7" w:rsidRDefault="007B31B9" w:rsidP="007B31B9">
            <w:pPr>
              <w:jc w:val="both"/>
              <w:rPr>
                <w:ins w:id="63" w:author="Victor Ricardo Gomez Guerra" w:date="2022-08-01T15:04:00Z"/>
                <w:b/>
                <w:bCs/>
                <w:lang w:val="es-CR"/>
              </w:rPr>
            </w:pPr>
            <w:ins w:id="64" w:author="Victor Ricardo Gomez Guerra" w:date="2022-08-01T15:04:00Z">
              <w:r w:rsidRPr="002046E7">
                <w:rPr>
                  <w:rFonts w:cstheme="minorHAnsi"/>
                  <w:lang w:val="es-CO"/>
                </w:rPr>
                <w:t>Toda diferencia o controversia que surja entre las Partes</w:t>
              </w:r>
              <w:r w:rsidRPr="002046E7">
                <w:rPr>
                  <w:rFonts w:cstheme="minorHAnsi"/>
                  <w:b/>
                  <w:lang w:val="es-CO"/>
                </w:rPr>
                <w:t xml:space="preserve"> </w:t>
              </w:r>
              <w:r w:rsidRPr="002046E7">
                <w:rPr>
                  <w:rFonts w:cstheme="minorHAnsi"/>
                  <w:lang w:val="es-CO"/>
                </w:rPr>
                <w:t xml:space="preserve">a causa de este contrato o en relación con este, no pudiéndose arreglar amigablemente entre las Partes, se resolverá por un tribunal de arbitramento ante el Centro de Arbitraje y Conciliación de la Cámara de Comercio de Bogotá, de acuerdo con las siguientes reglas: </w:t>
              </w:r>
              <w:r w:rsidRPr="002046E7">
                <w:rPr>
                  <w:rFonts w:cstheme="minorHAnsi"/>
                  <w:b/>
                  <w:lang w:val="es-CO"/>
                </w:rPr>
                <w:t>(i)</w:t>
              </w:r>
              <w:r w:rsidRPr="002046E7">
                <w:rPr>
                  <w:rFonts w:cstheme="minorHAnsi"/>
                  <w:lang w:val="es-CO"/>
                </w:rPr>
                <w:t xml:space="preserve"> El tribunal estará integrado por un (1) árbitro para asuntos de menor cuantía (inferior a 400 SMMLV) o tres (3) árbitros para los demás asuntos, los cuales serán designados uno (1) por cada parte y un tercero por la Cámara de Comercio de Bogotá, D.C., y en su defecto, por el Centro de Arbitraje y Conciliación de la Cámara de Comercio de Bogotá. </w:t>
              </w:r>
              <w:r w:rsidRPr="002046E7">
                <w:rPr>
                  <w:rFonts w:cstheme="minorHAnsi"/>
                  <w:b/>
                  <w:lang w:val="es-CO"/>
                </w:rPr>
                <w:t>(</w:t>
              </w:r>
              <w:proofErr w:type="spellStart"/>
              <w:r w:rsidRPr="002046E7">
                <w:rPr>
                  <w:rFonts w:cstheme="minorHAnsi"/>
                  <w:b/>
                  <w:lang w:val="es-CO"/>
                </w:rPr>
                <w:t>ii</w:t>
              </w:r>
              <w:proofErr w:type="spellEnd"/>
              <w:r w:rsidRPr="002046E7">
                <w:rPr>
                  <w:rFonts w:cstheme="minorHAnsi"/>
                  <w:b/>
                  <w:lang w:val="es-CO"/>
                </w:rPr>
                <w:t>)</w:t>
              </w:r>
              <w:r w:rsidRPr="002046E7">
                <w:rPr>
                  <w:rFonts w:cstheme="minorHAnsi"/>
                  <w:lang w:val="es-CO"/>
                </w:rPr>
                <w:t xml:space="preserve"> Las tarifas y honorarios del tribunal se sujetarán a las reglas y tarifas previstas para el efecto por el Centro de Arbitraje y Conciliación de la Cámara de Comercio de Bogotá. </w:t>
              </w:r>
              <w:r w:rsidRPr="002046E7">
                <w:rPr>
                  <w:rFonts w:cstheme="minorHAnsi"/>
                  <w:b/>
                  <w:lang w:val="es-CO"/>
                </w:rPr>
                <w:t>(</w:t>
              </w:r>
              <w:proofErr w:type="spellStart"/>
              <w:r w:rsidRPr="002046E7">
                <w:rPr>
                  <w:rFonts w:cstheme="minorHAnsi"/>
                  <w:b/>
                  <w:lang w:val="es-CO"/>
                </w:rPr>
                <w:t>iii</w:t>
              </w:r>
              <w:proofErr w:type="spellEnd"/>
              <w:r w:rsidRPr="002046E7">
                <w:rPr>
                  <w:rFonts w:cstheme="minorHAnsi"/>
                  <w:b/>
                  <w:lang w:val="es-CO"/>
                </w:rPr>
                <w:t>)</w:t>
              </w:r>
              <w:r w:rsidRPr="002046E7">
                <w:rPr>
                  <w:rFonts w:cstheme="minorHAnsi"/>
                  <w:lang w:val="es-CO"/>
                </w:rPr>
                <w:t xml:space="preserve"> El tribunal funcionará en Bogotá, en la sede del Centro de Arbitraje y Conciliación de la Cámara de Comercio de Bogotá. </w:t>
              </w:r>
              <w:r w:rsidRPr="002046E7">
                <w:rPr>
                  <w:rFonts w:cstheme="minorHAnsi"/>
                  <w:b/>
                  <w:lang w:val="es-CO"/>
                </w:rPr>
                <w:t>(</w:t>
              </w:r>
              <w:proofErr w:type="spellStart"/>
              <w:r w:rsidRPr="002046E7">
                <w:rPr>
                  <w:rFonts w:cstheme="minorHAnsi"/>
                  <w:b/>
                  <w:lang w:val="es-CO"/>
                </w:rPr>
                <w:t>iv</w:t>
              </w:r>
              <w:proofErr w:type="spellEnd"/>
              <w:r w:rsidRPr="002046E7">
                <w:rPr>
                  <w:rFonts w:cstheme="minorHAnsi"/>
                  <w:b/>
                  <w:lang w:val="es-CO"/>
                </w:rPr>
                <w:t>)</w:t>
              </w:r>
              <w:r w:rsidRPr="002046E7">
                <w:rPr>
                  <w:rFonts w:cstheme="minorHAnsi"/>
                  <w:lang w:val="es-CO"/>
                </w:rPr>
                <w:t xml:space="preserve"> El tribunal fallará en derecho y se regirá en todo caso por las disposiciones legales sobre la materia. </w:t>
              </w:r>
              <w:r w:rsidRPr="002046E7">
                <w:rPr>
                  <w:rFonts w:cstheme="minorHAnsi"/>
                  <w:b/>
                  <w:lang w:val="es-CO"/>
                </w:rPr>
                <w:t>(v)</w:t>
              </w:r>
              <w:r w:rsidRPr="002046E7">
                <w:rPr>
                  <w:rFonts w:cstheme="minorHAnsi"/>
                  <w:lang w:val="es-CO"/>
                </w:rPr>
                <w:t xml:space="preserve"> Los gastos totales que causare el proceso arbitral serán por cuenta de la parte vencida.</w:t>
              </w:r>
            </w:ins>
          </w:p>
          <w:p w14:paraId="0BADC749" w14:textId="77777777" w:rsidR="00F74619" w:rsidRPr="007B31B9" w:rsidRDefault="00F74619" w:rsidP="008D683B">
            <w:pPr>
              <w:pStyle w:val="ListParagraph"/>
              <w:spacing w:line="240" w:lineRule="auto"/>
              <w:ind w:left="0"/>
              <w:jc w:val="both"/>
              <w:rPr>
                <w:rFonts w:ascii="Times New Roman" w:hAnsi="Times New Roman" w:cs="Times New Roman"/>
                <w:b/>
                <w:bCs/>
                <w:sz w:val="24"/>
                <w:szCs w:val="24"/>
                <w:lang w:val="es-CR"/>
                <w:rPrChange w:id="65" w:author="Victor Ricardo Gomez Guerra" w:date="2022-08-01T15:04:00Z">
                  <w:rPr>
                    <w:rFonts w:ascii="Times New Roman" w:hAnsi="Times New Roman" w:cs="Times New Roman"/>
                    <w:b/>
                    <w:bCs/>
                    <w:sz w:val="24"/>
                    <w:szCs w:val="24"/>
                    <w:lang w:val="es-ES"/>
                  </w:rPr>
                </w:rPrChange>
              </w:rPr>
            </w:pPr>
          </w:p>
          <w:p w14:paraId="68205E3C" w14:textId="77777777" w:rsidR="00F74619" w:rsidRPr="004F7D36" w:rsidRDefault="00F74619" w:rsidP="008D683B">
            <w:pPr>
              <w:pStyle w:val="ListParagraph"/>
              <w:spacing w:line="240" w:lineRule="auto"/>
              <w:ind w:left="0"/>
              <w:jc w:val="both"/>
              <w:rPr>
                <w:rFonts w:ascii="Times New Roman" w:hAnsi="Times New Roman" w:cs="Times New Roman"/>
                <w:b/>
                <w:bCs/>
                <w:sz w:val="24"/>
                <w:szCs w:val="24"/>
                <w:lang w:val="es-ES"/>
              </w:rPr>
            </w:pPr>
          </w:p>
          <w:p w14:paraId="51CFFC65" w14:textId="24C30194"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12. Disposición Anti-Sobornos</w:t>
            </w:r>
          </w:p>
          <w:p w14:paraId="331282D6" w14:textId="77777777" w:rsidR="00104E43" w:rsidRPr="004F7D36" w:rsidRDefault="00104E43" w:rsidP="008D683B">
            <w:pPr>
              <w:jc w:val="both"/>
              <w:rPr>
                <w:b/>
                <w:bCs/>
                <w:lang w:val="es-ES"/>
              </w:rPr>
            </w:pPr>
          </w:p>
          <w:p w14:paraId="54707076" w14:textId="77777777" w:rsidR="00D80112" w:rsidRPr="002046E7" w:rsidRDefault="00D80112" w:rsidP="00D80112">
            <w:pPr>
              <w:tabs>
                <w:tab w:val="num" w:pos="360"/>
                <w:tab w:val="num" w:pos="720"/>
              </w:tabs>
              <w:jc w:val="both"/>
              <w:rPr>
                <w:ins w:id="66" w:author="Victor Ricardo Gomez Guerra" w:date="2022-08-01T17:36:00Z"/>
                <w:rFonts w:cstheme="minorHAnsi"/>
                <w:lang w:val="es-CO"/>
              </w:rPr>
            </w:pPr>
            <w:ins w:id="67" w:author="Victor Ricardo Gomez Guerra" w:date="2022-08-01T17:36:00Z">
              <w:r w:rsidRPr="002046E7">
                <w:rPr>
                  <w:rFonts w:cstheme="minorHAnsi"/>
                  <w:lang w:val="es-CO"/>
                </w:rPr>
                <w:t xml:space="preserve">Cada una de las PARTES declara que sus recursos, ingresos y activos, provienen de actividades lícitas, y que ningún administrador, empleado, accionista, cliente, contratista o subcontratista con los que mantenga un vínculo contractual o de negocios, se encuentran incluidos en listados de prevención de lavado de activos o de financiación del terrorismo, dentro o fuera de Colombia, y que por lo mismo se obligan a no incurrir en cualquier práctica que pueda ser considerada como de lavado de activos (conversión o movimiento) o de financiación del terrorismo. En consecuencia se obligan a responder frente a la otra Parte por todos los perjuicios que se llegaren a causar como consecuencia de este </w:t>
              </w:r>
              <w:r w:rsidRPr="002046E7">
                <w:rPr>
                  <w:rFonts w:cstheme="minorHAnsi"/>
                  <w:lang w:val="es-CO"/>
                </w:rPr>
                <w:lastRenderedPageBreak/>
                <w:t xml:space="preserve">incumplimiento. Las Partes declaran igualmente, que sus conductas se ajustan a la ley y a la ética, siendo que cada una de ellas se obliga para con la otra a atender, aplicar y cumplir oportunamente la normatividad vigente, así como las políticas, códigos y reglamentos internos que regulen dichas conductas, las prácticas sobre transparencia y apego a la legalidad en la ejecución de las actividades propias de este contrato, debiendo informar a la otra parte acerca de cualquier situación que pueda percibirse o denotar un hecho de fraude, corrupción o cualquier otra actividad que implique violación a la presente cláusula. La Parte incumplida responderá ante la otra Parte por los perjuicios derivados de su incumplimiento. Sin perjuicio de la existencia de otras actividades o comportamientos que vayan en contra de la ética o la ley, cada una de las Partes debe garantizar el cumplimiento de los principio de transparencia, legalidad y moralidad que rigen el presente contrato, debiendo obrar de tal manera que no se incurra en actos de corrupción, incluyendo la extorsión y soborno, así como a abstenerse de promover la obtención de una ventaja mediante el uso de un método indebido e inmoral para iniciar, lograr o retener cualquier tipo de negocio o actividad relacionada con este contrato. Cada una de las Partes se obliga para con la otra a mantener sistemas contables, métodos y herramientas que permitan mantener la trazabilidad de sus transacciones financieras, de tal manera que permita identificar a los beneficiarios finales de pagos, regalos, contribuciones, donaciones, incluyendo pero sin limitarse a las que sean efectuadas a partidos políticos, fundaciones, funcionarios o servidores públicos, facilitadores, asesores, consultores o cualquier otro con quien se mantenga un vínculo contractual o de negocios. Conforme a lo anterior, además de cualquier otra causal de terminación dispuesta o acordada por las Partes, será justa causa de terminación del Contrato de forma unilateral, la inclusión de la otra Parte, o de cualquiera de sus socios o accionistas, sus administradores, empleados, contratistas o subcontratistas en las listas internacionales administradas por cualquier autoridad nacional o extranjera, de personas o entidades identificadas por tener vínculos con actividades relacionadas con el narcotráfico, terrorismo, corrupción, secuestro, lavado de activos, financiación del terrorismo o administración de recursos relacionados con esas </w:t>
              </w:r>
              <w:r w:rsidRPr="002046E7">
                <w:rPr>
                  <w:rFonts w:cstheme="minorHAnsi"/>
                  <w:lang w:val="es-CO"/>
                </w:rPr>
                <w:lastRenderedPageBreak/>
                <w:t xml:space="preserve">actividades, entre las que se encuentran, de manera enunciativa más no taxativa: i) lista – OFAC Office </w:t>
              </w:r>
              <w:proofErr w:type="spellStart"/>
              <w:r w:rsidRPr="002046E7">
                <w:rPr>
                  <w:rFonts w:cstheme="minorHAnsi"/>
                  <w:lang w:val="es-CO"/>
                </w:rPr>
                <w:t>of</w:t>
              </w:r>
              <w:proofErr w:type="spellEnd"/>
              <w:r w:rsidRPr="002046E7">
                <w:rPr>
                  <w:rFonts w:cstheme="minorHAnsi"/>
                  <w:lang w:val="es-CO"/>
                </w:rPr>
                <w:t xml:space="preserve"> </w:t>
              </w:r>
              <w:proofErr w:type="spellStart"/>
              <w:r w:rsidRPr="002046E7">
                <w:rPr>
                  <w:rFonts w:cstheme="minorHAnsi"/>
                  <w:lang w:val="es-CO"/>
                </w:rPr>
                <w:t>Foreign</w:t>
              </w:r>
              <w:proofErr w:type="spellEnd"/>
              <w:r w:rsidRPr="002046E7">
                <w:rPr>
                  <w:rFonts w:cstheme="minorHAnsi"/>
                  <w:lang w:val="es-CO"/>
                </w:rPr>
                <w:t xml:space="preserve"> </w:t>
              </w:r>
              <w:proofErr w:type="spellStart"/>
              <w:r w:rsidRPr="002046E7">
                <w:rPr>
                  <w:rFonts w:cstheme="minorHAnsi"/>
                  <w:lang w:val="es-CO"/>
                </w:rPr>
                <w:t>Assets</w:t>
              </w:r>
              <w:proofErr w:type="spellEnd"/>
              <w:r w:rsidRPr="002046E7">
                <w:rPr>
                  <w:rFonts w:cstheme="minorHAnsi"/>
                  <w:lang w:val="es-CO"/>
                </w:rPr>
                <w:t xml:space="preserve"> Control u Oficina de Control de Activos en el Exterior (orden ejecutiva </w:t>
              </w:r>
              <w:proofErr w:type="spellStart"/>
              <w:r w:rsidRPr="002046E7">
                <w:rPr>
                  <w:rFonts w:cstheme="minorHAnsi"/>
                  <w:lang w:val="es-CO"/>
                </w:rPr>
                <w:t>N°</w:t>
              </w:r>
              <w:proofErr w:type="spellEnd"/>
              <w:r w:rsidRPr="002046E7">
                <w:rPr>
                  <w:rFonts w:cstheme="minorHAnsi"/>
                  <w:lang w:val="es-CO"/>
                </w:rPr>
                <w:t xml:space="preserve">. 12.978 </w:t>
              </w:r>
              <w:proofErr w:type="spellStart"/>
              <w:r w:rsidRPr="002046E7">
                <w:rPr>
                  <w:rFonts w:cstheme="minorHAnsi"/>
                  <w:lang w:val="es-CO"/>
                </w:rPr>
                <w:t>Specially</w:t>
              </w:r>
              <w:proofErr w:type="spellEnd"/>
              <w:r w:rsidRPr="002046E7">
                <w:rPr>
                  <w:rFonts w:cstheme="minorHAnsi"/>
                  <w:lang w:val="es-CO"/>
                </w:rPr>
                <w:t xml:space="preserve"> </w:t>
              </w:r>
              <w:proofErr w:type="spellStart"/>
              <w:r w:rsidRPr="002046E7">
                <w:rPr>
                  <w:rFonts w:cstheme="minorHAnsi"/>
                  <w:lang w:val="es-CO"/>
                </w:rPr>
                <w:t>Designated</w:t>
              </w:r>
              <w:proofErr w:type="spellEnd"/>
              <w:r w:rsidRPr="002046E7">
                <w:rPr>
                  <w:rFonts w:cstheme="minorHAnsi"/>
                  <w:lang w:val="es-CO"/>
                </w:rPr>
                <w:t xml:space="preserve"> </w:t>
              </w:r>
              <w:proofErr w:type="spellStart"/>
              <w:r w:rsidRPr="002046E7">
                <w:rPr>
                  <w:rFonts w:cstheme="minorHAnsi"/>
                  <w:lang w:val="es-CO"/>
                </w:rPr>
                <w:t>Narcotics</w:t>
              </w:r>
              <w:proofErr w:type="spellEnd"/>
              <w:r w:rsidRPr="002046E7">
                <w:rPr>
                  <w:rFonts w:cstheme="minorHAnsi"/>
                  <w:lang w:val="es-CO"/>
                </w:rPr>
                <w:t xml:space="preserve"> </w:t>
              </w:r>
              <w:proofErr w:type="spellStart"/>
              <w:r w:rsidRPr="002046E7">
                <w:rPr>
                  <w:rFonts w:cstheme="minorHAnsi"/>
                  <w:lang w:val="es-CO"/>
                </w:rPr>
                <w:t>Traffickers</w:t>
              </w:r>
              <w:proofErr w:type="spellEnd"/>
              <w:r w:rsidRPr="002046E7">
                <w:rPr>
                  <w:rFonts w:cstheme="minorHAnsi"/>
                  <w:lang w:val="es-CO"/>
                </w:rPr>
                <w:t xml:space="preserve">, SDNT),emitida 20 por la Oficina del Tesoro de los Estados Unidos de Norte América, conocida en Colombia como “lista Clinton; </w:t>
              </w:r>
              <w:proofErr w:type="spellStart"/>
              <w:r w:rsidRPr="002046E7">
                <w:rPr>
                  <w:rFonts w:cstheme="minorHAnsi"/>
                  <w:lang w:val="es-CO"/>
                </w:rPr>
                <w:t>ii</w:t>
              </w:r>
              <w:proofErr w:type="spellEnd"/>
              <w:r w:rsidRPr="002046E7">
                <w:rPr>
                  <w:rFonts w:cstheme="minorHAnsi"/>
                  <w:lang w:val="es-CO"/>
                </w:rPr>
                <w:t xml:space="preserve">) lista de la Organización de las Naciones Unidas – ONU; y otras listas públicas relacionadas con el tema del lavado de activos y financiación del terrorismo, o que por su naturaleza generen un alto riesgo de LA/FT, o de cualquier otra autoridad local o extranjera, bien sea como sospechoso o participe de actividades de lavado de activos o de financiación del terrorismo. La terminación se hará efectiva ante la ocurrencia de cualquier acto que implique o constituya un incumplimiento de las obligaciones aquí descritas, incluyendo pero sin limitarse al pago de sobornos, o de cualquier otra forma de pago ilegal o favor de cualquier empleado privado, público o funcionario de cualquier Estado o Nación; o Cuando cualquiera de las partes, sus administradores, directivos, accionistas, asociados o socios hayan sido condenados por haber cometido, a cualquier título doloso o culposo, cualquier delito contra la administración pública o en el marco de un proceso por corrupción, y demás prácticas que atenten contra la transparencia y moralidad de la administración pública; o Cuando existan denuncias o pliegos de cargos penales, fiscales, o disciplinarios, sobre incumplimientos o violaciones de normas relacionadas con corrupción, transparencia o moralidad pública contra cualquiera de las partes o de sus administradores, directivos, accionistas, asociados o socios; y/o con fallo o sentencia en firme debidamente ejecutoriada; o Cuando existan indicios o circunstancias que a juicio razonable representen un riesgo que cualquiera de las Partes o de sus administradores, directivos, accionistas, asociados o socios pueda estar comprometido con delitos de corrupción y delitos que atenten contra la transparencia y la moralidad públicas. La ocurrencia de cualquier acción u omisión que implique, constituya o pueda constituir un acto de esta naturaleza será suficiente para promover la terminación del contrato, sin necesidad de requerimiento extrajudicial o constitución en mora, sin perjuicio de que la parte afectada pueda solicitar el resarcimiento por los daños y perjuicios que sean </w:t>
              </w:r>
              <w:r w:rsidRPr="002046E7">
                <w:rPr>
                  <w:rFonts w:cstheme="minorHAnsi"/>
                  <w:lang w:val="es-CO"/>
                </w:rPr>
                <w:lastRenderedPageBreak/>
                <w:t>ocasionados.</w:t>
              </w:r>
            </w:ins>
          </w:p>
          <w:p w14:paraId="683224E8" w14:textId="5F4AD23E" w:rsidR="00104E43" w:rsidRPr="004F7D36" w:rsidDel="00D80112" w:rsidRDefault="00104E43" w:rsidP="008D683B">
            <w:pPr>
              <w:jc w:val="both"/>
              <w:rPr>
                <w:del w:id="68" w:author="Victor Ricardo Gomez Guerra" w:date="2022-08-01T17:36:00Z"/>
                <w:bCs/>
                <w:lang w:val="es-ES"/>
              </w:rPr>
            </w:pPr>
            <w:del w:id="69" w:author="Victor Ricardo Gomez Guerra" w:date="2022-08-01T17:36:00Z">
              <w:r w:rsidRPr="004F7D36" w:rsidDel="00D80112">
                <w:rPr>
                  <w:bCs/>
                  <w:lang w:val="es-ES"/>
                </w:rPr>
                <w:delText>No se autoriza hacer ofertas, pagos o retribuciones, u otorgar beneficios de cualquier tipo que constituyan prácticas ilegales o corruptas, bien sea de forma directa o indirecta, como incentivo o en reconocimiento por la adjudicación de esta Orden de Compra u Órdenes de Compra futuras.</w:delText>
              </w:r>
              <w:r w:rsidR="00730436" w:rsidDel="00D80112">
                <w:rPr>
                  <w:bCs/>
                  <w:lang w:val="es-ES"/>
                </w:rPr>
                <w:delText xml:space="preserve"> </w:delText>
              </w:r>
              <w:r w:rsidRPr="004F7D36" w:rsidDel="00D80112">
                <w:rPr>
                  <w:bCs/>
                  <w:lang w:val="es-ES"/>
                </w:rPr>
                <w:delText>Cualquiera de dichas prácticas será causal de cancelación de la adjudicación de esta Orden de Compra y de la imposición de otras acciones, civiles y/o penales, que sean aplicables.</w:delText>
              </w:r>
            </w:del>
          </w:p>
          <w:p w14:paraId="66BEB7F6" w14:textId="77777777" w:rsidR="00104E43" w:rsidRPr="004F7D36" w:rsidRDefault="00104E43" w:rsidP="008D683B">
            <w:pPr>
              <w:jc w:val="both"/>
              <w:rPr>
                <w:b/>
                <w:bCs/>
                <w:lang w:val="es-ES"/>
              </w:rPr>
            </w:pPr>
          </w:p>
          <w:p w14:paraId="3DA456D9" w14:textId="43057C93" w:rsidR="00104E43" w:rsidRPr="004F7D36" w:rsidDel="00D80112" w:rsidRDefault="00104E43" w:rsidP="008D683B">
            <w:pPr>
              <w:pStyle w:val="ListParagraph"/>
              <w:spacing w:line="240" w:lineRule="auto"/>
              <w:ind w:left="0"/>
              <w:jc w:val="both"/>
              <w:rPr>
                <w:del w:id="70" w:author="Victor Ricardo Gomez Guerra" w:date="2022-08-01T17:37:00Z"/>
                <w:rFonts w:ascii="Times New Roman" w:hAnsi="Times New Roman" w:cs="Times New Roman"/>
                <w:b/>
                <w:bCs/>
                <w:sz w:val="24"/>
                <w:szCs w:val="24"/>
                <w:lang w:val="es-ES"/>
              </w:rPr>
            </w:pPr>
            <w:del w:id="71" w:author="Victor Ricardo Gomez Guerra" w:date="2022-08-01T17:37:00Z">
              <w:r w:rsidRPr="004F7D36" w:rsidDel="00D80112">
                <w:rPr>
                  <w:rFonts w:ascii="Times New Roman" w:hAnsi="Times New Roman" w:cs="Times New Roman"/>
                  <w:b/>
                  <w:bCs/>
                  <w:sz w:val="24"/>
                  <w:szCs w:val="24"/>
                  <w:lang w:val="es-ES"/>
                </w:rPr>
                <w:delText>Artículo 13. Prohibición de Financiamiento al Terrorismo</w:delText>
              </w:r>
            </w:del>
          </w:p>
          <w:p w14:paraId="64A48DAF" w14:textId="4488F688" w:rsidR="00104E43" w:rsidRPr="004F7D36" w:rsidDel="00D80112" w:rsidRDefault="00104E43" w:rsidP="008D683B">
            <w:pPr>
              <w:jc w:val="both"/>
              <w:rPr>
                <w:del w:id="72" w:author="Victor Ricardo Gomez Guerra" w:date="2022-08-01T17:37:00Z"/>
                <w:b/>
                <w:bCs/>
                <w:lang w:val="es-ES"/>
              </w:rPr>
            </w:pPr>
          </w:p>
          <w:p w14:paraId="17DC5E06" w14:textId="2E3B8EF8" w:rsidR="00104E43" w:rsidRPr="004F7D36" w:rsidRDefault="00104E43" w:rsidP="008D683B">
            <w:pPr>
              <w:jc w:val="both"/>
              <w:rPr>
                <w:bCs/>
                <w:lang w:val="es-ES"/>
              </w:rPr>
            </w:pPr>
            <w:del w:id="73" w:author="Victor Ricardo Gomez Guerra" w:date="2022-08-01T17:37:00Z">
              <w:r w:rsidRPr="004F7D36" w:rsidDel="00D80112">
                <w:rPr>
                  <w:lang w:val="es-ES"/>
                </w:rPr>
                <w:delText>Se le recuerda al Vendedor que las Órdenes Ejecutivas y leyes de los EE.UU. prohíben la realización de transacciones con, y la entrega de recursos y apoyo a, individuos y organizaciones asociadas con el terrorismo.</w:delText>
              </w:r>
              <w:r w:rsidR="00730436" w:rsidDel="00D80112">
                <w:rPr>
                  <w:lang w:val="es-ES"/>
                </w:rPr>
                <w:delText xml:space="preserve"> </w:delText>
              </w:r>
              <w:r w:rsidRPr="004F7D36" w:rsidDel="00D80112">
                <w:rPr>
                  <w:lang w:val="es-ES"/>
                </w:rPr>
                <w:delText>El Vendedor deberá garantizar el cumplimiento de estas Órdenes Ejecutivas y leyes.</w:delText>
              </w:r>
              <w:r w:rsidR="00730436" w:rsidDel="00D80112">
                <w:rPr>
                  <w:lang w:val="es-ES"/>
                </w:rPr>
                <w:delText xml:space="preserve"> </w:delText>
              </w:r>
              <w:r w:rsidRPr="004F7D36" w:rsidDel="00D80112">
                <w:rPr>
                  <w:lang w:val="es-ES"/>
                </w:rPr>
                <w:delText>Esta disposición deberá ser incluida en todos los contratos emitidos bajo cualquier o</w:delText>
              </w:r>
              <w:r w:rsidRPr="004F7D36" w:rsidDel="00D80112">
                <w:rPr>
                  <w:bCs/>
                  <w:lang w:val="es-ES"/>
                </w:rPr>
                <w:delText>rden de compra que se derive de esta Orden de Compra.</w:delText>
              </w:r>
            </w:del>
          </w:p>
          <w:p w14:paraId="7C0FD1C9" w14:textId="77777777" w:rsidR="00104E43" w:rsidRPr="004F7D36" w:rsidRDefault="00104E43" w:rsidP="008D683B">
            <w:pPr>
              <w:jc w:val="both"/>
              <w:rPr>
                <w:bCs/>
                <w:lang w:val="es-ES"/>
              </w:rPr>
            </w:pPr>
          </w:p>
          <w:p w14:paraId="05F00269" w14:textId="6632E06E"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 xml:space="preserve">Artículo </w:t>
            </w:r>
            <w:del w:id="74" w:author="Victor Ricardo Gomez Guerra" w:date="2022-08-01T17:37:00Z">
              <w:r w:rsidRPr="004F7D36" w:rsidDel="00D80112">
                <w:rPr>
                  <w:rFonts w:ascii="Times New Roman" w:hAnsi="Times New Roman" w:cs="Times New Roman"/>
                  <w:b/>
                  <w:bCs/>
                  <w:sz w:val="24"/>
                  <w:szCs w:val="24"/>
                  <w:lang w:val="es-ES"/>
                </w:rPr>
                <w:delText>14</w:delText>
              </w:r>
            </w:del>
            <w:ins w:id="75" w:author="Victor Ricardo Gomez Guerra" w:date="2022-08-01T17:37:00Z">
              <w:r w:rsidR="00D80112">
                <w:rPr>
                  <w:rFonts w:ascii="Times New Roman" w:hAnsi="Times New Roman" w:cs="Times New Roman"/>
                  <w:b/>
                  <w:bCs/>
                  <w:sz w:val="24"/>
                  <w:szCs w:val="24"/>
                  <w:lang w:val="es-ES"/>
                </w:rPr>
                <w:t>13</w:t>
              </w:r>
            </w:ins>
            <w:r w:rsidRPr="004F7D36">
              <w:rPr>
                <w:rFonts w:ascii="Times New Roman" w:hAnsi="Times New Roman" w:cs="Times New Roman"/>
                <w:b/>
                <w:bCs/>
                <w:sz w:val="24"/>
                <w:szCs w:val="24"/>
                <w:lang w:val="es-ES"/>
              </w:rPr>
              <w:t xml:space="preserve">. Compensación </w:t>
            </w:r>
          </w:p>
          <w:p w14:paraId="63992952" w14:textId="77777777" w:rsidR="00104E43" w:rsidRPr="004F7D36" w:rsidRDefault="00104E43" w:rsidP="008D683B">
            <w:pPr>
              <w:jc w:val="both"/>
              <w:rPr>
                <w:b/>
                <w:bCs/>
                <w:lang w:val="es-ES"/>
              </w:rPr>
            </w:pPr>
          </w:p>
          <w:p w14:paraId="05D30AF4" w14:textId="77777777" w:rsidR="00104E43" w:rsidRPr="004F7D36" w:rsidRDefault="00104E43" w:rsidP="008D683B">
            <w:pPr>
              <w:pStyle w:val="Bodytext10"/>
              <w:spacing w:line="240" w:lineRule="auto"/>
              <w:jc w:val="both"/>
              <w:rPr>
                <w:rFonts w:ascii="Times New Roman" w:hAnsi="Times New Roman" w:cs="Times New Roman"/>
                <w:sz w:val="24"/>
                <w:szCs w:val="24"/>
                <w:lang w:val="es-ES"/>
              </w:rPr>
            </w:pPr>
            <w:r w:rsidRPr="004F7D36">
              <w:rPr>
                <w:rFonts w:ascii="Times New Roman" w:hAnsi="Times New Roman" w:cs="Times New Roman"/>
                <w:bCs/>
                <w:sz w:val="24"/>
                <w:szCs w:val="24"/>
                <w:lang w:val="es-ES"/>
              </w:rPr>
              <w:t xml:space="preserve">PARTNERS </w:t>
            </w:r>
            <w:r w:rsidRPr="004F7D36">
              <w:rPr>
                <w:rFonts w:ascii="Times New Roman" w:hAnsi="Times New Roman" w:cs="Times New Roman"/>
                <w:color w:val="000000"/>
                <w:sz w:val="24"/>
                <w:szCs w:val="24"/>
                <w:lang w:val="es-ES"/>
              </w:rPr>
              <w:t>se reserva el derecho de descontar de cualquier monto pagadero al Proveedor en virtud de esta Orden de Compra o de cualquier otro acuerdo, contrato u orden de compra, aquellas cantidades resultantes de cualquier reclamación o reembolso que el Vendedor le adeude a PARTNERS.</w:t>
            </w:r>
          </w:p>
          <w:p w14:paraId="0C57F628"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p>
          <w:p w14:paraId="258B02E5" w14:textId="466E08FC"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w:t>
            </w:r>
            <w:ins w:id="76" w:author="Victor Ricardo Gomez Guerra" w:date="2022-08-01T17:37:00Z">
              <w:r w:rsidR="00D80112">
                <w:rPr>
                  <w:rFonts w:ascii="Times New Roman" w:hAnsi="Times New Roman" w:cs="Times New Roman"/>
                  <w:b/>
                  <w:bCs/>
                  <w:sz w:val="24"/>
                  <w:szCs w:val="24"/>
                  <w:lang w:val="es-ES"/>
                </w:rPr>
                <w:t xml:space="preserve"> 14</w:t>
              </w:r>
            </w:ins>
            <w:del w:id="77" w:author="Victor Ricardo Gomez Guerra" w:date="2022-08-01T17:37:00Z">
              <w:r w:rsidRPr="004F7D36" w:rsidDel="00D80112">
                <w:rPr>
                  <w:rFonts w:ascii="Times New Roman" w:hAnsi="Times New Roman" w:cs="Times New Roman"/>
                  <w:b/>
                  <w:bCs/>
                  <w:sz w:val="24"/>
                  <w:szCs w:val="24"/>
                  <w:lang w:val="es-ES"/>
                </w:rPr>
                <w:delText xml:space="preserve"> 15</w:delText>
              </w:r>
            </w:del>
            <w:r w:rsidRPr="004F7D36">
              <w:rPr>
                <w:rFonts w:ascii="Times New Roman" w:hAnsi="Times New Roman" w:cs="Times New Roman"/>
                <w:b/>
                <w:bCs/>
                <w:sz w:val="24"/>
                <w:szCs w:val="24"/>
                <w:lang w:val="es-ES"/>
              </w:rPr>
              <w:t>. Cesión y Delegación</w:t>
            </w:r>
          </w:p>
          <w:p w14:paraId="60FAE507" w14:textId="77777777" w:rsidR="00104E43" w:rsidRPr="004F7D36" w:rsidRDefault="00104E43" w:rsidP="008D683B">
            <w:pPr>
              <w:jc w:val="both"/>
              <w:rPr>
                <w:lang w:val="es-ES"/>
              </w:rPr>
            </w:pPr>
          </w:p>
          <w:p w14:paraId="3EE14828" w14:textId="025E6F25" w:rsidR="00104E43" w:rsidRPr="004F7D36" w:rsidRDefault="00104E43" w:rsidP="008D683B">
            <w:pPr>
              <w:jc w:val="both"/>
              <w:rPr>
                <w:lang w:val="es-ES"/>
              </w:rPr>
            </w:pPr>
            <w:r w:rsidRPr="004F7D36">
              <w:rPr>
                <w:lang w:val="es-ES"/>
              </w:rPr>
              <w:t>El Proveedor se abstendrá de ceder o delegar esta Orden de Compra, total o parcialmente, sin el previo consentimiento escrito de PARTNERS.</w:t>
            </w:r>
            <w:r w:rsidR="00730436">
              <w:rPr>
                <w:lang w:val="es-ES"/>
              </w:rPr>
              <w:t xml:space="preserve"> </w:t>
            </w:r>
            <w:r w:rsidRPr="004F7D36">
              <w:rPr>
                <w:lang w:val="es-ES"/>
              </w:rPr>
              <w:t>En la ausencia de dicho consentimiento escrito, cualquier cesión carecerá de validez.</w:t>
            </w:r>
          </w:p>
          <w:p w14:paraId="6399F4C1" w14:textId="77777777" w:rsidR="00104E43" w:rsidRPr="004F7D36" w:rsidRDefault="00104E43" w:rsidP="008D683B">
            <w:pPr>
              <w:jc w:val="both"/>
              <w:rPr>
                <w:b/>
                <w:bCs/>
                <w:lang w:val="es-ES"/>
              </w:rPr>
            </w:pPr>
          </w:p>
          <w:p w14:paraId="244F823B" w14:textId="55D4F2A1" w:rsidR="00104E43" w:rsidRPr="004F7D36" w:rsidRDefault="00104E43" w:rsidP="008D683B">
            <w:pPr>
              <w:pStyle w:val="ListParagraph"/>
              <w:spacing w:line="240" w:lineRule="auto"/>
              <w:ind w:left="0"/>
              <w:jc w:val="both"/>
              <w:rPr>
                <w:rFonts w:ascii="Times New Roman" w:hAnsi="Times New Roman" w:cs="Times New Roman"/>
                <w:sz w:val="24"/>
                <w:szCs w:val="24"/>
                <w:lang w:val="es-ES"/>
              </w:rPr>
            </w:pPr>
            <w:r w:rsidRPr="004F7D36">
              <w:rPr>
                <w:rFonts w:ascii="Times New Roman" w:hAnsi="Times New Roman" w:cs="Times New Roman"/>
                <w:b/>
                <w:bCs/>
                <w:sz w:val="24"/>
                <w:szCs w:val="24"/>
                <w:lang w:val="es-ES"/>
              </w:rPr>
              <w:t xml:space="preserve">Artículo </w:t>
            </w:r>
            <w:ins w:id="78" w:author="Victor Ricardo Gomez Guerra" w:date="2022-08-01T17:37:00Z">
              <w:r w:rsidR="00D80112">
                <w:rPr>
                  <w:rFonts w:ascii="Times New Roman" w:hAnsi="Times New Roman" w:cs="Times New Roman"/>
                  <w:b/>
                  <w:bCs/>
                  <w:sz w:val="24"/>
                  <w:szCs w:val="24"/>
                  <w:lang w:val="es-ES"/>
                </w:rPr>
                <w:t>15</w:t>
              </w:r>
            </w:ins>
            <w:del w:id="79" w:author="Victor Ricardo Gomez Guerra" w:date="2022-08-01T17:37:00Z">
              <w:r w:rsidRPr="004F7D36" w:rsidDel="00D80112">
                <w:rPr>
                  <w:rFonts w:ascii="Times New Roman" w:hAnsi="Times New Roman" w:cs="Times New Roman"/>
                  <w:b/>
                  <w:bCs/>
                  <w:sz w:val="24"/>
                  <w:szCs w:val="24"/>
                  <w:lang w:val="es-ES"/>
                </w:rPr>
                <w:delText>16</w:delText>
              </w:r>
            </w:del>
            <w:r w:rsidRPr="004F7D36">
              <w:rPr>
                <w:rFonts w:ascii="Times New Roman" w:hAnsi="Times New Roman" w:cs="Times New Roman"/>
                <w:b/>
                <w:bCs/>
                <w:sz w:val="24"/>
                <w:szCs w:val="24"/>
                <w:lang w:val="es-ES"/>
              </w:rPr>
              <w:t xml:space="preserve">. Cumplimiento de las Leyes y Normas Aplicables </w:t>
            </w:r>
            <w:r w:rsidRPr="004F7D36">
              <w:rPr>
                <w:rFonts w:ascii="Times New Roman" w:hAnsi="Times New Roman" w:cs="Times New Roman"/>
                <w:color w:val="FF0000"/>
                <w:sz w:val="24"/>
                <w:szCs w:val="24"/>
                <w:highlight w:val="yellow"/>
                <w:lang w:val="es-ES"/>
              </w:rPr>
              <w:t>(cambie el texto según sea necesario)</w:t>
            </w:r>
          </w:p>
          <w:p w14:paraId="1943DD6A" w14:textId="77777777" w:rsidR="00104E43" w:rsidRPr="004F7D36" w:rsidRDefault="00104E43" w:rsidP="008D683B">
            <w:pPr>
              <w:jc w:val="both"/>
              <w:rPr>
                <w:lang w:val="es-ES"/>
              </w:rPr>
            </w:pPr>
          </w:p>
          <w:p w14:paraId="5B91E607" w14:textId="4AC77B77" w:rsidR="00104E43" w:rsidRPr="004F7D36" w:rsidDel="00D80112" w:rsidRDefault="00104E43" w:rsidP="008D683B">
            <w:pPr>
              <w:jc w:val="both"/>
              <w:rPr>
                <w:del w:id="80" w:author="Victor Ricardo Gomez Guerra" w:date="2022-08-01T17:36:00Z"/>
                <w:bCs/>
                <w:lang w:val="es-ES"/>
              </w:rPr>
            </w:pPr>
            <w:del w:id="81" w:author="Victor Ricardo Gomez Guerra" w:date="2022-08-01T17:36:00Z">
              <w:r w:rsidRPr="004F7D36" w:rsidDel="00D80112">
                <w:rPr>
                  <w:color w:val="000000"/>
                  <w:lang w:val="es-ES"/>
                </w:rPr>
                <w:delText xml:space="preserve">El Vendedor deberá cumplir todas las leyes, ordenanzas, códigos, regulaciones y demás disposiciones aplicables, emitidas por </w:delText>
              </w:r>
              <w:r w:rsidRPr="004F7D36" w:rsidDel="00D80112">
                <w:rPr>
                  <w:color w:val="000000"/>
                  <w:highlight w:val="yellow"/>
                  <w:lang w:val="es-ES"/>
                </w:rPr>
                <w:delText>Washington D.C</w:delText>
              </w:r>
              <w:r w:rsidRPr="004F7D36" w:rsidDel="00D80112">
                <w:rPr>
                  <w:color w:val="000000"/>
                  <w:lang w:val="es-ES"/>
                </w:rPr>
                <w:delText>., al igual que las normas del donante.</w:delText>
              </w:r>
              <w:r w:rsidR="00730436" w:rsidDel="00D80112">
                <w:rPr>
                  <w:color w:val="000000"/>
                  <w:lang w:val="es-ES"/>
                </w:rPr>
                <w:delText xml:space="preserve"> </w:delText>
              </w:r>
            </w:del>
          </w:p>
          <w:p w14:paraId="07326F11" w14:textId="51C5A117" w:rsidR="00104E43" w:rsidRPr="004F7D36" w:rsidRDefault="007B31B9" w:rsidP="008D683B">
            <w:pPr>
              <w:jc w:val="both"/>
              <w:rPr>
                <w:b/>
                <w:bCs/>
                <w:lang w:val="es-ES"/>
              </w:rPr>
            </w:pPr>
            <w:ins w:id="82" w:author="Victor Ricardo Gomez Guerra" w:date="2022-08-01T15:04:00Z">
              <w:r>
                <w:rPr>
                  <w:b/>
                  <w:bCs/>
                  <w:lang w:val="es-ES"/>
                </w:rPr>
                <w:t>El Vended</w:t>
              </w:r>
            </w:ins>
            <w:ins w:id="83" w:author="Victor Ricardo Gomez Guerra" w:date="2022-08-01T15:05:00Z">
              <w:r>
                <w:rPr>
                  <w:b/>
                  <w:bCs/>
                  <w:lang w:val="es-ES"/>
                </w:rPr>
                <w:t>or deberá cumplir todas las leyes, ordenanzas, códigos, regulaciones y demás disposiciones aplicables emitidas por Colombia, al igual que las normas del donante.</w:t>
              </w:r>
            </w:ins>
          </w:p>
          <w:p w14:paraId="427DD0B8" w14:textId="77777777" w:rsidR="001C2A35" w:rsidRDefault="001C2A35" w:rsidP="008D683B">
            <w:pPr>
              <w:pStyle w:val="ListParagraph"/>
              <w:spacing w:line="240" w:lineRule="auto"/>
              <w:ind w:left="0"/>
              <w:jc w:val="both"/>
              <w:rPr>
                <w:ins w:id="84" w:author="Sara Taylor" w:date="2022-08-09T19:29:00Z"/>
                <w:rFonts w:ascii="Times New Roman" w:hAnsi="Times New Roman" w:cs="Times New Roman"/>
                <w:b/>
                <w:bCs/>
                <w:sz w:val="24"/>
                <w:szCs w:val="24"/>
                <w:lang w:val="es-ES"/>
              </w:rPr>
            </w:pPr>
          </w:p>
          <w:p w14:paraId="34DB8E75" w14:textId="3B7CEC30"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 xml:space="preserve">Artículo </w:t>
            </w:r>
            <w:ins w:id="85" w:author="Victor Ricardo Gomez Guerra" w:date="2022-08-01T17:38:00Z">
              <w:r w:rsidR="00D80112">
                <w:rPr>
                  <w:rFonts w:ascii="Times New Roman" w:hAnsi="Times New Roman" w:cs="Times New Roman"/>
                  <w:b/>
                  <w:bCs/>
                  <w:sz w:val="24"/>
                  <w:szCs w:val="24"/>
                  <w:lang w:val="es-ES"/>
                </w:rPr>
                <w:t>16</w:t>
              </w:r>
            </w:ins>
            <w:del w:id="86" w:author="Victor Ricardo Gomez Guerra" w:date="2022-08-01T17:38:00Z">
              <w:r w:rsidRPr="004F7D36" w:rsidDel="00D80112">
                <w:rPr>
                  <w:rFonts w:ascii="Times New Roman" w:hAnsi="Times New Roman" w:cs="Times New Roman"/>
                  <w:b/>
                  <w:bCs/>
                  <w:sz w:val="24"/>
                  <w:szCs w:val="24"/>
                  <w:lang w:val="es-ES"/>
                </w:rPr>
                <w:delText>17</w:delText>
              </w:r>
            </w:del>
            <w:r w:rsidRPr="004F7D36">
              <w:rPr>
                <w:rFonts w:ascii="Times New Roman" w:hAnsi="Times New Roman" w:cs="Times New Roman"/>
                <w:b/>
                <w:bCs/>
                <w:sz w:val="24"/>
                <w:szCs w:val="24"/>
                <w:lang w:val="es-ES"/>
              </w:rPr>
              <w:t>. Fuerza Mayor</w:t>
            </w:r>
          </w:p>
          <w:p w14:paraId="65F4E994" w14:textId="77777777" w:rsidR="00104E43" w:rsidRPr="004F7D36" w:rsidRDefault="00104E43" w:rsidP="008D683B">
            <w:pPr>
              <w:jc w:val="both"/>
              <w:rPr>
                <w:b/>
                <w:bCs/>
                <w:lang w:val="es-ES"/>
              </w:rPr>
            </w:pPr>
          </w:p>
          <w:p w14:paraId="7FB1D31D" w14:textId="77777777" w:rsidR="00104E43" w:rsidRPr="004F7D36" w:rsidRDefault="00104E43" w:rsidP="008D683B">
            <w:pPr>
              <w:pStyle w:val="ListParagraph"/>
              <w:numPr>
                <w:ilvl w:val="0"/>
                <w:numId w:val="25"/>
              </w:numPr>
              <w:spacing w:line="240" w:lineRule="auto"/>
              <w:ind w:left="349"/>
              <w:jc w:val="both"/>
              <w:rPr>
                <w:rFonts w:ascii="Times New Roman" w:hAnsi="Times New Roman" w:cs="Times New Roman"/>
                <w:bCs/>
                <w:sz w:val="24"/>
                <w:szCs w:val="24"/>
                <w:lang w:val="es-ES"/>
              </w:rPr>
            </w:pPr>
            <w:r w:rsidRPr="004F7D36">
              <w:rPr>
                <w:rFonts w:ascii="Times New Roman" w:hAnsi="Times New Roman" w:cs="Times New Roman"/>
                <w:bCs/>
                <w:sz w:val="24"/>
                <w:szCs w:val="24"/>
                <w:lang w:val="es-ES"/>
              </w:rPr>
              <w:t xml:space="preserve">"Fuerza Mayor" significa en el contexto de este documento: actos de Dios, desastres naturales, invasión o guerra (declarada o no declarada) y otras hostilidades, revoluciones, rebeliones, disputas laborales, insurrecciones o disturbios, confrontaciones u otros desordenes; radiación ionizante o confrontación causadas por actividades regulares de cualquier explosivo nuclear, radioactivo, biológico, químico o tóxico, o por otras propiedades peligrosas de residuos de cualquier explosivo o agente biológico o químico, ensamblaje nuclear o componentes nucleares del mismo; o cualquier otro acto, evento o circunstancia de naturaleza o fuerza similar, que </w:t>
            </w:r>
            <w:r w:rsidRPr="004F7D36">
              <w:rPr>
                <w:rFonts w:ascii="Times New Roman" w:hAnsi="Times New Roman" w:cs="Times New Roman"/>
                <w:bCs/>
                <w:sz w:val="24"/>
                <w:szCs w:val="24"/>
                <w:lang w:val="es-ES"/>
              </w:rPr>
              <w:lastRenderedPageBreak/>
              <w:t>surja de circunstancias que no estén bajo el control del Vendedor o las cuales no se pueda esperar razonablemente que el Vendedor haya podido tener en cuenta, y cuyas consecuencias no se puedan esperar razonablemente que el Vendedor haya podido evitar o superar.</w:t>
            </w:r>
          </w:p>
          <w:p w14:paraId="63FD0581" w14:textId="77777777" w:rsidR="00104E43" w:rsidRPr="004F7D36" w:rsidRDefault="00104E43" w:rsidP="008D683B">
            <w:pPr>
              <w:jc w:val="both"/>
              <w:rPr>
                <w:bCs/>
                <w:spacing w:val="4"/>
                <w:lang w:val="es-ES"/>
              </w:rPr>
            </w:pPr>
          </w:p>
          <w:p w14:paraId="7CC91D5F" w14:textId="232B5518" w:rsidR="00104E43" w:rsidRPr="004F7D36" w:rsidRDefault="00104E43" w:rsidP="008D683B">
            <w:pPr>
              <w:pStyle w:val="ListParagraph"/>
              <w:numPr>
                <w:ilvl w:val="0"/>
                <w:numId w:val="25"/>
              </w:numPr>
              <w:spacing w:line="240" w:lineRule="auto"/>
              <w:ind w:left="360"/>
              <w:jc w:val="both"/>
              <w:rPr>
                <w:rFonts w:ascii="Times New Roman" w:hAnsi="Times New Roman" w:cs="Times New Roman"/>
                <w:bCs/>
                <w:sz w:val="24"/>
                <w:szCs w:val="24"/>
                <w:lang w:val="es-ES"/>
              </w:rPr>
            </w:pPr>
            <w:r w:rsidRPr="004F7D36">
              <w:rPr>
                <w:rFonts w:ascii="Times New Roman" w:hAnsi="Times New Roman" w:cs="Times New Roman"/>
                <w:bCs/>
                <w:sz w:val="24"/>
                <w:szCs w:val="24"/>
                <w:lang w:val="es-ES"/>
              </w:rPr>
              <w:t xml:space="preserve">El Vendedor no será responsable del pago de ningún exceso de costos si su incumplimiento en la ejecución de la Orden de Compra surge por alguna causa de Fuerza Mayor y si el Vendedor le notifica a PARTNERS sobre dicho impedimento de ejecución y la causa </w:t>
            </w:r>
            <w:proofErr w:type="gramStart"/>
            <w:r w:rsidRPr="004F7D36">
              <w:rPr>
                <w:rFonts w:ascii="Times New Roman" w:hAnsi="Times New Roman" w:cs="Times New Roman"/>
                <w:bCs/>
                <w:sz w:val="24"/>
                <w:szCs w:val="24"/>
                <w:lang w:val="es-ES"/>
              </w:rPr>
              <w:t>del mismo</w:t>
            </w:r>
            <w:proofErr w:type="gramEnd"/>
            <w:r w:rsidRPr="004F7D36">
              <w:rPr>
                <w:rFonts w:ascii="Times New Roman" w:hAnsi="Times New Roman" w:cs="Times New Roman"/>
                <w:bCs/>
                <w:sz w:val="24"/>
                <w:szCs w:val="24"/>
                <w:lang w:val="es-ES"/>
              </w:rPr>
              <w:t>, dentro de los 20 (veinte) días posteriores al comienzo de dicha Fuerza Mayor.</w:t>
            </w:r>
            <w:r w:rsidR="00730436">
              <w:rPr>
                <w:rFonts w:ascii="Times New Roman" w:hAnsi="Times New Roman" w:cs="Times New Roman"/>
                <w:bCs/>
                <w:sz w:val="24"/>
                <w:szCs w:val="24"/>
                <w:lang w:val="es-ES"/>
              </w:rPr>
              <w:t xml:space="preserve"> </w:t>
            </w:r>
            <w:r w:rsidRPr="004F7D36">
              <w:rPr>
                <w:rFonts w:ascii="Times New Roman" w:hAnsi="Times New Roman" w:cs="Times New Roman"/>
                <w:bCs/>
                <w:sz w:val="24"/>
                <w:szCs w:val="24"/>
                <w:lang w:val="es-ES"/>
              </w:rPr>
              <w:t>Si el incumplimiento es causado por culpa de un subcontratista de un Vendedor, y si dicho incumplimiento surge de causas que estén fuera del control tanto del Vendedor como del subcontratista del Vendedor, y sin la culpa o negligencia de ninguno de ellos (Fuerza Mayor), y si el Vendedor le notifica por escrito a PARTNERS sobre dicho impedimento de ejecución y la causa del mismo, dentro de los 20 (veinte) días posteriores al comienzo de dicha Fuerza Mayor,</w:t>
            </w:r>
            <w:r w:rsidR="00730436">
              <w:rPr>
                <w:rFonts w:ascii="Times New Roman" w:hAnsi="Times New Roman" w:cs="Times New Roman"/>
                <w:bCs/>
                <w:sz w:val="24"/>
                <w:szCs w:val="24"/>
                <w:lang w:val="es-ES"/>
              </w:rPr>
              <w:t xml:space="preserve"> </w:t>
            </w:r>
            <w:r w:rsidRPr="004F7D36">
              <w:rPr>
                <w:rFonts w:ascii="Times New Roman" w:hAnsi="Times New Roman" w:cs="Times New Roman"/>
                <w:bCs/>
                <w:sz w:val="24"/>
                <w:szCs w:val="24"/>
                <w:lang w:val="es-ES"/>
              </w:rPr>
              <w:t>el Vendedor no será responsable del pago de ningún exceso de costos por causa del cumplimiento, a menos que los suministros o servicios que el Vendedor le iba a proporcionar a PARTNERS hubieran podido ser obtenidos en tiempo oportuno para que el Vendedor pudiera cumplir con el cronograma de entrega requerido.</w:t>
            </w:r>
          </w:p>
          <w:p w14:paraId="4A78BAD9" w14:textId="77777777" w:rsidR="00104E43" w:rsidRPr="004F7D36" w:rsidRDefault="00104E43" w:rsidP="008D683B">
            <w:pPr>
              <w:jc w:val="both"/>
              <w:rPr>
                <w:bCs/>
                <w:lang w:val="es-ES"/>
              </w:rPr>
            </w:pPr>
          </w:p>
          <w:p w14:paraId="14A5020F" w14:textId="5C6CEFDA"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 xml:space="preserve">Artículo </w:t>
            </w:r>
            <w:ins w:id="87" w:author="Victor Ricardo Gomez Guerra" w:date="2022-08-01T17:38:00Z">
              <w:r w:rsidR="00D80112">
                <w:rPr>
                  <w:rFonts w:ascii="Times New Roman" w:hAnsi="Times New Roman" w:cs="Times New Roman"/>
                  <w:b/>
                  <w:bCs/>
                  <w:sz w:val="24"/>
                  <w:szCs w:val="24"/>
                  <w:lang w:val="es-ES"/>
                </w:rPr>
                <w:t>17</w:t>
              </w:r>
            </w:ins>
            <w:del w:id="88" w:author="Victor Ricardo Gomez Guerra" w:date="2022-08-01T17:38:00Z">
              <w:r w:rsidRPr="004F7D36" w:rsidDel="00D80112">
                <w:rPr>
                  <w:rFonts w:ascii="Times New Roman" w:hAnsi="Times New Roman" w:cs="Times New Roman"/>
                  <w:b/>
                  <w:bCs/>
                  <w:sz w:val="24"/>
                  <w:szCs w:val="24"/>
                  <w:lang w:val="es-ES"/>
                </w:rPr>
                <w:delText>18</w:delText>
              </w:r>
            </w:del>
            <w:r w:rsidRPr="004F7D36">
              <w:rPr>
                <w:rFonts w:ascii="Times New Roman" w:hAnsi="Times New Roman" w:cs="Times New Roman"/>
                <w:b/>
                <w:bCs/>
                <w:sz w:val="24"/>
                <w:szCs w:val="24"/>
                <w:lang w:val="es-ES"/>
              </w:rPr>
              <w:t>. Condición de Contratista Independiente</w:t>
            </w:r>
          </w:p>
          <w:p w14:paraId="194CAA28" w14:textId="77777777" w:rsidR="00104E43" w:rsidRPr="004F7D36" w:rsidRDefault="00104E43" w:rsidP="008D683B">
            <w:pPr>
              <w:jc w:val="both"/>
              <w:rPr>
                <w:lang w:val="es-ES"/>
              </w:rPr>
            </w:pPr>
          </w:p>
          <w:p w14:paraId="2D28768E" w14:textId="77777777" w:rsidR="00104E43" w:rsidRPr="004F7D36" w:rsidRDefault="00104E43" w:rsidP="008D683B">
            <w:pPr>
              <w:jc w:val="both"/>
              <w:rPr>
                <w:lang w:val="es-ES"/>
              </w:rPr>
            </w:pPr>
            <w:r w:rsidRPr="004F7D36">
              <w:rPr>
                <w:lang w:val="es-ES"/>
              </w:rPr>
              <w:t>El Vendedor es, y seguirá siendo, un contratista independiente durante el tiempo de ejecución de esta Orden de Compra.</w:t>
            </w:r>
          </w:p>
          <w:p w14:paraId="163955E0" w14:textId="77777777" w:rsidR="007B31B9" w:rsidRPr="00CF426A" w:rsidRDefault="007B31B9" w:rsidP="007B31B9">
            <w:pPr>
              <w:jc w:val="both"/>
              <w:rPr>
                <w:ins w:id="89" w:author="Victor Ricardo Gomez Guerra" w:date="2022-08-01T15:05:00Z"/>
                <w:lang w:val="es-CR"/>
              </w:rPr>
            </w:pPr>
            <w:ins w:id="90" w:author="Victor Ricardo Gomez Guerra" w:date="2022-08-01T15:05:00Z">
              <w:r w:rsidRPr="002046E7">
                <w:rPr>
                  <w:color w:val="000000"/>
                  <w:lang w:val="es-CO"/>
                </w:rPr>
                <w:t xml:space="preserve">Este contrato es de naturaleza comercial. Su interpretación, ejecución y terminación se encuentra condicionada al cumplimiento de lo señalado en este documento y sus anexos, y en lo no previsto allí, en las normas comerciales y civiles aplicables, siempre en forma complementaria. El presente contrato no se interpretará en el sentido de constituir a las partes en socias o asociadas en participación, ni de crear entre </w:t>
              </w:r>
              <w:r w:rsidRPr="002046E7">
                <w:rPr>
                  <w:color w:val="000000"/>
                  <w:lang w:val="es-CO"/>
                </w:rPr>
                <w:lastRenderedPageBreak/>
                <w:t>ellas una relación de agencia comercial o vínculo laboral alguno. Las Partes declaran que actúan independientemente con respecto a la otra, y dejan presente que el personal empleado o contratado para su ejecución por cada una de ellas, actúa bajo la responsabilidad y dirección individual única y exclusiva de cada una de ellas, por lo tanto las sumas que sobrevengan con ocasión de la ejecución de este contrato por concepto de salarios, honorarios y demás cargas laborales serán asumidos por cada Parte, respecto de su propio personal.</w:t>
              </w:r>
            </w:ins>
          </w:p>
          <w:p w14:paraId="0458FE01" w14:textId="77777777" w:rsidR="00104E43" w:rsidRPr="007B31B9" w:rsidRDefault="00104E43" w:rsidP="008D683B">
            <w:pPr>
              <w:pStyle w:val="ListParagraph"/>
              <w:spacing w:line="240" w:lineRule="auto"/>
              <w:ind w:left="0"/>
              <w:jc w:val="both"/>
              <w:rPr>
                <w:rFonts w:ascii="Times New Roman" w:hAnsi="Times New Roman" w:cs="Times New Roman"/>
                <w:sz w:val="24"/>
                <w:szCs w:val="24"/>
                <w:lang w:val="es-CR"/>
                <w:rPrChange w:id="91" w:author="Victor Ricardo Gomez Guerra" w:date="2022-08-01T15:05:00Z">
                  <w:rPr>
                    <w:rFonts w:ascii="Times New Roman" w:hAnsi="Times New Roman" w:cs="Times New Roman"/>
                    <w:sz w:val="24"/>
                    <w:szCs w:val="24"/>
                    <w:lang w:val="es-ES"/>
                  </w:rPr>
                </w:rPrChange>
              </w:rPr>
            </w:pPr>
          </w:p>
          <w:p w14:paraId="65152CBA" w14:textId="2B63A380"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 xml:space="preserve">Artículo </w:t>
            </w:r>
            <w:ins w:id="92" w:author="Victor Ricardo Gomez Guerra" w:date="2022-08-01T17:38:00Z">
              <w:r w:rsidR="00D80112">
                <w:rPr>
                  <w:rFonts w:ascii="Times New Roman" w:hAnsi="Times New Roman" w:cs="Times New Roman"/>
                  <w:b/>
                  <w:bCs/>
                  <w:sz w:val="24"/>
                  <w:szCs w:val="24"/>
                  <w:lang w:val="es-ES"/>
                </w:rPr>
                <w:t>18</w:t>
              </w:r>
            </w:ins>
            <w:del w:id="93" w:author="Victor Ricardo Gomez Guerra" w:date="2022-08-01T17:38:00Z">
              <w:r w:rsidRPr="004F7D36" w:rsidDel="00D80112">
                <w:rPr>
                  <w:rFonts w:ascii="Times New Roman" w:hAnsi="Times New Roman" w:cs="Times New Roman"/>
                  <w:b/>
                  <w:bCs/>
                  <w:sz w:val="24"/>
                  <w:szCs w:val="24"/>
                  <w:lang w:val="es-ES"/>
                </w:rPr>
                <w:delText>19</w:delText>
              </w:r>
            </w:del>
            <w:r w:rsidRPr="004F7D36">
              <w:rPr>
                <w:rFonts w:ascii="Times New Roman" w:hAnsi="Times New Roman" w:cs="Times New Roman"/>
                <w:b/>
                <w:bCs/>
                <w:sz w:val="24"/>
                <w:szCs w:val="24"/>
                <w:lang w:val="es-ES"/>
              </w:rPr>
              <w:t>. Divisibilidad</w:t>
            </w:r>
          </w:p>
          <w:p w14:paraId="7861B688" w14:textId="77777777" w:rsidR="00104E43" w:rsidRPr="004F7D36" w:rsidRDefault="00104E43" w:rsidP="008D683B">
            <w:pPr>
              <w:jc w:val="both"/>
              <w:rPr>
                <w:lang w:val="es-ES"/>
              </w:rPr>
            </w:pPr>
          </w:p>
          <w:p w14:paraId="57A46CE0" w14:textId="2E62F758" w:rsidR="00104E43" w:rsidRPr="004F7D36" w:rsidRDefault="00104E43" w:rsidP="008D683B">
            <w:pPr>
              <w:jc w:val="both"/>
              <w:rPr>
                <w:lang w:val="es-ES"/>
              </w:rPr>
            </w:pPr>
            <w:r w:rsidRPr="004F7D36">
              <w:rPr>
                <w:lang w:val="es-ES"/>
              </w:rPr>
              <w:t>Si algún tribunal de jurisdicción competente llega a determinar que alguna disposición de este Acuerdo es inválida o inaplicable, dicha determinación no afectará las disposiciones restantes de este Acuerdo.</w:t>
            </w:r>
            <w:r w:rsidR="00730436">
              <w:rPr>
                <w:lang w:val="es-ES"/>
              </w:rPr>
              <w:t xml:space="preserve"> </w:t>
            </w:r>
            <w:r w:rsidRPr="004F7D36">
              <w:rPr>
                <w:lang w:val="es-ES"/>
              </w:rPr>
              <w:t xml:space="preserve">Además, cada disposición válida en virtud de este Acuerdo se aplicará </w:t>
            </w:r>
            <w:r w:rsidR="008C5A57" w:rsidRPr="004F7D36">
              <w:rPr>
                <w:lang w:val="es-ES"/>
              </w:rPr>
              <w:t>hasta el punto de que</w:t>
            </w:r>
            <w:r w:rsidRPr="004F7D36">
              <w:rPr>
                <w:lang w:val="es-ES"/>
              </w:rPr>
              <w:t xml:space="preserve"> lo permita la ley.</w:t>
            </w:r>
          </w:p>
          <w:p w14:paraId="59F1B5C0" w14:textId="77777777" w:rsidR="00104E43" w:rsidRPr="004F7D36" w:rsidRDefault="00104E43" w:rsidP="008D683B">
            <w:pPr>
              <w:pStyle w:val="ListParagraph"/>
              <w:spacing w:line="240" w:lineRule="auto"/>
              <w:ind w:left="0"/>
              <w:jc w:val="both"/>
              <w:rPr>
                <w:rFonts w:ascii="Times New Roman" w:hAnsi="Times New Roman" w:cs="Times New Roman"/>
                <w:sz w:val="24"/>
                <w:szCs w:val="24"/>
                <w:lang w:val="es-ES"/>
              </w:rPr>
            </w:pPr>
          </w:p>
          <w:p w14:paraId="4CDF93AF" w14:textId="77777777" w:rsidR="00D268E5" w:rsidRDefault="00D268E5" w:rsidP="008D683B">
            <w:pPr>
              <w:jc w:val="both"/>
              <w:rPr>
                <w:b/>
                <w:bCs/>
                <w:highlight w:val="yellow"/>
                <w:lang w:val="es-ES"/>
              </w:rPr>
            </w:pPr>
          </w:p>
          <w:p w14:paraId="28D66191" w14:textId="16FA58B6" w:rsidR="00104E43" w:rsidRPr="004F7D36" w:rsidRDefault="00104E43" w:rsidP="008D683B">
            <w:pPr>
              <w:jc w:val="both"/>
              <w:rPr>
                <w:b/>
                <w:bCs/>
                <w:highlight w:val="yellow"/>
                <w:lang w:val="es-ES"/>
              </w:rPr>
            </w:pPr>
            <w:r w:rsidRPr="004F7D36">
              <w:rPr>
                <w:b/>
                <w:bCs/>
                <w:highlight w:val="yellow"/>
                <w:lang w:val="es-ES"/>
              </w:rPr>
              <w:t xml:space="preserve">Artículo </w:t>
            </w:r>
            <w:ins w:id="94" w:author="Victor Ricardo Gomez Guerra" w:date="2022-08-01T17:38:00Z">
              <w:r w:rsidR="00D80112">
                <w:rPr>
                  <w:b/>
                  <w:bCs/>
                  <w:highlight w:val="yellow"/>
                  <w:lang w:val="es-ES"/>
                </w:rPr>
                <w:t>19</w:t>
              </w:r>
            </w:ins>
            <w:del w:id="95" w:author="Victor Ricardo Gomez Guerra" w:date="2022-08-01T17:38:00Z">
              <w:r w:rsidRPr="004F7D36" w:rsidDel="00D80112">
                <w:rPr>
                  <w:b/>
                  <w:bCs/>
                  <w:highlight w:val="yellow"/>
                  <w:lang w:val="es-ES"/>
                </w:rPr>
                <w:delText>20</w:delText>
              </w:r>
            </w:del>
            <w:r w:rsidRPr="004F7D36">
              <w:rPr>
                <w:b/>
                <w:bCs/>
                <w:highlight w:val="yellow"/>
                <w:lang w:val="es-ES"/>
              </w:rPr>
              <w:t>.</w:t>
            </w:r>
            <w:r w:rsidR="00730436">
              <w:rPr>
                <w:b/>
                <w:bCs/>
                <w:highlight w:val="yellow"/>
                <w:lang w:val="es-ES"/>
              </w:rPr>
              <w:t xml:space="preserve"> </w:t>
            </w:r>
            <w:r w:rsidRPr="004F7D36">
              <w:rPr>
                <w:b/>
                <w:bCs/>
                <w:highlight w:val="yellow"/>
                <w:lang w:val="es-ES"/>
              </w:rPr>
              <w:t>Opciones</w:t>
            </w:r>
          </w:p>
          <w:p w14:paraId="4369B0D9" w14:textId="77777777" w:rsidR="00104E43" w:rsidRPr="004F7D36" w:rsidRDefault="00104E43" w:rsidP="008D683B">
            <w:pPr>
              <w:jc w:val="both"/>
              <w:rPr>
                <w:b/>
                <w:bCs/>
                <w:highlight w:val="yellow"/>
                <w:lang w:val="es-ES"/>
              </w:rPr>
            </w:pPr>
          </w:p>
          <w:p w14:paraId="48B23F03" w14:textId="49CF46DA" w:rsidR="00104E43" w:rsidRPr="004F7D36" w:rsidRDefault="00104E43" w:rsidP="008D683B">
            <w:pPr>
              <w:jc w:val="both"/>
              <w:rPr>
                <w:highlight w:val="yellow"/>
                <w:lang w:val="es-ES"/>
              </w:rPr>
            </w:pPr>
            <w:r w:rsidRPr="004F7D36">
              <w:rPr>
                <w:highlight w:val="yellow"/>
                <w:lang w:val="es-ES"/>
              </w:rPr>
              <w:t xml:space="preserve">PARTNERS podrá solicitar la prestación de cualquier servicio, incluyendo opciones de </w:t>
            </w:r>
            <w:proofErr w:type="gramStart"/>
            <w:r w:rsidRPr="004F7D36">
              <w:rPr>
                <w:highlight w:val="yellow"/>
                <w:lang w:val="es-ES"/>
              </w:rPr>
              <w:t>los mismos</w:t>
            </w:r>
            <w:proofErr w:type="gramEnd"/>
            <w:r w:rsidRPr="004F7D36">
              <w:rPr>
                <w:highlight w:val="yellow"/>
                <w:lang w:val="es-ES"/>
              </w:rPr>
              <w:t>, a las tarifas y dentro de los límites establecidos en el contrato.</w:t>
            </w:r>
            <w:r w:rsidR="00730436">
              <w:rPr>
                <w:highlight w:val="yellow"/>
                <w:lang w:val="es-ES"/>
              </w:rPr>
              <w:t xml:space="preserve"> </w:t>
            </w:r>
            <w:r w:rsidRPr="004F7D36">
              <w:rPr>
                <w:highlight w:val="yellow"/>
                <w:lang w:val="es-ES"/>
              </w:rPr>
              <w:t>PARTNERS podrá ejercer las opciones enviándole una notificación escrita (una carta emitida por un funcionario debidamente autorizado por PARTNERS, especificando la opción ejercida y el monto autorizado) al Vendedor dentro del período de ejecución del Acuerdo.</w:t>
            </w:r>
          </w:p>
          <w:p w14:paraId="7928292F" w14:textId="77777777" w:rsidR="00104E43" w:rsidRPr="004F7D36" w:rsidRDefault="00104E43" w:rsidP="008D683B">
            <w:pPr>
              <w:jc w:val="both"/>
              <w:rPr>
                <w:b/>
                <w:bCs/>
                <w:highlight w:val="yellow"/>
                <w:lang w:val="es-ES"/>
              </w:rPr>
            </w:pPr>
          </w:p>
          <w:p w14:paraId="14C0DAC6" w14:textId="75A0CCDD" w:rsidR="00104E43" w:rsidRPr="004F7D36" w:rsidRDefault="00104E43" w:rsidP="008D683B">
            <w:pPr>
              <w:rPr>
                <w:highlight w:val="yellow"/>
                <w:lang w:val="es-ES"/>
              </w:rPr>
            </w:pPr>
            <w:r w:rsidRPr="004F7D36">
              <w:rPr>
                <w:b/>
                <w:bCs/>
                <w:highlight w:val="yellow"/>
                <w:lang w:val="es-ES"/>
              </w:rPr>
              <w:t xml:space="preserve">Artículo </w:t>
            </w:r>
            <w:ins w:id="96" w:author="Victor Ricardo Gomez Guerra" w:date="2022-08-01T17:38:00Z">
              <w:r w:rsidR="00D80112">
                <w:rPr>
                  <w:b/>
                  <w:bCs/>
                  <w:highlight w:val="yellow"/>
                  <w:lang w:val="es-ES"/>
                </w:rPr>
                <w:t>20</w:t>
              </w:r>
            </w:ins>
            <w:del w:id="97" w:author="Victor Ricardo Gomez Guerra" w:date="2022-08-01T17:38:00Z">
              <w:r w:rsidRPr="004F7D36" w:rsidDel="00D80112">
                <w:rPr>
                  <w:b/>
                  <w:bCs/>
                  <w:highlight w:val="yellow"/>
                  <w:lang w:val="es-ES"/>
                </w:rPr>
                <w:delText>21</w:delText>
              </w:r>
            </w:del>
            <w:r w:rsidRPr="004F7D36">
              <w:rPr>
                <w:b/>
                <w:bCs/>
                <w:highlight w:val="yellow"/>
                <w:lang w:val="es-ES"/>
              </w:rPr>
              <w:t>. Inhabilitación y Suspensión</w:t>
            </w:r>
            <w:r w:rsidRPr="004F7D36">
              <w:rPr>
                <w:highlight w:val="yellow"/>
                <w:lang w:val="es-ES"/>
              </w:rPr>
              <w:t xml:space="preserve"> (</w:t>
            </w:r>
            <w:r w:rsidRPr="004F7D36">
              <w:rPr>
                <w:color w:val="FF0000"/>
                <w:highlight w:val="yellow"/>
                <w:lang w:val="es-ES"/>
              </w:rPr>
              <w:t xml:space="preserve">Eliminar si no es una adquisición financiada por el Gobierno de </w:t>
            </w:r>
            <w:proofErr w:type="gramStart"/>
            <w:r w:rsidRPr="004F7D36">
              <w:rPr>
                <w:color w:val="FF0000"/>
                <w:highlight w:val="yellow"/>
                <w:lang w:val="es-ES"/>
              </w:rPr>
              <w:t>EE.UU.</w:t>
            </w:r>
            <w:proofErr w:type="gramEnd"/>
            <w:r w:rsidRPr="004F7D36">
              <w:rPr>
                <w:color w:val="FF0000"/>
                <w:highlight w:val="yellow"/>
                <w:lang w:val="es-ES"/>
              </w:rPr>
              <w:t>)</w:t>
            </w:r>
            <w:r w:rsidRPr="004F7D36">
              <w:rPr>
                <w:highlight w:val="yellow"/>
                <w:lang w:val="es-ES"/>
              </w:rPr>
              <w:br/>
            </w:r>
          </w:p>
          <w:p w14:paraId="4595AA95" w14:textId="6EE72747" w:rsidR="00104E43" w:rsidRPr="004F7D36" w:rsidRDefault="00104E43" w:rsidP="008D683B">
            <w:pPr>
              <w:jc w:val="both"/>
              <w:rPr>
                <w:highlight w:val="yellow"/>
                <w:lang w:val="es-ES"/>
              </w:rPr>
            </w:pPr>
            <w:r w:rsidRPr="004F7D36">
              <w:rPr>
                <w:highlight w:val="yellow"/>
                <w:lang w:val="es-ES"/>
              </w:rPr>
              <w:t>El Vendedor ni ningún subcontratista del Vendedor podrán figurar en la lista de entidades excluidas del Sistema de Gestión de Donaciones (SAM), de conformidad con las directrices de la OMB, 2 CFR 180, que implementan las Órdenes Ejecutivas 12549 (3 CFR parte 1986 Comp., p. 189) y 12689 (3 CFR, parte 1989 Comp., p. 235), "Inhabilitación y Suspensión".</w:t>
            </w:r>
            <w:r w:rsidR="00730436">
              <w:rPr>
                <w:highlight w:val="yellow"/>
                <w:lang w:val="es-ES"/>
              </w:rPr>
              <w:t xml:space="preserve"> </w:t>
            </w:r>
            <w:r w:rsidRPr="004F7D36">
              <w:rPr>
                <w:highlight w:val="yellow"/>
                <w:lang w:val="es-ES"/>
              </w:rPr>
              <w:t xml:space="preserve">Las exclusiones de SAM contienen los nombres de las partes </w:t>
            </w:r>
            <w:r w:rsidRPr="004F7D36">
              <w:rPr>
                <w:highlight w:val="yellow"/>
                <w:lang w:val="es-ES"/>
              </w:rPr>
              <w:lastRenderedPageBreak/>
              <w:t>inhabilitadas, suspendidas o excluidas de alguna otra manera por las agencias, así como las partes declaradas inelegibles por la autoridad reglamentaria o normativa aparte de la Orden Ejecutiva 12549.</w:t>
            </w:r>
          </w:p>
          <w:p w14:paraId="19BDE901" w14:textId="77777777" w:rsidR="00104E43" w:rsidRPr="004F7D36" w:rsidRDefault="00104E43" w:rsidP="008D683B">
            <w:pPr>
              <w:jc w:val="both"/>
              <w:rPr>
                <w:highlight w:val="yellow"/>
                <w:lang w:val="es-ES"/>
              </w:rPr>
            </w:pPr>
          </w:p>
          <w:p w14:paraId="25A07ACB" w14:textId="506C18E5" w:rsidR="00104E43" w:rsidRPr="004F7D36" w:rsidRDefault="00104E43" w:rsidP="008D683B">
            <w:pPr>
              <w:jc w:val="both"/>
              <w:rPr>
                <w:highlight w:val="yellow"/>
                <w:lang w:val="es-ES"/>
              </w:rPr>
            </w:pPr>
            <w:r w:rsidRPr="004F7D36">
              <w:rPr>
                <w:b/>
                <w:bCs/>
                <w:highlight w:val="yellow"/>
                <w:lang w:val="es-ES"/>
              </w:rPr>
              <w:t xml:space="preserve">Artículo </w:t>
            </w:r>
            <w:ins w:id="98" w:author="Victor Ricardo Gomez Guerra" w:date="2022-08-01T17:38:00Z">
              <w:r w:rsidR="00D80112">
                <w:rPr>
                  <w:b/>
                  <w:bCs/>
                  <w:highlight w:val="yellow"/>
                  <w:lang w:val="es-ES"/>
                </w:rPr>
                <w:t>21</w:t>
              </w:r>
            </w:ins>
            <w:del w:id="99" w:author="Victor Ricardo Gomez Guerra" w:date="2022-08-01T17:38:00Z">
              <w:r w:rsidRPr="004F7D36" w:rsidDel="00D80112">
                <w:rPr>
                  <w:b/>
                  <w:bCs/>
                  <w:highlight w:val="yellow"/>
                  <w:lang w:val="es-ES"/>
                </w:rPr>
                <w:delText>22</w:delText>
              </w:r>
            </w:del>
            <w:r w:rsidRPr="004F7D36">
              <w:rPr>
                <w:b/>
                <w:bCs/>
                <w:highlight w:val="yellow"/>
                <w:lang w:val="es-ES"/>
              </w:rPr>
              <w:t>. Ley de Aire Limpio</w:t>
            </w:r>
            <w:r w:rsidRPr="004F7D36">
              <w:rPr>
                <w:color w:val="FF0000"/>
                <w:highlight w:val="yellow"/>
                <w:lang w:val="es-ES"/>
              </w:rPr>
              <w:t xml:space="preserve"> (Eliminar si no es una adquisición financiada por el Gobierno de </w:t>
            </w:r>
            <w:proofErr w:type="gramStart"/>
            <w:r w:rsidRPr="004F7D36">
              <w:rPr>
                <w:color w:val="FF0000"/>
                <w:highlight w:val="yellow"/>
                <w:lang w:val="es-ES"/>
              </w:rPr>
              <w:t>EE.UU.</w:t>
            </w:r>
            <w:proofErr w:type="gramEnd"/>
            <w:r w:rsidRPr="004F7D36">
              <w:rPr>
                <w:color w:val="FF0000"/>
                <w:highlight w:val="yellow"/>
                <w:lang w:val="es-ES"/>
              </w:rPr>
              <w:t xml:space="preserve"> y tenga un valor mayor de US$ 150,000)</w:t>
            </w:r>
          </w:p>
          <w:p w14:paraId="189396C3" w14:textId="77777777" w:rsidR="00104E43" w:rsidRPr="004F7D36" w:rsidRDefault="00104E43" w:rsidP="008D683B">
            <w:pPr>
              <w:jc w:val="both"/>
              <w:rPr>
                <w:highlight w:val="yellow"/>
                <w:lang w:val="es-ES"/>
              </w:rPr>
            </w:pPr>
          </w:p>
          <w:p w14:paraId="710B8895" w14:textId="479D5152" w:rsidR="00104E43" w:rsidRPr="004F7D36" w:rsidRDefault="00104E43" w:rsidP="008D683B">
            <w:pPr>
              <w:jc w:val="both"/>
              <w:rPr>
                <w:highlight w:val="yellow"/>
                <w:lang w:val="es-ES"/>
              </w:rPr>
            </w:pPr>
            <w:r w:rsidRPr="004F7D36">
              <w:rPr>
                <w:highlight w:val="yellow"/>
                <w:lang w:val="es-ES"/>
              </w:rPr>
              <w:t>El Vendedor deberá cumplir todas las normas, órdenes o regulaciones aplicables emitidas de conformidad con la Ley de Aire Limpio (42 U.S.C. 7401-7671q) y la Ley Federal de Control de Contaminación del Agua en su versión enmendada (33 U.S.C. 1251-1387).</w:t>
            </w:r>
            <w:r w:rsidR="00730436">
              <w:rPr>
                <w:highlight w:val="yellow"/>
                <w:lang w:val="es-ES"/>
              </w:rPr>
              <w:t xml:space="preserve"> </w:t>
            </w:r>
            <w:r w:rsidRPr="004F7D36">
              <w:rPr>
                <w:highlight w:val="yellow"/>
                <w:lang w:val="es-ES"/>
              </w:rPr>
              <w:t>Cualquier violación de estas leyes deberán ser reportada a la agencia federal de donaciones y a la Oficina Regional de la Agencia de Protección Ambiental (EPA).</w:t>
            </w:r>
          </w:p>
          <w:p w14:paraId="6283C2D9" w14:textId="77777777" w:rsidR="00104E43" w:rsidRPr="004F7D36" w:rsidRDefault="00104E43" w:rsidP="008D683B">
            <w:pPr>
              <w:jc w:val="both"/>
              <w:rPr>
                <w:highlight w:val="yellow"/>
                <w:lang w:val="es-ES"/>
              </w:rPr>
            </w:pPr>
          </w:p>
          <w:p w14:paraId="73D6EF72" w14:textId="71098DA6" w:rsidR="00104E43" w:rsidRPr="004F7D36" w:rsidRDefault="00104E43" w:rsidP="008D683B">
            <w:pPr>
              <w:jc w:val="both"/>
              <w:rPr>
                <w:color w:val="000000" w:themeColor="text1"/>
                <w:highlight w:val="yellow"/>
                <w:lang w:val="es-ES"/>
              </w:rPr>
            </w:pPr>
            <w:r w:rsidRPr="004F7D36">
              <w:rPr>
                <w:b/>
                <w:bCs/>
                <w:highlight w:val="yellow"/>
                <w:lang w:val="es-ES"/>
              </w:rPr>
              <w:t xml:space="preserve">Artículo </w:t>
            </w:r>
            <w:ins w:id="100" w:author="Victor Ricardo Gomez Guerra" w:date="2022-08-01T17:38:00Z">
              <w:r w:rsidR="00D80112">
                <w:rPr>
                  <w:b/>
                  <w:bCs/>
                  <w:highlight w:val="yellow"/>
                  <w:lang w:val="es-ES"/>
                </w:rPr>
                <w:t>2</w:t>
              </w:r>
            </w:ins>
            <w:ins w:id="101" w:author="Victor Ricardo Gomez Guerra" w:date="2022-08-01T17:39:00Z">
              <w:r w:rsidR="00D80112">
                <w:rPr>
                  <w:b/>
                  <w:bCs/>
                  <w:highlight w:val="yellow"/>
                  <w:lang w:val="es-ES"/>
                </w:rPr>
                <w:t>2</w:t>
              </w:r>
            </w:ins>
            <w:del w:id="102" w:author="Victor Ricardo Gomez Guerra" w:date="2022-08-01T17:39:00Z">
              <w:r w:rsidRPr="004F7D36" w:rsidDel="00D80112">
                <w:rPr>
                  <w:b/>
                  <w:bCs/>
                  <w:highlight w:val="yellow"/>
                  <w:lang w:val="es-ES"/>
                </w:rPr>
                <w:delText>23</w:delText>
              </w:r>
            </w:del>
            <w:r w:rsidRPr="004F7D36">
              <w:rPr>
                <w:b/>
                <w:bCs/>
                <w:highlight w:val="yellow"/>
                <w:lang w:val="es-ES"/>
              </w:rPr>
              <w:t>. Enmienda Anti-Cabildeo de Byrd</w:t>
            </w:r>
            <w:r w:rsidRPr="004F7D36">
              <w:rPr>
                <w:highlight w:val="yellow"/>
                <w:lang w:val="es-ES"/>
              </w:rPr>
              <w:t xml:space="preserve"> </w:t>
            </w:r>
            <w:r w:rsidRPr="00103FE0">
              <w:rPr>
                <w:color w:val="FF0000"/>
                <w:highlight w:val="yellow"/>
                <w:lang w:val="es-ES"/>
              </w:rPr>
              <w:t xml:space="preserve">(Eliminar si no es una adquisición financiada por el Gobierno de </w:t>
            </w:r>
            <w:proofErr w:type="gramStart"/>
            <w:r w:rsidRPr="00103FE0">
              <w:rPr>
                <w:color w:val="FF0000"/>
                <w:highlight w:val="yellow"/>
                <w:lang w:val="es-ES"/>
              </w:rPr>
              <w:t>EE.UU.</w:t>
            </w:r>
            <w:proofErr w:type="gramEnd"/>
            <w:r w:rsidRPr="00103FE0">
              <w:rPr>
                <w:color w:val="FF0000"/>
                <w:highlight w:val="yellow"/>
                <w:lang w:val="es-ES"/>
              </w:rPr>
              <w:t xml:space="preserve"> y tenga un valor mayor de US$ 150,000)</w:t>
            </w:r>
          </w:p>
          <w:p w14:paraId="17ACE8D8" w14:textId="77777777" w:rsidR="00104E43" w:rsidRPr="004F7D36" w:rsidRDefault="00104E43" w:rsidP="008D683B">
            <w:pPr>
              <w:jc w:val="both"/>
              <w:rPr>
                <w:highlight w:val="yellow"/>
                <w:lang w:val="es-ES"/>
              </w:rPr>
            </w:pPr>
          </w:p>
          <w:p w14:paraId="5F6D66D5" w14:textId="77777777" w:rsidR="00104E43" w:rsidRPr="004F7D36" w:rsidRDefault="00104E43" w:rsidP="008D683B">
            <w:pPr>
              <w:jc w:val="both"/>
              <w:rPr>
                <w:highlight w:val="yellow"/>
                <w:lang w:val="es-ES"/>
              </w:rPr>
            </w:pPr>
            <w:r w:rsidRPr="004F7D36">
              <w:rPr>
                <w:highlight w:val="yellow"/>
                <w:lang w:val="es-ES"/>
              </w:rPr>
              <w:t>El Vendedor certifica que no utilizará ni ha utilizado fondos asignados por el Gobierno Federal para pagarle a alguna persona u organización para influir o tratar de influir para influir o intentar influir a algún funcionario o empleado de cualquier agencia, a algún miembro del Congreso, o a algún oficial o empleado del Congreso, o a algún empleado de un miembro del Congreso, con el fin de obtener de algún contrato, donación federal, o alguna otra donación amparada bajo el 31</w:t>
            </w:r>
            <w:r w:rsidR="00B63210">
              <w:fldChar w:fldCharType="begin"/>
            </w:r>
            <w:r w:rsidR="00B63210" w:rsidRPr="002731AD">
              <w:rPr>
                <w:lang w:val="es-CO"/>
                <w:rPrChange w:id="103" w:author="Victor Ricardo Gomez Guerra" w:date="2022-08-01T17:22:00Z">
                  <w:rPr/>
                </w:rPrChange>
              </w:rPr>
              <w:instrText xml:space="preserve"> HYPERLINK "https://www.govinfo.gov/link/uscode/31/1352" \t "_blank" </w:instrText>
            </w:r>
            <w:r w:rsidR="00B63210">
              <w:fldChar w:fldCharType="separate"/>
            </w:r>
            <w:r w:rsidRPr="004F7D36">
              <w:rPr>
                <w:highlight w:val="yellow"/>
                <w:lang w:val="es-ES"/>
              </w:rPr>
              <w:t xml:space="preserve"> U.S.C. 1352</w:t>
            </w:r>
            <w:r w:rsidR="00B63210">
              <w:rPr>
                <w:highlight w:val="yellow"/>
                <w:lang w:val="es-ES"/>
              </w:rPr>
              <w:fldChar w:fldCharType="end"/>
            </w:r>
            <w:r w:rsidRPr="004F7D36">
              <w:rPr>
                <w:highlight w:val="yellow"/>
                <w:lang w:val="es-ES"/>
              </w:rPr>
              <w:t>.</w:t>
            </w:r>
          </w:p>
          <w:p w14:paraId="030ED459" w14:textId="77777777" w:rsidR="00104E43" w:rsidRPr="004F7D36" w:rsidRDefault="00104E43" w:rsidP="008D683B">
            <w:pPr>
              <w:jc w:val="both"/>
              <w:rPr>
                <w:highlight w:val="yellow"/>
                <w:lang w:val="es-ES"/>
              </w:rPr>
            </w:pPr>
          </w:p>
          <w:p w14:paraId="6AF4FB13" w14:textId="043CA48C" w:rsidR="00104E43" w:rsidRPr="004F7D36" w:rsidRDefault="00104E43" w:rsidP="008D683B">
            <w:pPr>
              <w:jc w:val="both"/>
              <w:rPr>
                <w:color w:val="FF0000"/>
                <w:highlight w:val="yellow"/>
                <w:lang w:val="es-ES"/>
              </w:rPr>
            </w:pPr>
            <w:r w:rsidRPr="004F7D36">
              <w:rPr>
                <w:b/>
                <w:bCs/>
                <w:highlight w:val="yellow"/>
                <w:lang w:val="es-ES"/>
              </w:rPr>
              <w:t xml:space="preserve">Artículo </w:t>
            </w:r>
            <w:ins w:id="104" w:author="Victor Ricardo Gomez Guerra" w:date="2022-08-01T17:39:00Z">
              <w:r w:rsidR="00D80112">
                <w:rPr>
                  <w:b/>
                  <w:bCs/>
                  <w:highlight w:val="yellow"/>
                  <w:lang w:val="es-ES"/>
                </w:rPr>
                <w:t>23</w:t>
              </w:r>
            </w:ins>
            <w:del w:id="105" w:author="Victor Ricardo Gomez Guerra" w:date="2022-08-01T17:39:00Z">
              <w:r w:rsidRPr="004F7D36" w:rsidDel="00D80112">
                <w:rPr>
                  <w:b/>
                  <w:bCs/>
                  <w:highlight w:val="yellow"/>
                  <w:lang w:val="es-ES"/>
                </w:rPr>
                <w:delText>24</w:delText>
              </w:r>
            </w:del>
            <w:r w:rsidRPr="004F7D36">
              <w:rPr>
                <w:b/>
                <w:bCs/>
                <w:highlight w:val="yellow"/>
                <w:lang w:val="es-ES"/>
              </w:rPr>
              <w:t>. Código Geográfico Autorizado</w:t>
            </w:r>
            <w:r w:rsidRPr="004F7D36">
              <w:rPr>
                <w:highlight w:val="yellow"/>
                <w:lang w:val="es-ES"/>
              </w:rPr>
              <w:t xml:space="preserve"> (</w:t>
            </w:r>
            <w:r w:rsidRPr="004F7D36">
              <w:rPr>
                <w:color w:val="FF0000"/>
                <w:highlight w:val="yellow"/>
                <w:lang w:val="es-ES"/>
              </w:rPr>
              <w:t>Eliminar si no es una adquisición financiada por USAID.</w:t>
            </w:r>
            <w:r w:rsidR="00730436">
              <w:rPr>
                <w:color w:val="FF0000"/>
                <w:highlight w:val="yellow"/>
                <w:lang w:val="es-ES"/>
              </w:rPr>
              <w:t xml:space="preserve"> </w:t>
            </w:r>
            <w:r w:rsidRPr="004F7D36">
              <w:rPr>
                <w:color w:val="FF0000"/>
                <w:highlight w:val="yellow"/>
                <w:lang w:val="es-ES"/>
              </w:rPr>
              <w:t>Modifique el Código Geográfico para que coincida con la donación principal).</w:t>
            </w:r>
          </w:p>
          <w:p w14:paraId="5350F034" w14:textId="77777777" w:rsidR="00104E43" w:rsidRPr="004F7D36" w:rsidRDefault="00104E43" w:rsidP="008D683B">
            <w:pPr>
              <w:jc w:val="both"/>
              <w:rPr>
                <w:highlight w:val="yellow"/>
                <w:lang w:val="es-ES"/>
              </w:rPr>
            </w:pPr>
          </w:p>
          <w:p w14:paraId="631BE5D0" w14:textId="598D4FC7" w:rsidR="00104E43" w:rsidRPr="004F7D36" w:rsidRDefault="00104E43" w:rsidP="008D683B">
            <w:pPr>
              <w:keepNext w:val="0"/>
              <w:widowControl/>
              <w:numPr>
                <w:ilvl w:val="0"/>
                <w:numId w:val="26"/>
              </w:numPr>
              <w:snapToGrid/>
              <w:jc w:val="both"/>
              <w:outlineLvl w:val="9"/>
              <w:rPr>
                <w:highlight w:val="yellow"/>
                <w:lang w:val="es-ES"/>
              </w:rPr>
            </w:pPr>
            <w:r w:rsidRPr="004F7D36">
              <w:rPr>
                <w:highlight w:val="yellow"/>
                <w:lang w:val="es-ES"/>
              </w:rPr>
              <w:t xml:space="preserve">El Código Geográfico Autorizado aplicable a este Contrato es el Código 935, conforme a la definición del 22 CFR 228.03 (c), el cual incluye a </w:t>
            </w:r>
            <w:proofErr w:type="gramStart"/>
            <w:r w:rsidRPr="004F7D36">
              <w:rPr>
                <w:highlight w:val="yellow"/>
                <w:lang w:val="es-ES"/>
              </w:rPr>
              <w:t>EE.UU.</w:t>
            </w:r>
            <w:proofErr w:type="gramEnd"/>
            <w:r w:rsidRPr="004F7D36">
              <w:rPr>
                <w:highlight w:val="yellow"/>
                <w:lang w:val="es-ES"/>
              </w:rPr>
              <w:t xml:space="preserve"> y otros países que no son "países restringidos por política exterior" (es decir, Cuba, Irán, Laos, Libia, Corea del Norte y Siria).</w:t>
            </w:r>
            <w:r w:rsidR="00730436">
              <w:rPr>
                <w:highlight w:val="yellow"/>
                <w:lang w:val="es-ES"/>
              </w:rPr>
              <w:t xml:space="preserve"> </w:t>
            </w:r>
          </w:p>
          <w:p w14:paraId="404C3E1F" w14:textId="77777777" w:rsidR="00104E43" w:rsidRPr="004F7D36" w:rsidRDefault="00104E43" w:rsidP="008D683B">
            <w:pPr>
              <w:keepNext w:val="0"/>
              <w:widowControl/>
              <w:ind w:left="360"/>
              <w:jc w:val="both"/>
              <w:outlineLvl w:val="9"/>
              <w:rPr>
                <w:highlight w:val="yellow"/>
                <w:lang w:val="es-ES"/>
              </w:rPr>
            </w:pPr>
          </w:p>
          <w:p w14:paraId="47F7F1C5" w14:textId="0DF204C7" w:rsidR="00104E43" w:rsidRPr="004F7D36" w:rsidRDefault="00104E43" w:rsidP="008D683B">
            <w:pPr>
              <w:keepNext w:val="0"/>
              <w:widowControl/>
              <w:numPr>
                <w:ilvl w:val="0"/>
                <w:numId w:val="26"/>
              </w:numPr>
              <w:snapToGrid/>
              <w:ind w:left="360"/>
              <w:jc w:val="both"/>
              <w:outlineLvl w:val="9"/>
              <w:rPr>
                <w:highlight w:val="yellow"/>
                <w:lang w:val="es-ES"/>
              </w:rPr>
            </w:pPr>
            <w:r w:rsidRPr="004F7D36">
              <w:rPr>
                <w:highlight w:val="yellow"/>
                <w:lang w:val="es-ES"/>
              </w:rPr>
              <w:lastRenderedPageBreak/>
              <w:t>Excepto que PARTNERS le notifique lo contrario específicamente al Vendedor (con base en aprobación emitida por el Oficial de Contratación del Gobierno), todos los bienes, servicios, proveedores, y subcontratistas deberán pertenecer al Código Geográfico Autorizado y cumplir los requisitos de la Norma 28, 22 CFR Parte 228 de USAID, denominada "Reglas sobre La Fuente, el Origen y la Nacionalidad de los Productos y Servicios Financiados por USAID."</w:t>
            </w:r>
            <w:r w:rsidR="00730436">
              <w:rPr>
                <w:highlight w:val="yellow"/>
                <w:lang w:val="es-ES"/>
              </w:rPr>
              <w:t xml:space="preserve"> </w:t>
            </w:r>
            <w:r w:rsidRPr="004F7D36">
              <w:rPr>
                <w:highlight w:val="yellow"/>
                <w:lang w:val="es-ES"/>
              </w:rPr>
              <w:t xml:space="preserve">A pesar de lo anterior, la fuente y el origen de cualquiera de los bienes para los que se indique un "Origen" específico en el formulario de la Orden de Compra deberán </w:t>
            </w:r>
            <w:r w:rsidR="001368E5">
              <w:rPr>
                <w:highlight w:val="yellow"/>
                <w:lang w:val="es-ES"/>
              </w:rPr>
              <w:t>ser</w:t>
            </w:r>
            <w:r w:rsidRPr="004F7D36">
              <w:rPr>
                <w:highlight w:val="yellow"/>
                <w:lang w:val="es-ES"/>
              </w:rPr>
              <w:t xml:space="preserve"> la fuente y el origen especificados, a menos que PARTNERS apruebe lo contrario por escrito tras consultar con el Gobierno.</w:t>
            </w:r>
            <w:r w:rsidR="00730436">
              <w:rPr>
                <w:highlight w:val="yellow"/>
                <w:lang w:val="es-ES"/>
              </w:rPr>
              <w:t xml:space="preserve"> </w:t>
            </w:r>
            <w:r w:rsidRPr="004F7D36">
              <w:rPr>
                <w:highlight w:val="yellow"/>
                <w:lang w:val="es-ES"/>
              </w:rPr>
              <w:t>En ningún caso se aprobará la adquisición de Bienes o servicios de Vendedores pertenecientes a un país restringido en por política exterior.</w:t>
            </w:r>
          </w:p>
          <w:p w14:paraId="12BAEFDF" w14:textId="77777777" w:rsidR="00262C84" w:rsidRPr="004F7D36" w:rsidRDefault="00262C84" w:rsidP="008D683B">
            <w:pPr>
              <w:jc w:val="center"/>
              <w:rPr>
                <w:b/>
                <w:bCs/>
                <w:lang w:val="es-ES"/>
              </w:rPr>
            </w:pPr>
          </w:p>
        </w:tc>
      </w:tr>
      <w:tr w:rsidR="00F01D5C" w:rsidRPr="001C2A35" w14:paraId="3C00C1BC" w14:textId="77777777" w:rsidTr="00E95E8D">
        <w:tc>
          <w:tcPr>
            <w:tcW w:w="5482" w:type="dxa"/>
            <w:gridSpan w:val="2"/>
          </w:tcPr>
          <w:p w14:paraId="04150E16" w14:textId="77777777" w:rsidR="00F01D5C" w:rsidRPr="004F7D36" w:rsidRDefault="00F01D5C" w:rsidP="008D683B">
            <w:pPr>
              <w:pStyle w:val="Style2"/>
              <w:jc w:val="center"/>
              <w:rPr>
                <w:b/>
                <w:bCs/>
              </w:rPr>
            </w:pPr>
            <w:r w:rsidRPr="004F7D36">
              <w:rPr>
                <w:b/>
                <w:bCs/>
              </w:rPr>
              <w:lastRenderedPageBreak/>
              <w:t>Attachment 1</w:t>
            </w:r>
          </w:p>
          <w:p w14:paraId="36CA0BBA" w14:textId="77777777" w:rsidR="00F01D5C" w:rsidRPr="004F7D36" w:rsidRDefault="00F01D5C" w:rsidP="008D683B">
            <w:pPr>
              <w:pStyle w:val="Style1"/>
              <w:rPr>
                <w:rFonts w:ascii="Times New Roman" w:hAnsi="Times New Roman"/>
                <w:sz w:val="24"/>
              </w:rPr>
            </w:pPr>
            <w:r w:rsidRPr="004F7D36">
              <w:rPr>
                <w:rFonts w:ascii="Times New Roman" w:hAnsi="Times New Roman"/>
                <w:sz w:val="24"/>
              </w:rPr>
              <w:t>SCOPE OF WORK</w:t>
            </w:r>
          </w:p>
          <w:p w14:paraId="0030BF15" w14:textId="77777777" w:rsidR="00F01D5C" w:rsidRPr="004F7D36" w:rsidRDefault="00F01D5C" w:rsidP="008D683B">
            <w:pPr>
              <w:pStyle w:val="Heading1"/>
              <w:jc w:val="both"/>
              <w:outlineLvl w:val="0"/>
              <w:rPr>
                <w:rFonts w:ascii="Times New Roman" w:hAnsi="Times New Roman" w:cs="Times New Roman"/>
                <w:smallCaps/>
                <w:sz w:val="24"/>
                <w:szCs w:val="24"/>
              </w:rPr>
            </w:pPr>
            <w:r w:rsidRPr="004F7D36">
              <w:rPr>
                <w:rFonts w:ascii="Times New Roman" w:hAnsi="Times New Roman" w:cs="Times New Roman"/>
                <w:sz w:val="24"/>
                <w:szCs w:val="24"/>
              </w:rPr>
              <w:t>Part I – Introduction and Objectives</w:t>
            </w:r>
          </w:p>
          <w:p w14:paraId="691F3A4E" w14:textId="77777777" w:rsidR="00F01D5C" w:rsidRPr="004F7D36" w:rsidRDefault="00F01D5C" w:rsidP="008D683B">
            <w:pPr>
              <w:pStyle w:val="Title"/>
              <w:jc w:val="both"/>
              <w:rPr>
                <w:sz w:val="24"/>
              </w:rPr>
            </w:pPr>
            <w:r w:rsidRPr="004F7D36">
              <w:rPr>
                <w:sz w:val="24"/>
              </w:rPr>
              <w:t>(Provide a background statement about the Prime Contract SOW and objectives of the Vendor’s Statement of Work)</w:t>
            </w:r>
          </w:p>
          <w:p w14:paraId="6E0CAC95" w14:textId="77777777" w:rsidR="00F01D5C" w:rsidRPr="004F7D36" w:rsidRDefault="00F01D5C" w:rsidP="008D683B">
            <w:pPr>
              <w:pStyle w:val="Heading1"/>
              <w:jc w:val="both"/>
              <w:outlineLvl w:val="0"/>
              <w:rPr>
                <w:rFonts w:ascii="Times New Roman" w:hAnsi="Times New Roman" w:cs="Times New Roman"/>
                <w:b/>
                <w:bCs/>
                <w:smallCaps/>
                <w:sz w:val="24"/>
                <w:szCs w:val="24"/>
              </w:rPr>
            </w:pPr>
            <w:r w:rsidRPr="004F7D36">
              <w:rPr>
                <w:rFonts w:ascii="Times New Roman" w:hAnsi="Times New Roman" w:cs="Times New Roman"/>
                <w:sz w:val="24"/>
                <w:szCs w:val="24"/>
              </w:rPr>
              <w:t xml:space="preserve">Part II – Technical Direction, Management and Communication </w:t>
            </w:r>
            <w:r w:rsidRPr="004F7D36">
              <w:rPr>
                <w:rFonts w:ascii="Times New Roman" w:hAnsi="Times New Roman" w:cs="Times New Roman"/>
                <w:bCs/>
                <w:sz w:val="24"/>
                <w:szCs w:val="24"/>
              </w:rPr>
              <w:t>(please update as necessary)</w:t>
            </w:r>
          </w:p>
          <w:p w14:paraId="7745CE15" w14:textId="77777777" w:rsidR="00F01D5C" w:rsidRDefault="00F01D5C" w:rsidP="008D683B">
            <w:pPr>
              <w:pStyle w:val="Heading1"/>
              <w:jc w:val="both"/>
              <w:outlineLvl w:val="0"/>
              <w:rPr>
                <w:rFonts w:ascii="Times New Roman" w:hAnsi="Times New Roman" w:cs="Times New Roman"/>
                <w:sz w:val="24"/>
                <w:szCs w:val="24"/>
              </w:rPr>
            </w:pPr>
            <w:r w:rsidRPr="004F7D36">
              <w:rPr>
                <w:rFonts w:ascii="Times New Roman" w:hAnsi="Times New Roman" w:cs="Times New Roman"/>
                <w:sz w:val="24"/>
                <w:szCs w:val="24"/>
              </w:rPr>
              <w:t xml:space="preserve">The Authorized Technical Representative identified in the Purchase Order may give directions to the Vendor that fills in details, suggest possible lines of inquiry, or otherwise complete the general scope of work. The technical directions must be within the terms of this Purchase Order and shall not change or modify the terms in any way. The Authorized Technical Representative is authorized to accept reports and deliverables. </w:t>
            </w:r>
          </w:p>
          <w:p w14:paraId="7170950A" w14:textId="77777777" w:rsidR="006C3A3B" w:rsidRDefault="006C3A3B" w:rsidP="008D683B"/>
          <w:p w14:paraId="0058658B" w14:textId="77777777" w:rsidR="00D87FC4" w:rsidRPr="006C3A3B" w:rsidRDefault="00D87FC4" w:rsidP="008D683B"/>
          <w:p w14:paraId="4BFFE281" w14:textId="37CBBC42" w:rsidR="00F01D5C" w:rsidRPr="004F7D36" w:rsidRDefault="00F01D5C" w:rsidP="008D683B">
            <w:pPr>
              <w:jc w:val="both"/>
            </w:pPr>
            <w:r w:rsidRPr="004F7D36">
              <w:t>All terms and conditions or modifications which involve prices, quantities, quality, and schedule will be made only by the PARTNERS Administrative/Contractual Representative.</w:t>
            </w:r>
          </w:p>
          <w:p w14:paraId="32A157D7" w14:textId="77777777" w:rsidR="00F01D5C" w:rsidRPr="004F7D36" w:rsidRDefault="00F01D5C" w:rsidP="008D683B">
            <w:pPr>
              <w:pStyle w:val="Heading1"/>
              <w:jc w:val="both"/>
              <w:outlineLvl w:val="0"/>
              <w:rPr>
                <w:rFonts w:ascii="Times New Roman" w:hAnsi="Times New Roman" w:cs="Times New Roman"/>
                <w:smallCaps/>
                <w:sz w:val="24"/>
                <w:szCs w:val="24"/>
              </w:rPr>
            </w:pPr>
            <w:r w:rsidRPr="004F7D36">
              <w:rPr>
                <w:rFonts w:ascii="Times New Roman" w:hAnsi="Times New Roman" w:cs="Times New Roman"/>
                <w:sz w:val="24"/>
                <w:szCs w:val="24"/>
              </w:rPr>
              <w:t xml:space="preserve">Part III – Statement of Work </w:t>
            </w:r>
          </w:p>
          <w:p w14:paraId="6663E9AF" w14:textId="15F1C9C8" w:rsidR="00BD6F64" w:rsidRPr="004F7D36" w:rsidRDefault="00F01D5C" w:rsidP="008D683B">
            <w:pPr>
              <w:pStyle w:val="Title"/>
              <w:jc w:val="both"/>
              <w:rPr>
                <w:sz w:val="24"/>
              </w:rPr>
            </w:pPr>
            <w:r w:rsidRPr="004F7D36">
              <w:rPr>
                <w:sz w:val="24"/>
              </w:rPr>
              <w:t>(Insert SOW here. If the Prime Contract SOW is used, this agreement must state what tasks or assignments are to be performed by the Vendor.</w:t>
            </w:r>
            <w:r w:rsidR="00730436">
              <w:rPr>
                <w:sz w:val="24"/>
              </w:rPr>
              <w:t xml:space="preserve"> </w:t>
            </w:r>
            <w:r w:rsidRPr="004F7D36">
              <w:rPr>
                <w:sz w:val="24"/>
              </w:rPr>
              <w:t>These tasks should be consistently identified with the work breakdown structure of the overall work plan/technical approach for the project.)</w:t>
            </w:r>
          </w:p>
          <w:p w14:paraId="6EFF141D" w14:textId="77777777" w:rsidR="00F01D5C" w:rsidRPr="004F7D36" w:rsidRDefault="00F01D5C" w:rsidP="008D683B">
            <w:pPr>
              <w:pStyle w:val="Heading1"/>
              <w:jc w:val="both"/>
              <w:outlineLvl w:val="0"/>
              <w:rPr>
                <w:rFonts w:ascii="Times New Roman" w:hAnsi="Times New Roman" w:cs="Times New Roman"/>
                <w:smallCaps/>
                <w:sz w:val="24"/>
                <w:szCs w:val="24"/>
              </w:rPr>
            </w:pPr>
            <w:r w:rsidRPr="004F7D36">
              <w:rPr>
                <w:rFonts w:ascii="Times New Roman" w:hAnsi="Times New Roman" w:cs="Times New Roman"/>
                <w:sz w:val="24"/>
                <w:szCs w:val="24"/>
              </w:rPr>
              <w:t>Part IV – Reporting Requirements</w:t>
            </w:r>
          </w:p>
          <w:tbl>
            <w:tblPr>
              <w:tblW w:w="53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87"/>
              <w:gridCol w:w="1858"/>
              <w:gridCol w:w="1772"/>
            </w:tblGrid>
            <w:tr w:rsidR="00F01D5C" w:rsidRPr="004F7D36" w14:paraId="75B9CB10" w14:textId="77777777" w:rsidTr="00121D78">
              <w:trPr>
                <w:trHeight w:val="2328"/>
              </w:trPr>
              <w:tc>
                <w:tcPr>
                  <w:tcW w:w="1687" w:type="dxa"/>
                  <w:vAlign w:val="center"/>
                </w:tcPr>
                <w:p w14:paraId="4AB39026" w14:textId="77777777" w:rsidR="00F01D5C" w:rsidRPr="004F7D36" w:rsidRDefault="00F01D5C" w:rsidP="008D683B">
                  <w:pPr>
                    <w:pStyle w:val="Title"/>
                    <w:jc w:val="both"/>
                    <w:rPr>
                      <w:sz w:val="24"/>
                    </w:rPr>
                  </w:pPr>
                  <w:r w:rsidRPr="004F7D36">
                    <w:rPr>
                      <w:sz w:val="24"/>
                    </w:rPr>
                    <w:t>Reporting Requirements</w:t>
                  </w:r>
                </w:p>
                <w:p w14:paraId="65ADE622" w14:textId="3064A36D" w:rsidR="00121D78" w:rsidRPr="00121D78" w:rsidRDefault="00F01D5C" w:rsidP="00121D78">
                  <w:pPr>
                    <w:pStyle w:val="Title"/>
                    <w:jc w:val="both"/>
                    <w:rPr>
                      <w:sz w:val="24"/>
                    </w:rPr>
                  </w:pPr>
                  <w:r w:rsidRPr="004F7D36">
                    <w:rPr>
                      <w:sz w:val="24"/>
                    </w:rPr>
                    <w:t>(Activities and/or Outputs)</w:t>
                  </w:r>
                </w:p>
              </w:tc>
              <w:tc>
                <w:tcPr>
                  <w:tcW w:w="1858" w:type="dxa"/>
                  <w:vAlign w:val="center"/>
                </w:tcPr>
                <w:p w14:paraId="5B628882" w14:textId="77777777" w:rsidR="00F01D5C" w:rsidRPr="004F7D36" w:rsidRDefault="00F01D5C" w:rsidP="008D683B">
                  <w:pPr>
                    <w:pStyle w:val="Title"/>
                    <w:jc w:val="both"/>
                    <w:rPr>
                      <w:sz w:val="24"/>
                    </w:rPr>
                  </w:pPr>
                  <w:r w:rsidRPr="004F7D36">
                    <w:rPr>
                      <w:sz w:val="24"/>
                    </w:rPr>
                    <w:t>To be Completed by no later than these Due Dates</w:t>
                  </w:r>
                </w:p>
              </w:tc>
              <w:tc>
                <w:tcPr>
                  <w:tcW w:w="1772" w:type="dxa"/>
                  <w:vAlign w:val="center"/>
                </w:tcPr>
                <w:p w14:paraId="6E1BBB1D" w14:textId="77777777" w:rsidR="00F01D5C" w:rsidRPr="004F7D36" w:rsidRDefault="00F01D5C" w:rsidP="008D683B">
                  <w:pPr>
                    <w:pStyle w:val="Title"/>
                    <w:jc w:val="both"/>
                    <w:rPr>
                      <w:sz w:val="24"/>
                    </w:rPr>
                  </w:pPr>
                  <w:r w:rsidRPr="004F7D36">
                    <w:rPr>
                      <w:sz w:val="24"/>
                    </w:rPr>
                    <w:t>Delivery Instructions</w:t>
                  </w:r>
                </w:p>
                <w:p w14:paraId="38E64A36" w14:textId="55BACEB7" w:rsidR="00BD6F64" w:rsidRPr="004F7D36" w:rsidRDefault="00F01D5C" w:rsidP="008D683B">
                  <w:pPr>
                    <w:pStyle w:val="Title"/>
                    <w:jc w:val="both"/>
                    <w:rPr>
                      <w:sz w:val="24"/>
                    </w:rPr>
                  </w:pPr>
                  <w:r w:rsidRPr="004F7D36">
                    <w:rPr>
                      <w:sz w:val="24"/>
                    </w:rPr>
                    <w:t xml:space="preserve">(# of copies, paper/electronic transmittals, formats, names of reviewers, </w:t>
                  </w:r>
                  <w:r w:rsidR="00DD6A2E" w:rsidRPr="004F7D36">
                    <w:rPr>
                      <w:sz w:val="24"/>
                    </w:rPr>
                    <w:t>etc.</w:t>
                  </w:r>
                  <w:r w:rsidRPr="004F7D36">
                    <w:rPr>
                      <w:sz w:val="24"/>
                    </w:rPr>
                    <w:t>)</w:t>
                  </w:r>
                </w:p>
              </w:tc>
            </w:tr>
            <w:tr w:rsidR="00F01D5C" w:rsidRPr="004F7D36" w14:paraId="186F7E8B" w14:textId="77777777" w:rsidTr="00121D78">
              <w:trPr>
                <w:trHeight w:val="428"/>
              </w:trPr>
              <w:tc>
                <w:tcPr>
                  <w:tcW w:w="1687" w:type="dxa"/>
                </w:tcPr>
                <w:p w14:paraId="73B00FA8" w14:textId="77777777" w:rsidR="00F01D5C" w:rsidRPr="004F7D36" w:rsidRDefault="00F01D5C" w:rsidP="008D683B">
                  <w:pPr>
                    <w:pStyle w:val="Title"/>
                    <w:jc w:val="both"/>
                    <w:rPr>
                      <w:sz w:val="24"/>
                    </w:rPr>
                  </w:pPr>
                </w:p>
              </w:tc>
              <w:tc>
                <w:tcPr>
                  <w:tcW w:w="1858" w:type="dxa"/>
                </w:tcPr>
                <w:p w14:paraId="4455A122" w14:textId="77777777" w:rsidR="00F01D5C" w:rsidRPr="004F7D36" w:rsidRDefault="00F01D5C" w:rsidP="008D683B">
                  <w:pPr>
                    <w:pStyle w:val="Title"/>
                    <w:jc w:val="both"/>
                    <w:rPr>
                      <w:sz w:val="24"/>
                    </w:rPr>
                  </w:pPr>
                </w:p>
              </w:tc>
              <w:tc>
                <w:tcPr>
                  <w:tcW w:w="1772" w:type="dxa"/>
                </w:tcPr>
                <w:p w14:paraId="24136DFE" w14:textId="77777777" w:rsidR="00F01D5C" w:rsidRPr="004F7D36" w:rsidRDefault="00F01D5C" w:rsidP="008D683B">
                  <w:pPr>
                    <w:pStyle w:val="Title"/>
                    <w:jc w:val="both"/>
                    <w:rPr>
                      <w:sz w:val="24"/>
                    </w:rPr>
                  </w:pPr>
                </w:p>
              </w:tc>
            </w:tr>
            <w:tr w:rsidR="00F01D5C" w:rsidRPr="004F7D36" w14:paraId="06EBB2F2" w14:textId="77777777" w:rsidTr="00121D78">
              <w:trPr>
                <w:trHeight w:val="418"/>
              </w:trPr>
              <w:tc>
                <w:tcPr>
                  <w:tcW w:w="1687" w:type="dxa"/>
                </w:tcPr>
                <w:p w14:paraId="08566919" w14:textId="77777777" w:rsidR="00F01D5C" w:rsidRPr="004F7D36" w:rsidRDefault="00F01D5C" w:rsidP="008D683B">
                  <w:pPr>
                    <w:pStyle w:val="Title"/>
                    <w:jc w:val="both"/>
                    <w:rPr>
                      <w:sz w:val="24"/>
                    </w:rPr>
                  </w:pPr>
                </w:p>
              </w:tc>
              <w:tc>
                <w:tcPr>
                  <w:tcW w:w="1858" w:type="dxa"/>
                </w:tcPr>
                <w:p w14:paraId="760AAC4F" w14:textId="77777777" w:rsidR="00F01D5C" w:rsidRPr="004F7D36" w:rsidRDefault="00F01D5C" w:rsidP="008D683B">
                  <w:pPr>
                    <w:pStyle w:val="Title"/>
                    <w:jc w:val="both"/>
                    <w:rPr>
                      <w:sz w:val="24"/>
                    </w:rPr>
                  </w:pPr>
                </w:p>
              </w:tc>
              <w:tc>
                <w:tcPr>
                  <w:tcW w:w="1772" w:type="dxa"/>
                </w:tcPr>
                <w:p w14:paraId="128156CD" w14:textId="77777777" w:rsidR="00F01D5C" w:rsidRPr="004F7D36" w:rsidRDefault="00F01D5C" w:rsidP="008D683B">
                  <w:pPr>
                    <w:pStyle w:val="Title"/>
                    <w:jc w:val="both"/>
                    <w:rPr>
                      <w:sz w:val="24"/>
                    </w:rPr>
                  </w:pPr>
                </w:p>
              </w:tc>
            </w:tr>
            <w:tr w:rsidR="00F01D5C" w:rsidRPr="004F7D36" w14:paraId="335FC75D" w14:textId="77777777" w:rsidTr="00121D78">
              <w:trPr>
                <w:trHeight w:val="418"/>
              </w:trPr>
              <w:tc>
                <w:tcPr>
                  <w:tcW w:w="1687" w:type="dxa"/>
                </w:tcPr>
                <w:p w14:paraId="1B3C916F" w14:textId="77777777" w:rsidR="00F01D5C" w:rsidRPr="004F7D36" w:rsidRDefault="00F01D5C" w:rsidP="008D683B">
                  <w:pPr>
                    <w:pStyle w:val="Title"/>
                    <w:jc w:val="both"/>
                    <w:rPr>
                      <w:sz w:val="24"/>
                    </w:rPr>
                  </w:pPr>
                </w:p>
              </w:tc>
              <w:tc>
                <w:tcPr>
                  <w:tcW w:w="1858" w:type="dxa"/>
                </w:tcPr>
                <w:p w14:paraId="7DA4068B" w14:textId="77777777" w:rsidR="00F01D5C" w:rsidRPr="004F7D36" w:rsidRDefault="00F01D5C" w:rsidP="008D683B">
                  <w:pPr>
                    <w:pStyle w:val="Title"/>
                    <w:jc w:val="both"/>
                    <w:rPr>
                      <w:sz w:val="24"/>
                    </w:rPr>
                  </w:pPr>
                </w:p>
              </w:tc>
              <w:tc>
                <w:tcPr>
                  <w:tcW w:w="1772" w:type="dxa"/>
                </w:tcPr>
                <w:p w14:paraId="189BFDAE" w14:textId="77777777" w:rsidR="00F01D5C" w:rsidRPr="004F7D36" w:rsidRDefault="00F01D5C" w:rsidP="008D683B">
                  <w:pPr>
                    <w:pStyle w:val="Title"/>
                    <w:jc w:val="both"/>
                    <w:rPr>
                      <w:sz w:val="24"/>
                    </w:rPr>
                  </w:pPr>
                </w:p>
              </w:tc>
            </w:tr>
          </w:tbl>
          <w:p w14:paraId="7C701BBD" w14:textId="77777777" w:rsidR="00F01D5C" w:rsidRPr="004F7D36" w:rsidRDefault="00F01D5C" w:rsidP="008D683B">
            <w:pPr>
              <w:pStyle w:val="Heading1"/>
              <w:jc w:val="both"/>
              <w:outlineLvl w:val="0"/>
              <w:rPr>
                <w:rFonts w:ascii="Times New Roman" w:hAnsi="Times New Roman" w:cs="Times New Roman"/>
                <w:smallCaps/>
                <w:sz w:val="24"/>
                <w:szCs w:val="24"/>
              </w:rPr>
            </w:pPr>
            <w:r w:rsidRPr="004F7D36">
              <w:rPr>
                <w:rFonts w:ascii="Times New Roman" w:hAnsi="Times New Roman" w:cs="Times New Roman"/>
                <w:sz w:val="24"/>
                <w:szCs w:val="24"/>
              </w:rPr>
              <w:t>Part V – Special Conditions</w:t>
            </w:r>
          </w:p>
          <w:p w14:paraId="6CF82BC9" w14:textId="6D8BE2A4" w:rsidR="00F01D5C" w:rsidRPr="00BD6F64" w:rsidRDefault="00F01D5C" w:rsidP="008D683B">
            <w:pPr>
              <w:pStyle w:val="Title"/>
              <w:jc w:val="both"/>
              <w:rPr>
                <w:sz w:val="24"/>
              </w:rPr>
            </w:pPr>
            <w:r w:rsidRPr="004F7D36">
              <w:rPr>
                <w:sz w:val="24"/>
                <w:highlight w:val="yellow"/>
              </w:rPr>
              <w:t>(Insert any special contract requirements from the Prime Contract should be particularly noted by the Vendor.</w:t>
            </w:r>
            <w:r w:rsidR="00730436">
              <w:rPr>
                <w:sz w:val="24"/>
                <w:highlight w:val="yellow"/>
              </w:rPr>
              <w:t xml:space="preserve"> </w:t>
            </w:r>
            <w:r w:rsidRPr="004F7D36">
              <w:rPr>
                <w:sz w:val="24"/>
                <w:highlight w:val="yellow"/>
                <w:u w:val="single"/>
              </w:rPr>
              <w:t>For Example</w:t>
            </w:r>
            <w:r w:rsidRPr="004F7D36">
              <w:rPr>
                <w:sz w:val="24"/>
                <w:highlight w:val="yellow"/>
              </w:rPr>
              <w:t>: report template requirements, branding and marking requirements, software requirements, language requirements, etc.)</w:t>
            </w:r>
          </w:p>
        </w:tc>
        <w:tc>
          <w:tcPr>
            <w:tcW w:w="5498" w:type="dxa"/>
          </w:tcPr>
          <w:p w14:paraId="42B05018" w14:textId="77777777" w:rsidR="00F74619" w:rsidRPr="004F7D36" w:rsidRDefault="00F74619" w:rsidP="008D683B">
            <w:pPr>
              <w:pStyle w:val="Style2"/>
              <w:jc w:val="center"/>
              <w:rPr>
                <w:b/>
                <w:bCs/>
                <w:lang w:val="es-ES"/>
              </w:rPr>
            </w:pPr>
            <w:r w:rsidRPr="004F7D36">
              <w:rPr>
                <w:b/>
                <w:bCs/>
                <w:lang w:val="es-ES"/>
              </w:rPr>
              <w:lastRenderedPageBreak/>
              <w:t>Anexo 1</w:t>
            </w:r>
          </w:p>
          <w:p w14:paraId="00FD8EDA" w14:textId="2DC109F5" w:rsidR="00F74619" w:rsidRPr="004F7D36" w:rsidRDefault="00F74619" w:rsidP="008D683B">
            <w:pPr>
              <w:pStyle w:val="Style1"/>
              <w:rPr>
                <w:rFonts w:ascii="Times New Roman" w:hAnsi="Times New Roman"/>
                <w:sz w:val="24"/>
                <w:lang w:val="es-ES"/>
              </w:rPr>
            </w:pPr>
            <w:r w:rsidRPr="004F7D36">
              <w:rPr>
                <w:rFonts w:ascii="Times New Roman" w:hAnsi="Times New Roman"/>
                <w:sz w:val="24"/>
                <w:lang w:val="es-ES"/>
              </w:rPr>
              <w:t>ALCANCE DEL</w:t>
            </w:r>
            <w:ins w:id="106" w:author="Victor Ricardo Gomez Guerra" w:date="2022-08-01T17:39:00Z">
              <w:r w:rsidR="00D80112">
                <w:rPr>
                  <w:rFonts w:ascii="Times New Roman" w:hAnsi="Times New Roman"/>
                  <w:sz w:val="24"/>
                  <w:lang w:val="es-ES"/>
                </w:rPr>
                <w:t xml:space="preserve"> SERVICIO</w:t>
              </w:r>
            </w:ins>
            <w:r w:rsidRPr="004F7D36">
              <w:rPr>
                <w:rFonts w:ascii="Times New Roman" w:hAnsi="Times New Roman"/>
                <w:sz w:val="24"/>
                <w:lang w:val="es-ES"/>
              </w:rPr>
              <w:t xml:space="preserve"> </w:t>
            </w:r>
            <w:del w:id="107" w:author="Victor Ricardo Gomez Guerra" w:date="2022-08-01T17:39:00Z">
              <w:r w:rsidRPr="004F7D36" w:rsidDel="00D80112">
                <w:rPr>
                  <w:rFonts w:ascii="Times New Roman" w:hAnsi="Times New Roman"/>
                  <w:sz w:val="24"/>
                  <w:lang w:val="es-ES"/>
                </w:rPr>
                <w:delText xml:space="preserve">TRABAJO </w:delText>
              </w:r>
            </w:del>
            <w:r w:rsidRPr="004F7D36">
              <w:rPr>
                <w:rFonts w:ascii="Times New Roman" w:hAnsi="Times New Roman"/>
                <w:sz w:val="24"/>
                <w:lang w:val="es-ES"/>
              </w:rPr>
              <w:t>(SOW)</w:t>
            </w:r>
          </w:p>
          <w:p w14:paraId="1A5DE46A" w14:textId="77777777" w:rsidR="00F74619" w:rsidRPr="004F7D36" w:rsidRDefault="00F74619" w:rsidP="008D683B">
            <w:pPr>
              <w:pStyle w:val="Heading1"/>
              <w:jc w:val="both"/>
              <w:outlineLvl w:val="0"/>
              <w:rPr>
                <w:rFonts w:ascii="Times New Roman" w:hAnsi="Times New Roman" w:cs="Times New Roman"/>
                <w:smallCaps/>
                <w:sz w:val="24"/>
                <w:szCs w:val="24"/>
                <w:lang w:val="es-ES"/>
              </w:rPr>
            </w:pPr>
            <w:r w:rsidRPr="004F7D36">
              <w:rPr>
                <w:rFonts w:ascii="Times New Roman" w:hAnsi="Times New Roman" w:cs="Times New Roman"/>
                <w:sz w:val="24"/>
                <w:szCs w:val="24"/>
                <w:lang w:val="es-ES"/>
              </w:rPr>
              <w:t>Parte I – Introducción y Objetivos</w:t>
            </w:r>
          </w:p>
          <w:p w14:paraId="1F107839" w14:textId="77777777" w:rsidR="00F74619" w:rsidRPr="004F7D36" w:rsidRDefault="00F74619" w:rsidP="008D683B">
            <w:pPr>
              <w:pStyle w:val="Title"/>
              <w:jc w:val="both"/>
              <w:rPr>
                <w:sz w:val="24"/>
                <w:lang w:val="es-ES"/>
              </w:rPr>
            </w:pPr>
            <w:r w:rsidRPr="004F7D36">
              <w:rPr>
                <w:sz w:val="24"/>
                <w:lang w:val="es-ES"/>
              </w:rPr>
              <w:t>(Escriba una declaración sobre el trasfondo del SOW del Contrato Principal y los objetivos del SOW del Vendedor).</w:t>
            </w:r>
          </w:p>
          <w:p w14:paraId="76FD3636" w14:textId="77777777" w:rsidR="006C3A3B" w:rsidRDefault="00F74619" w:rsidP="008D683B">
            <w:pPr>
              <w:pStyle w:val="Heading1"/>
              <w:jc w:val="both"/>
              <w:outlineLvl w:val="0"/>
              <w:rPr>
                <w:rFonts w:ascii="Times New Roman" w:hAnsi="Times New Roman" w:cs="Times New Roman"/>
                <w:sz w:val="24"/>
                <w:szCs w:val="24"/>
                <w:lang w:val="es-ES"/>
              </w:rPr>
            </w:pPr>
            <w:r w:rsidRPr="004F7D36">
              <w:rPr>
                <w:rFonts w:ascii="Times New Roman" w:hAnsi="Times New Roman" w:cs="Times New Roman"/>
                <w:sz w:val="24"/>
                <w:szCs w:val="24"/>
                <w:lang w:val="es-ES"/>
              </w:rPr>
              <w:t>Parte II – Dirección, Gestión y Comunicación Técnica</w:t>
            </w:r>
            <w:r w:rsidRPr="004F7D36">
              <w:rPr>
                <w:rFonts w:ascii="Times New Roman" w:hAnsi="Times New Roman" w:cs="Times New Roman"/>
                <w:bCs/>
                <w:sz w:val="24"/>
                <w:szCs w:val="24"/>
                <w:lang w:val="es-ES"/>
              </w:rPr>
              <w:t xml:space="preserve"> (por favor actualice conforme sea necesario)</w:t>
            </w:r>
            <w:r w:rsidRPr="004F7D36">
              <w:rPr>
                <w:rFonts w:ascii="Times New Roman" w:hAnsi="Times New Roman" w:cs="Times New Roman"/>
                <w:sz w:val="24"/>
                <w:szCs w:val="24"/>
                <w:lang w:val="es-ES"/>
              </w:rPr>
              <w:t xml:space="preserve"> </w:t>
            </w:r>
          </w:p>
          <w:p w14:paraId="30F6A31C" w14:textId="6B15AF86" w:rsidR="00F74619" w:rsidRDefault="00F74619" w:rsidP="008D683B">
            <w:pPr>
              <w:pStyle w:val="Heading1"/>
              <w:jc w:val="both"/>
              <w:outlineLvl w:val="0"/>
              <w:rPr>
                <w:rFonts w:ascii="Times New Roman" w:hAnsi="Times New Roman" w:cs="Times New Roman"/>
                <w:sz w:val="24"/>
                <w:szCs w:val="24"/>
                <w:lang w:val="es-ES"/>
              </w:rPr>
            </w:pPr>
            <w:r w:rsidRPr="004F7D36">
              <w:rPr>
                <w:rFonts w:ascii="Times New Roman" w:hAnsi="Times New Roman" w:cs="Times New Roman"/>
                <w:sz w:val="24"/>
                <w:szCs w:val="24"/>
                <w:lang w:val="es-ES"/>
              </w:rPr>
              <w:t>El Representante Técnico Autorizado identificado en la Orden de Compra podrá darle instrucciones al Vendedor con detalles específicos, sugerirle posibles líneas de investigación o complementar el SOW general de alguna otra manera.</w:t>
            </w:r>
            <w:r w:rsidR="00730436">
              <w:rPr>
                <w:rFonts w:ascii="Times New Roman" w:hAnsi="Times New Roman" w:cs="Times New Roman"/>
                <w:sz w:val="24"/>
                <w:szCs w:val="24"/>
                <w:lang w:val="es-ES"/>
              </w:rPr>
              <w:t xml:space="preserve"> </w:t>
            </w:r>
            <w:r w:rsidRPr="004F7D36">
              <w:rPr>
                <w:rFonts w:ascii="Times New Roman" w:hAnsi="Times New Roman" w:cs="Times New Roman"/>
                <w:sz w:val="24"/>
                <w:szCs w:val="24"/>
                <w:lang w:val="es-ES"/>
              </w:rPr>
              <w:t>Las instrucciones técnicas deberán estar alineadas con los términos de esta Orden de Compra y no cambiarlos ni modificarlos de manera alguna.</w:t>
            </w:r>
            <w:r w:rsidR="00730436">
              <w:rPr>
                <w:rFonts w:ascii="Times New Roman" w:hAnsi="Times New Roman" w:cs="Times New Roman"/>
                <w:sz w:val="24"/>
                <w:szCs w:val="24"/>
                <w:lang w:val="es-ES"/>
              </w:rPr>
              <w:t xml:space="preserve"> </w:t>
            </w:r>
            <w:r w:rsidRPr="004F7D36">
              <w:rPr>
                <w:rFonts w:ascii="Times New Roman" w:hAnsi="Times New Roman" w:cs="Times New Roman"/>
                <w:sz w:val="24"/>
                <w:szCs w:val="24"/>
                <w:lang w:val="es-ES"/>
              </w:rPr>
              <w:t xml:space="preserve">El Representante Técnico Autorizado tiene la autoridad para aceptar informes y entregables. </w:t>
            </w:r>
          </w:p>
          <w:p w14:paraId="2116B3ED" w14:textId="77777777" w:rsidR="006C3A3B" w:rsidRPr="006C3A3B" w:rsidRDefault="006C3A3B" w:rsidP="008D683B">
            <w:pPr>
              <w:rPr>
                <w:lang w:val="es-ES"/>
              </w:rPr>
            </w:pPr>
          </w:p>
          <w:p w14:paraId="7123FE50" w14:textId="21938EB0" w:rsidR="006C3A3B" w:rsidRDefault="00F74619" w:rsidP="00D87FC4">
            <w:pPr>
              <w:jc w:val="both"/>
              <w:rPr>
                <w:lang w:val="es-ES"/>
              </w:rPr>
            </w:pPr>
            <w:r w:rsidRPr="004F7D36">
              <w:rPr>
                <w:lang w:val="es-ES"/>
              </w:rPr>
              <w:t>Todos los términos y condiciones o modificaciones, relacionados con precios, cantidades, calidad y horarios podrán ser efectuados únicamente por el Representante Administrativo/Contractual de PARTNERS.</w:t>
            </w:r>
          </w:p>
          <w:p w14:paraId="1A82989B" w14:textId="3DE0CE57" w:rsidR="00F74619" w:rsidRPr="004F7D36" w:rsidRDefault="00F74619" w:rsidP="008D683B">
            <w:pPr>
              <w:pStyle w:val="Heading1"/>
              <w:jc w:val="both"/>
              <w:outlineLvl w:val="0"/>
              <w:rPr>
                <w:rFonts w:ascii="Times New Roman" w:hAnsi="Times New Roman" w:cs="Times New Roman"/>
                <w:smallCaps/>
                <w:sz w:val="24"/>
                <w:szCs w:val="24"/>
                <w:lang w:val="es-ES"/>
              </w:rPr>
            </w:pPr>
            <w:r w:rsidRPr="004F7D36">
              <w:rPr>
                <w:rFonts w:ascii="Times New Roman" w:hAnsi="Times New Roman" w:cs="Times New Roman"/>
                <w:sz w:val="24"/>
                <w:szCs w:val="24"/>
                <w:lang w:val="es-ES"/>
              </w:rPr>
              <w:t xml:space="preserve">Parte III – Alcance de </w:t>
            </w:r>
            <w:del w:id="108" w:author="Victor Ricardo Gomez Guerra" w:date="2022-08-01T15:06:00Z">
              <w:r w:rsidRPr="004F7D36" w:rsidDel="007B31B9">
                <w:rPr>
                  <w:rFonts w:ascii="Times New Roman" w:hAnsi="Times New Roman" w:cs="Times New Roman"/>
                  <w:sz w:val="24"/>
                  <w:szCs w:val="24"/>
                  <w:lang w:val="es-ES"/>
                </w:rPr>
                <w:delText xml:space="preserve">Trabajo </w:delText>
              </w:r>
            </w:del>
            <w:ins w:id="109" w:author="Victor Ricardo Gomez Guerra" w:date="2022-08-01T15:06:00Z">
              <w:r w:rsidR="007B31B9">
                <w:rPr>
                  <w:rFonts w:ascii="Times New Roman" w:hAnsi="Times New Roman" w:cs="Times New Roman"/>
                  <w:sz w:val="24"/>
                  <w:szCs w:val="24"/>
                  <w:lang w:val="es-ES"/>
                </w:rPr>
                <w:t>Servicio</w:t>
              </w:r>
              <w:r w:rsidR="007B31B9" w:rsidRPr="004F7D36">
                <w:rPr>
                  <w:rFonts w:ascii="Times New Roman" w:hAnsi="Times New Roman" w:cs="Times New Roman"/>
                  <w:sz w:val="24"/>
                  <w:szCs w:val="24"/>
                  <w:lang w:val="es-ES"/>
                </w:rPr>
                <w:t xml:space="preserve"> </w:t>
              </w:r>
            </w:ins>
            <w:r w:rsidRPr="004F7D36">
              <w:rPr>
                <w:rFonts w:ascii="Times New Roman" w:hAnsi="Times New Roman" w:cs="Times New Roman"/>
                <w:sz w:val="24"/>
                <w:szCs w:val="24"/>
                <w:lang w:val="es-ES"/>
              </w:rPr>
              <w:t xml:space="preserve">(SOW) </w:t>
            </w:r>
          </w:p>
          <w:p w14:paraId="1F25239D" w14:textId="12C2C480" w:rsidR="00F74619" w:rsidRPr="004F7D36" w:rsidRDefault="00F74619" w:rsidP="008D683B">
            <w:pPr>
              <w:pStyle w:val="Title"/>
              <w:jc w:val="both"/>
              <w:rPr>
                <w:sz w:val="24"/>
                <w:lang w:val="es-ES"/>
              </w:rPr>
            </w:pPr>
            <w:r w:rsidRPr="004F7D36">
              <w:rPr>
                <w:sz w:val="24"/>
                <w:lang w:val="es-ES"/>
              </w:rPr>
              <w:t>(Inserte el SOW aquí.</w:t>
            </w:r>
            <w:r w:rsidR="00730436">
              <w:rPr>
                <w:sz w:val="24"/>
                <w:lang w:val="es-ES"/>
              </w:rPr>
              <w:t xml:space="preserve"> </w:t>
            </w:r>
            <w:r w:rsidRPr="004F7D36">
              <w:rPr>
                <w:sz w:val="24"/>
                <w:lang w:val="es-ES"/>
              </w:rPr>
              <w:t>Si se utiliza el SOW del Contrato Principal, este Acuerdo debe indicar cuáles tareas o labores debe realizar el Vendedor.</w:t>
            </w:r>
            <w:r w:rsidR="00730436">
              <w:rPr>
                <w:sz w:val="24"/>
                <w:lang w:val="es-ES"/>
              </w:rPr>
              <w:t xml:space="preserve"> </w:t>
            </w:r>
            <w:r w:rsidRPr="004F7D36">
              <w:rPr>
                <w:sz w:val="24"/>
                <w:lang w:val="es-ES"/>
              </w:rPr>
              <w:t>Estas tareas deben ser consistentes con la estructura detallada del plan de trabajo/enfoque técnico general del proyecto).</w:t>
            </w:r>
          </w:p>
          <w:p w14:paraId="6ED410F1" w14:textId="34D5AE82" w:rsidR="00F74619" w:rsidRPr="004F7D36" w:rsidRDefault="00F74619" w:rsidP="008D683B">
            <w:pPr>
              <w:pStyle w:val="Heading1"/>
              <w:jc w:val="both"/>
              <w:outlineLvl w:val="0"/>
              <w:rPr>
                <w:rFonts w:ascii="Times New Roman" w:hAnsi="Times New Roman" w:cs="Times New Roman"/>
                <w:smallCaps/>
                <w:sz w:val="24"/>
                <w:szCs w:val="24"/>
                <w:lang w:val="es-ES"/>
              </w:rPr>
            </w:pPr>
            <w:r w:rsidRPr="004F7D36">
              <w:rPr>
                <w:rFonts w:ascii="Times New Roman" w:hAnsi="Times New Roman" w:cs="Times New Roman"/>
                <w:sz w:val="24"/>
                <w:szCs w:val="24"/>
                <w:lang w:val="es-ES"/>
              </w:rPr>
              <w:t>Parte IV – Requisitos Para la Presentación de Informes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7"/>
              <w:gridCol w:w="1757"/>
              <w:gridCol w:w="1757"/>
            </w:tblGrid>
            <w:tr w:rsidR="00F74619" w:rsidRPr="001C2A35" w14:paraId="43A33A63" w14:textId="77777777" w:rsidTr="00121D78">
              <w:trPr>
                <w:trHeight w:val="1625"/>
              </w:trPr>
              <w:tc>
                <w:tcPr>
                  <w:tcW w:w="1757" w:type="dxa"/>
                  <w:vAlign w:val="center"/>
                </w:tcPr>
                <w:p w14:paraId="589ADA02" w14:textId="77777777" w:rsidR="00F74619" w:rsidRPr="004F7D36" w:rsidRDefault="00F74619" w:rsidP="008D683B">
                  <w:pPr>
                    <w:pStyle w:val="Title"/>
                    <w:rPr>
                      <w:sz w:val="24"/>
                      <w:lang w:val="es-ES"/>
                    </w:rPr>
                  </w:pPr>
                  <w:r w:rsidRPr="004F7D36">
                    <w:rPr>
                      <w:sz w:val="24"/>
                      <w:lang w:val="es-ES"/>
                    </w:rPr>
                    <w:t>Requisitos Para la Presentación de Informes</w:t>
                  </w:r>
                </w:p>
                <w:p w14:paraId="47AA68E6" w14:textId="77777777" w:rsidR="00F74619" w:rsidRPr="004F7D36" w:rsidRDefault="00F74619" w:rsidP="008D683B">
                  <w:pPr>
                    <w:pStyle w:val="Title"/>
                    <w:rPr>
                      <w:sz w:val="24"/>
                      <w:lang w:val="es-ES"/>
                    </w:rPr>
                  </w:pPr>
                  <w:r w:rsidRPr="004F7D36">
                    <w:rPr>
                      <w:sz w:val="24"/>
                      <w:lang w:val="es-ES"/>
                    </w:rPr>
                    <w:t>(Actividades y/o Productos)</w:t>
                  </w:r>
                </w:p>
              </w:tc>
              <w:tc>
                <w:tcPr>
                  <w:tcW w:w="1757" w:type="dxa"/>
                  <w:vAlign w:val="center"/>
                </w:tcPr>
                <w:p w14:paraId="6F872827" w14:textId="77777777" w:rsidR="00F74619" w:rsidRPr="004F7D36" w:rsidRDefault="00F74619" w:rsidP="008D683B">
                  <w:pPr>
                    <w:pStyle w:val="Title"/>
                    <w:rPr>
                      <w:sz w:val="24"/>
                      <w:lang w:val="es-ES"/>
                    </w:rPr>
                  </w:pPr>
                  <w:r w:rsidRPr="004F7D36">
                    <w:rPr>
                      <w:sz w:val="24"/>
                      <w:lang w:val="es-ES"/>
                    </w:rPr>
                    <w:t>Fecha de Vencimiento de Entrega</w:t>
                  </w:r>
                </w:p>
              </w:tc>
              <w:tc>
                <w:tcPr>
                  <w:tcW w:w="1757" w:type="dxa"/>
                  <w:vAlign w:val="center"/>
                </w:tcPr>
                <w:p w14:paraId="2F1C4FE3" w14:textId="77777777" w:rsidR="00F74619" w:rsidRPr="004F7D36" w:rsidRDefault="00F74619" w:rsidP="008D683B">
                  <w:pPr>
                    <w:pStyle w:val="Title"/>
                    <w:rPr>
                      <w:sz w:val="24"/>
                      <w:lang w:val="es-ES"/>
                    </w:rPr>
                  </w:pPr>
                  <w:r w:rsidRPr="004F7D36">
                    <w:rPr>
                      <w:sz w:val="24"/>
                      <w:lang w:val="es-ES"/>
                    </w:rPr>
                    <w:t>Instrucciones Para la Entrega</w:t>
                  </w:r>
                </w:p>
                <w:p w14:paraId="6C318AB5" w14:textId="77777777" w:rsidR="00F74619" w:rsidRPr="004F7D36" w:rsidRDefault="00F74619" w:rsidP="008D683B">
                  <w:pPr>
                    <w:pStyle w:val="Title"/>
                    <w:rPr>
                      <w:sz w:val="24"/>
                      <w:lang w:val="es-ES"/>
                    </w:rPr>
                  </w:pPr>
                  <w:r w:rsidRPr="004F7D36">
                    <w:rPr>
                      <w:sz w:val="24"/>
                      <w:lang w:val="es-ES"/>
                    </w:rPr>
                    <w:t xml:space="preserve">(Número de copias, tipo de presentación </w:t>
                  </w:r>
                  <w:r w:rsidRPr="004F7D36">
                    <w:rPr>
                      <w:sz w:val="24"/>
                      <w:lang w:val="es-ES"/>
                    </w:rPr>
                    <w:sym w:font="Symbol" w:char="F05B"/>
                  </w:r>
                  <w:r w:rsidRPr="004F7D36">
                    <w:rPr>
                      <w:sz w:val="24"/>
                      <w:lang w:val="es-ES"/>
                    </w:rPr>
                    <w:t>impresa o digital</w:t>
                  </w:r>
                  <w:r w:rsidRPr="004F7D36">
                    <w:rPr>
                      <w:sz w:val="24"/>
                      <w:lang w:val="es-ES"/>
                    </w:rPr>
                    <w:sym w:font="Symbol" w:char="F05D"/>
                  </w:r>
                  <w:r w:rsidRPr="004F7D36">
                    <w:rPr>
                      <w:sz w:val="24"/>
                      <w:lang w:val="es-ES"/>
                    </w:rPr>
                    <w:t>, formatos, nombres de los revisores, etc.)</w:t>
                  </w:r>
                </w:p>
              </w:tc>
            </w:tr>
            <w:tr w:rsidR="00F74619" w:rsidRPr="001C2A35" w14:paraId="226A62EE" w14:textId="77777777" w:rsidTr="00121D78">
              <w:trPr>
                <w:trHeight w:val="310"/>
              </w:trPr>
              <w:tc>
                <w:tcPr>
                  <w:tcW w:w="1757" w:type="dxa"/>
                </w:tcPr>
                <w:p w14:paraId="6803D2E3" w14:textId="77777777" w:rsidR="00F74619" w:rsidRPr="004F7D36" w:rsidRDefault="00F74619" w:rsidP="008D683B">
                  <w:pPr>
                    <w:pStyle w:val="Title"/>
                    <w:jc w:val="both"/>
                    <w:rPr>
                      <w:sz w:val="24"/>
                      <w:lang w:val="es-ES"/>
                    </w:rPr>
                  </w:pPr>
                </w:p>
              </w:tc>
              <w:tc>
                <w:tcPr>
                  <w:tcW w:w="1757" w:type="dxa"/>
                </w:tcPr>
                <w:p w14:paraId="75BE3005" w14:textId="77777777" w:rsidR="00F74619" w:rsidRPr="004F7D36" w:rsidRDefault="00F74619" w:rsidP="008D683B">
                  <w:pPr>
                    <w:pStyle w:val="Title"/>
                    <w:jc w:val="both"/>
                    <w:rPr>
                      <w:sz w:val="24"/>
                      <w:lang w:val="es-ES"/>
                    </w:rPr>
                  </w:pPr>
                </w:p>
              </w:tc>
              <w:tc>
                <w:tcPr>
                  <w:tcW w:w="1757" w:type="dxa"/>
                </w:tcPr>
                <w:p w14:paraId="1C451CB1" w14:textId="77777777" w:rsidR="00F74619" w:rsidRPr="004F7D36" w:rsidRDefault="00F74619" w:rsidP="008D683B">
                  <w:pPr>
                    <w:pStyle w:val="Title"/>
                    <w:jc w:val="both"/>
                    <w:rPr>
                      <w:sz w:val="24"/>
                      <w:lang w:val="es-ES"/>
                    </w:rPr>
                  </w:pPr>
                </w:p>
              </w:tc>
            </w:tr>
            <w:tr w:rsidR="00F74619" w:rsidRPr="001C2A35" w14:paraId="50A47F24" w14:textId="77777777" w:rsidTr="00121D78">
              <w:trPr>
                <w:trHeight w:val="317"/>
              </w:trPr>
              <w:tc>
                <w:tcPr>
                  <w:tcW w:w="1757" w:type="dxa"/>
                </w:tcPr>
                <w:p w14:paraId="666219E1" w14:textId="77777777" w:rsidR="00F74619" w:rsidRPr="004F7D36" w:rsidRDefault="00F74619" w:rsidP="008D683B">
                  <w:pPr>
                    <w:pStyle w:val="Title"/>
                    <w:jc w:val="both"/>
                    <w:rPr>
                      <w:sz w:val="24"/>
                      <w:lang w:val="es-ES"/>
                    </w:rPr>
                  </w:pPr>
                </w:p>
              </w:tc>
              <w:tc>
                <w:tcPr>
                  <w:tcW w:w="1757" w:type="dxa"/>
                </w:tcPr>
                <w:p w14:paraId="5C87A946" w14:textId="77777777" w:rsidR="00F74619" w:rsidRPr="004F7D36" w:rsidRDefault="00F74619" w:rsidP="008D683B">
                  <w:pPr>
                    <w:pStyle w:val="Title"/>
                    <w:jc w:val="both"/>
                    <w:rPr>
                      <w:sz w:val="24"/>
                      <w:lang w:val="es-ES"/>
                    </w:rPr>
                  </w:pPr>
                </w:p>
              </w:tc>
              <w:tc>
                <w:tcPr>
                  <w:tcW w:w="1757" w:type="dxa"/>
                </w:tcPr>
                <w:p w14:paraId="5B75C8C8" w14:textId="77777777" w:rsidR="00F74619" w:rsidRPr="004F7D36" w:rsidRDefault="00F74619" w:rsidP="008D683B">
                  <w:pPr>
                    <w:pStyle w:val="Title"/>
                    <w:jc w:val="both"/>
                    <w:rPr>
                      <w:sz w:val="24"/>
                      <w:lang w:val="es-ES"/>
                    </w:rPr>
                  </w:pPr>
                </w:p>
              </w:tc>
            </w:tr>
            <w:tr w:rsidR="00F74619" w:rsidRPr="001C2A35" w14:paraId="36399243" w14:textId="77777777" w:rsidTr="00121D78">
              <w:trPr>
                <w:trHeight w:val="310"/>
              </w:trPr>
              <w:tc>
                <w:tcPr>
                  <w:tcW w:w="1757" w:type="dxa"/>
                </w:tcPr>
                <w:p w14:paraId="51AE63CA" w14:textId="77777777" w:rsidR="00F74619" w:rsidRPr="004F7D36" w:rsidRDefault="00F74619" w:rsidP="008D683B">
                  <w:pPr>
                    <w:pStyle w:val="Title"/>
                    <w:jc w:val="both"/>
                    <w:rPr>
                      <w:sz w:val="24"/>
                      <w:lang w:val="es-ES"/>
                    </w:rPr>
                  </w:pPr>
                </w:p>
              </w:tc>
              <w:tc>
                <w:tcPr>
                  <w:tcW w:w="1757" w:type="dxa"/>
                </w:tcPr>
                <w:p w14:paraId="2A3722D0" w14:textId="77777777" w:rsidR="00F74619" w:rsidRPr="004F7D36" w:rsidRDefault="00F74619" w:rsidP="008D683B">
                  <w:pPr>
                    <w:pStyle w:val="Title"/>
                    <w:jc w:val="both"/>
                    <w:rPr>
                      <w:sz w:val="24"/>
                      <w:lang w:val="es-ES"/>
                    </w:rPr>
                  </w:pPr>
                </w:p>
              </w:tc>
              <w:tc>
                <w:tcPr>
                  <w:tcW w:w="1757" w:type="dxa"/>
                </w:tcPr>
                <w:p w14:paraId="203F44A8" w14:textId="77777777" w:rsidR="00F74619" w:rsidRPr="004F7D36" w:rsidRDefault="00F74619" w:rsidP="008D683B">
                  <w:pPr>
                    <w:pStyle w:val="Title"/>
                    <w:jc w:val="both"/>
                    <w:rPr>
                      <w:sz w:val="24"/>
                      <w:lang w:val="es-ES"/>
                    </w:rPr>
                  </w:pPr>
                </w:p>
              </w:tc>
            </w:tr>
          </w:tbl>
          <w:p w14:paraId="74D3F58C" w14:textId="77777777" w:rsidR="00C51521" w:rsidRDefault="00C51521" w:rsidP="008D683B">
            <w:pPr>
              <w:pStyle w:val="Heading1"/>
              <w:jc w:val="both"/>
              <w:outlineLvl w:val="0"/>
              <w:rPr>
                <w:rFonts w:ascii="Times New Roman" w:hAnsi="Times New Roman" w:cs="Times New Roman"/>
                <w:sz w:val="24"/>
                <w:szCs w:val="24"/>
                <w:lang w:val="es-ES"/>
              </w:rPr>
            </w:pPr>
          </w:p>
          <w:p w14:paraId="59ACD4C7" w14:textId="6DB28638" w:rsidR="00F74619" w:rsidRPr="004F7D36" w:rsidRDefault="00F74619" w:rsidP="008D683B">
            <w:pPr>
              <w:pStyle w:val="Heading1"/>
              <w:jc w:val="both"/>
              <w:outlineLvl w:val="0"/>
              <w:rPr>
                <w:rFonts w:ascii="Times New Roman" w:hAnsi="Times New Roman" w:cs="Times New Roman"/>
                <w:smallCaps/>
                <w:sz w:val="24"/>
                <w:szCs w:val="24"/>
                <w:lang w:val="es-ES"/>
              </w:rPr>
            </w:pPr>
            <w:r w:rsidRPr="004F7D36">
              <w:rPr>
                <w:rFonts w:ascii="Times New Roman" w:hAnsi="Times New Roman" w:cs="Times New Roman"/>
                <w:sz w:val="24"/>
                <w:szCs w:val="24"/>
                <w:lang w:val="es-ES"/>
              </w:rPr>
              <w:t>Parte V – Condiciones Especiales</w:t>
            </w:r>
          </w:p>
          <w:p w14:paraId="07B4BE9A" w14:textId="42BF1F91" w:rsidR="00F01D5C" w:rsidRPr="00C51521" w:rsidRDefault="00F74619" w:rsidP="00C51521">
            <w:pPr>
              <w:pStyle w:val="Title"/>
              <w:jc w:val="both"/>
              <w:rPr>
                <w:sz w:val="24"/>
                <w:lang w:val="es-ES"/>
              </w:rPr>
            </w:pPr>
            <w:r w:rsidRPr="004F7D36">
              <w:rPr>
                <w:sz w:val="24"/>
                <w:highlight w:val="yellow"/>
                <w:lang w:val="es-ES"/>
              </w:rPr>
              <w:t>(Incluya cualquier requisito contractual especial del Contrato Principal que el Vendedor deba tener en cuenta de manera especial.</w:t>
            </w:r>
            <w:r w:rsidR="00730436">
              <w:rPr>
                <w:sz w:val="24"/>
                <w:highlight w:val="yellow"/>
                <w:lang w:val="es-ES"/>
              </w:rPr>
              <w:t xml:space="preserve"> </w:t>
            </w:r>
            <w:r w:rsidRPr="004F7D36">
              <w:rPr>
                <w:sz w:val="24"/>
                <w:highlight w:val="yellow"/>
                <w:u w:val="single"/>
                <w:lang w:val="es-ES"/>
              </w:rPr>
              <w:t>Por ejemplo</w:t>
            </w:r>
            <w:r w:rsidRPr="004F7D36">
              <w:rPr>
                <w:sz w:val="24"/>
                <w:highlight w:val="yellow"/>
                <w:lang w:val="es-ES"/>
              </w:rPr>
              <w:t>: requisitos de la plantilla de los informes, requisitos de marca y marcado, requisitos del software, requisitos de idiomas, etc.)</w:t>
            </w:r>
          </w:p>
        </w:tc>
      </w:tr>
      <w:tr w:rsidR="00F01D5C" w:rsidRPr="001C2A35" w14:paraId="618BE9D9" w14:textId="77777777" w:rsidTr="00E95E8D">
        <w:tc>
          <w:tcPr>
            <w:tcW w:w="5482" w:type="dxa"/>
            <w:gridSpan w:val="2"/>
          </w:tcPr>
          <w:p w14:paraId="12F51B9F" w14:textId="77777777" w:rsidR="00104E43" w:rsidRPr="004F7D36" w:rsidRDefault="00104E43" w:rsidP="008D683B">
            <w:pPr>
              <w:pStyle w:val="Style1"/>
              <w:rPr>
                <w:rFonts w:ascii="Times New Roman" w:hAnsi="Times New Roman"/>
                <w:sz w:val="24"/>
              </w:rPr>
            </w:pPr>
            <w:r w:rsidRPr="004F7D36">
              <w:rPr>
                <w:rFonts w:ascii="Times New Roman" w:hAnsi="Times New Roman"/>
                <w:sz w:val="24"/>
              </w:rPr>
              <w:lastRenderedPageBreak/>
              <w:t xml:space="preserve">Attachment 2 </w:t>
            </w:r>
            <w:r w:rsidRPr="004F7D36">
              <w:rPr>
                <w:rFonts w:ascii="Times New Roman" w:hAnsi="Times New Roman"/>
                <w:color w:val="FF0000"/>
                <w:sz w:val="24"/>
                <w:highlight w:val="yellow"/>
              </w:rPr>
              <w:t>(</w:t>
            </w:r>
            <w:r w:rsidRPr="004F7D36">
              <w:rPr>
                <w:rFonts w:ascii="Times New Roman" w:hAnsi="Times New Roman"/>
                <w:b w:val="0"/>
                <w:bCs/>
                <w:color w:val="FF0000"/>
                <w:sz w:val="24"/>
                <w:highlight w:val="yellow"/>
              </w:rPr>
              <w:t>Choose One Option</w:t>
            </w:r>
            <w:r w:rsidRPr="004F7D36">
              <w:rPr>
                <w:rFonts w:ascii="Times New Roman" w:hAnsi="Times New Roman"/>
                <w:color w:val="FF0000"/>
                <w:sz w:val="24"/>
                <w:highlight w:val="yellow"/>
              </w:rPr>
              <w:t>)</w:t>
            </w:r>
          </w:p>
          <w:p w14:paraId="60316380" w14:textId="77777777" w:rsidR="00104E43" w:rsidRPr="004F7D36" w:rsidRDefault="00104E43" w:rsidP="008D683B">
            <w:pPr>
              <w:jc w:val="center"/>
              <w:rPr>
                <w:b/>
                <w:bCs/>
                <w:color w:val="FF0000"/>
              </w:rPr>
            </w:pPr>
            <w:r w:rsidRPr="004F7D36">
              <w:rPr>
                <w:b/>
                <w:bCs/>
                <w:color w:val="FF0000"/>
                <w:highlight w:val="yellow"/>
              </w:rPr>
              <w:t>Option 1</w:t>
            </w:r>
          </w:p>
          <w:p w14:paraId="61C2FCF1" w14:textId="77777777" w:rsidR="00104E43" w:rsidRPr="004F7D36" w:rsidRDefault="00104E43" w:rsidP="008D683B">
            <w:pPr>
              <w:pStyle w:val="Style1"/>
              <w:rPr>
                <w:rFonts w:ascii="Times New Roman" w:hAnsi="Times New Roman"/>
                <w:sz w:val="24"/>
                <w:highlight w:val="yellow"/>
              </w:rPr>
            </w:pPr>
            <w:r w:rsidRPr="004F7D36">
              <w:rPr>
                <w:rFonts w:ascii="Times New Roman" w:hAnsi="Times New Roman"/>
                <w:sz w:val="24"/>
                <w:highlight w:val="yellow"/>
              </w:rPr>
              <w:t>VENDOR’S COST ESTIMATE</w:t>
            </w:r>
          </w:p>
          <w:p w14:paraId="106E826B" w14:textId="77777777" w:rsidR="00104E43" w:rsidRPr="004F7D36" w:rsidRDefault="00104E43" w:rsidP="008D683B">
            <w:pPr>
              <w:pStyle w:val="Heading1"/>
              <w:outlineLvl w:val="0"/>
              <w:rPr>
                <w:rFonts w:ascii="Times New Roman" w:hAnsi="Times New Roman" w:cs="Times New Roman"/>
                <w:smallCaps/>
                <w:sz w:val="24"/>
                <w:szCs w:val="24"/>
                <w:highlight w:val="yellow"/>
              </w:rPr>
            </w:pPr>
            <w:r w:rsidRPr="004F7D36">
              <w:rPr>
                <w:rFonts w:ascii="Times New Roman" w:hAnsi="Times New Roman" w:cs="Times New Roman"/>
                <w:sz w:val="24"/>
                <w:szCs w:val="24"/>
                <w:highlight w:val="yellow"/>
              </w:rPr>
              <w:t xml:space="preserve">Vendor’s Detailed Budget Estimate </w:t>
            </w:r>
          </w:p>
          <w:p w14:paraId="7A8E06AE" w14:textId="77777777" w:rsidR="00104E43" w:rsidRPr="004F7D36" w:rsidRDefault="00104E43" w:rsidP="008D683B">
            <w:r w:rsidRPr="004F7D36">
              <w:rPr>
                <w:highlight w:val="yellow"/>
              </w:rPr>
              <w:t>Vendor and PARTNERS have agreed to the following itemized estimate of costs directly associated with completion of the work specified in Attachment 1.</w:t>
            </w:r>
            <w:r w:rsidRPr="004F7D36">
              <w:t xml:space="preserve"> </w:t>
            </w:r>
          </w:p>
          <w:p w14:paraId="35A329D0" w14:textId="77777777" w:rsidR="00104E43" w:rsidRDefault="00104E43" w:rsidP="008D683B"/>
          <w:p w14:paraId="294CBBE0" w14:textId="77777777" w:rsidR="001129CC" w:rsidRDefault="001129CC" w:rsidP="008D683B"/>
          <w:p w14:paraId="7586B425" w14:textId="77777777" w:rsidR="001129CC" w:rsidRPr="004F7D36" w:rsidRDefault="001129CC" w:rsidP="008D683B"/>
          <w:tbl>
            <w:tblPr>
              <w:tblStyle w:val="TableTheme"/>
              <w:tblW w:w="5252" w:type="dxa"/>
              <w:tblLayout w:type="fixed"/>
              <w:tblLook w:val="04A0" w:firstRow="1" w:lastRow="0" w:firstColumn="1" w:lastColumn="0" w:noHBand="0" w:noVBand="1"/>
            </w:tblPr>
            <w:tblGrid>
              <w:gridCol w:w="1418"/>
              <w:gridCol w:w="900"/>
              <w:gridCol w:w="1260"/>
              <w:gridCol w:w="900"/>
              <w:gridCol w:w="774"/>
            </w:tblGrid>
            <w:tr w:rsidR="00104E43" w:rsidRPr="004F7D36" w14:paraId="0F741AF2" w14:textId="77777777" w:rsidTr="00C51521">
              <w:trPr>
                <w:trHeight w:val="479"/>
              </w:trPr>
              <w:tc>
                <w:tcPr>
                  <w:tcW w:w="1418" w:type="dxa"/>
                  <w:noWrap/>
                  <w:hideMark/>
                </w:tcPr>
                <w:p w14:paraId="4F87D9EB" w14:textId="77777777" w:rsidR="00104E43" w:rsidRPr="004F7D36" w:rsidRDefault="00104E43" w:rsidP="008D683B">
                  <w:pPr>
                    <w:keepNext w:val="0"/>
                    <w:widowControl/>
                    <w:outlineLvl w:val="9"/>
                    <w:rPr>
                      <w:b/>
                      <w:bCs/>
                      <w:highlight w:val="yellow"/>
                    </w:rPr>
                  </w:pPr>
                  <w:r w:rsidRPr="004F7D36">
                    <w:rPr>
                      <w:b/>
                      <w:bCs/>
                      <w:highlight w:val="yellow"/>
                    </w:rPr>
                    <w:t> Line Item</w:t>
                  </w:r>
                </w:p>
              </w:tc>
              <w:tc>
                <w:tcPr>
                  <w:tcW w:w="900" w:type="dxa"/>
                  <w:noWrap/>
                  <w:hideMark/>
                </w:tcPr>
                <w:p w14:paraId="29BFDF8B" w14:textId="77777777" w:rsidR="00104E43" w:rsidRPr="004F7D36" w:rsidRDefault="00104E43" w:rsidP="008D683B">
                  <w:pPr>
                    <w:keepNext w:val="0"/>
                    <w:widowControl/>
                    <w:outlineLvl w:val="9"/>
                    <w:rPr>
                      <w:highlight w:val="yellow"/>
                    </w:rPr>
                  </w:pPr>
                  <w:r w:rsidRPr="004F7D36">
                    <w:rPr>
                      <w:highlight w:val="yellow"/>
                    </w:rPr>
                    <w:t> </w:t>
                  </w:r>
                </w:p>
              </w:tc>
              <w:tc>
                <w:tcPr>
                  <w:tcW w:w="1260" w:type="dxa"/>
                  <w:hideMark/>
                </w:tcPr>
                <w:p w14:paraId="40EFA2CD" w14:textId="77777777" w:rsidR="00104E43" w:rsidRPr="004F7D36" w:rsidRDefault="00104E43" w:rsidP="008D683B">
                  <w:pPr>
                    <w:keepNext w:val="0"/>
                    <w:widowControl/>
                    <w:jc w:val="center"/>
                    <w:outlineLvl w:val="9"/>
                    <w:rPr>
                      <w:b/>
                      <w:bCs/>
                      <w:highlight w:val="yellow"/>
                    </w:rPr>
                  </w:pPr>
                  <w:r w:rsidRPr="004F7D36">
                    <w:rPr>
                      <w:b/>
                      <w:bCs/>
                      <w:highlight w:val="yellow"/>
                    </w:rPr>
                    <w:t>Burdened Daily Rate/Unit Cost</w:t>
                  </w:r>
                </w:p>
              </w:tc>
              <w:tc>
                <w:tcPr>
                  <w:tcW w:w="900" w:type="dxa"/>
                  <w:noWrap/>
                  <w:hideMark/>
                </w:tcPr>
                <w:p w14:paraId="44455B01" w14:textId="77777777" w:rsidR="00104E43" w:rsidRPr="004F7D36" w:rsidRDefault="00104E43" w:rsidP="008D683B">
                  <w:pPr>
                    <w:keepNext w:val="0"/>
                    <w:widowControl/>
                    <w:jc w:val="center"/>
                    <w:outlineLvl w:val="9"/>
                    <w:rPr>
                      <w:b/>
                      <w:bCs/>
                      <w:highlight w:val="yellow"/>
                    </w:rPr>
                  </w:pPr>
                  <w:r w:rsidRPr="004F7D36">
                    <w:rPr>
                      <w:b/>
                      <w:bCs/>
                      <w:highlight w:val="yellow"/>
                    </w:rPr>
                    <w:t>Units</w:t>
                  </w:r>
                </w:p>
              </w:tc>
              <w:tc>
                <w:tcPr>
                  <w:tcW w:w="774" w:type="dxa"/>
                  <w:noWrap/>
                  <w:hideMark/>
                </w:tcPr>
                <w:p w14:paraId="33C1089C" w14:textId="77777777" w:rsidR="00104E43" w:rsidRPr="004F7D36" w:rsidRDefault="00104E43" w:rsidP="008D683B">
                  <w:pPr>
                    <w:keepNext w:val="0"/>
                    <w:widowControl/>
                    <w:jc w:val="center"/>
                    <w:outlineLvl w:val="9"/>
                    <w:rPr>
                      <w:b/>
                      <w:bCs/>
                      <w:highlight w:val="yellow"/>
                    </w:rPr>
                  </w:pPr>
                  <w:r w:rsidRPr="004F7D36">
                    <w:rPr>
                      <w:b/>
                      <w:bCs/>
                      <w:highlight w:val="yellow"/>
                    </w:rPr>
                    <w:t>Total</w:t>
                  </w:r>
                </w:p>
              </w:tc>
            </w:tr>
            <w:tr w:rsidR="00104E43" w:rsidRPr="004F7D36" w14:paraId="50867FBC" w14:textId="77777777" w:rsidTr="00C51521">
              <w:trPr>
                <w:trHeight w:val="240"/>
              </w:trPr>
              <w:tc>
                <w:tcPr>
                  <w:tcW w:w="1418" w:type="dxa"/>
                  <w:noWrap/>
                  <w:hideMark/>
                </w:tcPr>
                <w:p w14:paraId="743A7A52" w14:textId="77777777" w:rsidR="00104E43" w:rsidRPr="004F7D36" w:rsidRDefault="00104E43" w:rsidP="008D683B">
                  <w:pPr>
                    <w:keepNext w:val="0"/>
                    <w:widowControl/>
                    <w:outlineLvl w:val="9"/>
                    <w:rPr>
                      <w:b/>
                      <w:bCs/>
                      <w:highlight w:val="yellow"/>
                    </w:rPr>
                  </w:pPr>
                  <w:r w:rsidRPr="004F7D36">
                    <w:rPr>
                      <w:b/>
                      <w:bCs/>
                      <w:highlight w:val="yellow"/>
                    </w:rPr>
                    <w:t>DIRECT LABOR</w:t>
                  </w:r>
                </w:p>
              </w:tc>
              <w:tc>
                <w:tcPr>
                  <w:tcW w:w="900" w:type="dxa"/>
                  <w:noWrap/>
                  <w:hideMark/>
                </w:tcPr>
                <w:p w14:paraId="027395C7"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27459BAE"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34723862" w14:textId="77777777" w:rsidR="00104E43" w:rsidRPr="004F7D36" w:rsidRDefault="00104E43" w:rsidP="008D683B">
                  <w:pPr>
                    <w:keepNext w:val="0"/>
                    <w:widowControl/>
                    <w:outlineLvl w:val="9"/>
                    <w:rPr>
                      <w:highlight w:val="yellow"/>
                    </w:rPr>
                  </w:pPr>
                  <w:r w:rsidRPr="004F7D36">
                    <w:rPr>
                      <w:highlight w:val="yellow"/>
                    </w:rPr>
                    <w:t> </w:t>
                  </w:r>
                </w:p>
              </w:tc>
              <w:tc>
                <w:tcPr>
                  <w:tcW w:w="774" w:type="dxa"/>
                  <w:noWrap/>
                  <w:hideMark/>
                </w:tcPr>
                <w:p w14:paraId="1CE9CDBD"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1A16E40D" w14:textId="77777777" w:rsidTr="00C51521">
              <w:trPr>
                <w:trHeight w:val="240"/>
              </w:trPr>
              <w:tc>
                <w:tcPr>
                  <w:tcW w:w="1418" w:type="dxa"/>
                  <w:noWrap/>
                  <w:hideMark/>
                </w:tcPr>
                <w:p w14:paraId="52DF325A" w14:textId="77777777" w:rsidR="00104E43" w:rsidRPr="004F7D36" w:rsidRDefault="00104E43" w:rsidP="008D683B">
                  <w:pPr>
                    <w:keepNext w:val="0"/>
                    <w:widowControl/>
                    <w:outlineLvl w:val="9"/>
                    <w:rPr>
                      <w:b/>
                      <w:bCs/>
                      <w:highlight w:val="yellow"/>
                    </w:rPr>
                  </w:pPr>
                  <w:r w:rsidRPr="004F7D36">
                    <w:rPr>
                      <w:b/>
                      <w:bCs/>
                      <w:highlight w:val="yellow"/>
                    </w:rPr>
                    <w:t>Position</w:t>
                  </w:r>
                </w:p>
              </w:tc>
              <w:tc>
                <w:tcPr>
                  <w:tcW w:w="900" w:type="dxa"/>
                  <w:noWrap/>
                  <w:hideMark/>
                </w:tcPr>
                <w:p w14:paraId="579B857A" w14:textId="77777777" w:rsidR="00104E43" w:rsidRPr="004F7D36" w:rsidRDefault="00104E43" w:rsidP="008D683B">
                  <w:pPr>
                    <w:keepNext w:val="0"/>
                    <w:widowControl/>
                    <w:outlineLvl w:val="9"/>
                    <w:rPr>
                      <w:b/>
                      <w:bCs/>
                      <w:highlight w:val="yellow"/>
                    </w:rPr>
                  </w:pPr>
                  <w:r w:rsidRPr="004F7D36">
                    <w:rPr>
                      <w:b/>
                      <w:bCs/>
                      <w:highlight w:val="yellow"/>
                    </w:rPr>
                    <w:t>Name</w:t>
                  </w:r>
                </w:p>
              </w:tc>
              <w:tc>
                <w:tcPr>
                  <w:tcW w:w="1260" w:type="dxa"/>
                  <w:noWrap/>
                  <w:hideMark/>
                </w:tcPr>
                <w:p w14:paraId="045C90E9"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6E2FEA39" w14:textId="77777777" w:rsidR="00104E43" w:rsidRPr="004F7D36" w:rsidRDefault="00104E43" w:rsidP="008D683B">
                  <w:pPr>
                    <w:keepNext w:val="0"/>
                    <w:widowControl/>
                    <w:outlineLvl w:val="9"/>
                    <w:rPr>
                      <w:highlight w:val="yellow"/>
                    </w:rPr>
                  </w:pPr>
                </w:p>
              </w:tc>
              <w:tc>
                <w:tcPr>
                  <w:tcW w:w="774" w:type="dxa"/>
                  <w:noWrap/>
                  <w:hideMark/>
                </w:tcPr>
                <w:p w14:paraId="3F3973A9"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3B77D0F2" w14:textId="77777777" w:rsidTr="00C51521">
              <w:trPr>
                <w:trHeight w:val="240"/>
              </w:trPr>
              <w:tc>
                <w:tcPr>
                  <w:tcW w:w="1418" w:type="dxa"/>
                  <w:noWrap/>
                  <w:hideMark/>
                </w:tcPr>
                <w:p w14:paraId="7B378F66" w14:textId="77777777" w:rsidR="00104E43" w:rsidRPr="004F7D36" w:rsidRDefault="00104E43" w:rsidP="008D683B">
                  <w:pPr>
                    <w:keepNext w:val="0"/>
                    <w:widowControl/>
                    <w:outlineLvl w:val="9"/>
                    <w:rPr>
                      <w:highlight w:val="yellow"/>
                    </w:rPr>
                  </w:pPr>
                  <w:r w:rsidRPr="004F7D36">
                    <w:rPr>
                      <w:highlight w:val="yellow"/>
                    </w:rPr>
                    <w:t> </w:t>
                  </w:r>
                </w:p>
              </w:tc>
              <w:tc>
                <w:tcPr>
                  <w:tcW w:w="900" w:type="dxa"/>
                  <w:hideMark/>
                </w:tcPr>
                <w:p w14:paraId="1D85439A" w14:textId="77777777" w:rsidR="00104E43" w:rsidRPr="004F7D36" w:rsidRDefault="00104E43" w:rsidP="008D683B">
                  <w:pPr>
                    <w:keepNext w:val="0"/>
                    <w:widowControl/>
                    <w:outlineLvl w:val="9"/>
                    <w:rPr>
                      <w:highlight w:val="yellow"/>
                    </w:rPr>
                  </w:pPr>
                  <w:r w:rsidRPr="004F7D36">
                    <w:rPr>
                      <w:highlight w:val="yellow"/>
                    </w:rPr>
                    <w:t> </w:t>
                  </w:r>
                </w:p>
              </w:tc>
              <w:tc>
                <w:tcPr>
                  <w:tcW w:w="1260" w:type="dxa"/>
                  <w:noWrap/>
                  <w:hideMark/>
                </w:tcPr>
                <w:p w14:paraId="1C7F350D" w14:textId="77777777" w:rsidR="00104E43" w:rsidRPr="004F7D36" w:rsidRDefault="00104E43" w:rsidP="008D683B">
                  <w:pPr>
                    <w:keepNext w:val="0"/>
                    <w:widowControl/>
                    <w:outlineLvl w:val="9"/>
                    <w:rPr>
                      <w:highlight w:val="yellow"/>
                    </w:rPr>
                  </w:pPr>
                </w:p>
              </w:tc>
              <w:tc>
                <w:tcPr>
                  <w:tcW w:w="900" w:type="dxa"/>
                  <w:noWrap/>
                  <w:hideMark/>
                </w:tcPr>
                <w:p w14:paraId="5722FFD9" w14:textId="77777777" w:rsidR="00104E43" w:rsidRPr="004F7D36" w:rsidRDefault="00104E43" w:rsidP="008D683B">
                  <w:pPr>
                    <w:keepNext w:val="0"/>
                    <w:widowControl/>
                    <w:outlineLvl w:val="9"/>
                    <w:rPr>
                      <w:highlight w:val="yellow"/>
                    </w:rPr>
                  </w:pPr>
                </w:p>
              </w:tc>
              <w:tc>
                <w:tcPr>
                  <w:tcW w:w="774" w:type="dxa"/>
                  <w:noWrap/>
                  <w:hideMark/>
                </w:tcPr>
                <w:p w14:paraId="74BE16A6"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2294AD48" w14:textId="77777777" w:rsidTr="00C51521">
              <w:trPr>
                <w:trHeight w:val="240"/>
              </w:trPr>
              <w:tc>
                <w:tcPr>
                  <w:tcW w:w="1418" w:type="dxa"/>
                  <w:noWrap/>
                  <w:hideMark/>
                </w:tcPr>
                <w:p w14:paraId="7E97AA74" w14:textId="77777777" w:rsidR="00104E43" w:rsidRPr="004F7D36" w:rsidRDefault="00104E43" w:rsidP="008D683B">
                  <w:pPr>
                    <w:keepNext w:val="0"/>
                    <w:widowControl/>
                    <w:outlineLvl w:val="9"/>
                    <w:rPr>
                      <w:highlight w:val="yellow"/>
                    </w:rPr>
                  </w:pPr>
                  <w:r w:rsidRPr="004F7D36">
                    <w:rPr>
                      <w:highlight w:val="yellow"/>
                    </w:rPr>
                    <w:t> </w:t>
                  </w:r>
                </w:p>
              </w:tc>
              <w:tc>
                <w:tcPr>
                  <w:tcW w:w="900" w:type="dxa"/>
                  <w:hideMark/>
                </w:tcPr>
                <w:p w14:paraId="1B731C7A" w14:textId="77777777" w:rsidR="00104E43" w:rsidRPr="004F7D36" w:rsidRDefault="00104E43" w:rsidP="008D683B">
                  <w:pPr>
                    <w:keepNext w:val="0"/>
                    <w:widowControl/>
                    <w:outlineLvl w:val="9"/>
                    <w:rPr>
                      <w:highlight w:val="yellow"/>
                    </w:rPr>
                  </w:pPr>
                  <w:r w:rsidRPr="004F7D36">
                    <w:rPr>
                      <w:highlight w:val="yellow"/>
                    </w:rPr>
                    <w:t> </w:t>
                  </w:r>
                </w:p>
              </w:tc>
              <w:tc>
                <w:tcPr>
                  <w:tcW w:w="1260" w:type="dxa"/>
                  <w:noWrap/>
                  <w:hideMark/>
                </w:tcPr>
                <w:p w14:paraId="2A18435F" w14:textId="77777777" w:rsidR="00104E43" w:rsidRPr="004F7D36" w:rsidRDefault="00104E43" w:rsidP="008D683B">
                  <w:pPr>
                    <w:keepNext w:val="0"/>
                    <w:widowControl/>
                    <w:outlineLvl w:val="9"/>
                    <w:rPr>
                      <w:highlight w:val="yellow"/>
                    </w:rPr>
                  </w:pPr>
                </w:p>
              </w:tc>
              <w:tc>
                <w:tcPr>
                  <w:tcW w:w="900" w:type="dxa"/>
                  <w:noWrap/>
                  <w:hideMark/>
                </w:tcPr>
                <w:p w14:paraId="7FDD5F30" w14:textId="77777777" w:rsidR="00104E43" w:rsidRPr="004F7D36" w:rsidRDefault="00104E43" w:rsidP="008D683B">
                  <w:pPr>
                    <w:keepNext w:val="0"/>
                    <w:widowControl/>
                    <w:outlineLvl w:val="9"/>
                    <w:rPr>
                      <w:highlight w:val="yellow"/>
                    </w:rPr>
                  </w:pPr>
                </w:p>
              </w:tc>
              <w:tc>
                <w:tcPr>
                  <w:tcW w:w="774" w:type="dxa"/>
                  <w:noWrap/>
                  <w:hideMark/>
                </w:tcPr>
                <w:p w14:paraId="6A999FCF"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71E6662B" w14:textId="77777777" w:rsidTr="00C51521">
              <w:trPr>
                <w:trHeight w:val="240"/>
              </w:trPr>
              <w:tc>
                <w:tcPr>
                  <w:tcW w:w="1418" w:type="dxa"/>
                  <w:noWrap/>
                  <w:hideMark/>
                </w:tcPr>
                <w:p w14:paraId="3CC857E8" w14:textId="77777777" w:rsidR="00104E43" w:rsidRPr="004F7D36" w:rsidRDefault="00104E43" w:rsidP="008D683B">
                  <w:pPr>
                    <w:keepNext w:val="0"/>
                    <w:widowControl/>
                    <w:outlineLvl w:val="9"/>
                    <w:rPr>
                      <w:highlight w:val="yellow"/>
                    </w:rPr>
                  </w:pPr>
                  <w:r w:rsidRPr="004F7D36">
                    <w:rPr>
                      <w:highlight w:val="yellow"/>
                    </w:rPr>
                    <w:t> </w:t>
                  </w:r>
                </w:p>
              </w:tc>
              <w:tc>
                <w:tcPr>
                  <w:tcW w:w="900" w:type="dxa"/>
                  <w:hideMark/>
                </w:tcPr>
                <w:p w14:paraId="6CE13453" w14:textId="77777777" w:rsidR="00104E43" w:rsidRPr="004F7D36" w:rsidRDefault="00104E43" w:rsidP="008D683B">
                  <w:pPr>
                    <w:keepNext w:val="0"/>
                    <w:widowControl/>
                    <w:outlineLvl w:val="9"/>
                    <w:rPr>
                      <w:highlight w:val="yellow"/>
                    </w:rPr>
                  </w:pPr>
                  <w:r w:rsidRPr="004F7D36">
                    <w:rPr>
                      <w:highlight w:val="yellow"/>
                    </w:rPr>
                    <w:t> </w:t>
                  </w:r>
                </w:p>
              </w:tc>
              <w:tc>
                <w:tcPr>
                  <w:tcW w:w="1260" w:type="dxa"/>
                  <w:noWrap/>
                  <w:hideMark/>
                </w:tcPr>
                <w:p w14:paraId="16A13437" w14:textId="77777777" w:rsidR="00104E43" w:rsidRPr="004F7D36" w:rsidRDefault="00104E43" w:rsidP="008D683B">
                  <w:pPr>
                    <w:keepNext w:val="0"/>
                    <w:widowControl/>
                    <w:outlineLvl w:val="9"/>
                    <w:rPr>
                      <w:highlight w:val="yellow"/>
                    </w:rPr>
                  </w:pPr>
                </w:p>
              </w:tc>
              <w:tc>
                <w:tcPr>
                  <w:tcW w:w="900" w:type="dxa"/>
                  <w:noWrap/>
                  <w:hideMark/>
                </w:tcPr>
                <w:p w14:paraId="415CD05D" w14:textId="77777777" w:rsidR="00104E43" w:rsidRPr="004F7D36" w:rsidRDefault="00104E43" w:rsidP="008D683B">
                  <w:pPr>
                    <w:keepNext w:val="0"/>
                    <w:widowControl/>
                    <w:outlineLvl w:val="9"/>
                    <w:rPr>
                      <w:highlight w:val="yellow"/>
                    </w:rPr>
                  </w:pPr>
                </w:p>
              </w:tc>
              <w:tc>
                <w:tcPr>
                  <w:tcW w:w="774" w:type="dxa"/>
                  <w:noWrap/>
                  <w:hideMark/>
                </w:tcPr>
                <w:p w14:paraId="20B243F9"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221484B0" w14:textId="77777777" w:rsidTr="00C51521">
              <w:trPr>
                <w:trHeight w:val="240"/>
              </w:trPr>
              <w:tc>
                <w:tcPr>
                  <w:tcW w:w="1418" w:type="dxa"/>
                  <w:noWrap/>
                  <w:hideMark/>
                </w:tcPr>
                <w:p w14:paraId="2EEA8119"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7567711F" w14:textId="77777777" w:rsidR="00104E43" w:rsidRPr="004F7D36" w:rsidRDefault="00104E43" w:rsidP="008D683B">
                  <w:pPr>
                    <w:keepNext w:val="0"/>
                    <w:widowControl/>
                    <w:outlineLvl w:val="9"/>
                    <w:rPr>
                      <w:highlight w:val="yellow"/>
                    </w:rPr>
                  </w:pPr>
                  <w:r w:rsidRPr="004F7D36">
                    <w:rPr>
                      <w:highlight w:val="yellow"/>
                    </w:rPr>
                    <w:t> </w:t>
                  </w:r>
                </w:p>
              </w:tc>
              <w:tc>
                <w:tcPr>
                  <w:tcW w:w="1260" w:type="dxa"/>
                  <w:noWrap/>
                  <w:hideMark/>
                </w:tcPr>
                <w:p w14:paraId="1C6BB8B0" w14:textId="77777777" w:rsidR="00104E43" w:rsidRPr="004F7D36" w:rsidRDefault="00104E43" w:rsidP="008D683B">
                  <w:pPr>
                    <w:keepNext w:val="0"/>
                    <w:widowControl/>
                    <w:outlineLvl w:val="9"/>
                    <w:rPr>
                      <w:highlight w:val="yellow"/>
                    </w:rPr>
                  </w:pPr>
                </w:p>
              </w:tc>
              <w:tc>
                <w:tcPr>
                  <w:tcW w:w="900" w:type="dxa"/>
                  <w:noWrap/>
                  <w:hideMark/>
                </w:tcPr>
                <w:p w14:paraId="6B98E651" w14:textId="77777777" w:rsidR="00104E43" w:rsidRPr="004F7D36" w:rsidRDefault="00104E43" w:rsidP="008D683B">
                  <w:pPr>
                    <w:keepNext w:val="0"/>
                    <w:widowControl/>
                    <w:outlineLvl w:val="9"/>
                    <w:rPr>
                      <w:highlight w:val="yellow"/>
                    </w:rPr>
                  </w:pPr>
                </w:p>
              </w:tc>
              <w:tc>
                <w:tcPr>
                  <w:tcW w:w="774" w:type="dxa"/>
                  <w:noWrap/>
                  <w:hideMark/>
                </w:tcPr>
                <w:p w14:paraId="63C89BF9"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4B319804" w14:textId="77777777" w:rsidTr="00C51521">
              <w:trPr>
                <w:trHeight w:val="240"/>
              </w:trPr>
              <w:tc>
                <w:tcPr>
                  <w:tcW w:w="1418" w:type="dxa"/>
                  <w:noWrap/>
                  <w:hideMark/>
                </w:tcPr>
                <w:p w14:paraId="083316A1"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2AF7C4EE" w14:textId="77777777" w:rsidR="00104E43" w:rsidRPr="004F7D36" w:rsidRDefault="00104E43" w:rsidP="008D683B">
                  <w:pPr>
                    <w:keepNext w:val="0"/>
                    <w:widowControl/>
                    <w:outlineLvl w:val="9"/>
                    <w:rPr>
                      <w:highlight w:val="yellow"/>
                    </w:rPr>
                  </w:pPr>
                  <w:r w:rsidRPr="004F7D36">
                    <w:rPr>
                      <w:highlight w:val="yellow"/>
                    </w:rPr>
                    <w:t> </w:t>
                  </w:r>
                </w:p>
              </w:tc>
              <w:tc>
                <w:tcPr>
                  <w:tcW w:w="1260" w:type="dxa"/>
                  <w:noWrap/>
                  <w:hideMark/>
                </w:tcPr>
                <w:p w14:paraId="7E4A98E7" w14:textId="77777777" w:rsidR="00104E43" w:rsidRPr="004F7D36" w:rsidRDefault="00104E43" w:rsidP="008D683B">
                  <w:pPr>
                    <w:keepNext w:val="0"/>
                    <w:widowControl/>
                    <w:outlineLvl w:val="9"/>
                    <w:rPr>
                      <w:highlight w:val="yellow"/>
                    </w:rPr>
                  </w:pPr>
                </w:p>
              </w:tc>
              <w:tc>
                <w:tcPr>
                  <w:tcW w:w="900" w:type="dxa"/>
                  <w:noWrap/>
                  <w:hideMark/>
                </w:tcPr>
                <w:p w14:paraId="0ED8C9D6" w14:textId="77777777" w:rsidR="00104E43" w:rsidRPr="004F7D36" w:rsidRDefault="00104E43" w:rsidP="008D683B">
                  <w:pPr>
                    <w:keepNext w:val="0"/>
                    <w:widowControl/>
                    <w:outlineLvl w:val="9"/>
                    <w:rPr>
                      <w:highlight w:val="yellow"/>
                    </w:rPr>
                  </w:pPr>
                </w:p>
              </w:tc>
              <w:tc>
                <w:tcPr>
                  <w:tcW w:w="774" w:type="dxa"/>
                  <w:noWrap/>
                  <w:hideMark/>
                </w:tcPr>
                <w:p w14:paraId="2DC3CA38"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08AD75E5" w14:textId="77777777" w:rsidTr="00C51521">
              <w:trPr>
                <w:trHeight w:val="240"/>
              </w:trPr>
              <w:tc>
                <w:tcPr>
                  <w:tcW w:w="1418" w:type="dxa"/>
                  <w:noWrap/>
                  <w:hideMark/>
                </w:tcPr>
                <w:p w14:paraId="48A1AAD8"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7D23EEB1"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6688EE6A"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2E2F4AED" w14:textId="77777777" w:rsidR="00104E43" w:rsidRPr="004F7D36" w:rsidRDefault="00104E43" w:rsidP="008D683B">
                  <w:pPr>
                    <w:keepNext w:val="0"/>
                    <w:widowControl/>
                    <w:outlineLvl w:val="9"/>
                    <w:rPr>
                      <w:highlight w:val="yellow"/>
                    </w:rPr>
                  </w:pPr>
                </w:p>
              </w:tc>
              <w:tc>
                <w:tcPr>
                  <w:tcW w:w="774" w:type="dxa"/>
                  <w:noWrap/>
                  <w:hideMark/>
                </w:tcPr>
                <w:p w14:paraId="675A2795"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6A65E23C" w14:textId="77777777" w:rsidTr="00C51521">
              <w:trPr>
                <w:trHeight w:val="240"/>
              </w:trPr>
              <w:tc>
                <w:tcPr>
                  <w:tcW w:w="1418" w:type="dxa"/>
                  <w:noWrap/>
                  <w:hideMark/>
                </w:tcPr>
                <w:p w14:paraId="019081DA" w14:textId="77777777" w:rsidR="00104E43" w:rsidRPr="004F7D36" w:rsidRDefault="00104E43" w:rsidP="008D683B">
                  <w:pPr>
                    <w:keepNext w:val="0"/>
                    <w:widowControl/>
                    <w:outlineLvl w:val="9"/>
                    <w:rPr>
                      <w:b/>
                      <w:bCs/>
                      <w:highlight w:val="yellow"/>
                    </w:rPr>
                  </w:pPr>
                  <w:r w:rsidRPr="004F7D36">
                    <w:rPr>
                      <w:b/>
                      <w:bCs/>
                      <w:highlight w:val="yellow"/>
                    </w:rPr>
                    <w:t>Subtotal Labor Costs</w:t>
                  </w:r>
                </w:p>
              </w:tc>
              <w:tc>
                <w:tcPr>
                  <w:tcW w:w="900" w:type="dxa"/>
                  <w:noWrap/>
                  <w:hideMark/>
                </w:tcPr>
                <w:p w14:paraId="1FD22964"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5C8AA6B6"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4E2A811A" w14:textId="77777777" w:rsidR="00104E43" w:rsidRPr="004F7D36" w:rsidRDefault="00104E43" w:rsidP="008D683B">
                  <w:pPr>
                    <w:keepNext w:val="0"/>
                    <w:widowControl/>
                    <w:outlineLvl w:val="9"/>
                    <w:rPr>
                      <w:highlight w:val="yellow"/>
                    </w:rPr>
                  </w:pPr>
                  <w:r w:rsidRPr="004F7D36">
                    <w:rPr>
                      <w:highlight w:val="yellow"/>
                    </w:rPr>
                    <w:t> </w:t>
                  </w:r>
                </w:p>
              </w:tc>
              <w:tc>
                <w:tcPr>
                  <w:tcW w:w="774" w:type="dxa"/>
                  <w:noWrap/>
                  <w:hideMark/>
                </w:tcPr>
                <w:p w14:paraId="4FA790AB" w14:textId="77777777" w:rsidR="00104E43" w:rsidRPr="004F7D36" w:rsidRDefault="00104E43" w:rsidP="008D683B">
                  <w:pPr>
                    <w:keepNext w:val="0"/>
                    <w:widowControl/>
                    <w:jc w:val="right"/>
                    <w:outlineLvl w:val="9"/>
                    <w:rPr>
                      <w:b/>
                      <w:bCs/>
                      <w:highlight w:val="yellow"/>
                    </w:rPr>
                  </w:pPr>
                  <w:r w:rsidRPr="004F7D36">
                    <w:rPr>
                      <w:b/>
                      <w:bCs/>
                      <w:highlight w:val="yellow"/>
                    </w:rPr>
                    <w:t>0</w:t>
                  </w:r>
                </w:p>
              </w:tc>
            </w:tr>
            <w:tr w:rsidR="00104E43" w:rsidRPr="004F7D36" w14:paraId="7EECD34F" w14:textId="77777777" w:rsidTr="00C51521">
              <w:trPr>
                <w:trHeight w:val="240"/>
              </w:trPr>
              <w:tc>
                <w:tcPr>
                  <w:tcW w:w="1418" w:type="dxa"/>
                  <w:noWrap/>
                  <w:hideMark/>
                </w:tcPr>
                <w:p w14:paraId="61A50A23"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1382C19A"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1A49DF1B" w14:textId="77777777" w:rsidR="00104E43" w:rsidRPr="004F7D36" w:rsidRDefault="00104E43" w:rsidP="008D683B">
                  <w:pPr>
                    <w:keepNext w:val="0"/>
                    <w:widowControl/>
                    <w:jc w:val="center"/>
                    <w:outlineLvl w:val="9"/>
                    <w:rPr>
                      <w:highlight w:val="yellow"/>
                    </w:rPr>
                  </w:pPr>
                </w:p>
              </w:tc>
              <w:tc>
                <w:tcPr>
                  <w:tcW w:w="900" w:type="dxa"/>
                  <w:noWrap/>
                  <w:hideMark/>
                </w:tcPr>
                <w:p w14:paraId="1F00BE17" w14:textId="77777777" w:rsidR="00104E43" w:rsidRPr="004F7D36" w:rsidRDefault="00104E43" w:rsidP="008D683B">
                  <w:pPr>
                    <w:keepNext w:val="0"/>
                    <w:widowControl/>
                    <w:outlineLvl w:val="9"/>
                    <w:rPr>
                      <w:highlight w:val="yellow"/>
                    </w:rPr>
                  </w:pPr>
                </w:p>
              </w:tc>
              <w:tc>
                <w:tcPr>
                  <w:tcW w:w="774" w:type="dxa"/>
                  <w:noWrap/>
                  <w:hideMark/>
                </w:tcPr>
                <w:p w14:paraId="7A89436E"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6E886214" w14:textId="77777777" w:rsidTr="00C51521">
              <w:trPr>
                <w:trHeight w:val="240"/>
              </w:trPr>
              <w:tc>
                <w:tcPr>
                  <w:tcW w:w="1418" w:type="dxa"/>
                  <w:noWrap/>
                  <w:hideMark/>
                </w:tcPr>
                <w:p w14:paraId="5E7383BF" w14:textId="77777777" w:rsidR="00104E43" w:rsidRPr="004F7D36" w:rsidRDefault="00104E43" w:rsidP="008D683B">
                  <w:pPr>
                    <w:keepNext w:val="0"/>
                    <w:widowControl/>
                    <w:outlineLvl w:val="9"/>
                    <w:rPr>
                      <w:b/>
                      <w:bCs/>
                      <w:highlight w:val="yellow"/>
                    </w:rPr>
                  </w:pPr>
                  <w:r w:rsidRPr="004F7D36">
                    <w:rPr>
                      <w:b/>
                      <w:bCs/>
                      <w:highlight w:val="yellow"/>
                    </w:rPr>
                    <w:t>MATERIALS</w:t>
                  </w:r>
                </w:p>
              </w:tc>
              <w:tc>
                <w:tcPr>
                  <w:tcW w:w="900" w:type="dxa"/>
                  <w:noWrap/>
                  <w:hideMark/>
                </w:tcPr>
                <w:p w14:paraId="10920E95"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4E461596"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71B702D1" w14:textId="77777777" w:rsidR="00104E43" w:rsidRPr="004F7D36" w:rsidRDefault="00104E43" w:rsidP="008D683B">
                  <w:pPr>
                    <w:keepNext w:val="0"/>
                    <w:widowControl/>
                    <w:outlineLvl w:val="9"/>
                    <w:rPr>
                      <w:highlight w:val="yellow"/>
                    </w:rPr>
                  </w:pPr>
                  <w:r w:rsidRPr="004F7D36">
                    <w:rPr>
                      <w:highlight w:val="yellow"/>
                    </w:rPr>
                    <w:t> </w:t>
                  </w:r>
                </w:p>
              </w:tc>
              <w:tc>
                <w:tcPr>
                  <w:tcW w:w="774" w:type="dxa"/>
                  <w:noWrap/>
                  <w:hideMark/>
                </w:tcPr>
                <w:p w14:paraId="14F3F846"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7379D2CE" w14:textId="77777777" w:rsidTr="00C51521">
              <w:trPr>
                <w:trHeight w:val="240"/>
              </w:trPr>
              <w:tc>
                <w:tcPr>
                  <w:tcW w:w="1418" w:type="dxa"/>
                  <w:noWrap/>
                  <w:hideMark/>
                </w:tcPr>
                <w:p w14:paraId="01279281"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662C0E71"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4332EC01" w14:textId="77777777" w:rsidR="00104E43" w:rsidRPr="004F7D36" w:rsidRDefault="00104E43" w:rsidP="008D683B">
                  <w:pPr>
                    <w:keepNext w:val="0"/>
                    <w:widowControl/>
                    <w:jc w:val="center"/>
                    <w:outlineLvl w:val="9"/>
                    <w:rPr>
                      <w:highlight w:val="yellow"/>
                    </w:rPr>
                  </w:pPr>
                </w:p>
              </w:tc>
              <w:tc>
                <w:tcPr>
                  <w:tcW w:w="900" w:type="dxa"/>
                  <w:noWrap/>
                  <w:hideMark/>
                </w:tcPr>
                <w:p w14:paraId="1394B756" w14:textId="77777777" w:rsidR="00104E43" w:rsidRPr="004F7D36" w:rsidRDefault="00104E43" w:rsidP="008D683B">
                  <w:pPr>
                    <w:keepNext w:val="0"/>
                    <w:widowControl/>
                    <w:outlineLvl w:val="9"/>
                    <w:rPr>
                      <w:highlight w:val="yellow"/>
                    </w:rPr>
                  </w:pPr>
                </w:p>
              </w:tc>
              <w:tc>
                <w:tcPr>
                  <w:tcW w:w="774" w:type="dxa"/>
                  <w:noWrap/>
                  <w:hideMark/>
                </w:tcPr>
                <w:p w14:paraId="4B4A10F8"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4E825F82" w14:textId="77777777" w:rsidTr="00C51521">
              <w:trPr>
                <w:trHeight w:val="240"/>
              </w:trPr>
              <w:tc>
                <w:tcPr>
                  <w:tcW w:w="1418" w:type="dxa"/>
                  <w:noWrap/>
                  <w:hideMark/>
                </w:tcPr>
                <w:p w14:paraId="23992B70"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4624323E" w14:textId="77777777" w:rsidR="00104E43" w:rsidRPr="004F7D36" w:rsidRDefault="00104E43" w:rsidP="008D683B">
                  <w:pPr>
                    <w:keepNext w:val="0"/>
                    <w:widowControl/>
                    <w:jc w:val="center"/>
                    <w:outlineLvl w:val="9"/>
                    <w:rPr>
                      <w:color w:val="0000FF"/>
                      <w:highlight w:val="yellow"/>
                    </w:rPr>
                  </w:pPr>
                  <w:r w:rsidRPr="004F7D36">
                    <w:rPr>
                      <w:color w:val="0000FF"/>
                      <w:highlight w:val="yellow"/>
                    </w:rPr>
                    <w:t> </w:t>
                  </w:r>
                </w:p>
              </w:tc>
              <w:tc>
                <w:tcPr>
                  <w:tcW w:w="1260" w:type="dxa"/>
                  <w:noWrap/>
                  <w:hideMark/>
                </w:tcPr>
                <w:p w14:paraId="75A84418" w14:textId="77777777" w:rsidR="00104E43" w:rsidRPr="004F7D36" w:rsidRDefault="00104E43" w:rsidP="008D683B">
                  <w:pPr>
                    <w:keepNext w:val="0"/>
                    <w:widowControl/>
                    <w:jc w:val="center"/>
                    <w:outlineLvl w:val="9"/>
                    <w:rPr>
                      <w:color w:val="0000FF"/>
                      <w:highlight w:val="yellow"/>
                    </w:rPr>
                  </w:pPr>
                </w:p>
              </w:tc>
              <w:tc>
                <w:tcPr>
                  <w:tcW w:w="900" w:type="dxa"/>
                  <w:noWrap/>
                  <w:hideMark/>
                </w:tcPr>
                <w:p w14:paraId="5349492C" w14:textId="77777777" w:rsidR="00104E43" w:rsidRPr="004F7D36" w:rsidRDefault="00104E43" w:rsidP="008D683B">
                  <w:pPr>
                    <w:keepNext w:val="0"/>
                    <w:widowControl/>
                    <w:outlineLvl w:val="9"/>
                    <w:rPr>
                      <w:highlight w:val="yellow"/>
                    </w:rPr>
                  </w:pPr>
                </w:p>
              </w:tc>
              <w:tc>
                <w:tcPr>
                  <w:tcW w:w="774" w:type="dxa"/>
                  <w:noWrap/>
                  <w:hideMark/>
                </w:tcPr>
                <w:p w14:paraId="3D8911F3"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099AB049" w14:textId="77777777" w:rsidTr="00C51521">
              <w:trPr>
                <w:trHeight w:val="240"/>
              </w:trPr>
              <w:tc>
                <w:tcPr>
                  <w:tcW w:w="1418" w:type="dxa"/>
                  <w:noWrap/>
                  <w:hideMark/>
                </w:tcPr>
                <w:p w14:paraId="7A96DBF5"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08814F20"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63C541AF" w14:textId="77777777" w:rsidR="00104E43" w:rsidRPr="004F7D36" w:rsidRDefault="00104E43" w:rsidP="008D683B">
                  <w:pPr>
                    <w:keepNext w:val="0"/>
                    <w:widowControl/>
                    <w:jc w:val="center"/>
                    <w:outlineLvl w:val="9"/>
                    <w:rPr>
                      <w:highlight w:val="yellow"/>
                    </w:rPr>
                  </w:pPr>
                </w:p>
              </w:tc>
              <w:tc>
                <w:tcPr>
                  <w:tcW w:w="900" w:type="dxa"/>
                  <w:noWrap/>
                  <w:hideMark/>
                </w:tcPr>
                <w:p w14:paraId="2175C638" w14:textId="77777777" w:rsidR="00104E43" w:rsidRPr="004F7D36" w:rsidRDefault="00104E43" w:rsidP="008D683B">
                  <w:pPr>
                    <w:keepNext w:val="0"/>
                    <w:widowControl/>
                    <w:outlineLvl w:val="9"/>
                    <w:rPr>
                      <w:highlight w:val="yellow"/>
                    </w:rPr>
                  </w:pPr>
                </w:p>
              </w:tc>
              <w:tc>
                <w:tcPr>
                  <w:tcW w:w="774" w:type="dxa"/>
                  <w:noWrap/>
                  <w:hideMark/>
                </w:tcPr>
                <w:p w14:paraId="3E421E8C"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225B5E42" w14:textId="77777777" w:rsidTr="00C51521">
              <w:trPr>
                <w:trHeight w:val="240"/>
              </w:trPr>
              <w:tc>
                <w:tcPr>
                  <w:tcW w:w="1418" w:type="dxa"/>
                  <w:noWrap/>
                  <w:hideMark/>
                </w:tcPr>
                <w:p w14:paraId="0E69A8AE"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0678CB9E" w14:textId="77777777" w:rsidR="00104E43" w:rsidRPr="004F7D36" w:rsidRDefault="00104E43" w:rsidP="008D683B">
                  <w:pPr>
                    <w:keepNext w:val="0"/>
                    <w:widowControl/>
                    <w:jc w:val="center"/>
                    <w:outlineLvl w:val="9"/>
                    <w:rPr>
                      <w:color w:val="0000FF"/>
                      <w:highlight w:val="yellow"/>
                    </w:rPr>
                  </w:pPr>
                  <w:r w:rsidRPr="004F7D36">
                    <w:rPr>
                      <w:color w:val="0000FF"/>
                      <w:highlight w:val="yellow"/>
                    </w:rPr>
                    <w:t> </w:t>
                  </w:r>
                </w:p>
              </w:tc>
              <w:tc>
                <w:tcPr>
                  <w:tcW w:w="1260" w:type="dxa"/>
                  <w:noWrap/>
                  <w:hideMark/>
                </w:tcPr>
                <w:p w14:paraId="63282CE9" w14:textId="77777777" w:rsidR="00104E43" w:rsidRPr="004F7D36" w:rsidRDefault="00104E43" w:rsidP="008D683B">
                  <w:pPr>
                    <w:keepNext w:val="0"/>
                    <w:widowControl/>
                    <w:jc w:val="center"/>
                    <w:outlineLvl w:val="9"/>
                    <w:rPr>
                      <w:color w:val="0000FF"/>
                      <w:highlight w:val="yellow"/>
                    </w:rPr>
                  </w:pPr>
                </w:p>
              </w:tc>
              <w:tc>
                <w:tcPr>
                  <w:tcW w:w="900" w:type="dxa"/>
                  <w:noWrap/>
                  <w:hideMark/>
                </w:tcPr>
                <w:p w14:paraId="174FCF8C" w14:textId="77777777" w:rsidR="00104E43" w:rsidRPr="004F7D36" w:rsidRDefault="00104E43" w:rsidP="008D683B">
                  <w:pPr>
                    <w:keepNext w:val="0"/>
                    <w:widowControl/>
                    <w:outlineLvl w:val="9"/>
                    <w:rPr>
                      <w:highlight w:val="yellow"/>
                    </w:rPr>
                  </w:pPr>
                </w:p>
              </w:tc>
              <w:tc>
                <w:tcPr>
                  <w:tcW w:w="774" w:type="dxa"/>
                  <w:noWrap/>
                  <w:hideMark/>
                </w:tcPr>
                <w:p w14:paraId="6BD9ECB9"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02746597" w14:textId="77777777" w:rsidTr="00C51521">
              <w:trPr>
                <w:trHeight w:val="240"/>
              </w:trPr>
              <w:tc>
                <w:tcPr>
                  <w:tcW w:w="1418" w:type="dxa"/>
                  <w:noWrap/>
                  <w:hideMark/>
                </w:tcPr>
                <w:p w14:paraId="263BD6EE"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60B130D7"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08AB93C8" w14:textId="77777777" w:rsidR="00104E43" w:rsidRPr="004F7D36" w:rsidRDefault="00104E43" w:rsidP="008D683B">
                  <w:pPr>
                    <w:keepNext w:val="0"/>
                    <w:widowControl/>
                    <w:jc w:val="center"/>
                    <w:outlineLvl w:val="9"/>
                    <w:rPr>
                      <w:highlight w:val="yellow"/>
                    </w:rPr>
                  </w:pPr>
                </w:p>
              </w:tc>
              <w:tc>
                <w:tcPr>
                  <w:tcW w:w="900" w:type="dxa"/>
                  <w:noWrap/>
                  <w:hideMark/>
                </w:tcPr>
                <w:p w14:paraId="395113CF" w14:textId="77777777" w:rsidR="00104E43" w:rsidRPr="004F7D36" w:rsidRDefault="00104E43" w:rsidP="008D683B">
                  <w:pPr>
                    <w:keepNext w:val="0"/>
                    <w:widowControl/>
                    <w:outlineLvl w:val="9"/>
                    <w:rPr>
                      <w:highlight w:val="yellow"/>
                    </w:rPr>
                  </w:pPr>
                </w:p>
              </w:tc>
              <w:tc>
                <w:tcPr>
                  <w:tcW w:w="774" w:type="dxa"/>
                  <w:noWrap/>
                  <w:hideMark/>
                </w:tcPr>
                <w:p w14:paraId="7671AFDB"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07935C0C" w14:textId="77777777" w:rsidTr="00C51521">
              <w:trPr>
                <w:trHeight w:val="240"/>
              </w:trPr>
              <w:tc>
                <w:tcPr>
                  <w:tcW w:w="1418" w:type="dxa"/>
                  <w:noWrap/>
                  <w:hideMark/>
                </w:tcPr>
                <w:p w14:paraId="4669FD3D"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6B24ED85"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02B8E86D" w14:textId="77777777" w:rsidR="00104E43" w:rsidRPr="004F7D36" w:rsidRDefault="00104E43" w:rsidP="008D683B">
                  <w:pPr>
                    <w:keepNext w:val="0"/>
                    <w:widowControl/>
                    <w:jc w:val="center"/>
                    <w:outlineLvl w:val="9"/>
                    <w:rPr>
                      <w:highlight w:val="yellow"/>
                    </w:rPr>
                  </w:pPr>
                </w:p>
              </w:tc>
              <w:tc>
                <w:tcPr>
                  <w:tcW w:w="900" w:type="dxa"/>
                  <w:noWrap/>
                  <w:hideMark/>
                </w:tcPr>
                <w:p w14:paraId="0AB960A9" w14:textId="77777777" w:rsidR="00104E43" w:rsidRPr="004F7D36" w:rsidRDefault="00104E43" w:rsidP="008D683B">
                  <w:pPr>
                    <w:keepNext w:val="0"/>
                    <w:widowControl/>
                    <w:outlineLvl w:val="9"/>
                    <w:rPr>
                      <w:highlight w:val="yellow"/>
                    </w:rPr>
                  </w:pPr>
                </w:p>
              </w:tc>
              <w:tc>
                <w:tcPr>
                  <w:tcW w:w="774" w:type="dxa"/>
                  <w:noWrap/>
                  <w:hideMark/>
                </w:tcPr>
                <w:p w14:paraId="04BDFCAE"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2A57B8A6" w14:textId="77777777" w:rsidTr="00C51521">
              <w:trPr>
                <w:trHeight w:val="240"/>
              </w:trPr>
              <w:tc>
                <w:tcPr>
                  <w:tcW w:w="1418" w:type="dxa"/>
                  <w:noWrap/>
                  <w:hideMark/>
                </w:tcPr>
                <w:p w14:paraId="3B3EEF76"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78755028"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4790F854" w14:textId="77777777" w:rsidR="00104E43" w:rsidRPr="004F7D36" w:rsidRDefault="00104E43" w:rsidP="008D683B">
                  <w:pPr>
                    <w:keepNext w:val="0"/>
                    <w:widowControl/>
                    <w:jc w:val="center"/>
                    <w:outlineLvl w:val="9"/>
                    <w:rPr>
                      <w:highlight w:val="yellow"/>
                    </w:rPr>
                  </w:pPr>
                </w:p>
              </w:tc>
              <w:tc>
                <w:tcPr>
                  <w:tcW w:w="900" w:type="dxa"/>
                  <w:noWrap/>
                  <w:hideMark/>
                </w:tcPr>
                <w:p w14:paraId="1F939AA4" w14:textId="77777777" w:rsidR="00104E43" w:rsidRPr="004F7D36" w:rsidRDefault="00104E43" w:rsidP="008D683B">
                  <w:pPr>
                    <w:keepNext w:val="0"/>
                    <w:widowControl/>
                    <w:outlineLvl w:val="9"/>
                    <w:rPr>
                      <w:highlight w:val="yellow"/>
                    </w:rPr>
                  </w:pPr>
                </w:p>
              </w:tc>
              <w:tc>
                <w:tcPr>
                  <w:tcW w:w="774" w:type="dxa"/>
                  <w:noWrap/>
                  <w:hideMark/>
                </w:tcPr>
                <w:p w14:paraId="7CA03D2C"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70E593AA" w14:textId="77777777" w:rsidTr="00C51521">
              <w:trPr>
                <w:trHeight w:val="240"/>
              </w:trPr>
              <w:tc>
                <w:tcPr>
                  <w:tcW w:w="1418" w:type="dxa"/>
                  <w:noWrap/>
                  <w:hideMark/>
                </w:tcPr>
                <w:p w14:paraId="02536EEE"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55D363E5"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29AC3451" w14:textId="77777777" w:rsidR="00104E43" w:rsidRPr="004F7D36" w:rsidRDefault="00104E43" w:rsidP="008D683B">
                  <w:pPr>
                    <w:keepNext w:val="0"/>
                    <w:widowControl/>
                    <w:jc w:val="center"/>
                    <w:outlineLvl w:val="9"/>
                    <w:rPr>
                      <w:highlight w:val="yellow"/>
                    </w:rPr>
                  </w:pPr>
                </w:p>
              </w:tc>
              <w:tc>
                <w:tcPr>
                  <w:tcW w:w="900" w:type="dxa"/>
                  <w:noWrap/>
                  <w:hideMark/>
                </w:tcPr>
                <w:p w14:paraId="4E5FD606" w14:textId="77777777" w:rsidR="00104E43" w:rsidRPr="004F7D36" w:rsidRDefault="00104E43" w:rsidP="008D683B">
                  <w:pPr>
                    <w:keepNext w:val="0"/>
                    <w:widowControl/>
                    <w:outlineLvl w:val="9"/>
                    <w:rPr>
                      <w:highlight w:val="yellow"/>
                    </w:rPr>
                  </w:pPr>
                </w:p>
              </w:tc>
              <w:tc>
                <w:tcPr>
                  <w:tcW w:w="774" w:type="dxa"/>
                  <w:noWrap/>
                  <w:hideMark/>
                </w:tcPr>
                <w:p w14:paraId="4DA292C6"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4E6CAD09" w14:textId="77777777" w:rsidTr="00C51521">
              <w:trPr>
                <w:trHeight w:val="240"/>
              </w:trPr>
              <w:tc>
                <w:tcPr>
                  <w:tcW w:w="1418" w:type="dxa"/>
                  <w:noWrap/>
                  <w:hideMark/>
                </w:tcPr>
                <w:p w14:paraId="325EC384"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787F6203"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49DFFCBC" w14:textId="77777777" w:rsidR="00104E43" w:rsidRPr="004F7D36" w:rsidRDefault="00104E43" w:rsidP="008D683B">
                  <w:pPr>
                    <w:keepNext w:val="0"/>
                    <w:widowControl/>
                    <w:jc w:val="center"/>
                    <w:outlineLvl w:val="9"/>
                    <w:rPr>
                      <w:highlight w:val="yellow"/>
                    </w:rPr>
                  </w:pPr>
                </w:p>
              </w:tc>
              <w:tc>
                <w:tcPr>
                  <w:tcW w:w="900" w:type="dxa"/>
                  <w:noWrap/>
                  <w:hideMark/>
                </w:tcPr>
                <w:p w14:paraId="30EF84A6" w14:textId="77777777" w:rsidR="00104E43" w:rsidRPr="004F7D36" w:rsidRDefault="00104E43" w:rsidP="008D683B">
                  <w:pPr>
                    <w:keepNext w:val="0"/>
                    <w:widowControl/>
                    <w:outlineLvl w:val="9"/>
                    <w:rPr>
                      <w:highlight w:val="yellow"/>
                    </w:rPr>
                  </w:pPr>
                </w:p>
              </w:tc>
              <w:tc>
                <w:tcPr>
                  <w:tcW w:w="774" w:type="dxa"/>
                  <w:noWrap/>
                  <w:hideMark/>
                </w:tcPr>
                <w:p w14:paraId="6FC0B1AA"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37CE185C" w14:textId="77777777" w:rsidTr="00C51521">
              <w:trPr>
                <w:trHeight w:val="240"/>
              </w:trPr>
              <w:tc>
                <w:tcPr>
                  <w:tcW w:w="2318" w:type="dxa"/>
                  <w:gridSpan w:val="2"/>
                  <w:noWrap/>
                  <w:hideMark/>
                </w:tcPr>
                <w:p w14:paraId="3A3709DD" w14:textId="77777777" w:rsidR="00104E43" w:rsidRPr="004F7D36" w:rsidRDefault="00104E43" w:rsidP="008D683B">
                  <w:pPr>
                    <w:keepNext w:val="0"/>
                    <w:widowControl/>
                    <w:outlineLvl w:val="9"/>
                    <w:rPr>
                      <w:b/>
                      <w:bCs/>
                      <w:highlight w:val="yellow"/>
                    </w:rPr>
                  </w:pPr>
                  <w:r w:rsidRPr="004F7D36">
                    <w:rPr>
                      <w:b/>
                      <w:bCs/>
                      <w:highlight w:val="yellow"/>
                    </w:rPr>
                    <w:t>Subtotal Materials Costs</w:t>
                  </w:r>
                </w:p>
              </w:tc>
              <w:tc>
                <w:tcPr>
                  <w:tcW w:w="1260" w:type="dxa"/>
                  <w:noWrap/>
                  <w:hideMark/>
                </w:tcPr>
                <w:p w14:paraId="6C8223B9"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57A15223" w14:textId="77777777" w:rsidR="00104E43" w:rsidRPr="004F7D36" w:rsidRDefault="00104E43" w:rsidP="008D683B">
                  <w:pPr>
                    <w:keepNext w:val="0"/>
                    <w:widowControl/>
                    <w:outlineLvl w:val="9"/>
                    <w:rPr>
                      <w:highlight w:val="yellow"/>
                    </w:rPr>
                  </w:pPr>
                  <w:r w:rsidRPr="004F7D36">
                    <w:rPr>
                      <w:highlight w:val="yellow"/>
                    </w:rPr>
                    <w:t> </w:t>
                  </w:r>
                </w:p>
              </w:tc>
              <w:tc>
                <w:tcPr>
                  <w:tcW w:w="774" w:type="dxa"/>
                  <w:noWrap/>
                  <w:hideMark/>
                </w:tcPr>
                <w:p w14:paraId="62D8F223" w14:textId="77777777" w:rsidR="00104E43" w:rsidRPr="004F7D36" w:rsidRDefault="00104E43" w:rsidP="008D683B">
                  <w:pPr>
                    <w:keepNext w:val="0"/>
                    <w:widowControl/>
                    <w:jc w:val="right"/>
                    <w:outlineLvl w:val="9"/>
                    <w:rPr>
                      <w:b/>
                      <w:bCs/>
                      <w:highlight w:val="yellow"/>
                    </w:rPr>
                  </w:pPr>
                  <w:r w:rsidRPr="004F7D36">
                    <w:rPr>
                      <w:b/>
                      <w:bCs/>
                      <w:highlight w:val="yellow"/>
                    </w:rPr>
                    <w:t>$0</w:t>
                  </w:r>
                </w:p>
              </w:tc>
            </w:tr>
            <w:tr w:rsidR="00104E43" w:rsidRPr="004F7D36" w14:paraId="6561150F" w14:textId="77777777" w:rsidTr="00C51521">
              <w:trPr>
                <w:trHeight w:val="249"/>
              </w:trPr>
              <w:tc>
                <w:tcPr>
                  <w:tcW w:w="1418" w:type="dxa"/>
                  <w:noWrap/>
                  <w:hideMark/>
                </w:tcPr>
                <w:p w14:paraId="78894D9F"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4673C28D"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61FB6360" w14:textId="77777777" w:rsidR="00104E43" w:rsidRPr="004F7D36" w:rsidRDefault="00104E43" w:rsidP="008D683B">
                  <w:pPr>
                    <w:keepNext w:val="0"/>
                    <w:widowControl/>
                    <w:jc w:val="center"/>
                    <w:outlineLvl w:val="9"/>
                    <w:rPr>
                      <w:highlight w:val="yellow"/>
                    </w:rPr>
                  </w:pPr>
                </w:p>
              </w:tc>
              <w:tc>
                <w:tcPr>
                  <w:tcW w:w="900" w:type="dxa"/>
                  <w:noWrap/>
                  <w:hideMark/>
                </w:tcPr>
                <w:p w14:paraId="04205702" w14:textId="77777777" w:rsidR="00104E43" w:rsidRPr="004F7D36" w:rsidRDefault="00104E43" w:rsidP="008D683B">
                  <w:pPr>
                    <w:keepNext w:val="0"/>
                    <w:widowControl/>
                    <w:outlineLvl w:val="9"/>
                    <w:rPr>
                      <w:highlight w:val="yellow"/>
                    </w:rPr>
                  </w:pPr>
                </w:p>
              </w:tc>
              <w:tc>
                <w:tcPr>
                  <w:tcW w:w="774" w:type="dxa"/>
                  <w:noWrap/>
                  <w:hideMark/>
                </w:tcPr>
                <w:p w14:paraId="67B6A83D"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64E10B33" w14:textId="77777777" w:rsidTr="00C51521">
              <w:trPr>
                <w:trHeight w:val="249"/>
              </w:trPr>
              <w:tc>
                <w:tcPr>
                  <w:tcW w:w="2318" w:type="dxa"/>
                  <w:gridSpan w:val="2"/>
                  <w:noWrap/>
                  <w:hideMark/>
                </w:tcPr>
                <w:p w14:paraId="5871C5AD" w14:textId="77777777" w:rsidR="00104E43" w:rsidRPr="004F7D36" w:rsidRDefault="00104E43" w:rsidP="008D683B">
                  <w:pPr>
                    <w:keepNext w:val="0"/>
                    <w:widowControl/>
                    <w:outlineLvl w:val="9"/>
                    <w:rPr>
                      <w:b/>
                      <w:bCs/>
                      <w:highlight w:val="yellow"/>
                    </w:rPr>
                  </w:pPr>
                  <w:r w:rsidRPr="004F7D36">
                    <w:rPr>
                      <w:b/>
                      <w:bCs/>
                      <w:highlight w:val="yellow"/>
                    </w:rPr>
                    <w:t>TOTAL CEILING</w:t>
                  </w:r>
                </w:p>
              </w:tc>
              <w:tc>
                <w:tcPr>
                  <w:tcW w:w="1260" w:type="dxa"/>
                  <w:noWrap/>
                  <w:hideMark/>
                </w:tcPr>
                <w:p w14:paraId="1FB966E6" w14:textId="77777777" w:rsidR="00104E43" w:rsidRPr="004F7D36" w:rsidRDefault="00104E43" w:rsidP="008D683B">
                  <w:pPr>
                    <w:keepNext w:val="0"/>
                    <w:widowControl/>
                    <w:outlineLvl w:val="9"/>
                    <w:rPr>
                      <w:b/>
                      <w:bCs/>
                      <w:highlight w:val="yellow"/>
                    </w:rPr>
                  </w:pPr>
                  <w:r w:rsidRPr="004F7D36">
                    <w:rPr>
                      <w:b/>
                      <w:bCs/>
                      <w:highlight w:val="yellow"/>
                    </w:rPr>
                    <w:t> </w:t>
                  </w:r>
                </w:p>
              </w:tc>
              <w:tc>
                <w:tcPr>
                  <w:tcW w:w="900" w:type="dxa"/>
                  <w:noWrap/>
                  <w:hideMark/>
                </w:tcPr>
                <w:p w14:paraId="26AD525C" w14:textId="77777777" w:rsidR="00104E43" w:rsidRPr="004F7D36" w:rsidRDefault="00104E43" w:rsidP="008D683B">
                  <w:pPr>
                    <w:keepNext w:val="0"/>
                    <w:widowControl/>
                    <w:outlineLvl w:val="9"/>
                    <w:rPr>
                      <w:b/>
                      <w:bCs/>
                      <w:highlight w:val="yellow"/>
                    </w:rPr>
                  </w:pPr>
                  <w:r w:rsidRPr="004F7D36">
                    <w:rPr>
                      <w:b/>
                      <w:bCs/>
                      <w:highlight w:val="yellow"/>
                    </w:rPr>
                    <w:t> </w:t>
                  </w:r>
                </w:p>
              </w:tc>
              <w:tc>
                <w:tcPr>
                  <w:tcW w:w="774" w:type="dxa"/>
                  <w:noWrap/>
                  <w:hideMark/>
                </w:tcPr>
                <w:p w14:paraId="623D4DDD" w14:textId="77777777" w:rsidR="00104E43" w:rsidRPr="004F7D36" w:rsidRDefault="00104E43" w:rsidP="008D683B">
                  <w:pPr>
                    <w:keepNext w:val="0"/>
                    <w:widowControl/>
                    <w:outlineLvl w:val="9"/>
                    <w:rPr>
                      <w:b/>
                      <w:bCs/>
                      <w:highlight w:val="yellow"/>
                    </w:rPr>
                  </w:pPr>
                  <w:r w:rsidRPr="004F7D36">
                    <w:rPr>
                      <w:b/>
                      <w:bCs/>
                      <w:highlight w:val="yellow"/>
                    </w:rPr>
                    <w:t> </w:t>
                  </w:r>
                </w:p>
              </w:tc>
            </w:tr>
          </w:tbl>
          <w:p w14:paraId="28777D4B" w14:textId="77777777" w:rsidR="00104E43" w:rsidRDefault="00104E43" w:rsidP="008D683B">
            <w:pPr>
              <w:pStyle w:val="Title"/>
              <w:jc w:val="left"/>
              <w:rPr>
                <w:sz w:val="24"/>
                <w:highlight w:val="yellow"/>
              </w:rPr>
            </w:pPr>
          </w:p>
          <w:p w14:paraId="0B0E70F4" w14:textId="77777777" w:rsidR="00104E43" w:rsidRPr="004F7D36" w:rsidRDefault="00104E43" w:rsidP="008D683B">
            <w:pPr>
              <w:pStyle w:val="Title"/>
              <w:jc w:val="left"/>
              <w:rPr>
                <w:b/>
                <w:bCs/>
                <w:color w:val="FF0000"/>
                <w:sz w:val="24"/>
                <w:highlight w:val="yellow"/>
              </w:rPr>
            </w:pPr>
            <w:r w:rsidRPr="004F7D36">
              <w:rPr>
                <w:b/>
                <w:bCs/>
                <w:color w:val="FF0000"/>
                <w:sz w:val="24"/>
                <w:highlight w:val="yellow"/>
              </w:rPr>
              <w:lastRenderedPageBreak/>
              <w:t>USG Version</w:t>
            </w:r>
          </w:p>
          <w:p w14:paraId="440FF7CA" w14:textId="562DC836" w:rsidR="00104E43" w:rsidRPr="004F7D36" w:rsidRDefault="00104E43" w:rsidP="008D683B">
            <w:pPr>
              <w:pStyle w:val="Title"/>
              <w:jc w:val="left"/>
              <w:rPr>
                <w:sz w:val="24"/>
              </w:rPr>
            </w:pPr>
            <w:r w:rsidRPr="004F7D36">
              <w:rPr>
                <w:sz w:val="24"/>
                <w:highlight w:val="yellow"/>
              </w:rPr>
              <w:t>The Vendor will receive payment for materials costs incurred in carrying out the purposes of this Purchase Order in accordance with the cost principles as outlined in 2 CFR 200 Part E Cost Principles.</w:t>
            </w:r>
            <w:r w:rsidR="00730436">
              <w:rPr>
                <w:sz w:val="24"/>
                <w:highlight w:val="yellow"/>
              </w:rPr>
              <w:t xml:space="preserve"> </w:t>
            </w:r>
          </w:p>
          <w:p w14:paraId="33A1CE3C" w14:textId="77777777" w:rsidR="00104E43" w:rsidRDefault="00104E43" w:rsidP="008D683B">
            <w:pPr>
              <w:pStyle w:val="Title"/>
              <w:jc w:val="left"/>
              <w:rPr>
                <w:sz w:val="24"/>
              </w:rPr>
            </w:pPr>
          </w:p>
          <w:p w14:paraId="78C34416" w14:textId="77777777" w:rsidR="00B80ECF" w:rsidRPr="004F7D36" w:rsidRDefault="00B80ECF" w:rsidP="008D683B">
            <w:pPr>
              <w:pStyle w:val="Title"/>
              <w:jc w:val="left"/>
              <w:rPr>
                <w:sz w:val="24"/>
              </w:rPr>
            </w:pPr>
          </w:p>
          <w:p w14:paraId="6171A312" w14:textId="1593100C" w:rsidR="00104E43" w:rsidRPr="004F7D36" w:rsidRDefault="008C5A57" w:rsidP="008D683B">
            <w:pPr>
              <w:pStyle w:val="Title"/>
              <w:jc w:val="left"/>
              <w:rPr>
                <w:b/>
                <w:bCs/>
                <w:color w:val="FF0000"/>
                <w:sz w:val="24"/>
                <w:highlight w:val="yellow"/>
              </w:rPr>
            </w:pPr>
            <w:r w:rsidRPr="004F7D36">
              <w:rPr>
                <w:b/>
                <w:bCs/>
                <w:color w:val="FF0000"/>
                <w:sz w:val="24"/>
                <w:highlight w:val="yellow"/>
              </w:rPr>
              <w:t>Non-USG</w:t>
            </w:r>
            <w:r w:rsidR="00104E43" w:rsidRPr="004F7D36">
              <w:rPr>
                <w:b/>
                <w:bCs/>
                <w:color w:val="FF0000"/>
                <w:sz w:val="24"/>
                <w:highlight w:val="yellow"/>
              </w:rPr>
              <w:t xml:space="preserve"> Version</w:t>
            </w:r>
          </w:p>
          <w:p w14:paraId="5F89CA1F" w14:textId="3EE68F28" w:rsidR="00104E43" w:rsidRPr="004F7D36" w:rsidRDefault="00104E43" w:rsidP="008D683B">
            <w:pPr>
              <w:pStyle w:val="Title"/>
              <w:jc w:val="left"/>
              <w:rPr>
                <w:sz w:val="24"/>
              </w:rPr>
            </w:pPr>
            <w:r w:rsidRPr="004F7D36">
              <w:rPr>
                <w:sz w:val="24"/>
                <w:highlight w:val="yellow"/>
              </w:rPr>
              <w:t>The Vendor will receive payment for materials costs incurred in carrying out the purposes of this Purchase Order in accordance with the above Vendor Estimate.</w:t>
            </w:r>
            <w:r w:rsidR="00730436">
              <w:rPr>
                <w:sz w:val="24"/>
                <w:highlight w:val="yellow"/>
              </w:rPr>
              <w:t xml:space="preserve"> </w:t>
            </w:r>
            <w:r w:rsidRPr="004F7D36">
              <w:rPr>
                <w:sz w:val="24"/>
                <w:highlight w:val="yellow"/>
              </w:rPr>
              <w:t>Any costs not identified in the Vendor Estimate shall not be paid.</w:t>
            </w:r>
            <w:r w:rsidR="00730436">
              <w:rPr>
                <w:sz w:val="24"/>
                <w:highlight w:val="yellow"/>
              </w:rPr>
              <w:t xml:space="preserve"> </w:t>
            </w:r>
          </w:p>
          <w:p w14:paraId="441BE645" w14:textId="77777777" w:rsidR="00104E43" w:rsidRDefault="00104E43" w:rsidP="008D683B"/>
          <w:p w14:paraId="665EAEB3" w14:textId="77777777" w:rsidR="00B80ECF" w:rsidRDefault="00B80ECF" w:rsidP="008D683B"/>
          <w:p w14:paraId="133C3F5C" w14:textId="77777777" w:rsidR="00B80ECF" w:rsidRDefault="00B80ECF" w:rsidP="008D683B"/>
          <w:p w14:paraId="702063D3" w14:textId="77777777" w:rsidR="007740CB" w:rsidRPr="004F7D36" w:rsidRDefault="007740CB" w:rsidP="008D683B"/>
          <w:p w14:paraId="7D5DCB31" w14:textId="77777777" w:rsidR="00104E43" w:rsidRPr="004F7D36" w:rsidRDefault="00104E43" w:rsidP="008D683B">
            <w:pPr>
              <w:rPr>
                <w:b/>
                <w:bCs/>
                <w:color w:val="FF0000"/>
                <w:highlight w:val="yellow"/>
              </w:rPr>
            </w:pPr>
            <w:r w:rsidRPr="004F7D36">
              <w:rPr>
                <w:b/>
                <w:bCs/>
                <w:color w:val="FF0000"/>
                <w:highlight w:val="yellow"/>
              </w:rPr>
              <w:t>Option 2</w:t>
            </w:r>
          </w:p>
          <w:p w14:paraId="124906BF" w14:textId="77777777" w:rsidR="00104E43" w:rsidRPr="004F7D36" w:rsidRDefault="00104E43" w:rsidP="008D683B"/>
          <w:p w14:paraId="16948F40" w14:textId="77777777" w:rsidR="00104E43" w:rsidRPr="004F7D36" w:rsidRDefault="00104E43" w:rsidP="008D683B">
            <w:pPr>
              <w:pStyle w:val="Heading2"/>
              <w:jc w:val="center"/>
              <w:outlineLvl w:val="1"/>
              <w:rPr>
                <w:rFonts w:ascii="Times New Roman" w:hAnsi="Times New Roman" w:cs="Times New Roman"/>
                <w:sz w:val="24"/>
                <w:szCs w:val="24"/>
                <w:highlight w:val="yellow"/>
              </w:rPr>
            </w:pPr>
            <w:r w:rsidRPr="004F7D36">
              <w:rPr>
                <w:rFonts w:ascii="Times New Roman" w:hAnsi="Times New Roman" w:cs="Times New Roman"/>
                <w:sz w:val="24"/>
                <w:szCs w:val="24"/>
                <w:highlight w:val="yellow"/>
              </w:rPr>
              <w:t>DELIVERABLES AND PAYMENT SCHEDULE</w:t>
            </w:r>
          </w:p>
          <w:tbl>
            <w:tblPr>
              <w:tblW w:w="53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27"/>
              <w:gridCol w:w="1221"/>
              <w:gridCol w:w="1181"/>
            </w:tblGrid>
            <w:tr w:rsidR="00104E43" w:rsidRPr="004F7D36" w14:paraId="2724A3C6" w14:textId="77777777" w:rsidTr="007740CB">
              <w:trPr>
                <w:trHeight w:val="946"/>
                <w:jc w:val="center"/>
              </w:trPr>
              <w:tc>
                <w:tcPr>
                  <w:tcW w:w="2927" w:type="dxa"/>
                  <w:vAlign w:val="center"/>
                </w:tcPr>
                <w:p w14:paraId="5C485720" w14:textId="77777777" w:rsidR="00104E43" w:rsidRPr="004F7D36" w:rsidRDefault="00104E43" w:rsidP="008D683B">
                  <w:pPr>
                    <w:pStyle w:val="Title"/>
                    <w:rPr>
                      <w:sz w:val="24"/>
                      <w:highlight w:val="yellow"/>
                    </w:rPr>
                  </w:pPr>
                  <w:r w:rsidRPr="004F7D36">
                    <w:rPr>
                      <w:sz w:val="24"/>
                      <w:highlight w:val="yellow"/>
                    </w:rPr>
                    <w:t>Delivery Requirements</w:t>
                  </w:r>
                </w:p>
                <w:p w14:paraId="5E434E66" w14:textId="77777777" w:rsidR="00104E43" w:rsidRPr="004F7D36" w:rsidRDefault="00104E43" w:rsidP="008D683B">
                  <w:pPr>
                    <w:pStyle w:val="Title"/>
                    <w:rPr>
                      <w:sz w:val="24"/>
                      <w:highlight w:val="yellow"/>
                    </w:rPr>
                  </w:pPr>
                  <w:r w:rsidRPr="004F7D36">
                    <w:rPr>
                      <w:sz w:val="24"/>
                      <w:highlight w:val="yellow"/>
                    </w:rPr>
                    <w:t>(Reports, Activities and/or Outputs)</w:t>
                  </w:r>
                </w:p>
              </w:tc>
              <w:tc>
                <w:tcPr>
                  <w:tcW w:w="1221" w:type="dxa"/>
                  <w:vAlign w:val="center"/>
                </w:tcPr>
                <w:p w14:paraId="57238ED9" w14:textId="77777777" w:rsidR="00104E43" w:rsidRPr="004F7D36" w:rsidRDefault="00104E43" w:rsidP="008D683B">
                  <w:pPr>
                    <w:pStyle w:val="Title"/>
                    <w:rPr>
                      <w:sz w:val="24"/>
                      <w:highlight w:val="yellow"/>
                    </w:rPr>
                  </w:pPr>
                  <w:r w:rsidRPr="004F7D36">
                    <w:rPr>
                      <w:sz w:val="24"/>
                      <w:highlight w:val="yellow"/>
                    </w:rPr>
                    <w:t>To be Completed by no later than these Due Dates</w:t>
                  </w:r>
                </w:p>
              </w:tc>
              <w:tc>
                <w:tcPr>
                  <w:tcW w:w="1181" w:type="dxa"/>
                  <w:vAlign w:val="center"/>
                </w:tcPr>
                <w:p w14:paraId="0A2BF4F9" w14:textId="77777777" w:rsidR="00104E43" w:rsidRPr="004F7D36" w:rsidRDefault="00104E43" w:rsidP="008D683B">
                  <w:pPr>
                    <w:pStyle w:val="Title"/>
                    <w:rPr>
                      <w:sz w:val="24"/>
                      <w:highlight w:val="yellow"/>
                    </w:rPr>
                  </w:pPr>
                  <w:r w:rsidRPr="004F7D36">
                    <w:rPr>
                      <w:sz w:val="24"/>
                      <w:highlight w:val="yellow"/>
                    </w:rPr>
                    <w:t>Fixed Price Payment Amount Due</w:t>
                  </w:r>
                </w:p>
                <w:p w14:paraId="5361BBA3" w14:textId="77777777" w:rsidR="00104E43" w:rsidRPr="004F7D36" w:rsidRDefault="00104E43" w:rsidP="008D683B">
                  <w:pPr>
                    <w:pStyle w:val="Title"/>
                    <w:rPr>
                      <w:sz w:val="24"/>
                      <w:highlight w:val="yellow"/>
                    </w:rPr>
                  </w:pPr>
                  <w:r w:rsidRPr="004F7D36">
                    <w:rPr>
                      <w:sz w:val="24"/>
                      <w:highlight w:val="yellow"/>
                    </w:rPr>
                    <w:t>(Currency)</w:t>
                  </w:r>
                </w:p>
                <w:p w14:paraId="67684B7B" w14:textId="77777777" w:rsidR="00104E43" w:rsidRPr="004F7D36" w:rsidRDefault="00104E43" w:rsidP="008D683B">
                  <w:pPr>
                    <w:pStyle w:val="Title"/>
                    <w:rPr>
                      <w:sz w:val="24"/>
                      <w:highlight w:val="yellow"/>
                    </w:rPr>
                  </w:pPr>
                </w:p>
              </w:tc>
            </w:tr>
            <w:tr w:rsidR="00104E43" w:rsidRPr="004F7D36" w14:paraId="4E4B0735" w14:textId="77777777" w:rsidTr="007740CB">
              <w:trPr>
                <w:trHeight w:val="189"/>
                <w:jc w:val="center"/>
              </w:trPr>
              <w:tc>
                <w:tcPr>
                  <w:tcW w:w="2927" w:type="dxa"/>
                </w:tcPr>
                <w:p w14:paraId="43ABA099" w14:textId="77777777" w:rsidR="00104E43" w:rsidRPr="004F7D36" w:rsidRDefault="00104E43" w:rsidP="008D683B">
                  <w:pPr>
                    <w:pStyle w:val="Title"/>
                    <w:rPr>
                      <w:sz w:val="24"/>
                      <w:highlight w:val="yellow"/>
                    </w:rPr>
                  </w:pPr>
                </w:p>
              </w:tc>
              <w:tc>
                <w:tcPr>
                  <w:tcW w:w="1221" w:type="dxa"/>
                </w:tcPr>
                <w:p w14:paraId="2A3CD3DE" w14:textId="77777777" w:rsidR="00104E43" w:rsidRPr="004F7D36" w:rsidRDefault="00104E43" w:rsidP="008D683B">
                  <w:pPr>
                    <w:pStyle w:val="Title"/>
                    <w:rPr>
                      <w:sz w:val="24"/>
                      <w:highlight w:val="yellow"/>
                    </w:rPr>
                  </w:pPr>
                </w:p>
              </w:tc>
              <w:tc>
                <w:tcPr>
                  <w:tcW w:w="1181" w:type="dxa"/>
                </w:tcPr>
                <w:p w14:paraId="7A98ADA8" w14:textId="77777777" w:rsidR="00104E43" w:rsidRPr="004F7D36" w:rsidRDefault="00104E43" w:rsidP="008D683B">
                  <w:pPr>
                    <w:pStyle w:val="Title"/>
                    <w:rPr>
                      <w:sz w:val="24"/>
                      <w:highlight w:val="yellow"/>
                    </w:rPr>
                  </w:pPr>
                </w:p>
              </w:tc>
            </w:tr>
            <w:tr w:rsidR="00104E43" w:rsidRPr="004F7D36" w14:paraId="16C1797B" w14:textId="77777777" w:rsidTr="007740CB">
              <w:trPr>
                <w:trHeight w:val="183"/>
                <w:jc w:val="center"/>
              </w:trPr>
              <w:tc>
                <w:tcPr>
                  <w:tcW w:w="2927" w:type="dxa"/>
                </w:tcPr>
                <w:p w14:paraId="2F605BCA" w14:textId="77777777" w:rsidR="00104E43" w:rsidRPr="004F7D36" w:rsidRDefault="00104E43" w:rsidP="008D683B">
                  <w:pPr>
                    <w:pStyle w:val="Title"/>
                    <w:rPr>
                      <w:sz w:val="24"/>
                      <w:highlight w:val="yellow"/>
                    </w:rPr>
                  </w:pPr>
                </w:p>
              </w:tc>
              <w:tc>
                <w:tcPr>
                  <w:tcW w:w="1221" w:type="dxa"/>
                </w:tcPr>
                <w:p w14:paraId="1EAE1E90" w14:textId="77777777" w:rsidR="00104E43" w:rsidRPr="004F7D36" w:rsidRDefault="00104E43" w:rsidP="008D683B">
                  <w:pPr>
                    <w:pStyle w:val="Title"/>
                    <w:rPr>
                      <w:sz w:val="24"/>
                      <w:highlight w:val="yellow"/>
                    </w:rPr>
                  </w:pPr>
                </w:p>
              </w:tc>
              <w:tc>
                <w:tcPr>
                  <w:tcW w:w="1181" w:type="dxa"/>
                </w:tcPr>
                <w:p w14:paraId="18D74D69" w14:textId="77777777" w:rsidR="00104E43" w:rsidRPr="004F7D36" w:rsidRDefault="00104E43" w:rsidP="008D683B">
                  <w:pPr>
                    <w:pStyle w:val="Title"/>
                    <w:rPr>
                      <w:sz w:val="24"/>
                      <w:highlight w:val="yellow"/>
                    </w:rPr>
                  </w:pPr>
                </w:p>
              </w:tc>
            </w:tr>
            <w:tr w:rsidR="00104E43" w:rsidRPr="004F7D36" w14:paraId="240FFB88" w14:textId="77777777" w:rsidTr="007740CB">
              <w:trPr>
                <w:trHeight w:val="189"/>
                <w:jc w:val="center"/>
              </w:trPr>
              <w:tc>
                <w:tcPr>
                  <w:tcW w:w="2927" w:type="dxa"/>
                </w:tcPr>
                <w:p w14:paraId="175E3057" w14:textId="77777777" w:rsidR="00104E43" w:rsidRPr="004F7D36" w:rsidRDefault="00104E43" w:rsidP="008D683B">
                  <w:pPr>
                    <w:pStyle w:val="Title"/>
                    <w:rPr>
                      <w:sz w:val="24"/>
                      <w:highlight w:val="yellow"/>
                    </w:rPr>
                  </w:pPr>
                </w:p>
              </w:tc>
              <w:tc>
                <w:tcPr>
                  <w:tcW w:w="1221" w:type="dxa"/>
                </w:tcPr>
                <w:p w14:paraId="1371261E" w14:textId="77777777" w:rsidR="00104E43" w:rsidRPr="004F7D36" w:rsidRDefault="00104E43" w:rsidP="008D683B">
                  <w:pPr>
                    <w:pStyle w:val="Title"/>
                    <w:rPr>
                      <w:sz w:val="24"/>
                      <w:highlight w:val="yellow"/>
                    </w:rPr>
                  </w:pPr>
                </w:p>
              </w:tc>
              <w:tc>
                <w:tcPr>
                  <w:tcW w:w="1181" w:type="dxa"/>
                </w:tcPr>
                <w:p w14:paraId="76CFFC53" w14:textId="77777777" w:rsidR="00104E43" w:rsidRPr="004F7D36" w:rsidRDefault="00104E43" w:rsidP="008D683B">
                  <w:pPr>
                    <w:pStyle w:val="Title"/>
                    <w:rPr>
                      <w:sz w:val="24"/>
                      <w:highlight w:val="yellow"/>
                    </w:rPr>
                  </w:pPr>
                </w:p>
              </w:tc>
            </w:tr>
            <w:tr w:rsidR="00104E43" w:rsidRPr="004F7D36" w14:paraId="265DCF26" w14:textId="77777777" w:rsidTr="007740CB">
              <w:trPr>
                <w:trHeight w:val="183"/>
                <w:jc w:val="center"/>
              </w:trPr>
              <w:tc>
                <w:tcPr>
                  <w:tcW w:w="4148" w:type="dxa"/>
                  <w:gridSpan w:val="2"/>
                </w:tcPr>
                <w:p w14:paraId="14316228" w14:textId="77777777" w:rsidR="00104E43" w:rsidRPr="004F7D36" w:rsidRDefault="00104E43" w:rsidP="008D683B">
                  <w:pPr>
                    <w:pStyle w:val="Title"/>
                    <w:rPr>
                      <w:sz w:val="24"/>
                      <w:highlight w:val="yellow"/>
                    </w:rPr>
                  </w:pPr>
                  <w:r w:rsidRPr="004F7D36">
                    <w:rPr>
                      <w:sz w:val="24"/>
                      <w:highlight w:val="yellow"/>
                    </w:rPr>
                    <w:t>TOTAL/CEILING AMOUNT</w:t>
                  </w:r>
                </w:p>
              </w:tc>
              <w:tc>
                <w:tcPr>
                  <w:tcW w:w="1181" w:type="dxa"/>
                </w:tcPr>
                <w:p w14:paraId="458F5287" w14:textId="77777777" w:rsidR="00104E43" w:rsidRPr="004F7D36" w:rsidRDefault="00104E43" w:rsidP="008D683B">
                  <w:pPr>
                    <w:pStyle w:val="Title"/>
                    <w:rPr>
                      <w:sz w:val="24"/>
                    </w:rPr>
                  </w:pPr>
                  <w:r w:rsidRPr="004F7D36">
                    <w:rPr>
                      <w:sz w:val="24"/>
                      <w:highlight w:val="yellow"/>
                    </w:rPr>
                    <w:t>&lt; INSERT &gt;</w:t>
                  </w:r>
                </w:p>
              </w:tc>
            </w:tr>
          </w:tbl>
          <w:p w14:paraId="7A73B04A" w14:textId="77777777" w:rsidR="00B80ECF" w:rsidRDefault="00B80ECF" w:rsidP="008D683B">
            <w:pPr>
              <w:rPr>
                <w:color w:val="FF0000"/>
                <w:highlight w:val="yellow"/>
              </w:rPr>
            </w:pPr>
          </w:p>
          <w:p w14:paraId="01F08949" w14:textId="09577016" w:rsidR="00104E43" w:rsidRPr="004F7D36" w:rsidRDefault="00104E43" w:rsidP="008D683B">
            <w:r w:rsidRPr="004F7D36">
              <w:rPr>
                <w:color w:val="FF0000"/>
                <w:highlight w:val="yellow"/>
              </w:rPr>
              <w:t>(This section should mirror the requirements of Attachment 1, Part IV. Each deliverable shall be specified with a due date and a payment amount.)</w:t>
            </w:r>
          </w:p>
          <w:p w14:paraId="03CF5B83" w14:textId="77777777" w:rsidR="00104E43" w:rsidRPr="004F7D36" w:rsidRDefault="00104E43" w:rsidP="008D683B"/>
          <w:p w14:paraId="44F66797" w14:textId="13695054" w:rsidR="00104E43" w:rsidRPr="004F7D36" w:rsidRDefault="00104E43" w:rsidP="008D683B">
            <w:pPr>
              <w:rPr>
                <w:highlight w:val="yellow"/>
              </w:rPr>
            </w:pPr>
            <w:r w:rsidRPr="004F7D36">
              <w:rPr>
                <w:highlight w:val="yellow"/>
              </w:rPr>
              <w:t xml:space="preserve">For purposes of this purchase order, PARTNERS hereby orders the following tasks. The </w:t>
            </w:r>
            <w:r w:rsidR="00E95E8D">
              <w:rPr>
                <w:highlight w:val="yellow"/>
              </w:rPr>
              <w:t>Vendor</w:t>
            </w:r>
            <w:r w:rsidRPr="004F7D36">
              <w:rPr>
                <w:highlight w:val="yellow"/>
              </w:rPr>
              <w:t xml:space="preserve"> will not be paid any sum </w:t>
            </w:r>
            <w:proofErr w:type="gramStart"/>
            <w:r w:rsidRPr="004F7D36">
              <w:rPr>
                <w:highlight w:val="yellow"/>
              </w:rPr>
              <w:t>in excess of</w:t>
            </w:r>
            <w:proofErr w:type="gramEnd"/>
            <w:r w:rsidRPr="004F7D36">
              <w:rPr>
                <w:highlight w:val="yellow"/>
              </w:rPr>
              <w:t xml:space="preserve"> the price established for the individual milestone tasks delivered; total payments shall not exceed the ceiling price established hereunder.</w:t>
            </w:r>
          </w:p>
          <w:p w14:paraId="3BF0E2C3" w14:textId="77777777" w:rsidR="00104E43" w:rsidRDefault="00104E43" w:rsidP="008D683B">
            <w:pPr>
              <w:rPr>
                <w:highlight w:val="yellow"/>
              </w:rPr>
            </w:pPr>
          </w:p>
          <w:p w14:paraId="36026E7C" w14:textId="77777777" w:rsidR="00991001" w:rsidRPr="004F7D36" w:rsidRDefault="00991001" w:rsidP="008D683B">
            <w:pPr>
              <w:rPr>
                <w:highlight w:val="yellow"/>
              </w:rPr>
            </w:pPr>
          </w:p>
          <w:p w14:paraId="2338385F" w14:textId="77777777" w:rsidR="00104E43" w:rsidRPr="004F7D36" w:rsidRDefault="00104E43" w:rsidP="008D683B">
            <w:r w:rsidRPr="004F7D36">
              <w:rPr>
                <w:highlight w:val="yellow"/>
              </w:rPr>
              <w:t xml:space="preserve">In the event of any changes in the work requirements, modification of the order will be negotiated </w:t>
            </w:r>
            <w:proofErr w:type="gramStart"/>
            <w:r w:rsidRPr="004F7D36">
              <w:rPr>
                <w:highlight w:val="yellow"/>
              </w:rPr>
              <w:t>on the basis of</w:t>
            </w:r>
            <w:proofErr w:type="gramEnd"/>
            <w:r w:rsidRPr="004F7D36">
              <w:rPr>
                <w:highlight w:val="yellow"/>
              </w:rPr>
              <w:t xml:space="preserve"> the vendor’s detailed cost estimate and percentage of work performed and/or completed.</w:t>
            </w:r>
            <w:r w:rsidRPr="004F7D36">
              <w:t xml:space="preserve"> </w:t>
            </w:r>
          </w:p>
          <w:p w14:paraId="4C7F15B2" w14:textId="77777777" w:rsidR="00F01D5C" w:rsidRPr="004F7D36" w:rsidRDefault="00F01D5C" w:rsidP="008D683B">
            <w:pPr>
              <w:pStyle w:val="Style2"/>
              <w:ind w:left="-112"/>
              <w:rPr>
                <w:b/>
                <w:bCs/>
              </w:rPr>
            </w:pPr>
          </w:p>
        </w:tc>
        <w:tc>
          <w:tcPr>
            <w:tcW w:w="5498" w:type="dxa"/>
          </w:tcPr>
          <w:p w14:paraId="3C760112" w14:textId="77777777" w:rsidR="00837744" w:rsidRPr="004F7D36" w:rsidRDefault="00837744" w:rsidP="008D683B">
            <w:pPr>
              <w:pStyle w:val="Style1"/>
              <w:rPr>
                <w:rFonts w:ascii="Times New Roman" w:hAnsi="Times New Roman"/>
                <w:sz w:val="24"/>
                <w:highlight w:val="yellow"/>
                <w:lang w:val="es-ES"/>
              </w:rPr>
            </w:pPr>
            <w:r w:rsidRPr="004F7D36">
              <w:rPr>
                <w:rFonts w:ascii="Times New Roman" w:hAnsi="Times New Roman"/>
                <w:sz w:val="24"/>
                <w:lang w:val="es-ES"/>
              </w:rPr>
              <w:lastRenderedPageBreak/>
              <w:t>Anexo 2</w:t>
            </w:r>
            <w:r w:rsidRPr="004F7D36">
              <w:rPr>
                <w:rFonts w:ascii="Times New Roman" w:hAnsi="Times New Roman"/>
                <w:color w:val="FF0000"/>
                <w:sz w:val="24"/>
                <w:lang w:val="es-ES"/>
              </w:rPr>
              <w:t xml:space="preserve"> </w:t>
            </w:r>
            <w:r w:rsidRPr="004F7D36">
              <w:rPr>
                <w:rFonts w:ascii="Times New Roman" w:hAnsi="Times New Roman"/>
                <w:color w:val="FF0000"/>
                <w:sz w:val="24"/>
                <w:highlight w:val="yellow"/>
                <w:lang w:val="es-ES"/>
              </w:rPr>
              <w:t>(</w:t>
            </w:r>
            <w:r w:rsidRPr="004F7D36">
              <w:rPr>
                <w:rFonts w:ascii="Times New Roman" w:hAnsi="Times New Roman"/>
                <w:b w:val="0"/>
                <w:bCs/>
                <w:color w:val="FF0000"/>
                <w:sz w:val="24"/>
                <w:highlight w:val="yellow"/>
                <w:lang w:val="es-ES"/>
              </w:rPr>
              <w:t>Elija una Opción</w:t>
            </w:r>
            <w:r w:rsidRPr="004F7D36">
              <w:rPr>
                <w:rFonts w:ascii="Times New Roman" w:hAnsi="Times New Roman"/>
                <w:color w:val="FF0000"/>
                <w:sz w:val="24"/>
                <w:highlight w:val="yellow"/>
                <w:lang w:val="es-ES"/>
              </w:rPr>
              <w:t>)</w:t>
            </w:r>
          </w:p>
          <w:p w14:paraId="1613F31F" w14:textId="77777777" w:rsidR="00837744" w:rsidRPr="004F7D36" w:rsidRDefault="00837744" w:rsidP="008D683B">
            <w:pPr>
              <w:jc w:val="center"/>
              <w:rPr>
                <w:b/>
                <w:bCs/>
                <w:color w:val="FF0000"/>
                <w:highlight w:val="yellow"/>
                <w:lang w:val="es-ES"/>
              </w:rPr>
            </w:pPr>
            <w:r w:rsidRPr="004F7D36">
              <w:rPr>
                <w:b/>
                <w:bCs/>
                <w:color w:val="FF0000"/>
                <w:highlight w:val="yellow"/>
                <w:lang w:val="es-ES"/>
              </w:rPr>
              <w:t>Opción 1</w:t>
            </w:r>
          </w:p>
          <w:p w14:paraId="1662AF1A" w14:textId="77777777" w:rsidR="00837744" w:rsidRPr="004F7D36" w:rsidRDefault="00837744" w:rsidP="008D683B">
            <w:pPr>
              <w:pStyle w:val="Style1"/>
              <w:rPr>
                <w:rFonts w:ascii="Times New Roman" w:hAnsi="Times New Roman"/>
                <w:sz w:val="24"/>
                <w:highlight w:val="yellow"/>
                <w:lang w:val="es-ES"/>
              </w:rPr>
            </w:pPr>
            <w:r w:rsidRPr="004F7D36">
              <w:rPr>
                <w:rFonts w:ascii="Times New Roman" w:hAnsi="Times New Roman"/>
                <w:sz w:val="24"/>
                <w:highlight w:val="yellow"/>
                <w:lang w:val="es-ES"/>
              </w:rPr>
              <w:t>ESTIMACIÓN DE LOS COSTOS DEL VENDEDOR</w:t>
            </w:r>
          </w:p>
          <w:p w14:paraId="62E42CD2" w14:textId="77777777" w:rsidR="00837744" w:rsidRPr="004F7D36" w:rsidRDefault="00837744" w:rsidP="008D683B">
            <w:pPr>
              <w:pStyle w:val="Heading1"/>
              <w:jc w:val="both"/>
              <w:outlineLvl w:val="0"/>
              <w:rPr>
                <w:rFonts w:ascii="Times New Roman" w:hAnsi="Times New Roman" w:cs="Times New Roman"/>
                <w:smallCaps/>
                <w:sz w:val="24"/>
                <w:szCs w:val="24"/>
                <w:highlight w:val="yellow"/>
                <w:lang w:val="es-ES"/>
              </w:rPr>
            </w:pPr>
            <w:r w:rsidRPr="004F7D36">
              <w:rPr>
                <w:rFonts w:ascii="Times New Roman" w:hAnsi="Times New Roman" w:cs="Times New Roman"/>
                <w:sz w:val="24"/>
                <w:szCs w:val="24"/>
                <w:highlight w:val="yellow"/>
                <w:lang w:val="es-ES"/>
              </w:rPr>
              <w:t xml:space="preserve">Estimación Detallada del Presupuesto del Vendedor </w:t>
            </w:r>
          </w:p>
          <w:p w14:paraId="66984CDA" w14:textId="77777777" w:rsidR="00837744" w:rsidRPr="004F7D36" w:rsidRDefault="00837744" w:rsidP="008D683B">
            <w:pPr>
              <w:jc w:val="both"/>
              <w:rPr>
                <w:highlight w:val="yellow"/>
                <w:lang w:val="es-ES"/>
              </w:rPr>
            </w:pPr>
            <w:r w:rsidRPr="004F7D36">
              <w:rPr>
                <w:highlight w:val="yellow"/>
                <w:lang w:val="es-ES"/>
              </w:rPr>
              <w:t>El Vendedor y PARTNERS han acordado los siguientes costos estimados, los cuales están directamente asociados con la finalización del trabajo descrito en el Anexo 1.</w:t>
            </w:r>
          </w:p>
          <w:p w14:paraId="7BC93BDB" w14:textId="77777777" w:rsidR="00837744" w:rsidRPr="004F7D36" w:rsidRDefault="00837744" w:rsidP="008D683B">
            <w:pPr>
              <w:jc w:val="both"/>
              <w:rPr>
                <w:highlight w:val="yellow"/>
                <w:lang w:val="es-ES"/>
              </w:rPr>
            </w:pPr>
          </w:p>
          <w:tbl>
            <w:tblPr>
              <w:tblStyle w:val="TableTheme"/>
              <w:tblW w:w="5313" w:type="dxa"/>
              <w:tblLayout w:type="fixed"/>
              <w:tblLook w:val="04A0" w:firstRow="1" w:lastRow="0" w:firstColumn="1" w:lastColumn="0" w:noHBand="0" w:noVBand="1"/>
            </w:tblPr>
            <w:tblGrid>
              <w:gridCol w:w="1514"/>
              <w:gridCol w:w="810"/>
              <w:gridCol w:w="1170"/>
              <w:gridCol w:w="990"/>
              <w:gridCol w:w="137"/>
              <w:gridCol w:w="692"/>
            </w:tblGrid>
            <w:tr w:rsidR="00836325" w:rsidRPr="002731AD" w14:paraId="254C99A0" w14:textId="77777777" w:rsidTr="001129CC">
              <w:trPr>
                <w:trHeight w:val="519"/>
              </w:trPr>
              <w:tc>
                <w:tcPr>
                  <w:tcW w:w="1514" w:type="dxa"/>
                  <w:noWrap/>
                  <w:hideMark/>
                </w:tcPr>
                <w:p w14:paraId="720A39A4" w14:textId="77777777" w:rsidR="00837744" w:rsidRPr="004F7D36" w:rsidRDefault="00837744" w:rsidP="008D683B">
                  <w:pPr>
                    <w:keepNext w:val="0"/>
                    <w:widowControl/>
                    <w:jc w:val="center"/>
                    <w:outlineLvl w:val="9"/>
                    <w:rPr>
                      <w:b/>
                      <w:bCs/>
                      <w:highlight w:val="yellow"/>
                      <w:lang w:val="es-ES"/>
                    </w:rPr>
                  </w:pPr>
                  <w:r w:rsidRPr="004F7D36">
                    <w:rPr>
                      <w:b/>
                      <w:bCs/>
                      <w:highlight w:val="yellow"/>
                      <w:lang w:val="es-ES"/>
                    </w:rPr>
                    <w:t>Partida Presupuestaria</w:t>
                  </w:r>
                </w:p>
              </w:tc>
              <w:tc>
                <w:tcPr>
                  <w:tcW w:w="810" w:type="dxa"/>
                  <w:noWrap/>
                  <w:hideMark/>
                </w:tcPr>
                <w:p w14:paraId="0D5236CD" w14:textId="77777777" w:rsidR="00837744" w:rsidRPr="004F7D36" w:rsidRDefault="00837744" w:rsidP="008D683B">
                  <w:pPr>
                    <w:keepNext w:val="0"/>
                    <w:widowControl/>
                    <w:jc w:val="center"/>
                    <w:outlineLvl w:val="9"/>
                    <w:rPr>
                      <w:highlight w:val="yellow"/>
                      <w:lang w:val="es-ES"/>
                    </w:rPr>
                  </w:pPr>
                </w:p>
              </w:tc>
              <w:tc>
                <w:tcPr>
                  <w:tcW w:w="1170" w:type="dxa"/>
                  <w:hideMark/>
                </w:tcPr>
                <w:p w14:paraId="260D1171" w14:textId="77777777" w:rsidR="00837744" w:rsidRPr="004F7D36" w:rsidRDefault="00837744" w:rsidP="008D683B">
                  <w:pPr>
                    <w:keepNext w:val="0"/>
                    <w:widowControl/>
                    <w:jc w:val="center"/>
                    <w:outlineLvl w:val="9"/>
                    <w:rPr>
                      <w:b/>
                      <w:bCs/>
                      <w:highlight w:val="yellow"/>
                      <w:lang w:val="es-ES"/>
                    </w:rPr>
                  </w:pPr>
                  <w:r w:rsidRPr="004F7D36">
                    <w:rPr>
                      <w:b/>
                      <w:bCs/>
                      <w:highlight w:val="yellow"/>
                      <w:lang w:val="es-ES"/>
                    </w:rPr>
                    <w:t>Tarifa Diaria Integral (Total) /Costo Unitario</w:t>
                  </w:r>
                </w:p>
              </w:tc>
              <w:tc>
                <w:tcPr>
                  <w:tcW w:w="990" w:type="dxa"/>
                  <w:noWrap/>
                  <w:hideMark/>
                </w:tcPr>
                <w:p w14:paraId="5E62F404" w14:textId="2B10F557" w:rsidR="00837744" w:rsidRPr="004F7D36" w:rsidRDefault="00837744" w:rsidP="008D683B">
                  <w:pPr>
                    <w:keepNext w:val="0"/>
                    <w:widowControl/>
                    <w:jc w:val="center"/>
                    <w:outlineLvl w:val="9"/>
                    <w:rPr>
                      <w:b/>
                      <w:bCs/>
                      <w:highlight w:val="yellow"/>
                      <w:lang w:val="es-ES"/>
                    </w:rPr>
                  </w:pPr>
                  <w:r w:rsidRPr="004F7D36">
                    <w:rPr>
                      <w:b/>
                      <w:bCs/>
                      <w:highlight w:val="yellow"/>
                      <w:lang w:val="es-ES"/>
                    </w:rPr>
                    <w:t>Unidad</w:t>
                  </w:r>
                </w:p>
              </w:tc>
              <w:tc>
                <w:tcPr>
                  <w:tcW w:w="829" w:type="dxa"/>
                  <w:gridSpan w:val="2"/>
                  <w:noWrap/>
                  <w:hideMark/>
                </w:tcPr>
                <w:p w14:paraId="153820BC" w14:textId="77777777" w:rsidR="00837744" w:rsidRPr="004F7D36" w:rsidRDefault="00837744" w:rsidP="008D683B">
                  <w:pPr>
                    <w:keepNext w:val="0"/>
                    <w:widowControl/>
                    <w:jc w:val="center"/>
                    <w:outlineLvl w:val="9"/>
                    <w:rPr>
                      <w:b/>
                      <w:bCs/>
                      <w:highlight w:val="yellow"/>
                      <w:lang w:val="es-ES"/>
                    </w:rPr>
                  </w:pPr>
                  <w:r w:rsidRPr="004F7D36">
                    <w:rPr>
                      <w:b/>
                      <w:bCs/>
                      <w:highlight w:val="yellow"/>
                      <w:lang w:val="es-ES"/>
                    </w:rPr>
                    <w:t>Total</w:t>
                  </w:r>
                </w:p>
              </w:tc>
            </w:tr>
            <w:tr w:rsidR="001129CC" w:rsidRPr="002731AD" w14:paraId="00F157E0" w14:textId="77777777" w:rsidTr="001129CC">
              <w:trPr>
                <w:trHeight w:val="261"/>
              </w:trPr>
              <w:tc>
                <w:tcPr>
                  <w:tcW w:w="1514" w:type="dxa"/>
                  <w:noWrap/>
                  <w:hideMark/>
                </w:tcPr>
                <w:p w14:paraId="06AE53FD" w14:textId="77777777" w:rsidR="00837744" w:rsidRPr="004F7D36" w:rsidRDefault="00837744" w:rsidP="008D683B">
                  <w:pPr>
                    <w:keepNext w:val="0"/>
                    <w:widowControl/>
                    <w:outlineLvl w:val="9"/>
                    <w:rPr>
                      <w:b/>
                      <w:bCs/>
                      <w:highlight w:val="yellow"/>
                      <w:lang w:val="es-ES"/>
                    </w:rPr>
                  </w:pPr>
                  <w:r w:rsidRPr="004F7D36">
                    <w:rPr>
                      <w:b/>
                      <w:bCs/>
                      <w:highlight w:val="yellow"/>
                      <w:lang w:val="es-ES"/>
                    </w:rPr>
                    <w:t>MANO DE OBRA DIRECTA</w:t>
                  </w:r>
                </w:p>
              </w:tc>
              <w:tc>
                <w:tcPr>
                  <w:tcW w:w="810" w:type="dxa"/>
                  <w:noWrap/>
                  <w:hideMark/>
                </w:tcPr>
                <w:p w14:paraId="68D8C19D"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5E88806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35B387A7"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692" w:type="dxa"/>
                  <w:noWrap/>
                  <w:hideMark/>
                </w:tcPr>
                <w:p w14:paraId="4367D208"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2731AD" w14:paraId="4DEDE23D" w14:textId="77777777" w:rsidTr="001129CC">
              <w:trPr>
                <w:trHeight w:val="261"/>
              </w:trPr>
              <w:tc>
                <w:tcPr>
                  <w:tcW w:w="1514" w:type="dxa"/>
                  <w:noWrap/>
                  <w:hideMark/>
                </w:tcPr>
                <w:p w14:paraId="45C4CD1E" w14:textId="77777777" w:rsidR="00837744" w:rsidRPr="004F7D36" w:rsidRDefault="00837744" w:rsidP="008D683B">
                  <w:pPr>
                    <w:keepNext w:val="0"/>
                    <w:widowControl/>
                    <w:outlineLvl w:val="9"/>
                    <w:rPr>
                      <w:b/>
                      <w:bCs/>
                      <w:highlight w:val="yellow"/>
                      <w:lang w:val="es-ES"/>
                    </w:rPr>
                  </w:pPr>
                  <w:r w:rsidRPr="004F7D36">
                    <w:rPr>
                      <w:b/>
                      <w:bCs/>
                      <w:highlight w:val="yellow"/>
                      <w:lang w:val="es-ES"/>
                    </w:rPr>
                    <w:t>Cargo</w:t>
                  </w:r>
                </w:p>
              </w:tc>
              <w:tc>
                <w:tcPr>
                  <w:tcW w:w="810" w:type="dxa"/>
                  <w:noWrap/>
                  <w:hideMark/>
                </w:tcPr>
                <w:p w14:paraId="29FDE034"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Nombre</w:t>
                  </w:r>
                </w:p>
              </w:tc>
              <w:tc>
                <w:tcPr>
                  <w:tcW w:w="1170" w:type="dxa"/>
                  <w:noWrap/>
                  <w:hideMark/>
                </w:tcPr>
                <w:p w14:paraId="0B8EE3D7"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03C76462" w14:textId="77777777" w:rsidR="00837744" w:rsidRPr="004F7D36" w:rsidRDefault="00837744" w:rsidP="008D683B">
                  <w:pPr>
                    <w:keepNext w:val="0"/>
                    <w:widowControl/>
                    <w:jc w:val="both"/>
                    <w:outlineLvl w:val="9"/>
                    <w:rPr>
                      <w:highlight w:val="yellow"/>
                      <w:lang w:val="es-ES"/>
                    </w:rPr>
                  </w:pPr>
                </w:p>
              </w:tc>
              <w:tc>
                <w:tcPr>
                  <w:tcW w:w="692" w:type="dxa"/>
                  <w:noWrap/>
                  <w:hideMark/>
                </w:tcPr>
                <w:p w14:paraId="1362BCB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2731AD" w14:paraId="23200748" w14:textId="77777777" w:rsidTr="001129CC">
              <w:trPr>
                <w:trHeight w:val="261"/>
              </w:trPr>
              <w:tc>
                <w:tcPr>
                  <w:tcW w:w="1514" w:type="dxa"/>
                  <w:noWrap/>
                  <w:hideMark/>
                </w:tcPr>
                <w:p w14:paraId="3A0D1561"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hideMark/>
                </w:tcPr>
                <w:p w14:paraId="22F9EE3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6933EAB3"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07BFBC82" w14:textId="77777777" w:rsidR="00837744" w:rsidRPr="004F7D36" w:rsidRDefault="00837744" w:rsidP="008D683B">
                  <w:pPr>
                    <w:keepNext w:val="0"/>
                    <w:widowControl/>
                    <w:jc w:val="both"/>
                    <w:outlineLvl w:val="9"/>
                    <w:rPr>
                      <w:highlight w:val="yellow"/>
                      <w:lang w:val="es-ES"/>
                    </w:rPr>
                  </w:pPr>
                </w:p>
              </w:tc>
              <w:tc>
                <w:tcPr>
                  <w:tcW w:w="692" w:type="dxa"/>
                  <w:noWrap/>
                  <w:hideMark/>
                </w:tcPr>
                <w:p w14:paraId="61AF74C8"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2731AD" w14:paraId="7F6998D7" w14:textId="77777777" w:rsidTr="001129CC">
              <w:trPr>
                <w:trHeight w:val="261"/>
              </w:trPr>
              <w:tc>
                <w:tcPr>
                  <w:tcW w:w="1514" w:type="dxa"/>
                  <w:noWrap/>
                  <w:hideMark/>
                </w:tcPr>
                <w:p w14:paraId="4B212F6F"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hideMark/>
                </w:tcPr>
                <w:p w14:paraId="53259EF9"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655094A4"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5F633DC7" w14:textId="77777777" w:rsidR="00837744" w:rsidRPr="004F7D36" w:rsidRDefault="00837744" w:rsidP="008D683B">
                  <w:pPr>
                    <w:keepNext w:val="0"/>
                    <w:widowControl/>
                    <w:jc w:val="both"/>
                    <w:outlineLvl w:val="9"/>
                    <w:rPr>
                      <w:highlight w:val="yellow"/>
                      <w:lang w:val="es-ES"/>
                    </w:rPr>
                  </w:pPr>
                </w:p>
              </w:tc>
              <w:tc>
                <w:tcPr>
                  <w:tcW w:w="692" w:type="dxa"/>
                  <w:noWrap/>
                  <w:hideMark/>
                </w:tcPr>
                <w:p w14:paraId="7D45F23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2731AD" w14:paraId="0B9F9A8B" w14:textId="77777777" w:rsidTr="001129CC">
              <w:trPr>
                <w:trHeight w:val="261"/>
              </w:trPr>
              <w:tc>
                <w:tcPr>
                  <w:tcW w:w="1514" w:type="dxa"/>
                  <w:noWrap/>
                  <w:hideMark/>
                </w:tcPr>
                <w:p w14:paraId="11197C4D"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noWrap/>
                  <w:hideMark/>
                </w:tcPr>
                <w:p w14:paraId="19C243C2"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4CAE1C47"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4E7FAF7A" w14:textId="77777777" w:rsidR="00837744" w:rsidRPr="004F7D36" w:rsidRDefault="00837744" w:rsidP="008D683B">
                  <w:pPr>
                    <w:keepNext w:val="0"/>
                    <w:widowControl/>
                    <w:jc w:val="both"/>
                    <w:outlineLvl w:val="9"/>
                    <w:rPr>
                      <w:highlight w:val="yellow"/>
                      <w:lang w:val="es-ES"/>
                    </w:rPr>
                  </w:pPr>
                </w:p>
              </w:tc>
              <w:tc>
                <w:tcPr>
                  <w:tcW w:w="692" w:type="dxa"/>
                  <w:noWrap/>
                  <w:hideMark/>
                </w:tcPr>
                <w:p w14:paraId="137BB370"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2731AD" w14:paraId="0715278B" w14:textId="77777777" w:rsidTr="001129CC">
              <w:trPr>
                <w:trHeight w:val="261"/>
              </w:trPr>
              <w:tc>
                <w:tcPr>
                  <w:tcW w:w="1514" w:type="dxa"/>
                  <w:noWrap/>
                  <w:hideMark/>
                </w:tcPr>
                <w:p w14:paraId="04F88B95"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noWrap/>
                  <w:hideMark/>
                </w:tcPr>
                <w:p w14:paraId="4E0F98BD"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47635AAF"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499AC51D" w14:textId="77777777" w:rsidR="00837744" w:rsidRPr="004F7D36" w:rsidRDefault="00837744" w:rsidP="008D683B">
                  <w:pPr>
                    <w:keepNext w:val="0"/>
                    <w:widowControl/>
                    <w:jc w:val="both"/>
                    <w:outlineLvl w:val="9"/>
                    <w:rPr>
                      <w:highlight w:val="yellow"/>
                      <w:lang w:val="es-ES"/>
                    </w:rPr>
                  </w:pPr>
                </w:p>
              </w:tc>
              <w:tc>
                <w:tcPr>
                  <w:tcW w:w="692" w:type="dxa"/>
                  <w:noWrap/>
                  <w:hideMark/>
                </w:tcPr>
                <w:p w14:paraId="5188C5B2"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2731AD" w14:paraId="6558C4E5" w14:textId="77777777" w:rsidTr="001129CC">
              <w:trPr>
                <w:trHeight w:val="261"/>
              </w:trPr>
              <w:tc>
                <w:tcPr>
                  <w:tcW w:w="1514" w:type="dxa"/>
                  <w:noWrap/>
                  <w:hideMark/>
                </w:tcPr>
                <w:p w14:paraId="519AA5DC"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noWrap/>
                  <w:hideMark/>
                </w:tcPr>
                <w:p w14:paraId="34D9C2C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21118484"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38156EFB" w14:textId="77777777" w:rsidR="00837744" w:rsidRPr="004F7D36" w:rsidRDefault="00837744" w:rsidP="008D683B">
                  <w:pPr>
                    <w:keepNext w:val="0"/>
                    <w:widowControl/>
                    <w:jc w:val="both"/>
                    <w:outlineLvl w:val="9"/>
                    <w:rPr>
                      <w:highlight w:val="yellow"/>
                      <w:lang w:val="es-ES"/>
                    </w:rPr>
                  </w:pPr>
                </w:p>
              </w:tc>
              <w:tc>
                <w:tcPr>
                  <w:tcW w:w="692" w:type="dxa"/>
                  <w:noWrap/>
                  <w:hideMark/>
                </w:tcPr>
                <w:p w14:paraId="294F6169"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2731AD" w14:paraId="469E25B0" w14:textId="77777777" w:rsidTr="001129CC">
              <w:trPr>
                <w:trHeight w:val="261"/>
              </w:trPr>
              <w:tc>
                <w:tcPr>
                  <w:tcW w:w="1514" w:type="dxa"/>
                  <w:noWrap/>
                  <w:hideMark/>
                </w:tcPr>
                <w:p w14:paraId="19867789" w14:textId="77777777" w:rsidR="00837744" w:rsidRPr="004F7D36" w:rsidRDefault="00837744" w:rsidP="008D683B">
                  <w:pPr>
                    <w:keepNext w:val="0"/>
                    <w:widowControl/>
                    <w:outlineLvl w:val="9"/>
                    <w:rPr>
                      <w:b/>
                      <w:bCs/>
                      <w:highlight w:val="yellow"/>
                      <w:lang w:val="es-ES"/>
                    </w:rPr>
                  </w:pPr>
                  <w:r w:rsidRPr="004F7D36">
                    <w:rPr>
                      <w:b/>
                      <w:bCs/>
                      <w:highlight w:val="yellow"/>
                      <w:lang w:val="es-ES"/>
                    </w:rPr>
                    <w:t xml:space="preserve">Subtotal - Costos Laborales </w:t>
                  </w:r>
                </w:p>
              </w:tc>
              <w:tc>
                <w:tcPr>
                  <w:tcW w:w="810" w:type="dxa"/>
                  <w:noWrap/>
                  <w:hideMark/>
                </w:tcPr>
                <w:p w14:paraId="56A47D4A"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7F675466"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3A1DC910"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692" w:type="dxa"/>
                  <w:noWrap/>
                  <w:hideMark/>
                </w:tcPr>
                <w:p w14:paraId="23B735F8"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0</w:t>
                  </w:r>
                </w:p>
              </w:tc>
            </w:tr>
            <w:tr w:rsidR="001129CC" w:rsidRPr="002731AD" w14:paraId="70A80A2D" w14:textId="77777777" w:rsidTr="001129CC">
              <w:trPr>
                <w:trHeight w:val="261"/>
              </w:trPr>
              <w:tc>
                <w:tcPr>
                  <w:tcW w:w="1514" w:type="dxa"/>
                  <w:noWrap/>
                  <w:hideMark/>
                </w:tcPr>
                <w:p w14:paraId="3C18AC6D"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noWrap/>
                  <w:hideMark/>
                </w:tcPr>
                <w:p w14:paraId="199BA31F"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02CDA7B8"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26A7EDF3" w14:textId="77777777" w:rsidR="00837744" w:rsidRPr="004F7D36" w:rsidRDefault="00837744" w:rsidP="008D683B">
                  <w:pPr>
                    <w:keepNext w:val="0"/>
                    <w:widowControl/>
                    <w:jc w:val="both"/>
                    <w:outlineLvl w:val="9"/>
                    <w:rPr>
                      <w:highlight w:val="yellow"/>
                      <w:lang w:val="es-ES"/>
                    </w:rPr>
                  </w:pPr>
                </w:p>
              </w:tc>
              <w:tc>
                <w:tcPr>
                  <w:tcW w:w="692" w:type="dxa"/>
                  <w:noWrap/>
                  <w:hideMark/>
                </w:tcPr>
                <w:p w14:paraId="13604E49"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2731AD" w14:paraId="26E4C274" w14:textId="77777777" w:rsidTr="001129CC">
              <w:trPr>
                <w:trHeight w:val="261"/>
              </w:trPr>
              <w:tc>
                <w:tcPr>
                  <w:tcW w:w="1514" w:type="dxa"/>
                  <w:noWrap/>
                  <w:hideMark/>
                </w:tcPr>
                <w:p w14:paraId="799B615F" w14:textId="77777777" w:rsidR="00837744" w:rsidRPr="004F7D36" w:rsidRDefault="00837744" w:rsidP="008D683B">
                  <w:pPr>
                    <w:keepNext w:val="0"/>
                    <w:widowControl/>
                    <w:outlineLvl w:val="9"/>
                    <w:rPr>
                      <w:b/>
                      <w:bCs/>
                      <w:highlight w:val="yellow"/>
                      <w:lang w:val="es-ES"/>
                    </w:rPr>
                  </w:pPr>
                  <w:r w:rsidRPr="004F7D36">
                    <w:rPr>
                      <w:b/>
                      <w:bCs/>
                      <w:highlight w:val="yellow"/>
                      <w:lang w:val="es-ES"/>
                    </w:rPr>
                    <w:t>MATERIALES</w:t>
                  </w:r>
                </w:p>
              </w:tc>
              <w:tc>
                <w:tcPr>
                  <w:tcW w:w="810" w:type="dxa"/>
                  <w:noWrap/>
                  <w:hideMark/>
                </w:tcPr>
                <w:p w14:paraId="58F3719F"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0E5AC13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4AB26C3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692" w:type="dxa"/>
                  <w:noWrap/>
                  <w:hideMark/>
                </w:tcPr>
                <w:p w14:paraId="39EF282B"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2731AD" w14:paraId="24E32BB6" w14:textId="77777777" w:rsidTr="001129CC">
              <w:trPr>
                <w:trHeight w:val="261"/>
              </w:trPr>
              <w:tc>
                <w:tcPr>
                  <w:tcW w:w="1514" w:type="dxa"/>
                  <w:noWrap/>
                  <w:hideMark/>
                </w:tcPr>
                <w:p w14:paraId="3104A4E6"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1A36CD58"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43706EE1"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4B5A7345" w14:textId="77777777" w:rsidR="00837744" w:rsidRPr="004F7D36" w:rsidRDefault="00837744" w:rsidP="008D683B">
                  <w:pPr>
                    <w:keepNext w:val="0"/>
                    <w:widowControl/>
                    <w:jc w:val="both"/>
                    <w:outlineLvl w:val="9"/>
                    <w:rPr>
                      <w:highlight w:val="yellow"/>
                      <w:lang w:val="es-ES"/>
                    </w:rPr>
                  </w:pPr>
                </w:p>
              </w:tc>
              <w:tc>
                <w:tcPr>
                  <w:tcW w:w="692" w:type="dxa"/>
                  <w:noWrap/>
                  <w:hideMark/>
                </w:tcPr>
                <w:p w14:paraId="68050D7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2731AD" w14:paraId="787BA54A" w14:textId="77777777" w:rsidTr="001129CC">
              <w:trPr>
                <w:trHeight w:val="261"/>
              </w:trPr>
              <w:tc>
                <w:tcPr>
                  <w:tcW w:w="1514" w:type="dxa"/>
                  <w:noWrap/>
                  <w:hideMark/>
                </w:tcPr>
                <w:p w14:paraId="3A109A8B"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2A058D88" w14:textId="77777777" w:rsidR="00837744" w:rsidRPr="004F7D36" w:rsidRDefault="00837744" w:rsidP="008D683B">
                  <w:pPr>
                    <w:keepNext w:val="0"/>
                    <w:widowControl/>
                    <w:jc w:val="both"/>
                    <w:outlineLvl w:val="9"/>
                    <w:rPr>
                      <w:color w:val="0000FF"/>
                      <w:highlight w:val="yellow"/>
                      <w:lang w:val="es-ES"/>
                    </w:rPr>
                  </w:pPr>
                  <w:r w:rsidRPr="004F7D36">
                    <w:rPr>
                      <w:color w:val="0000FF"/>
                      <w:highlight w:val="yellow"/>
                      <w:lang w:val="es-ES"/>
                    </w:rPr>
                    <w:t> </w:t>
                  </w:r>
                </w:p>
              </w:tc>
              <w:tc>
                <w:tcPr>
                  <w:tcW w:w="1170" w:type="dxa"/>
                  <w:noWrap/>
                  <w:hideMark/>
                </w:tcPr>
                <w:p w14:paraId="32135560" w14:textId="77777777" w:rsidR="00837744" w:rsidRPr="004F7D36" w:rsidRDefault="00837744" w:rsidP="008D683B">
                  <w:pPr>
                    <w:keepNext w:val="0"/>
                    <w:widowControl/>
                    <w:jc w:val="both"/>
                    <w:outlineLvl w:val="9"/>
                    <w:rPr>
                      <w:color w:val="0000FF"/>
                      <w:highlight w:val="yellow"/>
                      <w:lang w:val="es-ES"/>
                    </w:rPr>
                  </w:pPr>
                </w:p>
              </w:tc>
              <w:tc>
                <w:tcPr>
                  <w:tcW w:w="1127" w:type="dxa"/>
                  <w:gridSpan w:val="2"/>
                  <w:noWrap/>
                  <w:hideMark/>
                </w:tcPr>
                <w:p w14:paraId="2ABF1BD8" w14:textId="77777777" w:rsidR="00837744" w:rsidRPr="004F7D36" w:rsidRDefault="00837744" w:rsidP="008D683B">
                  <w:pPr>
                    <w:keepNext w:val="0"/>
                    <w:widowControl/>
                    <w:jc w:val="both"/>
                    <w:outlineLvl w:val="9"/>
                    <w:rPr>
                      <w:highlight w:val="yellow"/>
                      <w:lang w:val="es-ES"/>
                    </w:rPr>
                  </w:pPr>
                </w:p>
              </w:tc>
              <w:tc>
                <w:tcPr>
                  <w:tcW w:w="692" w:type="dxa"/>
                  <w:noWrap/>
                  <w:hideMark/>
                </w:tcPr>
                <w:p w14:paraId="009BEA64"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2731AD" w14:paraId="60D2076D" w14:textId="77777777" w:rsidTr="001129CC">
              <w:trPr>
                <w:trHeight w:val="261"/>
              </w:trPr>
              <w:tc>
                <w:tcPr>
                  <w:tcW w:w="1514" w:type="dxa"/>
                  <w:noWrap/>
                  <w:hideMark/>
                </w:tcPr>
                <w:p w14:paraId="2BA509A5"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756FD6AE" w14:textId="77777777" w:rsidR="00837744" w:rsidRPr="004F7D36" w:rsidRDefault="00837744" w:rsidP="008D683B">
                  <w:pPr>
                    <w:keepNext w:val="0"/>
                    <w:widowControl/>
                    <w:jc w:val="both"/>
                    <w:outlineLvl w:val="9"/>
                    <w:rPr>
                      <w:color w:val="0000FF"/>
                      <w:highlight w:val="yellow"/>
                      <w:lang w:val="es-ES"/>
                    </w:rPr>
                  </w:pPr>
                  <w:r w:rsidRPr="004F7D36">
                    <w:rPr>
                      <w:color w:val="0000FF"/>
                      <w:highlight w:val="yellow"/>
                      <w:lang w:val="es-ES"/>
                    </w:rPr>
                    <w:t> </w:t>
                  </w:r>
                </w:p>
              </w:tc>
              <w:tc>
                <w:tcPr>
                  <w:tcW w:w="1170" w:type="dxa"/>
                  <w:noWrap/>
                  <w:hideMark/>
                </w:tcPr>
                <w:p w14:paraId="5E8BC5F3" w14:textId="77777777" w:rsidR="00837744" w:rsidRPr="004F7D36" w:rsidRDefault="00837744" w:rsidP="008D683B">
                  <w:pPr>
                    <w:keepNext w:val="0"/>
                    <w:widowControl/>
                    <w:jc w:val="both"/>
                    <w:outlineLvl w:val="9"/>
                    <w:rPr>
                      <w:color w:val="0000FF"/>
                      <w:highlight w:val="yellow"/>
                      <w:lang w:val="es-ES"/>
                    </w:rPr>
                  </w:pPr>
                </w:p>
              </w:tc>
              <w:tc>
                <w:tcPr>
                  <w:tcW w:w="1127" w:type="dxa"/>
                  <w:gridSpan w:val="2"/>
                  <w:noWrap/>
                  <w:hideMark/>
                </w:tcPr>
                <w:p w14:paraId="3335D51E" w14:textId="77777777" w:rsidR="00837744" w:rsidRPr="004F7D36" w:rsidRDefault="00837744" w:rsidP="008D683B">
                  <w:pPr>
                    <w:keepNext w:val="0"/>
                    <w:widowControl/>
                    <w:jc w:val="both"/>
                    <w:outlineLvl w:val="9"/>
                    <w:rPr>
                      <w:highlight w:val="yellow"/>
                      <w:lang w:val="es-ES"/>
                    </w:rPr>
                  </w:pPr>
                </w:p>
              </w:tc>
              <w:tc>
                <w:tcPr>
                  <w:tcW w:w="692" w:type="dxa"/>
                  <w:noWrap/>
                  <w:hideMark/>
                </w:tcPr>
                <w:p w14:paraId="333DB192"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2731AD" w14:paraId="161B8848" w14:textId="77777777" w:rsidTr="001129CC">
              <w:trPr>
                <w:trHeight w:val="261"/>
              </w:trPr>
              <w:tc>
                <w:tcPr>
                  <w:tcW w:w="1514" w:type="dxa"/>
                  <w:noWrap/>
                  <w:hideMark/>
                </w:tcPr>
                <w:p w14:paraId="595C0BB1"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3B39710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25B2BAD8"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54B6B002" w14:textId="77777777" w:rsidR="00837744" w:rsidRPr="004F7D36" w:rsidRDefault="00837744" w:rsidP="008D683B">
                  <w:pPr>
                    <w:keepNext w:val="0"/>
                    <w:widowControl/>
                    <w:jc w:val="both"/>
                    <w:outlineLvl w:val="9"/>
                    <w:rPr>
                      <w:highlight w:val="yellow"/>
                      <w:lang w:val="es-ES"/>
                    </w:rPr>
                  </w:pPr>
                </w:p>
              </w:tc>
              <w:tc>
                <w:tcPr>
                  <w:tcW w:w="692" w:type="dxa"/>
                  <w:noWrap/>
                  <w:hideMark/>
                </w:tcPr>
                <w:p w14:paraId="7F8B17C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2731AD" w14:paraId="7F971AE1" w14:textId="77777777" w:rsidTr="001129CC">
              <w:trPr>
                <w:trHeight w:val="261"/>
              </w:trPr>
              <w:tc>
                <w:tcPr>
                  <w:tcW w:w="1514" w:type="dxa"/>
                  <w:noWrap/>
                  <w:hideMark/>
                </w:tcPr>
                <w:p w14:paraId="3947F01F"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17D3B76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30305BC3"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4A3D2427" w14:textId="77777777" w:rsidR="00837744" w:rsidRPr="004F7D36" w:rsidRDefault="00837744" w:rsidP="008D683B">
                  <w:pPr>
                    <w:keepNext w:val="0"/>
                    <w:widowControl/>
                    <w:jc w:val="both"/>
                    <w:outlineLvl w:val="9"/>
                    <w:rPr>
                      <w:highlight w:val="yellow"/>
                      <w:lang w:val="es-ES"/>
                    </w:rPr>
                  </w:pPr>
                </w:p>
              </w:tc>
              <w:tc>
                <w:tcPr>
                  <w:tcW w:w="692" w:type="dxa"/>
                  <w:noWrap/>
                  <w:hideMark/>
                </w:tcPr>
                <w:p w14:paraId="26A0BD9E"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2731AD" w14:paraId="2500398E" w14:textId="77777777" w:rsidTr="001129CC">
              <w:trPr>
                <w:trHeight w:val="261"/>
              </w:trPr>
              <w:tc>
                <w:tcPr>
                  <w:tcW w:w="1514" w:type="dxa"/>
                  <w:noWrap/>
                  <w:hideMark/>
                </w:tcPr>
                <w:p w14:paraId="62EF2AB0"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0C459302"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64256ADF"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0A81E13B" w14:textId="77777777" w:rsidR="00837744" w:rsidRPr="004F7D36" w:rsidRDefault="00837744" w:rsidP="008D683B">
                  <w:pPr>
                    <w:keepNext w:val="0"/>
                    <w:widowControl/>
                    <w:jc w:val="both"/>
                    <w:outlineLvl w:val="9"/>
                    <w:rPr>
                      <w:highlight w:val="yellow"/>
                      <w:lang w:val="es-ES"/>
                    </w:rPr>
                  </w:pPr>
                </w:p>
              </w:tc>
              <w:tc>
                <w:tcPr>
                  <w:tcW w:w="692" w:type="dxa"/>
                  <w:noWrap/>
                  <w:hideMark/>
                </w:tcPr>
                <w:p w14:paraId="33AA3D58"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2731AD" w14:paraId="10F99C3C" w14:textId="77777777" w:rsidTr="001129CC">
              <w:trPr>
                <w:trHeight w:val="261"/>
              </w:trPr>
              <w:tc>
                <w:tcPr>
                  <w:tcW w:w="1514" w:type="dxa"/>
                  <w:noWrap/>
                  <w:hideMark/>
                </w:tcPr>
                <w:p w14:paraId="14ACB53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40B17E90"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745123E4"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67DAC9E7" w14:textId="77777777" w:rsidR="00837744" w:rsidRPr="004F7D36" w:rsidRDefault="00837744" w:rsidP="008D683B">
                  <w:pPr>
                    <w:keepNext w:val="0"/>
                    <w:widowControl/>
                    <w:jc w:val="both"/>
                    <w:outlineLvl w:val="9"/>
                    <w:rPr>
                      <w:highlight w:val="yellow"/>
                      <w:lang w:val="es-ES"/>
                    </w:rPr>
                  </w:pPr>
                </w:p>
              </w:tc>
              <w:tc>
                <w:tcPr>
                  <w:tcW w:w="692" w:type="dxa"/>
                  <w:noWrap/>
                  <w:hideMark/>
                </w:tcPr>
                <w:p w14:paraId="4F80884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837744" w:rsidRPr="001C2A35" w14:paraId="48026EFA" w14:textId="77777777" w:rsidTr="001129CC">
              <w:trPr>
                <w:trHeight w:val="261"/>
              </w:trPr>
              <w:tc>
                <w:tcPr>
                  <w:tcW w:w="2324" w:type="dxa"/>
                  <w:gridSpan w:val="2"/>
                  <w:noWrap/>
                  <w:hideMark/>
                </w:tcPr>
                <w:p w14:paraId="52EB6E5B"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Subtotal - Costos de Materiales</w:t>
                  </w:r>
                </w:p>
              </w:tc>
              <w:tc>
                <w:tcPr>
                  <w:tcW w:w="1170" w:type="dxa"/>
                  <w:noWrap/>
                  <w:hideMark/>
                </w:tcPr>
                <w:p w14:paraId="2CF57A9E"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606DC5E8"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692" w:type="dxa"/>
                  <w:noWrap/>
                  <w:hideMark/>
                </w:tcPr>
                <w:p w14:paraId="6E4E2C32"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US$ 0</w:t>
                  </w:r>
                </w:p>
              </w:tc>
            </w:tr>
            <w:tr w:rsidR="001129CC" w:rsidRPr="001C2A35" w14:paraId="666786DA" w14:textId="77777777" w:rsidTr="001129CC">
              <w:trPr>
                <w:trHeight w:val="271"/>
              </w:trPr>
              <w:tc>
                <w:tcPr>
                  <w:tcW w:w="1514" w:type="dxa"/>
                  <w:noWrap/>
                  <w:hideMark/>
                </w:tcPr>
                <w:p w14:paraId="20684D8E"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5C74072B"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6A43DA81"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4822778E" w14:textId="77777777" w:rsidR="00837744" w:rsidRPr="004F7D36" w:rsidRDefault="00837744" w:rsidP="008D683B">
                  <w:pPr>
                    <w:keepNext w:val="0"/>
                    <w:widowControl/>
                    <w:jc w:val="both"/>
                    <w:outlineLvl w:val="9"/>
                    <w:rPr>
                      <w:highlight w:val="yellow"/>
                      <w:lang w:val="es-ES"/>
                    </w:rPr>
                  </w:pPr>
                </w:p>
              </w:tc>
              <w:tc>
                <w:tcPr>
                  <w:tcW w:w="692" w:type="dxa"/>
                  <w:noWrap/>
                  <w:hideMark/>
                </w:tcPr>
                <w:p w14:paraId="6D51639E"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837744" w:rsidRPr="001C2A35" w14:paraId="09885C76" w14:textId="77777777" w:rsidTr="001129CC">
              <w:trPr>
                <w:trHeight w:val="271"/>
              </w:trPr>
              <w:tc>
                <w:tcPr>
                  <w:tcW w:w="2324" w:type="dxa"/>
                  <w:gridSpan w:val="2"/>
                  <w:noWrap/>
                  <w:hideMark/>
                </w:tcPr>
                <w:p w14:paraId="2CAD4D1C" w14:textId="77777777" w:rsidR="00837744" w:rsidRPr="004F7D36" w:rsidRDefault="00837744" w:rsidP="008D683B">
                  <w:pPr>
                    <w:keepNext w:val="0"/>
                    <w:widowControl/>
                    <w:jc w:val="both"/>
                    <w:outlineLvl w:val="9"/>
                    <w:rPr>
                      <w:b/>
                      <w:bCs/>
                      <w:highlight w:val="yellow"/>
                      <w:lang w:val="es-ES"/>
                    </w:rPr>
                  </w:pPr>
                  <w:proofErr w:type="gramStart"/>
                  <w:r w:rsidRPr="004F7D36">
                    <w:rPr>
                      <w:b/>
                      <w:bCs/>
                      <w:highlight w:val="yellow"/>
                      <w:lang w:val="es-ES"/>
                    </w:rPr>
                    <w:t>TOTAL</w:t>
                  </w:r>
                  <w:proofErr w:type="gramEnd"/>
                  <w:r w:rsidRPr="004F7D36">
                    <w:rPr>
                      <w:b/>
                      <w:bCs/>
                      <w:highlight w:val="yellow"/>
                      <w:lang w:val="es-ES"/>
                    </w:rPr>
                    <w:t xml:space="preserve"> MÁXIMO</w:t>
                  </w:r>
                </w:p>
              </w:tc>
              <w:tc>
                <w:tcPr>
                  <w:tcW w:w="1170" w:type="dxa"/>
                  <w:noWrap/>
                  <w:hideMark/>
                </w:tcPr>
                <w:p w14:paraId="0F7404F0"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 </w:t>
                  </w:r>
                </w:p>
              </w:tc>
              <w:tc>
                <w:tcPr>
                  <w:tcW w:w="1127" w:type="dxa"/>
                  <w:gridSpan w:val="2"/>
                  <w:noWrap/>
                  <w:hideMark/>
                </w:tcPr>
                <w:p w14:paraId="70EE35E3"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 </w:t>
                  </w:r>
                </w:p>
              </w:tc>
              <w:tc>
                <w:tcPr>
                  <w:tcW w:w="692" w:type="dxa"/>
                  <w:noWrap/>
                  <w:hideMark/>
                </w:tcPr>
                <w:p w14:paraId="7D964956"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 </w:t>
                  </w:r>
                </w:p>
              </w:tc>
            </w:tr>
          </w:tbl>
          <w:p w14:paraId="421969BF" w14:textId="77777777" w:rsidR="00837744" w:rsidRPr="004F7D36" w:rsidRDefault="00837744" w:rsidP="008D683B">
            <w:pPr>
              <w:pStyle w:val="Title"/>
              <w:jc w:val="both"/>
              <w:rPr>
                <w:b/>
                <w:bCs/>
                <w:color w:val="FF0000"/>
                <w:sz w:val="24"/>
                <w:highlight w:val="yellow"/>
                <w:lang w:val="es-ES"/>
              </w:rPr>
            </w:pPr>
            <w:r w:rsidRPr="004F7D36">
              <w:rPr>
                <w:b/>
                <w:bCs/>
                <w:color w:val="FF0000"/>
                <w:sz w:val="24"/>
                <w:highlight w:val="yellow"/>
                <w:lang w:val="es-ES"/>
              </w:rPr>
              <w:lastRenderedPageBreak/>
              <w:t xml:space="preserve">Versión Para Compras Financiadas por el Gobierno de los </w:t>
            </w:r>
            <w:proofErr w:type="gramStart"/>
            <w:r w:rsidRPr="004F7D36">
              <w:rPr>
                <w:b/>
                <w:bCs/>
                <w:color w:val="FF0000"/>
                <w:sz w:val="24"/>
                <w:highlight w:val="yellow"/>
                <w:lang w:val="es-ES"/>
              </w:rPr>
              <w:t>EE.UU.</w:t>
            </w:r>
            <w:proofErr w:type="gramEnd"/>
            <w:r w:rsidRPr="004F7D36">
              <w:rPr>
                <w:b/>
                <w:bCs/>
                <w:color w:val="FF0000"/>
                <w:sz w:val="24"/>
                <w:highlight w:val="yellow"/>
                <w:lang w:val="es-ES"/>
              </w:rPr>
              <w:t xml:space="preserve"> </w:t>
            </w:r>
          </w:p>
          <w:p w14:paraId="63FA9F46" w14:textId="232F68BB" w:rsidR="00837744" w:rsidRPr="004F7D36" w:rsidRDefault="00837744" w:rsidP="008D683B">
            <w:pPr>
              <w:pStyle w:val="Title"/>
              <w:jc w:val="both"/>
              <w:rPr>
                <w:sz w:val="24"/>
                <w:lang w:val="es-ES"/>
              </w:rPr>
            </w:pPr>
            <w:r w:rsidRPr="004F7D36">
              <w:rPr>
                <w:sz w:val="24"/>
                <w:highlight w:val="yellow"/>
                <w:lang w:val="es-ES"/>
              </w:rPr>
              <w:t>El Vendedor recibirá el pago de los costos de los materiales utilizados en la realización de los objetivos de esta Orden de Compra, de conformidad con los principios de costos descritos en el 2 CFR 200, Parte E, Principios de Costos.</w:t>
            </w:r>
            <w:r w:rsidR="00730436">
              <w:rPr>
                <w:sz w:val="24"/>
                <w:lang w:val="es-ES"/>
              </w:rPr>
              <w:t xml:space="preserve"> </w:t>
            </w:r>
          </w:p>
          <w:p w14:paraId="20BD26EF" w14:textId="77777777" w:rsidR="00837744" w:rsidRPr="004F7D36" w:rsidRDefault="00837744" w:rsidP="008D683B">
            <w:pPr>
              <w:pStyle w:val="Title"/>
              <w:jc w:val="both"/>
              <w:rPr>
                <w:sz w:val="24"/>
                <w:lang w:val="es-ES"/>
              </w:rPr>
            </w:pPr>
          </w:p>
          <w:p w14:paraId="138B64E3" w14:textId="77777777" w:rsidR="00837744" w:rsidRPr="004F7D36" w:rsidRDefault="00837744" w:rsidP="008D683B">
            <w:pPr>
              <w:pStyle w:val="Title"/>
              <w:jc w:val="both"/>
              <w:rPr>
                <w:b/>
                <w:bCs/>
                <w:color w:val="FF0000"/>
                <w:sz w:val="24"/>
                <w:highlight w:val="yellow"/>
                <w:lang w:val="es-ES"/>
              </w:rPr>
            </w:pPr>
            <w:r w:rsidRPr="004F7D36">
              <w:rPr>
                <w:b/>
                <w:bCs/>
                <w:color w:val="FF0000"/>
                <w:sz w:val="24"/>
                <w:highlight w:val="yellow"/>
                <w:lang w:val="es-ES"/>
              </w:rPr>
              <w:t xml:space="preserve">Versión Para Compras Que No son Financiadas por el Gobierno de </w:t>
            </w:r>
            <w:proofErr w:type="gramStart"/>
            <w:r w:rsidRPr="004F7D36">
              <w:rPr>
                <w:b/>
                <w:bCs/>
                <w:color w:val="FF0000"/>
                <w:sz w:val="24"/>
                <w:highlight w:val="yellow"/>
                <w:lang w:val="es-ES"/>
              </w:rPr>
              <w:t>EE.UU.</w:t>
            </w:r>
            <w:proofErr w:type="gramEnd"/>
            <w:r w:rsidRPr="004F7D36">
              <w:rPr>
                <w:b/>
                <w:bCs/>
                <w:color w:val="FF0000"/>
                <w:sz w:val="24"/>
                <w:highlight w:val="yellow"/>
                <w:lang w:val="es-ES"/>
              </w:rPr>
              <w:t xml:space="preserve"> </w:t>
            </w:r>
          </w:p>
          <w:p w14:paraId="65AA0592" w14:textId="3D3BC0DC" w:rsidR="00837744" w:rsidRPr="004F7D36" w:rsidRDefault="00837744" w:rsidP="008D683B">
            <w:pPr>
              <w:pStyle w:val="Title"/>
              <w:jc w:val="both"/>
              <w:rPr>
                <w:sz w:val="24"/>
                <w:highlight w:val="yellow"/>
                <w:lang w:val="es-ES"/>
              </w:rPr>
            </w:pPr>
            <w:r w:rsidRPr="004F7D36">
              <w:rPr>
                <w:sz w:val="24"/>
                <w:highlight w:val="yellow"/>
                <w:lang w:val="es-ES"/>
              </w:rPr>
              <w:t>El Vendedor recibirá el pago de los costos de materiales utilizados en la realización de los objetivos de esta Orden de Compra, de conformidad con la Estimación del Vendedor estipulada anteriormente.</w:t>
            </w:r>
            <w:r w:rsidR="00730436">
              <w:rPr>
                <w:sz w:val="24"/>
                <w:highlight w:val="yellow"/>
                <w:lang w:val="es-ES"/>
              </w:rPr>
              <w:t xml:space="preserve"> </w:t>
            </w:r>
            <w:r w:rsidRPr="004F7D36">
              <w:rPr>
                <w:sz w:val="24"/>
                <w:highlight w:val="yellow"/>
                <w:lang w:val="es-ES"/>
              </w:rPr>
              <w:t xml:space="preserve">No se pagará ningún costo que no esté incluido en la Estimación del Vendedor. </w:t>
            </w:r>
          </w:p>
          <w:p w14:paraId="3396B164" w14:textId="77777777" w:rsidR="00837744" w:rsidRPr="004F7D36" w:rsidRDefault="00837744" w:rsidP="008D683B">
            <w:pPr>
              <w:jc w:val="both"/>
              <w:rPr>
                <w:highlight w:val="yellow"/>
                <w:lang w:val="es-ES"/>
              </w:rPr>
            </w:pPr>
          </w:p>
          <w:p w14:paraId="37201E13" w14:textId="77777777" w:rsidR="00837744" w:rsidRPr="004F7D36" w:rsidRDefault="00837744" w:rsidP="008D683B">
            <w:pPr>
              <w:jc w:val="both"/>
              <w:rPr>
                <w:b/>
                <w:bCs/>
                <w:color w:val="FF0000"/>
                <w:highlight w:val="yellow"/>
                <w:lang w:val="es-ES"/>
              </w:rPr>
            </w:pPr>
            <w:r w:rsidRPr="004F7D36">
              <w:rPr>
                <w:b/>
                <w:bCs/>
                <w:color w:val="FF0000"/>
                <w:highlight w:val="yellow"/>
                <w:lang w:val="es-ES"/>
              </w:rPr>
              <w:t>Opción 2</w:t>
            </w:r>
          </w:p>
          <w:p w14:paraId="662E8316" w14:textId="77777777" w:rsidR="00837744" w:rsidRPr="004F7D36" w:rsidRDefault="00837744" w:rsidP="008D683B">
            <w:pPr>
              <w:jc w:val="both"/>
              <w:rPr>
                <w:highlight w:val="yellow"/>
                <w:lang w:val="es-ES"/>
              </w:rPr>
            </w:pPr>
          </w:p>
          <w:p w14:paraId="2167C813" w14:textId="77777777" w:rsidR="00837744" w:rsidRPr="004F7D36" w:rsidRDefault="00837744" w:rsidP="008D683B">
            <w:pPr>
              <w:pStyle w:val="Heading2"/>
              <w:jc w:val="center"/>
              <w:outlineLvl w:val="1"/>
              <w:rPr>
                <w:rFonts w:ascii="Times New Roman" w:hAnsi="Times New Roman" w:cs="Times New Roman"/>
                <w:sz w:val="24"/>
                <w:szCs w:val="24"/>
                <w:highlight w:val="yellow"/>
                <w:lang w:val="es-ES"/>
              </w:rPr>
            </w:pPr>
            <w:r w:rsidRPr="004F7D36">
              <w:rPr>
                <w:rFonts w:ascii="Times New Roman" w:hAnsi="Times New Roman" w:cs="Times New Roman"/>
                <w:sz w:val="24"/>
                <w:szCs w:val="24"/>
                <w:highlight w:val="yellow"/>
                <w:lang w:val="es-ES"/>
              </w:rPr>
              <w:t>ENTREGABLES Y CALENDARIO DE PAGOS</w:t>
            </w:r>
          </w:p>
          <w:tbl>
            <w:tblPr>
              <w:tblW w:w="52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63"/>
              <w:gridCol w:w="1144"/>
              <w:gridCol w:w="1209"/>
            </w:tblGrid>
            <w:tr w:rsidR="00837744" w:rsidRPr="001C2A35" w14:paraId="1D67CF59" w14:textId="77777777" w:rsidTr="00991001">
              <w:trPr>
                <w:trHeight w:val="926"/>
                <w:jc w:val="center"/>
              </w:trPr>
              <w:tc>
                <w:tcPr>
                  <w:tcW w:w="2863" w:type="dxa"/>
                  <w:vAlign w:val="center"/>
                </w:tcPr>
                <w:p w14:paraId="257335A7" w14:textId="77777777" w:rsidR="00837744" w:rsidRPr="004F7D36" w:rsidRDefault="00837744" w:rsidP="008D683B">
                  <w:pPr>
                    <w:pStyle w:val="Title"/>
                    <w:rPr>
                      <w:sz w:val="24"/>
                      <w:highlight w:val="yellow"/>
                      <w:lang w:val="es-ES"/>
                    </w:rPr>
                  </w:pPr>
                  <w:r w:rsidRPr="004F7D36">
                    <w:rPr>
                      <w:sz w:val="24"/>
                      <w:highlight w:val="yellow"/>
                      <w:lang w:val="es-ES"/>
                    </w:rPr>
                    <w:t>Requisitos de entrega</w:t>
                  </w:r>
                </w:p>
                <w:p w14:paraId="4FDE1CB6" w14:textId="77777777" w:rsidR="00837744" w:rsidRPr="004F7D36" w:rsidRDefault="00837744" w:rsidP="008D683B">
                  <w:pPr>
                    <w:pStyle w:val="Title"/>
                    <w:rPr>
                      <w:sz w:val="24"/>
                      <w:highlight w:val="yellow"/>
                      <w:lang w:val="es-ES"/>
                    </w:rPr>
                  </w:pPr>
                  <w:r w:rsidRPr="004F7D36">
                    <w:rPr>
                      <w:sz w:val="24"/>
                      <w:highlight w:val="yellow"/>
                      <w:lang w:val="es-ES"/>
                    </w:rPr>
                    <w:t>(Informes, Actividades y/o Productos)</w:t>
                  </w:r>
                </w:p>
              </w:tc>
              <w:tc>
                <w:tcPr>
                  <w:tcW w:w="1144" w:type="dxa"/>
                  <w:vAlign w:val="center"/>
                </w:tcPr>
                <w:p w14:paraId="1700522E" w14:textId="77777777" w:rsidR="00837744" w:rsidRPr="004F7D36" w:rsidRDefault="00837744" w:rsidP="008D683B">
                  <w:pPr>
                    <w:pStyle w:val="Title"/>
                    <w:rPr>
                      <w:sz w:val="24"/>
                      <w:highlight w:val="yellow"/>
                      <w:lang w:val="es-ES"/>
                    </w:rPr>
                  </w:pPr>
                  <w:r w:rsidRPr="004F7D36">
                    <w:rPr>
                      <w:sz w:val="24"/>
                      <w:highlight w:val="yellow"/>
                      <w:lang w:val="es-ES"/>
                    </w:rPr>
                    <w:t>Fecha Máxima de Entrega</w:t>
                  </w:r>
                </w:p>
              </w:tc>
              <w:tc>
                <w:tcPr>
                  <w:tcW w:w="1209" w:type="dxa"/>
                  <w:vAlign w:val="center"/>
                </w:tcPr>
                <w:p w14:paraId="025D5CF2" w14:textId="77777777" w:rsidR="00837744" w:rsidRPr="004F7D36" w:rsidRDefault="00837744" w:rsidP="008D683B">
                  <w:pPr>
                    <w:pStyle w:val="Title"/>
                    <w:rPr>
                      <w:sz w:val="24"/>
                      <w:highlight w:val="yellow"/>
                      <w:lang w:val="es-ES"/>
                    </w:rPr>
                  </w:pPr>
                  <w:r w:rsidRPr="004F7D36">
                    <w:rPr>
                      <w:sz w:val="24"/>
                      <w:highlight w:val="yellow"/>
                      <w:lang w:val="es-ES"/>
                    </w:rPr>
                    <w:t>Monto Adeudado del Pago del Precio Fijo</w:t>
                  </w:r>
                </w:p>
                <w:p w14:paraId="52C36629" w14:textId="77777777" w:rsidR="00837744" w:rsidRPr="004F7D36" w:rsidRDefault="00837744" w:rsidP="008D683B">
                  <w:pPr>
                    <w:pStyle w:val="Title"/>
                    <w:rPr>
                      <w:sz w:val="24"/>
                      <w:highlight w:val="yellow"/>
                      <w:lang w:val="es-ES"/>
                    </w:rPr>
                  </w:pPr>
                  <w:r w:rsidRPr="004F7D36">
                    <w:rPr>
                      <w:sz w:val="24"/>
                      <w:highlight w:val="yellow"/>
                      <w:lang w:val="es-ES"/>
                    </w:rPr>
                    <w:t>(Moneda)</w:t>
                  </w:r>
                </w:p>
                <w:p w14:paraId="2D332038" w14:textId="77777777" w:rsidR="00837744" w:rsidRPr="004F7D36" w:rsidRDefault="00837744" w:rsidP="008D683B">
                  <w:pPr>
                    <w:pStyle w:val="Title"/>
                    <w:rPr>
                      <w:sz w:val="24"/>
                      <w:highlight w:val="yellow"/>
                      <w:lang w:val="es-ES"/>
                    </w:rPr>
                  </w:pPr>
                </w:p>
              </w:tc>
            </w:tr>
            <w:tr w:rsidR="00837744" w:rsidRPr="001C2A35" w14:paraId="117F0903" w14:textId="77777777" w:rsidTr="00991001">
              <w:trPr>
                <w:trHeight w:val="190"/>
                <w:jc w:val="center"/>
              </w:trPr>
              <w:tc>
                <w:tcPr>
                  <w:tcW w:w="2863" w:type="dxa"/>
                </w:tcPr>
                <w:p w14:paraId="328A5C5B" w14:textId="77777777" w:rsidR="00837744" w:rsidRPr="004F7D36" w:rsidRDefault="00837744" w:rsidP="008D683B">
                  <w:pPr>
                    <w:pStyle w:val="Title"/>
                    <w:jc w:val="both"/>
                    <w:rPr>
                      <w:sz w:val="24"/>
                      <w:highlight w:val="yellow"/>
                      <w:lang w:val="es-ES"/>
                    </w:rPr>
                  </w:pPr>
                </w:p>
              </w:tc>
              <w:tc>
                <w:tcPr>
                  <w:tcW w:w="1144" w:type="dxa"/>
                </w:tcPr>
                <w:p w14:paraId="0105CC6E" w14:textId="77777777" w:rsidR="00837744" w:rsidRPr="004F7D36" w:rsidRDefault="00837744" w:rsidP="008D683B">
                  <w:pPr>
                    <w:pStyle w:val="Title"/>
                    <w:jc w:val="both"/>
                    <w:rPr>
                      <w:sz w:val="24"/>
                      <w:highlight w:val="yellow"/>
                      <w:lang w:val="es-ES"/>
                    </w:rPr>
                  </w:pPr>
                </w:p>
              </w:tc>
              <w:tc>
                <w:tcPr>
                  <w:tcW w:w="1209" w:type="dxa"/>
                </w:tcPr>
                <w:p w14:paraId="5680425F" w14:textId="77777777" w:rsidR="00837744" w:rsidRPr="004F7D36" w:rsidRDefault="00837744" w:rsidP="008D683B">
                  <w:pPr>
                    <w:pStyle w:val="Title"/>
                    <w:jc w:val="both"/>
                    <w:rPr>
                      <w:sz w:val="24"/>
                      <w:highlight w:val="yellow"/>
                      <w:lang w:val="es-ES"/>
                    </w:rPr>
                  </w:pPr>
                </w:p>
              </w:tc>
            </w:tr>
            <w:tr w:rsidR="00837744" w:rsidRPr="001C2A35" w14:paraId="1FEE5B0A" w14:textId="77777777" w:rsidTr="00991001">
              <w:trPr>
                <w:trHeight w:val="182"/>
                <w:jc w:val="center"/>
              </w:trPr>
              <w:tc>
                <w:tcPr>
                  <w:tcW w:w="2863" w:type="dxa"/>
                </w:tcPr>
                <w:p w14:paraId="51897681" w14:textId="77777777" w:rsidR="00837744" w:rsidRPr="004F7D36" w:rsidRDefault="00837744" w:rsidP="008D683B">
                  <w:pPr>
                    <w:pStyle w:val="Title"/>
                    <w:jc w:val="both"/>
                    <w:rPr>
                      <w:sz w:val="24"/>
                      <w:highlight w:val="yellow"/>
                      <w:lang w:val="es-ES"/>
                    </w:rPr>
                  </w:pPr>
                </w:p>
              </w:tc>
              <w:tc>
                <w:tcPr>
                  <w:tcW w:w="1144" w:type="dxa"/>
                </w:tcPr>
                <w:p w14:paraId="21941878" w14:textId="77777777" w:rsidR="00837744" w:rsidRPr="004F7D36" w:rsidRDefault="00837744" w:rsidP="008D683B">
                  <w:pPr>
                    <w:pStyle w:val="Title"/>
                    <w:jc w:val="both"/>
                    <w:rPr>
                      <w:sz w:val="24"/>
                      <w:highlight w:val="yellow"/>
                      <w:lang w:val="es-ES"/>
                    </w:rPr>
                  </w:pPr>
                </w:p>
              </w:tc>
              <w:tc>
                <w:tcPr>
                  <w:tcW w:w="1209" w:type="dxa"/>
                </w:tcPr>
                <w:p w14:paraId="497B72C2" w14:textId="77777777" w:rsidR="00837744" w:rsidRPr="004F7D36" w:rsidRDefault="00837744" w:rsidP="008D683B">
                  <w:pPr>
                    <w:pStyle w:val="Title"/>
                    <w:jc w:val="both"/>
                    <w:rPr>
                      <w:sz w:val="24"/>
                      <w:highlight w:val="yellow"/>
                      <w:lang w:val="es-ES"/>
                    </w:rPr>
                  </w:pPr>
                </w:p>
              </w:tc>
            </w:tr>
            <w:tr w:rsidR="00837744" w:rsidRPr="001C2A35" w14:paraId="42D85E26" w14:textId="77777777" w:rsidTr="00991001">
              <w:trPr>
                <w:trHeight w:val="182"/>
                <w:jc w:val="center"/>
              </w:trPr>
              <w:tc>
                <w:tcPr>
                  <w:tcW w:w="2863" w:type="dxa"/>
                </w:tcPr>
                <w:p w14:paraId="16274AF4" w14:textId="77777777" w:rsidR="00837744" w:rsidRPr="004F7D36" w:rsidRDefault="00837744" w:rsidP="008D683B">
                  <w:pPr>
                    <w:pStyle w:val="Title"/>
                    <w:jc w:val="both"/>
                    <w:rPr>
                      <w:sz w:val="24"/>
                      <w:highlight w:val="yellow"/>
                      <w:lang w:val="es-ES"/>
                    </w:rPr>
                  </w:pPr>
                </w:p>
              </w:tc>
              <w:tc>
                <w:tcPr>
                  <w:tcW w:w="1144" w:type="dxa"/>
                </w:tcPr>
                <w:p w14:paraId="7C732E94" w14:textId="77777777" w:rsidR="00837744" w:rsidRPr="004F7D36" w:rsidRDefault="00837744" w:rsidP="008D683B">
                  <w:pPr>
                    <w:pStyle w:val="Title"/>
                    <w:jc w:val="both"/>
                    <w:rPr>
                      <w:sz w:val="24"/>
                      <w:highlight w:val="yellow"/>
                      <w:lang w:val="es-ES"/>
                    </w:rPr>
                  </w:pPr>
                </w:p>
              </w:tc>
              <w:tc>
                <w:tcPr>
                  <w:tcW w:w="1209" w:type="dxa"/>
                </w:tcPr>
                <w:p w14:paraId="69CEEFF4" w14:textId="77777777" w:rsidR="00837744" w:rsidRPr="004F7D36" w:rsidRDefault="00837744" w:rsidP="008D683B">
                  <w:pPr>
                    <w:pStyle w:val="Title"/>
                    <w:jc w:val="both"/>
                    <w:rPr>
                      <w:sz w:val="24"/>
                      <w:highlight w:val="yellow"/>
                      <w:lang w:val="es-ES"/>
                    </w:rPr>
                  </w:pPr>
                </w:p>
              </w:tc>
            </w:tr>
            <w:tr w:rsidR="00837744" w:rsidRPr="001C2A35" w14:paraId="22C81F69" w14:textId="77777777" w:rsidTr="00991001">
              <w:trPr>
                <w:trHeight w:val="190"/>
                <w:jc w:val="center"/>
              </w:trPr>
              <w:tc>
                <w:tcPr>
                  <w:tcW w:w="4007" w:type="dxa"/>
                  <w:gridSpan w:val="2"/>
                </w:tcPr>
                <w:p w14:paraId="01A0B0F9" w14:textId="77777777" w:rsidR="00837744" w:rsidRPr="004F7D36" w:rsidRDefault="00837744" w:rsidP="008D683B">
                  <w:pPr>
                    <w:pStyle w:val="Title"/>
                    <w:jc w:val="both"/>
                    <w:rPr>
                      <w:sz w:val="24"/>
                      <w:highlight w:val="yellow"/>
                      <w:lang w:val="es-ES"/>
                    </w:rPr>
                  </w:pPr>
                  <w:r w:rsidRPr="004F7D36">
                    <w:rPr>
                      <w:sz w:val="24"/>
                      <w:highlight w:val="yellow"/>
                      <w:lang w:val="es-ES"/>
                    </w:rPr>
                    <w:t xml:space="preserve">TOTAL - MONTO MÁXIMO </w:t>
                  </w:r>
                </w:p>
              </w:tc>
              <w:tc>
                <w:tcPr>
                  <w:tcW w:w="1209" w:type="dxa"/>
                </w:tcPr>
                <w:p w14:paraId="0CB1F9C8" w14:textId="77777777" w:rsidR="00837744" w:rsidRPr="004F7D36" w:rsidRDefault="00837744" w:rsidP="008D683B">
                  <w:pPr>
                    <w:pStyle w:val="Title"/>
                    <w:jc w:val="both"/>
                    <w:rPr>
                      <w:sz w:val="24"/>
                      <w:highlight w:val="yellow"/>
                      <w:lang w:val="es-ES"/>
                    </w:rPr>
                  </w:pPr>
                  <w:r w:rsidRPr="004F7D36">
                    <w:rPr>
                      <w:sz w:val="24"/>
                      <w:highlight w:val="yellow"/>
                      <w:lang w:val="es-ES"/>
                    </w:rPr>
                    <w:t>&lt; INSERTAR &gt;</w:t>
                  </w:r>
                </w:p>
              </w:tc>
            </w:tr>
          </w:tbl>
          <w:p w14:paraId="7269D57F" w14:textId="77777777" w:rsidR="00837744" w:rsidRPr="004F7D36" w:rsidRDefault="00837744" w:rsidP="008D683B">
            <w:pPr>
              <w:jc w:val="both"/>
              <w:rPr>
                <w:highlight w:val="yellow"/>
                <w:lang w:val="es-ES"/>
              </w:rPr>
            </w:pPr>
          </w:p>
          <w:p w14:paraId="6130633B" w14:textId="36E0CA23" w:rsidR="00837744" w:rsidRPr="004F7D36" w:rsidRDefault="00837744" w:rsidP="008D683B">
            <w:pPr>
              <w:jc w:val="both"/>
              <w:rPr>
                <w:highlight w:val="yellow"/>
                <w:lang w:val="es-ES"/>
              </w:rPr>
            </w:pPr>
            <w:r w:rsidRPr="004F7D36">
              <w:rPr>
                <w:color w:val="FF0000"/>
                <w:highlight w:val="yellow"/>
                <w:lang w:val="es-ES"/>
              </w:rPr>
              <w:t>(Esta sección deberá reflejar los requerimientos descritos en el Anexo 1, Parte IV.</w:t>
            </w:r>
            <w:r w:rsidR="00730436">
              <w:rPr>
                <w:color w:val="FF0000"/>
                <w:highlight w:val="yellow"/>
                <w:lang w:val="es-ES"/>
              </w:rPr>
              <w:t xml:space="preserve"> </w:t>
            </w:r>
            <w:r w:rsidRPr="004F7D36">
              <w:rPr>
                <w:color w:val="FF0000"/>
                <w:highlight w:val="yellow"/>
                <w:lang w:val="es-ES"/>
              </w:rPr>
              <w:t>Cada entregable deberá especificarse con una fecha de vencimiento y un monto a pagar).</w:t>
            </w:r>
          </w:p>
          <w:p w14:paraId="185BBADC" w14:textId="77777777" w:rsidR="00837744" w:rsidRPr="004F7D36" w:rsidRDefault="00837744" w:rsidP="008D683B">
            <w:pPr>
              <w:jc w:val="both"/>
              <w:rPr>
                <w:highlight w:val="yellow"/>
                <w:lang w:val="es-ES"/>
              </w:rPr>
            </w:pPr>
          </w:p>
          <w:p w14:paraId="121C3708" w14:textId="5EC64F35" w:rsidR="00837744" w:rsidRPr="004F7D36" w:rsidRDefault="00837744" w:rsidP="008D683B">
            <w:pPr>
              <w:jc w:val="both"/>
              <w:rPr>
                <w:highlight w:val="yellow"/>
                <w:lang w:val="es-ES"/>
              </w:rPr>
            </w:pPr>
            <w:r w:rsidRPr="004F7D36">
              <w:rPr>
                <w:highlight w:val="yellow"/>
                <w:lang w:val="es-ES"/>
              </w:rPr>
              <w:t>Para efectos de esta Orden de Compra, PARTNERS solicita por la presente las siguientes tareas. Al Vendedor no se le pagará ninguna suma que exceda el precio establecido para las tareas individuales entregadas de los hitos.</w:t>
            </w:r>
            <w:r w:rsidR="00730436">
              <w:rPr>
                <w:highlight w:val="yellow"/>
                <w:lang w:val="es-ES"/>
              </w:rPr>
              <w:t xml:space="preserve"> </w:t>
            </w:r>
            <w:r w:rsidRPr="004F7D36">
              <w:rPr>
                <w:highlight w:val="yellow"/>
                <w:lang w:val="es-ES"/>
              </w:rPr>
              <w:t xml:space="preserve">Los pagos totales no podrán exceder del precio máximo establecido en este </w:t>
            </w:r>
            <w:r w:rsidRPr="004F7D36">
              <w:rPr>
                <w:highlight w:val="yellow"/>
                <w:lang w:val="es-ES"/>
              </w:rPr>
              <w:lastRenderedPageBreak/>
              <w:t>documento.</w:t>
            </w:r>
          </w:p>
          <w:p w14:paraId="5F77EEB8" w14:textId="77777777" w:rsidR="00837744" w:rsidRPr="004F7D36" w:rsidRDefault="00837744" w:rsidP="008D683B">
            <w:pPr>
              <w:jc w:val="both"/>
              <w:rPr>
                <w:highlight w:val="yellow"/>
                <w:lang w:val="es-ES"/>
              </w:rPr>
            </w:pPr>
          </w:p>
          <w:p w14:paraId="4270196B" w14:textId="6E4C266A" w:rsidR="00F01D5C" w:rsidRPr="008D683B" w:rsidRDefault="00837744" w:rsidP="008D683B">
            <w:pPr>
              <w:jc w:val="both"/>
              <w:rPr>
                <w:lang w:val="es-ES"/>
              </w:rPr>
            </w:pPr>
            <w:r w:rsidRPr="004F7D36">
              <w:rPr>
                <w:highlight w:val="yellow"/>
                <w:lang w:val="es-ES"/>
              </w:rPr>
              <w:t>Si se realiza algún cambio en los requisitos de trabajo, se negociará la modificación de la Orden de Compra con base en la estimación detallada de costos del Vendedor y el porcentaje de trabajo realizado y/o completado.</w:t>
            </w:r>
          </w:p>
        </w:tc>
      </w:tr>
    </w:tbl>
    <w:p w14:paraId="7DBCF3D9" w14:textId="77777777" w:rsidR="007C4C6A" w:rsidRPr="004F7D36" w:rsidRDefault="007C4C6A" w:rsidP="008D683B">
      <w:pPr>
        <w:rPr>
          <w:b/>
          <w:bCs/>
          <w:lang w:val="es-MX"/>
        </w:rPr>
      </w:pPr>
    </w:p>
    <w:sectPr w:rsidR="007C4C6A" w:rsidRPr="004F7D36" w:rsidSect="00235D1F">
      <w:headerReference w:type="default" r:id="rId12"/>
      <w:footerReference w:type="default" r:id="rId13"/>
      <w:pgSz w:w="12240" w:h="15840"/>
      <w:pgMar w:top="1054" w:right="990" w:bottom="1417" w:left="810" w:header="270" w:footer="2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2C713F" w14:textId="77777777" w:rsidR="00150E39" w:rsidRDefault="00150E39" w:rsidP="0094751D">
      <w:r>
        <w:separator/>
      </w:r>
    </w:p>
  </w:endnote>
  <w:endnote w:type="continuationSeparator" w:id="0">
    <w:p w14:paraId="7A4E08C3" w14:textId="77777777" w:rsidR="00150E39" w:rsidRDefault="00150E39" w:rsidP="00947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5A3A7" w14:textId="4FD505BA" w:rsidR="00822A75" w:rsidRPr="00822A75" w:rsidRDefault="00822A75" w:rsidP="00822A75">
    <w:pPr>
      <w:pStyle w:val="Footer"/>
      <w:rPr>
        <w:sz w:val="16"/>
        <w:szCs w:val="16"/>
        <w:lang w:val="es-US"/>
      </w:rPr>
    </w:pPr>
    <w:r w:rsidRPr="00822A75">
      <w:rPr>
        <w:sz w:val="16"/>
        <w:szCs w:val="16"/>
        <w:lang w:val="es-MX"/>
      </w:rPr>
      <w:t>PARTNERS Purchase Order</w:t>
    </w:r>
    <w:r w:rsidR="00BD43CC">
      <w:rPr>
        <w:sz w:val="16"/>
        <w:szCs w:val="16"/>
        <w:lang w:val="es-MX"/>
      </w:rPr>
      <w:t xml:space="preserve">/ </w:t>
    </w:r>
    <w:r w:rsidRPr="00822A75">
      <w:rPr>
        <w:sz w:val="16"/>
        <w:szCs w:val="16"/>
        <w:lang w:val="es"/>
      </w:rPr>
      <w:t>Orden de Compra de PARTNERS</w:t>
    </w:r>
    <w:bookmarkStart w:id="110" w:name="_Hlk97647159"/>
    <w:r w:rsidRPr="00822A75">
      <w:rPr>
        <w:sz w:val="16"/>
        <w:szCs w:val="16"/>
        <w:lang w:val="es"/>
      </w:rPr>
      <w:t xml:space="preserve"> #</w:t>
    </w:r>
    <w:bookmarkEnd w:id="110"/>
    <w:r w:rsidRPr="00822A75">
      <w:rPr>
        <w:sz w:val="16"/>
        <w:szCs w:val="16"/>
        <w:lang w:val="es"/>
      </w:rPr>
      <w:t xml:space="preserve"> (</w:t>
    </w:r>
    <w:proofErr w:type="spellStart"/>
    <w:r w:rsidRPr="00822A75">
      <w:rPr>
        <w:sz w:val="16"/>
        <w:szCs w:val="16"/>
        <w:lang w:val="es"/>
      </w:rPr>
      <w:t>xxxx</w:t>
    </w:r>
    <w:proofErr w:type="spellEnd"/>
    <w:r w:rsidRPr="00822A75">
      <w:rPr>
        <w:sz w:val="16"/>
        <w:szCs w:val="16"/>
        <w:lang w:val="es"/>
      </w:rPr>
      <w:t>)</w:t>
    </w:r>
    <w:r w:rsidRPr="00822A75">
      <w:rPr>
        <w:sz w:val="16"/>
        <w:szCs w:val="16"/>
        <w:lang w:val="es"/>
      </w:rPr>
      <w:tab/>
      <w:t xml:space="preserve"> </w:t>
    </w:r>
    <w:r w:rsidRPr="00822A75">
      <w:rPr>
        <w:sz w:val="16"/>
        <w:szCs w:val="16"/>
        <w:lang w:val="es"/>
      </w:rPr>
      <w:tab/>
      <w:t xml:space="preserve">Página </w:t>
    </w:r>
    <w:r w:rsidRPr="00822A75">
      <w:rPr>
        <w:rStyle w:val="PageNumber"/>
        <w:rFonts w:eastAsia="Calibri"/>
        <w:iCs/>
        <w:sz w:val="16"/>
        <w:szCs w:val="16"/>
        <w:lang w:val="es"/>
      </w:rPr>
      <w:fldChar w:fldCharType="begin"/>
    </w:r>
    <w:r w:rsidRPr="00822A75">
      <w:rPr>
        <w:rStyle w:val="PageNumber"/>
        <w:rFonts w:eastAsia="Calibri"/>
        <w:iCs/>
        <w:sz w:val="16"/>
        <w:szCs w:val="16"/>
        <w:lang w:val="es"/>
      </w:rPr>
      <w:instrText xml:space="preserve"> PAGE </w:instrText>
    </w:r>
    <w:r w:rsidRPr="00822A75">
      <w:rPr>
        <w:rStyle w:val="PageNumber"/>
        <w:rFonts w:eastAsia="Calibri"/>
        <w:iCs/>
        <w:sz w:val="16"/>
        <w:szCs w:val="16"/>
        <w:lang w:val="es"/>
      </w:rPr>
      <w:fldChar w:fldCharType="separate"/>
    </w:r>
    <w:r w:rsidRPr="00822A75">
      <w:rPr>
        <w:rStyle w:val="PageNumber"/>
        <w:rFonts w:eastAsia="Calibri"/>
        <w:iCs/>
        <w:sz w:val="16"/>
        <w:szCs w:val="16"/>
        <w:lang w:val="es"/>
      </w:rPr>
      <w:t>2</w:t>
    </w:r>
    <w:r w:rsidRPr="00822A75">
      <w:rPr>
        <w:rStyle w:val="PageNumber"/>
        <w:rFonts w:eastAsia="Calibri"/>
        <w:iCs/>
        <w:sz w:val="16"/>
        <w:szCs w:val="16"/>
        <w:lang w:val="es"/>
      </w:rPr>
      <w:fldChar w:fldCharType="end"/>
    </w:r>
  </w:p>
  <w:p w14:paraId="441AB7BE" w14:textId="19CFDD9E" w:rsidR="00822A75" w:rsidRPr="00822A75" w:rsidRDefault="00822A75" w:rsidP="00822A75">
    <w:pPr>
      <w:pStyle w:val="Footer"/>
      <w:rPr>
        <w:lang w:val="es-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6111C2" w14:textId="77777777" w:rsidR="00150E39" w:rsidRDefault="00150E39" w:rsidP="0094751D">
      <w:r>
        <w:separator/>
      </w:r>
    </w:p>
  </w:footnote>
  <w:footnote w:type="continuationSeparator" w:id="0">
    <w:p w14:paraId="179D01E1" w14:textId="77777777" w:rsidR="00150E39" w:rsidRDefault="00150E39" w:rsidP="00947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D6443" w14:textId="012CE175" w:rsidR="0094751D" w:rsidRDefault="0094751D">
    <w:pPr>
      <w:pStyle w:val="Header"/>
    </w:pPr>
    <w:r>
      <w:rPr>
        <w:noProof/>
      </w:rPr>
      <w:drawing>
        <wp:inline distT="0" distB="0" distL="0" distR="0" wp14:anchorId="31D1F502" wp14:editId="03D0D782">
          <wp:extent cx="2180118" cy="723900"/>
          <wp:effectExtent l="0" t="0" r="0" b="0"/>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14:paraId="1839805E" w14:textId="7F8CC11A" w:rsidR="0094751D" w:rsidRDefault="009475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65D8D"/>
    <w:multiLevelType w:val="hybridMultilevel"/>
    <w:tmpl w:val="7214D3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4F6E0F"/>
    <w:multiLevelType w:val="hybridMultilevel"/>
    <w:tmpl w:val="1352B1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3" w15:restartNumberingAfterBreak="0">
    <w:nsid w:val="0DC45B77"/>
    <w:multiLevelType w:val="hybridMultilevel"/>
    <w:tmpl w:val="B39CD6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032962"/>
    <w:multiLevelType w:val="hybridMultilevel"/>
    <w:tmpl w:val="B5B8F2E2"/>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7874C0B"/>
    <w:multiLevelType w:val="hybridMultilevel"/>
    <w:tmpl w:val="15C8DB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C80CE5"/>
    <w:multiLevelType w:val="hybridMultilevel"/>
    <w:tmpl w:val="2D98A1EA"/>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8F80E49"/>
    <w:multiLevelType w:val="hybridMultilevel"/>
    <w:tmpl w:val="6C88048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9165A1"/>
    <w:multiLevelType w:val="hybridMultilevel"/>
    <w:tmpl w:val="7214D3EA"/>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3955043"/>
    <w:multiLevelType w:val="hybridMultilevel"/>
    <w:tmpl w:val="53CAD5EA"/>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10" w15:restartNumberingAfterBreak="0">
    <w:nsid w:val="272F7C8D"/>
    <w:multiLevelType w:val="hybridMultilevel"/>
    <w:tmpl w:val="3FCCD494"/>
    <w:lvl w:ilvl="0" w:tplc="FFFFFFFF">
      <w:start w:val="1"/>
      <w:numFmt w:val="lowerLetter"/>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8FD7D77"/>
    <w:multiLevelType w:val="hybridMultilevel"/>
    <w:tmpl w:val="10A28B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B9E60CB"/>
    <w:multiLevelType w:val="hybridMultilevel"/>
    <w:tmpl w:val="D18227E2"/>
    <w:lvl w:ilvl="0" w:tplc="725CBEDE">
      <w:start w:val="1"/>
      <w:numFmt w:val="lowerLetter"/>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8535119"/>
    <w:multiLevelType w:val="hybridMultilevel"/>
    <w:tmpl w:val="DB0E2D32"/>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652D3250"/>
    <w:multiLevelType w:val="hybridMultilevel"/>
    <w:tmpl w:val="10A28B74"/>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693D0F7E"/>
    <w:multiLevelType w:val="hybridMultilevel"/>
    <w:tmpl w:val="6C88048C"/>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ACF5838"/>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CB65F60"/>
    <w:multiLevelType w:val="hybridMultilevel"/>
    <w:tmpl w:val="B5B8F2E2"/>
    <w:lvl w:ilvl="0" w:tplc="FFFFFFFF">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F3D571A"/>
    <w:multiLevelType w:val="hybridMultilevel"/>
    <w:tmpl w:val="15C8DBE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18E2E9E"/>
    <w:multiLevelType w:val="hybridMultilevel"/>
    <w:tmpl w:val="2D98A1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0110260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79556308">
    <w:abstractNumId w:val="9"/>
  </w:num>
  <w:num w:numId="3" w16cid:durableId="1679040657">
    <w:abstractNumId w:val="5"/>
  </w:num>
  <w:num w:numId="4" w16cid:durableId="1164319708">
    <w:abstractNumId w:val="1"/>
  </w:num>
  <w:num w:numId="5" w16cid:durableId="39427869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832442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54506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7130562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942158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440028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0308410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507761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451871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364160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3140773">
    <w:abstractNumId w:val="2"/>
  </w:num>
  <w:num w:numId="16" w16cid:durableId="1293168348">
    <w:abstractNumId w:val="18"/>
  </w:num>
  <w:num w:numId="17" w16cid:durableId="1692995712">
    <w:abstractNumId w:val="6"/>
  </w:num>
  <w:num w:numId="18" w16cid:durableId="1435860486">
    <w:abstractNumId w:val="3"/>
  </w:num>
  <w:num w:numId="19" w16cid:durableId="918172848">
    <w:abstractNumId w:val="16"/>
  </w:num>
  <w:num w:numId="20" w16cid:durableId="848063222">
    <w:abstractNumId w:val="10"/>
  </w:num>
  <w:num w:numId="21" w16cid:durableId="1584484558">
    <w:abstractNumId w:val="17"/>
  </w:num>
  <w:num w:numId="22" w16cid:durableId="1741904576">
    <w:abstractNumId w:val="20"/>
  </w:num>
  <w:num w:numId="23" w16cid:durableId="1616519769">
    <w:abstractNumId w:val="14"/>
  </w:num>
  <w:num w:numId="24" w16cid:durableId="2109544804">
    <w:abstractNumId w:val="0"/>
  </w:num>
  <w:num w:numId="25" w16cid:durableId="2144038821">
    <w:abstractNumId w:val="21"/>
  </w:num>
  <w:num w:numId="26" w16cid:durableId="365568666">
    <w:abstractNumId w:val="19"/>
  </w:num>
  <w:num w:numId="27" w16cid:durableId="1207180176">
    <w:abstractNumId w:val="8"/>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ra Taylor">
    <w15:presenceInfo w15:providerId="AD" w15:userId="S::staylor@partners.net::059dac33-2550-4849-bf58-09e6b15829fd"/>
  </w15:person>
  <w15:person w15:author="Victor Ricardo Gomez Guerra">
    <w15:presenceInfo w15:providerId="Windows Live" w15:userId="0df83b22daa7ee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A4"/>
    <w:rsid w:val="000443CA"/>
    <w:rsid w:val="00046967"/>
    <w:rsid w:val="00075CC1"/>
    <w:rsid w:val="000B66F8"/>
    <w:rsid w:val="000C4CD3"/>
    <w:rsid w:val="00102531"/>
    <w:rsid w:val="00103FE0"/>
    <w:rsid w:val="00104E43"/>
    <w:rsid w:val="001058B1"/>
    <w:rsid w:val="001129CC"/>
    <w:rsid w:val="00121D78"/>
    <w:rsid w:val="001368E5"/>
    <w:rsid w:val="00136AEC"/>
    <w:rsid w:val="00150E39"/>
    <w:rsid w:val="00155468"/>
    <w:rsid w:val="001C2A35"/>
    <w:rsid w:val="0021078F"/>
    <w:rsid w:val="00233F70"/>
    <w:rsid w:val="00235D1F"/>
    <w:rsid w:val="00262C84"/>
    <w:rsid w:val="0026642E"/>
    <w:rsid w:val="0026749F"/>
    <w:rsid w:val="002731AD"/>
    <w:rsid w:val="00283FA2"/>
    <w:rsid w:val="002A06B9"/>
    <w:rsid w:val="002F6B59"/>
    <w:rsid w:val="003157A9"/>
    <w:rsid w:val="003707C7"/>
    <w:rsid w:val="003B7E32"/>
    <w:rsid w:val="003D04D5"/>
    <w:rsid w:val="00411CEE"/>
    <w:rsid w:val="004567AA"/>
    <w:rsid w:val="00483979"/>
    <w:rsid w:val="004D4D42"/>
    <w:rsid w:val="004F7D36"/>
    <w:rsid w:val="00550D50"/>
    <w:rsid w:val="00554878"/>
    <w:rsid w:val="0055689B"/>
    <w:rsid w:val="005848EB"/>
    <w:rsid w:val="005D12A1"/>
    <w:rsid w:val="00622CB8"/>
    <w:rsid w:val="00624057"/>
    <w:rsid w:val="00672473"/>
    <w:rsid w:val="0068700D"/>
    <w:rsid w:val="00695B57"/>
    <w:rsid w:val="006B18A7"/>
    <w:rsid w:val="006B2FC3"/>
    <w:rsid w:val="006C3A3B"/>
    <w:rsid w:val="006D3A80"/>
    <w:rsid w:val="00730436"/>
    <w:rsid w:val="007740CB"/>
    <w:rsid w:val="00776AA4"/>
    <w:rsid w:val="00781818"/>
    <w:rsid w:val="007B2D8E"/>
    <w:rsid w:val="007B31B9"/>
    <w:rsid w:val="007C4C6A"/>
    <w:rsid w:val="007C55CD"/>
    <w:rsid w:val="00822A75"/>
    <w:rsid w:val="0083372A"/>
    <w:rsid w:val="00836325"/>
    <w:rsid w:val="00837744"/>
    <w:rsid w:val="008964D4"/>
    <w:rsid w:val="008C2B2C"/>
    <w:rsid w:val="008C5A57"/>
    <w:rsid w:val="008D683B"/>
    <w:rsid w:val="008E6A00"/>
    <w:rsid w:val="009027E3"/>
    <w:rsid w:val="0091665F"/>
    <w:rsid w:val="00923990"/>
    <w:rsid w:val="0094751D"/>
    <w:rsid w:val="00954A99"/>
    <w:rsid w:val="00991001"/>
    <w:rsid w:val="009D437D"/>
    <w:rsid w:val="00A36B8D"/>
    <w:rsid w:val="00AA4875"/>
    <w:rsid w:val="00B05C14"/>
    <w:rsid w:val="00B63210"/>
    <w:rsid w:val="00B80ECF"/>
    <w:rsid w:val="00BD43CC"/>
    <w:rsid w:val="00BD6F64"/>
    <w:rsid w:val="00BE66E8"/>
    <w:rsid w:val="00BF4556"/>
    <w:rsid w:val="00C17788"/>
    <w:rsid w:val="00C25C64"/>
    <w:rsid w:val="00C51521"/>
    <w:rsid w:val="00C56BF2"/>
    <w:rsid w:val="00CB5F03"/>
    <w:rsid w:val="00D268E5"/>
    <w:rsid w:val="00D80112"/>
    <w:rsid w:val="00D822C1"/>
    <w:rsid w:val="00D87FC4"/>
    <w:rsid w:val="00DB10B4"/>
    <w:rsid w:val="00DD6A2E"/>
    <w:rsid w:val="00E62E94"/>
    <w:rsid w:val="00E673DE"/>
    <w:rsid w:val="00E67D44"/>
    <w:rsid w:val="00E95E8D"/>
    <w:rsid w:val="00F01D5C"/>
    <w:rsid w:val="00F15CC3"/>
    <w:rsid w:val="00F74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057D2"/>
  <w15:chartTrackingRefBased/>
  <w15:docId w15:val="{19CBD268-1BA1-4168-B21D-08D3C59DC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AA4"/>
    <w:pPr>
      <w:keepNext/>
      <w:widowControl w:val="0"/>
      <w:snapToGrid w:val="0"/>
      <w:spacing w:after="0" w:line="240" w:lineRule="auto"/>
      <w:outlineLvl w:val="2"/>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62C8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046967"/>
    <w:pPr>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7C4C6A"/>
    <w:pPr>
      <w:snapToGrid/>
    </w:pPr>
    <w:rPr>
      <w:rFonts w:ascii="Arial" w:hAnsi="Arial"/>
      <w:b/>
      <w:snapToGrid w:val="0"/>
      <w:sz w:val="16"/>
    </w:rPr>
  </w:style>
  <w:style w:type="paragraph" w:styleId="Heading4">
    <w:name w:val="heading 4"/>
    <w:basedOn w:val="Normal"/>
    <w:next w:val="Normal"/>
    <w:link w:val="Heading4Char"/>
    <w:qFormat/>
    <w:rsid w:val="00104E43"/>
    <w:pPr>
      <w:snapToGrid/>
      <w:outlineLvl w:val="3"/>
    </w:pPr>
    <w:rPr>
      <w:rFonts w:ascii="Arial" w:hAnsi="Arial"/>
      <w:b/>
      <w:i/>
      <w:snapToGrid w:val="0"/>
      <w:sz w:val="20"/>
      <w:u w:val="single"/>
    </w:rPr>
  </w:style>
  <w:style w:type="paragraph" w:styleId="Heading5">
    <w:name w:val="heading 5"/>
    <w:basedOn w:val="Normal"/>
    <w:next w:val="Normal"/>
    <w:link w:val="Heading5Char"/>
    <w:qFormat/>
    <w:rsid w:val="00104E43"/>
    <w:pPr>
      <w:snapToGrid/>
      <w:ind w:left="360" w:firstLine="360"/>
      <w:jc w:val="center"/>
      <w:outlineLvl w:val="4"/>
    </w:pPr>
    <w:rPr>
      <w:rFonts w:ascii="Arial" w:hAnsi="Arial"/>
      <w:snapToGrid w:val="0"/>
      <w:u w:val="single"/>
    </w:rPr>
  </w:style>
  <w:style w:type="paragraph" w:styleId="Heading6">
    <w:name w:val="heading 6"/>
    <w:basedOn w:val="Normal"/>
    <w:next w:val="Normal"/>
    <w:link w:val="Heading6Char"/>
    <w:qFormat/>
    <w:rsid w:val="00104E43"/>
    <w:pPr>
      <w:snapToGrid/>
      <w:jc w:val="center"/>
      <w:outlineLvl w:val="5"/>
    </w:pPr>
    <w:rPr>
      <w:rFonts w:ascii="Arial" w:hAnsi="Arial"/>
      <w:snapToGrid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76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776AA4"/>
    <w:rPr>
      <w:rFonts w:ascii="Tahoma" w:hAnsi="Tahoma" w:cs="Tahoma"/>
      <w:spacing w:val="4"/>
      <w:sz w:val="17"/>
      <w:szCs w:val="18"/>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776AA4"/>
    <w:pPr>
      <w:widowControl/>
      <w:snapToGrid/>
      <w:spacing w:line="264" w:lineRule="auto"/>
      <w:ind w:left="720"/>
      <w:contextualSpacing/>
    </w:pPr>
    <w:rPr>
      <w:rFonts w:ascii="Tahoma" w:eastAsiaTheme="minorHAnsi" w:hAnsi="Tahoma" w:cs="Tahoma"/>
      <w:spacing w:val="4"/>
      <w:sz w:val="17"/>
      <w:szCs w:val="18"/>
    </w:rPr>
  </w:style>
  <w:style w:type="paragraph" w:styleId="CommentText">
    <w:name w:val="annotation text"/>
    <w:basedOn w:val="Normal"/>
    <w:link w:val="CommentTextChar"/>
    <w:unhideWhenUsed/>
    <w:rsid w:val="0094751D"/>
    <w:pPr>
      <w:widowControl/>
      <w:snapToGrid/>
      <w:spacing w:after="160"/>
    </w:pPr>
    <w:rPr>
      <w:rFonts w:eastAsia="Calibri"/>
      <w:sz w:val="20"/>
    </w:rPr>
  </w:style>
  <w:style w:type="character" w:customStyle="1" w:styleId="CommentTextChar">
    <w:name w:val="Comment Text Char"/>
    <w:basedOn w:val="DefaultParagraphFont"/>
    <w:link w:val="CommentText"/>
    <w:rsid w:val="0094751D"/>
    <w:rPr>
      <w:rFonts w:ascii="Times New Roman" w:eastAsia="Calibri" w:hAnsi="Times New Roman" w:cs="Times New Roman"/>
      <w:sz w:val="20"/>
      <w:szCs w:val="24"/>
    </w:rPr>
  </w:style>
  <w:style w:type="character" w:styleId="CommentReference">
    <w:name w:val="annotation reference"/>
    <w:unhideWhenUsed/>
    <w:rsid w:val="0094751D"/>
    <w:rPr>
      <w:sz w:val="16"/>
      <w:szCs w:val="16"/>
    </w:rPr>
  </w:style>
  <w:style w:type="paragraph" w:styleId="Header">
    <w:name w:val="header"/>
    <w:basedOn w:val="Normal"/>
    <w:link w:val="HeaderChar"/>
    <w:unhideWhenUsed/>
    <w:rsid w:val="0094751D"/>
    <w:pPr>
      <w:tabs>
        <w:tab w:val="center" w:pos="4419"/>
        <w:tab w:val="right" w:pos="8838"/>
      </w:tabs>
    </w:pPr>
  </w:style>
  <w:style w:type="character" w:customStyle="1" w:styleId="HeaderChar">
    <w:name w:val="Header Char"/>
    <w:basedOn w:val="DefaultParagraphFont"/>
    <w:link w:val="Header"/>
    <w:uiPriority w:val="99"/>
    <w:rsid w:val="0094751D"/>
    <w:rPr>
      <w:rFonts w:ascii="Times New Roman" w:eastAsia="Times New Roman" w:hAnsi="Times New Roman" w:cs="Times New Roman"/>
      <w:sz w:val="24"/>
      <w:szCs w:val="24"/>
    </w:rPr>
  </w:style>
  <w:style w:type="paragraph" w:styleId="Footer">
    <w:name w:val="footer"/>
    <w:basedOn w:val="Normal"/>
    <w:link w:val="FooterChar"/>
    <w:unhideWhenUsed/>
    <w:rsid w:val="0094751D"/>
    <w:pPr>
      <w:tabs>
        <w:tab w:val="center" w:pos="4419"/>
        <w:tab w:val="right" w:pos="8838"/>
      </w:tabs>
    </w:pPr>
  </w:style>
  <w:style w:type="character" w:customStyle="1" w:styleId="FooterChar">
    <w:name w:val="Footer Char"/>
    <w:basedOn w:val="DefaultParagraphFont"/>
    <w:link w:val="Footer"/>
    <w:uiPriority w:val="99"/>
    <w:rsid w:val="0094751D"/>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C4C6A"/>
    <w:rPr>
      <w:rFonts w:ascii="Arial" w:eastAsia="Times New Roman" w:hAnsi="Arial" w:cs="Times New Roman"/>
      <w:b/>
      <w:snapToGrid w:val="0"/>
      <w:sz w:val="16"/>
      <w:szCs w:val="24"/>
    </w:rPr>
  </w:style>
  <w:style w:type="character" w:styleId="PlaceholderText">
    <w:name w:val="Placeholder Text"/>
    <w:basedOn w:val="DefaultParagraphFont"/>
    <w:uiPriority w:val="99"/>
    <w:semiHidden/>
    <w:rsid w:val="007C4C6A"/>
    <w:rPr>
      <w:color w:val="808080"/>
    </w:rPr>
  </w:style>
  <w:style w:type="character" w:customStyle="1" w:styleId="Heading1Char">
    <w:name w:val="Heading 1 Char"/>
    <w:basedOn w:val="DefaultParagraphFont"/>
    <w:link w:val="Heading1"/>
    <w:uiPriority w:val="9"/>
    <w:rsid w:val="00262C84"/>
    <w:rPr>
      <w:rFonts w:asciiTheme="majorHAnsi" w:eastAsiaTheme="majorEastAsia" w:hAnsiTheme="majorHAnsi" w:cstheme="majorBidi"/>
      <w:color w:val="2F5496" w:themeColor="accent1" w:themeShade="BF"/>
      <w:sz w:val="32"/>
      <w:szCs w:val="32"/>
    </w:rPr>
  </w:style>
  <w:style w:type="paragraph" w:styleId="TOAHeading">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BodyText3">
    <w:name w:val="Body Text 3"/>
    <w:basedOn w:val="Normal"/>
    <w:link w:val="BodyText3Char"/>
    <w:rsid w:val="00262C84"/>
    <w:pPr>
      <w:snapToGrid/>
    </w:pPr>
    <w:rPr>
      <w:snapToGrid w:val="0"/>
      <w:sz w:val="20"/>
    </w:rPr>
  </w:style>
  <w:style w:type="character" w:customStyle="1" w:styleId="BodyText3Char">
    <w:name w:val="Body Text 3 Char"/>
    <w:basedOn w:val="DefaultParagraphFont"/>
    <w:link w:val="BodyText3"/>
    <w:rsid w:val="00262C84"/>
    <w:rPr>
      <w:rFonts w:ascii="Times New Roman" w:eastAsia="Times New Roman" w:hAnsi="Times New Roman" w:cs="Times New Roman"/>
      <w:snapToGrid w:val="0"/>
      <w:sz w:val="20"/>
      <w:szCs w:val="24"/>
    </w:rPr>
  </w:style>
  <w:style w:type="character" w:styleId="PageNumber">
    <w:name w:val="page number"/>
    <w:basedOn w:val="DefaultParagraphFont"/>
    <w:rsid w:val="00822A75"/>
  </w:style>
  <w:style w:type="paragraph" w:customStyle="1" w:styleId="Style2">
    <w:name w:val="Style2"/>
    <w:basedOn w:val="Normal"/>
    <w:rsid w:val="00822A75"/>
    <w:pPr>
      <w:widowControl/>
      <w:snapToGrid/>
      <w:spacing w:after="240"/>
      <w:jc w:val="both"/>
    </w:pPr>
    <w:rPr>
      <w:snapToGrid w:val="0"/>
    </w:rPr>
  </w:style>
  <w:style w:type="character" w:customStyle="1" w:styleId="Heading2Char">
    <w:name w:val="Heading 2 Char"/>
    <w:basedOn w:val="DefaultParagraphFont"/>
    <w:link w:val="Heading2"/>
    <w:uiPriority w:val="9"/>
    <w:semiHidden/>
    <w:rsid w:val="0004696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nhideWhenUsed/>
    <w:rsid w:val="00046967"/>
    <w:rPr>
      <w:color w:val="0563C1" w:themeColor="hyperlink"/>
      <w:u w:val="single"/>
    </w:rPr>
  </w:style>
  <w:style w:type="paragraph" w:customStyle="1" w:styleId="Style1">
    <w:name w:val="Style1"/>
    <w:basedOn w:val="Normal"/>
    <w:next w:val="Normal"/>
    <w:rsid w:val="00F01D5C"/>
    <w:pPr>
      <w:snapToGrid/>
      <w:spacing w:before="120" w:after="120"/>
      <w:jc w:val="center"/>
    </w:pPr>
    <w:rPr>
      <w:rFonts w:ascii="Arial" w:hAnsi="Arial"/>
      <w:b/>
      <w:snapToGrid w:val="0"/>
      <w:sz w:val="26"/>
    </w:rPr>
  </w:style>
  <w:style w:type="paragraph" w:styleId="Title">
    <w:name w:val="Title"/>
    <w:basedOn w:val="Normal"/>
    <w:link w:val="TitleChar"/>
    <w:qFormat/>
    <w:rsid w:val="00F01D5C"/>
    <w:pPr>
      <w:snapToGrid/>
      <w:jc w:val="center"/>
    </w:pPr>
    <w:rPr>
      <w:snapToGrid w:val="0"/>
      <w:sz w:val="32"/>
    </w:rPr>
  </w:style>
  <w:style w:type="character" w:customStyle="1" w:styleId="TitleChar">
    <w:name w:val="Title Char"/>
    <w:basedOn w:val="DefaultParagraphFont"/>
    <w:link w:val="Title"/>
    <w:rsid w:val="00F01D5C"/>
    <w:rPr>
      <w:rFonts w:ascii="Times New Roman" w:eastAsia="Times New Roman" w:hAnsi="Times New Roman" w:cs="Times New Roman"/>
      <w:snapToGrid w:val="0"/>
      <w:sz w:val="32"/>
      <w:szCs w:val="24"/>
    </w:rPr>
  </w:style>
  <w:style w:type="table" w:styleId="TableTheme">
    <w:name w:val="Table Theme"/>
    <w:basedOn w:val="TableNormal"/>
    <w:rsid w:val="00104E43"/>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104E43"/>
    <w:rPr>
      <w:rFonts w:ascii="Arial" w:eastAsia="Times New Roman" w:hAnsi="Arial" w:cs="Times New Roman"/>
      <w:b/>
      <w:i/>
      <w:snapToGrid w:val="0"/>
      <w:sz w:val="20"/>
      <w:szCs w:val="24"/>
      <w:u w:val="single"/>
    </w:rPr>
  </w:style>
  <w:style w:type="character" w:customStyle="1" w:styleId="Heading5Char">
    <w:name w:val="Heading 5 Char"/>
    <w:basedOn w:val="DefaultParagraphFont"/>
    <w:link w:val="Heading5"/>
    <w:rsid w:val="00104E43"/>
    <w:rPr>
      <w:rFonts w:ascii="Arial" w:eastAsia="Times New Roman" w:hAnsi="Arial" w:cs="Times New Roman"/>
      <w:snapToGrid w:val="0"/>
      <w:sz w:val="24"/>
      <w:szCs w:val="24"/>
      <w:u w:val="single"/>
    </w:rPr>
  </w:style>
  <w:style w:type="character" w:customStyle="1" w:styleId="Heading6Char">
    <w:name w:val="Heading 6 Char"/>
    <w:basedOn w:val="DefaultParagraphFont"/>
    <w:link w:val="Heading6"/>
    <w:rsid w:val="00104E43"/>
    <w:rPr>
      <w:rFonts w:ascii="Arial" w:eastAsia="Times New Roman" w:hAnsi="Arial" w:cs="Times New Roman"/>
      <w:snapToGrid w:val="0"/>
      <w:sz w:val="24"/>
      <w:szCs w:val="24"/>
      <w:u w:val="single"/>
    </w:rPr>
  </w:style>
  <w:style w:type="character" w:styleId="FootnoteReference">
    <w:name w:val="footnote reference"/>
    <w:semiHidden/>
    <w:rsid w:val="00104E43"/>
  </w:style>
  <w:style w:type="paragraph" w:styleId="BodyText">
    <w:name w:val="Body Text"/>
    <w:basedOn w:val="Normal"/>
    <w:link w:val="BodyTextChar"/>
    <w:rsid w:val="00104E43"/>
    <w:pPr>
      <w:snapToGrid/>
    </w:pPr>
    <w:rPr>
      <w:rFonts w:ascii="Arial" w:hAnsi="Arial"/>
      <w:snapToGrid w:val="0"/>
      <w:sz w:val="16"/>
    </w:rPr>
  </w:style>
  <w:style w:type="character" w:customStyle="1" w:styleId="BodyTextChar">
    <w:name w:val="Body Text Char"/>
    <w:basedOn w:val="DefaultParagraphFont"/>
    <w:link w:val="BodyText"/>
    <w:rsid w:val="00104E43"/>
    <w:rPr>
      <w:rFonts w:ascii="Arial" w:eastAsia="Times New Roman" w:hAnsi="Arial" w:cs="Times New Roman"/>
      <w:snapToGrid w:val="0"/>
      <w:sz w:val="16"/>
      <w:szCs w:val="24"/>
    </w:rPr>
  </w:style>
  <w:style w:type="paragraph" w:styleId="BodyTextIndent">
    <w:name w:val="Body Text Indent"/>
    <w:basedOn w:val="Normal"/>
    <w:link w:val="BodyTextIndentCh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customStyle="1" w:styleId="BodyTextIndentChar">
    <w:name w:val="Body Text Indent Char"/>
    <w:basedOn w:val="DefaultParagraphFont"/>
    <w:link w:val="BodyTextIndent"/>
    <w:rsid w:val="00104E43"/>
    <w:rPr>
      <w:rFonts w:ascii="Arial" w:eastAsia="Times New Roman" w:hAnsi="Arial" w:cs="Times New Roman"/>
      <w:snapToGrid w:val="0"/>
      <w:sz w:val="16"/>
      <w:szCs w:val="24"/>
    </w:rPr>
  </w:style>
  <w:style w:type="paragraph" w:styleId="BodyText2">
    <w:name w:val="Body Text 2"/>
    <w:basedOn w:val="Normal"/>
    <w:link w:val="BodyText2Ch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customStyle="1" w:styleId="BodyText2Char">
    <w:name w:val="Body Text 2 Char"/>
    <w:basedOn w:val="DefaultParagraphFont"/>
    <w:link w:val="BodyText2"/>
    <w:rsid w:val="00104E43"/>
    <w:rPr>
      <w:rFonts w:ascii="Arial" w:eastAsia="Times New Roman" w:hAnsi="Arial" w:cs="Times New Roman"/>
      <w:snapToGrid w:val="0"/>
      <w:sz w:val="16"/>
      <w:szCs w:val="24"/>
    </w:rPr>
  </w:style>
  <w:style w:type="paragraph" w:customStyle="1" w:styleId="DocumentLabel">
    <w:name w:val="Document Label"/>
    <w:basedOn w:val="Normal"/>
    <w:rsid w:val="00104E43"/>
    <w:pPr>
      <w:keepLines/>
      <w:widowControl/>
      <w:snapToGrid/>
      <w:spacing w:before="240" w:after="360"/>
    </w:pPr>
    <w:rPr>
      <w:b/>
      <w:kern w:val="28"/>
      <w:sz w:val="36"/>
    </w:rPr>
  </w:style>
  <w:style w:type="paragraph" w:styleId="BodyTextIndent2">
    <w:name w:val="Body Text Indent 2"/>
    <w:basedOn w:val="Normal"/>
    <w:link w:val="BodyTextIndent2Char"/>
    <w:rsid w:val="00104E43"/>
    <w:pPr>
      <w:widowControl/>
      <w:snapToGrid/>
      <w:ind w:left="720" w:hanging="720"/>
    </w:pPr>
    <w:rPr>
      <w:sz w:val="20"/>
    </w:rPr>
  </w:style>
  <w:style w:type="character" w:customStyle="1" w:styleId="BodyTextIndent2Char">
    <w:name w:val="Body Text Indent 2 Char"/>
    <w:basedOn w:val="DefaultParagraphFont"/>
    <w:link w:val="BodyTextIndent2"/>
    <w:rsid w:val="00104E43"/>
    <w:rPr>
      <w:rFonts w:ascii="Times New Roman" w:eastAsia="Times New Roman" w:hAnsi="Times New Roman" w:cs="Times New Roman"/>
      <w:sz w:val="20"/>
      <w:szCs w:val="24"/>
    </w:rPr>
  </w:style>
  <w:style w:type="paragraph" w:styleId="Captio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FootnoteText">
    <w:name w:val="footnote text"/>
    <w:basedOn w:val="Normal"/>
    <w:link w:val="FootnoteTextChar"/>
    <w:semiHidden/>
    <w:rsid w:val="00104E43"/>
    <w:pPr>
      <w:snapToGrid/>
    </w:pPr>
    <w:rPr>
      <w:snapToGrid w:val="0"/>
      <w:sz w:val="20"/>
    </w:rPr>
  </w:style>
  <w:style w:type="character" w:customStyle="1" w:styleId="FootnoteTextChar">
    <w:name w:val="Footnote Text Char"/>
    <w:basedOn w:val="DefaultParagraphFont"/>
    <w:link w:val="FootnoteText"/>
    <w:semiHidden/>
    <w:rsid w:val="00104E43"/>
    <w:rPr>
      <w:rFonts w:ascii="Times New Roman" w:eastAsia="Times New Roman" w:hAnsi="Times New Roman" w:cs="Times New Roman"/>
      <w:snapToGrid w:val="0"/>
      <w:sz w:val="20"/>
      <w:szCs w:val="24"/>
    </w:rPr>
  </w:style>
  <w:style w:type="paragraph" w:styleId="BodyTextIndent3">
    <w:name w:val="Body Text Indent 3"/>
    <w:basedOn w:val="Normal"/>
    <w:link w:val="BodyTextIndent3Ch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customStyle="1" w:styleId="BodyTextIndent3Char">
    <w:name w:val="Body Text Indent 3 Char"/>
    <w:basedOn w:val="DefaultParagraphFont"/>
    <w:link w:val="BodyTextIndent3"/>
    <w:rsid w:val="00104E43"/>
    <w:rPr>
      <w:rFonts w:ascii="Courier New" w:eastAsia="Times New Roman" w:hAnsi="Courier New" w:cs="Times New Roman"/>
      <w:szCs w:val="24"/>
    </w:rPr>
  </w:style>
  <w:style w:type="character" w:customStyle="1" w:styleId="IRG">
    <w:name w:val="IRG"/>
    <w:basedOn w:val="DefaultParagraphFont"/>
    <w:semiHidden/>
    <w:rsid w:val="00104E43"/>
    <w:rPr>
      <w:rFonts w:ascii="Arial" w:hAnsi="Arial" w:cs="Arial"/>
      <w:color w:val="000080"/>
      <w:sz w:val="20"/>
      <w:szCs w:val="20"/>
    </w:rPr>
  </w:style>
  <w:style w:type="paragraph" w:customStyle="1" w:styleId="Bullet2">
    <w:name w:val="Bullet 2"/>
    <w:basedOn w:val="Normal"/>
    <w:rsid w:val="00104E43"/>
    <w:pPr>
      <w:numPr>
        <w:ilvl w:val="1"/>
        <w:numId w:val="15"/>
      </w:numPr>
      <w:snapToGrid/>
    </w:pPr>
    <w:rPr>
      <w:snapToGrid w:val="0"/>
    </w:rPr>
  </w:style>
  <w:style w:type="paragraph" w:styleId="CommentSubject">
    <w:name w:val="annotation subject"/>
    <w:basedOn w:val="CommentText"/>
    <w:next w:val="CommentText"/>
    <w:link w:val="CommentSubjectChar"/>
    <w:rsid w:val="00104E43"/>
    <w:pPr>
      <w:widowControl w:val="0"/>
      <w:spacing w:after="0"/>
    </w:pPr>
    <w:rPr>
      <w:rFonts w:eastAsia="Times New Roman"/>
      <w:b/>
      <w:bCs/>
      <w:snapToGrid w:val="0"/>
      <w:szCs w:val="20"/>
    </w:rPr>
  </w:style>
  <w:style w:type="character" w:customStyle="1" w:styleId="CommentSubjectChar">
    <w:name w:val="Comment Subject Char"/>
    <w:basedOn w:val="CommentTextChar"/>
    <w:link w:val="CommentSubject"/>
    <w:rsid w:val="00104E43"/>
    <w:rPr>
      <w:rFonts w:ascii="Times New Roman" w:eastAsia="Times New Roman" w:hAnsi="Times New Roman" w:cs="Times New Roman"/>
      <w:b/>
      <w:bCs/>
      <w:snapToGrid w:val="0"/>
      <w:sz w:val="20"/>
      <w:szCs w:val="20"/>
    </w:rPr>
  </w:style>
  <w:style w:type="paragraph" w:customStyle="1" w:styleId="Default">
    <w:name w:val="Default"/>
    <w:rsid w:val="00104E43"/>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Bodytext1">
    <w:name w:val="Body text|1_"/>
    <w:basedOn w:val="DefaultParagraphFont"/>
    <w:link w:val="Bodytext10"/>
    <w:rsid w:val="00104E43"/>
    <w:rPr>
      <w:rFonts w:ascii="Arial" w:eastAsia="Arial" w:hAnsi="Arial" w:cs="Arial"/>
      <w:sz w:val="14"/>
      <w:szCs w:val="14"/>
    </w:rPr>
  </w:style>
  <w:style w:type="paragraph" w:customStyle="1" w:styleId="Bodytext10">
    <w:name w:val="Body text|1"/>
    <w:basedOn w:val="Normal"/>
    <w:link w:val="Bodytext1"/>
    <w:rsid w:val="00104E43"/>
    <w:pPr>
      <w:keepNext w:val="0"/>
      <w:snapToGrid/>
      <w:spacing w:after="100" w:line="257" w:lineRule="auto"/>
      <w:outlineLvl w:val="9"/>
    </w:pPr>
    <w:rPr>
      <w:rFonts w:ascii="Arial" w:eastAsia="Arial" w:hAnsi="Arial" w:cs="Arial"/>
      <w:sz w:val="14"/>
      <w:szCs w:val="14"/>
    </w:rPr>
  </w:style>
  <w:style w:type="paragraph" w:customStyle="1" w:styleId="P68B1DB1-Normal7">
    <w:name w:val="P68B1DB1-Normal7"/>
    <w:basedOn w:val="Normal"/>
    <w:rsid w:val="00D80112"/>
    <w:pPr>
      <w:keepNext w:val="0"/>
      <w:widowControl/>
      <w:snapToGrid/>
      <w:spacing w:line="264" w:lineRule="auto"/>
      <w:outlineLvl w:val="9"/>
    </w:pPr>
    <w:rPr>
      <w:sz w:val="22"/>
      <w:szCs w:val="20"/>
      <w:highlight w:val="yellow"/>
      <w:lang w:val="es-US" w:eastAsia="es-MX"/>
    </w:rPr>
  </w:style>
  <w:style w:type="paragraph" w:styleId="Revision">
    <w:name w:val="Revision"/>
    <w:hidden/>
    <w:uiPriority w:val="99"/>
    <w:semiHidden/>
    <w:rsid w:val="008C2B2C"/>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ovinfo.gov/link/uscode/31/1352" TargetMode="External"/><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855A841A6AE47BABE3409AE46C06C78"/>
        <w:category>
          <w:name w:val="General"/>
          <w:gallery w:val="placeholder"/>
        </w:category>
        <w:types>
          <w:type w:val="bbPlcHdr"/>
        </w:types>
        <w:behaviors>
          <w:behavior w:val="content"/>
        </w:behaviors>
        <w:guid w:val="{EA9B65D1-D31F-4650-8CD7-86636609364C}"/>
      </w:docPartPr>
      <w:docPartBody>
        <w:p w:rsidR="00E81B2B" w:rsidRDefault="00410EF8" w:rsidP="00410EF8">
          <w:pPr>
            <w:pStyle w:val="F855A841A6AE47BABE3409AE46C06C78"/>
          </w:pPr>
          <w:r w:rsidRPr="006F5BC6">
            <w:rPr>
              <w:rStyle w:val="PlaceholderText"/>
            </w:rPr>
            <w:t>Choose an item.</w:t>
          </w:r>
        </w:p>
      </w:docPartBody>
    </w:docPart>
    <w:docPart>
      <w:docPartPr>
        <w:name w:val="A83D0B1DE06C4F3E8012149F045173CC"/>
        <w:category>
          <w:name w:val="General"/>
          <w:gallery w:val="placeholder"/>
        </w:category>
        <w:types>
          <w:type w:val="bbPlcHdr"/>
        </w:types>
        <w:behaviors>
          <w:behavior w:val="content"/>
        </w:behaviors>
        <w:guid w:val="{359BD4EF-DD6D-4805-ACC2-3BBF71BE15CB}"/>
      </w:docPartPr>
      <w:docPartBody>
        <w:p w:rsidR="00E81B2B" w:rsidRDefault="00410EF8" w:rsidP="00410EF8">
          <w:pPr>
            <w:pStyle w:val="A83D0B1DE06C4F3E8012149F045173CC"/>
          </w:pPr>
          <w:r w:rsidRPr="006F5BC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EF8"/>
    <w:rsid w:val="003E368F"/>
    <w:rsid w:val="00410EF8"/>
    <w:rsid w:val="004E622D"/>
    <w:rsid w:val="006B28C7"/>
    <w:rsid w:val="009F1B57"/>
    <w:rsid w:val="00B25A87"/>
    <w:rsid w:val="00D23B5C"/>
    <w:rsid w:val="00E81B2B"/>
    <w:rsid w:val="00FA0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10EF8"/>
    <w:rPr>
      <w:color w:val="808080"/>
    </w:rPr>
  </w:style>
  <w:style w:type="paragraph" w:customStyle="1" w:styleId="F855A841A6AE47BABE3409AE46C06C78">
    <w:name w:val="F855A841A6AE47BABE3409AE46C06C78"/>
    <w:rsid w:val="00410EF8"/>
  </w:style>
  <w:style w:type="paragraph" w:customStyle="1" w:styleId="A83D0B1DE06C4F3E8012149F045173CC">
    <w:name w:val="A83D0B1DE06C4F3E8012149F045173CC"/>
    <w:rsid w:val="00410E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82CBFA-5260-4EB7-BEF1-5D4ABCE4326A}">
  <ds:schemaRefs>
    <ds:schemaRef ds:uri="http://schemas.microsoft.com/sharepoint/v3/contenttype/forms"/>
  </ds:schemaRefs>
</ds:datastoreItem>
</file>

<file path=customXml/itemProps2.xml><?xml version="1.0" encoding="utf-8"?>
<ds:datastoreItem xmlns:ds="http://schemas.openxmlformats.org/officeDocument/2006/customXml" ds:itemID="{821AD942-EBA9-4162-8CEE-820C20D8307B}"/>
</file>

<file path=customXml/itemProps3.xml><?xml version="1.0" encoding="utf-8"?>
<ds:datastoreItem xmlns:ds="http://schemas.openxmlformats.org/officeDocument/2006/customXml" ds:itemID="{4233900D-220C-4DBB-AE93-787D3743C34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10530A3-4830-4CFF-BFEF-35F39FF55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23</Pages>
  <Words>9597</Words>
  <Characters>54704</Characters>
  <Application>Microsoft Office Word</Application>
  <DocSecurity>0</DocSecurity>
  <Lines>455</Lines>
  <Paragraphs>128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Sara Taylor</cp:lastModifiedBy>
  <cp:revision>76</cp:revision>
  <dcterms:created xsi:type="dcterms:W3CDTF">2022-03-08T20:20:00Z</dcterms:created>
  <dcterms:modified xsi:type="dcterms:W3CDTF">2022-08-10T00:30:00Z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