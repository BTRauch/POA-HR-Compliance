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1181E928" w14:textId="60CE13F7" w:rsidR="00F42068" w:rsidRPr="00F42068" w:rsidRDefault="0012687B" w:rsidP="00F42068">
      <w:pPr>
        <w:pStyle w:val="P68B1DB1-Normal1"/>
        <w:spacing w:after="0" w:line="360" w:lineRule="auto"/>
        <w:jc w:val="center"/>
        <w:rPr>
          <w:ins w:id="0" w:author="Sara Taylor" w:date="2022-08-09T19:14:00Z"/>
          <w:szCs w:val="22"/>
          <w:lang w:val="en-US" w:eastAsia="en-US"/>
        </w:rPr>
      </w:pPr>
      <w:r w:rsidRPr="00B104CD">
        <w:rPr>
          <w:lang w:val="en-US"/>
          <w:rPrChange w:id="1" w:author="Sara Taylor" w:date="2022-08-09T19:16:00Z">
            <w:rPr/>
          </w:rPrChange>
        </w:rPr>
        <w:t>Partners of the Americas</w:t>
      </w:r>
      <w:ins w:id="2" w:author="Sara Taylor" w:date="2022-08-09T19:14:00Z">
        <w:r w:rsidR="00F42068" w:rsidRPr="00B104CD">
          <w:rPr>
            <w:szCs w:val="22"/>
            <w:lang w:val="en-US" w:eastAsia="en-US"/>
          </w:rPr>
          <w:t>, INC, Sucursal Colombia</w:t>
        </w:r>
      </w:ins>
    </w:p>
    <w:p w14:paraId="3FDA51B0" w14:textId="77777777" w:rsidR="00F42068" w:rsidRPr="00917AF0" w:rsidRDefault="00F42068" w:rsidP="00F42068">
      <w:pPr>
        <w:pStyle w:val="P68B1DB1-Normal1"/>
        <w:spacing w:after="0" w:line="360" w:lineRule="auto"/>
        <w:jc w:val="center"/>
        <w:rPr>
          <w:ins w:id="3" w:author="Sara Taylor" w:date="2022-08-09T19:14:00Z"/>
          <w:szCs w:val="22"/>
          <w:lang w:val="es-CO" w:eastAsia="en-US"/>
        </w:rPr>
      </w:pPr>
      <w:ins w:id="4" w:author="Sara Taylor" w:date="2022-08-09T19:14:00Z">
        <w:r w:rsidRPr="00917AF0">
          <w:rPr>
            <w:szCs w:val="22"/>
            <w:lang w:val="es-CO" w:eastAsia="en-US"/>
          </w:rPr>
          <w:t>Calle 81 #11-55 Oficina 810</w:t>
        </w:r>
      </w:ins>
    </w:p>
    <w:p w14:paraId="357CA295" w14:textId="5A139DC9" w:rsidR="00F42068" w:rsidRPr="00917AF0" w:rsidRDefault="00F42068" w:rsidP="00F42068">
      <w:pPr>
        <w:pStyle w:val="P68B1DB1-Normal1"/>
        <w:spacing w:after="0" w:line="360" w:lineRule="auto"/>
        <w:jc w:val="center"/>
        <w:rPr>
          <w:ins w:id="5" w:author="Sara Taylor" w:date="2022-08-09T19:14:00Z"/>
          <w:szCs w:val="22"/>
          <w:lang w:val="es-CO" w:eastAsia="en-US"/>
        </w:rPr>
      </w:pPr>
      <w:ins w:id="6" w:author="Sara Taylor" w:date="2022-08-09T19:14:00Z">
        <w:r w:rsidRPr="00917AF0">
          <w:rPr>
            <w:szCs w:val="22"/>
            <w:lang w:val="es-CO" w:eastAsia="en-US"/>
          </w:rPr>
          <w:t xml:space="preserve">Bogotá, </w:t>
        </w:r>
      </w:ins>
      <w:ins w:id="7" w:author="Sara Taylor" w:date="2022-08-09T19:23:00Z">
        <w:r w:rsidR="00F66E26">
          <w:rPr>
            <w:szCs w:val="22"/>
            <w:lang w:val="es-CO" w:eastAsia="en-US"/>
          </w:rPr>
          <w:t xml:space="preserve">D.C., </w:t>
        </w:r>
      </w:ins>
      <w:ins w:id="8" w:author="Sara Taylor" w:date="2022-08-09T19:14:00Z">
        <w:r w:rsidRPr="00917AF0">
          <w:rPr>
            <w:szCs w:val="22"/>
            <w:lang w:val="es-CO" w:eastAsia="en-US"/>
          </w:rPr>
          <w:t>Colombia</w:t>
        </w:r>
      </w:ins>
    </w:p>
    <w:p w14:paraId="0AC9B02B" w14:textId="0975F936" w:rsidR="0012687B" w:rsidRPr="002B41DC" w:rsidDel="00F42068" w:rsidRDefault="0012687B" w:rsidP="00F42068">
      <w:pPr>
        <w:spacing w:after="0" w:line="360" w:lineRule="auto"/>
        <w:jc w:val="center"/>
        <w:rPr>
          <w:del w:id="9" w:author="Sara Taylor" w:date="2022-08-09T19:14:00Z"/>
          <w:rFonts w:cs="Times New Roman"/>
        </w:rPr>
      </w:pPr>
    </w:p>
    <w:p w14:paraId="76781372" w14:textId="2250F562" w:rsidR="0012687B" w:rsidRPr="002B41DC" w:rsidDel="00F42068" w:rsidRDefault="0012687B" w:rsidP="00F42068">
      <w:pPr>
        <w:spacing w:after="0" w:line="360" w:lineRule="auto"/>
        <w:jc w:val="center"/>
        <w:rPr>
          <w:del w:id="10" w:author="Sara Taylor" w:date="2022-08-09T19:14:00Z"/>
          <w:rFonts w:cs="Times New Roman"/>
        </w:rPr>
      </w:pPr>
      <w:del w:id="11" w:author="Sara Taylor" w:date="2022-08-09T19:14:00Z">
        <w:r w:rsidRPr="002B41DC" w:rsidDel="00F42068">
          <w:rPr>
            <w:rFonts w:cs="Times New Roman"/>
          </w:rPr>
          <w:delText>1424 K Street NW Suite 700</w:delText>
        </w:r>
      </w:del>
    </w:p>
    <w:p w14:paraId="778EF499" w14:textId="09C97B0A" w:rsidR="0012687B" w:rsidRPr="002B41DC" w:rsidDel="00F42068" w:rsidRDefault="0012687B" w:rsidP="00F42068">
      <w:pPr>
        <w:spacing w:after="0" w:line="360" w:lineRule="auto"/>
        <w:jc w:val="center"/>
        <w:rPr>
          <w:del w:id="12" w:author="Sara Taylor" w:date="2022-08-09T19:14:00Z"/>
          <w:rFonts w:cs="Times New Roman"/>
        </w:rPr>
      </w:pPr>
      <w:del w:id="13" w:author="Sara Taylor" w:date="2022-08-09T19:14:00Z">
        <w:r w:rsidRPr="002B41DC" w:rsidDel="00F42068">
          <w:rPr>
            <w:rFonts w:cs="Times New Roman"/>
          </w:rPr>
          <w:delText>Washington DC 20005</w:delText>
        </w:r>
      </w:del>
    </w:p>
    <w:p w14:paraId="3E0D48B4" w14:textId="77777777" w:rsidR="0012687B" w:rsidRPr="001F5C55" w:rsidRDefault="0012687B" w:rsidP="00F42068">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F42068" w:rsidRDefault="0012687B" w:rsidP="00F61BF8">
      <w:pPr>
        <w:spacing w:after="0" w:line="360" w:lineRule="auto"/>
        <w:jc w:val="center"/>
        <w:rPr>
          <w:rFonts w:cs="Times New Roman"/>
          <w:highlight w:val="yellow"/>
          <w:rPrChange w:id="14" w:author="Sara Taylor" w:date="2022-08-09T19:14:00Z">
            <w:rPr>
              <w:rFonts w:cs="Times New Roman"/>
              <w:highlight w:val="yellow"/>
              <w:lang w:val="es-CR"/>
            </w:rPr>
          </w:rPrChange>
        </w:rPr>
      </w:pPr>
      <w:r w:rsidRPr="00F42068">
        <w:rPr>
          <w:rFonts w:cs="Times New Roman"/>
          <w:highlight w:val="yellow"/>
          <w:shd w:val="clear" w:color="auto" w:fill="FFFD9A"/>
          <w:rPrChange w:id="15" w:author="Sara Taylor" w:date="2022-08-09T19:14:00Z">
            <w:rPr>
              <w:rFonts w:cs="Times New Roman"/>
              <w:highlight w:val="yellow"/>
              <w:shd w:val="clear" w:color="auto" w:fill="FFFD9A"/>
              <w:lang w:val="es-CR"/>
            </w:rPr>
          </w:rPrChange>
        </w:rPr>
        <w:t>Address</w:t>
      </w:r>
    </w:p>
    <w:p w14:paraId="1049C954" w14:textId="77777777" w:rsidR="00D40626" w:rsidRPr="00F42068" w:rsidRDefault="00D40626" w:rsidP="00D40626">
      <w:pPr>
        <w:spacing w:line="360" w:lineRule="auto"/>
        <w:rPr>
          <w:rFonts w:cs="Times New Roman"/>
          <w:shd w:val="clear" w:color="auto" w:fill="FFFD9A"/>
          <w:rPrChange w:id="16" w:author="Sara Taylor" w:date="2022-08-09T19:14:00Z">
            <w:rPr>
              <w:rFonts w:cs="Times New Roman"/>
              <w:shd w:val="clear" w:color="auto" w:fill="FFFD9A"/>
              <w:lang w:val="es-CR"/>
            </w:rPr>
          </w:rPrChange>
        </w:rPr>
      </w:pPr>
    </w:p>
    <w:p w14:paraId="351ABC61" w14:textId="77777777" w:rsidR="00F61BF8" w:rsidRPr="00F42068" w:rsidRDefault="00F61BF8" w:rsidP="00F61BF8">
      <w:pPr>
        <w:pStyle w:val="P68B1DB1-Normal1"/>
        <w:spacing w:after="0" w:line="360" w:lineRule="auto"/>
        <w:jc w:val="center"/>
        <w:rPr>
          <w:szCs w:val="22"/>
          <w:highlight w:val="yellow"/>
          <w:shd w:val="clear" w:color="auto" w:fill="FFFD9A"/>
          <w:lang w:val="en-US"/>
          <w:rPrChange w:id="17" w:author="Sara Taylor" w:date="2022-08-09T19:14:00Z">
            <w:rPr>
              <w:szCs w:val="22"/>
              <w:highlight w:val="yellow"/>
              <w:shd w:val="clear" w:color="auto" w:fill="FFFD9A"/>
            </w:rPr>
          </w:rPrChange>
        </w:rPr>
      </w:pPr>
    </w:p>
    <w:p w14:paraId="4B59F126" w14:textId="7BD4FDD5" w:rsidR="001F5C55" w:rsidRPr="00F42068" w:rsidRDefault="001F5C55" w:rsidP="00F61BF8">
      <w:pPr>
        <w:pStyle w:val="P68B1DB1-Normal1"/>
        <w:spacing w:after="0" w:line="360" w:lineRule="auto"/>
        <w:jc w:val="center"/>
        <w:rPr>
          <w:szCs w:val="22"/>
          <w:highlight w:val="yellow"/>
          <w:shd w:val="clear" w:color="auto" w:fill="FFFD9A"/>
          <w:lang w:val="en-US"/>
          <w:rPrChange w:id="18" w:author="Sara Taylor" w:date="2022-08-09T19:14:00Z">
            <w:rPr>
              <w:szCs w:val="22"/>
              <w:highlight w:val="yellow"/>
              <w:shd w:val="clear" w:color="auto" w:fill="FFFD9A"/>
            </w:rPr>
          </w:rPrChange>
        </w:rPr>
      </w:pPr>
      <w:r w:rsidRPr="00F42068">
        <w:rPr>
          <w:szCs w:val="22"/>
          <w:highlight w:val="yellow"/>
          <w:shd w:val="clear" w:color="auto" w:fill="FFFD9A"/>
          <w:lang w:val="en-US"/>
          <w:rPrChange w:id="19" w:author="Sara Taylor" w:date="2022-08-09T19:14:00Z">
            <w:rPr>
              <w:szCs w:val="22"/>
              <w:highlight w:val="yellow"/>
              <w:shd w:val="clear" w:color="auto" w:fill="FFFD9A"/>
            </w:rPr>
          </w:rPrChange>
        </w:rPr>
        <w:t xml:space="preserve">Nombre del Programa </w:t>
      </w:r>
    </w:p>
    <w:p w14:paraId="51AD2E45" w14:textId="77777777" w:rsidR="00F61BF8" w:rsidRPr="00F42068" w:rsidRDefault="00F61BF8" w:rsidP="00F61BF8">
      <w:pPr>
        <w:pStyle w:val="P68B1DB1-Normal1"/>
        <w:spacing w:after="0" w:line="360" w:lineRule="auto"/>
        <w:jc w:val="center"/>
        <w:rPr>
          <w:szCs w:val="22"/>
          <w:highlight w:val="yellow"/>
          <w:shd w:val="clear" w:color="auto" w:fill="FFFD9A"/>
          <w:lang w:val="en-US"/>
          <w:rPrChange w:id="20" w:author="Sara Taylor" w:date="2022-08-09T19:14:00Z">
            <w:rPr>
              <w:szCs w:val="22"/>
              <w:highlight w:val="yellow"/>
              <w:shd w:val="clear" w:color="auto" w:fill="FFFD9A"/>
            </w:rPr>
          </w:rPrChange>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F42068" w:rsidRDefault="00EE361E" w:rsidP="00F61BF8">
      <w:pPr>
        <w:pStyle w:val="P68B1DB1-Normal1"/>
        <w:spacing w:after="0" w:line="360" w:lineRule="auto"/>
        <w:jc w:val="center"/>
        <w:rPr>
          <w:szCs w:val="22"/>
          <w:lang w:val="es-ES"/>
          <w:rPrChange w:id="21" w:author="Sara Taylor" w:date="2022-08-09T19:14:00Z">
            <w:rPr>
              <w:szCs w:val="22"/>
              <w:lang w:val="en-US"/>
            </w:rPr>
          </w:rPrChange>
        </w:rPr>
      </w:pPr>
      <w:r w:rsidRPr="00F42068">
        <w:rPr>
          <w:szCs w:val="22"/>
          <w:lang w:val="es-ES"/>
          <w:rPrChange w:id="22" w:author="Sara Taylor" w:date="2022-08-09T19:14:00Z">
            <w:rPr>
              <w:szCs w:val="22"/>
              <w:lang w:val="en-US"/>
            </w:rPr>
          </w:rPrChange>
        </w:rPr>
        <w:t>S</w:t>
      </w:r>
      <w:r w:rsidR="001F5C55" w:rsidRPr="00F42068">
        <w:rPr>
          <w:szCs w:val="22"/>
          <w:lang w:val="es-ES"/>
          <w:rPrChange w:id="23" w:author="Sara Taylor" w:date="2022-08-09T19:14:00Z">
            <w:rPr>
              <w:szCs w:val="22"/>
              <w:lang w:val="en-US"/>
            </w:rPr>
          </w:rPrChange>
        </w:rPr>
        <w:t>uscrito entre</w:t>
      </w:r>
    </w:p>
    <w:p w14:paraId="6EFC4DCA" w14:textId="7AAE6423"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ins w:id="24" w:author="Sara Taylor" w:date="2022-08-09T19:14:00Z">
        <w:r w:rsidR="00F42068">
          <w:rPr>
            <w:szCs w:val="22"/>
            <w:lang w:val="en-US" w:eastAsia="en-US"/>
          </w:rPr>
          <w:t>, INC,</w:t>
        </w:r>
      </w:ins>
      <w:ins w:id="25" w:author="Victor Ricardo Gomez Guerra" w:date="2022-07-29T16:12:00Z">
        <w:r w:rsidR="00E9580B">
          <w:rPr>
            <w:szCs w:val="22"/>
            <w:lang w:val="en-US" w:eastAsia="en-US"/>
          </w:rPr>
          <w:t xml:space="preserve"> Sucursal Colombia</w:t>
        </w:r>
      </w:ins>
    </w:p>
    <w:p w14:paraId="60412568" w14:textId="1F7FB0E6" w:rsidR="001F5C55" w:rsidRPr="001F5C55" w:rsidDel="00E9580B" w:rsidRDefault="001F5C55" w:rsidP="00F61BF8">
      <w:pPr>
        <w:pStyle w:val="P68B1DB1-Normal1"/>
        <w:spacing w:after="0" w:line="360" w:lineRule="auto"/>
        <w:jc w:val="center"/>
        <w:rPr>
          <w:del w:id="26" w:author="Victor Ricardo Gomez Guerra" w:date="2022-07-29T16:14:00Z"/>
          <w:szCs w:val="22"/>
          <w:lang w:val="en-US" w:eastAsia="en-US"/>
        </w:rPr>
      </w:pPr>
      <w:del w:id="27" w:author="Victor Ricardo Gomez Guerra" w:date="2022-07-29T16:14:00Z">
        <w:r w:rsidRPr="001F5C55" w:rsidDel="00E9580B">
          <w:rPr>
            <w:szCs w:val="22"/>
            <w:lang w:val="en-US" w:eastAsia="en-US"/>
          </w:rPr>
          <w:delText>1424 K Street NW Suite 700</w:delText>
        </w:r>
      </w:del>
    </w:p>
    <w:p w14:paraId="73B86573" w14:textId="46C34295" w:rsidR="001F5C55" w:rsidRPr="000F26AE" w:rsidRDefault="001F5C55" w:rsidP="00F61BF8">
      <w:pPr>
        <w:pStyle w:val="P68B1DB1-Normal1"/>
        <w:spacing w:after="0" w:line="360" w:lineRule="auto"/>
        <w:jc w:val="center"/>
        <w:rPr>
          <w:ins w:id="28" w:author="Victor Ricardo Gomez Guerra" w:date="2022-07-29T16:15:00Z"/>
          <w:szCs w:val="22"/>
          <w:lang w:val="es-CO" w:eastAsia="en-US"/>
          <w:rPrChange w:id="29" w:author="Victor Ricardo Gomez Guerra" w:date="2022-08-01T16:23:00Z">
            <w:rPr>
              <w:ins w:id="30" w:author="Victor Ricardo Gomez Guerra" w:date="2022-07-29T16:15:00Z"/>
              <w:szCs w:val="22"/>
              <w:lang w:val="en-US" w:eastAsia="en-US"/>
            </w:rPr>
          </w:rPrChange>
        </w:rPr>
      </w:pPr>
      <w:del w:id="31" w:author="Victor Ricardo Gomez Guerra" w:date="2022-07-29T16:14:00Z">
        <w:r w:rsidRPr="000F26AE" w:rsidDel="00E9580B">
          <w:rPr>
            <w:szCs w:val="22"/>
            <w:lang w:val="es-CO" w:eastAsia="en-US"/>
            <w:rPrChange w:id="32" w:author="Victor Ricardo Gomez Guerra" w:date="2022-08-01T16:23:00Z">
              <w:rPr>
                <w:szCs w:val="22"/>
                <w:lang w:val="en-US" w:eastAsia="en-US"/>
              </w:rPr>
            </w:rPrChange>
          </w:rPr>
          <w:delText>Washington, DC 20005</w:delText>
        </w:r>
      </w:del>
      <w:ins w:id="33" w:author="Victor Ricardo Gomez Guerra" w:date="2022-07-29T16:14:00Z">
        <w:r w:rsidR="00E9580B" w:rsidRPr="000F26AE">
          <w:rPr>
            <w:szCs w:val="22"/>
            <w:lang w:val="es-CO" w:eastAsia="en-US"/>
            <w:rPrChange w:id="34" w:author="Victor Ricardo Gomez Guerra" w:date="2022-08-01T16:23:00Z">
              <w:rPr>
                <w:szCs w:val="22"/>
                <w:lang w:val="en-US" w:eastAsia="en-US"/>
              </w:rPr>
            </w:rPrChange>
          </w:rPr>
          <w:t>Calle 81 #11-55 Oficin</w:t>
        </w:r>
      </w:ins>
      <w:ins w:id="35" w:author="Victor Ricardo Gomez Guerra" w:date="2022-07-29T16:15:00Z">
        <w:r w:rsidR="00E9580B" w:rsidRPr="000F26AE">
          <w:rPr>
            <w:szCs w:val="22"/>
            <w:lang w:val="es-CO" w:eastAsia="en-US"/>
            <w:rPrChange w:id="36" w:author="Victor Ricardo Gomez Guerra" w:date="2022-08-01T16:23:00Z">
              <w:rPr>
                <w:szCs w:val="22"/>
                <w:lang w:val="en-US" w:eastAsia="en-US"/>
              </w:rPr>
            </w:rPrChange>
          </w:rPr>
          <w:t>a 810</w:t>
        </w:r>
      </w:ins>
    </w:p>
    <w:p w14:paraId="4BDE27BE" w14:textId="6C356DBA" w:rsidR="00E9580B" w:rsidRPr="000F26AE" w:rsidRDefault="00E9580B" w:rsidP="00F61BF8">
      <w:pPr>
        <w:pStyle w:val="P68B1DB1-Normal1"/>
        <w:spacing w:after="0" w:line="360" w:lineRule="auto"/>
        <w:jc w:val="center"/>
        <w:rPr>
          <w:szCs w:val="22"/>
          <w:lang w:val="es-CO" w:eastAsia="en-US"/>
          <w:rPrChange w:id="37" w:author="Victor Ricardo Gomez Guerra" w:date="2022-08-01T16:23:00Z">
            <w:rPr>
              <w:szCs w:val="22"/>
              <w:lang w:val="en-US" w:eastAsia="en-US"/>
            </w:rPr>
          </w:rPrChange>
        </w:rPr>
      </w:pPr>
      <w:ins w:id="38" w:author="Victor Ricardo Gomez Guerra" w:date="2022-07-29T16:15:00Z">
        <w:r w:rsidRPr="000F26AE">
          <w:rPr>
            <w:szCs w:val="22"/>
            <w:lang w:val="es-CO" w:eastAsia="en-US"/>
            <w:rPrChange w:id="39" w:author="Victor Ricardo Gomez Guerra" w:date="2022-08-01T16:23:00Z">
              <w:rPr>
                <w:szCs w:val="22"/>
                <w:lang w:val="en-US" w:eastAsia="en-US"/>
              </w:rPr>
            </w:rPrChange>
          </w:rPr>
          <w:t>Bogotá</w:t>
        </w:r>
      </w:ins>
      <w:ins w:id="40" w:author="Sara Taylor" w:date="2022-08-09T19:23:00Z">
        <w:r w:rsidR="00F66E26">
          <w:rPr>
            <w:szCs w:val="22"/>
            <w:lang w:val="es-CO" w:eastAsia="en-US"/>
          </w:rPr>
          <w:t>, D.C.</w:t>
        </w:r>
      </w:ins>
      <w:ins w:id="41" w:author="Victor Ricardo Gomez Guerra" w:date="2022-07-29T16:15:00Z">
        <w:r w:rsidRPr="000F26AE">
          <w:rPr>
            <w:szCs w:val="22"/>
            <w:lang w:val="es-CO" w:eastAsia="en-US"/>
            <w:rPrChange w:id="42" w:author="Victor Ricardo Gomez Guerra" w:date="2022-08-01T16:23:00Z">
              <w:rPr>
                <w:szCs w:val="22"/>
                <w:lang w:val="en-US" w:eastAsia="en-US"/>
              </w:rPr>
            </w:rPrChange>
          </w:rPr>
          <w:t>, Colombia</w:t>
        </w:r>
      </w:ins>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F66E26"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F66E26"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F66E26"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F66E26"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F66E26"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F42068"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F42068"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F42068"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F42068"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F42068"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C510E2"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C510E2"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C510E2"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C510E2"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0777F172" w:rsidR="00A8336A" w:rsidRPr="00C76CF8" w:rsidRDefault="00CD4C15" w:rsidP="00693E77">
            <w:pPr>
              <w:spacing w:line="276" w:lineRule="auto"/>
              <w:rPr>
                <w:rFonts w:cs="Times New Roman"/>
                <w:lang w:val="es-CR"/>
              </w:rPr>
            </w:pPr>
            <w:r w:rsidRPr="00C76CF8">
              <w:rPr>
                <w:rFonts w:cs="Times New Roman"/>
                <w:lang w:val="es-CR"/>
              </w:rPr>
              <w:t>U.S. Agency for International Development (USAID)</w:t>
            </w:r>
            <w:r w:rsidR="00C76CF8" w:rsidRPr="00C76CF8">
              <w:rPr>
                <w:rFonts w:cs="Times New Roman"/>
                <w:lang w:val="es-CR"/>
              </w:rPr>
              <w:t>/</w:t>
            </w:r>
            <w:r w:rsidR="00C76CF8" w:rsidRPr="00C76CF8">
              <w:rPr>
                <w:lang w:val="es-CR"/>
              </w:rPr>
              <w:t xml:space="preserve"> </w:t>
            </w:r>
            <w:r w:rsidR="00C76CF8" w:rsidRPr="00C76CF8">
              <w:rPr>
                <w:rFonts w:cs="Times New Roman"/>
                <w:lang w:val="es-CR"/>
              </w:rPr>
              <w:t>Agencia de los Estados Unidos para el Desarrollo Internacional (USAID)</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C510E2"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outlineLvl w:val="0"/>
            </w:pPr>
            <w:r w:rsidRPr="005D38AA">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14:paraId="30DB87ED" w14:textId="133FFA40"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w:t>
            </w:r>
            <w:ins w:id="43" w:author="Sara Taylor" w:date="2022-08-09T19:15:00Z">
              <w:r w:rsidR="00F42068" w:rsidRPr="00C510E2">
                <w:rPr>
                  <w:rFonts w:ascii="Times New Roman" w:hAnsi="Times New Roman" w:cs="Times New Roman"/>
                  <w:color w:val="auto"/>
                  <w:rPrChange w:id="44" w:author="Sara Taylor" w:date="2022-08-09T19:15:00Z">
                    <w:rPr>
                      <w:rFonts w:ascii="Times New Roman" w:hAnsi="Times New Roman" w:cs="Times New Roman"/>
                      <w:color w:val="auto"/>
                      <w:lang w:val="es-CR"/>
                    </w:rPr>
                  </w:rPrChange>
                </w:rPr>
                <w:t>Sucursal Colombia</w:t>
              </w:r>
              <w:r w:rsidR="00F42068" w:rsidRPr="002B41DC">
                <w:rPr>
                  <w:rFonts w:ascii="Times New Roman" w:hAnsi="Times New Roman" w:cs="Times New Roman"/>
                  <w:color w:val="auto"/>
                </w:rPr>
                <w:t xml:space="preserve"> </w:t>
              </w:r>
            </w:ins>
            <w:r w:rsidRPr="002B41DC">
              <w:rPr>
                <w:rFonts w:ascii="Times New Roman" w:hAnsi="Times New Roman" w:cs="Times New Roman"/>
                <w:color w:val="auto"/>
              </w:rPr>
              <w:t xml:space="preserve">located at </w:t>
            </w:r>
            <w:ins w:id="45" w:author="Sara Taylor" w:date="2022-08-09T19:15:00Z">
              <w:r w:rsidR="00C510E2" w:rsidRPr="00C510E2">
                <w:rPr>
                  <w:rFonts w:ascii="Times New Roman" w:hAnsi="Times New Roman" w:cs="Times New Roman"/>
                  <w:color w:val="auto"/>
                  <w:rPrChange w:id="46" w:author="Sara Taylor" w:date="2022-08-09T19:15:00Z">
                    <w:rPr>
                      <w:rFonts w:ascii="Times New Roman" w:hAnsi="Times New Roman" w:cs="Times New Roman"/>
                      <w:color w:val="auto"/>
                      <w:lang w:val="es-CR"/>
                    </w:rPr>
                  </w:rPrChange>
                </w:rPr>
                <w:t>Calle 81 #11-55 Oficina 810, Bogotá</w:t>
              </w:r>
            </w:ins>
            <w:ins w:id="47" w:author="Sara Taylor" w:date="2022-08-09T19:24:00Z">
              <w:r w:rsidR="00F66E26">
                <w:rPr>
                  <w:rFonts w:ascii="Times New Roman" w:hAnsi="Times New Roman" w:cs="Times New Roman"/>
                  <w:color w:val="auto"/>
                </w:rPr>
                <w:t xml:space="preserve"> D.C.</w:t>
              </w:r>
            </w:ins>
            <w:ins w:id="48" w:author="Sara Taylor" w:date="2022-08-09T19:15:00Z">
              <w:r w:rsidR="00C510E2" w:rsidRPr="00C510E2">
                <w:rPr>
                  <w:rFonts w:ascii="Times New Roman" w:hAnsi="Times New Roman" w:cs="Times New Roman"/>
                  <w:color w:val="auto"/>
                  <w:rPrChange w:id="49" w:author="Sara Taylor" w:date="2022-08-09T19:15:00Z">
                    <w:rPr>
                      <w:rFonts w:ascii="Times New Roman" w:hAnsi="Times New Roman" w:cs="Times New Roman"/>
                      <w:color w:val="auto"/>
                      <w:lang w:val="es-CR"/>
                    </w:rPr>
                  </w:rPrChange>
                </w:rPr>
                <w:t>, Colombia</w:t>
              </w:r>
            </w:ins>
            <w:del w:id="50" w:author="Sara Taylor" w:date="2022-08-09T19:15:00Z">
              <w:r w:rsidRPr="002B41DC" w:rsidDel="00C510E2">
                <w:rPr>
                  <w:rFonts w:ascii="Times New Roman" w:hAnsi="Times New Roman" w:cs="Times New Roman"/>
                  <w:color w:val="auto"/>
                </w:rPr>
                <w:delText>1424 K Street NW, Suite 700, Washington, DC 20005</w:delText>
              </w:r>
            </w:del>
            <w:r w:rsidRPr="002B41DC">
              <w:rPr>
                <w:rFonts w:ascii="Times New Roman" w:hAnsi="Times New Roman" w:cs="Times New Roman"/>
                <w:color w:val="auto"/>
              </w:rPr>
              <w:t xml:space="preserve">,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lastRenderedPageBreak/>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lastRenderedPageBreak/>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outlineLvl w:val="2"/>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lastRenderedPageBreak/>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outlineLvl w:val="2"/>
              <w:rPr>
                <w:rFonts w:cs="Times New Roman"/>
                <w:color w:val="auto"/>
                <w:sz w:val="22"/>
                <w:szCs w:val="22"/>
              </w:rPr>
            </w:pPr>
          </w:p>
          <w:p w14:paraId="188039EC"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outlineLvl w:val="1"/>
              <w:rPr>
                <w:b w:val="0"/>
                <w:color w:val="2F5496" w:themeColor="accent1" w:themeShade="BF"/>
              </w:rPr>
            </w:pPr>
          </w:p>
          <w:p w14:paraId="68B2705E" w14:textId="23D0AEAF" w:rsidR="00B81334" w:rsidRDefault="00B81334" w:rsidP="00AB225A">
            <w:pPr>
              <w:pStyle w:val="Heading2"/>
              <w:numPr>
                <w:ilvl w:val="0"/>
                <w:numId w:val="0"/>
              </w:numPr>
              <w:spacing w:line="276" w:lineRule="auto"/>
              <w:outlineLvl w:val="1"/>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lastRenderedPageBreak/>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lastRenderedPageBreak/>
              <w:t>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lastRenderedPageBreak/>
              <w:t>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lastRenderedPageBreak/>
              <w:t>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lastRenderedPageBreak/>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F546D4" w:rsidRDefault="00AB225A" w:rsidP="00AB225A">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14:paraId="608F7E51" w14:textId="7B042217"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31E17413"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ins w:id="51" w:author="Sara Taylor" w:date="2022-08-09T19:18:00Z">
              <w:r w:rsidR="008308BE">
                <w:rPr>
                  <w:rFonts w:ascii="Times New Roman" w:hAnsi="Times New Roman" w:cs="Times New Roman"/>
                  <w:b/>
                  <w:bCs/>
                  <w:color w:val="auto"/>
                  <w:lang w:val="es-CR"/>
                </w:rPr>
                <w:t>, INC, Sucursal Colombia</w:t>
              </w:r>
            </w:ins>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4E7E8C49"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del w:id="52" w:author="Sara Taylor" w:date="2022-08-09T19:14:00Z">
              <w:r w:rsidR="0010704D" w:rsidDel="00F42068">
                <w:rPr>
                  <w:rFonts w:ascii="Times New Roman" w:hAnsi="Times New Roman" w:cs="Times New Roman"/>
                  <w:color w:val="auto"/>
                  <w:lang w:val="es-CR"/>
                </w:rPr>
                <w:delText>.</w:delText>
              </w:r>
            </w:del>
            <w:ins w:id="53" w:author="Victor Ricardo Gomez Guerra" w:date="2022-07-29T16:15:00Z">
              <w:r w:rsidR="00E9580B">
                <w:rPr>
                  <w:rFonts w:ascii="Times New Roman" w:hAnsi="Times New Roman" w:cs="Times New Roman"/>
                  <w:color w:val="auto"/>
                  <w:lang w:val="es-CR"/>
                </w:rPr>
                <w:t>, Sucursal Colombia</w:t>
              </w:r>
            </w:ins>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domiciliada en </w:t>
            </w:r>
            <w:del w:id="54" w:author="Victor Ricardo Gomez Guerra" w:date="2022-07-29T16:15:00Z">
              <w:r w:rsidRPr="008F0A65" w:rsidDel="00E9580B">
                <w:rPr>
                  <w:rFonts w:ascii="Times New Roman" w:hAnsi="Times New Roman" w:cs="Times New Roman"/>
                  <w:color w:val="auto"/>
                  <w:lang w:val="es-CR"/>
                </w:rPr>
                <w:delText>1424 K Street NW, Suite 700, Washington, DC 20005</w:delText>
              </w:r>
            </w:del>
            <w:ins w:id="55" w:author="Victor Ricardo Gomez Guerra" w:date="2022-07-29T16:15:00Z">
              <w:del w:id="56" w:author="Sara Taylor" w:date="2022-08-09T19:15:00Z">
                <w:r w:rsidR="00E9580B" w:rsidDel="00C510E2">
                  <w:rPr>
                    <w:rFonts w:ascii="Times New Roman" w:hAnsi="Times New Roman" w:cs="Times New Roman"/>
                    <w:color w:val="auto"/>
                    <w:lang w:val="es-CR"/>
                  </w:rPr>
                  <w:delText xml:space="preserve"> </w:delText>
                </w:r>
              </w:del>
              <w:r w:rsidR="00E9580B">
                <w:rPr>
                  <w:rFonts w:ascii="Times New Roman" w:hAnsi="Times New Roman" w:cs="Times New Roman"/>
                  <w:color w:val="auto"/>
                  <w:lang w:val="es-CR"/>
                </w:rPr>
                <w:t>la calle 81 #11-55 Oficina 810</w:t>
              </w:r>
            </w:ins>
            <w:r w:rsidRPr="008F0A65">
              <w:rPr>
                <w:rFonts w:ascii="Times New Roman" w:hAnsi="Times New Roman" w:cs="Times New Roman"/>
                <w:color w:val="auto"/>
                <w:lang w:val="es-CR"/>
              </w:rPr>
              <w:t>,</w:t>
            </w:r>
            <w:ins w:id="57" w:author="Sara Taylor" w:date="2022-08-09T19:15:00Z">
              <w:r w:rsidR="00C510E2">
                <w:rPr>
                  <w:rFonts w:ascii="Times New Roman" w:hAnsi="Times New Roman" w:cs="Times New Roman"/>
                  <w:color w:val="auto"/>
                  <w:lang w:val="es-CR"/>
                </w:rPr>
                <w:t xml:space="preserve"> Bogotá </w:t>
              </w:r>
            </w:ins>
            <w:ins w:id="58" w:author="Sara Taylor" w:date="2022-08-09T19:24:00Z">
              <w:r w:rsidR="00F66E26">
                <w:rPr>
                  <w:rFonts w:ascii="Times New Roman" w:hAnsi="Times New Roman" w:cs="Times New Roman"/>
                  <w:color w:val="auto"/>
                  <w:lang w:val="es-CR"/>
                </w:rPr>
                <w:t xml:space="preserve">D.C., </w:t>
              </w:r>
            </w:ins>
            <w:ins w:id="59" w:author="Sara Taylor" w:date="2022-08-09T19:15:00Z">
              <w:r w:rsidR="00C510E2">
                <w:rPr>
                  <w:rFonts w:ascii="Times New Roman" w:hAnsi="Times New Roman" w:cs="Times New Roman"/>
                  <w:color w:val="auto"/>
                  <w:lang w:val="es-CR"/>
                </w:rPr>
                <w:t>Colombia,</w:t>
              </w:r>
            </w:ins>
            <w:r w:rsidRPr="008F0A65">
              <w:rPr>
                <w:rFonts w:ascii="Times New Roman" w:hAnsi="Times New Roman" w:cs="Times New Roman"/>
                <w:color w:val="auto"/>
                <w:lang w:val="es-CR"/>
              </w:rPr>
              <w:t xml:space="preserve">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w:t>
            </w:r>
            <w:ins w:id="60" w:author="Victor Ricardo Gomez Guerra" w:date="2022-08-01T16:25:00Z">
              <w:r w:rsidR="000F26AE">
                <w:rPr>
                  <w:rFonts w:ascii="Times New Roman" w:hAnsi="Times New Roman" w:cs="Times New Roman"/>
                  <w:color w:val="auto"/>
                  <w:lang w:val="es-CR"/>
                </w:rPr>
                <w:t>o</w:t>
              </w:r>
            </w:ins>
            <w:del w:id="61" w:author="Victor Ricardo Gomez Guerra" w:date="2022-08-01T16:25:00Z">
              <w:r w:rsidRPr="008F0A65" w:rsidDel="000F26AE">
                <w:rPr>
                  <w:rFonts w:ascii="Times New Roman" w:hAnsi="Times New Roman" w:cs="Times New Roman"/>
                  <w:color w:val="auto"/>
                  <w:lang w:val="es-CR"/>
                </w:rPr>
                <w:delText>a</w:delText>
              </w:r>
            </w:del>
            <w:r w:rsidRPr="008F0A65">
              <w:rPr>
                <w:rFonts w:ascii="Times New Roman" w:hAnsi="Times New Roman" w:cs="Times New Roman"/>
                <w:color w:val="auto"/>
                <w:lang w:val="es-CR"/>
              </w:rPr>
              <w:t xml:space="preserve"> en la Sección I. Artículo 2. “Información Sobre </w:t>
            </w:r>
            <w:ins w:id="62" w:author="Victor Ricardo Gomez Guerra" w:date="2022-08-01T16:25:00Z">
              <w:r w:rsidR="000F26AE">
                <w:rPr>
                  <w:rFonts w:ascii="Times New Roman" w:hAnsi="Times New Roman" w:cs="Times New Roman"/>
                  <w:color w:val="auto"/>
                  <w:lang w:val="es-CR"/>
                </w:rPr>
                <w:t>el</w:t>
              </w:r>
            </w:ins>
            <w:del w:id="63" w:author="Victor Ricardo Gomez Guerra" w:date="2022-08-01T16:25:00Z">
              <w:r w:rsidRPr="008F0A65" w:rsidDel="000F26AE">
                <w:rPr>
                  <w:rFonts w:ascii="Times New Roman" w:hAnsi="Times New Roman" w:cs="Times New Roman"/>
                  <w:color w:val="auto"/>
                  <w:lang w:val="es-CR"/>
                </w:rPr>
                <w:delText>la</w:delText>
              </w:r>
            </w:del>
            <w:r w:rsidRPr="008F0A65">
              <w:rPr>
                <w:rFonts w:ascii="Times New Roman" w:hAnsi="Times New Roman" w:cs="Times New Roman"/>
                <w:color w:val="auto"/>
                <w:lang w:val="es-CR"/>
              </w:rPr>
              <w:t xml:space="preserve"> Acuerdo Principal”, en adelante denominad</w:t>
            </w:r>
            <w:del w:id="64" w:author="Victor Ricardo Gomez Guerra" w:date="2022-08-01T16:25:00Z">
              <w:r w:rsidRPr="008F0A65" w:rsidDel="000F26AE">
                <w:rPr>
                  <w:rFonts w:ascii="Times New Roman" w:hAnsi="Times New Roman" w:cs="Times New Roman"/>
                  <w:color w:val="auto"/>
                  <w:lang w:val="es-CR"/>
                </w:rPr>
                <w:delText>a</w:delText>
              </w:r>
            </w:del>
            <w:ins w:id="65" w:author="Victor Ricardo Gomez Guerra" w:date="2022-08-01T16:25:00Z">
              <w:r w:rsidR="000F26AE">
                <w:rPr>
                  <w:rFonts w:ascii="Times New Roman" w:hAnsi="Times New Roman" w:cs="Times New Roman"/>
                  <w:color w:val="auto"/>
                  <w:lang w:val="es-CR"/>
                </w:rPr>
                <w:t>o</w:t>
              </w:r>
            </w:ins>
            <w:r w:rsidRPr="008F0A65">
              <w:rPr>
                <w:rFonts w:ascii="Times New Roman" w:hAnsi="Times New Roman" w:cs="Times New Roman"/>
                <w:color w:val="auto"/>
                <w:lang w:val="es-CR"/>
              </w:rPr>
              <w:t xml:space="preserve">, </w:t>
            </w:r>
            <w:ins w:id="66" w:author="Victor Ricardo Gomez Guerra" w:date="2022-08-01T16:25:00Z">
              <w:r w:rsidR="000F26AE">
                <w:rPr>
                  <w:rFonts w:ascii="Times New Roman" w:hAnsi="Times New Roman" w:cs="Times New Roman"/>
                  <w:color w:val="auto"/>
                  <w:lang w:val="es-CR"/>
                </w:rPr>
                <w:t>el</w:t>
              </w:r>
            </w:ins>
            <w:del w:id="67" w:author="Victor Ricardo Gomez Guerra" w:date="2022-08-01T16:25:00Z">
              <w:r w:rsidRPr="008F0A65" w:rsidDel="000F26AE">
                <w:rPr>
                  <w:rFonts w:ascii="Times New Roman" w:hAnsi="Times New Roman" w:cs="Times New Roman"/>
                  <w:color w:val="auto"/>
                  <w:lang w:val="es-CR"/>
                </w:rPr>
                <w:delText>la</w:delText>
              </w:r>
            </w:del>
            <w:r w:rsidRPr="008F0A65">
              <w:rPr>
                <w:rFonts w:ascii="Times New Roman" w:hAnsi="Times New Roman" w:cs="Times New Roman"/>
                <w:color w:val="auto"/>
                <w:lang w:val="es-CR"/>
              </w:rPr>
              <w:t xml:space="preserve">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w:t>
            </w:r>
            <w:ins w:id="68" w:author="Victor Ricardo Gomez Guerra" w:date="2022-08-01T16:26:00Z">
              <w:r w:rsidR="000F26AE">
                <w:rPr>
                  <w:rFonts w:ascii="Times New Roman" w:hAnsi="Times New Roman" w:cs="Times New Roman"/>
                  <w:color w:val="auto"/>
                  <w:lang w:val="es-CR"/>
                </w:rPr>
                <w:t>l</w:t>
              </w:r>
            </w:ins>
            <w:ins w:id="69" w:author="Sara Taylor" w:date="2022-08-09T19:15:00Z">
              <w:r w:rsidR="00C510E2">
                <w:rPr>
                  <w:rFonts w:ascii="Times New Roman" w:hAnsi="Times New Roman" w:cs="Times New Roman"/>
                  <w:color w:val="auto"/>
                  <w:lang w:val="es-CR"/>
                </w:rPr>
                <w:t xml:space="preserve"> </w:t>
              </w:r>
            </w:ins>
            <w:del w:id="70" w:author="Victor Ricardo Gomez Guerra" w:date="2022-08-01T16:26:00Z">
              <w:r w:rsidRPr="008F0A65" w:rsidDel="000F26AE">
                <w:rPr>
                  <w:rFonts w:ascii="Times New Roman" w:hAnsi="Times New Roman" w:cs="Times New Roman"/>
                  <w:color w:val="auto"/>
                  <w:lang w:val="es-CR"/>
                </w:rPr>
                <w:delText xml:space="preserve"> la </w:delText>
              </w:r>
            </w:del>
            <w:r w:rsidRPr="008F0A65">
              <w:rPr>
                <w:rFonts w:ascii="Times New Roman" w:hAnsi="Times New Roman" w:cs="Times New Roman"/>
                <w:color w:val="auto"/>
                <w:lang w:val="es-CR"/>
              </w:rPr>
              <w:t>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En virtud de los convenios, acuerdos, declaraciones, garantías, términos y disposiciones aquí contenidos, de los cuales </w:t>
            </w:r>
            <w:del w:id="71" w:author="Victor Ricardo Gomez Guerra" w:date="2022-08-01T16:27:00Z">
              <w:r w:rsidRPr="008F0A65" w:rsidDel="000F26AE">
                <w:rPr>
                  <w:rFonts w:ascii="Times New Roman" w:hAnsi="Times New Roman" w:cs="Times New Roman"/>
                  <w:color w:val="auto"/>
                  <w:lang w:val="es-CR"/>
                </w:rPr>
                <w:delText>los cuales</w:delText>
              </w:r>
            </w:del>
            <w:r w:rsidRPr="008F0A65">
              <w:rPr>
                <w:rFonts w:ascii="Times New Roman" w:hAnsi="Times New Roman" w:cs="Times New Roman"/>
                <w:color w:val="auto"/>
                <w:lang w:val="es-CR"/>
              </w:rPr>
              <w:t xml:space="preserve">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6AE1F6FA"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w:t>
            </w:r>
            <w:ins w:id="72" w:author="Victor Ricardo Gomez Guerra" w:date="2022-07-29T17:24:00Z">
              <w:r w:rsidR="00454BFF">
                <w:rPr>
                  <w:rFonts w:cs="Times New Roman"/>
                  <w:i/>
                  <w:iCs/>
                  <w:lang w:val="es-CR"/>
                </w:rPr>
                <w:t xml:space="preserve"> Hitos</w:t>
              </w:r>
            </w:ins>
            <w:del w:id="73" w:author="Victor Ricardo Gomez Guerra" w:date="2022-07-29T17:24:00Z">
              <w:r w:rsidRPr="008F0A65" w:rsidDel="00454BFF">
                <w:rPr>
                  <w:rFonts w:cs="Times New Roman"/>
                  <w:i/>
                  <w:iCs/>
                  <w:lang w:val="es-CR"/>
                </w:rPr>
                <w:delText xml:space="preserve"> </w:delText>
              </w:r>
            </w:del>
            <w:del w:id="74" w:author="Victor Ricardo Gomez Guerra" w:date="2022-07-29T17:21:00Z">
              <w:r w:rsidRPr="008F0A65" w:rsidDel="00454BFF">
                <w:rPr>
                  <w:rFonts w:cs="Times New Roman"/>
                  <w:i/>
                  <w:iCs/>
                  <w:lang w:val="es-CR"/>
                </w:rPr>
                <w:delText>Hitos</w:delText>
              </w:r>
            </w:del>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53A85810"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w:t>
            </w:r>
            <w:ins w:id="75" w:author="Victor Ricardo Gomez Guerra" w:date="2022-07-29T17:20:00Z">
              <w:r w:rsidR="00454BFF">
                <w:rPr>
                  <w:rFonts w:cs="Times New Roman"/>
                  <w:i/>
                  <w:iCs/>
                  <w:lang w:val="es-CR"/>
                </w:rPr>
                <w:t>l</w:t>
              </w:r>
            </w:ins>
            <w:r w:rsidRPr="008F0A65">
              <w:rPr>
                <w:rFonts w:cs="Times New Roman"/>
                <w:i/>
                <w:iCs/>
                <w:lang w:val="es-CR"/>
              </w:rPr>
              <w:t xml:space="preserv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pPr>
              <w:pStyle w:val="ListParagraph"/>
              <w:numPr>
                <w:ilvl w:val="0"/>
                <w:numId w:val="46"/>
              </w:numPr>
              <w:spacing w:line="276" w:lineRule="auto"/>
              <w:jc w:val="both"/>
              <w:rPr>
                <w:rFonts w:cs="Times New Roman"/>
                <w:i/>
                <w:iCs/>
                <w:lang w:val="es-CR"/>
              </w:rPr>
              <w:pPrChange w:id="76" w:author="Sara Taylor" w:date="2022-08-09T19:16:00Z">
                <w:pPr>
                  <w:pStyle w:val="ListParagraph"/>
                  <w:numPr>
                    <w:numId w:val="24"/>
                  </w:numPr>
                  <w:spacing w:line="276" w:lineRule="auto"/>
                  <w:ind w:left="1080" w:hanging="360"/>
                  <w:jc w:val="both"/>
                </w:pPr>
              </w:pPrChange>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pPr>
              <w:pStyle w:val="ListParagraph"/>
              <w:numPr>
                <w:ilvl w:val="0"/>
                <w:numId w:val="46"/>
              </w:numPr>
              <w:spacing w:line="276" w:lineRule="auto"/>
              <w:jc w:val="both"/>
              <w:rPr>
                <w:rFonts w:cs="Times New Roman"/>
                <w:i/>
                <w:iCs/>
                <w:lang w:val="es-CR"/>
              </w:rPr>
              <w:pPrChange w:id="77" w:author="Sara Taylor" w:date="2022-08-09T19:16:00Z">
                <w:pPr>
                  <w:pStyle w:val="ListParagraph"/>
                  <w:numPr>
                    <w:numId w:val="24"/>
                  </w:numPr>
                  <w:spacing w:line="276" w:lineRule="auto"/>
                  <w:ind w:left="1080" w:hanging="360"/>
                  <w:jc w:val="both"/>
                </w:pPr>
              </w:pPrChange>
            </w:pPr>
            <w:r w:rsidRPr="008F0A65">
              <w:rPr>
                <w:rFonts w:cs="Times New Roman"/>
                <w:i/>
                <w:iCs/>
                <w:lang w:val="es-CR"/>
              </w:rPr>
              <w:t>Sección II: Términos y Condiciones del POA</w:t>
            </w:r>
          </w:p>
          <w:p w14:paraId="02292B8D" w14:textId="60D76F9C" w:rsidR="006E2A6E" w:rsidRPr="008F0A65" w:rsidRDefault="006E2A6E">
            <w:pPr>
              <w:pStyle w:val="ListParagraph"/>
              <w:numPr>
                <w:ilvl w:val="0"/>
                <w:numId w:val="46"/>
              </w:numPr>
              <w:spacing w:line="276" w:lineRule="auto"/>
              <w:jc w:val="both"/>
              <w:rPr>
                <w:rFonts w:cs="Times New Roman"/>
                <w:i/>
                <w:iCs/>
                <w:lang w:val="es-CR"/>
              </w:rPr>
              <w:pPrChange w:id="78" w:author="Sara Taylor" w:date="2022-08-09T19:16:00Z">
                <w:pPr>
                  <w:pStyle w:val="ListParagraph"/>
                  <w:numPr>
                    <w:numId w:val="24"/>
                  </w:numPr>
                  <w:spacing w:line="276" w:lineRule="auto"/>
                  <w:ind w:left="1080" w:hanging="360"/>
                  <w:jc w:val="both"/>
                </w:pPr>
              </w:pPrChange>
            </w:pPr>
            <w:r w:rsidRPr="008F0A65">
              <w:rPr>
                <w:rFonts w:cs="Times New Roman"/>
                <w:i/>
                <w:iCs/>
                <w:lang w:val="es-CR"/>
              </w:rPr>
              <w:t>Sección VII: Disposiciones de</w:t>
            </w:r>
            <w:ins w:id="79" w:author="Victor Ricardo Gomez Guerra" w:date="2022-07-29T17:22:00Z">
              <w:r w:rsidR="00454BFF">
                <w:rPr>
                  <w:rFonts w:cs="Times New Roman"/>
                  <w:i/>
                  <w:iCs/>
                  <w:lang w:val="es-CR"/>
                </w:rPr>
                <w:t xml:space="preserve">l </w:t>
              </w:r>
            </w:ins>
            <w:del w:id="80" w:author="Victor Ricardo Gomez Guerra" w:date="2022-07-29T17:22:00Z">
              <w:r w:rsidRPr="008F0A65" w:rsidDel="00454BFF">
                <w:rPr>
                  <w:rFonts w:cs="Times New Roman"/>
                  <w:i/>
                  <w:iCs/>
                  <w:lang w:val="es-CR"/>
                </w:rPr>
                <w:delText xml:space="preserve"> la</w:delText>
              </w:r>
            </w:del>
            <w:r w:rsidRPr="008F0A65">
              <w:rPr>
                <w:rFonts w:cs="Times New Roman"/>
                <w:i/>
                <w:iCs/>
                <w:lang w:val="es-CR"/>
              </w:rPr>
              <w:t xml:space="preserve"> Acuerdo Principal</w:t>
            </w:r>
          </w:p>
          <w:p w14:paraId="00787068" w14:textId="77777777" w:rsidR="006E2A6E" w:rsidRPr="008F0A65" w:rsidRDefault="006E2A6E">
            <w:pPr>
              <w:pStyle w:val="ListParagraph"/>
              <w:numPr>
                <w:ilvl w:val="0"/>
                <w:numId w:val="46"/>
              </w:numPr>
              <w:spacing w:line="276" w:lineRule="auto"/>
              <w:jc w:val="both"/>
              <w:rPr>
                <w:rFonts w:cs="Times New Roman"/>
                <w:i/>
                <w:iCs/>
                <w:lang w:val="es-CR"/>
              </w:rPr>
              <w:pPrChange w:id="81" w:author="Sara Taylor" w:date="2022-08-09T19:16:00Z">
                <w:pPr>
                  <w:pStyle w:val="ListParagraph"/>
                  <w:numPr>
                    <w:numId w:val="24"/>
                  </w:numPr>
                  <w:spacing w:line="276" w:lineRule="auto"/>
                  <w:ind w:left="1080" w:hanging="360"/>
                  <w:jc w:val="both"/>
                </w:pPr>
              </w:pPrChange>
            </w:pPr>
            <w:r w:rsidRPr="008F0A65">
              <w:rPr>
                <w:rFonts w:cs="Times New Roman"/>
                <w:i/>
                <w:iCs/>
                <w:lang w:val="es-CR"/>
              </w:rPr>
              <w:lastRenderedPageBreak/>
              <w:t>Sección III: Descripción y Objetivos del Programa</w:t>
            </w:r>
          </w:p>
          <w:p w14:paraId="277CF165" w14:textId="1F25914A" w:rsidR="006E2A6E" w:rsidRPr="008F0A65" w:rsidRDefault="006E2A6E">
            <w:pPr>
              <w:pStyle w:val="ListParagraph"/>
              <w:numPr>
                <w:ilvl w:val="0"/>
                <w:numId w:val="46"/>
              </w:numPr>
              <w:spacing w:line="276" w:lineRule="auto"/>
              <w:jc w:val="both"/>
              <w:rPr>
                <w:rFonts w:cs="Times New Roman"/>
                <w:i/>
                <w:iCs/>
                <w:lang w:val="es-CR"/>
              </w:rPr>
              <w:pPrChange w:id="82" w:author="Sara Taylor" w:date="2022-08-09T19:16:00Z">
                <w:pPr>
                  <w:pStyle w:val="ListParagraph"/>
                  <w:numPr>
                    <w:numId w:val="24"/>
                  </w:numPr>
                  <w:spacing w:line="276" w:lineRule="auto"/>
                  <w:ind w:left="1080" w:hanging="360"/>
                  <w:jc w:val="both"/>
                </w:pPr>
              </w:pPrChange>
            </w:pPr>
            <w:r w:rsidRPr="008F0A65">
              <w:rPr>
                <w:rFonts w:cs="Times New Roman"/>
                <w:i/>
                <w:iCs/>
                <w:lang w:val="es-CR"/>
              </w:rPr>
              <w:t xml:space="preserve">Sección IV: </w:t>
            </w:r>
            <w:ins w:id="83" w:author="Victor Ricardo Gomez Guerra" w:date="2022-07-29T17:24:00Z">
              <w:r w:rsidR="00454BFF">
                <w:rPr>
                  <w:rFonts w:cs="Times New Roman"/>
                  <w:i/>
                  <w:iCs/>
                  <w:lang w:val="es-CR"/>
                </w:rPr>
                <w:t>H</w:t>
              </w:r>
            </w:ins>
            <w:ins w:id="84" w:author="Victor Ricardo Gomez Guerra" w:date="2022-07-29T17:25:00Z">
              <w:r w:rsidR="00454BFF">
                <w:rPr>
                  <w:rFonts w:cs="Times New Roman"/>
                  <w:i/>
                  <w:iCs/>
                  <w:lang w:val="es-CR"/>
                </w:rPr>
                <w:t>itos</w:t>
              </w:r>
            </w:ins>
            <w:del w:id="85" w:author="Victor Ricardo Gomez Guerra" w:date="2022-07-29T17:22:00Z">
              <w:r w:rsidRPr="008F0A65" w:rsidDel="00454BFF">
                <w:rPr>
                  <w:rFonts w:cs="Times New Roman"/>
                  <w:i/>
                  <w:iCs/>
                  <w:lang w:val="es-CR"/>
                </w:rPr>
                <w:delText>Hitos</w:delText>
              </w:r>
            </w:del>
          </w:p>
          <w:p w14:paraId="7F456F39" w14:textId="16536D2F" w:rsidR="006E2A6E" w:rsidRPr="008F0A65" w:rsidRDefault="006E2A6E">
            <w:pPr>
              <w:pStyle w:val="ListParagraph"/>
              <w:numPr>
                <w:ilvl w:val="0"/>
                <w:numId w:val="46"/>
              </w:numPr>
              <w:spacing w:line="276" w:lineRule="auto"/>
              <w:jc w:val="both"/>
              <w:rPr>
                <w:rFonts w:cs="Times New Roman"/>
                <w:i/>
                <w:iCs/>
                <w:lang w:val="es-CR"/>
              </w:rPr>
              <w:pPrChange w:id="86" w:author="Sara Taylor" w:date="2022-08-09T19:16:00Z">
                <w:pPr>
                  <w:pStyle w:val="ListParagraph"/>
                  <w:numPr>
                    <w:numId w:val="24"/>
                  </w:numPr>
                  <w:spacing w:line="276" w:lineRule="auto"/>
                  <w:ind w:left="1080" w:hanging="360"/>
                  <w:jc w:val="both"/>
                </w:pPr>
              </w:pPrChange>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FA7525E" w:rsidR="006E2A6E" w:rsidRPr="008F0A65" w:rsidRDefault="006E2A6E" w:rsidP="00EE7E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lastRenderedPageBreak/>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6C93549C" w:rsidR="00095D52" w:rsidRPr="008F0A65" w:rsidDel="00191042" w:rsidRDefault="00095D52" w:rsidP="00095D52">
            <w:pPr>
              <w:pStyle w:val="P68B1DB1-Normal1"/>
              <w:spacing w:line="276" w:lineRule="auto"/>
              <w:jc w:val="both"/>
              <w:rPr>
                <w:del w:id="87" w:author="Victor Ricardo Gomez Guerra" w:date="2022-08-01T14:16:00Z"/>
                <w:szCs w:val="22"/>
                <w:lang w:val="es-CR"/>
              </w:rPr>
            </w:pPr>
          </w:p>
          <w:p w14:paraId="2345894A" w14:textId="6B21E219" w:rsidR="00095D52" w:rsidRPr="008F0A65" w:rsidDel="00191042" w:rsidRDefault="00095D52" w:rsidP="00095D52">
            <w:pPr>
              <w:pStyle w:val="P68B1DB1-Normal1"/>
              <w:spacing w:line="276" w:lineRule="auto"/>
              <w:jc w:val="both"/>
              <w:rPr>
                <w:del w:id="88" w:author="Victor Ricardo Gomez Guerra" w:date="2022-08-01T14:16:00Z"/>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69EC53CF"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w:t>
            </w:r>
            <w:del w:id="89" w:author="Victor Ricardo Gomez Guerra" w:date="2022-07-29T16:16:00Z">
              <w:r w:rsidRPr="008F0A65" w:rsidDel="00E9580B">
                <w:rPr>
                  <w:rFonts w:cs="Times New Roman"/>
                  <w:lang w:val="es-CR"/>
                </w:rPr>
                <w:delText xml:space="preserve">registrado o </w:delText>
              </w:r>
            </w:del>
            <w:r w:rsidRPr="008F0A65">
              <w:rPr>
                <w:rFonts w:cs="Times New Roman"/>
                <w:lang w:val="es-CR"/>
              </w:rPr>
              <w:t xml:space="preserve">certificado, con </w:t>
            </w:r>
            <w:del w:id="90" w:author="Victor Ricardo Gomez Guerra" w:date="2022-07-29T16:16:00Z">
              <w:r w:rsidRPr="008F0A65" w:rsidDel="00E9580B">
                <w:rPr>
                  <w:rFonts w:cs="Times New Roman"/>
                  <w:lang w:val="es-CR"/>
                </w:rPr>
                <w:delText xml:space="preserve">franqueo </w:delText>
              </w:r>
            </w:del>
            <w:ins w:id="91" w:author="Victor Ricardo Gomez Guerra" w:date="2022-07-29T16:16:00Z">
              <w:r w:rsidR="00E9580B">
                <w:rPr>
                  <w:rFonts w:cs="Times New Roman"/>
                  <w:lang w:val="es-CR"/>
                </w:rPr>
                <w:t>envío</w:t>
              </w:r>
              <w:r w:rsidR="00E9580B" w:rsidRPr="008F0A65">
                <w:rPr>
                  <w:rFonts w:cs="Times New Roman"/>
                  <w:lang w:val="es-CR"/>
                </w:rPr>
                <w:t xml:space="preserve"> </w:t>
              </w:r>
            </w:ins>
            <w:r w:rsidRPr="008F0A65">
              <w:rPr>
                <w:rFonts w:cs="Times New Roman"/>
                <w:lang w:val="es-CR"/>
              </w:rPr>
              <w:t>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5E5A4726" w14:textId="6B418F59" w:rsidR="00454BFF" w:rsidRDefault="006E2A6E" w:rsidP="007A6483">
            <w:pPr>
              <w:pStyle w:val="ListParagraph"/>
              <w:numPr>
                <w:ilvl w:val="0"/>
                <w:numId w:val="27"/>
              </w:numPr>
              <w:jc w:val="both"/>
              <w:rPr>
                <w:ins w:id="92" w:author="Victor Ricardo Gomez Guerra" w:date="2022-08-01T16:34:00Z"/>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w:t>
            </w:r>
            <w:del w:id="93" w:author="Victor Ricardo Gomez Guerra" w:date="2022-07-29T16:16:00Z">
              <w:r w:rsidRPr="008F0A65" w:rsidDel="00E9580B">
                <w:rPr>
                  <w:rFonts w:cs="Times New Roman"/>
                  <w:lang w:val="es-CR"/>
                </w:rPr>
                <w:delText xml:space="preserve">trabajo </w:delText>
              </w:r>
            </w:del>
            <w:ins w:id="94" w:author="Victor Ricardo Gomez Guerra" w:date="2022-07-29T16:16:00Z">
              <w:r w:rsidR="00E9580B">
                <w:rPr>
                  <w:rFonts w:cs="Times New Roman"/>
                  <w:lang w:val="es-CR"/>
                </w:rPr>
                <w:t>servicio</w:t>
              </w:r>
              <w:r w:rsidR="00E9580B" w:rsidRPr="008F0A65">
                <w:rPr>
                  <w:rFonts w:cs="Times New Roman"/>
                  <w:lang w:val="es-CR"/>
                </w:rPr>
                <w:t xml:space="preserve"> </w:t>
              </w:r>
            </w:ins>
            <w:r w:rsidRPr="008F0A65">
              <w:rPr>
                <w:rFonts w:cs="Times New Roman"/>
                <w:lang w:val="es-CR"/>
              </w:rPr>
              <w:t>(SOW), no constituir un nuevo trabajo, no cambiar los términos, condiciones o especificaciones expresados, incorporados a este Sub-acuerdo, no prolongar el período de desempeño o el cronograma de entrega del Sub-acuerdo, y no aumentar los costos del Sub-acuerdo.</w:t>
            </w:r>
          </w:p>
          <w:p w14:paraId="29D66647" w14:textId="77777777" w:rsidR="000F26AE" w:rsidRPr="000F26AE" w:rsidRDefault="000F26AE">
            <w:pPr>
              <w:pStyle w:val="ListParagraph"/>
              <w:rPr>
                <w:ins w:id="95" w:author="Victor Ricardo Gomez Guerra" w:date="2022-08-01T16:34:00Z"/>
                <w:rFonts w:cs="Times New Roman"/>
                <w:lang w:val="es-CR"/>
              </w:rPr>
              <w:pPrChange w:id="96" w:author="Victor Ricardo Gomez Guerra" w:date="2022-08-01T16:34:00Z">
                <w:pPr>
                  <w:pStyle w:val="ListParagraph"/>
                  <w:numPr>
                    <w:numId w:val="27"/>
                  </w:numPr>
                  <w:ind w:left="720" w:hanging="360"/>
                  <w:jc w:val="both"/>
                </w:pPr>
              </w:pPrChange>
            </w:pPr>
          </w:p>
          <w:p w14:paraId="5186422E" w14:textId="76711083" w:rsidR="00BE1419" w:rsidRPr="00D6529A" w:rsidRDefault="00D6529A">
            <w:pPr>
              <w:pStyle w:val="ListParagraph"/>
              <w:numPr>
                <w:ilvl w:val="0"/>
                <w:numId w:val="27"/>
              </w:numPr>
              <w:jc w:val="both"/>
              <w:rPr>
                <w:rFonts w:cs="Times New Roman"/>
                <w:lang w:val="es-CR"/>
              </w:rPr>
              <w:pPrChange w:id="97" w:author="Victor Ricardo Gomez Guerra" w:date="2022-08-01T16:34:00Z">
                <w:pPr>
                  <w:jc w:val="both"/>
                </w:pPr>
              </w:pPrChange>
            </w:pPr>
            <w:ins w:id="98" w:author="Victor Ricardo Gomez Guerra" w:date="2022-08-01T16:34:00Z">
              <w:r w:rsidRPr="000F26AE">
                <w:rPr>
                  <w:rFonts w:cs="Times New Roman"/>
                  <w:lang w:val="es-CR"/>
                </w:rPr>
                <w:t>Las Partes reconocen que este Sub-acuerdo no c</w:t>
              </w:r>
              <w:r w:rsidRPr="002046E7">
                <w:rPr>
                  <w:rFonts w:cs="Times New Roman"/>
                  <w:lang w:val="es-CR"/>
                </w:rPr>
                <w:t xml:space="preserve">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ins>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997FDEC" w:rsidR="006E2A6E" w:rsidRPr="008F0A65" w:rsidRDefault="00D04C55" w:rsidP="00D04C55">
            <w:pPr>
              <w:jc w:val="both"/>
              <w:rPr>
                <w:lang w:val="es-CR"/>
              </w:rPr>
            </w:pPr>
            <w:commentRangeStart w:id="99"/>
            <w:r w:rsidRPr="008F0A65">
              <w:rPr>
                <w:lang w:val="es-CR"/>
              </w:rPr>
              <w:t xml:space="preserve">El </w:t>
            </w:r>
            <w:r w:rsidR="006E2A6E" w:rsidRPr="008F0A65">
              <w:rPr>
                <w:lang w:val="es-CR"/>
              </w:rPr>
              <w:t xml:space="preserve">Sub-Adjudicatario </w:t>
            </w:r>
            <w:r w:rsidR="000F03A7">
              <w:fldChar w:fldCharType="begin"/>
            </w:r>
            <w:r w:rsidR="000F03A7" w:rsidRPr="000F26AE">
              <w:rPr>
                <w:lang w:val="es-CO"/>
                <w:rPrChange w:id="100" w:author="Victor Ricardo Gomez Guerra" w:date="2022-08-01T16:24:00Z">
                  <w:rPr/>
                </w:rPrChange>
              </w:rPr>
              <w:instrText xml:space="preserve"> HYPERLINK "about:blank" </w:instrText>
            </w:r>
            <w:r w:rsidR="000F03A7">
              <w:fldChar w:fldCharType="separate"/>
            </w:r>
            <w:r w:rsidR="006E2A6E" w:rsidRPr="008F0A65">
              <w:rPr>
                <w:lang w:val="es-CR"/>
              </w:rPr>
              <w:t>podrá</w:t>
            </w:r>
            <w:r w:rsidR="000F03A7">
              <w:rPr>
                <w:lang w:val="es-CR"/>
              </w:rPr>
              <w:fldChar w:fldCharType="end"/>
            </w:r>
            <w:r w:rsidR="006E2A6E" w:rsidRPr="008F0A65">
              <w:rPr>
                <w:lang w:val="es-CR"/>
              </w:rPr>
              <w:t xml:space="preserve"> registrar los derechos de propiedad de cualquier </w:t>
            </w:r>
            <w:commentRangeEnd w:id="99"/>
            <w:r w:rsidR="00D6529A">
              <w:rPr>
                <w:rStyle w:val="CommentReference"/>
              </w:rPr>
              <w:commentReference w:id="99"/>
            </w:r>
            <w:r w:rsidR="006E2A6E" w:rsidRPr="008F0A65">
              <w:rPr>
                <w:lang w:val="es-CR"/>
              </w:rPr>
              <w:t>trabajo que esté sujeto a derechos de autor y que haya sido desarrollado bajo est</w:t>
            </w:r>
            <w:del w:id="101" w:author="Victor Ricardo Gomez Guerra" w:date="2022-08-01T16:33:00Z">
              <w:r w:rsidR="006E2A6E" w:rsidRPr="008F0A65" w:rsidDel="000F26AE">
                <w:rPr>
                  <w:lang w:val="es-CR"/>
                </w:rPr>
                <w:delText>a</w:delText>
              </w:r>
            </w:del>
            <w:ins w:id="102" w:author="Victor Ricardo Gomez Guerra" w:date="2022-08-01T16:33:00Z">
              <w:r w:rsidR="000F26AE">
                <w:rPr>
                  <w:lang w:val="es-CR"/>
                </w:rPr>
                <w:t>e</w:t>
              </w:r>
            </w:ins>
            <w:r w:rsidR="006E2A6E" w:rsidRPr="008F0A65">
              <w:rPr>
                <w:lang w:val="es-CR"/>
              </w:rPr>
              <w:t xml:space="preserve"> Sub-</w:t>
            </w:r>
            <w:r w:rsidRPr="008F0A65">
              <w:rPr>
                <w:lang w:val="es-CR"/>
              </w:rPr>
              <w:t>Acuerdo</w:t>
            </w:r>
            <w:r w:rsidR="006E2A6E" w:rsidRPr="008F0A65">
              <w:rPr>
                <w:lang w:val="es-CR"/>
              </w:rPr>
              <w:t>. PARTNERS y</w:t>
            </w:r>
            <w:ins w:id="103" w:author="Victor Ricardo Gomez Guerra" w:date="2022-07-29T16:16:00Z">
              <w:r w:rsidR="00E9580B">
                <w:rPr>
                  <w:lang w:val="es-CR"/>
                </w:rPr>
                <w:t xml:space="preserve"> la</w:t>
              </w:r>
            </w:ins>
            <w:r w:rsidR="006E2A6E" w:rsidRPr="008F0A65">
              <w:rPr>
                <w:lang w:val="es-CR"/>
              </w:rPr>
              <w:t xml:space="preserve"> </w:t>
            </w:r>
            <w:r w:rsidR="00B81334" w:rsidRPr="008F0A65">
              <w:rPr>
                <w:lang w:val="es-CR"/>
              </w:rPr>
              <w:t xml:space="preserve">Entidad Otorgante del Acuerdo </w:t>
            </w:r>
            <w:r w:rsidR="006E2A6E" w:rsidRPr="008F0A65">
              <w:rPr>
                <w:lang w:val="es-CR"/>
              </w:rPr>
              <w:t>identificada en la Sección I, Artículo 2, Celda 7 se reservan el derecho libre de regalías, no exclusivo e irrevocable de reproducir, publicar 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42447F43"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w:t>
            </w:r>
            <w:ins w:id="104" w:author="Victor Ricardo Gomez Guerra" w:date="2022-08-01T16:36:00Z">
              <w:r w:rsidR="00D6529A">
                <w:rPr>
                  <w:lang w:val="es-CR"/>
                </w:rPr>
                <w:t>o</w:t>
              </w:r>
            </w:ins>
            <w:del w:id="105" w:author="Victor Ricardo Gomez Guerra" w:date="2022-08-01T16:36:00Z">
              <w:r w:rsidR="006E2A6E" w:rsidRPr="008F0A65" w:rsidDel="00D6529A">
                <w:rPr>
                  <w:lang w:val="es-CR"/>
                </w:rPr>
                <w:delText>a</w:delText>
              </w:r>
            </w:del>
            <w:r w:rsidR="006E2A6E" w:rsidRPr="008F0A65">
              <w:rPr>
                <w:lang w:val="es-CR"/>
              </w:rPr>
              <w:t xml:space="preserve"> bajo las siguientes circunstancias:</w:t>
            </w:r>
          </w:p>
          <w:p w14:paraId="685F2ED9" w14:textId="7CD9AF23"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w:t>
            </w:r>
            <w:ins w:id="106" w:author="Victor Ricardo Gomez Guerra" w:date="2022-08-01T14:21:00Z">
              <w:r w:rsidR="00191042">
                <w:rPr>
                  <w:rFonts w:cs="Times New Roman"/>
                  <w:lang w:val="es-CR"/>
                </w:rPr>
                <w:t>, posibles</w:t>
              </w:r>
            </w:ins>
            <w:r w:rsidRPr="008F0A65">
              <w:rPr>
                <w:rFonts w:cs="Times New Roman"/>
                <w:lang w:val="es-CR"/>
              </w:rPr>
              <w:t xml:space="preserve">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13. Cesión </w:t>
            </w:r>
          </w:p>
          <w:p w14:paraId="070EF123" w14:textId="7247A163" w:rsidR="006E2A6E" w:rsidRPr="008F0A65" w:rsidRDefault="006E2A6E" w:rsidP="00A73701">
            <w:pPr>
              <w:spacing w:line="276" w:lineRule="auto"/>
              <w:jc w:val="both"/>
              <w:rPr>
                <w:rFonts w:cs="Times New Roman"/>
                <w:lang w:val="es-CR"/>
              </w:rPr>
            </w:pPr>
            <w:r w:rsidRPr="008F0A65">
              <w:rPr>
                <w:rFonts w:cs="Times New Roman"/>
                <w:lang w:val="es-CR"/>
              </w:rPr>
              <w:lastRenderedPageBreak/>
              <w:t>El Sub-Adjudicatario no podrá ceder sus derechos ni firmar ning</w:t>
            </w:r>
            <w:ins w:id="107" w:author="Victor Ricardo Gomez Guerra" w:date="2022-08-01T16:37:00Z">
              <w:r w:rsidR="00D6529A">
                <w:rPr>
                  <w:rFonts w:cs="Times New Roman"/>
                  <w:lang w:val="es-CR"/>
                </w:rPr>
                <w:t>ún</w:t>
              </w:r>
            </w:ins>
            <w:del w:id="108" w:author="Victor Ricardo Gomez Guerra" w:date="2022-08-01T16:37:00Z">
              <w:r w:rsidRPr="008F0A65" w:rsidDel="00D6529A">
                <w:rPr>
                  <w:rFonts w:cs="Times New Roman"/>
                  <w:lang w:val="es-CR"/>
                </w:rPr>
                <w:delText>una</w:delText>
              </w:r>
            </w:del>
            <w:r w:rsidRPr="008F0A65">
              <w:rPr>
                <w:rFonts w:cs="Times New Roman"/>
                <w:lang w:val="es-CR"/>
              </w:rPr>
              <w:t xml:space="preserve"> otr</w:t>
            </w:r>
            <w:ins w:id="109" w:author="Victor Ricardo Gomez Guerra" w:date="2022-08-01T16:37:00Z">
              <w:r w:rsidR="00D6529A">
                <w:rPr>
                  <w:rFonts w:cs="Times New Roman"/>
                  <w:lang w:val="es-CR"/>
                </w:rPr>
                <w:t>o</w:t>
              </w:r>
            </w:ins>
            <w:del w:id="110" w:author="Victor Ricardo Gomez Guerra" w:date="2022-08-01T16:37:00Z">
              <w:r w:rsidRPr="008F0A65" w:rsidDel="00D6529A">
                <w:rPr>
                  <w:rFonts w:cs="Times New Roman"/>
                  <w:lang w:val="es-CR"/>
                </w:rPr>
                <w:delText>a</w:delText>
              </w:r>
            </w:del>
            <w:r w:rsidRPr="008F0A65">
              <w:rPr>
                <w:rFonts w:cs="Times New Roman"/>
                <w:lang w:val="es-CR"/>
              </w:rPr>
              <w:t xml:space="preserve">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49B27F18"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w:t>
            </w:r>
            <w:del w:id="111" w:author="Victor Ricardo Gomez Guerra" w:date="2022-07-29T16:19:00Z">
              <w:r w:rsidRPr="008F0A65" w:rsidDel="00E9580B">
                <w:rPr>
                  <w:b w:val="0"/>
                  <w:color w:val="2F5496" w:themeColor="accent1" w:themeShade="BF"/>
                  <w:lang w:val="es-CR"/>
                </w:rPr>
                <w:delText xml:space="preserve">Responsabilidad </w:delText>
              </w:r>
            </w:del>
            <w:ins w:id="112" w:author="Victor Ricardo Gomez Guerra" w:date="2022-07-29T16:19:00Z">
              <w:r w:rsidR="00E9580B">
                <w:rPr>
                  <w:b w:val="0"/>
                  <w:color w:val="2F5496" w:themeColor="accent1" w:themeShade="BF"/>
                  <w:lang w:val="es-CR"/>
                </w:rPr>
                <w:t xml:space="preserve">Indemnidad frente a terceros </w:t>
              </w:r>
              <w:r w:rsidR="00E9580B" w:rsidRPr="008F0A65">
                <w:rPr>
                  <w:b w:val="0"/>
                  <w:color w:val="2F5496" w:themeColor="accent1" w:themeShade="BF"/>
                  <w:lang w:val="es-CR"/>
                </w:rPr>
                <w:t xml:space="preserve"> </w:t>
              </w:r>
            </w:ins>
          </w:p>
          <w:p w14:paraId="3989B6BE" w14:textId="15703C30" w:rsidR="006E2A6E" w:rsidRPr="008F0A65" w:rsidDel="00E9580B" w:rsidRDefault="00E9580B" w:rsidP="00A73701">
            <w:pPr>
              <w:pStyle w:val="ListParagraph"/>
              <w:spacing w:line="276" w:lineRule="auto"/>
              <w:jc w:val="both"/>
              <w:rPr>
                <w:del w:id="113" w:author="Victor Ricardo Gomez Guerra" w:date="2022-07-29T16:18:00Z"/>
                <w:rFonts w:cs="Times New Roman"/>
                <w:lang w:val="es-CR"/>
              </w:rPr>
            </w:pPr>
            <w:ins w:id="114" w:author="Victor Ricardo Gomez Guerra" w:date="2022-07-29T16:17:00Z">
              <w:r>
                <w:rPr>
                  <w:rFonts w:cs="Times New Roman"/>
                  <w:lang w:val="es-CR"/>
                </w:rPr>
                <w:t xml:space="preserve">Ni </w:t>
              </w:r>
            </w:ins>
            <w:r w:rsidR="006E2A6E" w:rsidRPr="008F0A65">
              <w:rPr>
                <w:rFonts w:cs="Times New Roman"/>
                <w:lang w:val="es-CR"/>
              </w:rPr>
              <w:t xml:space="preserve">PARTNERS ni la </w:t>
            </w:r>
            <w:r w:rsidR="007A6483" w:rsidRPr="008F0A65">
              <w:rPr>
                <w:rFonts w:cs="Times New Roman"/>
                <w:lang w:val="es-CR"/>
              </w:rPr>
              <w:t xml:space="preserve">Entidad Otorgante del Acuerdo </w:t>
            </w:r>
            <w:r w:rsidR="006E2A6E" w:rsidRPr="008F0A65">
              <w:rPr>
                <w:rFonts w:cs="Times New Roman"/>
                <w:lang w:val="es-CR"/>
              </w:rPr>
              <w:t>se harán responsables de reclamaciones de terceros por daños y perjuicios que surjan de est</w:t>
            </w:r>
            <w:ins w:id="115" w:author="Victor Ricardo Gomez Guerra" w:date="2022-07-29T16:18:00Z">
              <w:r>
                <w:rPr>
                  <w:rFonts w:cs="Times New Roman"/>
                  <w:lang w:val="es-CR"/>
                </w:rPr>
                <w:t>e</w:t>
              </w:r>
            </w:ins>
            <w:del w:id="116" w:author="Victor Ricardo Gomez Guerra" w:date="2022-07-29T16:18:00Z">
              <w:r w:rsidR="006E2A6E" w:rsidRPr="008F0A65" w:rsidDel="00E9580B">
                <w:rPr>
                  <w:rFonts w:cs="Times New Roman"/>
                  <w:lang w:val="es-CR"/>
                </w:rPr>
                <w:delText>a</w:delText>
              </w:r>
            </w:del>
            <w:r w:rsidR="006E2A6E" w:rsidRPr="008F0A65">
              <w:rPr>
                <w:rFonts w:cs="Times New Roman"/>
                <w:lang w:val="es-CR"/>
              </w:rPr>
              <w:t xml:space="preserve"> Sub-</w:t>
            </w:r>
            <w:r w:rsidR="007A6483" w:rsidRPr="008F0A65">
              <w:rPr>
                <w:rFonts w:cs="Times New Roman"/>
                <w:lang w:val="es-CR"/>
              </w:rPr>
              <w:t>Acuerdo</w:t>
            </w:r>
            <w:r w:rsidR="006E2A6E"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3A00D979" w14:textId="77777777" w:rsidR="00B104CD" w:rsidRDefault="00B104CD" w:rsidP="007A6483">
            <w:pPr>
              <w:pStyle w:val="Heading2"/>
              <w:numPr>
                <w:ilvl w:val="0"/>
                <w:numId w:val="0"/>
              </w:numPr>
              <w:spacing w:line="276" w:lineRule="auto"/>
              <w:outlineLvl w:val="1"/>
              <w:rPr>
                <w:ins w:id="117" w:author="Sara Taylor" w:date="2022-08-09T19:16:00Z"/>
                <w:b w:val="0"/>
                <w:color w:val="2F5496" w:themeColor="accent1" w:themeShade="BF"/>
                <w:lang w:val="es-CR"/>
              </w:rPr>
            </w:pPr>
            <w:bookmarkStart w:id="118" w:name="_Hlk84606078"/>
          </w:p>
          <w:p w14:paraId="7DB4DF38" w14:textId="5EE60955" w:rsidR="006E2A6E" w:rsidRPr="008F0A65" w:rsidRDefault="006E2A6E" w:rsidP="007A648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118"/>
          <w:p w14:paraId="79B81296" w14:textId="4CD72BA9" w:rsidR="006E2A6E" w:rsidRPr="008F0A65" w:rsidRDefault="006E2A6E" w:rsidP="00E10981">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577BE80F"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podrá </w:t>
            </w:r>
            <w:del w:id="119" w:author="Victor Ricardo Gomez Guerra" w:date="2022-07-29T16:20:00Z">
              <w:r w:rsidRPr="008F0A65" w:rsidDel="00E9580B">
                <w:rPr>
                  <w:rFonts w:cs="Times New Roman"/>
                  <w:lang w:val="es-CR"/>
                </w:rPr>
                <w:delText xml:space="preserve">rescindir </w:delText>
              </w:r>
            </w:del>
            <w:ins w:id="120" w:author="Victor Ricardo Gomez Guerra" w:date="2022-07-29T16:20:00Z">
              <w:r w:rsidR="00E9580B">
                <w:rPr>
                  <w:rFonts w:cs="Times New Roman"/>
                  <w:lang w:val="es-CR"/>
                </w:rPr>
                <w:t>terminar</w:t>
              </w:r>
              <w:r w:rsidR="00E9580B" w:rsidRPr="008F0A65">
                <w:rPr>
                  <w:rFonts w:cs="Times New Roman"/>
                  <w:lang w:val="es-CR"/>
                </w:rPr>
                <w:t xml:space="preserve"> </w:t>
              </w:r>
            </w:ins>
            <w:r w:rsidRPr="008F0A65">
              <w:rPr>
                <w:rFonts w:cs="Times New Roman"/>
                <w:lang w:val="es-CR"/>
              </w:rPr>
              <w:t>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471C3AF6"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del w:id="121" w:author="Victor Ricardo Gomez Guerra" w:date="2022-08-01T16:39:00Z">
              <w:r w:rsidRPr="008F0A65" w:rsidDel="00D6529A">
                <w:rPr>
                  <w:rFonts w:ascii="Times New Roman" w:hAnsi="Times New Roman" w:cs="Times New Roman"/>
                  <w:i/>
                  <w:iCs/>
                  <w:color w:val="auto"/>
                  <w:lang w:val="es-CR"/>
                </w:rPr>
                <w:delText>.</w:delText>
              </w:r>
            </w:del>
            <w:ins w:id="122" w:author="Victor Ricardo Gomez Guerra" w:date="2022-08-01T16:39:00Z">
              <w:r w:rsidR="00D6529A">
                <w:rPr>
                  <w:rFonts w:ascii="Times New Roman" w:hAnsi="Times New Roman" w:cs="Times New Roman"/>
                  <w:i/>
                  <w:iCs/>
                  <w:color w:val="auto"/>
                  <w:lang w:val="es-CR"/>
                </w:rPr>
                <w:t>, sin lugar al pago de sanciones,</w:t>
              </w:r>
            </w:ins>
            <w:ins w:id="123" w:author="Victor Ricardo Gomez Guerra" w:date="2022-08-01T16:40:00Z">
              <w:r w:rsidR="00D6529A">
                <w:rPr>
                  <w:rFonts w:ascii="Times New Roman" w:hAnsi="Times New Roman" w:cs="Times New Roman"/>
                  <w:i/>
                  <w:iCs/>
                  <w:color w:val="auto"/>
                  <w:lang w:val="es-CR"/>
                </w:rPr>
                <w:t xml:space="preserve"> penalidades, indemnizaciones o perjuicios de ninguna naturaleza.</w:t>
              </w:r>
            </w:ins>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5055A5A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Las Partes pueden acordar mutuamente </w:t>
            </w:r>
            <w:del w:id="124" w:author="Victor Ricardo Gomez Guerra" w:date="2022-07-29T17:26:00Z">
              <w:r w:rsidRPr="008F0A65" w:rsidDel="00454BFF">
                <w:rPr>
                  <w:rFonts w:cs="Times New Roman"/>
                  <w:lang w:val="es-CR"/>
                </w:rPr>
                <w:delText xml:space="preserve">rescindir </w:delText>
              </w:r>
            </w:del>
            <w:ins w:id="125" w:author="Victor Ricardo Gomez Guerra" w:date="2022-07-29T17:26:00Z">
              <w:r w:rsidR="00454BFF">
                <w:rPr>
                  <w:rFonts w:cs="Times New Roman"/>
                  <w:lang w:val="es-CR"/>
                </w:rPr>
                <w:t>terminar</w:t>
              </w:r>
              <w:r w:rsidR="00454BFF" w:rsidRPr="008F0A65">
                <w:rPr>
                  <w:rFonts w:cs="Times New Roman"/>
                  <w:lang w:val="es-CR"/>
                </w:rPr>
                <w:t xml:space="preserve"> </w:t>
              </w:r>
            </w:ins>
            <w:r w:rsidRPr="008F0A65">
              <w:rPr>
                <w:rFonts w:cs="Times New Roman"/>
                <w:lang w:val="es-CR"/>
              </w:rPr>
              <w:t>el Sub</w:t>
            </w:r>
            <w:r w:rsidR="008F0A65">
              <w:rPr>
                <w:rFonts w:cs="Times New Roman"/>
                <w:lang w:val="es-CR"/>
              </w:rPr>
              <w:t>-</w:t>
            </w:r>
            <w:r w:rsidRPr="008F0A65">
              <w:rPr>
                <w:rFonts w:cs="Times New Roman"/>
                <w:lang w:val="es-CR"/>
              </w:rPr>
              <w:t xml:space="preserve">acuerdo en cualquier momento, parcial o </w:t>
            </w:r>
            <w:r w:rsidRPr="008F0A65">
              <w:rPr>
                <w:rFonts w:cs="Times New Roman"/>
                <w:lang w:val="es-CR"/>
              </w:rPr>
              <w:lastRenderedPageBreak/>
              <w:t>totalmente, bajo los términos y condiciones que acuerden entre ellas.</w:t>
            </w:r>
          </w:p>
          <w:p w14:paraId="36272137" w14:textId="48068567" w:rsidR="006E2A6E" w:rsidRPr="00E9580B" w:rsidDel="00E9580B" w:rsidRDefault="006E2A6E" w:rsidP="00E9580B">
            <w:pPr>
              <w:rPr>
                <w:del w:id="126" w:author="Victor Ricardo Gomez Guerra" w:date="2022-07-29T16:20:00Z"/>
                <w:rFonts w:cs="Times New Roman"/>
                <w:lang w:val="es-CR"/>
              </w:rPr>
            </w:pPr>
          </w:p>
          <w:p w14:paraId="3D388A39" w14:textId="1EC70972" w:rsidR="004D66DC" w:rsidRPr="00E9580B" w:rsidDel="00E9580B" w:rsidRDefault="004D66DC" w:rsidP="00E9580B">
            <w:pPr>
              <w:tabs>
                <w:tab w:val="left" w:pos="720"/>
              </w:tabs>
              <w:spacing w:line="276" w:lineRule="auto"/>
              <w:rPr>
                <w:del w:id="127" w:author="Victor Ricardo Gomez Guerra" w:date="2022-07-29T16:20:00Z"/>
                <w:rFonts w:cs="Times New Roman"/>
                <w:lang w:val="es-CR"/>
              </w:rPr>
            </w:pPr>
          </w:p>
          <w:p w14:paraId="163210DA" w14:textId="35D4DBE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del w:id="128" w:author="Victor Ricardo Gomez Guerra" w:date="2022-07-29T16:20:00Z">
              <w:r w:rsidRPr="008F0A65" w:rsidDel="00E9580B">
                <w:rPr>
                  <w:rFonts w:cs="Times New Roman"/>
                  <w:lang w:val="es-CR"/>
                </w:rPr>
                <w:delText>L</w:delText>
              </w:r>
            </w:del>
            <w:ins w:id="129" w:author="Victor Ricardo Gomez Guerra" w:date="2022-07-29T16:20:00Z">
              <w:r w:rsidR="00E9580B">
                <w:rPr>
                  <w:rFonts w:cs="Times New Roman"/>
                  <w:lang w:val="es-CR"/>
                </w:rPr>
                <w:t>L</w:t>
              </w:r>
            </w:ins>
            <w:r w:rsidRPr="008F0A65">
              <w:rPr>
                <w:rFonts w:cs="Times New Roman"/>
                <w:lang w:val="es-CR"/>
              </w:rPr>
              <w:t>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03F7A310" w:rsidR="006E2A6E" w:rsidRPr="00820CD6" w:rsidRDefault="006E2A6E" w:rsidP="00D6529A">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 xml:space="preserve">Otorgante </w:t>
            </w:r>
            <w:ins w:id="130" w:author="Victor Ricardo Gomez Guerra" w:date="2022-08-01T16:40:00Z">
              <w:r w:rsidR="00D6529A">
                <w:rPr>
                  <w:rFonts w:cs="Times New Roman"/>
                  <w:lang w:val="es-CR"/>
                </w:rPr>
                <w:t>d</w:t>
              </w:r>
            </w:ins>
            <w:r w:rsidR="004D66DC" w:rsidRPr="008F0A65">
              <w:rPr>
                <w:rFonts w:cs="Times New Roman"/>
                <w:lang w:val="es-CR"/>
              </w:rPr>
              <w:t>el Acuerdo</w:t>
            </w:r>
            <w:r w:rsidRPr="008F0A65">
              <w:rPr>
                <w:rFonts w:cs="Times New Roman"/>
                <w:lang w:val="es-CR"/>
              </w:rPr>
              <w:t xml:space="preserve"> determina que la entrega de la totalidad o parte de los fondos para un programa determinado</w:t>
            </w:r>
            <w:ins w:id="131" w:author="Victor Ricardo Gomez Guerra" w:date="2022-08-01T14:24:00Z">
              <w:r w:rsidR="00191042">
                <w:rPr>
                  <w:rFonts w:cs="Times New Roman"/>
                  <w:lang w:val="es-CR"/>
                </w:rPr>
                <w:t>,</w:t>
              </w:r>
            </w:ins>
            <w:r w:rsidRPr="008F0A65">
              <w:rPr>
                <w:rFonts w:cs="Times New Roman"/>
                <w:lang w:val="es-CR"/>
              </w:rPr>
              <w:t xml:space="preserve"> debe suspenderse o terminarse porque dicha asistencia no sería beneficiosa para los intereses nacionales de los Estados Unidos o violaría alguna ley aplicable, entonces la Entidad Donante podrá, </w:t>
            </w:r>
            <w:del w:id="132" w:author="Victor Ricardo Gomez Guerra" w:date="2022-08-01T16:42:00Z">
              <w:r w:rsidRPr="008F0A65" w:rsidDel="00D6529A">
                <w:rPr>
                  <w:rFonts w:cs="Times New Roman"/>
                  <w:lang w:val="es-CR"/>
                </w:rPr>
                <w:delText>directamente o a través</w:delText>
              </w:r>
            </w:del>
            <w:ins w:id="133" w:author="Victor Ricardo Gomez Guerra" w:date="2022-08-01T16:42:00Z">
              <w:r w:rsidR="00D6529A">
                <w:rPr>
                  <w:rFonts w:cs="Times New Roman"/>
                  <w:lang w:val="es-CR"/>
                </w:rPr>
                <w:t>solicitarle a</w:t>
              </w:r>
            </w:ins>
            <w:del w:id="134" w:author="Victor Ricardo Gomez Guerra" w:date="2022-08-01T16:42:00Z">
              <w:r w:rsidRPr="008F0A65" w:rsidDel="00D6529A">
                <w:rPr>
                  <w:rFonts w:cs="Times New Roman"/>
                  <w:lang w:val="es-CR"/>
                </w:rPr>
                <w:delText xml:space="preserve"> de</w:delText>
              </w:r>
            </w:del>
            <w:r w:rsidRPr="008F0A65">
              <w:rPr>
                <w:rFonts w:cs="Times New Roman"/>
                <w:lang w:val="es-CR"/>
              </w:rPr>
              <w:t xml:space="preserve"> PARTNERS</w:t>
            </w:r>
            <w:ins w:id="135" w:author="Victor Ricardo Gomez Guerra" w:date="2022-08-01T16:42:00Z">
              <w:r w:rsidR="00D6529A">
                <w:rPr>
                  <w:rFonts w:cs="Times New Roman"/>
                  <w:lang w:val="es-CR"/>
                </w:rPr>
                <w:t xml:space="preserve"> que</w:t>
              </w:r>
            </w:ins>
            <w:del w:id="136" w:author="Victor Ricardo Gomez Guerra" w:date="2022-08-01T16:42:00Z">
              <w:r w:rsidRPr="008F0A65" w:rsidDel="00D6529A">
                <w:rPr>
                  <w:rFonts w:cs="Times New Roman"/>
                  <w:lang w:val="es-CR"/>
                </w:rPr>
                <w:delText>,</w:delText>
              </w:r>
            </w:del>
            <w:r w:rsidRPr="008F0A65">
              <w:rPr>
                <w:rFonts w:cs="Times New Roman"/>
                <w:lang w:val="es-CR"/>
              </w:rPr>
              <w:t xml:space="preserve"> después de</w:t>
            </w:r>
            <w:ins w:id="137" w:author="Victor Ricardo Gomez Guerra" w:date="2022-08-01T16:42:00Z">
              <w:r w:rsidR="00D6529A">
                <w:rPr>
                  <w:rFonts w:cs="Times New Roman"/>
                  <w:lang w:val="es-CR"/>
                </w:rPr>
                <w:t xml:space="preserve"> la notificación al</w:t>
              </w:r>
            </w:ins>
            <w:del w:id="138" w:author="Victor Ricardo Gomez Guerra" w:date="2022-08-01T16:42:00Z">
              <w:r w:rsidRPr="008F0A65" w:rsidDel="00D6529A">
                <w:rPr>
                  <w:rFonts w:cs="Times New Roman"/>
                  <w:lang w:val="es-CR"/>
                </w:rPr>
                <w:delText xml:space="preserve"> notificarle al</w:delText>
              </w:r>
            </w:del>
            <w:r w:rsidRPr="008F0A65">
              <w:rPr>
                <w:rFonts w:cs="Times New Roman"/>
                <w:lang w:val="es-CR"/>
              </w:rPr>
              <w:t xml:space="preserve"> Sub-Adjudicatario, suspend</w:t>
            </w:r>
            <w:ins w:id="139" w:author="Victor Ricardo Gomez Guerra" w:date="2022-08-01T16:43:00Z">
              <w:r w:rsidR="00D6529A">
                <w:rPr>
                  <w:rFonts w:cs="Times New Roman"/>
                  <w:lang w:val="es-CR"/>
                </w:rPr>
                <w:t>a</w:t>
              </w:r>
            </w:ins>
            <w:del w:id="140" w:author="Victor Ricardo Gomez Guerra" w:date="2022-08-01T16:43:00Z">
              <w:r w:rsidRPr="008F0A65" w:rsidDel="00D6529A">
                <w:rPr>
                  <w:rFonts w:cs="Times New Roman"/>
                  <w:lang w:val="es-CR"/>
                </w:rPr>
                <w:delText>er</w:delText>
              </w:r>
            </w:del>
            <w:r w:rsidRPr="00D6529A">
              <w:rPr>
                <w:rFonts w:cs="Times New Roman"/>
                <w:lang w:val="es-CR"/>
              </w:rPr>
              <w:t xml:space="preserve"> o rescind</w:t>
            </w:r>
            <w:ins w:id="141" w:author="Victor Ricardo Gomez Guerra" w:date="2022-08-01T16:43:00Z">
              <w:r w:rsidR="00D6529A">
                <w:rPr>
                  <w:rFonts w:cs="Times New Roman"/>
                  <w:lang w:val="es-CR"/>
                </w:rPr>
                <w:t>a</w:t>
              </w:r>
            </w:ins>
            <w:del w:id="142" w:author="Victor Ricardo Gomez Guerra" w:date="2022-08-01T16:43:00Z">
              <w:r w:rsidRPr="00D6529A" w:rsidDel="00D6529A">
                <w:rPr>
                  <w:rFonts w:cs="Times New Roman"/>
                  <w:lang w:val="es-CR"/>
                </w:rPr>
                <w:delText>ir</w:delText>
              </w:r>
            </w:del>
            <w:r w:rsidRPr="00D6529A">
              <w:rPr>
                <w:rFonts w:cs="Times New Roman"/>
                <w:lang w:val="es-CR"/>
              </w:rPr>
              <w:t xml:space="preserve"> est</w:t>
            </w:r>
            <w:r w:rsidR="006E239D" w:rsidRPr="00D6529A">
              <w:rPr>
                <w:rFonts w:cs="Times New Roman"/>
                <w:lang w:val="es-CR"/>
              </w:rPr>
              <w:t>e Acuerdo</w:t>
            </w:r>
            <w:r w:rsidRPr="00D6529A">
              <w:rPr>
                <w:rFonts w:cs="Times New Roman"/>
                <w:lang w:val="es-CR"/>
              </w:rPr>
              <w:t>, parcial o totalmente, y prohibir que durante el período de suspensión, el Sub-Adjudicatario incurra en obligaciones adicionales facturables a est</w:t>
            </w:r>
            <w:r w:rsidR="004D66DC" w:rsidRPr="00820CD6">
              <w:rPr>
                <w:rFonts w:cs="Times New Roman"/>
                <w:lang w:val="es-CR"/>
              </w:rPr>
              <w:t xml:space="preserve">e Acuerdo </w:t>
            </w:r>
            <w:r w:rsidRPr="00820CD6">
              <w:rPr>
                <w:rFonts w:cs="Times New Roman"/>
                <w:lang w:val="es-CR"/>
              </w:rPr>
              <w:t xml:space="preserve">aparte de los costos especificados en la notificación de suspensión. Si la situación que causa la suspensión continúa durante 60 días o más, la Entidad </w:t>
            </w:r>
            <w:r w:rsidR="008F0A65" w:rsidRPr="00F42068">
              <w:rPr>
                <w:rFonts w:cs="Times New Roman"/>
                <w:lang w:val="es-CR"/>
              </w:rPr>
              <w:t>Otorgante</w:t>
            </w:r>
            <w:r w:rsidRPr="00F42068">
              <w:rPr>
                <w:rFonts w:cs="Times New Roman"/>
                <w:lang w:val="es-CR"/>
              </w:rPr>
              <w:t xml:space="preserve"> </w:t>
            </w:r>
            <w:r w:rsidR="008F0A65" w:rsidRPr="00F42068">
              <w:rPr>
                <w:rFonts w:cs="Times New Roman"/>
                <w:lang w:val="es-CR"/>
              </w:rPr>
              <w:t xml:space="preserve">del Acuerdo </w:t>
            </w:r>
            <w:r w:rsidRPr="00F42068">
              <w:rPr>
                <w:rFonts w:cs="Times New Roman"/>
                <w:lang w:val="es-CR"/>
              </w:rPr>
              <w:t>podrá</w:t>
            </w:r>
            <w:ins w:id="143" w:author="Victor Ricardo Gomez Guerra" w:date="2022-08-01T16:43:00Z">
              <w:r w:rsidR="00D6529A">
                <w:rPr>
                  <w:rFonts w:cs="Times New Roman"/>
                  <w:lang w:val="es-CR"/>
                </w:rPr>
                <w:t xml:space="preserve"> solicitar a PARTNERS directamente,</w:t>
              </w:r>
            </w:ins>
            <w:r w:rsidRPr="00D6529A">
              <w:rPr>
                <w:rFonts w:cs="Times New Roman"/>
                <w:lang w:val="es-CR"/>
              </w:rPr>
              <w:t xml:space="preserve"> </w:t>
            </w:r>
            <w:del w:id="144" w:author="Victor Ricardo Gomez Guerra" w:date="2022-08-01T16:44:00Z">
              <w:r w:rsidRPr="00D6529A" w:rsidDel="00820CD6">
                <w:rPr>
                  <w:rFonts w:cs="Times New Roman"/>
                  <w:lang w:val="es-CR"/>
                </w:rPr>
                <w:delText>terminar</w:delText>
              </w:r>
            </w:del>
            <w:del w:id="145" w:author="Victor Ricardo Gomez Guerra" w:date="2022-08-01T16:43:00Z">
              <w:r w:rsidRPr="00D6529A" w:rsidDel="00D6529A">
                <w:rPr>
                  <w:rFonts w:cs="Times New Roman"/>
                  <w:lang w:val="es-CR"/>
                </w:rPr>
                <w:delText xml:space="preserve">, directamente o a través de PARTNERS, </w:delText>
              </w:r>
            </w:del>
            <w:del w:id="146" w:author="Victor Ricardo Gomez Guerra" w:date="2022-08-01T16:44:00Z">
              <w:r w:rsidRPr="00D6529A" w:rsidDel="00820CD6">
                <w:rPr>
                  <w:rFonts w:cs="Times New Roman"/>
                  <w:lang w:val="es-CR"/>
                </w:rPr>
                <w:delText>est</w:delText>
              </w:r>
              <w:r w:rsidR="006E239D" w:rsidRPr="00D6529A" w:rsidDel="00820CD6">
                <w:rPr>
                  <w:rFonts w:cs="Times New Roman"/>
                  <w:lang w:val="es-CR"/>
                </w:rPr>
                <w:delText>e</w:delText>
              </w:r>
            </w:del>
            <w:ins w:id="147" w:author="Victor Ricardo Gomez Guerra" w:date="2022-08-01T16:44:00Z">
              <w:r w:rsidR="00820CD6" w:rsidRPr="00D6529A">
                <w:rPr>
                  <w:rFonts w:cs="Times New Roman"/>
                  <w:lang w:val="es-CR"/>
                </w:rPr>
                <w:t>terminar este</w:t>
              </w:r>
            </w:ins>
            <w:r w:rsidR="006E239D" w:rsidRPr="00D6529A">
              <w:rPr>
                <w:rFonts w:cs="Times New Roman"/>
                <w:lang w:val="es-CR"/>
              </w:rPr>
              <w:t xml:space="preserve"> Acuerdo</w:t>
            </w:r>
            <w:r w:rsidRPr="00D6529A">
              <w:rPr>
                <w:rFonts w:cs="Times New Roman"/>
                <w:lang w:val="es-CR"/>
              </w:rPr>
              <w:t xml:space="preserve"> </w:t>
            </w:r>
            <w:ins w:id="148" w:author="Victor Ricardo Gomez Guerra" w:date="2022-08-01T16:44:00Z">
              <w:r w:rsidR="00D6529A">
                <w:rPr>
                  <w:rFonts w:cs="Times New Roman"/>
                  <w:lang w:val="es-CR"/>
                </w:rPr>
                <w:t xml:space="preserve">de pleno derecho </w:t>
              </w:r>
            </w:ins>
            <w:r w:rsidRPr="00D6529A">
              <w:rPr>
                <w:rFonts w:cs="Times New Roman"/>
                <w:lang w:val="es-CR"/>
              </w:rPr>
              <w:t>mediante la entrega de una notificación escrita al Sub-Adjudicatario, y cancelar la parte de est</w:t>
            </w:r>
            <w:r w:rsidR="004D66DC" w:rsidRPr="00D6529A">
              <w:rPr>
                <w:rFonts w:cs="Times New Roman"/>
                <w:lang w:val="es-CR"/>
              </w:rPr>
              <w:t>e Acuerdo</w:t>
            </w:r>
            <w:r w:rsidRPr="00D6529A">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3AD39B4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 xml:space="preserve">Otorgante </w:t>
            </w:r>
            <w:ins w:id="149" w:author="Victor Ricardo Gomez Guerra" w:date="2022-08-01T16:44:00Z">
              <w:r w:rsidR="00820CD6">
                <w:rPr>
                  <w:rFonts w:cs="Times New Roman"/>
                  <w:lang w:val="es-CR"/>
                </w:rPr>
                <w:t>d</w:t>
              </w:r>
            </w:ins>
            <w:r w:rsidR="004D66DC" w:rsidRPr="008F0A65">
              <w:rPr>
                <w:rFonts w:cs="Times New Roman"/>
                <w:lang w:val="es-CR"/>
              </w:rPr>
              <w:t>el Acuerdo</w:t>
            </w:r>
            <w:r w:rsidRPr="008F0A65">
              <w:rPr>
                <w:rFonts w:cs="Times New Roman"/>
                <w:lang w:val="es-CR"/>
              </w:rPr>
              <w:t xml:space="preserve"> se reservan el derecho de rescindir este Sub-acuerdo o tomar otras medidas apropiadas si se descubre</w:t>
            </w:r>
            <w:del w:id="150" w:author="Victor Ricardo Gomez Guerra" w:date="2022-08-01T16:44:00Z">
              <w:r w:rsidRPr="008F0A65" w:rsidDel="00820CD6">
                <w:rPr>
                  <w:rFonts w:cs="Times New Roman"/>
                  <w:lang w:val="es-CR"/>
                </w:rPr>
                <w:delText>n</w:delText>
              </w:r>
            </w:del>
            <w:r w:rsidRPr="008F0A65">
              <w:rPr>
                <w:rFonts w:cs="Times New Roman"/>
                <w:lang w:val="es-CR"/>
              </w:rPr>
              <w:t xml:space="preserve"> que el Sub-Adjudicatario o alguna persona clave del Sub-Adjudicatario ha violado alguna de las disposiciones </w:t>
            </w:r>
            <w:r w:rsidRPr="008F0A65">
              <w:rPr>
                <w:rFonts w:cs="Times New Roman"/>
                <w:lang w:val="es-CR"/>
              </w:rPr>
              <w:lastRenderedPageBreak/>
              <w:t>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746DE6AF"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454BFF">
              <w:rPr>
                <w:rFonts w:cs="Times New Roman"/>
                <w:b/>
                <w:bCs/>
                <w:lang w:val="es-CR"/>
                <w:rPrChange w:id="151" w:author="Victor Ricardo Gomez Guerra" w:date="2022-07-29T17:26:00Z">
                  <w:rPr>
                    <w:rFonts w:cs="Times New Roman"/>
                    <w:lang w:val="es-CR"/>
                  </w:rPr>
                </w:rPrChange>
              </w:rPr>
              <w:t>Procedimientos para la Terminación y Suspensión de</w:t>
            </w:r>
            <w:r w:rsidR="004D66DC" w:rsidRPr="00454BFF">
              <w:rPr>
                <w:rFonts w:cs="Times New Roman"/>
                <w:b/>
                <w:bCs/>
                <w:lang w:val="es-CR"/>
                <w:rPrChange w:id="152" w:author="Victor Ricardo Gomez Guerra" w:date="2022-07-29T17:26:00Z">
                  <w:rPr>
                    <w:rFonts w:cs="Times New Roman"/>
                    <w:lang w:val="es-CR"/>
                  </w:rPr>
                </w:rPrChange>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USAID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17D91BD3"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w:t>
            </w:r>
            <w:ins w:id="153" w:author="Victor Ricardo Gomez Guerra" w:date="2022-08-01T16:46:00Z">
              <w:r w:rsidR="00820CD6">
                <w:rPr>
                  <w:rFonts w:cs="Times New Roman"/>
                  <w:lang w:val="es-CR"/>
                </w:rPr>
                <w:t>a ley,</w:t>
              </w:r>
            </w:ins>
            <w:r w:rsidRPr="008F0A65">
              <w:rPr>
                <w:rFonts w:cs="Times New Roman"/>
                <w:lang w:val="es-CR"/>
              </w:rPr>
              <w:t xml:space="preserve">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lastRenderedPageBreak/>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lastRenderedPageBreak/>
              <w:t>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lastRenderedPageBreak/>
              <w:t>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14:paraId="633EBA19" w14:textId="77777777" w:rsidR="00820CD6" w:rsidRPr="0045642B" w:rsidRDefault="00820CD6" w:rsidP="00820CD6">
            <w:pPr>
              <w:jc w:val="both"/>
              <w:rPr>
                <w:ins w:id="154" w:author="Victor Ricardo Gomez Guerra" w:date="2022-08-01T16:50:00Z"/>
                <w:lang w:val="es-CR"/>
              </w:rPr>
            </w:pPr>
            <w:ins w:id="155" w:author="Victor Ricardo Gomez Guerra" w:date="2022-08-01T16:50:00Z">
              <w:r w:rsidRPr="0045642B">
                <w:rPr>
                  <w:lang w:val="es-CR"/>
                </w:rPr>
                <w:t xml:space="preserve">Este Contrato se regirá e interpretará de acuerdo con las leyes </w:t>
              </w:r>
              <w:r>
                <w:rPr>
                  <w:lang w:val="es-CR"/>
                </w:rPr>
                <w:t>de la República de Colombia</w:t>
              </w:r>
              <w:r w:rsidRPr="0045642B">
                <w:rPr>
                  <w:lang w:val="es-CR"/>
                </w:rPr>
                <w:t>, independientemente de los principios de conflicto de leyes.</w:t>
              </w:r>
            </w:ins>
          </w:p>
          <w:p w14:paraId="0E4818A6" w14:textId="49692F0C" w:rsidR="006E2A6E" w:rsidRPr="008F0A65" w:rsidDel="00820CD6" w:rsidRDefault="006E2A6E" w:rsidP="003B3BC5">
            <w:pPr>
              <w:pStyle w:val="PDParagraphDefault"/>
              <w:spacing w:line="276" w:lineRule="auto"/>
              <w:jc w:val="both"/>
              <w:rPr>
                <w:del w:id="156" w:author="Victor Ricardo Gomez Guerra" w:date="2022-08-01T16:50:00Z"/>
                <w:rFonts w:ascii="Times New Roman" w:hAnsi="Times New Roman" w:cs="Times New Roman"/>
                <w:color w:val="auto"/>
                <w:lang w:val="es-CR"/>
              </w:rPr>
            </w:pPr>
            <w:del w:id="157" w:author="Victor Ricardo Gomez Guerra" w:date="2022-08-01T16:50:00Z">
              <w:r w:rsidRPr="008F0A65" w:rsidDel="00820CD6">
                <w:rPr>
                  <w:rFonts w:ascii="Times New Roman" w:hAnsi="Times New Roman" w:cs="Times New Roman"/>
                  <w:color w:val="auto"/>
                  <w:lang w:val="es-CR"/>
                </w:rPr>
                <w:delText>En tanto que este Sub-acuerdo no está regido por la Ley Federal y regulaciones requeridas por la misma o incorporadas por referencia, este Sub-acuerdo se regirá e interpretará únicamente de acuerdo con las leyes del Distrito de Columbia.</w:delText>
              </w:r>
            </w:del>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14:paraId="5D80C295" w14:textId="55F3745E" w:rsidR="006E2A6E" w:rsidDel="004B7860" w:rsidRDefault="003B3BC5" w:rsidP="006E2A6E">
            <w:pPr>
              <w:pStyle w:val="P68B1DB1-Normal1"/>
              <w:spacing w:line="276" w:lineRule="auto"/>
              <w:jc w:val="both"/>
              <w:rPr>
                <w:del w:id="158" w:author="Victor Ricardo Gomez Guerra" w:date="2022-08-01T14:27:00Z"/>
                <w:szCs w:val="22"/>
                <w:lang w:val="es-CR" w:eastAsia="en-US"/>
              </w:rPr>
            </w:pPr>
            <w:del w:id="159" w:author="Victor Ricardo Gomez Guerra" w:date="2022-08-01T14:27:00Z">
              <w:r w:rsidRPr="008F0A65" w:rsidDel="004B7860">
                <w:rPr>
                  <w:szCs w:val="22"/>
                  <w:lang w:val="es-CR" w:eastAsia="en-US"/>
                </w:rPr>
                <w:delText xml:space="preserve">En </w:delText>
              </w:r>
              <w:r w:rsidR="006E2A6E" w:rsidRPr="008F0A65" w:rsidDel="004B7860">
                <w:rPr>
                  <w:szCs w:val="22"/>
                  <w:lang w:val="es-CR" w:eastAsia="en-US"/>
                </w:rPr>
                <w:delTex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delText>
              </w:r>
              <w:r w:rsidR="006E239D" w:rsidDel="004B7860">
                <w:rPr>
                  <w:szCs w:val="22"/>
                  <w:lang w:val="es-CR" w:eastAsia="en-US"/>
                </w:rPr>
                <w:delText>el Acuerdo</w:delText>
              </w:r>
              <w:r w:rsidR="006E2A6E" w:rsidRPr="008F0A65" w:rsidDel="004B7860">
                <w:rPr>
                  <w:szCs w:val="22"/>
                  <w:lang w:val="es-CR" w:eastAsia="en-US"/>
                </w:rPr>
                <w:delText xml:space="preserve"> será vinculante y podrá ser presentada ante, y ejecutada por, cualquier tribunal que tenga jurisdicción sobre la misma. Cada una de las Partes deberá pagar sus propios costos y honorarios de abogados.</w:delText>
              </w:r>
            </w:del>
          </w:p>
          <w:p w14:paraId="3A142D81" w14:textId="77777777" w:rsidR="004B7860" w:rsidRPr="002046E7" w:rsidRDefault="004B7860" w:rsidP="004B7860">
            <w:pPr>
              <w:jc w:val="both"/>
              <w:rPr>
                <w:ins w:id="160" w:author="Victor Ricardo Gomez Guerra" w:date="2022-08-01T14:27:00Z"/>
                <w:b/>
                <w:bCs/>
                <w:lang w:val="es-CR"/>
              </w:rPr>
            </w:pPr>
            <w:ins w:id="161" w:author="Victor Ricardo Gomez Guerra" w:date="2022-08-01T14:27:00Z">
              <w:r w:rsidRPr="002046E7">
                <w:rPr>
                  <w:rFonts w:cstheme="minorHAnsi"/>
                  <w:sz w:val="24"/>
                  <w:szCs w:val="24"/>
                  <w:lang w:val="es-CO"/>
                </w:rPr>
                <w:t>Toda diferencia o controversia que surja entre las Partes</w:t>
              </w:r>
              <w:r w:rsidRPr="002046E7">
                <w:rPr>
                  <w:rFonts w:cstheme="minorHAnsi"/>
                  <w:b/>
                  <w:sz w:val="24"/>
                  <w:szCs w:val="24"/>
                  <w:lang w:val="es-CO"/>
                </w:rPr>
                <w:t xml:space="preserve"> </w:t>
              </w:r>
              <w:r w:rsidRPr="002046E7">
                <w:rPr>
                  <w:rFonts w:cstheme="minorHAnsi"/>
                  <w:sz w:val="24"/>
                  <w:szCs w:val="24"/>
                  <w:lang w:val="es-CO"/>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2046E7">
                <w:rPr>
                  <w:rFonts w:cstheme="minorHAnsi"/>
                  <w:b/>
                  <w:sz w:val="24"/>
                  <w:szCs w:val="24"/>
                  <w:lang w:val="es-CO"/>
                </w:rPr>
                <w:t>(i)</w:t>
              </w:r>
              <w:r w:rsidRPr="002046E7">
                <w:rPr>
                  <w:rFonts w:cstheme="minorHAnsi"/>
                  <w:sz w:val="24"/>
                  <w:szCs w:val="24"/>
                  <w:lang w:val="es-CO"/>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2046E7">
                <w:rPr>
                  <w:rFonts w:cstheme="minorHAnsi"/>
                  <w:b/>
                  <w:sz w:val="24"/>
                  <w:szCs w:val="24"/>
                  <w:lang w:val="es-CO"/>
                </w:rPr>
                <w:t>(ii)</w:t>
              </w:r>
              <w:r w:rsidRPr="002046E7">
                <w:rPr>
                  <w:rFonts w:cstheme="minorHAnsi"/>
                  <w:sz w:val="24"/>
                  <w:szCs w:val="24"/>
                  <w:lang w:val="es-CO"/>
                </w:rPr>
                <w:t xml:space="preserve"> Las tarifas y honorarios del tribunal se sujetarán a las reglas y tarifas previstas para el efecto por el Centro de Arbitraje y Conciliación de la Cámara de Comercio de Bogotá. </w:t>
              </w:r>
              <w:r w:rsidRPr="002046E7">
                <w:rPr>
                  <w:rFonts w:cstheme="minorHAnsi"/>
                  <w:b/>
                  <w:sz w:val="24"/>
                  <w:szCs w:val="24"/>
                  <w:lang w:val="es-CO"/>
                </w:rPr>
                <w:t>(iii)</w:t>
              </w:r>
              <w:r w:rsidRPr="002046E7">
                <w:rPr>
                  <w:rFonts w:cstheme="minorHAnsi"/>
                  <w:sz w:val="24"/>
                  <w:szCs w:val="24"/>
                  <w:lang w:val="es-CO"/>
                </w:rPr>
                <w:t xml:space="preserve"> El tribunal funcionará en Bogotá, en la sede del Centro de Arbitraje y Conciliación de la Cámara de Comercio de Bogotá. </w:t>
              </w:r>
              <w:r w:rsidRPr="002046E7">
                <w:rPr>
                  <w:rFonts w:cstheme="minorHAnsi"/>
                  <w:b/>
                  <w:sz w:val="24"/>
                  <w:szCs w:val="24"/>
                  <w:lang w:val="es-CO"/>
                </w:rPr>
                <w:t>(iv)</w:t>
              </w:r>
              <w:r w:rsidRPr="002046E7">
                <w:rPr>
                  <w:rFonts w:cstheme="minorHAnsi"/>
                  <w:sz w:val="24"/>
                  <w:szCs w:val="24"/>
                  <w:lang w:val="es-CO"/>
                </w:rPr>
                <w:t xml:space="preserve"> El tribunal fallará en derecho y se regirá en todo caso por las disposiciones legales sobre la materia. </w:t>
              </w:r>
              <w:r w:rsidRPr="002046E7">
                <w:rPr>
                  <w:rFonts w:cstheme="minorHAnsi"/>
                  <w:b/>
                  <w:sz w:val="24"/>
                  <w:szCs w:val="24"/>
                  <w:lang w:val="es-CO"/>
                </w:rPr>
                <w:t>(v)</w:t>
              </w:r>
              <w:r w:rsidRPr="002046E7">
                <w:rPr>
                  <w:rFonts w:cstheme="minorHAnsi"/>
                  <w:sz w:val="24"/>
                  <w:szCs w:val="24"/>
                  <w:lang w:val="es-CO"/>
                </w:rPr>
                <w:t xml:space="preserve"> Los gastos totales que causare el proceso arbitral serán por cuenta de la parte vencida.</w:t>
              </w:r>
            </w:ins>
          </w:p>
          <w:p w14:paraId="77C42033" w14:textId="77777777" w:rsidR="004B7860" w:rsidRPr="008F0A65" w:rsidRDefault="004B7860" w:rsidP="006E2A6E">
            <w:pPr>
              <w:pStyle w:val="P68B1DB1-Normal1"/>
              <w:spacing w:line="276" w:lineRule="auto"/>
              <w:jc w:val="both"/>
              <w:rPr>
                <w:ins w:id="162" w:author="Victor Ricardo Gomez Guerra" w:date="2022-08-01T14:27:00Z"/>
                <w:szCs w:val="22"/>
                <w:lang w:val="es-CR" w:eastAsia="en-US"/>
              </w:rPr>
            </w:pP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686B5C16" w:rsidR="00436941" w:rsidRPr="008308BE" w:rsidRDefault="00436941" w:rsidP="00436941">
            <w:pPr>
              <w:pStyle w:val="PDParagraphDefault"/>
              <w:spacing w:line="276" w:lineRule="auto"/>
              <w:rPr>
                <w:rFonts w:ascii="Times New Roman" w:hAnsi="Times New Roman" w:cs="Times New Roman"/>
                <w:color w:val="auto"/>
                <w:rPrChange w:id="163" w:author="Sara Taylor" w:date="2022-08-09T19:18:00Z">
                  <w:rPr>
                    <w:rFonts w:ascii="Times New Roman" w:hAnsi="Times New Roman" w:cs="Times New Roman"/>
                    <w:color w:val="auto"/>
                    <w:lang w:val="es-CR"/>
                  </w:rPr>
                </w:rPrChange>
              </w:rPr>
            </w:pPr>
            <w:r w:rsidRPr="008308BE">
              <w:rPr>
                <w:rFonts w:ascii="Times New Roman" w:hAnsi="Times New Roman" w:cs="Times New Roman"/>
                <w:b/>
                <w:bCs/>
                <w:color w:val="auto"/>
                <w:rPrChange w:id="164" w:author="Sara Taylor" w:date="2022-08-09T19:18:00Z">
                  <w:rPr>
                    <w:rFonts w:ascii="Times New Roman" w:hAnsi="Times New Roman" w:cs="Times New Roman"/>
                    <w:b/>
                    <w:bCs/>
                    <w:color w:val="auto"/>
                    <w:lang w:val="es-CR"/>
                  </w:rPr>
                </w:rPrChange>
              </w:rPr>
              <w:t>Partners of the Americas</w:t>
            </w:r>
            <w:ins w:id="165" w:author="Sara Taylor" w:date="2022-08-09T19:18:00Z">
              <w:r w:rsidR="008308BE" w:rsidRPr="008308BE">
                <w:rPr>
                  <w:rFonts w:ascii="Times New Roman" w:hAnsi="Times New Roman" w:cs="Times New Roman"/>
                  <w:b/>
                  <w:bCs/>
                  <w:color w:val="auto"/>
                  <w:rPrChange w:id="166" w:author="Sara Taylor" w:date="2022-08-09T19:18:00Z">
                    <w:rPr>
                      <w:rFonts w:ascii="Times New Roman" w:hAnsi="Times New Roman" w:cs="Times New Roman"/>
                      <w:b/>
                      <w:bCs/>
                      <w:color w:val="auto"/>
                      <w:lang w:val="es-CR"/>
                    </w:rPr>
                  </w:rPrChange>
                </w:rPr>
                <w:t>, INC, Sucursal Colombia</w:t>
              </w:r>
            </w:ins>
            <w:r w:rsidRPr="008308BE">
              <w:rPr>
                <w:rFonts w:ascii="Times New Roman" w:hAnsi="Times New Roman" w:cs="Times New Roman"/>
                <w:b/>
                <w:bCs/>
                <w:color w:val="auto"/>
                <w:rPrChange w:id="167" w:author="Sara Taylor" w:date="2022-08-09T19:18:00Z">
                  <w:rPr>
                    <w:rFonts w:ascii="Times New Roman" w:hAnsi="Times New Roman" w:cs="Times New Roman"/>
                    <w:b/>
                    <w:bCs/>
                    <w:color w:val="auto"/>
                    <w:lang w:val="es-CR"/>
                  </w:rPr>
                </w:rPrChange>
              </w:rPr>
              <w:t xml:space="preserve">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B104CD"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 xml:space="preserve">The Sub-Awardee, through its Agreement with PARTNERS is required to obtain information from all of its vendors, </w:t>
            </w:r>
            <w:r w:rsidRPr="00615476">
              <w:lastRenderedPageBreak/>
              <w:t>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outlineLvl w:val="0"/>
            </w:pPr>
            <w:r w:rsidRPr="004F54AD">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outlineLvl w:val="0"/>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B104CD"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B104CD"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B104CD"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B104CD"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B104CD"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68"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7"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587B5658" w:rsidR="00947D2B" w:rsidRDefault="00820CD6" w:rsidP="00947D2B">
            <w:pPr>
              <w:pStyle w:val="P68B1DB1-ListParagraph16"/>
              <w:spacing w:line="276" w:lineRule="auto"/>
              <w:rPr>
                <w:ins w:id="169" w:author="Victor Ricardo Gomez Guerra" w:date="2022-08-01T16:52:00Z"/>
                <w:rFonts w:ascii="Arial" w:hAnsi="Arial" w:cs="Arial"/>
                <w:sz w:val="24"/>
                <w:szCs w:val="24"/>
                <w:lang w:val="es-CR"/>
              </w:rPr>
            </w:pPr>
            <w:ins w:id="170" w:author="Victor Ricardo Gomez Guerra" w:date="2022-08-01T16:52:00Z">
              <w:r>
                <w:rPr>
                  <w:rFonts w:ascii="Arial" w:hAnsi="Arial" w:cs="Arial"/>
                  <w:sz w:val="24"/>
                  <w:szCs w:val="24"/>
                  <w:lang w:val="es-CR"/>
                </w:rPr>
                <w:t>PROTECCIÓN DE DATOS</w:t>
              </w:r>
            </w:ins>
          </w:p>
          <w:p w14:paraId="3FEAC16C" w14:textId="4E60964C" w:rsidR="00447A04" w:rsidRPr="00785551" w:rsidRDefault="00447A04" w:rsidP="00447A04">
            <w:pPr>
              <w:tabs>
                <w:tab w:val="num" w:pos="360"/>
                <w:tab w:val="num" w:pos="720"/>
              </w:tabs>
              <w:jc w:val="both"/>
              <w:rPr>
                <w:ins w:id="171" w:author="Victor Ricardo Gomez Guerra" w:date="2022-08-01T16:54:00Z"/>
                <w:rFonts w:cstheme="minorHAnsi"/>
                <w:b/>
                <w:bCs/>
                <w:lang w:val="es-CO"/>
              </w:rPr>
            </w:pPr>
            <w:ins w:id="172" w:author="Victor Ricardo Gomez Guerra" w:date="2022-08-01T16:54:00Z">
              <w:r w:rsidRPr="00C42BFB">
                <w:rPr>
                  <w:b/>
                  <w:bCs/>
                  <w:lang w:val="es-ES"/>
                </w:rPr>
                <w:t>Privacidad y protección de datos personales.</w:t>
              </w:r>
              <w:r w:rsidRPr="00CF426A">
                <w:rPr>
                  <w:rFonts w:cstheme="minorHAnsi"/>
                  <w:lang w:val="es-ES"/>
                </w:rPr>
                <w:t xml:space="preserve"> </w:t>
              </w:r>
              <w:r w:rsidRPr="00CF426A">
                <w:rPr>
                  <w:rFonts w:cstheme="minorHAnsi"/>
                  <w:lang w:val="es-CO"/>
                </w:rPr>
                <w:t xml:space="preserve">Al suscribir este documento, de manera libre y voluntaria el </w:t>
              </w:r>
              <w:r>
                <w:rPr>
                  <w:rFonts w:cstheme="minorHAnsi"/>
                  <w:b/>
                  <w:lang w:val="es-CO"/>
                </w:rPr>
                <w:t>SUB-ADJUDICATARIO</w:t>
              </w:r>
              <w:r w:rsidRPr="00CF426A">
                <w:rPr>
                  <w:rFonts w:cstheme="minorHAnsi"/>
                  <w:lang w:val="es-CO"/>
                </w:rPr>
                <w:t xml:space="preserve"> manifiesta que autoriza el tratamiento de sus datos, incluyendo tratamiento de datos personales de los representantes legales y datos financieros de éstos y de la sociedad, para que puedan ser utilizados directa o indirectamente por </w:t>
              </w:r>
              <w:r>
                <w:rPr>
                  <w:rFonts w:cstheme="minorHAnsi"/>
                  <w:b/>
                  <w:lang w:val="es-CO"/>
                </w:rPr>
                <w:t>PARTNERS</w:t>
              </w:r>
              <w:r w:rsidRPr="00CF426A">
                <w:rPr>
                  <w:rFonts w:cstheme="minorHAnsi"/>
                  <w:lang w:val="es-CO"/>
                </w:rPr>
                <w:t xml:space="preserve">, con fines administrativos, comerciales, financieros, y de seguridad privada, en procesos de admisión, selección y vinculación de proveedores y contratistas, facultando a </w:t>
              </w:r>
              <w:r>
                <w:rPr>
                  <w:rFonts w:cstheme="minorHAnsi"/>
                  <w:b/>
                  <w:lang w:val="es-CO"/>
                </w:rPr>
                <w:t>PARTNERS</w:t>
              </w:r>
              <w:r w:rsidRPr="00CF426A">
                <w:rPr>
                  <w:rFonts w:cstheme="minorHAnsi"/>
                  <w:lang w:val="es-CO"/>
                </w:rPr>
                <w:t xml:space="preserve"> para que consulte los datos comerciales y financieros ante todas las centrales de riesgo financiero; reporte datos financieros negativos ante todas las centrales de riesgo financiero en caso de mora en el </w:t>
              </w:r>
              <w:r>
                <w:rPr>
                  <w:rFonts w:cstheme="minorHAnsi"/>
                  <w:lang w:val="es-CO"/>
                </w:rPr>
                <w:t>cumplimiento</w:t>
              </w:r>
              <w:r w:rsidRPr="00CF426A">
                <w:rPr>
                  <w:rFonts w:cstheme="minorHAnsi"/>
                  <w:lang w:val="es-CO"/>
                </w:rPr>
                <w:t xml:space="preserve"> de obligaciones comerciales a cargo del </w:t>
              </w:r>
              <w:r>
                <w:rPr>
                  <w:rFonts w:cstheme="minorHAnsi"/>
                  <w:b/>
                  <w:lang w:val="es-CO"/>
                </w:rPr>
                <w:t>SUB-ADJUDUCATARIO</w:t>
              </w:r>
              <w:r w:rsidRPr="00CF426A">
                <w:rPr>
                  <w:rFonts w:cstheme="minorHAnsi"/>
                  <w:lang w:val="es-CO"/>
                </w:rPr>
                <w:t>, ya sea como persona natural, persona jurídica o representante legal de la persona jurídica.</w:t>
              </w:r>
              <w:r>
                <w:rPr>
                  <w:rFonts w:cstheme="minorHAnsi"/>
                  <w:lang w:val="es-CO"/>
                </w:rPr>
                <w:t xml:space="preserve"> </w:t>
              </w:r>
              <w:r w:rsidRPr="00CF426A">
                <w:rPr>
                  <w:rFonts w:cstheme="minorHAnsi"/>
                  <w:b/>
                  <w:bCs/>
                  <w:lang w:val="es-CO"/>
                </w:rPr>
                <w:t>PARTNERS</w:t>
              </w:r>
              <w:r w:rsidRPr="00785551">
                <w:rPr>
                  <w:rFonts w:cstheme="minorHAnsi"/>
                  <w:lang w:val="es-CO"/>
                </w:rPr>
                <w:t xml:space="preserve"> podrá recolectar, almacenar y usar los datos que suministre el </w:t>
              </w:r>
            </w:ins>
            <w:ins w:id="173" w:author="Victor Ricardo Gomez Guerra" w:date="2022-08-01T16:55:00Z">
              <w:r>
                <w:rPr>
                  <w:rFonts w:cstheme="minorHAnsi"/>
                  <w:b/>
                  <w:lang w:val="es-CO"/>
                </w:rPr>
                <w:t>SUB-ADJUDICATARIO</w:t>
              </w:r>
            </w:ins>
            <w:ins w:id="174" w:author="Victor Ricardo Gomez Guerra" w:date="2022-08-01T16:54:00Z">
              <w:r w:rsidRPr="00785551">
                <w:rPr>
                  <w:rFonts w:cstheme="minorHAnsi"/>
                  <w:lang w:val="es-CO"/>
                </w:rPr>
                <w:t xml:space="preserve">, estando facultado para hacer uso de los mismos en relación con todos los trámites previamente referidos, incluyendo transferencia internacional de datos, así como frente a las diferentes entidades de vigilancia y control. En virtud del vínculo contractual suscrito con </w:t>
              </w:r>
              <w:r w:rsidRPr="00785551">
                <w:rPr>
                  <w:rFonts w:cstheme="minorHAnsi"/>
                  <w:b/>
                  <w:bCs/>
                  <w:lang w:val="es-CO"/>
                </w:rPr>
                <w:t>PARTNERS</w:t>
              </w:r>
              <w:r w:rsidRPr="00785551">
                <w:rPr>
                  <w:rFonts w:cstheme="minorHAnsi"/>
                  <w:lang w:val="es-CO"/>
                </w:rPr>
                <w:t xml:space="preserve">, el </w:t>
              </w:r>
            </w:ins>
            <w:ins w:id="175" w:author="Victor Ricardo Gomez Guerra" w:date="2022-08-01T16:55:00Z">
              <w:r>
                <w:rPr>
                  <w:rFonts w:cstheme="minorHAnsi"/>
                  <w:b/>
                  <w:lang w:val="es-CO"/>
                </w:rPr>
                <w:t>SUB-ADJUDICATARIO</w:t>
              </w:r>
            </w:ins>
            <w:ins w:id="176" w:author="Victor Ricardo Gomez Guerra" w:date="2022-08-01T16:54:00Z">
              <w:r w:rsidRPr="00785551">
                <w:rPr>
                  <w:rFonts w:cstheme="minorHAnsi"/>
                  <w:lang w:val="es-CO"/>
                </w:rPr>
                <w:t xml:space="preserve"> declara que ha obtenido autorización para el tratamiento de datos personales de sus empleados, contratistas y aliados, a efectos de que sus datos puedan ser tratados para dar cumplimiento al objeto del contrato suscrito con  </w:t>
              </w:r>
              <w:r w:rsidRPr="00785551">
                <w:rPr>
                  <w:rFonts w:cstheme="minorHAnsi"/>
                  <w:b/>
                  <w:bCs/>
                  <w:lang w:val="es-CO"/>
                </w:rPr>
                <w:t>PARTNERS.</w:t>
              </w:r>
            </w:ins>
          </w:p>
          <w:p w14:paraId="2C0B1B23" w14:textId="77777777" w:rsidR="00447A04" w:rsidRPr="00785551" w:rsidRDefault="00447A04" w:rsidP="00447A04">
            <w:pPr>
              <w:jc w:val="both"/>
              <w:rPr>
                <w:ins w:id="177" w:author="Victor Ricardo Gomez Guerra" w:date="2022-08-01T16:54:00Z"/>
                <w:b/>
                <w:bCs/>
                <w:lang w:val="es-ES"/>
              </w:rPr>
            </w:pPr>
          </w:p>
          <w:p w14:paraId="0EAC469D" w14:textId="77777777" w:rsidR="00820CD6" w:rsidRPr="00447A04" w:rsidRDefault="00820CD6" w:rsidP="00947D2B">
            <w:pPr>
              <w:pStyle w:val="P68B1DB1-ListParagraph16"/>
              <w:spacing w:line="276" w:lineRule="auto"/>
              <w:rPr>
                <w:rFonts w:ascii="Arial" w:hAnsi="Arial" w:cs="Arial"/>
                <w:sz w:val="24"/>
                <w:szCs w:val="24"/>
                <w:lang w:val="es-ES"/>
                <w:rPrChange w:id="178" w:author="Victor Ricardo Gomez Guerra" w:date="2022-08-01T16:54:00Z">
                  <w:rPr>
                    <w:rFonts w:ascii="Arial" w:hAnsi="Arial" w:cs="Arial"/>
                    <w:sz w:val="24"/>
                    <w:szCs w:val="24"/>
                    <w:lang w:val="es-CR"/>
                  </w:rPr>
                </w:rPrChange>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02ED4DDA" w:rsidR="00947D2B" w:rsidRDefault="00947D2B" w:rsidP="00947D2B">
            <w:pPr>
              <w:pStyle w:val="Default"/>
              <w:spacing w:line="276" w:lineRule="auto"/>
              <w:jc w:val="both"/>
              <w:rPr>
                <w:ins w:id="179" w:author="Victor Ricardo Gomez Guerra" w:date="2022-08-01T14:31:00Z"/>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4D05426" w14:textId="341B8836" w:rsidR="004B7860" w:rsidRPr="004B7860" w:rsidRDefault="004B7860">
            <w:pPr>
              <w:tabs>
                <w:tab w:val="num" w:pos="360"/>
                <w:tab w:val="num" w:pos="720"/>
              </w:tabs>
              <w:jc w:val="both"/>
              <w:rPr>
                <w:rFonts w:eastAsia="Times New Roman" w:cstheme="minorHAnsi"/>
                <w:sz w:val="20"/>
                <w:szCs w:val="20"/>
                <w:lang w:val="es-CO"/>
                <w:rPrChange w:id="180" w:author="Victor Ricardo Gomez Guerra" w:date="2022-08-01T14:31:00Z">
                  <w:rPr>
                    <w:lang w:val="es-CR"/>
                  </w:rPr>
                </w:rPrChange>
              </w:rPr>
              <w:pPrChange w:id="181" w:author="Victor Ricardo Gomez Guerra" w:date="2022-08-01T14:31:00Z">
                <w:pPr>
                  <w:pStyle w:val="Default"/>
                  <w:spacing w:line="276" w:lineRule="auto"/>
                  <w:jc w:val="both"/>
                </w:pPr>
              </w:pPrChange>
            </w:pPr>
            <w:ins w:id="182" w:author="Victor Ricardo Gomez Guerra" w:date="2022-08-01T14:31:00Z">
              <w:r w:rsidRPr="004B7860">
                <w:rPr>
                  <w:rFonts w:eastAsia="Times New Roman" w:cstheme="minorHAnsi"/>
                  <w:sz w:val="20"/>
                  <w:szCs w:val="20"/>
                  <w:lang w:val="es-CO"/>
                  <w:rPrChange w:id="183" w:author="Victor Ricardo Gomez Guerra" w:date="2022-08-01T14:31:00Z">
                    <w:rPr>
                      <w:rFonts w:eastAsia="Times New Roman" w:cstheme="minorHAnsi"/>
                      <w:sz w:val="20"/>
                      <w:szCs w:val="20"/>
                    </w:rPr>
                  </w:rPrChange>
                </w:rPr>
                <w:t xml:space="preserve">Cada una de las PARTES declara que sus recursos, ingresos y activos, provienen de actividades lícitas, y que ningún administrador, empleado, accionista, cliente, contratista o subcontratista con los que mantenga un vínculo contractual o de </w:t>
              </w:r>
              <w:r w:rsidRPr="004B7860">
                <w:rPr>
                  <w:rFonts w:eastAsia="Times New Roman" w:cstheme="minorHAnsi"/>
                  <w:sz w:val="20"/>
                  <w:szCs w:val="20"/>
                  <w:lang w:val="es-CO"/>
                  <w:rPrChange w:id="184" w:author="Victor Ricardo Gomez Guerra" w:date="2022-08-01T14:31:00Z">
                    <w:rPr>
                      <w:rFonts w:eastAsia="Times New Roman" w:cstheme="minorHAnsi"/>
                      <w:sz w:val="20"/>
                      <w:szCs w:val="20"/>
                    </w:rPr>
                  </w:rPrChange>
                </w:rPr>
                <w:lastRenderedPageBreak/>
                <w:t xml:space="preserve">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actividades, entre las que se encuentran, de manera enunciativa más no taxativa: i) lista – OFAC Office of Foreign Assets Control u Oficina de Control de Activos en el Exterior (orden ejecutiva N°. 12.978 Specially Designated Narcotics Traffickers, SDNT),emitida 20 por la Oficina del Tesoro de los Estados Unidos de Norte América, conocida en Colombia como “lista Clinton; ii) lista de la Organización de las Naciones Unidas – ONU; y otras listas públicas relacionadas con el tema del lavado de activos y financiación del terrorismo, o que por su naturaleza generen un alto riesgo de LA/FT, o de cualquier otra autoridad local o extranjera, </w:t>
              </w:r>
              <w:r w:rsidRPr="004B7860">
                <w:rPr>
                  <w:rFonts w:eastAsia="Times New Roman" w:cstheme="minorHAnsi"/>
                  <w:sz w:val="20"/>
                  <w:szCs w:val="20"/>
                  <w:lang w:val="es-CO"/>
                  <w:rPrChange w:id="185" w:author="Victor Ricardo Gomez Guerra" w:date="2022-08-01T14:31:00Z">
                    <w:rPr>
                      <w:rFonts w:eastAsia="Times New Roman" w:cstheme="minorHAnsi"/>
                      <w:sz w:val="20"/>
                      <w:szCs w:val="20"/>
                    </w:rPr>
                  </w:rPrChange>
                </w:rPr>
                <w:lastRenderedPageBreak/>
                <w:t>bien sea como sospechoso o participe de actividades de lavado de activos o de financiación del terrorismo. La terminación se hará efectiva ante la ocurrencia de cualquier acto que implique o constituya un incumplimiento de las 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ocasionados.</w:t>
              </w:r>
            </w:ins>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lastRenderedPageBreak/>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w:t>
            </w:r>
            <w:r w:rsidRPr="008F0A65">
              <w:rPr>
                <w:szCs w:val="22"/>
                <w:lang w:val="es-CR" w:eastAsia="en-US"/>
              </w:rPr>
              <w:lastRenderedPageBreak/>
              <w:t xml:space="preserve">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w:t>
            </w:r>
            <w:r w:rsidRPr="008F0A65">
              <w:rPr>
                <w:rFonts w:cs="Times New Roman"/>
                <w:kern w:val="28"/>
                <w:lang w:val="es-CR"/>
              </w:rPr>
              <w:lastRenderedPageBreak/>
              <w:t>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w:t>
            </w:r>
            <w:r w:rsidRPr="008F0A65">
              <w:rPr>
                <w:rFonts w:cs="Times New Roman"/>
                <w:kern w:val="28"/>
                <w:lang w:val="es-CR"/>
              </w:rPr>
              <w:lastRenderedPageBreak/>
              <w:t xml:space="preserve">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r w:rsidR="00BC0069">
              <w:fldChar w:fldCharType="begin"/>
            </w:r>
            <w:r w:rsidR="00BC0069" w:rsidRPr="00E9580B">
              <w:rPr>
                <w:lang w:val="es-CO"/>
                <w:rPrChange w:id="186" w:author="Victor Ricardo Gomez Guerra" w:date="2022-07-29T16:12:00Z">
                  <w:rPr/>
                </w:rPrChange>
              </w:rPr>
              <w:instrText xml:space="preserve"> HYPERLINK "mailto:help@befree.org" </w:instrText>
            </w:r>
            <w:r w:rsidR="00BC0069">
              <w:fldChar w:fldCharType="separate"/>
            </w:r>
            <w:r w:rsidRPr="008F0A65">
              <w:rPr>
                <w:rFonts w:cs="Times New Roman"/>
                <w:kern w:val="28"/>
                <w:lang w:val="es-CR"/>
              </w:rPr>
              <w:t>help@befree.org</w:t>
            </w:r>
            <w:r w:rsidR="00BC0069">
              <w:rPr>
                <w:rFonts w:cs="Times New Roman"/>
                <w:kern w:val="28"/>
                <w:lang w:val="es-CR"/>
              </w:rPr>
              <w:fldChar w:fldCharType="end"/>
            </w:r>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Procedimientos para que el receptor beneficiario evite que cualquier agente o Sub-Adjudicatario de cualquier nivel y cualquier nivel salarial se involucre en las actividades de trata de personas descritas en la sección "a" de esta </w:t>
            </w:r>
            <w:r w:rsidRPr="008F0A65">
              <w:rPr>
                <w:rFonts w:cs="Times New Roman"/>
                <w:kern w:val="28"/>
                <w:lang w:val="es-CR"/>
              </w:rPr>
              <w:lastRenderedPageBreak/>
              <w:t>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lastRenderedPageBreak/>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B104CD"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68"/>
      <w:tr w:rsidR="001D4794" w:rsidRPr="00B104CD" w14:paraId="43907CFC" w14:textId="77777777" w:rsidTr="001D4794">
        <w:tblPrEx>
          <w:jc w:val="left"/>
        </w:tblPrEx>
        <w:tc>
          <w:tcPr>
            <w:tcW w:w="5482" w:type="dxa"/>
          </w:tcPr>
          <w:p w14:paraId="310E28B6" w14:textId="77777777" w:rsidR="001D4794" w:rsidRPr="006F359C" w:rsidRDefault="001D4794" w:rsidP="00B77F7B">
            <w:pPr>
              <w:pStyle w:val="Heading1"/>
              <w:numPr>
                <w:ilvl w:val="0"/>
                <w:numId w:val="0"/>
              </w:numPr>
              <w:outlineLvl w:val="0"/>
            </w:pPr>
            <w:r w:rsidRPr="006F359C">
              <w:lastRenderedPageBreak/>
              <w:t xml:space="preserve">Section IV: </w:t>
            </w:r>
            <w:r>
              <w:t xml:space="preserve">USAID </w:t>
            </w:r>
            <w:r w:rsidRPr="006F359C">
              <w:t xml:space="preserve">Prime Award Provisions </w:t>
            </w:r>
          </w:p>
          <w:p w14:paraId="3BB102F0" w14:textId="5C1DE773" w:rsidR="001D4794" w:rsidRDefault="001D4794" w:rsidP="00F14C7B">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sidR="00BC4E49">
              <w:rPr>
                <w:rFonts w:cs="Times New Roman"/>
              </w:rPr>
              <w:t xml:space="preserve"> </w:t>
            </w:r>
            <w:r w:rsidRPr="00DF5362">
              <w:rPr>
                <w:rFonts w:cs="Times New Roman"/>
              </w:rPr>
              <w:t xml:space="preserve">website: </w:t>
            </w:r>
            <w:hyperlink r:id="rId18" w:history="1">
              <w:r w:rsidRPr="00DF5362">
                <w:rPr>
                  <w:rStyle w:val="Hyperlink"/>
                  <w:rFonts w:cs="Times New Roman"/>
                  <w:color w:val="auto"/>
                </w:rPr>
                <w:t>https://www.usaid.gov/ads/policy/300/303mat</w:t>
              </w:r>
            </w:hyperlink>
            <w:r w:rsidRPr="00DF5362">
              <w:rPr>
                <w:rFonts w:cs="Times New Roman"/>
              </w:rPr>
              <w:t>.</w:t>
            </w:r>
            <w:r w:rsidR="00BC4E49">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sidR="00F14C7B">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14:paraId="02452064" w14:textId="30F8483D" w:rsidR="007E3BDF" w:rsidRDefault="007E3BDF" w:rsidP="00F14C7B">
            <w:pPr>
              <w:keepNext/>
              <w:keepLines/>
              <w:spacing w:line="276" w:lineRule="auto"/>
              <w:jc w:val="both"/>
              <w:rPr>
                <w:rFonts w:cs="Times New Roman"/>
              </w:rPr>
            </w:pPr>
          </w:p>
          <w:p w14:paraId="3FF81093" w14:textId="77777777" w:rsidR="007E3BDF" w:rsidRDefault="007E3BDF" w:rsidP="00F14C7B">
            <w:pPr>
              <w:keepNext/>
              <w:keepLines/>
              <w:spacing w:line="276" w:lineRule="auto"/>
              <w:jc w:val="both"/>
              <w:rPr>
                <w:rFonts w:cs="Times New Roman"/>
              </w:rPr>
            </w:pP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77777777" w:rsidR="001D4794" w:rsidRPr="002B41DC" w:rsidRDefault="001D4794" w:rsidP="001D4794">
                  <w:pPr>
                    <w:spacing w:line="276" w:lineRule="auto"/>
                    <w:rPr>
                      <w:rFonts w:cs="Times New Roman"/>
                    </w:rPr>
                  </w:pPr>
                  <w:r w:rsidRPr="002B41DC">
                    <w:rPr>
                      <w:rFonts w:cs="Times New Roman"/>
                    </w:rPr>
                    <w:t>Any reference to the U.S. Government, USAID,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6F16943A" w:rsidR="001D4794" w:rsidRDefault="001D4794" w:rsidP="001D4794">
            <w:pPr>
              <w:spacing w:line="276" w:lineRule="auto"/>
              <w:ind w:left="360"/>
              <w:rPr>
                <w:rFonts w:cs="Times New Roman"/>
              </w:rPr>
            </w:pPr>
          </w:p>
          <w:p w14:paraId="504161B7" w14:textId="774E9201" w:rsidR="00AE3034" w:rsidRDefault="00AE3034" w:rsidP="001D4794">
            <w:pPr>
              <w:spacing w:line="276" w:lineRule="auto"/>
              <w:ind w:left="360"/>
              <w:rPr>
                <w:rFonts w:cs="Times New Roman"/>
              </w:rPr>
            </w:pPr>
          </w:p>
          <w:p w14:paraId="1C44191E" w14:textId="7B8444F9" w:rsidR="00AE3034" w:rsidRDefault="00AE3034" w:rsidP="001D4794">
            <w:pPr>
              <w:spacing w:line="276" w:lineRule="auto"/>
              <w:ind w:left="360"/>
              <w:rPr>
                <w:rFonts w:cs="Times New Roman"/>
              </w:rPr>
            </w:pPr>
          </w:p>
          <w:p w14:paraId="1C5703B0" w14:textId="77777777" w:rsidR="00AE3034" w:rsidRPr="002B41DC" w:rsidRDefault="00AE3034" w:rsidP="001D4794">
            <w:pPr>
              <w:spacing w:line="276" w:lineRule="auto"/>
              <w:ind w:left="360"/>
              <w:rPr>
                <w:rFonts w:cs="Times New Roman"/>
              </w:rPr>
            </w:pPr>
          </w:p>
          <w:p w14:paraId="6FEA4FB9" w14:textId="77777777" w:rsidR="001D4794" w:rsidRPr="00DD4D66" w:rsidRDefault="001D4794" w:rsidP="001D4794">
            <w:pPr>
              <w:pStyle w:val="Heading2"/>
              <w:numPr>
                <w:ilvl w:val="0"/>
                <w:numId w:val="0"/>
              </w:numPr>
              <w:spacing w:line="276" w:lineRule="auto"/>
              <w:jc w:val="both"/>
              <w:outlineLvl w:val="1"/>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0B015F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4EAEE0A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25ED436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M3. DRUG TRAFFICKING AND DRUG-FREE WORKPLACE (JUNE 2012) </w:t>
            </w:r>
          </w:p>
          <w:p w14:paraId="1A40A7D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3D744EA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31FB460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0FBB16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75056B6" w14:textId="77777777" w:rsidR="001D4794" w:rsidRPr="002B41DC" w:rsidRDefault="001D4794" w:rsidP="001D4794">
            <w:pPr>
              <w:spacing w:line="276" w:lineRule="auto"/>
              <w:rPr>
                <w:rFonts w:cs="Times New Roman"/>
              </w:rPr>
            </w:pPr>
            <w:r w:rsidRPr="002B41DC">
              <w:rPr>
                <w:rFonts w:cs="Times New Roman"/>
              </w:rPr>
              <w:t xml:space="preserve">M8. EQUAL PARTICIPATION BY FAITH-BASED ORGANIZATIONS (JUNE 2016) </w:t>
            </w:r>
          </w:p>
          <w:p w14:paraId="001B3A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FB1EE12"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5807084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20D6391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55589C9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437B3A8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6980E3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10B69144"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46EF8DF5" w14:textId="303DDB60" w:rsidR="001D4794"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5015B47C" w14:textId="1211E807" w:rsidR="001D4794" w:rsidRDefault="001D4794" w:rsidP="001D4794">
            <w:pPr>
              <w:pStyle w:val="Default"/>
              <w:spacing w:line="276" w:lineRule="auto"/>
              <w:jc w:val="both"/>
              <w:rPr>
                <w:rFonts w:ascii="Times New Roman" w:hAnsi="Times New Roman" w:cs="Times New Roman"/>
                <w:color w:val="auto"/>
                <w:sz w:val="22"/>
                <w:szCs w:val="22"/>
              </w:rPr>
            </w:pPr>
          </w:p>
          <w:p w14:paraId="53FF0B8A" w14:textId="7A6A9368" w:rsidR="005E7B5F" w:rsidRDefault="005E7B5F" w:rsidP="001D4794">
            <w:pPr>
              <w:pStyle w:val="Default"/>
              <w:spacing w:line="276" w:lineRule="auto"/>
              <w:jc w:val="both"/>
              <w:rPr>
                <w:rFonts w:ascii="Times New Roman" w:hAnsi="Times New Roman" w:cs="Times New Roman"/>
                <w:color w:val="auto"/>
                <w:sz w:val="22"/>
                <w:szCs w:val="22"/>
              </w:rPr>
            </w:pPr>
          </w:p>
          <w:p w14:paraId="65A5FAA9" w14:textId="2B8E053B" w:rsidR="005E7B5F" w:rsidRDefault="005E7B5F" w:rsidP="001D4794">
            <w:pPr>
              <w:pStyle w:val="Default"/>
              <w:spacing w:line="276" w:lineRule="auto"/>
              <w:jc w:val="both"/>
              <w:rPr>
                <w:rFonts w:ascii="Times New Roman" w:hAnsi="Times New Roman" w:cs="Times New Roman"/>
                <w:color w:val="auto"/>
                <w:sz w:val="22"/>
                <w:szCs w:val="22"/>
              </w:rPr>
            </w:pPr>
          </w:p>
          <w:p w14:paraId="026B6820" w14:textId="6D86563C" w:rsidR="005E7B5F" w:rsidRDefault="005E7B5F" w:rsidP="001D4794">
            <w:pPr>
              <w:pStyle w:val="Default"/>
              <w:spacing w:line="276" w:lineRule="auto"/>
              <w:jc w:val="both"/>
              <w:rPr>
                <w:rFonts w:ascii="Times New Roman" w:hAnsi="Times New Roman" w:cs="Times New Roman"/>
                <w:color w:val="auto"/>
                <w:sz w:val="22"/>
                <w:szCs w:val="22"/>
              </w:rPr>
            </w:pPr>
          </w:p>
          <w:p w14:paraId="55A727FF" w14:textId="77777777" w:rsidR="005E7B5F" w:rsidRPr="002B41DC" w:rsidRDefault="005E7B5F" w:rsidP="001D4794">
            <w:pPr>
              <w:pStyle w:val="Default"/>
              <w:spacing w:line="276" w:lineRule="auto"/>
              <w:jc w:val="both"/>
              <w:rPr>
                <w:rFonts w:ascii="Times New Roman" w:hAnsi="Times New Roman" w:cs="Times New Roman"/>
                <w:color w:val="auto"/>
                <w:sz w:val="22"/>
                <w:szCs w:val="22"/>
              </w:rPr>
            </w:pPr>
          </w:p>
          <w:p w14:paraId="6F25C8F1" w14:textId="77777777" w:rsidR="001D4794" w:rsidRPr="002B41DC" w:rsidRDefault="001D4794" w:rsidP="001D4794">
            <w:pPr>
              <w:pStyle w:val="Heading2"/>
              <w:numPr>
                <w:ilvl w:val="0"/>
                <w:numId w:val="0"/>
              </w:numPr>
              <w:spacing w:line="276" w:lineRule="auto"/>
              <w:outlineLvl w:val="1"/>
              <w:rPr>
                <w:rFonts w:cs="Times New Roman"/>
                <w:sz w:val="22"/>
                <w:szCs w:val="22"/>
              </w:rPr>
            </w:pPr>
            <w:r w:rsidRPr="002B41DC">
              <w:rPr>
                <w:rFonts w:cs="Times New Roman"/>
                <w:sz w:val="22"/>
                <w:szCs w:val="22"/>
              </w:rPr>
              <w:t>REQUIRED AS APPLICABLE Provisions for Fixed Amount Awards to Nongovernmental Organizations</w:t>
            </w:r>
          </w:p>
          <w:p w14:paraId="179AB6B2" w14:textId="778DA7CE" w:rsidR="001D4794" w:rsidRDefault="001D4794" w:rsidP="001D4794">
            <w:pPr>
              <w:spacing w:line="276" w:lineRule="auto"/>
              <w:rPr>
                <w:rFonts w:cs="Times New Roman"/>
              </w:rPr>
            </w:pPr>
            <w:r w:rsidRPr="002B41DC">
              <w:rPr>
                <w:rFonts w:cs="Times New Roman"/>
              </w:rPr>
              <w:t>The following provisions are applicable only if they are required by the type and scope of the award.</w:t>
            </w:r>
            <w:r>
              <w:rPr>
                <w:rFonts w:cs="Times New Roman"/>
              </w:rPr>
              <w:t xml:space="preserve"> </w:t>
            </w:r>
            <w:r w:rsidRPr="002B41DC">
              <w:rPr>
                <w:rFonts w:cs="Times New Roman"/>
              </w:rPr>
              <w:t>Please contact PARTNERS to discuss which provisions below are applicable to this Sub-Award</w:t>
            </w:r>
            <w:r w:rsidR="006B368D">
              <w:rPr>
                <w:rFonts w:cs="Times New Roman"/>
              </w:rPr>
              <w:t>.</w:t>
            </w:r>
          </w:p>
          <w:p w14:paraId="106B86BF" w14:textId="77777777" w:rsidR="00737ADF" w:rsidRDefault="00737ADF" w:rsidP="001D4794">
            <w:pPr>
              <w:spacing w:line="276" w:lineRule="auto"/>
              <w:rPr>
                <w:rFonts w:cs="Times New Roman"/>
              </w:rPr>
            </w:pPr>
          </w:p>
          <w:p w14:paraId="5253C18C" w14:textId="77777777" w:rsidR="00737ADF" w:rsidRPr="002B41DC" w:rsidRDefault="00737ADF" w:rsidP="001D4794">
            <w:pPr>
              <w:spacing w:line="276" w:lineRule="auto"/>
              <w:rPr>
                <w:rFonts w:cs="Times New Roman"/>
              </w:rPr>
            </w:pPr>
          </w:p>
          <w:p w14:paraId="255F88E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RAA1. FIXED AMOUNT AWARD ADVANCE PAYMENT AND REFUNDS (NOVEMBER 2020) </w:t>
            </w:r>
          </w:p>
          <w:p w14:paraId="5D14EA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0666BB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2E2FEF8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0003EB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3163CEDD" w14:textId="77777777" w:rsidR="001D4794" w:rsidRPr="002B41DC" w:rsidRDefault="001D4794" w:rsidP="001D4794">
            <w:pPr>
              <w:spacing w:line="276" w:lineRule="auto"/>
              <w:rPr>
                <w:rFonts w:cs="Times New Roman"/>
              </w:rPr>
            </w:pPr>
            <w:r w:rsidRPr="002B41DC">
              <w:rPr>
                <w:rFonts w:cs="Times New Roman"/>
              </w:rPr>
              <w:t xml:space="preserve">RAA6. OCEAN SHIPMENT OF GOODS (JUNE 2012) </w:t>
            </w:r>
          </w:p>
          <w:p w14:paraId="5D03B00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183F51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6E5F14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509411A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5B7506A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338D4B9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E99197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27407D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185D69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52A11A9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0984DC1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48FCD0D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5E4006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36F0296A" w14:textId="77777777" w:rsidR="001D4794" w:rsidRPr="002B41DC" w:rsidRDefault="001D4794" w:rsidP="001D4794">
            <w:pPr>
              <w:spacing w:line="276" w:lineRule="auto"/>
              <w:rPr>
                <w:rFonts w:cs="Times New Roman"/>
              </w:rPr>
            </w:pPr>
            <w:r w:rsidRPr="002B41DC">
              <w:rPr>
                <w:rFonts w:cs="Times New Roman"/>
              </w:rPr>
              <w:lastRenderedPageBreak/>
              <w:t xml:space="preserve">RAA20. ACCESS TO USAID FACILITIES AND USAID’s INFORMATION </w:t>
            </w:r>
          </w:p>
          <w:p w14:paraId="3671919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3DEC002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1CF13B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0AB32BD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16A6CE0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0977EE55" w14:textId="13AC394D" w:rsidR="001D4794" w:rsidRPr="001D4794" w:rsidRDefault="001D4794" w:rsidP="001D4794">
            <w:pPr>
              <w:spacing w:line="276" w:lineRule="auto"/>
              <w:jc w:val="both"/>
              <w:rPr>
                <w:rFonts w:cs="Times New Roman"/>
              </w:rPr>
            </w:pPr>
            <w:r w:rsidRPr="002B41DC">
              <w:rPr>
                <w:rFonts w:cs="Times New Roman"/>
              </w:rPr>
              <w:t>RAA25. NEVER CONTRACT WITH THE ENEMY (NOVEMBER 2020)</w:t>
            </w:r>
          </w:p>
        </w:tc>
        <w:tc>
          <w:tcPr>
            <w:tcW w:w="5498" w:type="dxa"/>
          </w:tcPr>
          <w:p w14:paraId="328CC631" w14:textId="2D63735C" w:rsidR="00B77F7B" w:rsidRPr="008F0A65" w:rsidRDefault="00B77F7B" w:rsidP="00B77F7B">
            <w:pPr>
              <w:pStyle w:val="Heading1"/>
              <w:numPr>
                <w:ilvl w:val="0"/>
                <w:numId w:val="0"/>
              </w:numPr>
              <w:outlineLvl w:val="0"/>
              <w:rPr>
                <w:lang w:val="es-CR"/>
              </w:rPr>
            </w:pPr>
            <w:r w:rsidRPr="008F0A65">
              <w:rPr>
                <w:lang w:val="es-CR"/>
              </w:rPr>
              <w:lastRenderedPageBreak/>
              <w:t xml:space="preserve">Sección IV: Disposiciones de Acuerdo Principal de USAID </w:t>
            </w:r>
          </w:p>
          <w:p w14:paraId="45A83417" w14:textId="3C077F05" w:rsidR="00B77F7B" w:rsidRPr="008F0A65" w:rsidRDefault="00B77F7B" w:rsidP="007E3BDF">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r w:rsidR="00BC0069">
              <w:fldChar w:fldCharType="begin"/>
            </w:r>
            <w:r w:rsidR="00BC0069" w:rsidRPr="00E9580B">
              <w:rPr>
                <w:lang w:val="es-CO"/>
                <w:rPrChange w:id="187" w:author="Victor Ricardo Gomez Guerra" w:date="2022-07-29T16:12:00Z">
                  <w:rPr/>
                </w:rPrChange>
              </w:rPr>
              <w:instrText xml:space="preserve"> HYPERLINK "about:blank" </w:instrText>
            </w:r>
            <w:r w:rsidR="00BC0069">
              <w:fldChar w:fldCharType="separate"/>
            </w:r>
            <w:r w:rsidRPr="008F0A65">
              <w:rPr>
                <w:rFonts w:cs="Times New Roman"/>
                <w:lang w:val="es-CR"/>
              </w:rPr>
              <w:t>https://www.usaid.gov/ads/policy/300/303mat</w:t>
            </w:r>
            <w:r w:rsidR="00BC0069">
              <w:rPr>
                <w:rFonts w:cs="Times New Roman"/>
                <w:lang w:val="es-CR"/>
              </w:rPr>
              <w:fldChar w:fldCharType="end"/>
            </w:r>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8F0A65"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8F0A65"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77777777" w:rsidR="00B77F7B" w:rsidRPr="008F0A65" w:rsidRDefault="00B77F7B" w:rsidP="007E3BDF">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B104CD"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B104CD"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47BE59E5" w14:textId="77777777" w:rsidR="00B77F7B" w:rsidRPr="008F0A65" w:rsidRDefault="00B77F7B" w:rsidP="00B77F7B">
            <w:pPr>
              <w:spacing w:line="276" w:lineRule="auto"/>
              <w:ind w:left="360"/>
              <w:rPr>
                <w:rFonts w:ascii="Arial" w:hAnsi="Arial" w:cs="Arial"/>
                <w:sz w:val="24"/>
                <w:szCs w:val="24"/>
                <w:lang w:val="es-CR"/>
              </w:rPr>
            </w:pPr>
          </w:p>
          <w:p w14:paraId="6C8B8952" w14:textId="2A34AD04" w:rsidR="00B77F7B" w:rsidRPr="008F0A65" w:rsidRDefault="00B77F7B" w:rsidP="00AE3034">
            <w:pPr>
              <w:pStyle w:val="Heading2"/>
              <w:numPr>
                <w:ilvl w:val="0"/>
                <w:numId w:val="0"/>
              </w:numPr>
              <w:spacing w:line="276" w:lineRule="auto"/>
              <w:jc w:val="both"/>
              <w:outlineLvl w:val="1"/>
              <w:rPr>
                <w:rFonts w:cs="Times New Roman"/>
                <w:color w:val="2F5496" w:themeColor="accent1" w:themeShade="BF"/>
                <w:sz w:val="22"/>
                <w:szCs w:val="22"/>
                <w:lang w:val="es-CR"/>
              </w:rPr>
            </w:pPr>
            <w:r w:rsidRPr="008F0A65">
              <w:rPr>
                <w:rFonts w:cs="Times New Roman"/>
                <w:color w:val="2F5496" w:themeColor="accent1" w:themeShade="BF"/>
                <w:sz w:val="22"/>
                <w:szCs w:val="22"/>
                <w:lang w:val="es-CR"/>
              </w:rPr>
              <w:t xml:space="preserve">Disposiciones Estándar Obligatorias para </w:t>
            </w:r>
            <w:r w:rsidR="002E2FC9">
              <w:rPr>
                <w:rFonts w:cs="Times New Roman"/>
                <w:color w:val="2F5496" w:themeColor="accent1" w:themeShade="BF"/>
                <w:sz w:val="22"/>
                <w:szCs w:val="22"/>
                <w:lang w:val="es-CR"/>
              </w:rPr>
              <w:t>Acuerdos</w:t>
            </w:r>
            <w:r w:rsidRPr="008F0A65">
              <w:rPr>
                <w:rFonts w:cs="Times New Roman"/>
                <w:color w:val="2F5496" w:themeColor="accent1" w:themeShade="BF"/>
                <w:sz w:val="22"/>
                <w:szCs w:val="22"/>
                <w:lang w:val="es-CR"/>
              </w:rPr>
              <w:t xml:space="preserve"> de Monto Fijo Adjudicadas a Organizaciones No-Gubernamentales</w:t>
            </w:r>
          </w:p>
          <w:p w14:paraId="24F545C0"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14:paraId="708194A3"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M2. MARCADO Y COMUNICACIONES PUBLICAS BAJO LA ASISTENCIA FINANCIADA POR USAID (JULIO 2015).</w:t>
            </w:r>
          </w:p>
          <w:p w14:paraId="363032C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14:paraId="7218654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14:paraId="2CF2AAC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14:paraId="748ED83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14:paraId="270A28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14:paraId="4BCFD4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14:paraId="7F27511F" w14:textId="40229260"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M9 PORTAL PARA LAS NOTIFICACIONES DE LOS SOCIOS IMPLEMENTADORES DE USAID (IPN), ASISTENCIA</w:t>
            </w:r>
            <w:r w:rsidR="000C37AE" w:rsidRPr="008F0A65">
              <w:rPr>
                <w:rFonts w:ascii="Times New Roman" w:hAnsi="Times New Roman" w:cs="Times New Roman"/>
                <w:color w:val="auto"/>
                <w:sz w:val="22"/>
                <w:szCs w:val="22"/>
                <w:lang w:val="es-CR"/>
              </w:rPr>
              <w:t xml:space="preserve"> (ACUERDO)</w:t>
            </w:r>
            <w:r w:rsidRPr="008F0A65">
              <w:rPr>
                <w:rFonts w:ascii="Times New Roman" w:hAnsi="Times New Roman" w:cs="Times New Roman"/>
                <w:color w:val="auto"/>
                <w:sz w:val="22"/>
                <w:szCs w:val="22"/>
                <w:lang w:val="es-CR"/>
              </w:rPr>
              <w:t xml:space="preserve"> (JULIO 2014) </w:t>
            </w:r>
          </w:p>
          <w:p w14:paraId="225FFCBD"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14:paraId="576F967B"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14:paraId="6EECD2E2"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14:paraId="0E631F0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14:paraId="0BA99A1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14:paraId="048A5D8C"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14:paraId="4B3385D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14:paraId="12A396D4" w14:textId="77777777" w:rsidR="00B77F7B" w:rsidRPr="008F0A65" w:rsidRDefault="00B77F7B" w:rsidP="005E7B5F">
            <w:pPr>
              <w:pStyle w:val="Heading2"/>
              <w:numPr>
                <w:ilvl w:val="0"/>
                <w:numId w:val="0"/>
              </w:numPr>
              <w:spacing w:line="276" w:lineRule="auto"/>
              <w:outlineLvl w:val="1"/>
              <w:rPr>
                <w:rFonts w:cs="Times New Roman"/>
                <w:sz w:val="22"/>
                <w:szCs w:val="22"/>
                <w:lang w:val="es-CR"/>
              </w:rPr>
            </w:pPr>
          </w:p>
          <w:p w14:paraId="6720879D" w14:textId="66EF6152" w:rsidR="00B77F7B" w:rsidRPr="008F0A65" w:rsidRDefault="00B77F7B" w:rsidP="005E7B5F">
            <w:pPr>
              <w:pStyle w:val="Heading2"/>
              <w:numPr>
                <w:ilvl w:val="0"/>
                <w:numId w:val="0"/>
              </w:numPr>
              <w:spacing w:line="276" w:lineRule="auto"/>
              <w:outlineLvl w:val="1"/>
              <w:rPr>
                <w:rFonts w:cs="Times New Roman"/>
                <w:sz w:val="22"/>
                <w:szCs w:val="22"/>
                <w:lang w:val="es-CR"/>
              </w:rPr>
            </w:pPr>
            <w:r w:rsidRPr="008F0A65">
              <w:rPr>
                <w:rFonts w:cs="Times New Roman"/>
                <w:sz w:val="22"/>
                <w:szCs w:val="22"/>
                <w:lang w:val="es-CR"/>
              </w:rPr>
              <w:t xml:space="preserve">Estas Disposiciones son APLICABLES, CUANDO PROCEDA, a </w:t>
            </w:r>
            <w:r w:rsidR="002E2FC9">
              <w:rPr>
                <w:rFonts w:cs="Times New Roman"/>
                <w:sz w:val="22"/>
                <w:szCs w:val="22"/>
                <w:lang w:val="es-CR"/>
              </w:rPr>
              <w:t>Acuerdos</w:t>
            </w:r>
            <w:r w:rsidRPr="008F0A65">
              <w:rPr>
                <w:rFonts w:cs="Times New Roman"/>
                <w:sz w:val="22"/>
                <w:szCs w:val="22"/>
                <w:lang w:val="es-CR"/>
              </w:rPr>
              <w:t xml:space="preserve"> de Monto Fijo Adjudicadas a Organizaciones No Gubernamentales</w:t>
            </w:r>
          </w:p>
          <w:p w14:paraId="65FF8B7E" w14:textId="7234E6D5" w:rsidR="00B77F7B" w:rsidRPr="008F0A65" w:rsidRDefault="00B77F7B" w:rsidP="006B368D">
            <w:pPr>
              <w:spacing w:line="276" w:lineRule="auto"/>
              <w:rPr>
                <w:rFonts w:cs="Times New Roman"/>
                <w:lang w:val="es-CR"/>
              </w:rPr>
            </w:pPr>
            <w:r w:rsidRPr="008F0A65">
              <w:rPr>
                <w:rFonts w:cs="Times New Roman"/>
                <w:lang w:val="es-CR"/>
              </w:rPr>
              <w:t>Las siguientes disposiciones son aplicables solo si son requeridas por el tipo y el alcance de</w:t>
            </w:r>
            <w:r w:rsidR="006B368D" w:rsidRPr="008F0A65">
              <w:rPr>
                <w:rFonts w:cs="Times New Roman"/>
                <w:lang w:val="es-CR"/>
              </w:rPr>
              <w:t>l Acuerdo</w:t>
            </w:r>
            <w:r w:rsidRPr="008F0A65">
              <w:rPr>
                <w:rFonts w:cs="Times New Roman"/>
                <w:lang w:val="es-CR"/>
              </w:rPr>
              <w:t>. Favor contactar a PARTNERS para definir cuáles de las siguientes disposiciones son aplicables a est</w:t>
            </w:r>
            <w:r w:rsidR="006B368D" w:rsidRPr="008F0A65">
              <w:rPr>
                <w:rFonts w:cs="Times New Roman"/>
                <w:lang w:val="es-CR"/>
              </w:rPr>
              <w:t xml:space="preserve">e </w:t>
            </w:r>
            <w:r w:rsidRPr="008F0A65">
              <w:rPr>
                <w:rFonts w:cs="Times New Roman"/>
                <w:lang w:val="es-CR"/>
              </w:rPr>
              <w:t>Sub-</w:t>
            </w:r>
            <w:r w:rsidR="006B368D" w:rsidRPr="008F0A65">
              <w:rPr>
                <w:rFonts w:cs="Times New Roman"/>
                <w:lang w:val="es-CR"/>
              </w:rPr>
              <w:t>acuerdo.</w:t>
            </w:r>
          </w:p>
          <w:p w14:paraId="72887216" w14:textId="77777777" w:rsidR="00737ADF" w:rsidRPr="008F0A65" w:rsidRDefault="00737ADF" w:rsidP="006B368D">
            <w:pPr>
              <w:spacing w:line="276" w:lineRule="auto"/>
              <w:rPr>
                <w:rFonts w:cs="Times New Roman"/>
                <w:lang w:val="es-CR"/>
              </w:rPr>
            </w:pPr>
          </w:p>
          <w:p w14:paraId="17974B79" w14:textId="2CB3262F"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RAA1. PAGOS ANTICIPADOS Y REEMBOLSOS DE DE</w:t>
            </w:r>
            <w:r w:rsidR="00445663">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14:paraId="22372D9C" w14:textId="7D2BAFA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sidR="00445663">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14:paraId="39DD8C8B" w14:textId="084F44D0"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14:paraId="0365864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14:paraId="68DD9DE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14:paraId="18FF524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14:paraId="1605345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14:paraId="60B56AF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14:paraId="2AD611A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14:paraId="7170E24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14:paraId="12A6969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14:paraId="1BECDB94"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14:paraId="68B08EBC"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14:paraId="5860B78F"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14:paraId="116ECD0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14:paraId="62BD5F56"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14:paraId="15FF4A80"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14:paraId="7DD9C55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 xml:space="preserve">RAA18. PROHIBICIÓN DE LA PROMOCIÓN O DEFENSA (ASISTENCIA) DE LA LEGALIZACIÓN O PRÁCTICA DE LA PROSTITUCIÓN O EL TRÁFICO SEXUAL (SEPTIEMBRE 2014). </w:t>
            </w:r>
          </w:p>
          <w:p w14:paraId="2673DD2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14:paraId="45F8703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14:paraId="66F50321" w14:textId="2E2028E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14:paraId="60860871" w14:textId="67A92C9B"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RAA22. TÉRMINOS Y CONDICIONES DE LAS </w:t>
            </w:r>
            <w:r w:rsidR="00124077" w:rsidRPr="008F0A65">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RELACIONADOS CON TEMAS DE INTEGRIDAD Y DESEMPEÑO DEL BENEFICIARIO (ABRIL 2016).</w:t>
            </w:r>
          </w:p>
          <w:p w14:paraId="10FEAFC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14:paraId="15A9CE71"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14:paraId="58FED725" w14:textId="164D78B0" w:rsidR="001D4794" w:rsidRPr="00B77F7B" w:rsidRDefault="00B77F7B" w:rsidP="00025802">
            <w:pPr>
              <w:pStyle w:val="Default"/>
              <w:spacing w:line="276" w:lineRule="auto"/>
              <w:rPr>
                <w:lang w:val="es-US"/>
              </w:rPr>
            </w:pPr>
            <w:r w:rsidRPr="008F0A65">
              <w:rPr>
                <w:rFonts w:ascii="Times New Roman" w:hAnsi="Times New Roman" w:cs="Times New Roman"/>
                <w:color w:val="auto"/>
                <w:sz w:val="22"/>
                <w:szCs w:val="22"/>
                <w:lang w:val="es-CR"/>
              </w:rPr>
              <w:t>RAA25. NUNCA CONTRATE CON EL ENEMIGO (NOVIEMBRE 2020).</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9" w:author="Victor Ricardo Gomez Guerra" w:date="2022-08-01T16:35:00Z" w:initials="VRGG">
    <w:p w14:paraId="32064983" w14:textId="0DC7BA58" w:rsidR="00D6529A" w:rsidRPr="00D6529A" w:rsidRDefault="00D6529A">
      <w:pPr>
        <w:pStyle w:val="CommentText"/>
        <w:rPr>
          <w:lang w:val="es-CO"/>
        </w:rPr>
      </w:pPr>
      <w:r>
        <w:rPr>
          <w:rStyle w:val="CommentReference"/>
        </w:rPr>
        <w:annotationRef/>
      </w:r>
      <w:r w:rsidRPr="00D6529A">
        <w:rPr>
          <w:lang w:val="es-CO"/>
        </w:rPr>
        <w:t>Confirmar si no aplicamos cesi</w:t>
      </w:r>
      <w:r>
        <w:rPr>
          <w:lang w:val="es-CO"/>
        </w:rPr>
        <w:t>ó</w:t>
      </w:r>
      <w:r w:rsidRPr="00D6529A">
        <w:rPr>
          <w:lang w:val="es-CO"/>
        </w:rPr>
        <w:t>n de derech</w:t>
      </w:r>
      <w:r>
        <w:rPr>
          <w:lang w:val="es-CO"/>
        </w:rPr>
        <w:t>o de autor a diferencia de lo que tenemos en el 1 Contrato de Consultoría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0649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27F50" w16cex:dateUtc="2022-08-01T2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064983" w16cid:durableId="26927F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2225A" w14:textId="77777777" w:rsidR="000F03A7" w:rsidRDefault="000F03A7" w:rsidP="00A34AAA">
      <w:pPr>
        <w:spacing w:after="0" w:line="240" w:lineRule="auto"/>
      </w:pPr>
      <w:r>
        <w:separator/>
      </w:r>
    </w:p>
  </w:endnote>
  <w:endnote w:type="continuationSeparator" w:id="0">
    <w:p w14:paraId="3CF4D117" w14:textId="77777777" w:rsidR="000F03A7" w:rsidRDefault="000F03A7"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775F3" w14:textId="77777777" w:rsidR="000F03A7" w:rsidRDefault="000F03A7" w:rsidP="00A34AAA">
      <w:pPr>
        <w:spacing w:after="0" w:line="240" w:lineRule="auto"/>
      </w:pPr>
      <w:r>
        <w:separator/>
      </w:r>
    </w:p>
  </w:footnote>
  <w:footnote w:type="continuationSeparator" w:id="0">
    <w:p w14:paraId="1782A362" w14:textId="77777777" w:rsidR="000F03A7" w:rsidRDefault="000F03A7"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FA16E8D"/>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5"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6"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9"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1413165">
    <w:abstractNumId w:val="22"/>
  </w:num>
  <w:num w:numId="2" w16cid:durableId="1568958984">
    <w:abstractNumId w:val="28"/>
  </w:num>
  <w:num w:numId="3" w16cid:durableId="755328904">
    <w:abstractNumId w:val="35"/>
    <w:lvlOverride w:ilvl="0">
      <w:startOverride w:val="1"/>
    </w:lvlOverride>
    <w:lvlOverride w:ilvl="1"/>
    <w:lvlOverride w:ilvl="2"/>
    <w:lvlOverride w:ilvl="3"/>
    <w:lvlOverride w:ilvl="4"/>
    <w:lvlOverride w:ilvl="5"/>
    <w:lvlOverride w:ilvl="6"/>
    <w:lvlOverride w:ilvl="7"/>
    <w:lvlOverride w:ilvl="8"/>
  </w:num>
  <w:num w:numId="4" w16cid:durableId="1520467409">
    <w:abstractNumId w:val="34"/>
    <w:lvlOverride w:ilvl="0">
      <w:startOverride w:val="1"/>
    </w:lvlOverride>
    <w:lvlOverride w:ilvl="1"/>
    <w:lvlOverride w:ilvl="2"/>
    <w:lvlOverride w:ilvl="3"/>
    <w:lvlOverride w:ilvl="4"/>
    <w:lvlOverride w:ilvl="5"/>
    <w:lvlOverride w:ilvl="6"/>
    <w:lvlOverride w:ilvl="7"/>
    <w:lvlOverride w:ilvl="8"/>
  </w:num>
  <w:num w:numId="5" w16cid:durableId="1068112376">
    <w:abstractNumId w:val="33"/>
  </w:num>
  <w:num w:numId="6" w16cid:durableId="327056785">
    <w:abstractNumId w:val="5"/>
  </w:num>
  <w:num w:numId="7" w16cid:durableId="475952860">
    <w:abstractNumId w:val="30"/>
  </w:num>
  <w:num w:numId="8" w16cid:durableId="1487044152">
    <w:abstractNumId w:val="22"/>
    <w:lvlOverride w:ilvl="0">
      <w:startOverride w:val="1"/>
    </w:lvlOverride>
    <w:lvlOverride w:ilvl="1">
      <w:startOverride w:val="1"/>
    </w:lvlOverride>
    <w:lvlOverride w:ilvl="2">
      <w:startOverride w:val="1"/>
    </w:lvlOverride>
  </w:num>
  <w:num w:numId="9" w16cid:durableId="697312853">
    <w:abstractNumId w:val="12"/>
  </w:num>
  <w:num w:numId="10" w16cid:durableId="1382438694">
    <w:abstractNumId w:val="32"/>
  </w:num>
  <w:num w:numId="11" w16cid:durableId="1820607668">
    <w:abstractNumId w:val="26"/>
  </w:num>
  <w:num w:numId="12" w16cid:durableId="81340058">
    <w:abstractNumId w:val="7"/>
  </w:num>
  <w:num w:numId="13" w16cid:durableId="714702238">
    <w:abstractNumId w:val="21"/>
  </w:num>
  <w:num w:numId="14" w16cid:durableId="1000624576">
    <w:abstractNumId w:val="27"/>
  </w:num>
  <w:num w:numId="15" w16cid:durableId="249314918">
    <w:abstractNumId w:val="4"/>
  </w:num>
  <w:num w:numId="16" w16cid:durableId="81073658">
    <w:abstractNumId w:val="24"/>
  </w:num>
  <w:num w:numId="17" w16cid:durableId="1064766428">
    <w:abstractNumId w:val="8"/>
  </w:num>
  <w:num w:numId="18" w16cid:durableId="1764302066">
    <w:abstractNumId w:val="18"/>
  </w:num>
  <w:num w:numId="19" w16cid:durableId="1595631313">
    <w:abstractNumId w:val="19"/>
  </w:num>
  <w:num w:numId="20" w16cid:durableId="1960913595">
    <w:abstractNumId w:val="1"/>
  </w:num>
  <w:num w:numId="21" w16cid:durableId="1102726906">
    <w:abstractNumId w:val="25"/>
  </w:num>
  <w:num w:numId="22" w16cid:durableId="52967862">
    <w:abstractNumId w:val="16"/>
  </w:num>
  <w:num w:numId="23" w16cid:durableId="116998448">
    <w:abstractNumId w:val="6"/>
  </w:num>
  <w:num w:numId="24" w16cid:durableId="322050143">
    <w:abstractNumId w:val="15"/>
  </w:num>
  <w:num w:numId="25" w16cid:durableId="1698577783">
    <w:abstractNumId w:val="40"/>
  </w:num>
  <w:num w:numId="26" w16cid:durableId="410271316">
    <w:abstractNumId w:val="14"/>
  </w:num>
  <w:num w:numId="27" w16cid:durableId="617613407">
    <w:abstractNumId w:val="9"/>
  </w:num>
  <w:num w:numId="28" w16cid:durableId="576130203">
    <w:abstractNumId w:val="41"/>
  </w:num>
  <w:num w:numId="29" w16cid:durableId="982393672">
    <w:abstractNumId w:val="20"/>
  </w:num>
  <w:num w:numId="30" w16cid:durableId="1493792617">
    <w:abstractNumId w:val="23"/>
  </w:num>
  <w:num w:numId="31" w16cid:durableId="1415127336">
    <w:abstractNumId w:val="10"/>
  </w:num>
  <w:num w:numId="32" w16cid:durableId="1681081314">
    <w:abstractNumId w:val="38"/>
  </w:num>
  <w:num w:numId="33" w16cid:durableId="134879097">
    <w:abstractNumId w:val="3"/>
  </w:num>
  <w:num w:numId="34" w16cid:durableId="1307396251">
    <w:abstractNumId w:val="39"/>
  </w:num>
  <w:num w:numId="35" w16cid:durableId="453905396">
    <w:abstractNumId w:val="36"/>
  </w:num>
  <w:num w:numId="36" w16cid:durableId="995568503">
    <w:abstractNumId w:val="29"/>
  </w:num>
  <w:num w:numId="37" w16cid:durableId="655886502">
    <w:abstractNumId w:val="11"/>
  </w:num>
  <w:num w:numId="38" w16cid:durableId="509104813">
    <w:abstractNumId w:val="37"/>
  </w:num>
  <w:num w:numId="39" w16cid:durableId="1642152663">
    <w:abstractNumId w:val="13"/>
  </w:num>
  <w:num w:numId="40" w16cid:durableId="1324165696">
    <w:abstractNumId w:val="17"/>
  </w:num>
  <w:num w:numId="41" w16cid:durableId="1841502847">
    <w:abstractNumId w:val="2"/>
  </w:num>
  <w:num w:numId="42" w16cid:durableId="1195584211">
    <w:abstractNumId w:val="0"/>
  </w:num>
  <w:num w:numId="43" w16cid:durableId="92089178">
    <w:abstractNumId w:val="22"/>
  </w:num>
  <w:num w:numId="44" w16cid:durableId="1735201380">
    <w:abstractNumId w:val="22"/>
  </w:num>
  <w:num w:numId="45" w16cid:durableId="1626347445">
    <w:abstractNumId w:val="22"/>
  </w:num>
  <w:num w:numId="46" w16cid:durableId="1848011902">
    <w:abstractNumId w:val="31"/>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 Taylor">
    <w15:presenceInfo w15:providerId="AD" w15:userId="S::staylor@partners.net::059dac33-2550-4849-bf58-09e6b15829fd"/>
  </w15:person>
  <w15:person w15:author="Victor Ricardo Gomez Guerra">
    <w15:presenceInfo w15:providerId="Windows Live" w15:userId="0df83b22daa7ee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03A7"/>
    <w:rsid w:val="000F1674"/>
    <w:rsid w:val="000F26AE"/>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91042"/>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47A04"/>
    <w:rsid w:val="0045218F"/>
    <w:rsid w:val="00454BFF"/>
    <w:rsid w:val="00454EB4"/>
    <w:rsid w:val="00474BE6"/>
    <w:rsid w:val="0048146A"/>
    <w:rsid w:val="004B0C51"/>
    <w:rsid w:val="004B7860"/>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338"/>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20CD6"/>
    <w:rsid w:val="008308BE"/>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04CD"/>
    <w:rsid w:val="00B118F3"/>
    <w:rsid w:val="00B26813"/>
    <w:rsid w:val="00B30FED"/>
    <w:rsid w:val="00B45C6A"/>
    <w:rsid w:val="00B53AF8"/>
    <w:rsid w:val="00B67831"/>
    <w:rsid w:val="00B714DF"/>
    <w:rsid w:val="00B72D76"/>
    <w:rsid w:val="00B77F7B"/>
    <w:rsid w:val="00B81334"/>
    <w:rsid w:val="00B950E1"/>
    <w:rsid w:val="00BA4392"/>
    <w:rsid w:val="00BC0069"/>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10E2"/>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40626"/>
    <w:rsid w:val="00D4184E"/>
    <w:rsid w:val="00D44262"/>
    <w:rsid w:val="00D46090"/>
    <w:rsid w:val="00D65141"/>
    <w:rsid w:val="00D6529A"/>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9580B"/>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068"/>
    <w:rsid w:val="00F42EE3"/>
    <w:rsid w:val="00F51F96"/>
    <w:rsid w:val="00F546D4"/>
    <w:rsid w:val="00F56644"/>
    <w:rsid w:val="00F61BF8"/>
    <w:rsid w:val="00F65943"/>
    <w:rsid w:val="00F65951"/>
    <w:rsid w:val="00F66E26"/>
    <w:rsid w:val="00F719E9"/>
    <w:rsid w:val="00F72DB4"/>
    <w:rsid w:val="00F75009"/>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styleId="Revision">
    <w:name w:val="Revision"/>
    <w:hidden/>
    <w:uiPriority w:val="99"/>
    <w:semiHidden/>
    <w:rsid w:val="00F4206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about:blank"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mailto:help@befree.org"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4787E"/>
    <w:rsid w:val="000C7436"/>
    <w:rsid w:val="001E43F3"/>
    <w:rsid w:val="00413F1D"/>
    <w:rsid w:val="00BB1329"/>
    <w:rsid w:val="00C55C6D"/>
    <w:rsid w:val="00CE72CF"/>
    <w:rsid w:val="00E571A7"/>
    <w:rsid w:val="00EA6080"/>
    <w:rsid w:val="00EC61D4"/>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1FEABE-875D-4155-9913-4D591769B681}"/>
</file>

<file path=docProps/app.xml><?xml version="1.0" encoding="utf-8"?>
<Properties xmlns="http://schemas.openxmlformats.org/officeDocument/2006/extended-properties" xmlns:vt="http://schemas.openxmlformats.org/officeDocument/2006/docPropsVTypes">
  <Template>Normal.dotm</Template>
  <TotalTime>4946</TotalTime>
  <Pages>36</Pages>
  <Words>14414</Words>
  <Characters>82160</Characters>
  <Application>Microsoft Office Word</Application>
  <DocSecurity>0</DocSecurity>
  <Lines>684</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Sara Taylor</cp:lastModifiedBy>
  <cp:revision>291</cp:revision>
  <dcterms:created xsi:type="dcterms:W3CDTF">2021-10-26T14:18:00Z</dcterms:created>
  <dcterms:modified xsi:type="dcterms:W3CDTF">2022-08-10T00:24:00Z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