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proofErr w:type="spellStart"/>
      <w:r w:rsidR="0094751D" w:rsidRPr="00412162">
        <w:rPr>
          <w:b/>
          <w:bCs/>
          <w:i/>
          <w:iCs/>
          <w:color w:val="FF0000"/>
        </w:rPr>
        <w:t>Condiciones</w:t>
      </w:r>
      <w:proofErr w:type="spellEnd"/>
      <w:r w:rsidR="0094751D" w:rsidRPr="00412162">
        <w:rPr>
          <w:b/>
          <w:bCs/>
          <w:i/>
          <w:iCs/>
          <w:color w:val="FF0000"/>
        </w:rPr>
        <w:t xml:space="preserve"> de </w:t>
      </w:r>
      <w:proofErr w:type="spellStart"/>
      <w:r w:rsidR="0094751D" w:rsidRPr="00412162">
        <w:rPr>
          <w:b/>
          <w:bCs/>
          <w:i/>
          <w:iCs/>
          <w:color w:val="FF0000"/>
        </w:rPr>
        <w:t>us</w:t>
      </w:r>
      <w:r w:rsidR="00954A99" w:rsidRPr="00412162">
        <w:rPr>
          <w:b/>
          <w:bCs/>
          <w:i/>
          <w:iCs/>
          <w:color w:val="FF0000"/>
        </w:rPr>
        <w:t>o</w:t>
      </w:r>
      <w:proofErr w:type="spellEnd"/>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EA4B26"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EA4B26"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xml:space="preserve">/ </w:t>
            </w:r>
            <w:proofErr w:type="spellStart"/>
            <w:r w:rsidR="008B3B3C">
              <w:rPr>
                <w:szCs w:val="22"/>
                <w:highlight w:val="yellow"/>
              </w:rPr>
              <w:t>Nombre</w:t>
            </w:r>
            <w:proofErr w:type="spellEnd"/>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 xml:space="preserve">Name/ </w:t>
            </w:r>
            <w:proofErr w:type="spellStart"/>
            <w:r>
              <w:rPr>
                <w:szCs w:val="22"/>
                <w:highlight w:val="yellow"/>
              </w:rPr>
              <w:t>Nombre</w:t>
            </w:r>
            <w:proofErr w:type="spellEnd"/>
          </w:p>
          <w:p w14:paraId="0385E2CB" w14:textId="578557E4" w:rsidR="00E561DE" w:rsidRDefault="00E561DE" w:rsidP="001A5351">
            <w:pPr>
              <w:spacing w:line="276" w:lineRule="auto"/>
              <w:rPr>
                <w:ins w:id="0" w:author="Sara Taylor" w:date="2022-08-09T19:27:00Z"/>
                <w:szCs w:val="22"/>
                <w:highlight w:val="yellow"/>
              </w:rPr>
            </w:pPr>
            <w:r w:rsidRPr="0028440B">
              <w:rPr>
                <w:szCs w:val="22"/>
                <w:highlight w:val="yellow"/>
              </w:rPr>
              <w:t>Partners of the Americas</w:t>
            </w:r>
            <w:ins w:id="1" w:author="Sara Taylor" w:date="2022-08-09T19:26:00Z">
              <w:r w:rsidR="00EA4B26">
                <w:rPr>
                  <w:szCs w:val="22"/>
                  <w:highlight w:val="yellow"/>
                </w:rPr>
                <w:t xml:space="preserve">, INC, </w:t>
              </w:r>
              <w:proofErr w:type="spellStart"/>
              <w:r w:rsidR="00EA4B26">
                <w:rPr>
                  <w:szCs w:val="22"/>
                  <w:highlight w:val="yellow"/>
                </w:rPr>
                <w:t>Sucursal</w:t>
              </w:r>
              <w:proofErr w:type="spellEnd"/>
              <w:r w:rsidR="00EA4B26">
                <w:rPr>
                  <w:szCs w:val="22"/>
                  <w:highlight w:val="yellow"/>
                </w:rPr>
                <w:t xml:space="preserve"> Colombia</w:t>
              </w:r>
            </w:ins>
          </w:p>
          <w:p w14:paraId="31899BC6" w14:textId="4829C1FB" w:rsidR="00242246" w:rsidRPr="0028440B" w:rsidRDefault="00242246" w:rsidP="001A5351">
            <w:pPr>
              <w:spacing w:line="276" w:lineRule="auto"/>
              <w:rPr>
                <w:szCs w:val="22"/>
                <w:highlight w:val="yellow"/>
              </w:rPr>
            </w:pPr>
            <w:ins w:id="2" w:author="Sara Taylor" w:date="2022-08-09T19:27:00Z">
              <w:r>
                <w:rPr>
                  <w:szCs w:val="22"/>
                  <w:highlight w:val="yellow"/>
                </w:rPr>
                <w:t>Address/ Dirección:</w:t>
              </w:r>
            </w:ins>
          </w:p>
          <w:p w14:paraId="425A4729" w14:textId="2182652A" w:rsidR="00E561DE" w:rsidRPr="0028440B" w:rsidDel="00EA4B26" w:rsidRDefault="00E561DE" w:rsidP="001A5351">
            <w:pPr>
              <w:spacing w:line="276" w:lineRule="auto"/>
              <w:rPr>
                <w:del w:id="3" w:author="Sara Taylor" w:date="2022-08-09T19:26:00Z"/>
                <w:szCs w:val="22"/>
                <w:highlight w:val="yellow"/>
              </w:rPr>
            </w:pPr>
            <w:del w:id="4" w:author="Sara Taylor" w:date="2022-08-09T19:26:00Z">
              <w:r w:rsidRPr="0028440B" w:rsidDel="00EA4B26">
                <w:rPr>
                  <w:szCs w:val="22"/>
                  <w:highlight w:val="yellow"/>
                </w:rPr>
                <w:delText>1424 K St. NW, Suite 700</w:delText>
              </w:r>
            </w:del>
          </w:p>
          <w:p w14:paraId="1C68B954" w14:textId="354D6796" w:rsidR="00E561DE" w:rsidRPr="00AA16CD" w:rsidDel="00EA4B26" w:rsidRDefault="00E561DE" w:rsidP="001A5351">
            <w:pPr>
              <w:spacing w:line="276" w:lineRule="auto"/>
              <w:rPr>
                <w:del w:id="5" w:author="Sara Taylor" w:date="2022-08-09T19:26:00Z"/>
                <w:szCs w:val="22"/>
                <w:highlight w:val="yellow"/>
                <w:lang w:val="es-CO"/>
              </w:rPr>
            </w:pPr>
            <w:del w:id="6" w:author="Sara Taylor" w:date="2022-08-09T19:26:00Z">
              <w:r w:rsidRPr="00AA16CD" w:rsidDel="00EA4B26">
                <w:rPr>
                  <w:szCs w:val="22"/>
                  <w:highlight w:val="yellow"/>
                  <w:lang w:val="es-CO"/>
                </w:rPr>
                <w:delText>Washington DC 20005</w:delText>
              </w:r>
            </w:del>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NO. DONACIÓN PRINCIPAL</w:t>
            </w:r>
            <w:r w:rsidRPr="00426414">
              <w:rPr>
                <w:b/>
                <w:caps/>
                <w:szCs w:val="22"/>
                <w:lang w:val="es-CR"/>
              </w:rPr>
              <w:t>:</w:t>
            </w:r>
          </w:p>
          <w:p w14:paraId="04F9271E" w14:textId="77777777" w:rsidR="00E561DE" w:rsidRPr="00AA16CD" w:rsidRDefault="00E561DE" w:rsidP="001A5351">
            <w:pPr>
              <w:spacing w:line="276" w:lineRule="auto"/>
              <w:rPr>
                <w:szCs w:val="22"/>
                <w:highlight w:val="yellow"/>
                <w:lang w:val="es-CO"/>
              </w:rPr>
            </w:pPr>
            <w:r w:rsidRPr="00AA16CD">
              <w:rPr>
                <w:szCs w:val="22"/>
                <w:highlight w:val="yellow"/>
                <w:lang w:val="es-CO"/>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242246"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lastRenderedPageBreak/>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 xml:space="preserve">Attached Terms and Conditions apply to this Purchase </w:t>
            </w:r>
            <w:proofErr w:type="gramStart"/>
            <w:r w:rsidRPr="0028440B">
              <w:rPr>
                <w:sz w:val="22"/>
                <w:szCs w:val="22"/>
              </w:rPr>
              <w:t>Order.</w:t>
            </w:r>
            <w:r w:rsidR="00EE141A">
              <w:rPr>
                <w:sz w:val="22"/>
                <w:szCs w:val="22"/>
              </w:rPr>
              <w:t>/</w:t>
            </w:r>
            <w:proofErr w:type="gramEnd"/>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 xml:space="preserve">Please notify us immediately if you are unable to ship as </w:t>
            </w:r>
            <w:proofErr w:type="gramStart"/>
            <w:r w:rsidRPr="0028440B">
              <w:rPr>
                <w:sz w:val="22"/>
                <w:szCs w:val="22"/>
              </w:rPr>
              <w:t>specified.</w:t>
            </w:r>
            <w:r w:rsidR="001A2203">
              <w:rPr>
                <w:sz w:val="22"/>
                <w:szCs w:val="22"/>
              </w:rPr>
              <w:t>/</w:t>
            </w:r>
            <w:proofErr w:type="gramEnd"/>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AA16CD" w:rsidRDefault="00C40127" w:rsidP="00C40127">
            <w:pPr>
              <w:spacing w:line="276" w:lineRule="auto"/>
              <w:rPr>
                <w:szCs w:val="22"/>
                <w:highlight w:val="yellow"/>
                <w:lang w:val="es-CO"/>
              </w:rPr>
            </w:pPr>
            <w:proofErr w:type="spellStart"/>
            <w:r w:rsidRPr="00AA16CD">
              <w:rPr>
                <w:szCs w:val="22"/>
                <w:highlight w:val="yellow"/>
                <w:lang w:val="es-CO"/>
              </w:rPr>
              <w:t>Address</w:t>
            </w:r>
            <w:proofErr w:type="spellEnd"/>
            <w:r w:rsidRPr="00AA16CD">
              <w:rPr>
                <w:szCs w:val="22"/>
                <w:highlight w:val="yellow"/>
                <w:lang w:val="es-CO"/>
              </w:rPr>
              <w:t>/ Dirección</w:t>
            </w:r>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EA4B26"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EA4B26"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EA4B26">
                  <w:pPr>
                    <w:pStyle w:val="BodyText3"/>
                    <w:framePr w:hSpace="180" w:wrap="around" w:vAnchor="text" w:hAnchor="margin" w:xAlign="center" w:y="9"/>
                    <w:rPr>
                      <w:b/>
                      <w:sz w:val="24"/>
                    </w:rPr>
                  </w:pPr>
                </w:p>
                <w:p w14:paraId="12C4AF35" w14:textId="37543C22" w:rsidR="002F6B59" w:rsidRPr="00412162" w:rsidRDefault="002F6B59" w:rsidP="00EA4B26">
                  <w:pPr>
                    <w:pStyle w:val="BodyText3"/>
                    <w:framePr w:hSpace="180" w:wrap="around" w:vAnchor="text" w:hAnchor="margin" w:xAlign="center" w:y="9"/>
                    <w:rPr>
                      <w:b/>
                      <w:sz w:val="24"/>
                    </w:rPr>
                  </w:pPr>
                  <w:r w:rsidRPr="00412162">
                    <w:rPr>
                      <w:b/>
                      <w:sz w:val="24"/>
                    </w:rPr>
                    <w:t>For Partners of the Americas</w:t>
                  </w:r>
                  <w:ins w:id="7" w:author="Sara Taylor" w:date="2022-08-09T19:20:00Z">
                    <w:r w:rsidR="00850545" w:rsidRPr="00850545">
                      <w:rPr>
                        <w:b/>
                        <w:sz w:val="24"/>
                        <w:rPrChange w:id="8" w:author="Sara Taylor" w:date="2022-08-09T19:20:00Z">
                          <w:rPr>
                            <w:b/>
                            <w:sz w:val="24"/>
                            <w:lang w:val="es-CO"/>
                          </w:rPr>
                        </w:rPrChange>
                      </w:rPr>
                      <w:t xml:space="preserve">, Inc, </w:t>
                    </w:r>
                    <w:proofErr w:type="spellStart"/>
                    <w:r w:rsidR="00850545" w:rsidRPr="00850545">
                      <w:rPr>
                        <w:b/>
                        <w:sz w:val="24"/>
                        <w:rPrChange w:id="9" w:author="Sara Taylor" w:date="2022-08-09T19:20:00Z">
                          <w:rPr>
                            <w:b/>
                            <w:sz w:val="24"/>
                            <w:lang w:val="es-CO"/>
                          </w:rPr>
                        </w:rPrChange>
                      </w:rPr>
                      <w:t>Sucursal</w:t>
                    </w:r>
                    <w:proofErr w:type="spellEnd"/>
                    <w:r w:rsidR="00850545" w:rsidRPr="00850545">
                      <w:rPr>
                        <w:b/>
                        <w:sz w:val="24"/>
                        <w:rPrChange w:id="10" w:author="Sara Taylor" w:date="2022-08-09T19:20:00Z">
                          <w:rPr>
                            <w:b/>
                            <w:sz w:val="24"/>
                            <w:lang w:val="es-CO"/>
                          </w:rPr>
                        </w:rPrChange>
                      </w:rPr>
                      <w:t xml:space="preserve"> Colombia</w:t>
                    </w:r>
                  </w:ins>
                  <w:r w:rsidRPr="00412162">
                    <w:rPr>
                      <w:b/>
                      <w:sz w:val="24"/>
                    </w:rPr>
                    <w:t>:</w:t>
                  </w:r>
                </w:p>
                <w:p w14:paraId="05198D2D" w14:textId="77777777" w:rsidR="00BD43CC" w:rsidRPr="00412162" w:rsidRDefault="00BD43CC" w:rsidP="00EA4B26">
                  <w:pPr>
                    <w:pStyle w:val="BodyText3"/>
                    <w:framePr w:hSpace="180" w:wrap="around" w:vAnchor="text" w:hAnchor="margin" w:xAlign="center" w:y="9"/>
                    <w:rPr>
                      <w:b/>
                      <w:sz w:val="24"/>
                    </w:rPr>
                  </w:pPr>
                </w:p>
                <w:p w14:paraId="5574AA13" w14:textId="1E823AE1" w:rsidR="00BD43CC" w:rsidRPr="00412162" w:rsidRDefault="00BD43CC" w:rsidP="00EA4B26">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EA4B26">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EA4B26">
                  <w:pPr>
                    <w:pStyle w:val="BodyText3"/>
                    <w:framePr w:hSpace="180" w:wrap="around" w:vAnchor="text" w:hAnchor="margin" w:xAlign="center" w:y="9"/>
                    <w:rPr>
                      <w:b/>
                      <w:sz w:val="24"/>
                    </w:rPr>
                  </w:pPr>
                </w:p>
                <w:p w14:paraId="57E26679" w14:textId="0D84C01E" w:rsidR="002F6B59" w:rsidRPr="00412162" w:rsidRDefault="002F6B59" w:rsidP="00EA4B26">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EA4B26">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EA4B26">
                  <w:pPr>
                    <w:framePr w:hSpace="180" w:wrap="around" w:vAnchor="text" w:hAnchor="margin" w:xAlign="center" w:y="9"/>
                  </w:pPr>
                  <w:r w:rsidRPr="00412162">
                    <w:lastRenderedPageBreak/>
                    <w:t>Name</w:t>
                  </w:r>
                </w:p>
              </w:tc>
              <w:tc>
                <w:tcPr>
                  <w:tcW w:w="272" w:type="pct"/>
                  <w:tcBorders>
                    <w:top w:val="nil"/>
                    <w:left w:val="nil"/>
                    <w:bottom w:val="nil"/>
                    <w:right w:val="nil"/>
                  </w:tcBorders>
                </w:tcPr>
                <w:p w14:paraId="19582903" w14:textId="77777777" w:rsidR="002F6B59" w:rsidRPr="00412162" w:rsidRDefault="002F6B59" w:rsidP="00EA4B26">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EA4B26">
                  <w:pPr>
                    <w:framePr w:hSpace="180" w:wrap="around" w:vAnchor="text" w:hAnchor="margin" w:xAlign="center" w:y="9"/>
                  </w:pPr>
                  <w:r w:rsidRPr="00412162">
                    <w:t>Name and Title:</w:t>
                  </w:r>
                </w:p>
                <w:p w14:paraId="77A2B8FB" w14:textId="77777777" w:rsidR="002F6B59" w:rsidRPr="00412162" w:rsidRDefault="002F6B59" w:rsidP="00EA4B26">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EA4B26">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EA4B26">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EA4B26">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lastRenderedPageBreak/>
              <w:t>FIRMAS:</w:t>
            </w:r>
          </w:p>
          <w:p w14:paraId="0CB48604" w14:textId="7F0F84AA" w:rsidR="002F6B59" w:rsidRPr="00412162" w:rsidRDefault="000E1055" w:rsidP="00412162">
            <w:pPr>
              <w:jc w:val="both"/>
              <w:rPr>
                <w:lang w:val="es-ES"/>
              </w:rPr>
            </w:pPr>
            <w:r w:rsidRPr="000E1055">
              <w:rPr>
                <w:lang w:val="es-ES"/>
              </w:rPr>
              <w:t xml:space="preserve">El Proveedor se compromete a entregar el tipo y la cantidad de Bienes descritos en el formulario de la Orden de Compra, y a cumplir todos los términos y condiciones adjuntos.  La firma por cualquiera de las partes de una copia de </w:t>
            </w:r>
            <w:del w:id="11" w:author="Victor Ricardo Gomez Guerra" w:date="2022-08-01T16:56:00Z">
              <w:r w:rsidRPr="000E1055" w:rsidDel="00E6315F">
                <w:rPr>
                  <w:lang w:val="es-ES"/>
                </w:rPr>
                <w:delText xml:space="preserve">facsímil </w:delText>
              </w:r>
            </w:del>
            <w:ins w:id="12" w:author="Victor Ricardo Gomez Guerra" w:date="2022-08-01T16:56:00Z">
              <w:r w:rsidR="00E6315F">
                <w:rPr>
                  <w:lang w:val="es-ES"/>
                </w:rPr>
                <w:t>correo electr</w:t>
              </w:r>
            </w:ins>
            <w:ins w:id="13" w:author="Victor Ricardo Gomez Guerra" w:date="2022-08-01T16:57:00Z">
              <w:r w:rsidR="00E6315F">
                <w:rPr>
                  <w:lang w:val="es-ES"/>
                </w:rPr>
                <w:t>ónico</w:t>
              </w:r>
            </w:ins>
            <w:ins w:id="14" w:author="Victor Ricardo Gomez Guerra" w:date="2022-08-01T16:56:00Z">
              <w:r w:rsidR="00E6315F" w:rsidRPr="000E1055">
                <w:rPr>
                  <w:lang w:val="es-ES"/>
                </w:rPr>
                <w:t xml:space="preserve"> </w:t>
              </w:r>
            </w:ins>
            <w:r w:rsidRPr="000E1055">
              <w:rPr>
                <w:lang w:val="es-ES"/>
              </w:rPr>
              <w:t>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04E9B06" w:rsidR="002F6B59" w:rsidRPr="00E6315F" w:rsidRDefault="002F6B59" w:rsidP="00EA4B26">
                  <w:pPr>
                    <w:pStyle w:val="BodyText3"/>
                    <w:framePr w:hSpace="180" w:wrap="around" w:vAnchor="text" w:hAnchor="margin" w:xAlign="center" w:y="9"/>
                    <w:jc w:val="both"/>
                    <w:rPr>
                      <w:b/>
                      <w:sz w:val="24"/>
                      <w:lang w:val="es-CO"/>
                      <w:rPrChange w:id="15" w:author="Victor Ricardo Gomez Guerra" w:date="2022-08-01T16:57:00Z">
                        <w:rPr>
                          <w:b/>
                          <w:sz w:val="24"/>
                        </w:rPr>
                      </w:rPrChange>
                    </w:rPr>
                  </w:pPr>
                  <w:r w:rsidRPr="00E6315F">
                    <w:rPr>
                      <w:b/>
                      <w:sz w:val="24"/>
                      <w:lang w:val="es-CO"/>
                      <w:rPrChange w:id="16" w:author="Victor Ricardo Gomez Guerra" w:date="2022-08-01T16:57:00Z">
                        <w:rPr>
                          <w:b/>
                          <w:sz w:val="24"/>
                        </w:rPr>
                      </w:rPrChange>
                    </w:rPr>
                    <w:t xml:space="preserve">Firma de </w:t>
                  </w:r>
                  <w:proofErr w:type="spellStart"/>
                  <w:r w:rsidRPr="00E6315F">
                    <w:rPr>
                      <w:b/>
                      <w:sz w:val="24"/>
                      <w:lang w:val="es-CO"/>
                      <w:rPrChange w:id="17" w:author="Victor Ricardo Gomez Guerra" w:date="2022-08-01T16:57:00Z">
                        <w:rPr>
                          <w:b/>
                          <w:sz w:val="24"/>
                        </w:rPr>
                      </w:rPrChange>
                    </w:rPr>
                    <w:t>Partners</w:t>
                  </w:r>
                  <w:proofErr w:type="spellEnd"/>
                  <w:r w:rsidRPr="00E6315F">
                    <w:rPr>
                      <w:b/>
                      <w:sz w:val="24"/>
                      <w:lang w:val="es-CO"/>
                      <w:rPrChange w:id="18" w:author="Victor Ricardo Gomez Guerra" w:date="2022-08-01T16:57:00Z">
                        <w:rPr>
                          <w:b/>
                          <w:sz w:val="24"/>
                        </w:rPr>
                      </w:rPrChange>
                    </w:rPr>
                    <w:t xml:space="preserve"> </w:t>
                  </w:r>
                  <w:proofErr w:type="spellStart"/>
                  <w:r w:rsidRPr="00E6315F">
                    <w:rPr>
                      <w:b/>
                      <w:sz w:val="24"/>
                      <w:lang w:val="es-CO"/>
                      <w:rPrChange w:id="19" w:author="Victor Ricardo Gomez Guerra" w:date="2022-08-01T16:57:00Z">
                        <w:rPr>
                          <w:b/>
                          <w:sz w:val="24"/>
                        </w:rPr>
                      </w:rPrChange>
                    </w:rPr>
                    <w:t>of</w:t>
                  </w:r>
                  <w:proofErr w:type="spellEnd"/>
                  <w:r w:rsidRPr="00E6315F">
                    <w:rPr>
                      <w:b/>
                      <w:sz w:val="24"/>
                      <w:lang w:val="es-CO"/>
                      <w:rPrChange w:id="20" w:author="Victor Ricardo Gomez Guerra" w:date="2022-08-01T16:57:00Z">
                        <w:rPr>
                          <w:b/>
                          <w:sz w:val="24"/>
                        </w:rPr>
                      </w:rPrChange>
                    </w:rPr>
                    <w:t xml:space="preserve"> </w:t>
                  </w:r>
                  <w:proofErr w:type="spellStart"/>
                  <w:r w:rsidRPr="00E6315F">
                    <w:rPr>
                      <w:b/>
                      <w:sz w:val="24"/>
                      <w:lang w:val="es-CO"/>
                      <w:rPrChange w:id="21" w:author="Victor Ricardo Gomez Guerra" w:date="2022-08-01T16:57:00Z">
                        <w:rPr>
                          <w:b/>
                          <w:sz w:val="24"/>
                        </w:rPr>
                      </w:rPrChange>
                    </w:rPr>
                    <w:t>the</w:t>
                  </w:r>
                  <w:proofErr w:type="spellEnd"/>
                  <w:r w:rsidRPr="00E6315F">
                    <w:rPr>
                      <w:b/>
                      <w:sz w:val="24"/>
                      <w:lang w:val="es-CO"/>
                      <w:rPrChange w:id="22" w:author="Victor Ricardo Gomez Guerra" w:date="2022-08-01T16:57:00Z">
                        <w:rPr>
                          <w:b/>
                          <w:sz w:val="24"/>
                        </w:rPr>
                      </w:rPrChange>
                    </w:rPr>
                    <w:t xml:space="preserve"> </w:t>
                  </w:r>
                  <w:proofErr w:type="spellStart"/>
                  <w:r w:rsidRPr="00E6315F">
                    <w:rPr>
                      <w:b/>
                      <w:sz w:val="24"/>
                      <w:lang w:val="es-CO"/>
                      <w:rPrChange w:id="23" w:author="Victor Ricardo Gomez Guerra" w:date="2022-08-01T16:57:00Z">
                        <w:rPr>
                          <w:b/>
                          <w:sz w:val="24"/>
                        </w:rPr>
                      </w:rPrChange>
                    </w:rPr>
                    <w:t>Americas</w:t>
                  </w:r>
                  <w:proofErr w:type="spellEnd"/>
                  <w:ins w:id="24" w:author="Victor Ricardo Gomez Guerra" w:date="2022-08-01T16:57:00Z">
                    <w:r w:rsidR="00E6315F" w:rsidRPr="00E6315F">
                      <w:rPr>
                        <w:b/>
                        <w:sz w:val="24"/>
                        <w:lang w:val="es-CO"/>
                        <w:rPrChange w:id="25" w:author="Victor Ricardo Gomez Guerra" w:date="2022-08-01T16:57:00Z">
                          <w:rPr>
                            <w:b/>
                            <w:sz w:val="24"/>
                          </w:rPr>
                        </w:rPrChange>
                      </w:rPr>
                      <w:t xml:space="preserve">, </w:t>
                    </w:r>
                    <w:proofErr w:type="spellStart"/>
                    <w:r w:rsidR="00E6315F" w:rsidRPr="00E6315F">
                      <w:rPr>
                        <w:b/>
                        <w:sz w:val="24"/>
                        <w:lang w:val="es-CO"/>
                        <w:rPrChange w:id="26" w:author="Victor Ricardo Gomez Guerra" w:date="2022-08-01T16:57:00Z">
                          <w:rPr>
                            <w:b/>
                            <w:sz w:val="24"/>
                          </w:rPr>
                        </w:rPrChange>
                      </w:rPr>
                      <w:t>Inc</w:t>
                    </w:r>
                    <w:proofErr w:type="spellEnd"/>
                    <w:r w:rsidR="00E6315F" w:rsidRPr="00E6315F">
                      <w:rPr>
                        <w:b/>
                        <w:sz w:val="24"/>
                        <w:lang w:val="es-CO"/>
                        <w:rPrChange w:id="27" w:author="Victor Ricardo Gomez Guerra" w:date="2022-08-01T16:57:00Z">
                          <w:rPr>
                            <w:b/>
                            <w:sz w:val="24"/>
                          </w:rPr>
                        </w:rPrChange>
                      </w:rPr>
                      <w:t>, Sucursal Colombia</w:t>
                    </w:r>
                  </w:ins>
                  <w:r w:rsidRPr="00E6315F">
                    <w:rPr>
                      <w:b/>
                      <w:sz w:val="24"/>
                      <w:lang w:val="es-CO"/>
                      <w:rPrChange w:id="28" w:author="Victor Ricardo Gomez Guerra" w:date="2022-08-01T16:57:00Z">
                        <w:rPr>
                          <w:b/>
                          <w:sz w:val="24"/>
                        </w:rPr>
                      </w:rPrChange>
                    </w:rPr>
                    <w:t>:</w:t>
                  </w:r>
                </w:p>
                <w:p w14:paraId="79B7DB31" w14:textId="77777777" w:rsidR="00BD43CC" w:rsidRPr="00E6315F" w:rsidRDefault="00BD43CC" w:rsidP="00EA4B26">
                  <w:pPr>
                    <w:pStyle w:val="BodyText3"/>
                    <w:framePr w:hSpace="180" w:wrap="around" w:vAnchor="text" w:hAnchor="margin" w:xAlign="center" w:y="9"/>
                    <w:jc w:val="both"/>
                    <w:rPr>
                      <w:b/>
                      <w:sz w:val="24"/>
                      <w:lang w:val="es-CO"/>
                      <w:rPrChange w:id="29" w:author="Victor Ricardo Gomez Guerra" w:date="2022-08-01T16:57:00Z">
                        <w:rPr>
                          <w:b/>
                          <w:sz w:val="24"/>
                        </w:rPr>
                      </w:rPrChange>
                    </w:rPr>
                  </w:pPr>
                </w:p>
                <w:p w14:paraId="237C8830" w14:textId="1D60EFFF" w:rsidR="00BD43CC" w:rsidRPr="00E6315F" w:rsidRDefault="00BD43CC" w:rsidP="00EA4B26">
                  <w:pPr>
                    <w:pStyle w:val="BodyText3"/>
                    <w:framePr w:hSpace="180" w:wrap="around" w:vAnchor="text" w:hAnchor="margin" w:xAlign="center" w:y="9"/>
                    <w:jc w:val="both"/>
                    <w:rPr>
                      <w:b/>
                      <w:sz w:val="24"/>
                      <w:lang w:val="es-CO"/>
                      <w:rPrChange w:id="30" w:author="Victor Ricardo Gomez Guerra" w:date="2022-08-01T16:57:00Z">
                        <w:rPr>
                          <w:b/>
                          <w:sz w:val="24"/>
                        </w:rPr>
                      </w:rPrChange>
                    </w:rPr>
                  </w:pPr>
                </w:p>
              </w:tc>
              <w:tc>
                <w:tcPr>
                  <w:tcW w:w="273" w:type="pct"/>
                  <w:tcBorders>
                    <w:top w:val="nil"/>
                    <w:left w:val="nil"/>
                    <w:bottom w:val="nil"/>
                    <w:right w:val="nil"/>
                  </w:tcBorders>
                </w:tcPr>
                <w:p w14:paraId="7B814EB5" w14:textId="77777777" w:rsidR="002F6B59" w:rsidRPr="00E6315F" w:rsidRDefault="002F6B59" w:rsidP="00EA4B26">
                  <w:pPr>
                    <w:pStyle w:val="BodyText3"/>
                    <w:framePr w:hSpace="180" w:wrap="around" w:vAnchor="text" w:hAnchor="margin" w:xAlign="center" w:y="9"/>
                    <w:jc w:val="both"/>
                    <w:rPr>
                      <w:sz w:val="24"/>
                      <w:lang w:val="es-CO"/>
                      <w:rPrChange w:id="31" w:author="Victor Ricardo Gomez Guerra" w:date="2022-08-01T16:57:00Z">
                        <w:rPr>
                          <w:sz w:val="24"/>
                        </w:rPr>
                      </w:rPrChange>
                    </w:rPr>
                  </w:pPr>
                </w:p>
              </w:tc>
              <w:tc>
                <w:tcPr>
                  <w:tcW w:w="2440" w:type="pct"/>
                  <w:tcBorders>
                    <w:top w:val="nil"/>
                    <w:left w:val="nil"/>
                    <w:bottom w:val="single" w:sz="4" w:space="0" w:color="auto"/>
                    <w:right w:val="nil"/>
                  </w:tcBorders>
                </w:tcPr>
                <w:p w14:paraId="2AB57B94" w14:textId="77777777" w:rsidR="002F6B59" w:rsidRPr="00412162" w:rsidRDefault="002F6B59" w:rsidP="00EA4B26">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EA4B26">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EA4B26">
                  <w:pPr>
                    <w:framePr w:hSpace="180" w:wrap="around" w:vAnchor="text" w:hAnchor="margin" w:xAlign="center" w:y="9"/>
                    <w:jc w:val="both"/>
                    <w:rPr>
                      <w:lang w:val="es-ES"/>
                    </w:rPr>
                  </w:pPr>
                  <w:r w:rsidRPr="00412162">
                    <w:rPr>
                      <w:lang w:val="es-ES"/>
                    </w:rPr>
                    <w:lastRenderedPageBreak/>
                    <w:t>Nombre</w:t>
                  </w:r>
                </w:p>
              </w:tc>
              <w:tc>
                <w:tcPr>
                  <w:tcW w:w="273" w:type="pct"/>
                  <w:tcBorders>
                    <w:top w:val="nil"/>
                    <w:left w:val="nil"/>
                    <w:bottom w:val="nil"/>
                    <w:right w:val="nil"/>
                  </w:tcBorders>
                </w:tcPr>
                <w:p w14:paraId="29C6E7E0" w14:textId="77777777" w:rsidR="002F6B59" w:rsidRPr="00412162" w:rsidRDefault="002F6B59" w:rsidP="00EA4B26">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EA4B26">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EA4B26">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EA4B26">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EA4B26">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EA4B26">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242246" w14:paraId="2890E773" w14:textId="77777777" w:rsidTr="00944D51">
        <w:trPr>
          <w:jc w:val="center"/>
        </w:trPr>
        <w:tc>
          <w:tcPr>
            <w:tcW w:w="5400" w:type="dxa"/>
          </w:tcPr>
          <w:p w14:paraId="5A4B22A6" w14:textId="0D6B5EA5" w:rsidR="00CD136C" w:rsidRPr="00412162" w:rsidRDefault="00CD136C" w:rsidP="00412162">
            <w:pPr>
              <w:pStyle w:val="Heading2"/>
              <w:jc w:val="center"/>
              <w:outlineLvl w:val="1"/>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outlineLvl w:val="1"/>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482D08C1" w:rsidR="00CD136C" w:rsidRPr="00412162" w:rsidRDefault="00CD136C" w:rsidP="00BB083F">
            <w:pPr>
              <w:keepNext w:val="0"/>
              <w:widowControl/>
              <w:numPr>
                <w:ilvl w:val="0"/>
                <w:numId w:val="7"/>
              </w:numPr>
              <w:snapToGrid/>
              <w:ind w:left="360"/>
              <w:jc w:val="both"/>
              <w:outlineLvl w:val="9"/>
              <w:rPr>
                <w:bCs/>
              </w:rPr>
            </w:pPr>
            <w:r w:rsidRPr="00412162">
              <w:rPr>
                <w:bCs/>
              </w:rPr>
              <w:t>The Supplier shall submit the original invoice to Partners of the Americas,</w:t>
            </w:r>
            <w:ins w:id="32" w:author="Sara Taylor" w:date="2022-08-09T19:20:00Z">
              <w:r w:rsidR="00850545">
                <w:rPr>
                  <w:bCs/>
                </w:rPr>
                <w:t xml:space="preserve"> </w:t>
              </w:r>
              <w:r w:rsidR="00850545" w:rsidRPr="00850545">
                <w:rPr>
                  <w:bCs/>
                  <w:rPrChange w:id="33" w:author="Sara Taylor" w:date="2022-08-09T19:20:00Z">
                    <w:rPr>
                      <w:b/>
                      <w:lang w:val="es-CO"/>
                    </w:rPr>
                  </w:rPrChange>
                </w:rPr>
                <w:t xml:space="preserve">Inc, </w:t>
              </w:r>
              <w:proofErr w:type="spellStart"/>
              <w:r w:rsidR="00850545" w:rsidRPr="00850545">
                <w:rPr>
                  <w:bCs/>
                  <w:rPrChange w:id="34" w:author="Sara Taylor" w:date="2022-08-09T19:20:00Z">
                    <w:rPr>
                      <w:b/>
                      <w:lang w:val="es-CO"/>
                    </w:rPr>
                  </w:rPrChange>
                </w:rPr>
                <w:t>Sucursal</w:t>
              </w:r>
              <w:proofErr w:type="spellEnd"/>
              <w:r w:rsidR="00850545" w:rsidRPr="00850545">
                <w:rPr>
                  <w:bCs/>
                  <w:rPrChange w:id="35" w:author="Sara Taylor" w:date="2022-08-09T19:20:00Z">
                    <w:rPr>
                      <w:b/>
                      <w:lang w:val="es-CO"/>
                    </w:rPr>
                  </w:rPrChange>
                </w:rPr>
                <w:t xml:space="preserve"> Colombia</w:t>
              </w:r>
            </w:ins>
            <w:r w:rsidRPr="00412162">
              <w:rPr>
                <w:bCs/>
              </w:rPr>
              <w:t xml:space="preserve">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w:t>
            </w:r>
            <w:proofErr w:type="gramStart"/>
            <w:r w:rsidRPr="00412162">
              <w:rPr>
                <w:rFonts w:ascii="Times New Roman" w:hAnsi="Times New Roman" w:cs="Times New Roman"/>
                <w:bCs/>
                <w:sz w:val="24"/>
                <w:szCs w:val="24"/>
              </w:rPr>
              <w:t>amount</w:t>
            </w:r>
            <w:proofErr w:type="gramEnd"/>
            <w:r w:rsidRPr="00412162">
              <w:rPr>
                <w:rFonts w:ascii="Times New Roman" w:hAnsi="Times New Roman" w:cs="Times New Roman"/>
                <w:bCs/>
                <w:sz w:val="24"/>
                <w:szCs w:val="24"/>
              </w:rPr>
              <w:t xml:space="preserve">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36" w:name="_Hlk88423064"/>
            <w:r w:rsidRPr="00412162">
              <w:rPr>
                <w:bCs/>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w:t>
            </w:r>
            <w:proofErr w:type="gramStart"/>
            <w:r w:rsidRPr="00412162">
              <w:rPr>
                <w:bCs/>
              </w:rPr>
              <w:t>In the event that</w:t>
            </w:r>
            <w:proofErr w:type="gramEnd"/>
            <w:r w:rsidRPr="00412162">
              <w:rPr>
                <w:bCs/>
              </w:rPr>
              <w:t xml:space="preserve"> an invoice is submitted which is partly proper and partly not proper, PARTNERS may, in its sole discretion, either return the entire invoice for correction or make payment of the proper portion and return the not-proper portion.</w:t>
            </w:r>
          </w:p>
          <w:bookmarkEnd w:id="36"/>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 xml:space="preserve">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w:t>
            </w:r>
            <w:r w:rsidRPr="00412162">
              <w:rPr>
                <w:bCs/>
              </w:rPr>
              <w:lastRenderedPageBreak/>
              <w:t>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37"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w:t>
            </w:r>
            <w:proofErr w:type="gramStart"/>
            <w:r w:rsidRPr="00412162">
              <w:rPr>
                <w:bCs/>
              </w:rPr>
              <w:t>as a result of</w:t>
            </w:r>
            <w:proofErr w:type="gramEnd"/>
            <w:r w:rsidRPr="00412162">
              <w:rPr>
                <w:bCs/>
              </w:rPr>
              <w:t xml:space="preserve">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w:t>
            </w:r>
            <w:proofErr w:type="gramStart"/>
            <w:r w:rsidRPr="00412162">
              <w:rPr>
                <w:bCs/>
              </w:rPr>
              <w:t>credit;</w:t>
            </w:r>
            <w:proofErr w:type="gramEnd"/>
            <w:r w:rsidRPr="00412162">
              <w:rPr>
                <w:bCs/>
              </w:rPr>
              <w:t xml:space="preserve">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w:t>
            </w:r>
            <w:proofErr w:type="gramStart"/>
            <w:r w:rsidRPr="00412162">
              <w:rPr>
                <w:bCs/>
              </w:rPr>
              <w:t>Goods;</w:t>
            </w:r>
            <w:proofErr w:type="gramEnd"/>
            <w:r w:rsidRPr="00412162">
              <w:rPr>
                <w:bCs/>
              </w:rPr>
              <w:t xml:space="preserve">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w:t>
            </w:r>
            <w:r w:rsidRPr="00412162">
              <w:rPr>
                <w:bCs/>
              </w:rPr>
              <w:lastRenderedPageBreak/>
              <w:t>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proofErr w:type="gramStart"/>
            <w:r w:rsidRPr="00412162">
              <w:rPr>
                <w:rFonts w:ascii="Times New Roman" w:hAnsi="Times New Roman" w:cs="Times New Roman"/>
                <w:sz w:val="24"/>
                <w:szCs w:val="24"/>
              </w:rPr>
              <w:t>Any and all</w:t>
            </w:r>
            <w:proofErr w:type="gramEnd"/>
            <w:r w:rsidRPr="00412162">
              <w:rPr>
                <w:rFonts w:ascii="Times New Roman" w:hAnsi="Times New Roman" w:cs="Times New Roman"/>
                <w:sz w:val="24"/>
                <w:szCs w:val="24"/>
              </w:rPr>
              <w:t xml:space="preserve">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 xml:space="preserve">All Confidential Information, including derivative and residual forms including, without limitation, copies, </w:t>
            </w:r>
            <w:proofErr w:type="gramStart"/>
            <w:r w:rsidRPr="00412162">
              <w:rPr>
                <w:bCs/>
              </w:rPr>
              <w:t>extracts</w:t>
            </w:r>
            <w:proofErr w:type="gramEnd"/>
            <w:r w:rsidRPr="00412162">
              <w:rPr>
                <w:bCs/>
              </w:rPr>
              <w:t xml:space="preserve"> and notes of such Confidential Information made by Supplier shall remain the property of PARTNERS, its licensors, and/or its </w:t>
            </w:r>
            <w:r w:rsidRPr="00412162">
              <w:rPr>
                <w:bCs/>
              </w:rPr>
              <w:lastRenderedPageBreak/>
              <w:t xml:space="preserve">client or donor(s). Upon termination of this Agreement, Supplier shall, if requested by PARTNERS, promptly return all Confidential Information (and all copies, </w:t>
            </w:r>
            <w:proofErr w:type="gramStart"/>
            <w:r w:rsidRPr="00412162">
              <w:rPr>
                <w:bCs/>
              </w:rPr>
              <w:t>notes</w:t>
            </w:r>
            <w:proofErr w:type="gramEnd"/>
            <w:r w:rsidRPr="00412162">
              <w:rPr>
                <w:bCs/>
              </w:rPr>
              <w:t xml:space="preserve">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w:t>
            </w:r>
            <w:proofErr w:type="gramStart"/>
            <w:r w:rsidRPr="00412162">
              <w:rPr>
                <w:highlight w:val="yellow"/>
              </w:rPr>
              <w:t>, ,</w:t>
            </w:r>
            <w:proofErr w:type="gramEnd"/>
            <w:r w:rsidRPr="00412162">
              <w:rPr>
                <w:highlight w:val="yellow"/>
              </w:rPr>
              <w:t xml:space="preserve"> if the U.S. Government terminates the </w:t>
            </w:r>
            <w:r w:rsidRPr="00412162">
              <w:rPr>
                <w:highlight w:val="yellow"/>
              </w:rPr>
              <w:lastRenderedPageBreak/>
              <w:t>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 xml:space="preserve">In the event of any dispute, controversy, or claim arising out of or in connection with this Agreement, or the breach, </w:t>
            </w:r>
            <w:proofErr w:type="gramStart"/>
            <w:r w:rsidRPr="00412162">
              <w:rPr>
                <w:bCs/>
              </w:rPr>
              <w:t>termination ,</w:t>
            </w:r>
            <w:proofErr w:type="gramEnd"/>
            <w:r w:rsidRPr="00412162">
              <w:rPr>
                <w:bCs/>
              </w:rPr>
              <w:t xml:space="preserve">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 xml:space="preserve">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w:t>
            </w:r>
            <w:r w:rsidRPr="00412162">
              <w:rPr>
                <w:bCs/>
              </w:rPr>
              <w:lastRenderedPageBreak/>
              <w:t>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 xml:space="preserve">“Force Majeure” as used herein means: acts of God, natural disasters, invasion or war (whether </w:t>
            </w:r>
            <w:r w:rsidRPr="00412162">
              <w:rPr>
                <w:bCs/>
              </w:rPr>
              <w:lastRenderedPageBreak/>
              <w:t>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37"/>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38"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w:t>
            </w:r>
            <w:r w:rsidRPr="00412162">
              <w:lastRenderedPageBreak/>
              <w:t xml:space="preserve">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38"/>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Del="0018286E" w:rsidRDefault="00CD136C" w:rsidP="00412162">
            <w:pPr>
              <w:ind w:left="360"/>
              <w:jc w:val="both"/>
              <w:rPr>
                <w:del w:id="39" w:author="Victor Ricardo Gomez Guerra" w:date="2022-08-01T17:13:00Z"/>
              </w:rPr>
            </w:pPr>
          </w:p>
          <w:p w14:paraId="3E6BFEBF" w14:textId="77777777" w:rsidR="00813100" w:rsidDel="0018286E" w:rsidRDefault="00813100">
            <w:pPr>
              <w:jc w:val="both"/>
              <w:rPr>
                <w:del w:id="40" w:author="Victor Ricardo Gomez Guerra" w:date="2022-08-01T17:13:00Z"/>
              </w:rPr>
              <w:pPrChange w:id="41" w:author="Victor Ricardo Gomez Guerra" w:date="2022-08-01T17:13:00Z">
                <w:pPr>
                  <w:ind w:left="360"/>
                  <w:jc w:val="both"/>
                </w:pPr>
              </w:pPrChange>
            </w:pPr>
          </w:p>
          <w:p w14:paraId="611F1DB9" w14:textId="77777777" w:rsidR="00813100" w:rsidRPr="00412162" w:rsidRDefault="00813100">
            <w:pPr>
              <w:jc w:val="both"/>
              <w:pPrChange w:id="42" w:author="Victor Ricardo Gomez Guerra" w:date="2022-08-01T17:13:00Z">
                <w:pPr>
                  <w:ind w:left="360"/>
                  <w:jc w:val="both"/>
                </w:pPr>
              </w:pPrChange>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In addition to any warranties required by any other provision of this Purchase Order, and any other warranties that may be established by </w:t>
            </w:r>
            <w:r w:rsidRPr="00412162">
              <w:rPr>
                <w:rFonts w:ascii="Times New Roman" w:hAnsi="Times New Roman" w:cs="Times New Roman"/>
                <w:sz w:val="24"/>
                <w:szCs w:val="24"/>
              </w:rPr>
              <w:lastRenderedPageBreak/>
              <w:t>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free of defects in material and workmanship for the warranty period specified in the manufacturer’s standard warranty commencing on the date the Goods are </w:t>
            </w:r>
            <w:proofErr w:type="gramStart"/>
            <w:r w:rsidRPr="00412162">
              <w:rPr>
                <w:rFonts w:ascii="Times New Roman" w:hAnsi="Times New Roman" w:cs="Times New Roman"/>
                <w:sz w:val="24"/>
                <w:szCs w:val="24"/>
              </w:rPr>
              <w:t>accepted;</w:t>
            </w:r>
            <w:proofErr w:type="gramEnd"/>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w:t>
            </w:r>
            <w:proofErr w:type="gramStart"/>
            <w:r w:rsidRPr="00412162">
              <w:rPr>
                <w:rFonts w:ascii="Times New Roman" w:hAnsi="Times New Roman" w:cs="Times New Roman"/>
                <w:sz w:val="24"/>
                <w:szCs w:val="24"/>
              </w:rPr>
              <w:t>design;</w:t>
            </w:r>
            <w:proofErr w:type="gramEnd"/>
            <w:r w:rsidRPr="00412162">
              <w:rPr>
                <w:rFonts w:ascii="Times New Roman" w:hAnsi="Times New Roman" w:cs="Times New Roman"/>
                <w:sz w:val="24"/>
                <w:szCs w:val="24"/>
              </w:rPr>
              <w:t xml:space="preserve">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roofErr w:type="gramStart"/>
            <w:r w:rsidRPr="00412162">
              <w:rPr>
                <w:rFonts w:ascii="Times New Roman" w:hAnsi="Times New Roman" w:cs="Times New Roman"/>
                <w:sz w:val="24"/>
                <w:szCs w:val="24"/>
              </w:rPr>
              <w:t>);</w:t>
            </w:r>
            <w:proofErr w:type="gramEnd"/>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new; unused; non-remanufactured and non-refurbished; not previously disposed as Government surplus; and produced entirely from Goods meeting all of the foregoing requirements (including but not limited to materials, parts, components, and sub-assemblies thereof</w:t>
            </w:r>
            <w:proofErr w:type="gramStart"/>
            <w:r w:rsidRPr="00412162">
              <w:rPr>
                <w:rFonts w:ascii="Times New Roman" w:hAnsi="Times New Roman" w:cs="Times New Roman"/>
                <w:sz w:val="24"/>
                <w:szCs w:val="24"/>
              </w:rPr>
              <w:t>);</w:t>
            </w:r>
            <w:proofErr w:type="gramEnd"/>
            <w:r w:rsidRPr="00412162">
              <w:rPr>
                <w:rFonts w:ascii="Times New Roman" w:hAnsi="Times New Roman" w:cs="Times New Roman"/>
                <w:sz w:val="24"/>
                <w:szCs w:val="24"/>
              </w:rPr>
              <w:t xml:space="preserve">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w:t>
            </w:r>
            <w:proofErr w:type="gramStart"/>
            <w:r w:rsidRPr="00412162">
              <w:rPr>
                <w:rFonts w:ascii="Times New Roman" w:hAnsi="Times New Roman" w:cs="Times New Roman"/>
                <w:sz w:val="24"/>
                <w:szCs w:val="24"/>
              </w:rPr>
              <w:t>period;</w:t>
            </w:r>
            <w:proofErr w:type="gramEnd"/>
            <w:r w:rsidRPr="00412162">
              <w:rPr>
                <w:rFonts w:ascii="Times New Roman" w:hAnsi="Times New Roman" w:cs="Times New Roman"/>
                <w:sz w:val="24"/>
                <w:szCs w:val="24"/>
              </w:rPr>
              <w:t xml:space="preserve">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w:t>
            </w:r>
            <w:proofErr w:type="gramStart"/>
            <w:r w:rsidRPr="00412162">
              <w:rPr>
                <w:rFonts w:ascii="Times New Roman" w:hAnsi="Times New Roman" w:cs="Times New Roman"/>
                <w:sz w:val="24"/>
                <w:szCs w:val="24"/>
              </w:rPr>
              <w:t>equivalent;</w:t>
            </w:r>
            <w:proofErr w:type="gramEnd"/>
            <w:r w:rsidRPr="00412162">
              <w:rPr>
                <w:rFonts w:ascii="Times New Roman" w:hAnsi="Times New Roman" w:cs="Times New Roman"/>
                <w:sz w:val="24"/>
                <w:szCs w:val="24"/>
              </w:rPr>
              <w:t xml:space="preserve">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comply with the description on the Purchase Order form and all other </w:t>
            </w:r>
            <w:r w:rsidRPr="00412162">
              <w:rPr>
                <w:rFonts w:ascii="Times New Roman" w:hAnsi="Times New Roman" w:cs="Times New Roman"/>
                <w:sz w:val="24"/>
                <w:szCs w:val="24"/>
              </w:rPr>
              <w:lastRenderedPageBreak/>
              <w:t xml:space="preserve">requirements of this Purchase Order in all </w:t>
            </w:r>
            <w:proofErr w:type="gramStart"/>
            <w:r w:rsidRPr="00412162">
              <w:rPr>
                <w:rFonts w:ascii="Times New Roman" w:hAnsi="Times New Roman" w:cs="Times New Roman"/>
                <w:sz w:val="24"/>
                <w:szCs w:val="24"/>
              </w:rPr>
              <w:t>respects;</w:t>
            </w:r>
            <w:proofErr w:type="gramEnd"/>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 xml:space="preserve">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w:t>
            </w:r>
            <w:r w:rsidRPr="00412162">
              <w:lastRenderedPageBreak/>
              <w:t>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4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4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outlineLvl w:val="1"/>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lastRenderedPageBreak/>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68244B40"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w:t>
            </w:r>
            <w:proofErr w:type="spellStart"/>
            <w:r w:rsidRPr="00412162">
              <w:rPr>
                <w:lang w:val="es-ES"/>
              </w:rPr>
              <w:t>Americas</w:t>
            </w:r>
            <w:proofErr w:type="spellEnd"/>
            <w:r w:rsidRPr="00412162">
              <w:rPr>
                <w:lang w:val="es-ES"/>
              </w:rPr>
              <w:t>,</w:t>
            </w:r>
            <w:r w:rsidR="00AA16CD">
              <w:rPr>
                <w:lang w:val="es-ES"/>
              </w:rPr>
              <w:t xml:space="preserve"> </w:t>
            </w:r>
            <w:proofErr w:type="spellStart"/>
            <w:ins w:id="44" w:author="Victor Ricardo Gomez Guerra" w:date="2022-08-01T14:34:00Z">
              <w:r w:rsidR="00AA16CD">
                <w:rPr>
                  <w:lang w:val="es-ES"/>
                </w:rPr>
                <w:t>Inc</w:t>
              </w:r>
              <w:proofErr w:type="spellEnd"/>
              <w:r w:rsidR="00AA16CD">
                <w:rPr>
                  <w:lang w:val="es-ES"/>
                </w:rPr>
                <w:t>, Sucursal Colombia</w:t>
              </w:r>
            </w:ins>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69640FE3"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Nombre y dirección del Proveedor</w:t>
            </w:r>
            <w:ins w:id="45" w:author="Victor Ricardo Gomez Guerra" w:date="2022-08-01T14:37:00Z">
              <w:r w:rsidR="00A15B75">
                <w:rPr>
                  <w:rFonts w:ascii="Times New Roman" w:hAnsi="Times New Roman" w:cs="Times New Roman"/>
                  <w:sz w:val="24"/>
                  <w:szCs w:val="24"/>
                  <w:lang w:val="es-ES"/>
                </w:rPr>
                <w:t>.</w:t>
              </w:r>
            </w:ins>
            <w:r w:rsidRPr="00412162">
              <w:rPr>
                <w:rFonts w:ascii="Times New Roman" w:hAnsi="Times New Roman" w:cs="Times New Roman"/>
                <w:sz w:val="24"/>
                <w:szCs w:val="24"/>
                <w:lang w:val="es-ES"/>
              </w:rPr>
              <w:t xml:space="preserve"> </w:t>
            </w:r>
          </w:p>
          <w:p w14:paraId="0B4928E3" w14:textId="3EC25BCB"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ins w:id="46" w:author="Victor Ricardo Gomez Guerra" w:date="2022-08-01T14:37:00Z">
              <w:r w:rsidR="00A15B75">
                <w:rPr>
                  <w:rFonts w:ascii="Times New Roman" w:hAnsi="Times New Roman" w:cs="Times New Roman"/>
                  <w:sz w:val="24"/>
                  <w:szCs w:val="24"/>
                  <w:lang w:val="es-ES"/>
                </w:rPr>
                <w:t>.</w:t>
              </w:r>
            </w:ins>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41485CE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Importe adeudado</w:t>
            </w:r>
            <w:ins w:id="47" w:author="Victor Ricardo Gomez Guerra" w:date="2022-08-01T14:37:00Z">
              <w:r w:rsidR="00A15B75">
                <w:rPr>
                  <w:rFonts w:ascii="Times New Roman" w:hAnsi="Times New Roman" w:cs="Times New Roman"/>
                  <w:sz w:val="24"/>
                  <w:szCs w:val="24"/>
                  <w:lang w:val="es-ES"/>
                </w:rPr>
                <w:t>.</w:t>
              </w:r>
            </w:ins>
            <w:r w:rsidRPr="00412162">
              <w:rPr>
                <w:rFonts w:ascii="Times New Roman" w:hAnsi="Times New Roman" w:cs="Times New Roman"/>
                <w:sz w:val="24"/>
                <w:szCs w:val="24"/>
                <w:lang w:val="es-ES"/>
              </w:rPr>
              <w:t xml:space="preserve">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 xml:space="preserve">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w:t>
            </w:r>
            <w:r w:rsidRPr="00412162">
              <w:rPr>
                <w:lang w:val="es-ES"/>
              </w:rPr>
              <w:lastRenderedPageBreak/>
              <w:t>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w:t>
            </w:r>
            <w:r w:rsidRPr="00412162">
              <w:rPr>
                <w:lang w:val="es-ES"/>
              </w:rPr>
              <w:lastRenderedPageBreak/>
              <w:t>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2D8E31C4"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w:t>
            </w:r>
            <w:del w:id="48" w:author="Victor Ricardo Gomez Guerra" w:date="2022-08-01T16:58:00Z">
              <w:r w:rsidRPr="00412162" w:rsidDel="00E6315F">
                <w:rPr>
                  <w:rFonts w:ascii="Times New Roman" w:hAnsi="Times New Roman" w:cs="Times New Roman"/>
                  <w:sz w:val="24"/>
                  <w:szCs w:val="24"/>
                  <w:lang w:val="es-ES"/>
                </w:rPr>
                <w:delText xml:space="preserve">franqueo </w:delText>
              </w:r>
            </w:del>
            <w:ins w:id="49" w:author="Victor Ricardo Gomez Guerra" w:date="2022-08-01T16:58:00Z">
              <w:r w:rsidR="00E6315F">
                <w:rPr>
                  <w:rFonts w:ascii="Times New Roman" w:hAnsi="Times New Roman" w:cs="Times New Roman"/>
                  <w:sz w:val="24"/>
                  <w:szCs w:val="24"/>
                  <w:lang w:val="es-ES"/>
                </w:rPr>
                <w:t>envío</w:t>
              </w:r>
              <w:r w:rsidR="00E6315F" w:rsidRPr="00412162">
                <w:rPr>
                  <w:rFonts w:ascii="Times New Roman" w:hAnsi="Times New Roman" w:cs="Times New Roman"/>
                  <w:sz w:val="24"/>
                  <w:szCs w:val="24"/>
                  <w:lang w:val="es-ES"/>
                </w:rPr>
                <w:t xml:space="preserve"> </w:t>
              </w:r>
            </w:ins>
            <w:r w:rsidRPr="00412162">
              <w:rPr>
                <w:rFonts w:ascii="Times New Roman" w:hAnsi="Times New Roman" w:cs="Times New Roman"/>
                <w:sz w:val="24"/>
                <w:szCs w:val="24"/>
                <w:lang w:val="es-ES"/>
              </w:rPr>
              <w:t>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53E7191E"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Los Bienes y </w:t>
            </w:r>
            <w:del w:id="50" w:author="Victor Ricardo Gomez Guerra" w:date="2022-08-01T14:43:00Z">
              <w:r w:rsidRPr="00412162" w:rsidDel="00A15B75">
                <w:rPr>
                  <w:rFonts w:ascii="Times New Roman" w:hAnsi="Times New Roman" w:cs="Times New Roman"/>
                  <w:sz w:val="24"/>
                  <w:szCs w:val="24"/>
                  <w:lang w:val="es-ES"/>
                </w:rPr>
                <w:delText>s</w:delText>
              </w:r>
            </w:del>
            <w:ins w:id="51" w:author="Victor Ricardo Gomez Guerra" w:date="2022-08-01T14:43:00Z">
              <w:r w:rsidR="00A15B75">
                <w:rPr>
                  <w:rFonts w:ascii="Times New Roman" w:hAnsi="Times New Roman" w:cs="Times New Roman"/>
                  <w:sz w:val="24"/>
                  <w:szCs w:val="24"/>
                  <w:lang w:val="es-ES"/>
                </w:rPr>
                <w:t>S</w:t>
              </w:r>
            </w:ins>
            <w:r w:rsidRPr="00412162">
              <w:rPr>
                <w:rFonts w:ascii="Times New Roman" w:hAnsi="Times New Roman" w:cs="Times New Roman"/>
                <w:sz w:val="24"/>
                <w:szCs w:val="24"/>
                <w:lang w:val="es-ES"/>
              </w:rPr>
              <w:t>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D0E30C1"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5. </w:t>
            </w:r>
            <w:del w:id="52" w:author="Victor Ricardo Gomez Guerra" w:date="2022-08-01T14:43:00Z">
              <w:r w:rsidRPr="00412162" w:rsidDel="00A15B75">
                <w:rPr>
                  <w:sz w:val="24"/>
                  <w:szCs w:val="24"/>
                  <w:lang w:val="es-ES"/>
                </w:rPr>
                <w:delText xml:space="preserve">Indemnización </w:delText>
              </w:r>
            </w:del>
            <w:ins w:id="53" w:author="Victor Ricardo Gomez Guerra" w:date="2022-08-01T14:43:00Z">
              <w:r w:rsidR="00A15B75">
                <w:rPr>
                  <w:sz w:val="24"/>
                  <w:szCs w:val="24"/>
                  <w:lang w:val="es-ES"/>
                </w:rPr>
                <w:t>Indemnidad</w:t>
              </w:r>
              <w:r w:rsidR="00A15B75" w:rsidRPr="00412162">
                <w:rPr>
                  <w:sz w:val="24"/>
                  <w:szCs w:val="24"/>
                  <w:lang w:val="es-ES"/>
                </w:rPr>
                <w:t xml:space="preserve"> </w:t>
              </w:r>
            </w:ins>
            <w:r w:rsidRPr="00412162">
              <w:rPr>
                <w:sz w:val="24"/>
                <w:szCs w:val="24"/>
                <w:lang w:val="es-ES"/>
              </w:rPr>
              <w:t>y Renuncia a los Beneficios por Parte del Proveedor</w:t>
            </w:r>
          </w:p>
          <w:p w14:paraId="1D578BEB" w14:textId="066FD161" w:rsidR="00056097" w:rsidRPr="00412162" w:rsidRDefault="00056097" w:rsidP="00412162">
            <w:pPr>
              <w:jc w:val="both"/>
              <w:rPr>
                <w:lang w:val="es-ES"/>
              </w:rPr>
            </w:pPr>
            <w:r w:rsidRPr="00412162">
              <w:rPr>
                <w:lang w:val="es-ES"/>
              </w:rPr>
              <w:t xml:space="preserve">El Proveedor renuncia a cualquier beneficio adicional y acuerda </w:t>
            </w:r>
            <w:del w:id="54" w:author="Victor Ricardo Gomez Guerra" w:date="2022-08-01T14:43:00Z">
              <w:r w:rsidRPr="00412162" w:rsidDel="00A15B75">
                <w:rPr>
                  <w:lang w:val="es-ES"/>
                </w:rPr>
                <w:delText xml:space="preserve">indemnizar </w:delText>
              </w:r>
            </w:del>
            <w:ins w:id="55" w:author="Victor Ricardo Gomez Guerra" w:date="2022-08-01T14:43:00Z">
              <w:r w:rsidR="00A15B75">
                <w:rPr>
                  <w:lang w:val="es-ES"/>
                </w:rPr>
                <w:t>mantener indemne</w:t>
              </w:r>
              <w:r w:rsidR="00A15B75" w:rsidRPr="00412162">
                <w:rPr>
                  <w:lang w:val="es-ES"/>
                </w:rPr>
                <w:t xml:space="preserve"> </w:t>
              </w:r>
            </w:ins>
            <w:r w:rsidRPr="00412162">
              <w:rPr>
                <w:lang w:val="es-ES"/>
              </w:rPr>
              <w:t>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w:t>
            </w:r>
            <w:r w:rsidRPr="00412162">
              <w:rPr>
                <w:lang w:val="es-ES"/>
              </w:rPr>
              <w:lastRenderedPageBreak/>
              <w:t>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3B2EDAF3"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Toda </w:t>
            </w:r>
            <w:del w:id="56" w:author="Victor Ricardo Gomez Guerra" w:date="2022-08-01T14:44:00Z">
              <w:r w:rsidRPr="00412162" w:rsidDel="00A15B75">
                <w:rPr>
                  <w:sz w:val="24"/>
                  <w:szCs w:val="24"/>
                  <w:lang w:val="es-ES"/>
                </w:rPr>
                <w:delText xml:space="preserve">dicha </w:delText>
              </w:r>
            </w:del>
            <w:ins w:id="57" w:author="Victor Ricardo Gomez Guerra" w:date="2022-08-01T14:44:00Z">
              <w:r w:rsidR="00A15B75">
                <w:rPr>
                  <w:sz w:val="24"/>
                  <w:szCs w:val="24"/>
                  <w:lang w:val="es-ES"/>
                </w:rPr>
                <w:t>la</w:t>
              </w:r>
              <w:r w:rsidR="00A15B75" w:rsidRPr="00412162">
                <w:rPr>
                  <w:sz w:val="24"/>
                  <w:szCs w:val="24"/>
                  <w:lang w:val="es-ES"/>
                </w:rPr>
                <w:t xml:space="preserve"> </w:t>
              </w:r>
            </w:ins>
            <w:r w:rsidRPr="00412162">
              <w:rPr>
                <w:sz w:val="24"/>
                <w:szCs w:val="24"/>
                <w:lang w:val="es-ES"/>
              </w:rPr>
              <w:t>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Toda la Información Confidencial, incluyendo sus formas derivadas y residuales, por ejemplo, entre </w:t>
            </w:r>
            <w:r w:rsidRPr="00412162">
              <w:rPr>
                <w:lang w:val="es-ES"/>
              </w:rPr>
              <w:lastRenderedPageBreak/>
              <w:t xml:space="preserve">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w:t>
            </w:r>
            <w:proofErr w:type="gramStart"/>
            <w:r w:rsidRPr="00412162">
              <w:rPr>
                <w:lang w:val="es-ES"/>
              </w:rPr>
              <w:t>la misma</w:t>
            </w:r>
            <w:proofErr w:type="gramEnd"/>
            <w:r w:rsidRPr="00412162">
              <w:rPr>
                <w:lang w:val="es-ES"/>
              </w:rPr>
              <w:t>)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 xml:space="preserve">Incluya únicamente b. en compras financiadas por el Gobierno de </w:t>
            </w:r>
            <w:proofErr w:type="gramStart"/>
            <w:r w:rsidRPr="00412162">
              <w:rPr>
                <w:rFonts w:ascii="Times New Roman" w:hAnsi="Times New Roman" w:cs="Times New Roman"/>
                <w:color w:val="FF0000"/>
                <w:sz w:val="24"/>
                <w:szCs w:val="24"/>
                <w:highlight w:val="yellow"/>
                <w:lang w:val="es-ES"/>
              </w:rPr>
              <w:t>EE.UU.</w:t>
            </w:r>
            <w:proofErr w:type="gramEnd"/>
            <w:r w:rsidRPr="00412162">
              <w:rPr>
                <w:rFonts w:ascii="Times New Roman" w:hAnsi="Times New Roman" w:cs="Times New Roman"/>
                <w:color w:val="FF0000"/>
                <w:sz w:val="24"/>
                <w:szCs w:val="24"/>
                <w:highlight w:val="yellow"/>
                <w:lang w:val="es-ES"/>
              </w:rPr>
              <w:t xml:space="preserve">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1890ED6"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w:t>
            </w:r>
            <w:del w:id="58" w:author="Victor Ricardo Gomez Guerra" w:date="2022-08-01T17:05:00Z">
              <w:r w:rsidRPr="00412162" w:rsidDel="00E6315F">
                <w:rPr>
                  <w:sz w:val="24"/>
                  <w:szCs w:val="24"/>
                  <w:lang w:val="es-ES"/>
                </w:rPr>
                <w:delText>n</w:delText>
              </w:r>
            </w:del>
            <w:r w:rsidRPr="00412162">
              <w:rPr>
                <w:sz w:val="24"/>
                <w:szCs w:val="24"/>
                <w:lang w:val="es-ES"/>
              </w:rPr>
              <w:t xml:space="preserve"> enviar una notificación escrita al Proveedor</w:t>
            </w:r>
            <w:del w:id="59" w:author="Victor Ricardo Gomez Guerra" w:date="2022-08-01T17:05:00Z">
              <w:r w:rsidRPr="00412162" w:rsidDel="00E6315F">
                <w:rPr>
                  <w:sz w:val="24"/>
                  <w:szCs w:val="24"/>
                  <w:lang w:val="es-ES"/>
                </w:rPr>
                <w:delText>.</w:delText>
              </w:r>
            </w:del>
            <w:ins w:id="60" w:author="Victor Ricardo Gomez Guerra" w:date="2022-08-01T17:05:00Z">
              <w:r w:rsidR="00E6315F">
                <w:rPr>
                  <w:sz w:val="24"/>
                  <w:szCs w:val="24"/>
                  <w:lang w:val="es-ES"/>
                </w:rPr>
                <w:t xml:space="preserve"> En</w:t>
              </w:r>
            </w:ins>
            <w:ins w:id="61" w:author="Victor Ricardo Gomez Guerra" w:date="2022-08-01T17:06:00Z">
              <w:r w:rsidR="00E6315F">
                <w:rPr>
                  <w:sz w:val="24"/>
                  <w:szCs w:val="24"/>
                  <w:lang w:val="es-ES"/>
                </w:rPr>
                <w:t xml:space="preserve"> </w:t>
              </w:r>
            </w:ins>
            <w:ins w:id="62" w:author="Victor Ricardo Gomez Guerra" w:date="2022-08-01T17:05:00Z">
              <w:r w:rsidR="00E6315F">
                <w:rPr>
                  <w:sz w:val="24"/>
                  <w:szCs w:val="24"/>
                  <w:lang w:val="es-ES"/>
                </w:rPr>
                <w:t>dicho evento, la terminación ten</w:t>
              </w:r>
            </w:ins>
            <w:ins w:id="63" w:author="Victor Ricardo Gomez Guerra" w:date="2022-08-01T17:06:00Z">
              <w:r w:rsidR="00E6315F">
                <w:rPr>
                  <w:sz w:val="24"/>
                  <w:szCs w:val="24"/>
                  <w:lang w:val="es-ES"/>
                </w:rPr>
                <w:t>drá efectos de pleno derecho, sin necesidad de constitución en mora y sin lugar al pago de sanciones, penalidades, indemnizaciones o perjuicios de cualquier naturaleza.</w:t>
              </w:r>
            </w:ins>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7380DD0A" w14:textId="77777777" w:rsidR="0018286E" w:rsidRDefault="00056097" w:rsidP="00412162">
            <w:pPr>
              <w:jc w:val="both"/>
              <w:rPr>
                <w:ins w:id="64" w:author="Victor Ricardo Gomez Guerra" w:date="2022-08-01T17:06:00Z"/>
                <w:lang w:val="es-ES"/>
              </w:rPr>
            </w:pPr>
            <w:del w:id="65" w:author="Victor Ricardo Gomez Guerra" w:date="2022-08-01T17:06:00Z">
              <w:r w:rsidRPr="00861FB4" w:rsidDel="0018286E">
                <w:rPr>
                  <w:highlight w:val="cyan"/>
                  <w:lang w:val="es-ES"/>
                  <w:rPrChange w:id="66" w:author="Victor Ricardo Gomez Guerra" w:date="2022-08-01T14:47:00Z">
                    <w:rPr>
                      <w:lang w:val="es-ES"/>
                    </w:rPr>
                  </w:rPrChange>
                </w:rPr>
                <w:delTex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delText>
              </w:r>
            </w:del>
          </w:p>
          <w:p w14:paraId="050D9EB7" w14:textId="1C4DE618" w:rsidR="00861FB4" w:rsidRPr="0018286E" w:rsidRDefault="00861FB4" w:rsidP="00412162">
            <w:pPr>
              <w:jc w:val="both"/>
              <w:rPr>
                <w:lang w:val="es-CO"/>
                <w:rPrChange w:id="67" w:author="Victor Ricardo Gomez Guerra" w:date="2022-08-01T17:07:00Z">
                  <w:rPr>
                    <w:lang w:val="es-ES"/>
                  </w:rPr>
                </w:rPrChange>
              </w:rPr>
            </w:pPr>
            <w:ins w:id="68" w:author="Victor Ricardo Gomez Guerra" w:date="2022-08-01T14:46:00Z">
              <w:r w:rsidRPr="0018286E">
                <w:rPr>
                  <w:rFonts w:cstheme="minorHAnsi"/>
                  <w:lang w:val="es-CO"/>
                  <w:rPrChange w:id="69" w:author="Victor Ricardo Gomez Guerra" w:date="2022-08-01T17:07:00Z">
                    <w:rPr>
                      <w:rFonts w:cstheme="minorHAnsi"/>
                      <w:sz w:val="20"/>
                      <w:szCs w:val="20"/>
                    </w:rPr>
                  </w:rPrChange>
                </w:rPr>
                <w:t>Toda diferencia o controversia que surja entre las Partes</w:t>
              </w:r>
              <w:r w:rsidRPr="0018286E">
                <w:rPr>
                  <w:rFonts w:cstheme="minorHAnsi"/>
                  <w:b/>
                  <w:lang w:val="es-CO"/>
                  <w:rPrChange w:id="70" w:author="Victor Ricardo Gomez Guerra" w:date="2022-08-01T17:07:00Z">
                    <w:rPr>
                      <w:rFonts w:cstheme="minorHAnsi"/>
                      <w:b/>
                      <w:sz w:val="20"/>
                      <w:szCs w:val="20"/>
                    </w:rPr>
                  </w:rPrChange>
                </w:rPr>
                <w:t xml:space="preserve"> </w:t>
              </w:r>
              <w:r w:rsidRPr="0018286E">
                <w:rPr>
                  <w:rFonts w:cstheme="minorHAnsi"/>
                  <w:lang w:val="es-CO"/>
                  <w:rPrChange w:id="71" w:author="Victor Ricardo Gomez Guerra" w:date="2022-08-01T17:07:00Z">
                    <w:rPr>
                      <w:rFonts w:cstheme="minorHAnsi"/>
                      <w:sz w:val="20"/>
                      <w:szCs w:val="20"/>
                    </w:rPr>
                  </w:rPrChange>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18286E">
                <w:rPr>
                  <w:rFonts w:cstheme="minorHAnsi"/>
                  <w:b/>
                  <w:lang w:val="es-CO"/>
                  <w:rPrChange w:id="72" w:author="Victor Ricardo Gomez Guerra" w:date="2022-08-01T17:07:00Z">
                    <w:rPr>
                      <w:rFonts w:cstheme="minorHAnsi"/>
                      <w:b/>
                      <w:sz w:val="20"/>
                      <w:szCs w:val="20"/>
                    </w:rPr>
                  </w:rPrChange>
                </w:rPr>
                <w:t>(i)</w:t>
              </w:r>
              <w:r w:rsidRPr="0018286E">
                <w:rPr>
                  <w:rFonts w:cstheme="minorHAnsi"/>
                  <w:lang w:val="es-CO"/>
                  <w:rPrChange w:id="73" w:author="Victor Ricardo Gomez Guerra" w:date="2022-08-01T17:07:00Z">
                    <w:rPr>
                      <w:rFonts w:cstheme="minorHAnsi"/>
                      <w:sz w:val="20"/>
                      <w:szCs w:val="20"/>
                    </w:rPr>
                  </w:rPrChange>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18286E">
                <w:rPr>
                  <w:rFonts w:cstheme="minorHAnsi"/>
                  <w:b/>
                  <w:lang w:val="es-CO"/>
                  <w:rPrChange w:id="74" w:author="Victor Ricardo Gomez Guerra" w:date="2022-08-01T17:07:00Z">
                    <w:rPr>
                      <w:rFonts w:cstheme="minorHAnsi"/>
                      <w:b/>
                      <w:sz w:val="20"/>
                      <w:szCs w:val="20"/>
                    </w:rPr>
                  </w:rPrChange>
                </w:rPr>
                <w:t>(</w:t>
              </w:r>
              <w:proofErr w:type="spellStart"/>
              <w:r w:rsidRPr="0018286E">
                <w:rPr>
                  <w:rFonts w:cstheme="minorHAnsi"/>
                  <w:b/>
                  <w:lang w:val="es-CO"/>
                  <w:rPrChange w:id="75" w:author="Victor Ricardo Gomez Guerra" w:date="2022-08-01T17:07:00Z">
                    <w:rPr>
                      <w:rFonts w:cstheme="minorHAnsi"/>
                      <w:b/>
                      <w:sz w:val="20"/>
                      <w:szCs w:val="20"/>
                    </w:rPr>
                  </w:rPrChange>
                </w:rPr>
                <w:t>ii</w:t>
              </w:r>
              <w:proofErr w:type="spellEnd"/>
              <w:r w:rsidRPr="0018286E">
                <w:rPr>
                  <w:rFonts w:cstheme="minorHAnsi"/>
                  <w:b/>
                  <w:lang w:val="es-CO"/>
                  <w:rPrChange w:id="76" w:author="Victor Ricardo Gomez Guerra" w:date="2022-08-01T17:07:00Z">
                    <w:rPr>
                      <w:rFonts w:cstheme="minorHAnsi"/>
                      <w:b/>
                      <w:sz w:val="20"/>
                      <w:szCs w:val="20"/>
                    </w:rPr>
                  </w:rPrChange>
                </w:rPr>
                <w:t>)</w:t>
              </w:r>
              <w:r w:rsidRPr="0018286E">
                <w:rPr>
                  <w:rFonts w:cstheme="minorHAnsi"/>
                  <w:lang w:val="es-CO"/>
                  <w:rPrChange w:id="77" w:author="Victor Ricardo Gomez Guerra" w:date="2022-08-01T17:07:00Z">
                    <w:rPr>
                      <w:rFonts w:cstheme="minorHAnsi"/>
                      <w:sz w:val="20"/>
                      <w:szCs w:val="20"/>
                    </w:rPr>
                  </w:rPrChange>
                </w:rPr>
                <w:t xml:space="preserve"> Las tarifas y honorarios del tribunal se sujetarán a las reglas y tarifas previstas para el efecto por el Centro de Arbitraje y Conciliación de la Cámara de Comercio de Bogotá. </w:t>
              </w:r>
              <w:r w:rsidRPr="0018286E">
                <w:rPr>
                  <w:rFonts w:cstheme="minorHAnsi"/>
                  <w:b/>
                  <w:lang w:val="es-CO"/>
                  <w:rPrChange w:id="78" w:author="Victor Ricardo Gomez Guerra" w:date="2022-08-01T17:07:00Z">
                    <w:rPr>
                      <w:rFonts w:cstheme="minorHAnsi"/>
                      <w:b/>
                      <w:sz w:val="20"/>
                      <w:szCs w:val="20"/>
                    </w:rPr>
                  </w:rPrChange>
                </w:rPr>
                <w:t>(</w:t>
              </w:r>
              <w:proofErr w:type="spellStart"/>
              <w:r w:rsidRPr="0018286E">
                <w:rPr>
                  <w:rFonts w:cstheme="minorHAnsi"/>
                  <w:b/>
                  <w:lang w:val="es-CO"/>
                  <w:rPrChange w:id="79" w:author="Victor Ricardo Gomez Guerra" w:date="2022-08-01T17:07:00Z">
                    <w:rPr>
                      <w:rFonts w:cstheme="minorHAnsi"/>
                      <w:b/>
                      <w:sz w:val="20"/>
                      <w:szCs w:val="20"/>
                    </w:rPr>
                  </w:rPrChange>
                </w:rPr>
                <w:t>iii</w:t>
              </w:r>
              <w:proofErr w:type="spellEnd"/>
              <w:r w:rsidRPr="0018286E">
                <w:rPr>
                  <w:rFonts w:cstheme="minorHAnsi"/>
                  <w:b/>
                  <w:lang w:val="es-CO"/>
                  <w:rPrChange w:id="80" w:author="Victor Ricardo Gomez Guerra" w:date="2022-08-01T17:07:00Z">
                    <w:rPr>
                      <w:rFonts w:cstheme="minorHAnsi"/>
                      <w:b/>
                      <w:sz w:val="20"/>
                      <w:szCs w:val="20"/>
                    </w:rPr>
                  </w:rPrChange>
                </w:rPr>
                <w:t>)</w:t>
              </w:r>
              <w:r w:rsidRPr="0018286E">
                <w:rPr>
                  <w:rFonts w:cstheme="minorHAnsi"/>
                  <w:lang w:val="es-CO"/>
                  <w:rPrChange w:id="81" w:author="Victor Ricardo Gomez Guerra" w:date="2022-08-01T17:07:00Z">
                    <w:rPr>
                      <w:rFonts w:cstheme="minorHAnsi"/>
                      <w:sz w:val="20"/>
                      <w:szCs w:val="20"/>
                    </w:rPr>
                  </w:rPrChange>
                </w:rPr>
                <w:t xml:space="preserve"> El tribunal funcionará en Bogotá, en la sede del Centro de Arbitraje y Conciliación de la Cámara de Comercio de Bogotá. </w:t>
              </w:r>
              <w:r w:rsidRPr="0018286E">
                <w:rPr>
                  <w:rFonts w:cstheme="minorHAnsi"/>
                  <w:b/>
                  <w:lang w:val="es-CO"/>
                  <w:rPrChange w:id="82" w:author="Victor Ricardo Gomez Guerra" w:date="2022-08-01T17:07:00Z">
                    <w:rPr>
                      <w:rFonts w:cstheme="minorHAnsi"/>
                      <w:b/>
                      <w:sz w:val="20"/>
                      <w:szCs w:val="20"/>
                    </w:rPr>
                  </w:rPrChange>
                </w:rPr>
                <w:t>(</w:t>
              </w:r>
              <w:proofErr w:type="spellStart"/>
              <w:r w:rsidRPr="0018286E">
                <w:rPr>
                  <w:rFonts w:cstheme="minorHAnsi"/>
                  <w:b/>
                  <w:lang w:val="es-CO"/>
                  <w:rPrChange w:id="83" w:author="Victor Ricardo Gomez Guerra" w:date="2022-08-01T17:07:00Z">
                    <w:rPr>
                      <w:rFonts w:cstheme="minorHAnsi"/>
                      <w:b/>
                      <w:sz w:val="20"/>
                      <w:szCs w:val="20"/>
                    </w:rPr>
                  </w:rPrChange>
                </w:rPr>
                <w:t>iv</w:t>
              </w:r>
              <w:proofErr w:type="spellEnd"/>
              <w:r w:rsidRPr="0018286E">
                <w:rPr>
                  <w:rFonts w:cstheme="minorHAnsi"/>
                  <w:b/>
                  <w:lang w:val="es-CO"/>
                  <w:rPrChange w:id="84" w:author="Victor Ricardo Gomez Guerra" w:date="2022-08-01T17:07:00Z">
                    <w:rPr>
                      <w:rFonts w:cstheme="minorHAnsi"/>
                      <w:b/>
                      <w:sz w:val="20"/>
                      <w:szCs w:val="20"/>
                    </w:rPr>
                  </w:rPrChange>
                </w:rPr>
                <w:t>)</w:t>
              </w:r>
              <w:r w:rsidRPr="0018286E">
                <w:rPr>
                  <w:rFonts w:cstheme="minorHAnsi"/>
                  <w:lang w:val="es-CO"/>
                  <w:rPrChange w:id="85" w:author="Victor Ricardo Gomez Guerra" w:date="2022-08-01T17:07:00Z">
                    <w:rPr>
                      <w:rFonts w:cstheme="minorHAnsi"/>
                      <w:sz w:val="20"/>
                      <w:szCs w:val="20"/>
                    </w:rPr>
                  </w:rPrChange>
                </w:rPr>
                <w:t xml:space="preserve"> El tribunal fallará en derecho y se regirá en todo caso por las disposiciones legales sobre la materia. </w:t>
              </w:r>
              <w:r w:rsidRPr="0018286E">
                <w:rPr>
                  <w:rFonts w:cstheme="minorHAnsi"/>
                  <w:b/>
                  <w:lang w:val="es-CO"/>
                  <w:rPrChange w:id="86" w:author="Victor Ricardo Gomez Guerra" w:date="2022-08-01T17:07:00Z">
                    <w:rPr>
                      <w:rFonts w:cstheme="minorHAnsi"/>
                      <w:b/>
                      <w:sz w:val="20"/>
                      <w:szCs w:val="20"/>
                    </w:rPr>
                  </w:rPrChange>
                </w:rPr>
                <w:t>(v)</w:t>
              </w:r>
              <w:r w:rsidRPr="0018286E">
                <w:rPr>
                  <w:rFonts w:cstheme="minorHAnsi"/>
                  <w:lang w:val="es-CO"/>
                  <w:rPrChange w:id="87" w:author="Victor Ricardo Gomez Guerra" w:date="2022-08-01T17:07:00Z">
                    <w:rPr>
                      <w:rFonts w:cstheme="minorHAnsi"/>
                      <w:sz w:val="20"/>
                      <w:szCs w:val="20"/>
                    </w:rPr>
                  </w:rPrChange>
                </w:rPr>
                <w:t xml:space="preserve"> Los </w:t>
              </w:r>
              <w:r w:rsidRPr="0018286E">
                <w:rPr>
                  <w:rFonts w:cstheme="minorHAnsi"/>
                  <w:lang w:val="es-CO"/>
                  <w:rPrChange w:id="88" w:author="Victor Ricardo Gomez Guerra" w:date="2022-08-01T17:07:00Z">
                    <w:rPr>
                      <w:rFonts w:cstheme="minorHAnsi"/>
                      <w:sz w:val="20"/>
                      <w:szCs w:val="20"/>
                    </w:rPr>
                  </w:rPrChange>
                </w:rPr>
                <w:lastRenderedPageBreak/>
                <w:t>gastos totales que causare el proceso arbitral serán por cuenta de la parte vencida.</w:t>
              </w:r>
            </w:ins>
          </w:p>
          <w:p w14:paraId="73B18E1E" w14:textId="77777777" w:rsidR="00056097" w:rsidRPr="0018286E" w:rsidRDefault="00056097" w:rsidP="00412162">
            <w:pPr>
              <w:jc w:val="both"/>
              <w:rPr>
                <w:lang w:val="es-ES"/>
              </w:rPr>
            </w:pPr>
          </w:p>
          <w:p w14:paraId="7DA601EA" w14:textId="7B260E56"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 xml:space="preserve">Artículo 10. </w:t>
            </w:r>
            <w:del w:id="89" w:author="Victor Ricardo Gomez Guerra" w:date="2022-08-01T17:12:00Z">
              <w:r w:rsidRPr="00412162" w:rsidDel="0018286E">
                <w:rPr>
                  <w:sz w:val="24"/>
                  <w:szCs w:val="24"/>
                  <w:lang w:val="es-ES"/>
                </w:rPr>
                <w:delText>Anti-Soborno</w:delText>
              </w:r>
            </w:del>
            <w:ins w:id="90" w:author="Victor Ricardo Gomez Guerra" w:date="2022-08-01T17:12:00Z">
              <w:r w:rsidR="0018286E">
                <w:rPr>
                  <w:sz w:val="24"/>
                  <w:szCs w:val="24"/>
                  <w:lang w:val="es-ES"/>
                </w:rPr>
                <w:t>Origen de ingresos y obligaciones anticorrupción.</w:t>
              </w:r>
            </w:ins>
          </w:p>
          <w:p w14:paraId="64A4794C" w14:textId="77777777" w:rsidR="00056097" w:rsidRPr="00412162" w:rsidRDefault="00056097" w:rsidP="00412162">
            <w:pPr>
              <w:jc w:val="both"/>
              <w:rPr>
                <w:b/>
                <w:lang w:val="es-ES"/>
              </w:rPr>
            </w:pPr>
          </w:p>
          <w:p w14:paraId="14CE4C3A" w14:textId="4A69FC0E" w:rsidR="00056097" w:rsidRDefault="00056097" w:rsidP="00412162">
            <w:pPr>
              <w:jc w:val="both"/>
              <w:rPr>
                <w:ins w:id="91" w:author="Victor Ricardo Gomez Guerra" w:date="2022-08-01T17:08:00Z"/>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57CFFBA4" w14:textId="77777777" w:rsidR="0018286E" w:rsidRPr="0018286E" w:rsidRDefault="0018286E" w:rsidP="0018286E">
            <w:pPr>
              <w:tabs>
                <w:tab w:val="num" w:pos="360"/>
                <w:tab w:val="num" w:pos="720"/>
              </w:tabs>
              <w:jc w:val="both"/>
              <w:rPr>
                <w:ins w:id="92" w:author="Victor Ricardo Gomez Guerra" w:date="2022-08-01T17:08:00Z"/>
                <w:rFonts w:cstheme="minorHAnsi"/>
                <w:lang w:val="es-CO"/>
                <w:rPrChange w:id="93" w:author="Victor Ricardo Gomez Guerra" w:date="2022-08-01T17:09:00Z">
                  <w:rPr>
                    <w:ins w:id="94" w:author="Victor Ricardo Gomez Guerra" w:date="2022-08-01T17:08:00Z"/>
                    <w:rFonts w:cstheme="minorHAnsi"/>
                    <w:sz w:val="20"/>
                    <w:szCs w:val="20"/>
                  </w:rPr>
                </w:rPrChange>
              </w:rPr>
            </w:pPr>
            <w:ins w:id="95" w:author="Victor Ricardo Gomez Guerra" w:date="2022-08-01T17:08:00Z">
              <w:r w:rsidRPr="0018286E">
                <w:rPr>
                  <w:rFonts w:cstheme="minorHAnsi"/>
                  <w:lang w:val="es-CO"/>
                  <w:rPrChange w:id="96" w:author="Victor Ricardo Gomez Guerra" w:date="2022-08-01T17:09:00Z">
                    <w:rPr>
                      <w:rFonts w:cstheme="minorHAnsi"/>
                      <w:sz w:val="20"/>
                      <w:szCs w:val="20"/>
                    </w:rPr>
                  </w:rPrChange>
                </w:rPr>
                <w:t xml:space="preserve">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w:t>
              </w:r>
              <w:r w:rsidRPr="0018286E">
                <w:rPr>
                  <w:rFonts w:cstheme="minorHAnsi"/>
                  <w:lang w:val="es-CO"/>
                  <w:rPrChange w:id="97" w:author="Victor Ricardo Gomez Guerra" w:date="2022-08-01T17:09:00Z">
                    <w:rPr>
                      <w:rFonts w:cstheme="minorHAnsi"/>
                      <w:sz w:val="20"/>
                      <w:szCs w:val="20"/>
                    </w:rPr>
                  </w:rPrChange>
                </w:rPr>
                <w:lastRenderedPageBreak/>
                <w:t xml:space="preserve">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actividades, entre las que se encuentran, de manera enunciativa más no taxativa: i) lista – OFAC Office </w:t>
              </w:r>
              <w:proofErr w:type="spellStart"/>
              <w:r w:rsidRPr="0018286E">
                <w:rPr>
                  <w:rFonts w:cstheme="minorHAnsi"/>
                  <w:lang w:val="es-CO"/>
                  <w:rPrChange w:id="98" w:author="Victor Ricardo Gomez Guerra" w:date="2022-08-01T17:09:00Z">
                    <w:rPr>
                      <w:rFonts w:cstheme="minorHAnsi"/>
                      <w:sz w:val="20"/>
                      <w:szCs w:val="20"/>
                    </w:rPr>
                  </w:rPrChange>
                </w:rPr>
                <w:t>of</w:t>
              </w:r>
              <w:proofErr w:type="spellEnd"/>
              <w:r w:rsidRPr="0018286E">
                <w:rPr>
                  <w:rFonts w:cstheme="minorHAnsi"/>
                  <w:lang w:val="es-CO"/>
                  <w:rPrChange w:id="99" w:author="Victor Ricardo Gomez Guerra" w:date="2022-08-01T17:09:00Z">
                    <w:rPr>
                      <w:rFonts w:cstheme="minorHAnsi"/>
                      <w:sz w:val="20"/>
                      <w:szCs w:val="20"/>
                    </w:rPr>
                  </w:rPrChange>
                </w:rPr>
                <w:t xml:space="preserve"> </w:t>
              </w:r>
              <w:proofErr w:type="spellStart"/>
              <w:r w:rsidRPr="0018286E">
                <w:rPr>
                  <w:rFonts w:cstheme="minorHAnsi"/>
                  <w:lang w:val="es-CO"/>
                  <w:rPrChange w:id="100" w:author="Victor Ricardo Gomez Guerra" w:date="2022-08-01T17:09:00Z">
                    <w:rPr>
                      <w:rFonts w:cstheme="minorHAnsi"/>
                      <w:sz w:val="20"/>
                      <w:szCs w:val="20"/>
                    </w:rPr>
                  </w:rPrChange>
                </w:rPr>
                <w:t>Foreign</w:t>
              </w:r>
              <w:proofErr w:type="spellEnd"/>
              <w:r w:rsidRPr="0018286E">
                <w:rPr>
                  <w:rFonts w:cstheme="minorHAnsi"/>
                  <w:lang w:val="es-CO"/>
                  <w:rPrChange w:id="101" w:author="Victor Ricardo Gomez Guerra" w:date="2022-08-01T17:09:00Z">
                    <w:rPr>
                      <w:rFonts w:cstheme="minorHAnsi"/>
                      <w:sz w:val="20"/>
                      <w:szCs w:val="20"/>
                    </w:rPr>
                  </w:rPrChange>
                </w:rPr>
                <w:t xml:space="preserve"> </w:t>
              </w:r>
              <w:proofErr w:type="spellStart"/>
              <w:r w:rsidRPr="0018286E">
                <w:rPr>
                  <w:rFonts w:cstheme="minorHAnsi"/>
                  <w:lang w:val="es-CO"/>
                  <w:rPrChange w:id="102" w:author="Victor Ricardo Gomez Guerra" w:date="2022-08-01T17:09:00Z">
                    <w:rPr>
                      <w:rFonts w:cstheme="minorHAnsi"/>
                      <w:sz w:val="20"/>
                      <w:szCs w:val="20"/>
                    </w:rPr>
                  </w:rPrChange>
                </w:rPr>
                <w:t>Assets</w:t>
              </w:r>
              <w:proofErr w:type="spellEnd"/>
              <w:r w:rsidRPr="0018286E">
                <w:rPr>
                  <w:rFonts w:cstheme="minorHAnsi"/>
                  <w:lang w:val="es-CO"/>
                  <w:rPrChange w:id="103" w:author="Victor Ricardo Gomez Guerra" w:date="2022-08-01T17:09:00Z">
                    <w:rPr>
                      <w:rFonts w:cstheme="minorHAnsi"/>
                      <w:sz w:val="20"/>
                      <w:szCs w:val="20"/>
                    </w:rPr>
                  </w:rPrChange>
                </w:rPr>
                <w:t xml:space="preserve"> Control u Oficina de Control de Activos en el Exterior (orden ejecutiva </w:t>
              </w:r>
              <w:proofErr w:type="spellStart"/>
              <w:r w:rsidRPr="0018286E">
                <w:rPr>
                  <w:rFonts w:cstheme="minorHAnsi"/>
                  <w:lang w:val="es-CO"/>
                  <w:rPrChange w:id="104" w:author="Victor Ricardo Gomez Guerra" w:date="2022-08-01T17:09:00Z">
                    <w:rPr>
                      <w:rFonts w:cstheme="minorHAnsi"/>
                      <w:sz w:val="20"/>
                      <w:szCs w:val="20"/>
                    </w:rPr>
                  </w:rPrChange>
                </w:rPr>
                <w:t>N°</w:t>
              </w:r>
              <w:proofErr w:type="spellEnd"/>
              <w:r w:rsidRPr="0018286E">
                <w:rPr>
                  <w:rFonts w:cstheme="minorHAnsi"/>
                  <w:lang w:val="es-CO"/>
                  <w:rPrChange w:id="105" w:author="Victor Ricardo Gomez Guerra" w:date="2022-08-01T17:09:00Z">
                    <w:rPr>
                      <w:rFonts w:cstheme="minorHAnsi"/>
                      <w:sz w:val="20"/>
                      <w:szCs w:val="20"/>
                    </w:rPr>
                  </w:rPrChange>
                </w:rPr>
                <w:t xml:space="preserve">. 12.978 </w:t>
              </w:r>
              <w:proofErr w:type="spellStart"/>
              <w:r w:rsidRPr="0018286E">
                <w:rPr>
                  <w:rFonts w:cstheme="minorHAnsi"/>
                  <w:lang w:val="es-CO"/>
                  <w:rPrChange w:id="106" w:author="Victor Ricardo Gomez Guerra" w:date="2022-08-01T17:09:00Z">
                    <w:rPr>
                      <w:rFonts w:cstheme="minorHAnsi"/>
                      <w:sz w:val="20"/>
                      <w:szCs w:val="20"/>
                    </w:rPr>
                  </w:rPrChange>
                </w:rPr>
                <w:t>Specially</w:t>
              </w:r>
              <w:proofErr w:type="spellEnd"/>
              <w:r w:rsidRPr="0018286E">
                <w:rPr>
                  <w:rFonts w:cstheme="minorHAnsi"/>
                  <w:lang w:val="es-CO"/>
                  <w:rPrChange w:id="107" w:author="Victor Ricardo Gomez Guerra" w:date="2022-08-01T17:09:00Z">
                    <w:rPr>
                      <w:rFonts w:cstheme="minorHAnsi"/>
                      <w:sz w:val="20"/>
                      <w:szCs w:val="20"/>
                    </w:rPr>
                  </w:rPrChange>
                </w:rPr>
                <w:t xml:space="preserve"> </w:t>
              </w:r>
              <w:proofErr w:type="spellStart"/>
              <w:r w:rsidRPr="0018286E">
                <w:rPr>
                  <w:rFonts w:cstheme="minorHAnsi"/>
                  <w:lang w:val="es-CO"/>
                  <w:rPrChange w:id="108" w:author="Victor Ricardo Gomez Guerra" w:date="2022-08-01T17:09:00Z">
                    <w:rPr>
                      <w:rFonts w:cstheme="minorHAnsi"/>
                      <w:sz w:val="20"/>
                      <w:szCs w:val="20"/>
                    </w:rPr>
                  </w:rPrChange>
                </w:rPr>
                <w:t>Designated</w:t>
              </w:r>
              <w:proofErr w:type="spellEnd"/>
              <w:r w:rsidRPr="0018286E">
                <w:rPr>
                  <w:rFonts w:cstheme="minorHAnsi"/>
                  <w:lang w:val="es-CO"/>
                  <w:rPrChange w:id="109" w:author="Victor Ricardo Gomez Guerra" w:date="2022-08-01T17:09:00Z">
                    <w:rPr>
                      <w:rFonts w:cstheme="minorHAnsi"/>
                      <w:sz w:val="20"/>
                      <w:szCs w:val="20"/>
                    </w:rPr>
                  </w:rPrChange>
                </w:rPr>
                <w:t xml:space="preserve"> </w:t>
              </w:r>
              <w:proofErr w:type="spellStart"/>
              <w:r w:rsidRPr="0018286E">
                <w:rPr>
                  <w:rFonts w:cstheme="minorHAnsi"/>
                  <w:lang w:val="es-CO"/>
                  <w:rPrChange w:id="110" w:author="Victor Ricardo Gomez Guerra" w:date="2022-08-01T17:09:00Z">
                    <w:rPr>
                      <w:rFonts w:cstheme="minorHAnsi"/>
                      <w:sz w:val="20"/>
                      <w:szCs w:val="20"/>
                    </w:rPr>
                  </w:rPrChange>
                </w:rPr>
                <w:t>Narcotics</w:t>
              </w:r>
              <w:proofErr w:type="spellEnd"/>
              <w:r w:rsidRPr="0018286E">
                <w:rPr>
                  <w:rFonts w:cstheme="minorHAnsi"/>
                  <w:lang w:val="es-CO"/>
                  <w:rPrChange w:id="111" w:author="Victor Ricardo Gomez Guerra" w:date="2022-08-01T17:09:00Z">
                    <w:rPr>
                      <w:rFonts w:cstheme="minorHAnsi"/>
                      <w:sz w:val="20"/>
                      <w:szCs w:val="20"/>
                    </w:rPr>
                  </w:rPrChange>
                </w:rPr>
                <w:t xml:space="preserve"> </w:t>
              </w:r>
              <w:proofErr w:type="spellStart"/>
              <w:r w:rsidRPr="0018286E">
                <w:rPr>
                  <w:rFonts w:cstheme="minorHAnsi"/>
                  <w:lang w:val="es-CO"/>
                  <w:rPrChange w:id="112" w:author="Victor Ricardo Gomez Guerra" w:date="2022-08-01T17:09:00Z">
                    <w:rPr>
                      <w:rFonts w:cstheme="minorHAnsi"/>
                      <w:sz w:val="20"/>
                      <w:szCs w:val="20"/>
                    </w:rPr>
                  </w:rPrChange>
                </w:rPr>
                <w:t>Traffickers</w:t>
              </w:r>
              <w:proofErr w:type="spellEnd"/>
              <w:r w:rsidRPr="0018286E">
                <w:rPr>
                  <w:rFonts w:cstheme="minorHAnsi"/>
                  <w:lang w:val="es-CO"/>
                  <w:rPrChange w:id="113" w:author="Victor Ricardo Gomez Guerra" w:date="2022-08-01T17:09:00Z">
                    <w:rPr>
                      <w:rFonts w:cstheme="minorHAnsi"/>
                      <w:sz w:val="20"/>
                      <w:szCs w:val="20"/>
                    </w:rPr>
                  </w:rPrChange>
                </w:rPr>
                <w:t xml:space="preserve">, SDNT),emitida 20 por la Oficina del Tesoro de los Estados Unidos de Norte América, conocida en Colombia como “lista Clinton; </w:t>
              </w:r>
              <w:proofErr w:type="spellStart"/>
              <w:r w:rsidRPr="0018286E">
                <w:rPr>
                  <w:rFonts w:cstheme="minorHAnsi"/>
                  <w:lang w:val="es-CO"/>
                  <w:rPrChange w:id="114" w:author="Victor Ricardo Gomez Guerra" w:date="2022-08-01T17:09:00Z">
                    <w:rPr>
                      <w:rFonts w:cstheme="minorHAnsi"/>
                      <w:sz w:val="20"/>
                      <w:szCs w:val="20"/>
                    </w:rPr>
                  </w:rPrChange>
                </w:rPr>
                <w:t>ii</w:t>
              </w:r>
              <w:proofErr w:type="spellEnd"/>
              <w:r w:rsidRPr="0018286E">
                <w:rPr>
                  <w:rFonts w:cstheme="minorHAnsi"/>
                  <w:lang w:val="es-CO"/>
                  <w:rPrChange w:id="115" w:author="Victor Ricardo Gomez Guerra" w:date="2022-08-01T17:09:00Z">
                    <w:rPr>
                      <w:rFonts w:cstheme="minorHAnsi"/>
                      <w:sz w:val="20"/>
                      <w:szCs w:val="20"/>
                    </w:rPr>
                  </w:rPrChange>
                </w:rPr>
                <w:t xml:space="preserve">) lista de la Organización de las Naciones Unidas – ONU; y otras listas públicas relacionadas con el tema del lavado de activos y financiación del terrorismo, o que por su naturaleza generen un alto riesgo de LA/FT, o de cualquier otra autoridad local o extranjera, bien sea como sospechoso o participe de actividades de lavado de activos o de financiación del terrorismo. La terminación se hará efectiva ante la ocurrencia de cualquier acto que implique o constituya un incumplimiento de las </w:t>
              </w:r>
              <w:r w:rsidRPr="0018286E">
                <w:rPr>
                  <w:rFonts w:cstheme="minorHAnsi"/>
                  <w:lang w:val="es-CO"/>
                  <w:rPrChange w:id="116" w:author="Victor Ricardo Gomez Guerra" w:date="2022-08-01T17:09:00Z">
                    <w:rPr>
                      <w:rFonts w:cstheme="minorHAnsi"/>
                      <w:sz w:val="20"/>
                      <w:szCs w:val="20"/>
                    </w:rPr>
                  </w:rPrChange>
                </w:rPr>
                <w:lastRenderedPageBreak/>
                <w:t>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ocasionados.</w:t>
              </w:r>
            </w:ins>
          </w:p>
          <w:p w14:paraId="5EF77F00" w14:textId="77777777" w:rsidR="0018286E" w:rsidRPr="0018286E" w:rsidDel="0018286E" w:rsidRDefault="0018286E" w:rsidP="00412162">
            <w:pPr>
              <w:jc w:val="both"/>
              <w:rPr>
                <w:del w:id="117" w:author="Victor Ricardo Gomez Guerra" w:date="2022-08-01T17:09:00Z"/>
                <w:lang w:val="es-CO"/>
                <w:rPrChange w:id="118" w:author="Victor Ricardo Gomez Guerra" w:date="2022-08-01T17:09:00Z">
                  <w:rPr>
                    <w:del w:id="119" w:author="Victor Ricardo Gomez Guerra" w:date="2022-08-01T17:09:00Z"/>
                    <w:lang w:val="es-ES"/>
                  </w:rPr>
                </w:rPrChange>
              </w:rPr>
            </w:pPr>
          </w:p>
          <w:p w14:paraId="494F0AF6" w14:textId="77777777" w:rsidR="00056097" w:rsidRPr="00412162" w:rsidRDefault="00056097" w:rsidP="00412162">
            <w:pPr>
              <w:jc w:val="both"/>
              <w:rPr>
                <w:b/>
                <w:lang w:val="es-ES"/>
              </w:rPr>
            </w:pPr>
          </w:p>
          <w:p w14:paraId="78645A8D" w14:textId="442EC552" w:rsidR="00056097" w:rsidRPr="00412162" w:rsidDel="0018286E" w:rsidRDefault="00056097" w:rsidP="00412162">
            <w:pPr>
              <w:pStyle w:val="P68B1DB1-ListParagraph16"/>
              <w:spacing w:line="240" w:lineRule="auto"/>
              <w:ind w:left="0"/>
              <w:rPr>
                <w:del w:id="120" w:author="Victor Ricardo Gomez Guerra" w:date="2022-08-01T17:12:00Z"/>
                <w:sz w:val="24"/>
                <w:szCs w:val="24"/>
                <w:lang w:val="es-ES"/>
              </w:rPr>
            </w:pPr>
            <w:del w:id="121" w:author="Victor Ricardo Gomez Guerra" w:date="2022-08-01T17:12:00Z">
              <w:r w:rsidRPr="00412162" w:rsidDel="0018286E">
                <w:rPr>
                  <w:sz w:val="24"/>
                  <w:szCs w:val="24"/>
                  <w:lang w:val="es-ES"/>
                </w:rPr>
                <w:delText>Artículo 11. Prohibición del financiamiento del terrorismo</w:delText>
              </w:r>
            </w:del>
          </w:p>
          <w:p w14:paraId="3CF2D599" w14:textId="5154BD8B" w:rsidR="00056097" w:rsidRPr="00412162" w:rsidDel="0018286E" w:rsidRDefault="00056097" w:rsidP="00412162">
            <w:pPr>
              <w:rPr>
                <w:del w:id="122" w:author="Victor Ricardo Gomez Guerra" w:date="2022-08-01T17:12:00Z"/>
                <w:b/>
                <w:lang w:val="es-ES"/>
              </w:rPr>
            </w:pPr>
          </w:p>
          <w:p w14:paraId="4AF92A85" w14:textId="2C8CAA0D" w:rsidR="00056097" w:rsidRPr="00412162" w:rsidDel="0018286E" w:rsidRDefault="00056097" w:rsidP="00412162">
            <w:pPr>
              <w:jc w:val="both"/>
              <w:rPr>
                <w:del w:id="123" w:author="Victor Ricardo Gomez Guerra" w:date="2022-08-01T17:12:00Z"/>
                <w:lang w:val="es-ES"/>
              </w:rPr>
            </w:pPr>
            <w:del w:id="124" w:author="Victor Ricardo Gomez Guerra" w:date="2022-08-01T17:12:00Z">
              <w:r w:rsidRPr="00412162" w:rsidDel="0018286E">
                <w:rPr>
                  <w:lang w:val="es-ES"/>
                </w:rPr>
                <w:delTex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delText>
              </w:r>
            </w:del>
          </w:p>
          <w:p w14:paraId="53E10549" w14:textId="77777777" w:rsidR="00056097" w:rsidRPr="00412162" w:rsidRDefault="00056097" w:rsidP="00412162">
            <w:pPr>
              <w:jc w:val="both"/>
              <w:rPr>
                <w:lang w:val="es-ES"/>
              </w:rPr>
            </w:pPr>
          </w:p>
          <w:p w14:paraId="7A949A9B" w14:textId="3F10DA9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25" w:author="Victor Ricardo Gomez Guerra" w:date="2022-08-01T17:13:00Z">
              <w:r w:rsidR="0018286E">
                <w:rPr>
                  <w:sz w:val="24"/>
                  <w:szCs w:val="24"/>
                  <w:lang w:val="es-ES"/>
                </w:rPr>
                <w:t>1</w:t>
              </w:r>
            </w:ins>
            <w:del w:id="126" w:author="Victor Ricardo Gomez Guerra" w:date="2022-08-01T17:13:00Z">
              <w:r w:rsidRPr="00412162" w:rsidDel="0018286E">
                <w:rPr>
                  <w:sz w:val="24"/>
                  <w:szCs w:val="24"/>
                  <w:lang w:val="es-ES"/>
                </w:rPr>
                <w:delText>2</w:delText>
              </w:r>
            </w:del>
            <w:r w:rsidRPr="00412162">
              <w:rPr>
                <w:sz w:val="24"/>
                <w:szCs w:val="24"/>
                <w:lang w:val="es-ES"/>
              </w:rPr>
              <w:t xml:space="preserve">. Compensación </w:t>
            </w:r>
          </w:p>
          <w:p w14:paraId="31FC2B63" w14:textId="77777777" w:rsidR="00056097" w:rsidRPr="00412162" w:rsidRDefault="00056097" w:rsidP="00412162">
            <w:pPr>
              <w:jc w:val="both"/>
              <w:rPr>
                <w:b/>
                <w:lang w:val="es-ES"/>
              </w:rPr>
            </w:pPr>
          </w:p>
          <w:p w14:paraId="32195134" w14:textId="77777777" w:rsidR="00056097" w:rsidRPr="00412162" w:rsidDel="0018286E" w:rsidRDefault="00056097" w:rsidP="00412162">
            <w:pPr>
              <w:jc w:val="both"/>
              <w:rPr>
                <w:del w:id="127" w:author="Victor Ricardo Gomez Guerra" w:date="2022-08-01T17:13:00Z"/>
                <w:lang w:val="es-ES"/>
              </w:rPr>
            </w:pPr>
            <w:r w:rsidRPr="00412162">
              <w:rPr>
                <w:lang w:val="es-ES"/>
              </w:rPr>
              <w:t xml:space="preserve">PARTNERS se reserva el derecho de descontar de montos pagaderos al Proveedor en virtud de esta Orden de Compra o cualquier otro acuerdo, contrato u orden de compra, el valor correspondiente a cualquier reclamo o reembolso que PARTNERS pueda tener contra el </w:t>
            </w:r>
            <w:proofErr w:type="spellStart"/>
            <w:r w:rsidRPr="00412162">
              <w:rPr>
                <w:lang w:val="es-ES"/>
              </w:rPr>
              <w:t>Proveedor.</w:t>
            </w:r>
          </w:p>
          <w:p w14:paraId="104D025F" w14:textId="77777777" w:rsidR="00056097" w:rsidRPr="00412162" w:rsidDel="0018286E" w:rsidRDefault="00056097" w:rsidP="00412162">
            <w:pPr>
              <w:jc w:val="both"/>
              <w:rPr>
                <w:del w:id="128" w:author="Victor Ricardo Gomez Guerra" w:date="2022-08-01T17:13:00Z"/>
                <w:lang w:val="es-ES"/>
              </w:rPr>
            </w:pPr>
          </w:p>
          <w:p w14:paraId="7560BF1D" w14:textId="411B6EEA" w:rsidR="00056097" w:rsidRPr="00412162" w:rsidRDefault="00056097" w:rsidP="00412162">
            <w:pPr>
              <w:pStyle w:val="P68B1DB1-ListParagraph16"/>
              <w:spacing w:line="240" w:lineRule="auto"/>
              <w:ind w:left="0"/>
              <w:jc w:val="both"/>
              <w:rPr>
                <w:sz w:val="24"/>
                <w:szCs w:val="24"/>
                <w:lang w:val="es-ES"/>
              </w:rPr>
            </w:pPr>
            <w:del w:id="129" w:author="Victor Ricardo Gomez Guerra" w:date="2022-08-01T17:13:00Z">
              <w:r w:rsidRPr="00412162" w:rsidDel="0018286E">
                <w:rPr>
                  <w:sz w:val="24"/>
                  <w:szCs w:val="24"/>
                  <w:lang w:val="es-ES"/>
                </w:rPr>
                <w:delText>A</w:delText>
              </w:r>
            </w:del>
            <w:ins w:id="130" w:author="Victor Ricardo Gomez Guerra" w:date="2022-08-01T17:13:00Z">
              <w:r w:rsidR="0018286E">
                <w:rPr>
                  <w:sz w:val="24"/>
                  <w:szCs w:val="24"/>
                  <w:lang w:val="es-ES"/>
                </w:rPr>
                <w:t>A</w:t>
              </w:r>
            </w:ins>
            <w:r w:rsidRPr="00412162">
              <w:rPr>
                <w:sz w:val="24"/>
                <w:szCs w:val="24"/>
                <w:lang w:val="es-ES"/>
              </w:rPr>
              <w:t>rtículo</w:t>
            </w:r>
            <w:proofErr w:type="spellEnd"/>
            <w:r w:rsidRPr="00412162">
              <w:rPr>
                <w:sz w:val="24"/>
                <w:szCs w:val="24"/>
                <w:lang w:val="es-ES"/>
              </w:rPr>
              <w:t xml:space="preserve"> 1</w:t>
            </w:r>
            <w:ins w:id="131" w:author="Victor Ricardo Gomez Guerra" w:date="2022-08-01T17:13:00Z">
              <w:r w:rsidR="0018286E">
                <w:rPr>
                  <w:sz w:val="24"/>
                  <w:szCs w:val="24"/>
                  <w:lang w:val="es-ES"/>
                </w:rPr>
                <w:t>2</w:t>
              </w:r>
            </w:ins>
            <w:del w:id="132" w:author="Victor Ricardo Gomez Guerra" w:date="2022-08-01T17:13:00Z">
              <w:r w:rsidRPr="00412162" w:rsidDel="0018286E">
                <w:rPr>
                  <w:sz w:val="24"/>
                  <w:szCs w:val="24"/>
                  <w:lang w:val="es-ES"/>
                </w:rPr>
                <w:delText>3</w:delText>
              </w:r>
            </w:del>
            <w:r w:rsidRPr="00412162">
              <w:rPr>
                <w:sz w:val="24"/>
                <w:szCs w:val="24"/>
                <w:lang w:val="es-ES"/>
              </w:rPr>
              <w:t>.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 xml:space="preserve">Esta Orden de Compra no podrá ser cedida o delegada, total o parcialmente, por el Proveedor sin el consentimiento escrito de PARTNERS. En caso de la ausencia de tal consentimiento, cualquier cesión será </w:t>
            </w:r>
            <w:r w:rsidRPr="00412162">
              <w:rPr>
                <w:lang w:val="es-ES"/>
              </w:rPr>
              <w:lastRenderedPageBreak/>
              <w:t>nula.</w:t>
            </w:r>
          </w:p>
          <w:p w14:paraId="3F758EB9" w14:textId="77777777" w:rsidR="00056097" w:rsidRPr="00412162" w:rsidRDefault="00056097" w:rsidP="00412162">
            <w:pPr>
              <w:jc w:val="both"/>
              <w:rPr>
                <w:b/>
                <w:lang w:val="es-ES"/>
              </w:rPr>
            </w:pPr>
          </w:p>
          <w:p w14:paraId="1BF11F4F" w14:textId="2522C672"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33" w:author="Victor Ricardo Gomez Guerra" w:date="2022-08-01T17:14:00Z">
              <w:r w:rsidR="0018286E">
                <w:rPr>
                  <w:sz w:val="24"/>
                  <w:szCs w:val="24"/>
                  <w:lang w:val="es-ES"/>
                </w:rPr>
                <w:t>3</w:t>
              </w:r>
            </w:ins>
            <w:del w:id="134" w:author="Victor Ricardo Gomez Guerra" w:date="2022-08-01T17:14:00Z">
              <w:r w:rsidRPr="00412162" w:rsidDel="0018286E">
                <w:rPr>
                  <w:sz w:val="24"/>
                  <w:szCs w:val="24"/>
                  <w:lang w:val="es-ES"/>
                </w:rPr>
                <w:delText>4</w:delText>
              </w:r>
            </w:del>
            <w:r w:rsidRPr="00412162">
              <w:rPr>
                <w:sz w:val="24"/>
                <w:szCs w:val="24"/>
                <w:lang w:val="es-ES"/>
              </w:rPr>
              <w:t>. Cumplimiento de las Leyes y Normas Aplicables</w:t>
            </w:r>
          </w:p>
          <w:p w14:paraId="0C4AD3D9" w14:textId="77777777" w:rsidR="00056097" w:rsidRPr="00412162" w:rsidRDefault="00056097" w:rsidP="00412162">
            <w:pPr>
              <w:jc w:val="both"/>
              <w:rPr>
                <w:b/>
                <w:lang w:val="es-ES"/>
              </w:rPr>
            </w:pPr>
          </w:p>
          <w:p w14:paraId="2DADDD83" w14:textId="38D1A1B4"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t>
            </w:r>
            <w:del w:id="135" w:author="Victor Ricardo Gomez Guerra" w:date="2022-08-01T17:14:00Z">
              <w:r w:rsidRPr="00412162" w:rsidDel="0018286E">
                <w:rPr>
                  <w:lang w:val="es-ES"/>
                </w:rPr>
                <w:delText>Washington, DC</w:delText>
              </w:r>
            </w:del>
            <w:ins w:id="136" w:author="Victor Ricardo Gomez Guerra" w:date="2022-08-01T17:14:00Z">
              <w:r w:rsidR="0018286E">
                <w:rPr>
                  <w:lang w:val="es-ES"/>
                </w:rPr>
                <w:t>la República de Colombia</w:t>
              </w:r>
            </w:ins>
            <w:r w:rsidRPr="00412162">
              <w:rPr>
                <w:lang w:val="es-ES"/>
              </w:rPr>
              <w:t xml:space="preserve">,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223CE0B"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37" w:author="Victor Ricardo Gomez Guerra" w:date="2022-08-01T17:15:00Z">
              <w:r w:rsidR="0018286E">
                <w:rPr>
                  <w:sz w:val="24"/>
                  <w:szCs w:val="24"/>
                  <w:lang w:val="es-ES"/>
                </w:rPr>
                <w:t>4</w:t>
              </w:r>
            </w:ins>
            <w:del w:id="138" w:author="Victor Ricardo Gomez Guerra" w:date="2022-08-01T17:15:00Z">
              <w:r w:rsidRPr="00412162" w:rsidDel="0018286E">
                <w:rPr>
                  <w:sz w:val="24"/>
                  <w:szCs w:val="24"/>
                  <w:lang w:val="es-ES"/>
                </w:rPr>
                <w:delText>5</w:delText>
              </w:r>
            </w:del>
            <w:r w:rsidRPr="00412162">
              <w:rPr>
                <w:sz w:val="24"/>
                <w:szCs w:val="24"/>
                <w:lang w:val="es-ES"/>
              </w:rPr>
              <w:t>.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 xml:space="preserve">El Proveedor no estará obligado a asumir ningún sobrecosto si el incumplimiento de la Orden de Compra surge de una causa de Fuerza Mayor y si el Proveedor, notifica a PARTNERS sobre dicho incumplimiento y la causa </w:t>
            </w:r>
            <w:proofErr w:type="gramStart"/>
            <w:r w:rsidRPr="00412162">
              <w:rPr>
                <w:lang w:val="es-ES"/>
              </w:rPr>
              <w:t>del mismo</w:t>
            </w:r>
            <w:proofErr w:type="gramEnd"/>
            <w:r w:rsidRPr="00412162">
              <w:rPr>
                <w:lang w:val="es-ES"/>
              </w:rPr>
              <w:t xml:space="preserve">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w:t>
            </w:r>
            <w:r w:rsidRPr="00412162">
              <w:rPr>
                <w:lang w:val="es-ES"/>
              </w:rPr>
              <w:lastRenderedPageBreak/>
              <w:t>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2A4528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39" w:author="Victor Ricardo Gomez Guerra" w:date="2022-08-01T17:16:00Z">
              <w:r w:rsidR="0018286E">
                <w:rPr>
                  <w:sz w:val="24"/>
                  <w:szCs w:val="24"/>
                  <w:lang w:val="es-ES"/>
                </w:rPr>
                <w:t>5</w:t>
              </w:r>
            </w:ins>
            <w:del w:id="140" w:author="Victor Ricardo Gomez Guerra" w:date="2022-08-01T17:16:00Z">
              <w:r w:rsidRPr="00412162" w:rsidDel="0018286E">
                <w:rPr>
                  <w:sz w:val="24"/>
                  <w:szCs w:val="24"/>
                  <w:lang w:val="es-ES"/>
                </w:rPr>
                <w:delText>6</w:delText>
              </w:r>
            </w:del>
            <w:r w:rsidRPr="00412162">
              <w:rPr>
                <w:sz w:val="24"/>
                <w:szCs w:val="24"/>
                <w:lang w:val="es-ES"/>
              </w:rPr>
              <w:t>.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8B5CA98" w:rsidR="00056097" w:rsidRPr="0018286E" w:rsidRDefault="00861FB4">
            <w:pPr>
              <w:pStyle w:val="Default"/>
              <w:jc w:val="both"/>
              <w:rPr>
                <w:rFonts w:ascii="Times New Roman" w:hAnsi="Times New Roman" w:cs="Times New Roman"/>
                <w:lang w:val="es-ES"/>
              </w:rPr>
              <w:pPrChange w:id="141" w:author="Victor Ricardo Gomez Guerra" w:date="2022-08-01T17:14:00Z">
                <w:pPr>
                  <w:pStyle w:val="Default"/>
                </w:pPr>
              </w:pPrChange>
            </w:pPr>
            <w:ins w:id="142" w:author="Victor Ricardo Gomez Guerra" w:date="2022-08-01T14:48:00Z">
              <w:r w:rsidRPr="0018286E">
                <w:rPr>
                  <w:rFonts w:ascii="Times New Roman" w:hAnsi="Times New Roman" w:cs="Times New Roman"/>
                  <w:lang w:val="es-ES"/>
                  <w:rPrChange w:id="143" w:author="Victor Ricardo Gomez Guerra" w:date="2022-08-01T17:14:00Z">
                    <w:rPr>
                      <w:rFonts w:cstheme="minorHAnsi"/>
                      <w:sz w:val="20"/>
                      <w:szCs w:val="20"/>
                      <w:lang w:val="es-ES"/>
                    </w:rPr>
                  </w:rPrChange>
                </w:rPr>
                <w:t xml:space="preserve">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w:t>
              </w:r>
              <w:proofErr w:type="gramStart"/>
              <w:r w:rsidRPr="0018286E">
                <w:rPr>
                  <w:rFonts w:ascii="Times New Roman" w:hAnsi="Times New Roman" w:cs="Times New Roman"/>
                  <w:lang w:val="es-ES"/>
                  <w:rPrChange w:id="144" w:author="Victor Ricardo Gomez Guerra" w:date="2022-08-01T17:14:00Z">
                    <w:rPr>
                      <w:rFonts w:cstheme="minorHAnsi"/>
                      <w:sz w:val="20"/>
                      <w:szCs w:val="20"/>
                      <w:lang w:val="es-ES"/>
                    </w:rPr>
                  </w:rPrChange>
                </w:rPr>
                <w:t>tanto</w:t>
              </w:r>
              <w:proofErr w:type="gramEnd"/>
              <w:r w:rsidRPr="0018286E">
                <w:rPr>
                  <w:rFonts w:ascii="Times New Roman" w:hAnsi="Times New Roman" w:cs="Times New Roman"/>
                  <w:lang w:val="es-ES"/>
                  <w:rPrChange w:id="145" w:author="Victor Ricardo Gomez Guerra" w:date="2022-08-01T17:14:00Z">
                    <w:rPr>
                      <w:rFonts w:cstheme="minorHAnsi"/>
                      <w:sz w:val="20"/>
                      <w:szCs w:val="20"/>
                      <w:lang w:val="es-ES"/>
                    </w:rPr>
                  </w:rPrChange>
                </w:rPr>
                <w:t xml:space="preserve"> las sumas que sobrevengan con ocasión de la ejecución de este contrato por concepto de salarios, honorarios y demás cargas laborales serán asumidos por cada Parte, respecto de su propio personal.</w:t>
              </w:r>
            </w:ins>
          </w:p>
          <w:p w14:paraId="0F7E8E2F" w14:textId="77777777" w:rsidR="00850545" w:rsidRDefault="00850545" w:rsidP="00412162">
            <w:pPr>
              <w:pStyle w:val="P68B1DB1-ListParagraph16"/>
              <w:spacing w:line="240" w:lineRule="auto"/>
              <w:ind w:left="0"/>
              <w:jc w:val="both"/>
              <w:rPr>
                <w:ins w:id="146" w:author="Sara Taylor" w:date="2022-08-09T19:21:00Z"/>
                <w:sz w:val="24"/>
                <w:szCs w:val="24"/>
                <w:lang w:val="es-ES"/>
              </w:rPr>
            </w:pPr>
          </w:p>
          <w:p w14:paraId="45A772B2" w14:textId="1973EE02"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47" w:author="Victor Ricardo Gomez Guerra" w:date="2022-08-01T17:16:00Z">
              <w:r w:rsidR="0018286E">
                <w:rPr>
                  <w:sz w:val="24"/>
                  <w:szCs w:val="24"/>
                  <w:lang w:val="es-ES"/>
                </w:rPr>
                <w:t>6</w:t>
              </w:r>
            </w:ins>
            <w:del w:id="148" w:author="Victor Ricardo Gomez Guerra" w:date="2022-08-01T17:16:00Z">
              <w:r w:rsidRPr="00412162" w:rsidDel="0018286E">
                <w:rPr>
                  <w:sz w:val="24"/>
                  <w:szCs w:val="24"/>
                  <w:lang w:val="es-ES"/>
                </w:rPr>
                <w:delText>7</w:delText>
              </w:r>
            </w:del>
            <w:r w:rsidRPr="00412162">
              <w:rPr>
                <w:sz w:val="24"/>
                <w:szCs w:val="24"/>
                <w:lang w:val="es-ES"/>
              </w:rPr>
              <w:t xml:space="preserve">. Indemnización </w:t>
            </w:r>
            <w:del w:id="149" w:author="Victor Ricardo Gomez Guerra" w:date="2022-08-01T17:18:00Z">
              <w:r w:rsidRPr="00412162" w:rsidDel="00647C63">
                <w:rPr>
                  <w:sz w:val="24"/>
                  <w:szCs w:val="24"/>
                  <w:lang w:val="es-ES"/>
                </w:rPr>
                <w:delText xml:space="preserve">de </w:delText>
              </w:r>
            </w:del>
            <w:ins w:id="150" w:author="Victor Ricardo Gomez Guerra" w:date="2022-08-01T17:18:00Z">
              <w:r w:rsidR="00647C63">
                <w:rPr>
                  <w:sz w:val="24"/>
                  <w:szCs w:val="24"/>
                  <w:lang w:val="es-ES"/>
                </w:rPr>
                <w:t>por infracción de derechos de</w:t>
              </w:r>
              <w:r w:rsidR="00647C63" w:rsidRPr="00412162">
                <w:rPr>
                  <w:sz w:val="24"/>
                  <w:szCs w:val="24"/>
                  <w:lang w:val="es-ES"/>
                </w:rPr>
                <w:t xml:space="preserve"> </w:t>
              </w:r>
            </w:ins>
            <w:del w:id="151" w:author="Victor Ricardo Gomez Guerra" w:date="2022-08-01T17:17:00Z">
              <w:r w:rsidRPr="00412162" w:rsidDel="00647C63">
                <w:rPr>
                  <w:sz w:val="24"/>
                  <w:szCs w:val="24"/>
                  <w:lang w:val="es-ES"/>
                </w:rPr>
                <w:delText>Patentes</w:delText>
              </w:r>
            </w:del>
            <w:ins w:id="152" w:author="Victor Ricardo Gomez Guerra" w:date="2022-08-01T17:17:00Z">
              <w:r w:rsidR="00647C63">
                <w:rPr>
                  <w:sz w:val="24"/>
                  <w:szCs w:val="24"/>
                  <w:lang w:val="es-ES"/>
                </w:rPr>
                <w:t>propiedad intelectual</w:t>
              </w:r>
            </w:ins>
            <w:r w:rsidRPr="00412162">
              <w:rPr>
                <w:sz w:val="24"/>
                <w:szCs w:val="24"/>
                <w:lang w:val="es-ES"/>
              </w:rPr>
              <w:t xml:space="preserve">.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5EEA7927" w:rsidR="00056097" w:rsidRPr="00412162" w:rsidRDefault="00056097" w:rsidP="00412162">
            <w:pPr>
              <w:jc w:val="both"/>
              <w:rPr>
                <w:lang w:val="es-ES"/>
              </w:rPr>
            </w:pPr>
            <w:r w:rsidRPr="00412162">
              <w:rPr>
                <w:lang w:val="es-ES"/>
              </w:rPr>
              <w:t xml:space="preserve">El Proveedor le indemnizará a PARTNERS y a sus funcionarios, empleados y agentes </w:t>
            </w:r>
            <w:del w:id="153" w:author="Victor Ricardo Gomez Guerra" w:date="2022-08-01T17:18:00Z">
              <w:r w:rsidRPr="00412162" w:rsidDel="00647C63">
                <w:rPr>
                  <w:lang w:val="es-ES"/>
                </w:rPr>
                <w:delText xml:space="preserve">contra </w:delText>
              </w:r>
            </w:del>
            <w:ins w:id="154" w:author="Victor Ricardo Gomez Guerra" w:date="2022-08-01T17:18:00Z">
              <w:r w:rsidR="00647C63">
                <w:rPr>
                  <w:lang w:val="es-ES"/>
                </w:rPr>
                <w:t>por</w:t>
              </w:r>
              <w:r w:rsidR="00647C63" w:rsidRPr="00412162">
                <w:rPr>
                  <w:lang w:val="es-ES"/>
                </w:rPr>
                <w:t xml:space="preserve"> </w:t>
              </w:r>
            </w:ins>
            <w:r w:rsidRPr="00412162">
              <w:rPr>
                <w:lang w:val="es-ES"/>
              </w:rPr>
              <w:t xml:space="preserve">toda responsabilidad (incluyendo costos) relacionada con la infracción directa o indirecta, real o presunta, o con la </w:t>
            </w:r>
            <w:r w:rsidRPr="00412162">
              <w:rPr>
                <w:lang w:val="es-ES"/>
              </w:rPr>
              <w:lastRenderedPageBreak/>
              <w:t>instigación a infringir, cualquier</w:t>
            </w:r>
            <w:ins w:id="155" w:author="Victor Ricardo Gomez Guerra" w:date="2022-08-01T17:18:00Z">
              <w:r w:rsidR="00647C63">
                <w:rPr>
                  <w:lang w:val="es-ES"/>
                </w:rPr>
                <w:t xml:space="preserve"> derecho de propiedad intelectual </w:t>
              </w:r>
              <w:proofErr w:type="gramStart"/>
              <w:r w:rsidR="00647C63">
                <w:rPr>
                  <w:lang w:val="es-ES"/>
                </w:rPr>
                <w:t>incluyendo</w:t>
              </w:r>
              <w:proofErr w:type="gramEnd"/>
              <w:r w:rsidR="00647C63">
                <w:rPr>
                  <w:lang w:val="es-ES"/>
                </w:rPr>
                <w:t xml:space="preserve"> pero sin lim</w:t>
              </w:r>
            </w:ins>
            <w:ins w:id="156" w:author="Victor Ricardo Gomez Guerra" w:date="2022-08-01T17:19:00Z">
              <w:r w:rsidR="00647C63">
                <w:rPr>
                  <w:lang w:val="es-ES"/>
                </w:rPr>
                <w:t>itarse a</w:t>
              </w:r>
            </w:ins>
            <w:r w:rsidRPr="00412162">
              <w:rPr>
                <w:lang w:val="es-ES"/>
              </w:rPr>
              <w:t xml:space="preserve"> patente</w:t>
            </w:r>
            <w:ins w:id="157" w:author="Victor Ricardo Gomez Guerra" w:date="2022-08-01T17:19:00Z">
              <w:r w:rsidR="00647C63">
                <w:rPr>
                  <w:lang w:val="es-ES"/>
                </w:rPr>
                <w:t>s</w:t>
              </w:r>
            </w:ins>
            <w:r w:rsidRPr="00412162">
              <w:rPr>
                <w:lang w:val="es-ES"/>
              </w:rPr>
              <w:t>,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4608C5DE"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58" w:author="Victor Ricardo Gomez Guerra" w:date="2022-08-01T17:16:00Z">
              <w:r w:rsidR="0018286E">
                <w:rPr>
                  <w:sz w:val="24"/>
                  <w:szCs w:val="24"/>
                  <w:lang w:val="es-ES"/>
                </w:rPr>
                <w:t>7</w:t>
              </w:r>
            </w:ins>
            <w:del w:id="159" w:author="Victor Ricardo Gomez Guerra" w:date="2022-08-01T17:16:00Z">
              <w:r w:rsidRPr="00412162" w:rsidDel="0018286E">
                <w:rPr>
                  <w:sz w:val="24"/>
                  <w:szCs w:val="24"/>
                  <w:lang w:val="es-ES"/>
                </w:rPr>
                <w:delText>8</w:delText>
              </w:r>
            </w:del>
            <w:r w:rsidRPr="00412162">
              <w:rPr>
                <w:sz w:val="24"/>
                <w:szCs w:val="24"/>
                <w:lang w:val="es-ES"/>
              </w:rPr>
              <w:t>.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245D939A"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w:t>
            </w:r>
            <w:ins w:id="160" w:author="Victor Ricardo Gomez Guerra" w:date="2022-08-01T17:19:00Z">
              <w:r w:rsidR="00647C63">
                <w:rPr>
                  <w:sz w:val="24"/>
                  <w:szCs w:val="24"/>
                  <w:lang w:val="es-ES"/>
                </w:rPr>
                <w:t>8</w:t>
              </w:r>
            </w:ins>
            <w:del w:id="161" w:author="Victor Ricardo Gomez Guerra" w:date="2022-08-01T17:19:00Z">
              <w:r w:rsidRPr="00412162" w:rsidDel="00647C63">
                <w:rPr>
                  <w:sz w:val="24"/>
                  <w:szCs w:val="24"/>
                  <w:lang w:val="es-ES"/>
                </w:rPr>
                <w:delText>9</w:delText>
              </w:r>
            </w:del>
            <w:r w:rsidRPr="00412162">
              <w:rPr>
                <w:sz w:val="24"/>
                <w:szCs w:val="24"/>
                <w:lang w:val="es-ES"/>
              </w:rPr>
              <w:t>.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4815B9A7" w:rsidR="00056097" w:rsidRPr="00861FB4" w:rsidRDefault="00056097" w:rsidP="00BB083F">
            <w:pPr>
              <w:keepNext w:val="0"/>
              <w:widowControl/>
              <w:numPr>
                <w:ilvl w:val="0"/>
                <w:numId w:val="29"/>
              </w:numPr>
              <w:snapToGrid/>
              <w:jc w:val="both"/>
              <w:outlineLvl w:val="9"/>
              <w:rPr>
                <w:highlight w:val="cyan"/>
                <w:lang w:val="es-ES"/>
                <w:rPrChange w:id="162" w:author="Victor Ricardo Gomez Guerra" w:date="2022-08-01T14:48:00Z">
                  <w:rPr>
                    <w:lang w:val="es-ES"/>
                  </w:rPr>
                </w:rPrChange>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w:t>
            </w:r>
            <w:r w:rsidRPr="00647C63">
              <w:rPr>
                <w:lang w:val="es-ES"/>
              </w:rPr>
              <w:t>El Proveedor será el único responsable de cumplir todas las leyes</w:t>
            </w:r>
            <w:ins w:id="163" w:author="Victor Ricardo Gomez Guerra" w:date="2022-08-01T17:20:00Z">
              <w:r w:rsidR="00647C63" w:rsidRPr="00647C63">
                <w:rPr>
                  <w:lang w:val="es-ES"/>
                  <w:rPrChange w:id="164" w:author="Victor Ricardo Gomez Guerra" w:date="2022-08-01T17:20:00Z">
                    <w:rPr>
                      <w:highlight w:val="cyan"/>
                      <w:lang w:val="es-ES"/>
                    </w:rPr>
                  </w:rPrChange>
                </w:rPr>
                <w:t xml:space="preserve"> en Colombia o cualquier otra que resulte vinculante bajo este acuerdo</w:t>
              </w:r>
            </w:ins>
            <w:del w:id="165" w:author="Victor Ricardo Gomez Guerra" w:date="2022-08-01T17:20:00Z">
              <w:r w:rsidRPr="00647C63" w:rsidDel="00647C63">
                <w:rPr>
                  <w:lang w:val="es-ES"/>
                </w:rPr>
                <w:delText xml:space="preserve"> federales, estatales y locales de los EE. UU.</w:delText>
              </w:r>
            </w:del>
            <w:r w:rsidRPr="00647C63">
              <w:rPr>
                <w:lang w:val="es-ES"/>
              </w:rPr>
              <w:t xml:space="preserve">,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w:t>
            </w:r>
            <w:r w:rsidRPr="00412162">
              <w:rPr>
                <w:lang w:val="es-ES"/>
              </w:rPr>
              <w:lastRenderedPageBreak/>
              <w:t xml:space="preserve">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5402BE7E"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w:t>
            </w:r>
            <w:ins w:id="166" w:author="Victor Ricardo Gomez Guerra" w:date="2022-08-01T17:21:00Z">
              <w:r w:rsidR="00647C63">
                <w:rPr>
                  <w:sz w:val="24"/>
                  <w:szCs w:val="24"/>
                  <w:lang w:val="es-ES"/>
                </w:rPr>
                <w:t>19</w:t>
              </w:r>
            </w:ins>
            <w:del w:id="167" w:author="Victor Ricardo Gomez Guerra" w:date="2022-08-01T17:21:00Z">
              <w:r w:rsidRPr="00412162" w:rsidDel="00647C63">
                <w:rPr>
                  <w:sz w:val="24"/>
                  <w:szCs w:val="24"/>
                  <w:lang w:val="es-ES"/>
                </w:rPr>
                <w:delText>20</w:delText>
              </w:r>
            </w:del>
            <w:r w:rsidRPr="00412162">
              <w:rPr>
                <w:sz w:val="24"/>
                <w:szCs w:val="24"/>
                <w:lang w:val="es-ES"/>
              </w:rPr>
              <w:t>.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actualmente libres de defectos en el material y la mano de obra, y lo estarán por </w:t>
            </w:r>
            <w:r w:rsidRPr="00412162">
              <w:rPr>
                <w:rFonts w:ascii="Times New Roman" w:hAnsi="Times New Roman" w:cs="Times New Roman"/>
                <w:sz w:val="24"/>
                <w:szCs w:val="24"/>
                <w:lang w:val="es-ES"/>
              </w:rPr>
              <w:lastRenderedPageBreak/>
              <w:t xml:space="preserve">el período de garantía especificado en la garantía estándar del fabricante, la cual </w:t>
            </w:r>
            <w:proofErr w:type="gramStart"/>
            <w:r w:rsidRPr="00412162">
              <w:rPr>
                <w:rFonts w:ascii="Times New Roman" w:hAnsi="Times New Roman" w:cs="Times New Roman"/>
                <w:sz w:val="24"/>
                <w:szCs w:val="24"/>
                <w:lang w:val="es-ES"/>
              </w:rPr>
              <w:t>entra en vigencia</w:t>
            </w:r>
            <w:proofErr w:type="gramEnd"/>
            <w:r w:rsidRPr="00412162">
              <w:rPr>
                <w:rFonts w:ascii="Times New Roman" w:hAnsi="Times New Roman" w:cs="Times New Roman"/>
                <w:sz w:val="24"/>
                <w:szCs w:val="24"/>
                <w:lang w:val="es-ES"/>
              </w:rPr>
              <w:t xml:space="preserve">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sub-ensamblajes de </w:t>
            </w:r>
            <w:proofErr w:type="gramStart"/>
            <w:r w:rsidRPr="00412162">
              <w:rPr>
                <w:rFonts w:ascii="Times New Roman" w:hAnsi="Times New Roman" w:cs="Times New Roman"/>
                <w:sz w:val="24"/>
                <w:szCs w:val="24"/>
                <w:lang w:val="es-ES"/>
              </w:rPr>
              <w:t>los mismos</w:t>
            </w:r>
            <w:proofErr w:type="gramEnd"/>
            <w:r w:rsidRPr="00412162">
              <w:rPr>
                <w:rFonts w:ascii="Times New Roman" w:hAnsi="Times New Roman" w:cs="Times New Roman"/>
                <w:sz w:val="24"/>
                <w:szCs w:val="24"/>
                <w:lang w:val="es-ES"/>
              </w:rPr>
              <w:t xml:space="preserve">);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con la descripción incluida en el formulario de la Orden de Compra y con </w:t>
            </w:r>
            <w:r w:rsidRPr="00412162">
              <w:rPr>
                <w:rFonts w:ascii="Times New Roman" w:hAnsi="Times New Roman" w:cs="Times New Roman"/>
                <w:sz w:val="24"/>
                <w:szCs w:val="24"/>
                <w:lang w:val="es-ES"/>
              </w:rPr>
              <w:lastRenderedPageBreak/>
              <w:t>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53DC746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En el evento que algún Bien o </w:t>
            </w:r>
            <w:ins w:id="168" w:author="Victor Ricardo Gomez Guerra" w:date="2022-08-01T14:52:00Z">
              <w:r w:rsidR="00861FB4">
                <w:rPr>
                  <w:lang w:val="es-ES"/>
                </w:rPr>
                <w:t>S</w:t>
              </w:r>
            </w:ins>
            <w:del w:id="169" w:author="Victor Ricardo Gomez Guerra" w:date="2022-08-01T14:52:00Z">
              <w:r w:rsidRPr="00412162" w:rsidDel="00861FB4">
                <w:rPr>
                  <w:lang w:val="es-ES"/>
                </w:rPr>
                <w:delText>s</w:delText>
              </w:r>
            </w:del>
            <w:r w:rsidRPr="00412162">
              <w:rPr>
                <w:lang w:val="es-ES"/>
              </w:rPr>
              <w:t xml:space="preserve">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w:t>
            </w:r>
            <w:r w:rsidRPr="00412162">
              <w:rPr>
                <w:lang w:val="es-ES"/>
              </w:rPr>
              <w:lastRenderedPageBreak/>
              <w:t>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6D24AFD0" w:rsidR="00056097" w:rsidRPr="00412162" w:rsidRDefault="00056097" w:rsidP="00412162">
            <w:pPr>
              <w:pStyle w:val="P68B1DB1-Normal7"/>
              <w:spacing w:line="240" w:lineRule="auto"/>
              <w:rPr>
                <w:sz w:val="24"/>
                <w:szCs w:val="24"/>
                <w:lang w:val="es-ES"/>
              </w:rPr>
            </w:pPr>
            <w:r w:rsidRPr="00412162">
              <w:rPr>
                <w:b/>
                <w:sz w:val="24"/>
                <w:szCs w:val="24"/>
                <w:lang w:val="es-ES"/>
              </w:rPr>
              <w:t>Artículo 2</w:t>
            </w:r>
            <w:ins w:id="170" w:author="Victor Ricardo Gomez Guerra" w:date="2022-08-01T17:21:00Z">
              <w:r w:rsidR="00647C63">
                <w:rPr>
                  <w:b/>
                  <w:sz w:val="24"/>
                  <w:szCs w:val="24"/>
                  <w:lang w:val="es-ES"/>
                </w:rPr>
                <w:t>0</w:t>
              </w:r>
            </w:ins>
            <w:del w:id="171" w:author="Victor Ricardo Gomez Guerra" w:date="2022-08-01T17:21:00Z">
              <w:r w:rsidRPr="00412162" w:rsidDel="00647C63">
                <w:rPr>
                  <w:b/>
                  <w:sz w:val="24"/>
                  <w:szCs w:val="24"/>
                  <w:lang w:val="es-ES"/>
                </w:rPr>
                <w:delText>1</w:delText>
              </w:r>
            </w:del>
            <w:r w:rsidRPr="00412162">
              <w:rPr>
                <w:b/>
                <w:sz w:val="24"/>
                <w:szCs w:val="24"/>
                <w:lang w:val="es-ES"/>
              </w:rPr>
              <w:t>.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 xml:space="preserve">El Proveedor y cualquier subcontratista del Proveedor no deben figurar en las listas de inhabilitación gubernamental del Sistema Para la Administración de Donaciones (SAM), de acuerdo con las directrices de la OMB descritas en 2 CFR 180 que implementan las </w:t>
            </w:r>
            <w:r w:rsidRPr="00412162">
              <w:rPr>
                <w:sz w:val="24"/>
                <w:szCs w:val="24"/>
                <w:lang w:val="es-ES"/>
              </w:rPr>
              <w:lastRenderedPageBreak/>
              <w:t>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5DCC773A" w:rsidR="00056097" w:rsidRPr="00412162" w:rsidRDefault="00056097" w:rsidP="00412162">
            <w:pPr>
              <w:pStyle w:val="P68B1DB1-Normal7"/>
              <w:spacing w:line="240" w:lineRule="auto"/>
              <w:rPr>
                <w:sz w:val="24"/>
                <w:szCs w:val="24"/>
                <w:lang w:val="es-ES"/>
              </w:rPr>
            </w:pPr>
            <w:r w:rsidRPr="00412162">
              <w:rPr>
                <w:b/>
                <w:sz w:val="24"/>
                <w:szCs w:val="24"/>
                <w:lang w:val="es-ES"/>
              </w:rPr>
              <w:t>Artículo 2</w:t>
            </w:r>
            <w:ins w:id="172" w:author="Victor Ricardo Gomez Guerra" w:date="2022-08-01T17:22:00Z">
              <w:r w:rsidR="00647C63">
                <w:rPr>
                  <w:b/>
                  <w:sz w:val="24"/>
                  <w:szCs w:val="24"/>
                  <w:lang w:val="es-ES"/>
                </w:rPr>
                <w:t>1</w:t>
              </w:r>
            </w:ins>
            <w:del w:id="173" w:author="Victor Ricardo Gomez Guerra" w:date="2022-08-01T17:22:00Z">
              <w:r w:rsidRPr="00412162" w:rsidDel="00647C63">
                <w:rPr>
                  <w:b/>
                  <w:sz w:val="24"/>
                  <w:szCs w:val="24"/>
                  <w:lang w:val="es-ES"/>
                </w:rPr>
                <w:delText>2</w:delText>
              </w:r>
            </w:del>
            <w:r w:rsidRPr="00412162">
              <w:rPr>
                <w:b/>
                <w:sz w:val="24"/>
                <w:szCs w:val="24"/>
                <w:lang w:val="es-ES"/>
              </w:rPr>
              <w:t>.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0775E6B9" w:rsidR="00056097" w:rsidRPr="00412162" w:rsidRDefault="00056097" w:rsidP="00412162">
            <w:pPr>
              <w:pStyle w:val="P68B1DB1-Normal7"/>
              <w:spacing w:line="240" w:lineRule="auto"/>
              <w:rPr>
                <w:sz w:val="24"/>
                <w:szCs w:val="24"/>
                <w:lang w:val="es-ES"/>
              </w:rPr>
            </w:pPr>
            <w:r w:rsidRPr="00412162">
              <w:rPr>
                <w:b/>
                <w:sz w:val="24"/>
                <w:szCs w:val="24"/>
                <w:lang w:val="es-ES"/>
              </w:rPr>
              <w:t>Artículo 2</w:t>
            </w:r>
            <w:ins w:id="174" w:author="Victor Ricardo Gomez Guerra" w:date="2022-08-01T17:22:00Z">
              <w:r w:rsidR="00647C63">
                <w:rPr>
                  <w:b/>
                  <w:sz w:val="24"/>
                  <w:szCs w:val="24"/>
                  <w:lang w:val="es-ES"/>
                </w:rPr>
                <w:t>2</w:t>
              </w:r>
            </w:ins>
            <w:del w:id="175" w:author="Victor Ricardo Gomez Guerra" w:date="2022-08-01T17:22:00Z">
              <w:r w:rsidRPr="00412162" w:rsidDel="00647C63">
                <w:rPr>
                  <w:b/>
                  <w:sz w:val="24"/>
                  <w:szCs w:val="24"/>
                  <w:lang w:val="es-ES"/>
                </w:rPr>
                <w:delText>3</w:delText>
              </w:r>
            </w:del>
            <w:r w:rsidRPr="00412162">
              <w:rPr>
                <w:b/>
                <w:sz w:val="24"/>
                <w:szCs w:val="24"/>
                <w:lang w:val="es-ES"/>
              </w:rPr>
              <w:t>.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937 según se define en 22 CFR 228.03 (Estados Unidos, el país receptor y los países en </w:t>
            </w:r>
            <w:r w:rsidRPr="00412162">
              <w:rPr>
                <w:sz w:val="24"/>
                <w:szCs w:val="24"/>
                <w:lang w:val="es-ES"/>
              </w:rPr>
              <w:lastRenderedPageBreak/>
              <w:t>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12BAEFDF" w14:textId="6D181E5A" w:rsidR="00262C84" w:rsidRPr="00412162"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02994" w14:textId="77777777" w:rsidR="007D2FBD" w:rsidRDefault="007D2FBD" w:rsidP="0094751D">
      <w:r>
        <w:separator/>
      </w:r>
    </w:p>
  </w:endnote>
  <w:endnote w:type="continuationSeparator" w:id="0">
    <w:p w14:paraId="43FBA81D" w14:textId="77777777" w:rsidR="007D2FBD" w:rsidRDefault="007D2FBD"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176" w:name="_Hlk97647159"/>
    <w:r w:rsidRPr="00056097">
      <w:rPr>
        <w:lang w:val="es"/>
      </w:rPr>
      <w:t xml:space="preserve"> #</w:t>
    </w:r>
    <w:bookmarkEnd w:id="176"/>
    <w:r w:rsidRPr="00056097">
      <w:rPr>
        <w:lang w:val="es"/>
      </w:rPr>
      <w:t xml:space="preserve"> (</w:t>
    </w:r>
    <w:proofErr w:type="spellStart"/>
    <w:r w:rsidRPr="00056097">
      <w:rPr>
        <w:lang w:val="es"/>
      </w:rPr>
      <w:t>xxxx</w:t>
    </w:r>
    <w:proofErr w:type="spellEnd"/>
    <w:r w:rsidRPr="00056097">
      <w:rPr>
        <w:lang w:val="es"/>
      </w:rPr>
      <w:t>)</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53C22" w14:textId="77777777" w:rsidR="007D2FBD" w:rsidRDefault="007D2FBD" w:rsidP="0094751D">
      <w:r>
        <w:separator/>
      </w:r>
    </w:p>
  </w:footnote>
  <w:footnote w:type="continuationSeparator" w:id="0">
    <w:p w14:paraId="74EC4D6B" w14:textId="77777777" w:rsidR="007D2FBD" w:rsidRDefault="007D2FBD"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759104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287926">
    <w:abstractNumId w:val="11"/>
  </w:num>
  <w:num w:numId="3" w16cid:durableId="1100905020">
    <w:abstractNumId w:val="1"/>
  </w:num>
  <w:num w:numId="4" w16cid:durableId="594284527">
    <w:abstractNumId w:val="5"/>
  </w:num>
  <w:num w:numId="5" w16cid:durableId="190844467">
    <w:abstractNumId w:val="0"/>
  </w:num>
  <w:num w:numId="6" w16cid:durableId="1673415827">
    <w:abstractNumId w:val="3"/>
  </w:num>
  <w:num w:numId="7" w16cid:durableId="1500459236">
    <w:abstractNumId w:val="2"/>
  </w:num>
  <w:num w:numId="8" w16cid:durableId="1176076055">
    <w:abstractNumId w:val="23"/>
  </w:num>
  <w:num w:numId="9" w16cid:durableId="891310344">
    <w:abstractNumId w:val="14"/>
  </w:num>
  <w:num w:numId="10" w16cid:durableId="1783257936">
    <w:abstractNumId w:val="19"/>
  </w:num>
  <w:num w:numId="11" w16cid:durableId="1896349720">
    <w:abstractNumId w:val="15"/>
  </w:num>
  <w:num w:numId="12" w16cid:durableId="538589816">
    <w:abstractNumId w:val="17"/>
  </w:num>
  <w:num w:numId="13" w16cid:durableId="1229028580">
    <w:abstractNumId w:val="7"/>
  </w:num>
  <w:num w:numId="14" w16cid:durableId="352344796">
    <w:abstractNumId w:val="28"/>
  </w:num>
  <w:num w:numId="15" w16cid:durableId="633221608">
    <w:abstractNumId w:val="22"/>
  </w:num>
  <w:num w:numId="16" w16cid:durableId="1969780661">
    <w:abstractNumId w:val="26"/>
  </w:num>
  <w:num w:numId="17" w16cid:durableId="44837542">
    <w:abstractNumId w:val="4"/>
  </w:num>
  <w:num w:numId="18" w16cid:durableId="325598213">
    <w:abstractNumId w:val="27"/>
  </w:num>
  <w:num w:numId="19" w16cid:durableId="2085687806">
    <w:abstractNumId w:val="8"/>
  </w:num>
  <w:num w:numId="20" w16cid:durableId="1383212446">
    <w:abstractNumId w:val="24"/>
  </w:num>
  <w:num w:numId="21" w16cid:durableId="1199003511">
    <w:abstractNumId w:val="21"/>
  </w:num>
  <w:num w:numId="22" w16cid:durableId="975719751">
    <w:abstractNumId w:val="30"/>
  </w:num>
  <w:num w:numId="23" w16cid:durableId="1938324510">
    <w:abstractNumId w:val="18"/>
  </w:num>
  <w:num w:numId="24" w16cid:durableId="1714764138">
    <w:abstractNumId w:val="12"/>
  </w:num>
  <w:num w:numId="25" w16cid:durableId="372735666">
    <w:abstractNumId w:val="6"/>
  </w:num>
  <w:num w:numId="26" w16cid:durableId="1485972388">
    <w:abstractNumId w:val="16"/>
  </w:num>
  <w:num w:numId="27" w16cid:durableId="1557013828">
    <w:abstractNumId w:val="10"/>
  </w:num>
  <w:num w:numId="28" w16cid:durableId="1103650446">
    <w:abstractNumId w:val="20"/>
  </w:num>
  <w:num w:numId="29" w16cid:durableId="1138767427">
    <w:abstractNumId w:val="29"/>
  </w:num>
  <w:num w:numId="30" w16cid:durableId="401104160">
    <w:abstractNumId w:val="25"/>
  </w:num>
  <w:num w:numId="31" w16cid:durableId="2092699808">
    <w:abstractNumId w:val="13"/>
  </w:num>
  <w:num w:numId="32" w16cid:durableId="494607595">
    <w:abstractNumId w:val="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 Taylor">
    <w15:presenceInfo w15:providerId="AD" w15:userId="S::staylor@partners.net::059dac33-2550-4849-bf58-09e6b15829fd"/>
  </w15:person>
  <w15:person w15:author="Victor Ricardo Gomez Guerra">
    <w15:presenceInfo w15:providerId="Windows Live" w15:userId="0df83b22daa7ee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trackRevisions/>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8286E"/>
    <w:rsid w:val="001A2203"/>
    <w:rsid w:val="001A257B"/>
    <w:rsid w:val="001D033E"/>
    <w:rsid w:val="0021078F"/>
    <w:rsid w:val="002127B7"/>
    <w:rsid w:val="002311D7"/>
    <w:rsid w:val="00233F70"/>
    <w:rsid w:val="00235D1F"/>
    <w:rsid w:val="0024108F"/>
    <w:rsid w:val="00242246"/>
    <w:rsid w:val="00262C84"/>
    <w:rsid w:val="0026642E"/>
    <w:rsid w:val="0026749F"/>
    <w:rsid w:val="00283FA2"/>
    <w:rsid w:val="002963C3"/>
    <w:rsid w:val="002A06B9"/>
    <w:rsid w:val="002A6D28"/>
    <w:rsid w:val="002F6B59"/>
    <w:rsid w:val="003157A9"/>
    <w:rsid w:val="003707C7"/>
    <w:rsid w:val="00377B63"/>
    <w:rsid w:val="003B7E32"/>
    <w:rsid w:val="003D04D5"/>
    <w:rsid w:val="003F14C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22CB8"/>
    <w:rsid w:val="00624057"/>
    <w:rsid w:val="00637254"/>
    <w:rsid w:val="00647C63"/>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7D2FBD"/>
    <w:rsid w:val="008013DB"/>
    <w:rsid w:val="00813100"/>
    <w:rsid w:val="00822A75"/>
    <w:rsid w:val="0083372A"/>
    <w:rsid w:val="00836325"/>
    <w:rsid w:val="00837744"/>
    <w:rsid w:val="00850545"/>
    <w:rsid w:val="00861FB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15B75"/>
    <w:rsid w:val="00A36B8D"/>
    <w:rsid w:val="00A66A80"/>
    <w:rsid w:val="00AA16CD"/>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315F"/>
    <w:rsid w:val="00E673DE"/>
    <w:rsid w:val="00E67D44"/>
    <w:rsid w:val="00E95E8D"/>
    <w:rsid w:val="00EA4B26"/>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85054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5074DD9F-72BF-4177-878C-02CBDC8947F3}"/>
</file>

<file path=docProps/app.xml><?xml version="1.0" encoding="utf-8"?>
<Properties xmlns="http://schemas.openxmlformats.org/officeDocument/2006/extended-properties" xmlns:vt="http://schemas.openxmlformats.org/officeDocument/2006/docPropsVTypes">
  <Template>Normal.dotm</Template>
  <TotalTime>218</TotalTime>
  <Pages>23</Pages>
  <Words>9960</Words>
  <Characters>56777</Characters>
  <Application>Microsoft Office Word</Application>
  <DocSecurity>0</DocSecurity>
  <Lines>473</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Sara Taylor</cp:lastModifiedBy>
  <cp:revision>138</cp:revision>
  <dcterms:created xsi:type="dcterms:W3CDTF">2022-03-08T20:20:00Z</dcterms:created>
  <dcterms:modified xsi:type="dcterms:W3CDTF">2022-08-10T00:27:00Z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