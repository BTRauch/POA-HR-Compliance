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2A6EA055" w:rsidR="006B18A7" w:rsidRPr="00774D43" w:rsidRDefault="00776AA4" w:rsidP="00774D43">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006519AC" w:rsidRP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5FF2C862" w:rsidR="0094751D" w:rsidRPr="00672473" w:rsidRDefault="00C02F8C" w:rsidP="006B18A7">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654572D0" w14:textId="38A4D49D" w:rsidR="00DE79F9" w:rsidRPr="00275FE1" w:rsidRDefault="00DE79F9" w:rsidP="00275FE1">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14:paraId="34527ACB" w14:textId="77777777" w:rsidR="00DE79F9" w:rsidRPr="0075658C" w:rsidRDefault="00DE79F9" w:rsidP="00DE79F9">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FC5841" w14:paraId="6174EF20" w14:textId="77777777" w:rsidTr="00DE79F9">
        <w:tc>
          <w:tcPr>
            <w:tcW w:w="9350" w:type="dxa"/>
            <w:gridSpan w:val="3"/>
            <w:vAlign w:val="center"/>
          </w:tcPr>
          <w:p w14:paraId="5B3D806E" w14:textId="7CD7FFF6" w:rsidR="00DE79F9" w:rsidRPr="00FC5841" w:rsidRDefault="00DE79F9" w:rsidP="001123F7">
            <w:pPr>
              <w:spacing w:before="240" w:line="276" w:lineRule="auto"/>
              <w:rPr>
                <w:b/>
              </w:rPr>
            </w:pPr>
            <w:r w:rsidRPr="00FC5841">
              <w:rPr>
                <w:b/>
              </w:rPr>
              <w:t>Section I: Consulting Agreement Data</w:t>
            </w:r>
            <w:r w:rsidR="00930251" w:rsidRPr="00FC5841">
              <w:rPr>
                <w:b/>
              </w:rPr>
              <w:t xml:space="preserve">/ </w:t>
            </w:r>
            <w:r w:rsidR="00930251" w:rsidRPr="00FC5841">
              <w:t xml:space="preserve"> </w:t>
            </w:r>
            <w:r w:rsidR="00930251" w:rsidRPr="00FC5841">
              <w:rPr>
                <w:b/>
              </w:rPr>
              <w:t>Sección I: Datos del Contrato de Consultoría</w:t>
            </w:r>
          </w:p>
        </w:tc>
      </w:tr>
      <w:tr w:rsidR="00DE79F9" w:rsidRPr="005E212F" w14:paraId="33367524" w14:textId="77777777" w:rsidTr="00DE79F9">
        <w:tc>
          <w:tcPr>
            <w:tcW w:w="4675" w:type="dxa"/>
            <w:vAlign w:val="center"/>
          </w:tcPr>
          <w:p w14:paraId="5E067F6E" w14:textId="5E15171B" w:rsidR="00DE79F9" w:rsidRPr="00FC5841" w:rsidRDefault="00DE79F9" w:rsidP="001123F7">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00086E85" w:rsidRPr="00FC5841">
              <w:rPr>
                <w:rFonts w:ascii="Times New Roman" w:hAnsi="Times New Roman"/>
                <w:b w:val="0"/>
                <w:sz w:val="24"/>
                <w:lang w:val="es-CR"/>
              </w:rPr>
              <w:t>/ Número</w:t>
            </w:r>
            <w:r w:rsidR="004D36D1" w:rsidRPr="00FC584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14:paraId="3A5392E0" w14:textId="77777777" w:rsidR="00DE79F9" w:rsidRPr="00FC5841" w:rsidRDefault="00DE79F9" w:rsidP="001123F7">
            <w:pPr>
              <w:spacing w:before="240" w:line="276" w:lineRule="auto"/>
              <w:rPr>
                <w:lang w:val="es-CR"/>
              </w:rPr>
            </w:pPr>
          </w:p>
        </w:tc>
      </w:tr>
      <w:tr w:rsidR="00DE79F9" w:rsidRPr="00FC5841" w14:paraId="0ED92D7A" w14:textId="77777777" w:rsidTr="00DE79F9">
        <w:tc>
          <w:tcPr>
            <w:tcW w:w="4675" w:type="dxa"/>
            <w:vAlign w:val="center"/>
          </w:tcPr>
          <w:p w14:paraId="4B38B0C8" w14:textId="0BC08862"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del w:id="0" w:author="Victor Ricardo Gomez Guerra" w:date="2022-07-27T15:04:00Z">
              <w:r w:rsidR="00040A24" w:rsidRPr="00FC5841" w:rsidDel="004B4EDD">
                <w:rPr>
                  <w:rFonts w:ascii="Times New Roman" w:hAnsi="Times New Roman"/>
                  <w:b w:val="0"/>
                  <w:sz w:val="24"/>
                </w:rPr>
                <w:delText xml:space="preserve">/ </w:delText>
              </w:r>
              <w:r w:rsidR="00040A24" w:rsidRPr="00FC5841" w:rsidDel="004B4EDD">
                <w:rPr>
                  <w:rFonts w:ascii="Times New Roman" w:hAnsi="Times New Roman"/>
                  <w:sz w:val="24"/>
                </w:rPr>
                <w:delText xml:space="preserve"> </w:delText>
              </w:r>
              <w:r w:rsidR="00040A24" w:rsidRPr="00FC5841" w:rsidDel="004B4EDD">
                <w:rPr>
                  <w:rFonts w:ascii="Times New Roman" w:hAnsi="Times New Roman"/>
                  <w:b w:val="0"/>
                  <w:sz w:val="24"/>
                </w:rPr>
                <w:delText>Representante</w:delText>
              </w:r>
            </w:del>
            <w:ins w:id="1" w:author="Victor Ricardo Gomez Guerra" w:date="2022-07-27T15:04:00Z">
              <w:r w:rsidR="004B4EDD" w:rsidRPr="00FC5841">
                <w:rPr>
                  <w:rFonts w:ascii="Times New Roman" w:hAnsi="Times New Roman"/>
                  <w:b w:val="0"/>
                  <w:sz w:val="24"/>
                </w:rPr>
                <w:t xml:space="preserve">/ </w:t>
              </w:r>
              <w:r w:rsidR="004B4EDD" w:rsidRPr="00FC5841">
                <w:rPr>
                  <w:rFonts w:ascii="Times New Roman" w:hAnsi="Times New Roman"/>
                  <w:sz w:val="24"/>
                </w:rPr>
                <w:t>Representante</w:t>
              </w:r>
            </w:ins>
            <w:r w:rsidR="00040A24" w:rsidRPr="00FC5841">
              <w:rPr>
                <w:rFonts w:ascii="Times New Roman" w:hAnsi="Times New Roman"/>
                <w:b w:val="0"/>
                <w:sz w:val="24"/>
              </w:rPr>
              <w:t xml:space="preserve"> Técnico Autorizado de PARTNERS</w:t>
            </w:r>
            <w:r w:rsidRPr="00FC5841">
              <w:rPr>
                <w:rFonts w:ascii="Times New Roman" w:hAnsi="Times New Roman"/>
                <w:b w:val="0"/>
                <w:sz w:val="24"/>
              </w:rPr>
              <w:t>:</w:t>
            </w:r>
          </w:p>
        </w:tc>
        <w:tc>
          <w:tcPr>
            <w:tcW w:w="4675" w:type="dxa"/>
            <w:gridSpan w:val="2"/>
            <w:vAlign w:val="center"/>
          </w:tcPr>
          <w:p w14:paraId="58E2C62A" w14:textId="77777777" w:rsidR="00DE79F9" w:rsidRPr="00FC5841" w:rsidRDefault="00DE79F9" w:rsidP="001123F7">
            <w:pPr>
              <w:spacing w:before="240" w:line="276" w:lineRule="auto"/>
            </w:pPr>
          </w:p>
        </w:tc>
      </w:tr>
      <w:tr w:rsidR="00DE79F9" w:rsidRPr="00FC5841" w14:paraId="29DF6A77" w14:textId="77777777" w:rsidTr="00DE79F9">
        <w:tc>
          <w:tcPr>
            <w:tcW w:w="4675" w:type="dxa"/>
            <w:vAlign w:val="center"/>
          </w:tcPr>
          <w:p w14:paraId="3CB24A3B" w14:textId="7A71828C"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00180D6D" w:rsidRPr="00FC5841">
              <w:rPr>
                <w:rFonts w:ascii="Times New Roman" w:hAnsi="Times New Roman"/>
                <w:b w:val="0"/>
                <w:sz w:val="24"/>
              </w:rPr>
              <w:t xml:space="preserve">/ </w:t>
            </w:r>
            <w:r w:rsidR="00180D6D" w:rsidRPr="00FC5841">
              <w:rPr>
                <w:rFonts w:ascii="Times New Roman" w:hAnsi="Times New Roman"/>
                <w:sz w:val="24"/>
              </w:rPr>
              <w:t xml:space="preserve"> </w:t>
            </w:r>
            <w:r w:rsidR="00180D6D" w:rsidRPr="00FC5841">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14:paraId="1ED69A05" w14:textId="77777777" w:rsidR="00DE79F9" w:rsidRPr="00FC5841" w:rsidRDefault="00DE79F9" w:rsidP="001123F7">
            <w:pPr>
              <w:spacing w:before="240" w:line="276" w:lineRule="auto"/>
            </w:pPr>
          </w:p>
        </w:tc>
      </w:tr>
      <w:tr w:rsidR="00DE79F9" w:rsidRPr="00FC5841" w14:paraId="130F6C35" w14:textId="77777777" w:rsidTr="00DE79F9">
        <w:tc>
          <w:tcPr>
            <w:tcW w:w="4675" w:type="dxa"/>
            <w:vAlign w:val="center"/>
          </w:tcPr>
          <w:p w14:paraId="7B0416FE" w14:textId="793EC065"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003A08AF" w:rsidRPr="00FC5841">
              <w:rPr>
                <w:rFonts w:ascii="Times New Roman" w:hAnsi="Times New Roman"/>
                <w:b w:val="0"/>
                <w:sz w:val="24"/>
              </w:rPr>
              <w:t xml:space="preserve">/ </w:t>
            </w:r>
            <w:del w:id="2" w:author="Victor Ricardo Gomez Guerra" w:date="2022-07-27T16:09:00Z">
              <w:r w:rsidR="003A08AF" w:rsidRPr="00FC5841" w:rsidDel="00E10296">
                <w:rPr>
                  <w:rFonts w:ascii="Times New Roman" w:hAnsi="Times New Roman"/>
                  <w:sz w:val="24"/>
                </w:rPr>
                <w:delText xml:space="preserve"> </w:delText>
              </w:r>
            </w:del>
            <w:r w:rsidR="003A08AF" w:rsidRPr="00FC5841">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14:paraId="66F2FE37" w14:textId="77777777" w:rsidR="00DE79F9" w:rsidRPr="00FC5841" w:rsidRDefault="00DE79F9" w:rsidP="001123F7">
            <w:pPr>
              <w:spacing w:before="240" w:line="276" w:lineRule="auto"/>
            </w:pPr>
          </w:p>
        </w:tc>
      </w:tr>
      <w:tr w:rsidR="00DE79F9" w:rsidRPr="00334365" w14:paraId="2A80EBFE" w14:textId="77777777" w:rsidTr="00DE79F9">
        <w:tc>
          <w:tcPr>
            <w:tcW w:w="4675" w:type="dxa"/>
            <w:vAlign w:val="center"/>
          </w:tcPr>
          <w:p w14:paraId="51B6FA21" w14:textId="1C853FD3"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00EB5ECE" w:rsidRPr="00FC5841">
              <w:rPr>
                <w:rFonts w:ascii="Times New Roman" w:hAnsi="Times New Roman"/>
                <w:b w:val="0"/>
                <w:sz w:val="24"/>
              </w:rPr>
              <w:t xml:space="preserve">/ </w:t>
            </w:r>
            <w:del w:id="3" w:author="Victor Ricardo Gomez Guerra" w:date="2022-07-27T16:09:00Z">
              <w:r w:rsidR="00EB5ECE" w:rsidRPr="00FC5841" w:rsidDel="00E10296">
                <w:rPr>
                  <w:rFonts w:ascii="Times New Roman" w:hAnsi="Times New Roman"/>
                  <w:sz w:val="24"/>
                </w:rPr>
                <w:delText xml:space="preserve"> </w:delText>
              </w:r>
            </w:del>
            <w:r w:rsidR="00EB5ECE" w:rsidRPr="00FC5841">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14:paraId="73A6ABC3" w14:textId="06C9F6CE" w:rsidR="00DE79F9" w:rsidRPr="00FC5841" w:rsidRDefault="00DE79F9" w:rsidP="001123F7">
            <w:pPr>
              <w:spacing w:before="240" w:line="276" w:lineRule="auto"/>
              <w:rPr>
                <w:lang w:val="es-CR"/>
              </w:rPr>
            </w:pPr>
            <w:r w:rsidRPr="00FC5841">
              <w:rPr>
                <w:lang w:val="es-CR"/>
              </w:rPr>
              <w:t>Start Date</w:t>
            </w:r>
            <w:r w:rsidR="00E03195" w:rsidRPr="00FC5841">
              <w:rPr>
                <w:lang w:val="es-CR"/>
              </w:rPr>
              <w:t>/ Fecha</w:t>
            </w:r>
            <w:r w:rsidR="00454B51" w:rsidRPr="00FC5841">
              <w:rPr>
                <w:lang w:val="es-CR"/>
              </w:rPr>
              <w:t xml:space="preserve"> de Inicio</w:t>
            </w:r>
            <w:r w:rsidRPr="00FC5841">
              <w:rPr>
                <w:lang w:val="es-CR"/>
              </w:rPr>
              <w:t>:</w:t>
            </w:r>
          </w:p>
        </w:tc>
        <w:tc>
          <w:tcPr>
            <w:tcW w:w="2338" w:type="dxa"/>
            <w:vAlign w:val="center"/>
          </w:tcPr>
          <w:p w14:paraId="5C1847A2" w14:textId="49B11326" w:rsidR="00DE79F9" w:rsidRPr="00FC5841" w:rsidRDefault="00DE79F9" w:rsidP="001123F7">
            <w:pPr>
              <w:spacing w:before="240" w:line="276" w:lineRule="auto"/>
              <w:rPr>
                <w:lang w:val="es-CR"/>
              </w:rPr>
            </w:pPr>
            <w:r w:rsidRPr="00FC5841">
              <w:rPr>
                <w:lang w:val="es-CR"/>
              </w:rPr>
              <w:t>End Date</w:t>
            </w:r>
            <w:r w:rsidR="00086E85" w:rsidRPr="00FC5841">
              <w:rPr>
                <w:lang w:val="es-CR"/>
              </w:rPr>
              <w:t>/ Fecha</w:t>
            </w:r>
            <w:r w:rsidR="00E03195" w:rsidRPr="00FC5841">
              <w:rPr>
                <w:lang w:val="es-CR"/>
              </w:rPr>
              <w:t xml:space="preserve"> de Finalización</w:t>
            </w:r>
            <w:r w:rsidRPr="00FC5841">
              <w:rPr>
                <w:lang w:val="es-CR"/>
              </w:rPr>
              <w:t>:</w:t>
            </w:r>
          </w:p>
        </w:tc>
      </w:tr>
      <w:tr w:rsidR="00DE79F9" w:rsidRPr="00FC5841" w14:paraId="338C4EAE" w14:textId="77777777" w:rsidTr="00DE79F9">
        <w:tc>
          <w:tcPr>
            <w:tcW w:w="4675" w:type="dxa"/>
            <w:vAlign w:val="center"/>
          </w:tcPr>
          <w:p w14:paraId="2EEA3675" w14:textId="189B4CE4" w:rsidR="00DE79F9" w:rsidRPr="00FC5841" w:rsidRDefault="00DE79F9" w:rsidP="001123F7">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00086E85" w:rsidRPr="00FC5841">
              <w:rPr>
                <w:rFonts w:ascii="Times New Roman" w:hAnsi="Times New Roman"/>
                <w:b w:val="0"/>
                <w:sz w:val="24"/>
                <w:lang w:val="es-CR"/>
              </w:rPr>
              <w:t>/ Precio</w:t>
            </w:r>
            <w:r w:rsidR="00F5111C" w:rsidRPr="00FC5841">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14:paraId="6A37EF68" w14:textId="77777777" w:rsidR="00DE79F9" w:rsidRPr="00FC5841" w:rsidRDefault="00DE79F9" w:rsidP="001123F7">
            <w:pPr>
              <w:spacing w:before="240" w:line="276" w:lineRule="auto"/>
              <w:rPr>
                <w:lang w:val="es-CR"/>
              </w:rPr>
            </w:pPr>
          </w:p>
        </w:tc>
        <w:tc>
          <w:tcPr>
            <w:tcW w:w="2338" w:type="dxa"/>
            <w:vAlign w:val="center"/>
          </w:tcPr>
          <w:p w14:paraId="7EE85EDD" w14:textId="1F7A1B33" w:rsidR="00DE79F9" w:rsidRPr="00FC5841" w:rsidRDefault="00DE79F9" w:rsidP="001123F7">
            <w:pPr>
              <w:spacing w:before="240" w:line="276" w:lineRule="auto"/>
            </w:pPr>
            <w:r w:rsidRPr="00FC5841">
              <w:rPr>
                <w:highlight w:val="yellow"/>
              </w:rPr>
              <w:t>Currency</w:t>
            </w:r>
            <w:r w:rsidR="00FB6AF3" w:rsidRPr="00FC5841">
              <w:rPr>
                <w:highlight w:val="yellow"/>
              </w:rPr>
              <w:t>/Moneda</w:t>
            </w:r>
          </w:p>
        </w:tc>
      </w:tr>
      <w:tr w:rsidR="00DE79F9" w:rsidRPr="00334365" w14:paraId="6B443F82" w14:textId="77777777" w:rsidTr="00DE79F9">
        <w:tc>
          <w:tcPr>
            <w:tcW w:w="4675" w:type="dxa"/>
            <w:vAlign w:val="center"/>
          </w:tcPr>
          <w:p w14:paraId="28B32F92" w14:textId="353B5481" w:rsidR="00DE79F9" w:rsidRPr="00FC5841" w:rsidRDefault="00DE79F9" w:rsidP="001123F7">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Consultant Agreement Hourly Rate (if applicable)</w:t>
            </w:r>
            <w:r w:rsidR="00DE0DF3" w:rsidRPr="00FC5841">
              <w:rPr>
                <w:rFonts w:ascii="Times New Roman" w:hAnsi="Times New Roman"/>
                <w:b w:val="0"/>
                <w:sz w:val="24"/>
                <w:lang w:val="es-CR"/>
              </w:rPr>
              <w:t xml:space="preserve">/ </w:t>
            </w:r>
            <w:r w:rsidR="00DE0DF3" w:rsidRPr="00FC5841">
              <w:rPr>
                <w:rFonts w:ascii="Times New Roman" w:hAnsi="Times New Roman"/>
                <w:sz w:val="24"/>
                <w:lang w:val="es-CR"/>
              </w:rPr>
              <w:t xml:space="preserve"> </w:t>
            </w:r>
            <w:r w:rsidR="00DE0DF3" w:rsidRPr="00FC5841">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14:paraId="7D34BD04" w14:textId="732E5ADC" w:rsidR="004F7F7F" w:rsidRPr="00FC5841" w:rsidRDefault="00DE79F9" w:rsidP="001123F7">
            <w:pPr>
              <w:spacing w:before="240" w:line="276" w:lineRule="auto"/>
              <w:rPr>
                <w:lang w:val="es-CR"/>
              </w:rPr>
            </w:pPr>
            <w:r w:rsidRPr="00FC5841">
              <w:rPr>
                <w:highlight w:val="yellow"/>
                <w:lang w:val="es-CR"/>
              </w:rPr>
              <w:t>(insert “Not Applicable” if this is a fixed price agreement</w:t>
            </w:r>
            <w:r w:rsidR="004F7F7F" w:rsidRPr="00FC5841">
              <w:rPr>
                <w:highlight w:val="yellow"/>
                <w:lang w:val="es-CR"/>
              </w:rPr>
              <w:t>)/ (inserte "No aplica" si se trata de un Contrato de Precio Fijo)</w:t>
            </w:r>
          </w:p>
        </w:tc>
      </w:tr>
      <w:tr w:rsidR="00DE79F9" w:rsidRPr="00FC5841" w14:paraId="76D1EA20" w14:textId="77777777" w:rsidTr="00DE79F9">
        <w:tc>
          <w:tcPr>
            <w:tcW w:w="4675" w:type="dxa"/>
            <w:vAlign w:val="center"/>
          </w:tcPr>
          <w:p w14:paraId="34453E36" w14:textId="59328B9A"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00FB6AF3" w:rsidRPr="00FC5841">
              <w:rPr>
                <w:rFonts w:ascii="Times New Roman" w:hAnsi="Times New Roman"/>
                <w:b w:val="0"/>
                <w:sz w:val="24"/>
              </w:rPr>
              <w:t xml:space="preserve">/ </w:t>
            </w:r>
            <w:del w:id="4" w:author="Victor Ricardo Gomez Guerra" w:date="2022-07-27T16:10:00Z">
              <w:r w:rsidR="00FB6AF3" w:rsidRPr="00FC5841" w:rsidDel="00E10296">
                <w:rPr>
                  <w:rFonts w:ascii="Times New Roman" w:hAnsi="Times New Roman"/>
                  <w:sz w:val="24"/>
                </w:rPr>
                <w:delText xml:space="preserve"> </w:delText>
              </w:r>
            </w:del>
            <w:r w:rsidR="00FB6AF3" w:rsidRPr="00FC5841">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14:paraId="5F706B51" w14:textId="77777777" w:rsidR="00DE79F9" w:rsidRPr="00FC5841" w:rsidRDefault="00DE79F9" w:rsidP="001123F7">
                <w:pPr>
                  <w:spacing w:before="240" w:line="276" w:lineRule="auto"/>
                </w:pPr>
                <w:r w:rsidRPr="00FC5841">
                  <w:rPr>
                    <w:rStyle w:val="PlaceholderText"/>
                    <w:rFonts w:eastAsiaTheme="minorHAnsi"/>
                  </w:rPr>
                  <w:t>Choose an item.</w:t>
                </w:r>
              </w:p>
            </w:tc>
          </w:sdtContent>
        </w:sdt>
      </w:tr>
    </w:tbl>
    <w:p w14:paraId="6E0FB672" w14:textId="77777777" w:rsidR="00DE79F9" w:rsidRPr="00FC5841" w:rsidRDefault="00DE79F9" w:rsidP="00DE79F9">
      <w:pPr>
        <w:spacing w:line="276" w:lineRule="auto"/>
      </w:pPr>
    </w:p>
    <w:p w14:paraId="6BD7381C" w14:textId="77777777" w:rsidR="00DE79F9" w:rsidRPr="00FC5841" w:rsidRDefault="00DE79F9" w:rsidP="00DE79F9">
      <w:pPr>
        <w:spacing w:line="276" w:lineRule="auto"/>
      </w:pPr>
    </w:p>
    <w:p w14:paraId="6BD4FEF2" w14:textId="77777777" w:rsidR="00DE79F9" w:rsidRPr="00FC5841" w:rsidRDefault="00DE79F9" w:rsidP="00672473">
      <w:pPr>
        <w:jc w:val="center"/>
        <w:rPr>
          <w:b/>
          <w:bCs/>
          <w:lang w:val="es-MX"/>
        </w:rPr>
      </w:pPr>
    </w:p>
    <w:p w14:paraId="7900D2F4" w14:textId="6E5C08AB" w:rsidR="00C17788" w:rsidRPr="00FC5841" w:rsidRDefault="00C17788" w:rsidP="00672473">
      <w:pPr>
        <w:jc w:val="center"/>
        <w:rPr>
          <w:b/>
          <w:bCs/>
          <w:lang w:val="es-MX"/>
        </w:rPr>
      </w:pPr>
    </w:p>
    <w:p w14:paraId="428A7B3B" w14:textId="77777777" w:rsidR="00DE79F9" w:rsidRPr="00FC5841" w:rsidRDefault="00DE79F9" w:rsidP="00672473">
      <w:pPr>
        <w:jc w:val="center"/>
        <w:rPr>
          <w:b/>
          <w:bCs/>
          <w:lang w:val="es-MX"/>
        </w:rPr>
      </w:pPr>
    </w:p>
    <w:p w14:paraId="74F4EDE4" w14:textId="7357308C" w:rsidR="007C4C6A" w:rsidRPr="00FC5841" w:rsidRDefault="007C4C6A" w:rsidP="00C17788">
      <w:pPr>
        <w:jc w:val="center"/>
        <w:rPr>
          <w:b/>
          <w:bCs/>
          <w:lang w:val="es-MX"/>
        </w:rPr>
      </w:pPr>
    </w:p>
    <w:p w14:paraId="4C48EF2B" w14:textId="77777777" w:rsidR="00DE79F9" w:rsidRDefault="00DE79F9" w:rsidP="00C17788">
      <w:pPr>
        <w:jc w:val="center"/>
        <w:rPr>
          <w:b/>
          <w:bCs/>
          <w:lang w:val="es-MX"/>
        </w:rPr>
      </w:pPr>
    </w:p>
    <w:p w14:paraId="502690A5" w14:textId="77777777" w:rsidR="00FC5841" w:rsidRPr="00FC5841" w:rsidRDefault="00FC5841" w:rsidP="00C17788">
      <w:pPr>
        <w:jc w:val="center"/>
        <w:rPr>
          <w:b/>
          <w:bCs/>
          <w:lang w:val="es-MX"/>
        </w:rPr>
      </w:pPr>
    </w:p>
    <w:tbl>
      <w:tblPr>
        <w:tblStyle w:val="TableGrid"/>
        <w:tblpPr w:leftFromText="180" w:rightFromText="180" w:vertAnchor="text" w:horzAnchor="margin" w:tblpXSpec="center" w:tblpY="9"/>
        <w:tblW w:w="10545" w:type="dxa"/>
        <w:tblLook w:val="04A0" w:firstRow="1" w:lastRow="0" w:firstColumn="1" w:lastColumn="0" w:noHBand="0" w:noVBand="1"/>
      </w:tblPr>
      <w:tblGrid>
        <w:gridCol w:w="5220"/>
        <w:gridCol w:w="5325"/>
      </w:tblGrid>
      <w:tr w:rsidR="002F6B59" w:rsidRPr="00FC5841" w14:paraId="16EBA48D" w14:textId="77777777" w:rsidTr="5A06D3A7">
        <w:trPr>
          <w:trHeight w:val="5693"/>
        </w:trPr>
        <w:tc>
          <w:tcPr>
            <w:tcW w:w="5220" w:type="dxa"/>
          </w:tcPr>
          <w:p w14:paraId="1CAB3433" w14:textId="77777777" w:rsidR="002F6B59" w:rsidRPr="00FC5841" w:rsidRDefault="002F6B59" w:rsidP="00CA6321">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14:paraId="6EFE5254" w14:textId="23335F2B" w:rsidR="002F6B59" w:rsidRPr="00FC5841" w:rsidRDefault="0056203F" w:rsidP="00CA6321">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14:paraId="2DA95D7F" w14:textId="77777777" w:rsidR="002F6B59" w:rsidRPr="00FC5841" w:rsidRDefault="002F6B59"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FC5841" w14:paraId="5217423E" w14:textId="77777777" w:rsidTr="00086E85">
              <w:trPr>
                <w:trHeight w:val="700"/>
              </w:trPr>
              <w:tc>
                <w:tcPr>
                  <w:tcW w:w="2287" w:type="pct"/>
                  <w:tcBorders>
                    <w:top w:val="nil"/>
                    <w:left w:val="nil"/>
                    <w:bottom w:val="single" w:sz="4" w:space="0" w:color="auto"/>
                    <w:right w:val="nil"/>
                  </w:tcBorders>
                </w:tcPr>
                <w:p w14:paraId="12C4AF35" w14:textId="1EDEC052" w:rsidR="002F6B59" w:rsidRPr="00FC5841" w:rsidRDefault="002F6B59" w:rsidP="005E212F">
                  <w:pPr>
                    <w:pStyle w:val="BodyText3"/>
                    <w:framePr w:hSpace="180" w:wrap="around" w:vAnchor="text" w:hAnchor="margin" w:xAlign="center" w:y="9"/>
                    <w:rPr>
                      <w:b/>
                      <w:sz w:val="24"/>
                    </w:rPr>
                  </w:pPr>
                  <w:r w:rsidRPr="00FC5841">
                    <w:rPr>
                      <w:b/>
                      <w:sz w:val="24"/>
                    </w:rPr>
                    <w:t>For Partners of the Americas</w:t>
                  </w:r>
                  <w:ins w:id="5" w:author="Sara Taylor" w:date="2022-08-09T19:00:00Z">
                    <w:r w:rsidR="00334365" w:rsidRPr="00334365">
                      <w:rPr>
                        <w:b/>
                        <w:sz w:val="24"/>
                        <w:rPrChange w:id="6" w:author="Sara Taylor" w:date="2022-08-09T19:00:00Z">
                          <w:rPr>
                            <w:b/>
                            <w:sz w:val="24"/>
                            <w:lang w:val="es-CO"/>
                          </w:rPr>
                        </w:rPrChange>
                      </w:rPr>
                      <w:t xml:space="preserve">, </w:t>
                    </w:r>
                    <w:r w:rsidR="00334365">
                      <w:rPr>
                        <w:b/>
                        <w:sz w:val="24"/>
                      </w:rPr>
                      <w:t>INC</w:t>
                    </w:r>
                    <w:r w:rsidR="00334365" w:rsidRPr="00334365">
                      <w:rPr>
                        <w:b/>
                        <w:sz w:val="24"/>
                        <w:rPrChange w:id="7" w:author="Sara Taylor" w:date="2022-08-09T19:00:00Z">
                          <w:rPr>
                            <w:b/>
                            <w:sz w:val="24"/>
                            <w:lang w:val="es-CO"/>
                          </w:rPr>
                        </w:rPrChange>
                      </w:rPr>
                      <w:t>, Sucursal Colombia</w:t>
                    </w:r>
                  </w:ins>
                  <w:r w:rsidRPr="00FC5841">
                    <w:rPr>
                      <w:b/>
                      <w:sz w:val="24"/>
                    </w:rPr>
                    <w:t>:</w:t>
                  </w:r>
                </w:p>
                <w:p w14:paraId="05198D2D" w14:textId="77777777" w:rsidR="00BD43CC" w:rsidRPr="00FC5841" w:rsidRDefault="00BD43CC" w:rsidP="005E212F">
                  <w:pPr>
                    <w:pStyle w:val="BodyText3"/>
                    <w:framePr w:hSpace="180" w:wrap="around" w:vAnchor="text" w:hAnchor="margin" w:xAlign="center" w:y="9"/>
                    <w:rPr>
                      <w:b/>
                      <w:sz w:val="24"/>
                    </w:rPr>
                  </w:pPr>
                </w:p>
                <w:p w14:paraId="5574AA13" w14:textId="1E823AE1" w:rsidR="00BD43CC" w:rsidRPr="00FC5841" w:rsidRDefault="00BD43CC" w:rsidP="005E212F">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FC5841" w:rsidRDefault="002F6B59" w:rsidP="005E212F">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55307D64" w:rsidR="002F6B59" w:rsidRPr="00FC5841" w:rsidRDefault="002F6B59" w:rsidP="005E212F">
                  <w:pPr>
                    <w:pStyle w:val="BodyText3"/>
                    <w:framePr w:hSpace="180" w:wrap="around" w:vAnchor="text" w:hAnchor="margin" w:xAlign="center" w:y="9"/>
                    <w:rPr>
                      <w:b/>
                      <w:sz w:val="24"/>
                    </w:rPr>
                  </w:pPr>
                  <w:r w:rsidRPr="00FC5841">
                    <w:rPr>
                      <w:b/>
                      <w:sz w:val="24"/>
                    </w:rPr>
                    <w:t xml:space="preserve">For the </w:t>
                  </w:r>
                  <w:r w:rsidR="0056203F" w:rsidRPr="00FC5841">
                    <w:rPr>
                      <w:b/>
                      <w:sz w:val="24"/>
                    </w:rPr>
                    <w:t>Consultant</w:t>
                  </w:r>
                  <w:r w:rsidRPr="00FC5841">
                    <w:rPr>
                      <w:b/>
                      <w:sz w:val="24"/>
                    </w:rPr>
                    <w:t>:</w:t>
                  </w:r>
                </w:p>
                <w:p w14:paraId="174D4939" w14:textId="77777777" w:rsidR="002F6B59" w:rsidRDefault="002F6B59" w:rsidP="005E212F">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Default="00836459" w:rsidP="005E212F">
                  <w:pPr>
                    <w:framePr w:hSpace="180" w:wrap="around" w:vAnchor="text" w:hAnchor="margin" w:xAlign="center" w:y="9"/>
                  </w:pPr>
                </w:p>
                <w:p w14:paraId="23822020" w14:textId="0AFED71E" w:rsidR="00836459" w:rsidRPr="00836459" w:rsidRDefault="00836459" w:rsidP="005E212F">
                  <w:pPr>
                    <w:framePr w:hSpace="180" w:wrap="around" w:vAnchor="text" w:hAnchor="margin" w:xAlign="center" w:y="9"/>
                  </w:pPr>
                </w:p>
              </w:tc>
            </w:tr>
            <w:tr w:rsidR="002F6B59" w:rsidRPr="00FC5841"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FC5841" w:rsidRDefault="002F6B59" w:rsidP="005E212F">
                  <w:pPr>
                    <w:framePr w:hSpace="180" w:wrap="around" w:vAnchor="text" w:hAnchor="margin" w:xAlign="center" w:y="9"/>
                  </w:pPr>
                  <w:r w:rsidRPr="00FC5841">
                    <w:t>Name</w:t>
                  </w:r>
                </w:p>
              </w:tc>
              <w:tc>
                <w:tcPr>
                  <w:tcW w:w="271" w:type="pct"/>
                  <w:tcBorders>
                    <w:top w:val="nil"/>
                    <w:left w:val="nil"/>
                    <w:bottom w:val="nil"/>
                    <w:right w:val="nil"/>
                  </w:tcBorders>
                </w:tcPr>
                <w:p w14:paraId="19582903" w14:textId="77777777" w:rsidR="002F6B59" w:rsidRPr="00FC5841" w:rsidRDefault="002F6B59" w:rsidP="005E212F">
                  <w:pPr>
                    <w:framePr w:hSpace="180" w:wrap="around" w:vAnchor="text" w:hAnchor="margin" w:xAlign="center" w:y="9"/>
                  </w:pPr>
                </w:p>
              </w:tc>
              <w:tc>
                <w:tcPr>
                  <w:tcW w:w="2441" w:type="pct"/>
                  <w:tcBorders>
                    <w:top w:val="nil"/>
                    <w:left w:val="nil"/>
                    <w:bottom w:val="nil"/>
                    <w:right w:val="nil"/>
                  </w:tcBorders>
                </w:tcPr>
                <w:p w14:paraId="662A1634" w14:textId="77777777" w:rsidR="002F6B59" w:rsidRPr="00FC5841" w:rsidRDefault="002F6B59" w:rsidP="005E212F">
                  <w:pPr>
                    <w:framePr w:hSpace="180" w:wrap="around" w:vAnchor="text" w:hAnchor="margin" w:xAlign="center" w:y="9"/>
                  </w:pPr>
                  <w:r w:rsidRPr="00FC5841">
                    <w:t>Name and Title:</w:t>
                  </w:r>
                </w:p>
                <w:p w14:paraId="77A2B8FB" w14:textId="77777777" w:rsidR="002F6B59" w:rsidRPr="00FC5841" w:rsidRDefault="002F6B59" w:rsidP="005E212F">
                  <w:pPr>
                    <w:framePr w:hSpace="180" w:wrap="around" w:vAnchor="text" w:hAnchor="margin" w:xAlign="center" w:y="9"/>
                  </w:pPr>
                </w:p>
              </w:tc>
            </w:tr>
            <w:tr w:rsidR="002F6B59" w:rsidRPr="00FC5841"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FC5841" w:rsidRDefault="002F6B59" w:rsidP="005E212F">
                  <w:pPr>
                    <w:framePr w:hSpace="180" w:wrap="around" w:vAnchor="text" w:hAnchor="margin" w:xAlign="center" w:y="9"/>
                  </w:pPr>
                  <w:r w:rsidRPr="00FC5841">
                    <w:t>Date:</w:t>
                  </w:r>
                </w:p>
              </w:tc>
              <w:tc>
                <w:tcPr>
                  <w:tcW w:w="271" w:type="pct"/>
                  <w:tcBorders>
                    <w:top w:val="nil"/>
                    <w:left w:val="nil"/>
                    <w:bottom w:val="nil"/>
                    <w:right w:val="nil"/>
                  </w:tcBorders>
                  <w:vAlign w:val="bottom"/>
                </w:tcPr>
                <w:p w14:paraId="73296D58" w14:textId="77777777" w:rsidR="002F6B59" w:rsidRPr="00FC5841" w:rsidRDefault="002F6B59" w:rsidP="005E212F">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FC5841" w:rsidRDefault="002F6B59" w:rsidP="005E212F">
                  <w:pPr>
                    <w:framePr w:hSpace="180" w:wrap="around" w:vAnchor="text" w:hAnchor="margin" w:xAlign="center" w:y="9"/>
                  </w:pPr>
                  <w:r w:rsidRPr="00FC5841">
                    <w:t>Date:</w:t>
                  </w:r>
                </w:p>
              </w:tc>
            </w:tr>
          </w:tbl>
          <w:p w14:paraId="6C106208" w14:textId="77777777" w:rsidR="002F6B59" w:rsidRPr="00FC5841" w:rsidRDefault="002F6B59" w:rsidP="00CA6321">
            <w:pPr>
              <w:pStyle w:val="Heading3"/>
              <w:spacing w:before="240"/>
              <w:rPr>
                <w:rFonts w:ascii="Times New Roman" w:hAnsi="Times New Roman"/>
                <w:b w:val="0"/>
                <w:bCs/>
                <w:sz w:val="24"/>
              </w:rPr>
            </w:pPr>
          </w:p>
        </w:tc>
        <w:tc>
          <w:tcPr>
            <w:tcW w:w="5325" w:type="dxa"/>
          </w:tcPr>
          <w:p w14:paraId="662AA2CD" w14:textId="77777777" w:rsidR="002F6B59" w:rsidRPr="00FC5841" w:rsidRDefault="002F6B59" w:rsidP="00CA6321">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14:paraId="0CB48604" w14:textId="5E698BDB" w:rsidR="002F6B59" w:rsidRPr="00FC5841" w:rsidRDefault="00040B50" w:rsidP="00CA6321">
            <w:pPr>
              <w:jc w:val="both"/>
              <w:rPr>
                <w:lang w:val="es-ES"/>
              </w:rPr>
            </w:pPr>
            <w:r w:rsidRPr="00FC5841">
              <w:rPr>
                <w:lang w:val="es-ES"/>
              </w:rPr>
              <w:t xml:space="preserve">Al </w:t>
            </w:r>
            <w:del w:id="8" w:author="Victor Ricardo Gomez Guerra" w:date="2022-07-27T15:05:00Z">
              <w:r w:rsidRPr="00FC5841" w:rsidDel="004B4EDD">
                <w:rPr>
                  <w:lang w:val="es-ES"/>
                </w:rPr>
                <w:delText xml:space="preserve">estampar su </w:delText>
              </w:r>
            </w:del>
            <w:r w:rsidRPr="00FC5841">
              <w:rPr>
                <w:lang w:val="es-ES"/>
              </w:rPr>
              <w:t>firma</w:t>
            </w:r>
            <w:ins w:id="9" w:author="Victor Ricardo Gomez Guerra" w:date="2022-07-27T15:05:00Z">
              <w:r w:rsidR="004B4EDD">
                <w:rPr>
                  <w:lang w:val="es-ES"/>
                </w:rPr>
                <w:t>r</w:t>
              </w:r>
            </w:ins>
            <w:r w:rsidRPr="00FC5841">
              <w:rPr>
                <w:lang w:val="es-ES"/>
              </w:rPr>
              <w:t xml:space="preserve">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002F6B59" w:rsidRPr="00FC5841">
              <w:rPr>
                <w:lang w:val="es-ES"/>
              </w:rPr>
              <w:t xml:space="preserve">. </w:t>
            </w:r>
          </w:p>
          <w:p w14:paraId="0485FE61" w14:textId="77777777" w:rsidR="002F6B59" w:rsidRPr="00FC5841"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0"/>
              <w:gridCol w:w="277"/>
              <w:gridCol w:w="2485"/>
            </w:tblGrid>
            <w:tr w:rsidR="002F6B59" w:rsidRPr="00FC5841" w14:paraId="6FD5D0C7" w14:textId="77777777" w:rsidTr="00086E85">
              <w:trPr>
                <w:trHeight w:val="734"/>
              </w:trPr>
              <w:tc>
                <w:tcPr>
                  <w:tcW w:w="2288" w:type="pct"/>
                  <w:tcBorders>
                    <w:top w:val="nil"/>
                    <w:left w:val="nil"/>
                    <w:bottom w:val="single" w:sz="4" w:space="0" w:color="auto"/>
                    <w:right w:val="nil"/>
                  </w:tcBorders>
                </w:tcPr>
                <w:p w14:paraId="67E892C4" w14:textId="320216AD" w:rsidR="002F6B59" w:rsidRPr="00DF197D" w:rsidRDefault="002F6B59" w:rsidP="005E212F">
                  <w:pPr>
                    <w:pStyle w:val="BodyText3"/>
                    <w:framePr w:hSpace="180" w:wrap="around" w:vAnchor="text" w:hAnchor="margin" w:xAlign="center" w:y="9"/>
                    <w:rPr>
                      <w:b/>
                      <w:sz w:val="24"/>
                      <w:lang w:val="es-CO"/>
                      <w:rPrChange w:id="10" w:author="Victor Ricardo Gomez Guerra" w:date="2022-07-27T15:34:00Z">
                        <w:rPr>
                          <w:b/>
                          <w:sz w:val="24"/>
                        </w:rPr>
                      </w:rPrChange>
                    </w:rPr>
                  </w:pPr>
                  <w:r w:rsidRPr="00DF197D">
                    <w:rPr>
                      <w:b/>
                      <w:sz w:val="24"/>
                      <w:lang w:val="es-CO"/>
                      <w:rPrChange w:id="11" w:author="Victor Ricardo Gomez Guerra" w:date="2022-07-27T15:34:00Z">
                        <w:rPr>
                          <w:b/>
                          <w:sz w:val="24"/>
                        </w:rPr>
                      </w:rPrChange>
                    </w:rPr>
                    <w:t>Firma de Partners of the Americas</w:t>
                  </w:r>
                  <w:ins w:id="12" w:author="Sara Taylor" w:date="2022-08-09T19:00:00Z">
                    <w:r w:rsidR="00334365">
                      <w:rPr>
                        <w:b/>
                        <w:sz w:val="24"/>
                        <w:lang w:val="es-CO"/>
                      </w:rPr>
                      <w:t>, INC,</w:t>
                    </w:r>
                  </w:ins>
                  <w:ins w:id="13" w:author="Victor Ricardo Gomez Guerra" w:date="2022-07-27T15:33:00Z">
                    <w:r w:rsidR="00DF197D" w:rsidRPr="00DF197D">
                      <w:rPr>
                        <w:b/>
                        <w:sz w:val="24"/>
                        <w:lang w:val="es-CO"/>
                        <w:rPrChange w:id="14" w:author="Victor Ricardo Gomez Guerra" w:date="2022-07-27T15:34:00Z">
                          <w:rPr>
                            <w:b/>
                            <w:sz w:val="24"/>
                          </w:rPr>
                        </w:rPrChange>
                      </w:rPr>
                      <w:t xml:space="preserve"> Sucursal Colombia</w:t>
                    </w:r>
                  </w:ins>
                  <w:r w:rsidRPr="00DF197D">
                    <w:rPr>
                      <w:b/>
                      <w:sz w:val="24"/>
                      <w:lang w:val="es-CO"/>
                      <w:rPrChange w:id="15" w:author="Victor Ricardo Gomez Guerra" w:date="2022-07-27T15:34:00Z">
                        <w:rPr>
                          <w:b/>
                          <w:sz w:val="24"/>
                        </w:rPr>
                      </w:rPrChange>
                    </w:rPr>
                    <w:t>:</w:t>
                  </w:r>
                </w:p>
                <w:p w14:paraId="79B7DB31" w14:textId="77777777" w:rsidR="00BD43CC" w:rsidRPr="00DF197D" w:rsidRDefault="00BD43CC" w:rsidP="005E212F">
                  <w:pPr>
                    <w:pStyle w:val="BodyText3"/>
                    <w:framePr w:hSpace="180" w:wrap="around" w:vAnchor="text" w:hAnchor="margin" w:xAlign="center" w:y="9"/>
                    <w:jc w:val="both"/>
                    <w:rPr>
                      <w:b/>
                      <w:sz w:val="24"/>
                      <w:lang w:val="es-CO"/>
                      <w:rPrChange w:id="16" w:author="Victor Ricardo Gomez Guerra" w:date="2022-07-27T15:34:00Z">
                        <w:rPr>
                          <w:b/>
                          <w:sz w:val="24"/>
                        </w:rPr>
                      </w:rPrChange>
                    </w:rPr>
                  </w:pPr>
                </w:p>
                <w:p w14:paraId="237C8830" w14:textId="1D60EFFF" w:rsidR="00BD43CC" w:rsidRPr="00DF197D" w:rsidRDefault="00BD43CC" w:rsidP="005E212F">
                  <w:pPr>
                    <w:pStyle w:val="BodyText3"/>
                    <w:framePr w:hSpace="180" w:wrap="around" w:vAnchor="text" w:hAnchor="margin" w:xAlign="center" w:y="9"/>
                    <w:jc w:val="both"/>
                    <w:rPr>
                      <w:b/>
                      <w:sz w:val="24"/>
                      <w:lang w:val="es-CO"/>
                      <w:rPrChange w:id="17" w:author="Victor Ricardo Gomez Guerra" w:date="2022-07-27T15:34:00Z">
                        <w:rPr>
                          <w:b/>
                          <w:sz w:val="24"/>
                        </w:rPr>
                      </w:rPrChange>
                    </w:rPr>
                  </w:pPr>
                </w:p>
              </w:tc>
              <w:tc>
                <w:tcPr>
                  <w:tcW w:w="272" w:type="pct"/>
                  <w:tcBorders>
                    <w:top w:val="nil"/>
                    <w:left w:val="nil"/>
                    <w:bottom w:val="nil"/>
                    <w:right w:val="nil"/>
                  </w:tcBorders>
                </w:tcPr>
                <w:p w14:paraId="7B814EB5" w14:textId="77777777" w:rsidR="002F6B59" w:rsidRPr="00DF197D" w:rsidRDefault="002F6B59" w:rsidP="005E212F">
                  <w:pPr>
                    <w:pStyle w:val="BodyText3"/>
                    <w:framePr w:hSpace="180" w:wrap="around" w:vAnchor="text" w:hAnchor="margin" w:xAlign="center" w:y="9"/>
                    <w:jc w:val="both"/>
                    <w:rPr>
                      <w:sz w:val="24"/>
                      <w:lang w:val="es-CO"/>
                      <w:rPrChange w:id="18" w:author="Victor Ricardo Gomez Guerra" w:date="2022-07-27T15:34:00Z">
                        <w:rPr>
                          <w:sz w:val="24"/>
                        </w:rPr>
                      </w:rPrChange>
                    </w:rPr>
                  </w:pPr>
                </w:p>
              </w:tc>
              <w:tc>
                <w:tcPr>
                  <w:tcW w:w="2440" w:type="pct"/>
                  <w:tcBorders>
                    <w:top w:val="nil"/>
                    <w:left w:val="nil"/>
                    <w:bottom w:val="single" w:sz="4" w:space="0" w:color="auto"/>
                    <w:right w:val="nil"/>
                  </w:tcBorders>
                </w:tcPr>
                <w:p w14:paraId="2AB57B94" w14:textId="2C3F0C15" w:rsidR="002F6B59" w:rsidRPr="00FC5841" w:rsidRDefault="002F6B59" w:rsidP="005E212F">
                  <w:pPr>
                    <w:pStyle w:val="BodyText3"/>
                    <w:framePr w:hSpace="180" w:wrap="around" w:vAnchor="text" w:hAnchor="margin" w:xAlign="center" w:y="9"/>
                    <w:rPr>
                      <w:b/>
                      <w:sz w:val="24"/>
                      <w:lang w:val="es-ES"/>
                    </w:rPr>
                  </w:pPr>
                  <w:r w:rsidRPr="00FC5841">
                    <w:rPr>
                      <w:b/>
                      <w:sz w:val="24"/>
                      <w:lang w:val="es-ES"/>
                    </w:rPr>
                    <w:t xml:space="preserve">Firma del </w:t>
                  </w:r>
                  <w:r w:rsidR="00040B50" w:rsidRPr="00FC5841">
                    <w:rPr>
                      <w:b/>
                      <w:sz w:val="24"/>
                      <w:lang w:val="es-ES"/>
                    </w:rPr>
                    <w:t>Consultor</w:t>
                  </w:r>
                  <w:r w:rsidRPr="00FC5841">
                    <w:rPr>
                      <w:b/>
                      <w:sz w:val="24"/>
                      <w:lang w:val="es-ES"/>
                    </w:rPr>
                    <w:t>:</w:t>
                  </w:r>
                </w:p>
                <w:p w14:paraId="0F52A021" w14:textId="77777777" w:rsidR="002F6B59" w:rsidRPr="00FC5841" w:rsidRDefault="002F6B59" w:rsidP="005E212F">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FC5841"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FC5841" w:rsidRDefault="002F6B59" w:rsidP="005E212F">
                  <w:pPr>
                    <w:framePr w:hSpace="180" w:wrap="around" w:vAnchor="text" w:hAnchor="margin" w:xAlign="center" w:y="9"/>
                    <w:jc w:val="both"/>
                    <w:rPr>
                      <w:lang w:val="es-ES"/>
                    </w:rPr>
                  </w:pPr>
                  <w:r w:rsidRPr="00FC5841">
                    <w:rPr>
                      <w:lang w:val="es-ES"/>
                    </w:rPr>
                    <w:t>Nombre</w:t>
                  </w:r>
                </w:p>
              </w:tc>
              <w:tc>
                <w:tcPr>
                  <w:tcW w:w="272" w:type="pct"/>
                  <w:tcBorders>
                    <w:top w:val="nil"/>
                    <w:left w:val="nil"/>
                    <w:bottom w:val="nil"/>
                    <w:right w:val="nil"/>
                  </w:tcBorders>
                </w:tcPr>
                <w:p w14:paraId="29C6E7E0" w14:textId="77777777" w:rsidR="002F6B59" w:rsidRPr="00FC5841" w:rsidRDefault="002F6B59" w:rsidP="005E212F">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FC5841" w:rsidRDefault="002F6B59" w:rsidP="005E212F">
                  <w:pPr>
                    <w:framePr w:hSpace="180" w:wrap="around" w:vAnchor="text" w:hAnchor="margin" w:xAlign="center" w:y="9"/>
                    <w:jc w:val="both"/>
                    <w:rPr>
                      <w:lang w:val="es-ES"/>
                    </w:rPr>
                  </w:pPr>
                  <w:r w:rsidRPr="00FC5841">
                    <w:rPr>
                      <w:lang w:val="es-ES"/>
                    </w:rPr>
                    <w:t>Nombre y Cargo:</w:t>
                  </w:r>
                </w:p>
                <w:p w14:paraId="59D5B854" w14:textId="77777777" w:rsidR="002F6B59" w:rsidRPr="00FC5841" w:rsidRDefault="002F6B59" w:rsidP="005E212F">
                  <w:pPr>
                    <w:framePr w:hSpace="180" w:wrap="around" w:vAnchor="text" w:hAnchor="margin" w:xAlign="center" w:y="9"/>
                    <w:jc w:val="both"/>
                    <w:rPr>
                      <w:lang w:val="es-ES"/>
                    </w:rPr>
                  </w:pPr>
                </w:p>
              </w:tc>
            </w:tr>
            <w:tr w:rsidR="002F6B59" w:rsidRPr="00FC5841"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FC5841" w:rsidRDefault="002F6B59" w:rsidP="005E212F">
                  <w:pPr>
                    <w:framePr w:hSpace="180" w:wrap="around" w:vAnchor="text" w:hAnchor="margin"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14:paraId="5E2F32FB" w14:textId="77777777" w:rsidR="002F6B59" w:rsidRPr="00FC5841" w:rsidRDefault="002F6B59" w:rsidP="005E212F">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FC5841" w:rsidRDefault="002F6B59" w:rsidP="005E212F">
                  <w:pPr>
                    <w:framePr w:hSpace="180" w:wrap="around" w:vAnchor="text" w:hAnchor="margin" w:xAlign="center" w:y="9"/>
                    <w:jc w:val="both"/>
                    <w:rPr>
                      <w:lang w:val="es-ES"/>
                    </w:rPr>
                  </w:pPr>
                  <w:r w:rsidRPr="00FC5841">
                    <w:rPr>
                      <w:lang w:val="es-ES"/>
                    </w:rPr>
                    <w:t>Fecha:</w:t>
                  </w:r>
                  <w:r w:rsidR="00836459">
                    <w:rPr>
                      <w:lang w:val="es-ES"/>
                    </w:rPr>
                    <w:t>__________</w:t>
                  </w:r>
                </w:p>
              </w:tc>
            </w:tr>
          </w:tbl>
          <w:p w14:paraId="4B8DB87E" w14:textId="77777777" w:rsidR="002F6B59" w:rsidRPr="00FC5841"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334365" w14:paraId="2890E773" w14:textId="77777777" w:rsidTr="00E95E8D">
        <w:tc>
          <w:tcPr>
            <w:tcW w:w="5400" w:type="dxa"/>
          </w:tcPr>
          <w:p w14:paraId="55971009" w14:textId="42A38473" w:rsidR="00792913" w:rsidRPr="00445283" w:rsidRDefault="00046967" w:rsidP="00CA6321">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00792913" w:rsidRPr="00445283">
              <w:rPr>
                <w:rFonts w:ascii="Times New Roman" w:hAnsi="Times New Roman" w:cs="Times New Roman"/>
                <w:b/>
                <w:bCs/>
                <w:color w:val="auto"/>
                <w:sz w:val="24"/>
                <w:szCs w:val="24"/>
              </w:rPr>
              <w:t>Terms and Conditions</w:t>
            </w:r>
          </w:p>
          <w:p w14:paraId="1F4F03DC" w14:textId="77777777" w:rsidR="00792913" w:rsidRPr="0045642B" w:rsidRDefault="00792913" w:rsidP="00CA6321"/>
          <w:p w14:paraId="3553D98D" w14:textId="77777777" w:rsidR="00792913" w:rsidRPr="0045642B" w:rsidRDefault="00792913" w:rsidP="00CA6321">
            <w:pPr>
              <w:rPr>
                <w:b/>
                <w:bCs/>
              </w:rPr>
            </w:pPr>
            <w:r w:rsidRPr="0045642B">
              <w:rPr>
                <w:b/>
                <w:bCs/>
              </w:rPr>
              <w:t xml:space="preserve">Article 1. Agreement Documents </w:t>
            </w:r>
          </w:p>
          <w:p w14:paraId="6CCDCCC3" w14:textId="77777777" w:rsidR="00792913" w:rsidRPr="0045642B" w:rsidRDefault="00792913" w:rsidP="00CA6321">
            <w:pPr>
              <w:rPr>
                <w:b/>
                <w:bCs/>
              </w:rPr>
            </w:pPr>
          </w:p>
          <w:p w14:paraId="2E354D2D" w14:textId="1C37CA7F"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id="19" w:name="_Hlk88441036"/>
            <w:r w:rsidRPr="0045642B">
              <w:rPr>
                <w:rFonts w:ascii="Times New Roman" w:hAnsi="Times New Roman" w:cs="Times New Roman"/>
                <w:sz w:val="24"/>
                <w:szCs w:val="24"/>
              </w:rPr>
              <w:t xml:space="preserve">This Agreement is between Partners of the Americas, </w:t>
            </w:r>
            <w:ins w:id="20" w:author="Sara Taylor" w:date="2022-08-09T19:01:00Z">
              <w:r w:rsidR="00334365" w:rsidRPr="00334365">
                <w:rPr>
                  <w:rFonts w:ascii="Times New Roman" w:hAnsi="Times New Roman" w:cs="Times New Roman"/>
                  <w:sz w:val="24"/>
                  <w:szCs w:val="24"/>
                  <w:rPrChange w:id="21" w:author="Sara Taylor" w:date="2022-08-09T19:01:00Z">
                    <w:rPr>
                      <w:rFonts w:ascii="Times New Roman" w:hAnsi="Times New Roman" w:cs="Times New Roman"/>
                      <w:sz w:val="24"/>
                      <w:szCs w:val="24"/>
                      <w:lang w:val="es-CR"/>
                    </w:rPr>
                  </w:rPrChange>
                </w:rPr>
                <w:t>INC, Sucursal Colombia</w:t>
              </w:r>
            </w:ins>
            <w:del w:id="22" w:author="Sara Taylor" w:date="2022-08-09T19:01:00Z">
              <w:r w:rsidRPr="0045642B" w:rsidDel="00334365">
                <w:rPr>
                  <w:rFonts w:ascii="Times New Roman" w:hAnsi="Times New Roman" w:cs="Times New Roman"/>
                  <w:sz w:val="24"/>
                  <w:szCs w:val="24"/>
                </w:rPr>
                <w:delText>Inc</w:delText>
              </w:r>
            </w:del>
            <w:r w:rsidRPr="0045642B">
              <w:rPr>
                <w:rFonts w:ascii="Times New Roman" w:hAnsi="Times New Roman" w:cs="Times New Roman"/>
                <w:sz w:val="24"/>
                <w:szCs w:val="24"/>
              </w:rPr>
              <w:t xml:space="preserve">, located at </w:t>
            </w:r>
            <w:ins w:id="23" w:author="Sara Taylor" w:date="2022-08-09T19:01:00Z">
              <w:r w:rsidR="00334365">
                <w:rPr>
                  <w:rFonts w:ascii="Times New Roman" w:hAnsi="Times New Roman" w:cs="Times New Roman"/>
                  <w:sz w:val="24"/>
                  <w:szCs w:val="24"/>
                </w:rPr>
                <w:t>C</w:t>
              </w:r>
              <w:r w:rsidR="00334365" w:rsidRPr="00334365">
                <w:rPr>
                  <w:rFonts w:ascii="Times New Roman" w:hAnsi="Times New Roman" w:cs="Times New Roman"/>
                  <w:sz w:val="24"/>
                  <w:szCs w:val="24"/>
                  <w:rPrChange w:id="24" w:author="Sara Taylor" w:date="2022-08-09T19:01:00Z">
                    <w:rPr>
                      <w:rFonts w:ascii="Times New Roman" w:hAnsi="Times New Roman" w:cs="Times New Roman"/>
                      <w:sz w:val="24"/>
                      <w:szCs w:val="24"/>
                      <w:lang w:val="es-CR"/>
                    </w:rPr>
                  </w:rPrChange>
                </w:rPr>
                <w:t xml:space="preserve">alle 81 #11-55 Oficina 810, </w:t>
              </w:r>
            </w:ins>
            <w:ins w:id="25" w:author="Sara Taylor" w:date="2022-08-09T19:23:00Z">
              <w:r w:rsidR="005E212F">
                <w:rPr>
                  <w:rFonts w:ascii="Times New Roman" w:hAnsi="Times New Roman" w:cs="Times New Roman"/>
                  <w:sz w:val="24"/>
                  <w:szCs w:val="24"/>
                  <w:lang w:val="es-CR"/>
                </w:rPr>
                <w:t xml:space="preserve">Bogotá, D.C., Colombia, </w:t>
              </w:r>
            </w:ins>
            <w:ins w:id="26" w:author="Sara Taylor" w:date="2022-08-09T19:01:00Z">
              <w:r w:rsidR="00334365">
                <w:rPr>
                  <w:rFonts w:ascii="Times New Roman" w:hAnsi="Times New Roman" w:cs="Times New Roman"/>
                  <w:sz w:val="24"/>
                  <w:szCs w:val="24"/>
                </w:rPr>
                <w:t>identified by</w:t>
              </w:r>
              <w:r w:rsidR="00334365" w:rsidRPr="00334365">
                <w:rPr>
                  <w:rFonts w:ascii="Times New Roman" w:hAnsi="Times New Roman" w:cs="Times New Roman"/>
                  <w:sz w:val="24"/>
                  <w:szCs w:val="24"/>
                  <w:rPrChange w:id="27" w:author="Sara Taylor" w:date="2022-08-09T19:01:00Z">
                    <w:rPr>
                      <w:rFonts w:ascii="Times New Roman" w:hAnsi="Times New Roman" w:cs="Times New Roman"/>
                      <w:sz w:val="24"/>
                      <w:szCs w:val="24"/>
                      <w:lang w:val="es-CR"/>
                    </w:rPr>
                  </w:rPrChange>
                </w:rPr>
                <w:t xml:space="preserve"> NIT. 9012516131</w:t>
              </w:r>
            </w:ins>
            <w:del w:id="28" w:author="Sara Taylor" w:date="2022-08-09T19:01:00Z">
              <w:r w:rsidRPr="0045642B" w:rsidDel="00334365">
                <w:rPr>
                  <w:rFonts w:ascii="Times New Roman" w:hAnsi="Times New Roman" w:cs="Times New Roman"/>
                  <w:sz w:val="24"/>
                  <w:szCs w:val="24"/>
                </w:rPr>
                <w:delText>1424 K Street NW, Suite 700, Washington, DC 20005</w:delText>
              </w:r>
            </w:del>
            <w:r w:rsidRPr="0045642B">
              <w:rPr>
                <w:rFonts w:ascii="Times New Roman" w:hAnsi="Times New Roman" w:cs="Times New Roman"/>
                <w:sz w:val="24"/>
                <w:szCs w:val="24"/>
              </w:rPr>
              <w:t>, hereinafter referred to as “PARTNERS</w:t>
            </w:r>
            <w:bookmarkEnd w:id="19"/>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4DDE8666"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6CD6C2BB" w14:textId="77777777"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14:paraId="05F96B4F" w14:textId="77777777" w:rsidR="00792913" w:rsidRPr="0045642B" w:rsidRDefault="00792913" w:rsidP="00CA6321"/>
          <w:p w14:paraId="4C96746A" w14:textId="77777777" w:rsidR="00792913" w:rsidRPr="0045642B" w:rsidRDefault="00792913" w:rsidP="00CA6321">
            <w:pPr>
              <w:rPr>
                <w:b/>
                <w:bCs/>
              </w:rPr>
            </w:pPr>
            <w:r w:rsidRPr="0045642B">
              <w:rPr>
                <w:b/>
                <w:bCs/>
              </w:rPr>
              <w:t>Article 2. Exclusive Engagement</w:t>
            </w:r>
          </w:p>
          <w:p w14:paraId="42FCE19F" w14:textId="77777777" w:rsidR="00792913" w:rsidRPr="0045642B" w:rsidRDefault="00792913" w:rsidP="00CA6321">
            <w:pPr>
              <w:rPr>
                <w:b/>
                <w:bCs/>
              </w:rPr>
            </w:pPr>
          </w:p>
          <w:p w14:paraId="7A6865CD" w14:textId="77777777" w:rsidR="00792913" w:rsidRPr="0045642B" w:rsidRDefault="00792913" w:rsidP="00CA6321">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12166FE6" w14:textId="77777777" w:rsidR="00792913" w:rsidRPr="0045642B" w:rsidRDefault="00792913" w:rsidP="00CA6321"/>
          <w:p w14:paraId="01CF78F0" w14:textId="77777777" w:rsidR="00792913" w:rsidRPr="0045642B" w:rsidRDefault="00792913" w:rsidP="00CA6321">
            <w:pPr>
              <w:rPr>
                <w:b/>
                <w:bCs/>
              </w:rPr>
            </w:pPr>
            <w:r w:rsidRPr="0045642B">
              <w:rPr>
                <w:b/>
                <w:bCs/>
              </w:rPr>
              <w:t>Article 3. Term</w:t>
            </w:r>
            <w:r w:rsidRPr="0045642B">
              <w:rPr>
                <w:b/>
                <w:bCs/>
              </w:rPr>
              <w:br/>
            </w:r>
          </w:p>
          <w:p w14:paraId="0F5F5360" w14:textId="77777777" w:rsidR="00792913" w:rsidRPr="0045642B" w:rsidRDefault="00792913" w:rsidP="00CA6321">
            <w:pPr>
              <w:jc w:val="both"/>
            </w:pPr>
            <w:r w:rsidRPr="0045642B">
              <w:t>P</w:t>
            </w:r>
            <w:bookmarkStart w:id="29" w:name="_bookmark6"/>
            <w:bookmarkEnd w:id="29"/>
            <w:r w:rsidRPr="0045642B">
              <w:t xml:space="preserve">ARTNERS agrees to engage CONSULTANT, and CONSULTANT agrees to provide the agreed-upon services for the period of performance specified in Section I. </w:t>
            </w:r>
          </w:p>
          <w:p w14:paraId="570E4897" w14:textId="77777777" w:rsidR="00792913" w:rsidRPr="0045642B" w:rsidRDefault="00792913" w:rsidP="00CA6321">
            <w:bookmarkStart w:id="30" w:name="_bookmark7"/>
            <w:bookmarkEnd w:id="30"/>
          </w:p>
          <w:p w14:paraId="5A03BAF8" w14:textId="77777777" w:rsidR="00792913" w:rsidRPr="0045642B" w:rsidRDefault="00792913" w:rsidP="00CA6321">
            <w:r w:rsidRPr="0045642B">
              <w:rPr>
                <w:b/>
                <w:bCs/>
              </w:rPr>
              <w:t>Article 4. Scope of Work</w:t>
            </w:r>
          </w:p>
          <w:p w14:paraId="5C28AE6F" w14:textId="77777777" w:rsidR="00792913" w:rsidRPr="0045642B" w:rsidRDefault="00792913" w:rsidP="00CA6321"/>
          <w:p w14:paraId="1FB8B935"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id="31" w:name="_bookmark8"/>
            <w:bookmarkEnd w:id="31"/>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14:paraId="0CA5FAC7" w14:textId="77777777" w:rsidR="00792913" w:rsidRDefault="00792913" w:rsidP="00CA6321">
            <w:pPr>
              <w:pStyle w:val="ListParagraph"/>
              <w:spacing w:line="240" w:lineRule="auto"/>
              <w:ind w:left="360"/>
              <w:jc w:val="both"/>
              <w:rPr>
                <w:rFonts w:ascii="Times New Roman" w:hAnsi="Times New Roman" w:cs="Times New Roman"/>
                <w:sz w:val="24"/>
                <w:szCs w:val="24"/>
              </w:rPr>
            </w:pPr>
          </w:p>
          <w:p w14:paraId="4FA655FD" w14:textId="77777777" w:rsidR="00690AE1" w:rsidRPr="0045642B" w:rsidRDefault="00690AE1" w:rsidP="00CA6321">
            <w:pPr>
              <w:pStyle w:val="ListParagraph"/>
              <w:spacing w:line="240" w:lineRule="auto"/>
              <w:ind w:left="360"/>
              <w:jc w:val="both"/>
              <w:rPr>
                <w:rFonts w:ascii="Times New Roman" w:hAnsi="Times New Roman" w:cs="Times New Roman"/>
                <w:sz w:val="24"/>
                <w:szCs w:val="24"/>
              </w:rPr>
            </w:pPr>
          </w:p>
          <w:p w14:paraId="56925392"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id="32" w:name="_bookmark20"/>
            <w:bookmarkEnd w:id="32"/>
            <w:r w:rsidRPr="0045642B">
              <w:rPr>
                <w:rFonts w:ascii="Times New Roman" w:hAnsi="Times New Roman" w:cs="Times New Roman"/>
                <w:sz w:val="24"/>
                <w:szCs w:val="24"/>
              </w:rPr>
              <w:t>accomplished.</w:t>
            </w:r>
          </w:p>
          <w:p w14:paraId="469CF97B"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F1BBDAD"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id="33" w:name="_bookmark21"/>
            <w:bookmarkEnd w:id="33"/>
            <w:r w:rsidRPr="0045642B">
              <w:rPr>
                <w:rFonts w:ascii="Times New Roman" w:hAnsi="Times New Roman" w:cs="Times New Roman"/>
                <w:sz w:val="24"/>
                <w:szCs w:val="24"/>
              </w:rPr>
              <w:t xml:space="preserve"> </w:t>
            </w:r>
            <w:bookmarkStart w:id="34" w:name="_bookmark23"/>
            <w:bookmarkEnd w:id="34"/>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id="35" w:name="_bookmark22"/>
            <w:bookmarkEnd w:id="35"/>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14:paraId="36484F18" w14:textId="77777777" w:rsidR="00792913" w:rsidRDefault="00792913" w:rsidP="00CA6321"/>
          <w:p w14:paraId="45621CE1" w14:textId="77777777" w:rsidR="00690AE1" w:rsidRDefault="00690AE1" w:rsidP="00CA6321"/>
          <w:p w14:paraId="341927FA" w14:textId="77777777" w:rsidR="00690AE1" w:rsidRPr="0045642B" w:rsidRDefault="00690AE1" w:rsidP="00CA6321"/>
          <w:p w14:paraId="0F0F1CDF" w14:textId="77777777" w:rsidR="00792913" w:rsidRPr="0045642B" w:rsidRDefault="00792913" w:rsidP="00CA6321">
            <w:pPr>
              <w:rPr>
                <w:color w:val="FF0000"/>
              </w:rPr>
            </w:pPr>
            <w:r w:rsidRPr="0045642B">
              <w:rPr>
                <w:b/>
                <w:bCs/>
              </w:rPr>
              <w:t>Article 5. Compensation and Payment</w:t>
            </w:r>
            <w:r w:rsidRPr="0045642B">
              <w:t xml:space="preserve"> </w:t>
            </w:r>
            <w:r w:rsidRPr="0045642B">
              <w:rPr>
                <w:color w:val="FF0000"/>
                <w:highlight w:val="yellow"/>
              </w:rPr>
              <w:t>(Choose One)</w:t>
            </w:r>
          </w:p>
          <w:p w14:paraId="51D33F9F" w14:textId="77777777" w:rsidR="00792913" w:rsidRPr="0045642B" w:rsidRDefault="00792913" w:rsidP="00CA6321"/>
          <w:p w14:paraId="303CA1D6" w14:textId="77777777" w:rsidR="00792913" w:rsidRPr="0045642B" w:rsidRDefault="00792913" w:rsidP="00CA6321">
            <w:pPr>
              <w:jc w:val="both"/>
              <w:rPr>
                <w:color w:val="FF0000"/>
              </w:rPr>
            </w:pPr>
            <w:r w:rsidRPr="0045642B">
              <w:rPr>
                <w:color w:val="FF0000"/>
                <w:highlight w:val="yellow"/>
              </w:rPr>
              <w:t>Option 1 Labor Hour</w:t>
            </w:r>
          </w:p>
          <w:p w14:paraId="211957E0"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14:paraId="644CEAA3" w14:textId="77777777" w:rsidR="00792913" w:rsidRPr="0045642B" w:rsidRDefault="00792913" w:rsidP="00CA6321">
            <w:pPr>
              <w:pStyle w:val="ListParagraph"/>
              <w:spacing w:line="240" w:lineRule="auto"/>
              <w:ind w:left="360"/>
              <w:jc w:val="both"/>
              <w:rPr>
                <w:rFonts w:ascii="Times New Roman" w:hAnsi="Times New Roman" w:cs="Times New Roman"/>
                <w:sz w:val="24"/>
                <w:szCs w:val="24"/>
                <w:highlight w:val="yellow"/>
              </w:rPr>
            </w:pPr>
          </w:p>
          <w:p w14:paraId="75D26D3E"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on a monthly basis no later than thirty (30) days after the end of the previous month. PARTNERS agrees to pay the CONSULTANT for its invoices submitted within 30 days of receipt of a proper invoice </w:t>
            </w:r>
            <w:r w:rsidRPr="0045642B">
              <w:rPr>
                <w:rFonts w:ascii="Times New Roman" w:hAnsi="Times New Roman" w:cs="Times New Roman"/>
                <w:sz w:val="24"/>
                <w:szCs w:val="24"/>
                <w:highlight w:val="yellow"/>
              </w:rPr>
              <w:lastRenderedPageBreak/>
              <w:t>provided that the requirements of this Agreement are being met by the CONSULTANT, including the submission of deliverables according to the schedule specified in Annex A. A proper invoice must include:</w:t>
            </w:r>
          </w:p>
          <w:p w14:paraId="24B5D14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14:paraId="6E2B0821"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14:paraId="03E3CAA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14:paraId="54E3563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14:paraId="30706AFB"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14:paraId="63C4EC95"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14:paraId="14B50253" w14:textId="77777777" w:rsidR="00792913" w:rsidRDefault="00792913" w:rsidP="00CA6321">
            <w:pPr>
              <w:pStyle w:val="ListParagraph"/>
              <w:spacing w:line="240" w:lineRule="auto"/>
              <w:ind w:left="1080"/>
              <w:rPr>
                <w:rFonts w:ascii="Times New Roman" w:hAnsi="Times New Roman" w:cs="Times New Roman"/>
                <w:sz w:val="24"/>
                <w:szCs w:val="24"/>
                <w:highlight w:val="yellow"/>
              </w:rPr>
            </w:pPr>
          </w:p>
          <w:p w14:paraId="3060F23F" w14:textId="77777777" w:rsidR="00690AE1" w:rsidRPr="0045642B" w:rsidRDefault="00690AE1" w:rsidP="00CA6321">
            <w:pPr>
              <w:pStyle w:val="ListParagraph"/>
              <w:spacing w:line="240" w:lineRule="auto"/>
              <w:ind w:left="1080"/>
              <w:rPr>
                <w:rFonts w:ascii="Times New Roman" w:hAnsi="Times New Roman" w:cs="Times New Roman"/>
                <w:sz w:val="24"/>
                <w:szCs w:val="24"/>
                <w:highlight w:val="yellow"/>
              </w:rPr>
            </w:pPr>
          </w:p>
          <w:p w14:paraId="7F26D6BB" w14:textId="77777777" w:rsidR="00792913" w:rsidRPr="0045642B" w:rsidRDefault="00792913" w:rsidP="00CA6321">
            <w:pPr>
              <w:rPr>
                <w:color w:val="FF0000"/>
              </w:rPr>
            </w:pPr>
            <w:r w:rsidRPr="0045642B">
              <w:rPr>
                <w:color w:val="FF0000"/>
                <w:highlight w:val="yellow"/>
              </w:rPr>
              <w:t>Option 2 Fixed Price</w:t>
            </w:r>
          </w:p>
          <w:p w14:paraId="1008C710"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14:paraId="3BC95F7E" w14:textId="77777777" w:rsidR="00792913" w:rsidRDefault="00792913" w:rsidP="00CA6321">
            <w:pPr>
              <w:pStyle w:val="ListParagraph"/>
              <w:spacing w:line="240" w:lineRule="auto"/>
              <w:ind w:left="360"/>
              <w:jc w:val="both"/>
              <w:rPr>
                <w:rFonts w:ascii="Times New Roman" w:hAnsi="Times New Roman" w:cs="Times New Roman"/>
                <w:sz w:val="24"/>
                <w:szCs w:val="24"/>
                <w:highlight w:val="yellow"/>
              </w:rPr>
            </w:pPr>
          </w:p>
          <w:p w14:paraId="314A14D1" w14:textId="77777777" w:rsidR="00690AE1" w:rsidRDefault="00690AE1" w:rsidP="00CA6321">
            <w:pPr>
              <w:pStyle w:val="ListParagraph"/>
              <w:spacing w:line="240" w:lineRule="auto"/>
              <w:ind w:left="360"/>
              <w:jc w:val="both"/>
              <w:rPr>
                <w:rFonts w:ascii="Times New Roman" w:hAnsi="Times New Roman" w:cs="Times New Roman"/>
                <w:sz w:val="24"/>
                <w:szCs w:val="24"/>
                <w:highlight w:val="yellow"/>
              </w:rPr>
            </w:pPr>
          </w:p>
          <w:p w14:paraId="567D3B48" w14:textId="77777777" w:rsidR="00690AE1" w:rsidRPr="0045642B" w:rsidRDefault="00690AE1" w:rsidP="00CA6321">
            <w:pPr>
              <w:pStyle w:val="ListParagraph"/>
              <w:spacing w:line="240" w:lineRule="auto"/>
              <w:ind w:left="360"/>
              <w:jc w:val="both"/>
              <w:rPr>
                <w:rFonts w:ascii="Times New Roman" w:hAnsi="Times New Roman" w:cs="Times New Roman"/>
                <w:sz w:val="24"/>
                <w:szCs w:val="24"/>
                <w:highlight w:val="yellow"/>
              </w:rPr>
            </w:pPr>
          </w:p>
          <w:p w14:paraId="376144D5"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99A73FA"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lastRenderedPageBreak/>
              <w:t>The CONSULTANT’s name and complete address;</w:t>
            </w:r>
          </w:p>
          <w:p w14:paraId="255FF41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14:paraId="6D231D7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14:paraId="772F6B7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14:paraId="713BE9B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14:paraId="2282C237"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14:paraId="0D6187A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14:paraId="719D088C" w14:textId="35CF1D2F" w:rsidR="00792913" w:rsidRDefault="00792913" w:rsidP="00CA6321"/>
          <w:p w14:paraId="659F5D6D" w14:textId="77777777" w:rsidR="00354935" w:rsidRPr="0045642B" w:rsidRDefault="00354935" w:rsidP="00CA6321"/>
          <w:p w14:paraId="305DD3A1" w14:textId="77777777" w:rsidR="00792913" w:rsidRPr="0045642B" w:rsidRDefault="00792913" w:rsidP="00CA6321">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14:paraId="1A8C8934"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14:paraId="1C784ED5" w14:textId="77777777" w:rsidR="00792913" w:rsidRDefault="00792913" w:rsidP="00CA6321"/>
          <w:p w14:paraId="5958ECBB" w14:textId="77777777" w:rsidR="00690AE1" w:rsidRPr="0045642B" w:rsidRDefault="00690AE1" w:rsidP="00CA6321"/>
          <w:p w14:paraId="4E750B08" w14:textId="77777777" w:rsidR="00792913" w:rsidRPr="0045642B" w:rsidRDefault="00792913" w:rsidP="00CA6321">
            <w:pPr>
              <w:rPr>
                <w:b/>
                <w:bCs/>
              </w:rPr>
            </w:pPr>
            <w:r w:rsidRPr="0045642B">
              <w:rPr>
                <w:b/>
                <w:bCs/>
              </w:rPr>
              <w:t>Article 6. Travel and Other Expenses</w:t>
            </w:r>
          </w:p>
          <w:p w14:paraId="7B3520F2" w14:textId="77777777" w:rsidR="00792913" w:rsidRPr="0045642B" w:rsidRDefault="00792913" w:rsidP="00CA6321">
            <w:pPr>
              <w:rPr>
                <w:b/>
                <w:bCs/>
              </w:rPr>
            </w:pPr>
          </w:p>
          <w:p w14:paraId="403DEB76" w14:textId="3C41B0CF" w:rsidR="00792913" w:rsidRPr="0045642B" w:rsidRDefault="00792913" w:rsidP="00CA6321">
            <w:pPr>
              <w:jc w:val="both"/>
            </w:pPr>
            <w:r w:rsidRPr="0045642B">
              <w:t xml:space="preserve">CONSULTANT will comply with all PARTNERS </w:t>
            </w:r>
            <w:r w:rsidRPr="0045642B">
              <w:lastRenderedPageBreak/>
              <w:t xml:space="preserve">rules and regulations on travel. PARTNERS will compensate CONSULTANT for approved travel, </w:t>
            </w:r>
            <w:r w:rsidR="00255B7A" w:rsidRPr="0045642B">
              <w:t>meals,</w:t>
            </w:r>
            <w:r w:rsidRPr="0045642B">
              <w:t xml:space="preserve"> and incidental expenses (M&amp;IE), lodging, and other expenses as specified in Annex A. </w:t>
            </w:r>
          </w:p>
          <w:p w14:paraId="227ED7F9" w14:textId="77777777" w:rsidR="00792913" w:rsidRPr="0045642B" w:rsidRDefault="00792913" w:rsidP="00CA6321">
            <w:pPr>
              <w:rPr>
                <w:b/>
                <w:bCs/>
              </w:rPr>
            </w:pPr>
          </w:p>
          <w:p w14:paraId="77303795" w14:textId="77777777" w:rsidR="00792913" w:rsidRPr="0045642B" w:rsidRDefault="00792913" w:rsidP="00CA6321">
            <w:pPr>
              <w:rPr>
                <w:b/>
                <w:bCs/>
              </w:rPr>
            </w:pPr>
            <w:bookmarkStart w:id="36" w:name="_Hlk88445440"/>
            <w:r w:rsidRPr="0045642B">
              <w:rPr>
                <w:b/>
                <w:bCs/>
              </w:rPr>
              <w:t>Article 7. Data Rights</w:t>
            </w:r>
          </w:p>
          <w:p w14:paraId="0FD13DF3" w14:textId="77777777" w:rsidR="00792913" w:rsidRPr="0045642B" w:rsidRDefault="00792913" w:rsidP="00CA6321">
            <w:pPr>
              <w:rPr>
                <w:b/>
                <w:bCs/>
              </w:rPr>
            </w:pPr>
          </w:p>
          <w:p w14:paraId="69425FA1"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325B80DA" w14:textId="2DD01822" w:rsidR="00792913" w:rsidRDefault="00792913" w:rsidP="00CA6321">
            <w:pPr>
              <w:pStyle w:val="BodyText2"/>
              <w:ind w:left="360"/>
              <w:rPr>
                <w:rFonts w:ascii="Times New Roman" w:hAnsi="Times New Roman"/>
                <w:color w:val="000000"/>
                <w:sz w:val="24"/>
              </w:rPr>
            </w:pPr>
          </w:p>
          <w:p w14:paraId="233A9BA8" w14:textId="77777777" w:rsidR="00354935" w:rsidRPr="0045642B" w:rsidRDefault="00354935" w:rsidP="00CA6321">
            <w:pPr>
              <w:pStyle w:val="BodyText2"/>
              <w:ind w:left="360"/>
              <w:rPr>
                <w:rFonts w:ascii="Times New Roman" w:hAnsi="Times New Roman"/>
                <w:color w:val="000000"/>
                <w:sz w:val="24"/>
              </w:rPr>
            </w:pPr>
          </w:p>
          <w:p w14:paraId="7B6AEB1B"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14:paraId="4FCA68B0" w14:textId="77777777" w:rsidR="00792913" w:rsidRDefault="00792913" w:rsidP="00CA6321">
            <w:pPr>
              <w:pStyle w:val="ListParagraph"/>
              <w:spacing w:line="240" w:lineRule="auto"/>
              <w:rPr>
                <w:rFonts w:ascii="Times New Roman" w:hAnsi="Times New Roman" w:cs="Times New Roman"/>
                <w:color w:val="000000"/>
                <w:sz w:val="24"/>
                <w:szCs w:val="24"/>
              </w:rPr>
            </w:pPr>
          </w:p>
          <w:p w14:paraId="5154D7C2" w14:textId="77777777" w:rsidR="00690AE1" w:rsidRPr="0045642B" w:rsidRDefault="00690AE1" w:rsidP="00CA6321">
            <w:pPr>
              <w:pStyle w:val="ListParagraph"/>
              <w:spacing w:line="240" w:lineRule="auto"/>
              <w:rPr>
                <w:rFonts w:ascii="Times New Roman" w:hAnsi="Times New Roman" w:cs="Times New Roman"/>
                <w:color w:val="000000"/>
                <w:sz w:val="24"/>
                <w:szCs w:val="24"/>
              </w:rPr>
            </w:pPr>
          </w:p>
          <w:p w14:paraId="231F07C6"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36"/>
          <w:p w14:paraId="7879F69E" w14:textId="77777777" w:rsidR="00792913" w:rsidRDefault="00792913" w:rsidP="00CA6321">
            <w:pPr>
              <w:rPr>
                <w:b/>
                <w:bCs/>
              </w:rPr>
            </w:pPr>
          </w:p>
          <w:p w14:paraId="1B3A6E83" w14:textId="77777777" w:rsidR="00690AE1" w:rsidRDefault="00690AE1" w:rsidP="00CA6321">
            <w:pPr>
              <w:rPr>
                <w:b/>
                <w:bCs/>
              </w:rPr>
            </w:pPr>
          </w:p>
          <w:p w14:paraId="5AB043C2" w14:textId="77777777" w:rsidR="00690AE1" w:rsidRPr="0045642B" w:rsidRDefault="00690AE1" w:rsidP="00CA6321">
            <w:pPr>
              <w:rPr>
                <w:b/>
                <w:bCs/>
              </w:rPr>
            </w:pPr>
          </w:p>
          <w:p w14:paraId="79F6F45F" w14:textId="77777777" w:rsidR="00792913" w:rsidRPr="0045642B" w:rsidRDefault="00792913" w:rsidP="00CA6321">
            <w:pPr>
              <w:rPr>
                <w:b/>
                <w:bCs/>
              </w:rPr>
            </w:pPr>
            <w:r w:rsidRPr="0045642B">
              <w:rPr>
                <w:b/>
                <w:bCs/>
              </w:rPr>
              <w:t>Article 8. Taxes</w:t>
            </w:r>
          </w:p>
          <w:p w14:paraId="1209CCC9" w14:textId="77777777" w:rsidR="00792913" w:rsidRPr="0045642B" w:rsidRDefault="00792913" w:rsidP="00CA6321">
            <w:pPr>
              <w:rPr>
                <w:b/>
                <w:bCs/>
              </w:rPr>
            </w:pPr>
          </w:p>
          <w:p w14:paraId="1D0200A1" w14:textId="77777777" w:rsidR="00792913" w:rsidRPr="0045642B" w:rsidRDefault="00792913" w:rsidP="00CA6321">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14:paraId="70DEF082" w14:textId="77777777" w:rsidR="00792913" w:rsidRPr="0045642B" w:rsidRDefault="00792913" w:rsidP="00CA6321"/>
          <w:p w14:paraId="33BDAB21" w14:textId="77777777" w:rsidR="00792913" w:rsidRPr="0045642B" w:rsidRDefault="00792913" w:rsidP="00CA6321">
            <w:pPr>
              <w:rPr>
                <w:b/>
                <w:bCs/>
              </w:rPr>
            </w:pPr>
            <w:r w:rsidRPr="0045642B">
              <w:rPr>
                <w:b/>
                <w:bCs/>
              </w:rPr>
              <w:lastRenderedPageBreak/>
              <w:t xml:space="preserve">Article 9. Termination </w:t>
            </w:r>
          </w:p>
          <w:p w14:paraId="0E5AED3A" w14:textId="77777777" w:rsidR="00792913" w:rsidRPr="0045642B" w:rsidRDefault="00792913" w:rsidP="00CA6321">
            <w:pPr>
              <w:rPr>
                <w:b/>
                <w:bCs/>
              </w:rPr>
            </w:pPr>
          </w:p>
          <w:p w14:paraId="514B948C" w14:textId="77777777" w:rsidR="00792913"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00E4A399" w14:textId="77777777" w:rsidR="00690AE1" w:rsidRDefault="00690AE1" w:rsidP="00CA6321">
            <w:pPr>
              <w:keepNext w:val="0"/>
              <w:autoSpaceDE w:val="0"/>
              <w:autoSpaceDN w:val="0"/>
              <w:jc w:val="both"/>
              <w:outlineLvl w:val="9"/>
            </w:pPr>
          </w:p>
          <w:p w14:paraId="5EDFEDFB" w14:textId="77777777" w:rsidR="00690AE1" w:rsidRDefault="00690AE1" w:rsidP="00CA6321">
            <w:pPr>
              <w:keepNext w:val="0"/>
              <w:autoSpaceDE w:val="0"/>
              <w:autoSpaceDN w:val="0"/>
              <w:jc w:val="both"/>
              <w:outlineLvl w:val="9"/>
            </w:pPr>
          </w:p>
          <w:p w14:paraId="1F832913" w14:textId="77777777" w:rsidR="00690AE1" w:rsidRPr="00690AE1" w:rsidRDefault="00690AE1" w:rsidP="00CA6321">
            <w:pPr>
              <w:keepNext w:val="0"/>
              <w:autoSpaceDE w:val="0"/>
              <w:autoSpaceDN w:val="0"/>
              <w:jc w:val="both"/>
              <w:outlineLvl w:val="9"/>
            </w:pPr>
          </w:p>
          <w:p w14:paraId="5B8EADD4"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BAF783C" w14:textId="77777777" w:rsidR="00792913" w:rsidRPr="0045642B"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65A43D95" w14:textId="77777777" w:rsidR="00792913" w:rsidRDefault="00792913" w:rsidP="00CA6321">
            <w:pPr>
              <w:pStyle w:val="ListParagraph"/>
              <w:spacing w:line="240" w:lineRule="auto"/>
              <w:rPr>
                <w:rFonts w:ascii="Times New Roman" w:hAnsi="Times New Roman" w:cs="Times New Roman"/>
                <w:sz w:val="24"/>
                <w:szCs w:val="24"/>
              </w:rPr>
            </w:pPr>
          </w:p>
          <w:p w14:paraId="6B364BF9" w14:textId="77777777" w:rsidR="00690AE1" w:rsidRDefault="00690AE1" w:rsidP="00CA6321">
            <w:pPr>
              <w:pStyle w:val="ListParagraph"/>
              <w:spacing w:line="240" w:lineRule="auto"/>
              <w:rPr>
                <w:rFonts w:ascii="Times New Roman" w:hAnsi="Times New Roman" w:cs="Times New Roman"/>
                <w:sz w:val="24"/>
                <w:szCs w:val="24"/>
              </w:rPr>
            </w:pPr>
          </w:p>
          <w:p w14:paraId="2B10E65E" w14:textId="77777777" w:rsidR="00690AE1" w:rsidRPr="0045642B" w:rsidRDefault="00690AE1" w:rsidP="00CA6321">
            <w:pPr>
              <w:pStyle w:val="ListParagraph"/>
              <w:spacing w:line="240" w:lineRule="auto"/>
              <w:rPr>
                <w:rFonts w:ascii="Times New Roman" w:hAnsi="Times New Roman" w:cs="Times New Roman"/>
                <w:sz w:val="24"/>
                <w:szCs w:val="24"/>
              </w:rPr>
            </w:pPr>
          </w:p>
          <w:p w14:paraId="68DB6846" w14:textId="77777777" w:rsidR="00792913" w:rsidRPr="0045642B"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w:t>
            </w:r>
            <w:r w:rsidRPr="0045642B">
              <w:rPr>
                <w:rFonts w:ascii="Times New Roman" w:hAnsi="Times New Roman" w:cs="Times New Roman"/>
                <w:sz w:val="24"/>
                <w:szCs w:val="24"/>
              </w:rPr>
              <w:lastRenderedPageBreak/>
              <w:t>In the case where Force Majeure circumstances continue to exist for more than 60 days, either of the parties can terminate this Agreement.</w:t>
            </w:r>
          </w:p>
          <w:p w14:paraId="443C3BE4" w14:textId="1A724491" w:rsidR="00792913" w:rsidRDefault="00792913" w:rsidP="00CA6321">
            <w:pPr>
              <w:jc w:val="both"/>
            </w:pPr>
          </w:p>
          <w:p w14:paraId="2CBD1B8F" w14:textId="6DD70F38" w:rsidR="00354935" w:rsidRDefault="00354935" w:rsidP="00CA6321">
            <w:pPr>
              <w:jc w:val="both"/>
            </w:pPr>
          </w:p>
          <w:p w14:paraId="6E6FC21D" w14:textId="77777777" w:rsidR="00354935" w:rsidRPr="0045642B" w:rsidRDefault="00354935" w:rsidP="00CA6321">
            <w:pPr>
              <w:jc w:val="both"/>
            </w:pPr>
          </w:p>
          <w:p w14:paraId="55D27A56" w14:textId="77777777" w:rsidR="00792913" w:rsidRPr="0045642B" w:rsidRDefault="00792913" w:rsidP="00CA6321">
            <w:pPr>
              <w:rPr>
                <w:b/>
                <w:bCs/>
              </w:rPr>
            </w:pPr>
            <w:r w:rsidRPr="0045642B">
              <w:rPr>
                <w:b/>
                <w:bCs/>
              </w:rPr>
              <w:t xml:space="preserve">Article 10. Notices </w:t>
            </w:r>
          </w:p>
          <w:p w14:paraId="06AC0D49" w14:textId="77777777" w:rsidR="00792913" w:rsidRPr="0045642B" w:rsidRDefault="00792913" w:rsidP="00CA6321"/>
          <w:p w14:paraId="11866D68" w14:textId="3FEA2B1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00255B7A" w:rsidRPr="0045642B">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14:paraId="6D1FF7FC" w14:textId="77777777" w:rsidR="00792913" w:rsidRPr="0045642B" w:rsidRDefault="00792913" w:rsidP="00CA6321">
            <w:pPr>
              <w:jc w:val="both"/>
            </w:pPr>
          </w:p>
          <w:p w14:paraId="7E796A24" w14:textId="77777777" w:rsidR="00792913" w:rsidRPr="0045642B"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14:paraId="12E9E0FD"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14:paraId="316911C5"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14:paraId="26DB6D76"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14:paraId="4B0318DD" w14:textId="77777777" w:rsidR="00792913"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14:paraId="60C34887" w14:textId="77777777" w:rsidR="00690AE1" w:rsidRDefault="00690AE1" w:rsidP="00CA6321">
            <w:pPr>
              <w:keepNext w:val="0"/>
              <w:autoSpaceDE w:val="0"/>
              <w:autoSpaceDN w:val="0"/>
              <w:jc w:val="both"/>
              <w:outlineLvl w:val="9"/>
            </w:pPr>
          </w:p>
          <w:p w14:paraId="4C7280DF" w14:textId="77777777" w:rsidR="00690AE1" w:rsidRPr="00690AE1" w:rsidRDefault="00690AE1" w:rsidP="00CA6321">
            <w:pPr>
              <w:keepNext w:val="0"/>
              <w:autoSpaceDE w:val="0"/>
              <w:autoSpaceDN w:val="0"/>
              <w:jc w:val="both"/>
              <w:outlineLvl w:val="9"/>
            </w:pPr>
          </w:p>
          <w:p w14:paraId="50DDBDAF" w14:textId="77777777" w:rsidR="00792913" w:rsidRPr="0045642B" w:rsidRDefault="00792913" w:rsidP="00CA6321">
            <w:pPr>
              <w:jc w:val="both"/>
            </w:pPr>
          </w:p>
          <w:p w14:paraId="65C2D5E3" w14:textId="7777777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7E945435" w14:textId="77777777" w:rsidR="00792913" w:rsidRDefault="00792913" w:rsidP="00CA6321"/>
          <w:p w14:paraId="6A6B5A32" w14:textId="77777777" w:rsidR="00690AE1" w:rsidRPr="0045642B" w:rsidRDefault="00690AE1" w:rsidP="00CA6321"/>
          <w:p w14:paraId="1B6F60EE" w14:textId="77777777" w:rsidR="00792913" w:rsidRPr="0045642B" w:rsidRDefault="00792913" w:rsidP="00CA6321">
            <w:pPr>
              <w:rPr>
                <w:b/>
                <w:bCs/>
              </w:rPr>
            </w:pPr>
            <w:r w:rsidRPr="0045642B">
              <w:rPr>
                <w:b/>
                <w:bCs/>
              </w:rPr>
              <w:t>Article 11. Applicable Governing Law</w:t>
            </w:r>
          </w:p>
          <w:p w14:paraId="1AE63EB0" w14:textId="77777777" w:rsidR="00792913" w:rsidRPr="0045642B" w:rsidRDefault="00792913" w:rsidP="00CA6321">
            <w:pPr>
              <w:rPr>
                <w:b/>
                <w:bCs/>
              </w:rPr>
            </w:pPr>
          </w:p>
          <w:p w14:paraId="0DFFB092" w14:textId="0E9957A7" w:rsidR="00792913" w:rsidRPr="0045642B" w:rsidRDefault="00792913" w:rsidP="00CA6321">
            <w:pPr>
              <w:jc w:val="both"/>
            </w:pPr>
            <w:r w:rsidRPr="0045642B">
              <w:t xml:space="preserve">This Agreement shall be governed by and construed in accordance with the laws of the </w:t>
            </w:r>
            <w:del w:id="37" w:author="Sara Taylor" w:date="2022-08-09T19:02:00Z">
              <w:r w:rsidRPr="0045642B" w:rsidDel="00944A0D">
                <w:delText>District of Columbia</w:delText>
              </w:r>
            </w:del>
            <w:ins w:id="38" w:author="Sara Taylor" w:date="2022-08-09T19:02:00Z">
              <w:r w:rsidR="00944A0D">
                <w:t>Republic of Colombia</w:t>
              </w:r>
            </w:ins>
            <w:r w:rsidRPr="0045642B">
              <w:t xml:space="preserve"> without regard to the conflict of laws principles.</w:t>
            </w:r>
          </w:p>
          <w:p w14:paraId="25258138" w14:textId="77777777" w:rsidR="00792913" w:rsidRPr="0045642B" w:rsidRDefault="00792913" w:rsidP="00CA6321"/>
          <w:p w14:paraId="2ADB1351" w14:textId="77777777" w:rsidR="00792913" w:rsidRPr="0045642B" w:rsidRDefault="00792913" w:rsidP="00CA6321">
            <w:pPr>
              <w:rPr>
                <w:b/>
                <w:bCs/>
              </w:rPr>
            </w:pPr>
            <w:r w:rsidRPr="0045642B">
              <w:rPr>
                <w:b/>
                <w:bCs/>
              </w:rPr>
              <w:t>Article 12. Validity and Waiver</w:t>
            </w:r>
          </w:p>
          <w:p w14:paraId="3180D954" w14:textId="77777777" w:rsidR="00792913" w:rsidRPr="0045642B" w:rsidRDefault="00792913" w:rsidP="00CA6321">
            <w:pPr>
              <w:rPr>
                <w:b/>
                <w:bCs/>
              </w:rPr>
            </w:pPr>
          </w:p>
          <w:p w14:paraId="371E2942" w14:textId="77777777" w:rsidR="00792913" w:rsidRPr="0045642B" w:rsidRDefault="00792913" w:rsidP="00CA6321">
            <w:pPr>
              <w:jc w:val="both"/>
            </w:pPr>
            <w:r w:rsidRPr="0045642B">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w:t>
            </w:r>
            <w:r w:rsidRPr="0045642B">
              <w:lastRenderedPageBreak/>
              <w:t>other provision of this agreement. The failure of PARTNERS to enforce at any time or from time to time any provision of this agreement shall not be construed as a waiver thereof.</w:t>
            </w:r>
          </w:p>
          <w:p w14:paraId="1682741A" w14:textId="77777777" w:rsidR="00690AE1" w:rsidRDefault="00690AE1" w:rsidP="00CA6321">
            <w:pPr>
              <w:jc w:val="both"/>
            </w:pPr>
          </w:p>
          <w:p w14:paraId="4AAE7258" w14:textId="77777777" w:rsidR="009178B0" w:rsidRPr="0045642B" w:rsidRDefault="009178B0" w:rsidP="00CA6321">
            <w:pPr>
              <w:jc w:val="both"/>
            </w:pPr>
          </w:p>
          <w:p w14:paraId="728D1352" w14:textId="77777777" w:rsidR="00792913"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14:paraId="4C3DFC30" w14:textId="77777777" w:rsidR="009178B0" w:rsidRPr="0045642B" w:rsidRDefault="009178B0" w:rsidP="00CA6321">
            <w:pPr>
              <w:pStyle w:val="ListParagraph"/>
              <w:spacing w:line="240" w:lineRule="auto"/>
              <w:ind w:left="0"/>
              <w:jc w:val="both"/>
              <w:rPr>
                <w:rFonts w:ascii="Times New Roman" w:hAnsi="Times New Roman" w:cs="Times New Roman"/>
                <w:b/>
                <w:bCs/>
                <w:sz w:val="24"/>
                <w:szCs w:val="24"/>
              </w:rPr>
            </w:pPr>
          </w:p>
          <w:p w14:paraId="292B3258" w14:textId="77777777" w:rsidR="00792913" w:rsidRPr="0080192F" w:rsidRDefault="00792913" w:rsidP="00CA6321">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08535293" w14:textId="77777777" w:rsidR="0080192F" w:rsidRPr="0045642B" w:rsidRDefault="0080192F" w:rsidP="00CA6321">
            <w:pPr>
              <w:keepNext w:val="0"/>
              <w:widowControl/>
              <w:snapToGrid/>
              <w:ind w:left="360"/>
              <w:jc w:val="both"/>
              <w:outlineLvl w:val="9"/>
              <w:rPr>
                <w:b/>
                <w:bCs/>
              </w:rPr>
            </w:pPr>
          </w:p>
          <w:p w14:paraId="79370FB0" w14:textId="77777777" w:rsidR="00792913" w:rsidRPr="0045642B" w:rsidRDefault="00792913" w:rsidP="00CA6321">
            <w:pPr>
              <w:widowControl/>
              <w:ind w:left="360"/>
              <w:jc w:val="both"/>
              <w:rPr>
                <w:b/>
                <w:bCs/>
              </w:rPr>
            </w:pPr>
          </w:p>
          <w:p w14:paraId="5061DC35" w14:textId="77777777" w:rsidR="00792913" w:rsidRPr="0045642B" w:rsidRDefault="00792913" w:rsidP="00CA6321">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14:paraId="5549AE1A" w14:textId="77777777" w:rsidR="00792913" w:rsidRDefault="00792913" w:rsidP="00CA6321">
            <w:pPr>
              <w:widowControl/>
              <w:jc w:val="both"/>
            </w:pPr>
          </w:p>
          <w:p w14:paraId="5C545B44" w14:textId="77777777" w:rsidR="0080192F" w:rsidRPr="0045642B" w:rsidRDefault="0080192F" w:rsidP="00CA6321">
            <w:pPr>
              <w:widowControl/>
              <w:jc w:val="both"/>
            </w:pPr>
          </w:p>
          <w:p w14:paraId="06A8F4EA"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14:paraId="1AC863D7" w14:textId="77777777" w:rsidR="00792913" w:rsidRPr="0045642B" w:rsidRDefault="00792913" w:rsidP="00CA6321"/>
          <w:p w14:paraId="14AAF6BD" w14:textId="77777777" w:rsidR="00792913" w:rsidRPr="0045642B" w:rsidRDefault="00792913" w:rsidP="00CA6321">
            <w:pPr>
              <w:jc w:val="both"/>
            </w:pPr>
            <w:r w:rsidRPr="0045642B">
              <w:t>This Agreement may not be assigned or delegated, in whole or in part, by the CONSULTANT without the written consent of PARTNERS. In case of such absent consent, any assignment is voided.</w:t>
            </w:r>
          </w:p>
          <w:p w14:paraId="7DC87D02" w14:textId="77777777" w:rsidR="00792913" w:rsidRDefault="00792913" w:rsidP="00CA6321"/>
          <w:p w14:paraId="707ED502" w14:textId="77777777" w:rsidR="0080192F" w:rsidRPr="0045642B" w:rsidRDefault="0080192F" w:rsidP="00CA6321"/>
          <w:p w14:paraId="0F70B974" w14:textId="77777777" w:rsidR="00792913" w:rsidRPr="0045642B" w:rsidRDefault="00792913" w:rsidP="00CA6321">
            <w:pPr>
              <w:rPr>
                <w:b/>
                <w:bCs/>
              </w:rPr>
            </w:pPr>
            <w:r w:rsidRPr="0045642B">
              <w:rPr>
                <w:b/>
                <w:bCs/>
              </w:rPr>
              <w:t>Article 15. Inspection and Acceptance</w:t>
            </w:r>
          </w:p>
          <w:p w14:paraId="72875734" w14:textId="77777777" w:rsidR="00792913" w:rsidRPr="0045642B" w:rsidRDefault="00792913" w:rsidP="00CA6321"/>
          <w:p w14:paraId="4D294B58"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w:t>
            </w:r>
            <w:r w:rsidRPr="0045642B">
              <w:rPr>
                <w:bCs/>
              </w:rPr>
              <w:lastRenderedPageBreak/>
              <w:t xml:space="preserve">inspection and testing) as promptly as possible upon delivery/performance. </w:t>
            </w:r>
          </w:p>
          <w:p w14:paraId="443C46B6" w14:textId="77777777" w:rsidR="00792913" w:rsidRDefault="00792913" w:rsidP="00CA6321">
            <w:pPr>
              <w:jc w:val="both"/>
              <w:rPr>
                <w:bCs/>
              </w:rPr>
            </w:pPr>
          </w:p>
          <w:p w14:paraId="5DD91297" w14:textId="5076CC98" w:rsidR="00D940E0" w:rsidRDefault="00D940E0" w:rsidP="00CA6321">
            <w:pPr>
              <w:jc w:val="both"/>
              <w:rPr>
                <w:bCs/>
              </w:rPr>
            </w:pPr>
          </w:p>
          <w:p w14:paraId="7893B902" w14:textId="77777777" w:rsidR="00354935" w:rsidRPr="0045642B" w:rsidRDefault="00354935" w:rsidP="00CA6321">
            <w:pPr>
              <w:jc w:val="both"/>
              <w:rPr>
                <w:bCs/>
              </w:rPr>
            </w:pPr>
          </w:p>
          <w:p w14:paraId="5771827E"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14:paraId="38A7F577" w14:textId="77777777" w:rsidR="00792913" w:rsidRPr="0045642B" w:rsidRDefault="00792913" w:rsidP="00CA6321">
            <w:pPr>
              <w:widowControl/>
              <w:jc w:val="both"/>
              <w:rPr>
                <w:bCs/>
              </w:rPr>
            </w:pPr>
          </w:p>
          <w:p w14:paraId="1E8099F8"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14:paraId="469F7A5D"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correct the nonconformance; or </w:t>
            </w:r>
          </w:p>
          <w:p w14:paraId="6F260F42"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14:paraId="22245023" w14:textId="77777777" w:rsidR="00792913" w:rsidRPr="0045642B" w:rsidRDefault="00792913" w:rsidP="00CA6321">
            <w:pPr>
              <w:ind w:left="360"/>
              <w:jc w:val="both"/>
              <w:rPr>
                <w:bCs/>
              </w:rPr>
            </w:pPr>
          </w:p>
          <w:p w14:paraId="66231D9D"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6C33F423" w14:textId="77777777" w:rsidR="00792913" w:rsidRDefault="00792913" w:rsidP="00CA6321">
            <w:pPr>
              <w:widowControl/>
              <w:ind w:left="360"/>
              <w:jc w:val="both"/>
              <w:rPr>
                <w:bCs/>
              </w:rPr>
            </w:pPr>
          </w:p>
          <w:p w14:paraId="0AF9DD47" w14:textId="77777777" w:rsidR="00623BE3" w:rsidRPr="0045642B" w:rsidRDefault="00623BE3" w:rsidP="00CA6321">
            <w:pPr>
              <w:widowControl/>
              <w:ind w:left="360"/>
              <w:jc w:val="both"/>
              <w:rPr>
                <w:bCs/>
              </w:rPr>
            </w:pPr>
          </w:p>
          <w:p w14:paraId="2029D655" w14:textId="77777777" w:rsidR="00792913" w:rsidRPr="0045642B" w:rsidRDefault="00792913" w:rsidP="00CA6321">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001038D9" w14:textId="77777777" w:rsidR="00792913" w:rsidRPr="0045642B" w:rsidRDefault="00792913" w:rsidP="00CA6321">
            <w:pPr>
              <w:pStyle w:val="ListParagraph"/>
              <w:spacing w:line="240" w:lineRule="auto"/>
              <w:rPr>
                <w:rFonts w:ascii="Times New Roman" w:hAnsi="Times New Roman" w:cs="Times New Roman"/>
                <w:bCs/>
                <w:sz w:val="24"/>
                <w:szCs w:val="24"/>
              </w:rPr>
            </w:pPr>
          </w:p>
          <w:p w14:paraId="096198A1" w14:textId="77777777" w:rsidR="00792913" w:rsidRPr="0045642B" w:rsidRDefault="00792913" w:rsidP="00CA6321">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14:paraId="00290A06" w14:textId="77777777" w:rsidR="00792913" w:rsidRPr="0045642B" w:rsidRDefault="00792913" w:rsidP="00CA6321">
            <w:pPr>
              <w:widowControl/>
              <w:jc w:val="both"/>
              <w:rPr>
                <w:bCs/>
              </w:rPr>
            </w:pPr>
          </w:p>
          <w:p w14:paraId="4172256C"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14:paraId="53126C15" w14:textId="77777777" w:rsidR="00792913" w:rsidRPr="0045642B" w:rsidRDefault="00792913" w:rsidP="00CA6321"/>
          <w:p w14:paraId="04C93B19" w14:textId="77777777" w:rsidR="00792913" w:rsidRPr="0045642B" w:rsidRDefault="00792913" w:rsidP="00CA6321">
            <w:pPr>
              <w:jc w:val="both"/>
            </w:pPr>
            <w:r w:rsidRPr="0045642B">
              <w:t xml:space="preserve">CONSULTANT is, and shall remain, an independent </w:t>
            </w:r>
            <w:r w:rsidRPr="0045642B">
              <w:lastRenderedPageBreak/>
              <w:t>contractor during the performance of this Agreement.</w:t>
            </w:r>
          </w:p>
          <w:p w14:paraId="36ECDCEA" w14:textId="77777777" w:rsidR="00792913" w:rsidRDefault="00792913" w:rsidP="00CA6321">
            <w:pPr>
              <w:pStyle w:val="ListParagraph"/>
              <w:spacing w:line="240" w:lineRule="auto"/>
              <w:ind w:left="0"/>
              <w:jc w:val="both"/>
              <w:rPr>
                <w:rFonts w:ascii="Times New Roman" w:hAnsi="Times New Roman" w:cs="Times New Roman"/>
                <w:sz w:val="24"/>
                <w:szCs w:val="24"/>
              </w:rPr>
            </w:pPr>
          </w:p>
          <w:p w14:paraId="5F6E7B83" w14:textId="77777777" w:rsidR="00623BE3" w:rsidRPr="0045642B" w:rsidRDefault="00623BE3" w:rsidP="00CA6321">
            <w:pPr>
              <w:pStyle w:val="ListParagraph"/>
              <w:spacing w:line="240" w:lineRule="auto"/>
              <w:ind w:left="0"/>
              <w:jc w:val="both"/>
              <w:rPr>
                <w:rFonts w:ascii="Times New Roman" w:hAnsi="Times New Roman" w:cs="Times New Roman"/>
                <w:sz w:val="24"/>
                <w:szCs w:val="24"/>
              </w:rPr>
            </w:pPr>
          </w:p>
          <w:p w14:paraId="37E3C4A4"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14:paraId="37FB93EE" w14:textId="77777777" w:rsidR="00792913" w:rsidRPr="0045642B" w:rsidRDefault="00792913" w:rsidP="00CA6321"/>
          <w:p w14:paraId="4966EED2" w14:textId="77777777" w:rsidR="00792913" w:rsidRPr="0045642B" w:rsidRDefault="00792913" w:rsidP="00CA6321">
            <w:pPr>
              <w:jc w:val="both"/>
            </w:pPr>
            <w:r w:rsidRPr="0045642B">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CE4D492" w14:textId="77777777" w:rsidR="00792913" w:rsidRDefault="00792913" w:rsidP="00CA6321">
            <w:pPr>
              <w:widowControl/>
              <w:jc w:val="both"/>
              <w:rPr>
                <w:bCs/>
              </w:rPr>
            </w:pPr>
          </w:p>
          <w:p w14:paraId="100FB2CB" w14:textId="77777777" w:rsidR="00623BE3" w:rsidRPr="0045642B" w:rsidRDefault="00623BE3" w:rsidP="00CA6321">
            <w:pPr>
              <w:widowControl/>
              <w:jc w:val="both"/>
              <w:rPr>
                <w:bCs/>
              </w:rPr>
            </w:pPr>
          </w:p>
          <w:p w14:paraId="41BB9631" w14:textId="77777777" w:rsidR="00792913" w:rsidRPr="0045642B" w:rsidRDefault="00792913" w:rsidP="00CA6321">
            <w:pPr>
              <w:rPr>
                <w:b/>
                <w:bCs/>
              </w:rPr>
            </w:pPr>
            <w:r w:rsidRPr="0045642B">
              <w:rPr>
                <w:b/>
                <w:bCs/>
              </w:rPr>
              <w:t xml:space="preserve">Article 18. Restriction on Public Disclosure and Publicity </w:t>
            </w:r>
          </w:p>
          <w:p w14:paraId="547DB5A2" w14:textId="77777777" w:rsidR="00792913" w:rsidRPr="0045642B" w:rsidRDefault="00792913" w:rsidP="00CA6321">
            <w:pPr>
              <w:rPr>
                <w:b/>
                <w:bCs/>
              </w:rPr>
            </w:pPr>
          </w:p>
          <w:p w14:paraId="75ADEDE7" w14:textId="77777777" w:rsidR="00792913" w:rsidRPr="0045642B" w:rsidRDefault="00792913" w:rsidP="00CA6321">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2C8C9FE5" w14:textId="77777777" w:rsidR="00792913" w:rsidRPr="0045642B" w:rsidRDefault="00792913" w:rsidP="00CA6321">
            <w:pPr>
              <w:jc w:val="both"/>
            </w:pPr>
          </w:p>
          <w:p w14:paraId="29DEDA1A" w14:textId="77777777" w:rsidR="00792913" w:rsidRPr="0045642B" w:rsidRDefault="00792913" w:rsidP="00CA6321">
            <w:pPr>
              <w:rPr>
                <w:b/>
                <w:bCs/>
              </w:rPr>
            </w:pPr>
            <w:r w:rsidRPr="0045642B">
              <w:rPr>
                <w:b/>
                <w:bCs/>
              </w:rPr>
              <w:t>Article 19. Anticorruption Provisions</w:t>
            </w:r>
          </w:p>
          <w:p w14:paraId="6561DCFA" w14:textId="77777777" w:rsidR="00792913" w:rsidRPr="0045642B" w:rsidRDefault="00792913" w:rsidP="00CA6321"/>
          <w:p w14:paraId="7667523C" w14:textId="12EA9A9F"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14:paraId="4D3A756A" w14:textId="77777777" w:rsidR="00354935" w:rsidRPr="0045642B" w:rsidRDefault="00354935" w:rsidP="00354935">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74CACBD1"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22FA133A"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14:paraId="6EC06D1D" w14:textId="77777777" w:rsidR="00792913" w:rsidRPr="0045642B" w:rsidRDefault="00792913" w:rsidP="00CA6321">
            <w:pPr>
              <w:pStyle w:val="ListParagraph"/>
              <w:spacing w:line="240" w:lineRule="auto"/>
              <w:rPr>
                <w:rFonts w:ascii="Times New Roman" w:hAnsi="Times New Roman" w:cs="Times New Roman"/>
                <w:sz w:val="24"/>
                <w:szCs w:val="24"/>
              </w:rPr>
            </w:pPr>
          </w:p>
          <w:p w14:paraId="6726D197"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574388F6" w14:textId="77777777" w:rsidR="00792913" w:rsidRDefault="00792913" w:rsidP="00CA6321">
            <w:pPr>
              <w:pStyle w:val="ListParagraph"/>
              <w:spacing w:line="240" w:lineRule="auto"/>
              <w:rPr>
                <w:rFonts w:ascii="Times New Roman" w:hAnsi="Times New Roman" w:cs="Times New Roman"/>
                <w:sz w:val="24"/>
                <w:szCs w:val="24"/>
              </w:rPr>
            </w:pPr>
          </w:p>
          <w:p w14:paraId="7A650017" w14:textId="77777777" w:rsidR="00657E3C" w:rsidRPr="0045642B" w:rsidRDefault="00657E3C" w:rsidP="00CA6321">
            <w:pPr>
              <w:pStyle w:val="ListParagraph"/>
              <w:spacing w:line="240" w:lineRule="auto"/>
              <w:rPr>
                <w:rFonts w:ascii="Times New Roman" w:hAnsi="Times New Roman" w:cs="Times New Roman"/>
                <w:sz w:val="24"/>
                <w:szCs w:val="24"/>
              </w:rPr>
            </w:pPr>
          </w:p>
          <w:p w14:paraId="54EA2FEA"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14:paraId="373D0916" w14:textId="77777777" w:rsidR="00792913" w:rsidRPr="0045642B" w:rsidRDefault="00792913" w:rsidP="00CA6321">
            <w:pPr>
              <w:pStyle w:val="ListParagraph"/>
              <w:spacing w:line="240" w:lineRule="auto"/>
              <w:rPr>
                <w:rFonts w:ascii="Times New Roman" w:hAnsi="Times New Roman" w:cs="Times New Roman"/>
                <w:sz w:val="24"/>
                <w:szCs w:val="24"/>
              </w:rPr>
            </w:pPr>
          </w:p>
          <w:p w14:paraId="3B926C1B"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14:paraId="7B4A1CD9" w14:textId="77777777" w:rsidR="00792913" w:rsidRPr="0045642B" w:rsidRDefault="00792913" w:rsidP="00CA6321">
            <w:pPr>
              <w:pStyle w:val="ListParagraph"/>
              <w:spacing w:line="240" w:lineRule="auto"/>
              <w:rPr>
                <w:rFonts w:ascii="Times New Roman" w:hAnsi="Times New Roman" w:cs="Times New Roman"/>
                <w:sz w:val="24"/>
                <w:szCs w:val="24"/>
              </w:rPr>
            </w:pPr>
          </w:p>
          <w:p w14:paraId="6541B740"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14:paraId="25200D5C" w14:textId="77777777" w:rsidR="00792913" w:rsidRPr="0045642B" w:rsidRDefault="00792913" w:rsidP="00CA6321">
            <w:pPr>
              <w:jc w:val="both"/>
            </w:pPr>
          </w:p>
          <w:p w14:paraId="59AD469B"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677A8D63"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14:paraId="638EEA13" w14:textId="77777777" w:rsidR="00792913"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w:t>
            </w:r>
            <w:r w:rsidRPr="0045642B">
              <w:rPr>
                <w:rFonts w:ascii="Times New Roman" w:hAnsi="Times New Roman" w:cs="Times New Roman"/>
                <w:sz w:val="24"/>
                <w:szCs w:val="24"/>
              </w:rPr>
              <w:lastRenderedPageBreak/>
              <w:t>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14:paraId="78ABC951" w14:textId="77777777" w:rsidR="005256CE" w:rsidRDefault="005256CE" w:rsidP="00CA6321">
            <w:pPr>
              <w:keepNext w:val="0"/>
              <w:autoSpaceDE w:val="0"/>
              <w:autoSpaceDN w:val="0"/>
              <w:jc w:val="both"/>
              <w:outlineLvl w:val="9"/>
            </w:pPr>
          </w:p>
          <w:p w14:paraId="44E96661" w14:textId="77777777" w:rsidR="005256CE" w:rsidRDefault="005256CE" w:rsidP="00CA6321">
            <w:pPr>
              <w:keepNext w:val="0"/>
              <w:autoSpaceDE w:val="0"/>
              <w:autoSpaceDN w:val="0"/>
              <w:jc w:val="both"/>
              <w:outlineLvl w:val="9"/>
            </w:pPr>
          </w:p>
          <w:p w14:paraId="0860F3AB" w14:textId="77777777" w:rsidR="005256CE" w:rsidRDefault="005256CE" w:rsidP="00CA6321">
            <w:pPr>
              <w:keepNext w:val="0"/>
              <w:autoSpaceDE w:val="0"/>
              <w:autoSpaceDN w:val="0"/>
              <w:jc w:val="both"/>
              <w:outlineLvl w:val="9"/>
            </w:pPr>
          </w:p>
          <w:p w14:paraId="1D1B6EEE" w14:textId="77777777" w:rsidR="005256CE" w:rsidRDefault="005256CE" w:rsidP="00CA6321">
            <w:pPr>
              <w:keepNext w:val="0"/>
              <w:autoSpaceDE w:val="0"/>
              <w:autoSpaceDN w:val="0"/>
              <w:jc w:val="both"/>
              <w:outlineLvl w:val="9"/>
            </w:pPr>
          </w:p>
          <w:p w14:paraId="56A06C3D" w14:textId="77777777" w:rsidR="005256CE" w:rsidRDefault="005256CE" w:rsidP="00CA6321">
            <w:pPr>
              <w:keepNext w:val="0"/>
              <w:autoSpaceDE w:val="0"/>
              <w:autoSpaceDN w:val="0"/>
              <w:jc w:val="both"/>
              <w:outlineLvl w:val="9"/>
            </w:pPr>
          </w:p>
          <w:p w14:paraId="3D5224F7" w14:textId="77777777" w:rsidR="005256CE" w:rsidRPr="005256CE" w:rsidRDefault="005256CE" w:rsidP="00CA6321">
            <w:pPr>
              <w:keepNext w:val="0"/>
              <w:autoSpaceDE w:val="0"/>
              <w:autoSpaceDN w:val="0"/>
              <w:jc w:val="both"/>
              <w:outlineLvl w:val="9"/>
            </w:pPr>
          </w:p>
          <w:p w14:paraId="7CB6D64E" w14:textId="77777777" w:rsidR="00792913" w:rsidRPr="0045642B" w:rsidRDefault="00792913" w:rsidP="00CA6321">
            <w:pPr>
              <w:jc w:val="both"/>
            </w:pPr>
          </w:p>
          <w:p w14:paraId="0D4874C3" w14:textId="77777777"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14:paraId="097C3B93" w14:textId="77777777" w:rsidR="005256CE" w:rsidRPr="0045642B" w:rsidRDefault="005256CE" w:rsidP="00CA6321">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2FB40B39" w14:textId="77777777" w:rsidR="00792913" w:rsidRPr="0045642B" w:rsidRDefault="00792913" w:rsidP="00CA6321"/>
          <w:p w14:paraId="291F4DE5" w14:textId="77777777" w:rsidR="00792913" w:rsidRPr="0045642B" w:rsidRDefault="00792913" w:rsidP="00CA6321">
            <w:pPr>
              <w:rPr>
                <w:b/>
                <w:bCs/>
              </w:rPr>
            </w:pPr>
            <w:r w:rsidRPr="0045642B">
              <w:rPr>
                <w:b/>
                <w:bCs/>
              </w:rPr>
              <w:t xml:space="preserve">Article 20. Communication with Partners, Donors, Clients </w:t>
            </w:r>
          </w:p>
          <w:p w14:paraId="30FC08E8" w14:textId="77777777" w:rsidR="00792913" w:rsidRPr="0045642B" w:rsidRDefault="00792913" w:rsidP="00CA6321"/>
          <w:p w14:paraId="4FEE8765" w14:textId="77777777" w:rsidR="00792913" w:rsidRPr="0045642B" w:rsidRDefault="00792913" w:rsidP="00CA6321">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0CCD02BD" w14:textId="77777777" w:rsidR="00792913" w:rsidRDefault="00792913" w:rsidP="00CA6321"/>
          <w:p w14:paraId="50AC09F1" w14:textId="77777777" w:rsidR="005256CE" w:rsidRDefault="005256CE" w:rsidP="00CA6321"/>
          <w:p w14:paraId="4F872E2D" w14:textId="77777777" w:rsidR="005256CE" w:rsidRPr="0045642B" w:rsidRDefault="005256CE" w:rsidP="00CA6321"/>
          <w:p w14:paraId="2FEEC65B" w14:textId="77777777" w:rsidR="00792913" w:rsidRPr="0045642B" w:rsidRDefault="00792913" w:rsidP="00CA6321">
            <w:pPr>
              <w:rPr>
                <w:b/>
                <w:bCs/>
              </w:rPr>
            </w:pPr>
            <w:r w:rsidRPr="0045642B">
              <w:rPr>
                <w:b/>
                <w:bCs/>
              </w:rPr>
              <w:t>Article 21. Dispute Resolution</w:t>
            </w:r>
          </w:p>
          <w:p w14:paraId="763C65A6" w14:textId="77777777" w:rsidR="00792913" w:rsidRPr="0045642B" w:rsidRDefault="00792913" w:rsidP="00CA6321"/>
          <w:p w14:paraId="559313E6" w14:textId="36E860B7" w:rsidR="00792913" w:rsidRPr="0045642B" w:rsidRDefault="00792913" w:rsidP="00CA6321">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w:t>
            </w:r>
            <w:r w:rsidRPr="0045642B">
              <w:lastRenderedPageBreak/>
              <w:t xml:space="preserve">resolved by informal discussions between the Parties within a reasonable period of time after the commencement of such discussions (not to exceed thirty (30) days), may be resolved through any and </w:t>
            </w:r>
            <w:r w:rsidR="00581CEC">
              <w:t xml:space="preserve">all </w:t>
            </w:r>
            <w:r w:rsidR="00581CEC" w:rsidRPr="00581CEC">
              <w:t>means available under applicable law</w:t>
            </w:r>
            <w:r w:rsidR="00754D0A">
              <w:t>.</w:t>
            </w:r>
          </w:p>
          <w:p w14:paraId="50DB2CF9" w14:textId="77777777" w:rsidR="00080BD4" w:rsidRDefault="00080BD4" w:rsidP="00CA6321">
            <w:pPr>
              <w:pStyle w:val="Heading2"/>
              <w:tabs>
                <w:tab w:val="left" w:pos="1320"/>
                <w:tab w:val="left" w:pos="1321"/>
              </w:tabs>
              <w:jc w:val="both"/>
              <w:outlineLvl w:val="1"/>
              <w:rPr>
                <w:rFonts w:ascii="Times New Roman" w:hAnsi="Times New Roman" w:cs="Times New Roman"/>
                <w:sz w:val="24"/>
                <w:szCs w:val="24"/>
              </w:rPr>
            </w:pPr>
          </w:p>
          <w:p w14:paraId="3B6F9A82" w14:textId="5A01A8E8" w:rsidR="00080BD4" w:rsidRPr="00354935" w:rsidRDefault="00080BD4" w:rsidP="00354935">
            <w:pPr>
              <w:rPr>
                <w:b/>
                <w:bCs/>
              </w:rPr>
            </w:pPr>
            <w:r w:rsidRPr="00354935">
              <w:rPr>
                <w:b/>
                <w:bCs/>
              </w:rPr>
              <w:t>Art</w:t>
            </w:r>
            <w:r w:rsidR="000664F6" w:rsidRPr="00354935">
              <w:rPr>
                <w:b/>
                <w:bCs/>
              </w:rPr>
              <w:t xml:space="preserve">icle 22. </w:t>
            </w:r>
            <w:r w:rsidR="00354935" w:rsidRPr="00354935">
              <w:rPr>
                <w:b/>
                <w:bCs/>
              </w:rPr>
              <w:t>Indemnity</w:t>
            </w:r>
          </w:p>
          <w:p w14:paraId="19FE8435" w14:textId="77777777" w:rsidR="00354935" w:rsidRDefault="00354935" w:rsidP="00CA6321">
            <w:pPr>
              <w:pStyle w:val="Heading2"/>
              <w:tabs>
                <w:tab w:val="left" w:pos="1320"/>
                <w:tab w:val="left" w:pos="1321"/>
              </w:tabs>
              <w:jc w:val="both"/>
              <w:outlineLvl w:val="1"/>
              <w:rPr>
                <w:rFonts w:ascii="Times New Roman" w:hAnsi="Times New Roman" w:cs="Times New Roman"/>
                <w:sz w:val="24"/>
                <w:szCs w:val="24"/>
              </w:rPr>
            </w:pPr>
          </w:p>
          <w:p w14:paraId="04AD985E" w14:textId="2B348C7E" w:rsidR="00262C84" w:rsidRPr="0045642B" w:rsidRDefault="00354935" w:rsidP="00CA6321">
            <w:pPr>
              <w:pStyle w:val="Heading2"/>
              <w:tabs>
                <w:tab w:val="left" w:pos="1320"/>
                <w:tab w:val="left" w:pos="1321"/>
              </w:tabs>
              <w:jc w:val="both"/>
              <w:outlineLvl w:val="1"/>
              <w:rPr>
                <w:rFonts w:ascii="Times New Roman" w:hAnsi="Times New Roman" w:cs="Times New Roman"/>
                <w:b/>
                <w:bCs/>
                <w:sz w:val="24"/>
                <w:szCs w:val="24"/>
              </w:rPr>
            </w:pPr>
            <w:r>
              <w:rPr>
                <w:rFonts w:ascii="Times New Roman" w:eastAsia="Times New Roman" w:hAnsi="Times New Roman" w:cs="Times New Roman"/>
                <w:color w:val="auto"/>
                <w:sz w:val="24"/>
                <w:szCs w:val="24"/>
              </w:rPr>
              <w:t xml:space="preserve">To </w:t>
            </w:r>
            <w:r w:rsidR="00792913" w:rsidRPr="00354935">
              <w:rPr>
                <w:rFonts w:ascii="Times New Roman" w:eastAsia="Times New Roman" w:hAnsi="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0056203F" w:rsidRPr="00354935">
              <w:rPr>
                <w:rFonts w:ascii="Times New Roman" w:eastAsia="Times New Roman" w:hAnsi="Times New Roman" w:cs="Times New Roman"/>
                <w:color w:val="auto"/>
                <w:sz w:val="24"/>
                <w:szCs w:val="24"/>
              </w:rPr>
              <w:t>.</w:t>
            </w:r>
          </w:p>
        </w:tc>
        <w:tc>
          <w:tcPr>
            <w:tcW w:w="5580" w:type="dxa"/>
          </w:tcPr>
          <w:p w14:paraId="5BDEFB4E" w14:textId="5B79A79D" w:rsidR="00A43697" w:rsidRPr="0045642B" w:rsidRDefault="00A43697" w:rsidP="00CA6321">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14:paraId="145BD8E0" w14:textId="77777777" w:rsidR="00A43697" w:rsidRPr="0045642B" w:rsidRDefault="00A43697" w:rsidP="00CA6321">
            <w:pPr>
              <w:rPr>
                <w:lang w:val="es-CR"/>
              </w:rPr>
            </w:pPr>
          </w:p>
          <w:p w14:paraId="229BC552" w14:textId="77777777" w:rsidR="00A43697" w:rsidRPr="0045642B" w:rsidRDefault="00A43697" w:rsidP="00CA6321">
            <w:pPr>
              <w:pStyle w:val="P68B1DB1-Normal3"/>
              <w:rPr>
                <w:sz w:val="24"/>
                <w:szCs w:val="24"/>
              </w:rPr>
            </w:pPr>
            <w:r w:rsidRPr="0045642B">
              <w:rPr>
                <w:sz w:val="24"/>
                <w:szCs w:val="24"/>
              </w:rPr>
              <w:t xml:space="preserve">Artículo 1. Documentos del Contrato </w:t>
            </w:r>
          </w:p>
          <w:p w14:paraId="4CED9A41" w14:textId="77777777" w:rsidR="00A43697" w:rsidRPr="0045642B" w:rsidRDefault="00A43697" w:rsidP="00CA6321">
            <w:pPr>
              <w:rPr>
                <w:b/>
              </w:rPr>
            </w:pPr>
          </w:p>
          <w:p w14:paraId="524383AF" w14:textId="48035666"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presente Contrato se celebra entre la empresa Partners of the Americas</w:t>
            </w:r>
            <w:ins w:id="39" w:author="Victor Ricardo Gomez Guerra" w:date="2022-07-27T15:37:00Z">
              <w:r w:rsidR="00DF197D">
                <w:rPr>
                  <w:rFonts w:ascii="Times New Roman" w:hAnsi="Times New Roman" w:cs="Times New Roman"/>
                  <w:sz w:val="24"/>
                  <w:szCs w:val="24"/>
                  <w:lang w:val="es-CR"/>
                </w:rPr>
                <w:t xml:space="preserve">, INC, </w:t>
              </w:r>
            </w:ins>
            <w:ins w:id="40" w:author="Victor Ricardo Gomez Guerra" w:date="2022-07-27T15:34:00Z">
              <w:r w:rsidR="00DF197D">
                <w:rPr>
                  <w:rFonts w:ascii="Times New Roman" w:hAnsi="Times New Roman" w:cs="Times New Roman"/>
                  <w:sz w:val="24"/>
                  <w:szCs w:val="24"/>
                  <w:lang w:val="es-CR"/>
                </w:rPr>
                <w:t>Sucursal Colombia</w:t>
              </w:r>
            </w:ins>
            <w:r w:rsidRPr="0045642B">
              <w:rPr>
                <w:rFonts w:ascii="Times New Roman" w:hAnsi="Times New Roman" w:cs="Times New Roman"/>
                <w:sz w:val="24"/>
                <w:szCs w:val="24"/>
                <w:lang w:val="es-CR"/>
              </w:rPr>
              <w:t xml:space="preserve">, </w:t>
            </w:r>
            <w:del w:id="41" w:author="Victor Ricardo Gomez Guerra" w:date="2022-07-29T11:05:00Z">
              <w:r w:rsidRPr="0045642B" w:rsidDel="00C42BFB">
                <w:rPr>
                  <w:rFonts w:ascii="Times New Roman" w:hAnsi="Times New Roman" w:cs="Times New Roman"/>
                  <w:sz w:val="24"/>
                  <w:szCs w:val="24"/>
                  <w:lang w:val="es-CR"/>
                </w:rPr>
                <w:delText xml:space="preserve">Inc., </w:delText>
              </w:r>
            </w:del>
            <w:r w:rsidRPr="0045642B">
              <w:rPr>
                <w:rFonts w:ascii="Times New Roman" w:hAnsi="Times New Roman" w:cs="Times New Roman"/>
                <w:sz w:val="24"/>
                <w:szCs w:val="24"/>
                <w:lang w:val="es-CR"/>
              </w:rPr>
              <w:t xml:space="preserve">ubicada en </w:t>
            </w:r>
            <w:ins w:id="42" w:author="Victor Ricardo Gomez Guerra" w:date="2022-07-27T15:37:00Z">
              <w:r w:rsidR="00DF197D">
                <w:rPr>
                  <w:rFonts w:ascii="Times New Roman" w:hAnsi="Times New Roman" w:cs="Times New Roman"/>
                  <w:sz w:val="24"/>
                  <w:szCs w:val="24"/>
                  <w:lang w:val="es-CR"/>
                </w:rPr>
                <w:t xml:space="preserve">la calle 81 #11-55 Oficina 810, </w:t>
              </w:r>
            </w:ins>
            <w:ins w:id="43" w:author="Sara Taylor" w:date="2022-08-09T19:22:00Z">
              <w:r w:rsidR="005E212F">
                <w:rPr>
                  <w:rFonts w:ascii="Times New Roman" w:hAnsi="Times New Roman" w:cs="Times New Roman"/>
                  <w:sz w:val="24"/>
                  <w:szCs w:val="24"/>
                  <w:lang w:val="es-CR"/>
                </w:rPr>
                <w:t xml:space="preserve">Bogotá, D.C., Colombia, </w:t>
              </w:r>
            </w:ins>
            <w:ins w:id="44" w:author="Victor Ricardo Gomez Guerra" w:date="2022-07-27T15:37:00Z">
              <w:r w:rsidR="00DF197D">
                <w:rPr>
                  <w:rFonts w:ascii="Times New Roman" w:hAnsi="Times New Roman" w:cs="Times New Roman"/>
                  <w:sz w:val="24"/>
                  <w:szCs w:val="24"/>
                  <w:lang w:val="es-CR"/>
                </w:rPr>
                <w:t xml:space="preserve">identificada con el NIT. </w:t>
              </w:r>
            </w:ins>
            <w:ins w:id="45" w:author="Victor Ricardo Gomez Guerra" w:date="2022-07-27T15:39:00Z">
              <w:r w:rsidR="00DF197D">
                <w:rPr>
                  <w:rFonts w:ascii="Times New Roman" w:hAnsi="Times New Roman" w:cs="Times New Roman"/>
                  <w:sz w:val="24"/>
                  <w:szCs w:val="24"/>
                  <w:lang w:val="es-CR"/>
                </w:rPr>
                <w:t>9012516131</w:t>
              </w:r>
            </w:ins>
            <w:del w:id="46" w:author="Victor Ricardo Gomez Guerra" w:date="2022-07-27T15:40:00Z">
              <w:r w:rsidRPr="0045642B" w:rsidDel="009665B7">
                <w:rPr>
                  <w:rFonts w:ascii="Times New Roman" w:hAnsi="Times New Roman" w:cs="Times New Roman"/>
                  <w:sz w:val="24"/>
                  <w:szCs w:val="24"/>
                  <w:lang w:val="es-CR"/>
                </w:rPr>
                <w:delText>1424 K Street NW, Suite 700, Washington, DC 20005</w:delText>
              </w:r>
            </w:del>
            <w:r w:rsidRPr="0045642B">
              <w:rPr>
                <w:rFonts w:ascii="Times New Roman" w:hAnsi="Times New Roman" w:cs="Times New Roman"/>
                <w:sz w:val="24"/>
                <w:szCs w:val="24"/>
                <w:lang w:val="es-CR"/>
              </w:rPr>
              <w:t xml:space="preserve">,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14:paraId="031FA2C6"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6FB4435E" w14:textId="77777777"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14:paraId="71896B41" w14:textId="77777777" w:rsidR="00A43697" w:rsidRPr="0045642B" w:rsidRDefault="00A43697" w:rsidP="00CA6321">
            <w:pPr>
              <w:rPr>
                <w:lang w:val="es-CR"/>
              </w:rPr>
            </w:pPr>
          </w:p>
          <w:p w14:paraId="3FE481FE" w14:textId="77777777" w:rsidR="00A43697" w:rsidRPr="0045642B" w:rsidRDefault="00A43697" w:rsidP="00CA6321">
            <w:pPr>
              <w:pStyle w:val="P68B1DB1-Normal3"/>
              <w:rPr>
                <w:sz w:val="24"/>
                <w:szCs w:val="24"/>
              </w:rPr>
            </w:pPr>
            <w:r w:rsidRPr="0045642B">
              <w:rPr>
                <w:sz w:val="24"/>
                <w:szCs w:val="24"/>
              </w:rPr>
              <w:t>Artículo 2. Compromiso de Exclusividad</w:t>
            </w:r>
          </w:p>
          <w:p w14:paraId="3C5BBDF9" w14:textId="77777777" w:rsidR="00A43697" w:rsidRPr="0045642B" w:rsidRDefault="00A43697" w:rsidP="00CA6321">
            <w:pPr>
              <w:rPr>
                <w:b/>
                <w:lang w:val="es-CR"/>
              </w:rPr>
            </w:pPr>
          </w:p>
          <w:p w14:paraId="2693C4FD" w14:textId="77777777" w:rsidR="00A43697" w:rsidRPr="0045642B" w:rsidRDefault="00A43697" w:rsidP="00CA6321">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14:paraId="0DF8D4FC" w14:textId="77777777" w:rsidR="00A43697" w:rsidRPr="0045642B" w:rsidRDefault="00A43697" w:rsidP="00CA6321">
            <w:pPr>
              <w:rPr>
                <w:lang w:val="es-CR"/>
              </w:rPr>
            </w:pPr>
          </w:p>
          <w:p w14:paraId="1E0F8E6E" w14:textId="77777777" w:rsidR="00A43697" w:rsidRPr="0045642B" w:rsidRDefault="00A43697" w:rsidP="00CA6321">
            <w:pPr>
              <w:pStyle w:val="P68B1DB1-Normal3"/>
              <w:rPr>
                <w:sz w:val="24"/>
                <w:szCs w:val="24"/>
              </w:rPr>
            </w:pPr>
            <w:r w:rsidRPr="0045642B">
              <w:rPr>
                <w:sz w:val="24"/>
                <w:szCs w:val="24"/>
              </w:rPr>
              <w:t>Artículo 3. Término</w:t>
            </w:r>
            <w:r w:rsidRPr="0045642B">
              <w:rPr>
                <w:sz w:val="24"/>
                <w:szCs w:val="24"/>
              </w:rPr>
              <w:br/>
            </w:r>
          </w:p>
          <w:p w14:paraId="55D7E55B" w14:textId="77777777" w:rsidR="00A43697" w:rsidRPr="0045642B" w:rsidRDefault="00A43697" w:rsidP="00CA6321">
            <w:pPr>
              <w:jc w:val="both"/>
              <w:rPr>
                <w:lang w:val="es-CR"/>
              </w:rPr>
            </w:pPr>
            <w:r w:rsidRPr="0045642B">
              <w:rPr>
                <w:lang w:val="es-CR"/>
              </w:rPr>
              <w:t xml:space="preserve">PARTNERS acuerda contratar al CONSULTOR, y el CONSULTOR acuerda proporcionar los servicios acordados durante el período de desempeño </w:t>
            </w:r>
            <w:r w:rsidRPr="0045642B">
              <w:rPr>
                <w:lang w:val="es-CR"/>
              </w:rPr>
              <w:lastRenderedPageBreak/>
              <w:t xml:space="preserve">especificado en la Sección I de este Contrato. </w:t>
            </w:r>
          </w:p>
          <w:p w14:paraId="5686B444" w14:textId="77777777" w:rsidR="00A43697" w:rsidRPr="0045642B" w:rsidRDefault="00A43697" w:rsidP="00CA6321">
            <w:pPr>
              <w:rPr>
                <w:lang w:val="es-CR"/>
              </w:rPr>
            </w:pPr>
          </w:p>
          <w:p w14:paraId="08BE773D" w14:textId="709F0A4D" w:rsidR="00A43697" w:rsidRPr="0045642B" w:rsidRDefault="00A43697" w:rsidP="00CA6321">
            <w:pPr>
              <w:pStyle w:val="P68B1DB1-Normal3"/>
              <w:rPr>
                <w:sz w:val="24"/>
                <w:szCs w:val="24"/>
              </w:rPr>
            </w:pPr>
            <w:r w:rsidRPr="0045642B">
              <w:rPr>
                <w:sz w:val="24"/>
                <w:szCs w:val="24"/>
              </w:rPr>
              <w:t xml:space="preserve">Artículo 4. Alcance del </w:t>
            </w:r>
            <w:del w:id="47" w:author="Victor Ricardo Gomez Guerra" w:date="2022-07-29T11:06:00Z">
              <w:r w:rsidRPr="0045642B" w:rsidDel="00C42BFB">
                <w:rPr>
                  <w:sz w:val="24"/>
                  <w:szCs w:val="24"/>
                </w:rPr>
                <w:delText>Trabajo</w:delText>
              </w:r>
            </w:del>
            <w:ins w:id="48" w:author="Victor Ricardo Gomez Guerra" w:date="2022-07-29T11:06:00Z">
              <w:r w:rsidR="00C42BFB">
                <w:rPr>
                  <w:sz w:val="24"/>
                  <w:szCs w:val="24"/>
                </w:rPr>
                <w:t>Servicio</w:t>
              </w:r>
            </w:ins>
          </w:p>
          <w:p w14:paraId="0DF10D2B" w14:textId="77777777" w:rsidR="00A43697" w:rsidRPr="0045642B" w:rsidRDefault="00A43697" w:rsidP="00CA6321"/>
          <w:p w14:paraId="7392F253" w14:textId="77777777" w:rsidR="00A43697" w:rsidRPr="0045642B" w:rsidRDefault="00A43697" w:rsidP="00CA6321">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14:paraId="676753D5"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020811FC" w14:textId="205B22F6"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w:t>
            </w:r>
            <w:ins w:id="49" w:author="Victor Ricardo Gomez Guerra" w:date="2022-07-27T15:09:00Z">
              <w:r w:rsidR="004B4EDD">
                <w:rPr>
                  <w:rFonts w:ascii="Times New Roman" w:hAnsi="Times New Roman" w:cs="Times New Roman"/>
                  <w:sz w:val="24"/>
                  <w:szCs w:val="24"/>
                  <w:lang w:val="es-CR"/>
                </w:rPr>
                <w:t>,</w:t>
              </w:r>
            </w:ins>
            <w:del w:id="50" w:author="Victor Ricardo Gomez Guerra" w:date="2022-07-27T15:09:00Z">
              <w:r w:rsidRPr="0045642B" w:rsidDel="004B4EDD">
                <w:rPr>
                  <w:rFonts w:ascii="Times New Roman" w:hAnsi="Times New Roman" w:cs="Times New Roman"/>
                  <w:sz w:val="24"/>
                  <w:szCs w:val="24"/>
                  <w:lang w:val="es-CR"/>
                </w:rPr>
                <w:delText xml:space="preserve"> y entrega de l</w:delText>
              </w:r>
            </w:del>
            <w:ins w:id="51" w:author="Victor Ricardo Gomez Guerra" w:date="2022-07-29T11:07:00Z">
              <w:r w:rsidR="00C42BFB">
                <w:rPr>
                  <w:rFonts w:ascii="Times New Roman" w:hAnsi="Times New Roman" w:cs="Times New Roman"/>
                  <w:sz w:val="24"/>
                  <w:szCs w:val="24"/>
                  <w:lang w:val="es-CR"/>
                </w:rPr>
                <w:t xml:space="preserve"> </w:t>
              </w:r>
            </w:ins>
            <w:ins w:id="52" w:author="Victor Ricardo Gomez Guerra" w:date="2022-07-27T15:09:00Z">
              <w:r w:rsidR="004B4EDD">
                <w:rPr>
                  <w:rFonts w:ascii="Times New Roman" w:hAnsi="Times New Roman" w:cs="Times New Roman"/>
                  <w:sz w:val="24"/>
                  <w:szCs w:val="24"/>
                  <w:lang w:val="es-CR"/>
                </w:rPr>
                <w:t>l</w:t>
              </w:r>
            </w:ins>
            <w:r w:rsidRPr="0045642B">
              <w:rPr>
                <w:rFonts w:ascii="Times New Roman" w:hAnsi="Times New Roman" w:cs="Times New Roman"/>
                <w:sz w:val="24"/>
                <w:szCs w:val="24"/>
                <w:lang w:val="es-CR"/>
              </w:rPr>
              <w:t>os resultados y entregables esperados.</w:t>
            </w:r>
          </w:p>
          <w:p w14:paraId="0AA6B0D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37DAD5BD" w14:textId="028F64F8"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Si se decide modificar el Alcance del </w:t>
            </w:r>
            <w:del w:id="53" w:author="Victor Ricardo Gomez Guerra" w:date="2022-07-29T11:08:00Z">
              <w:r w:rsidRPr="0045642B" w:rsidDel="00C42BFB">
                <w:rPr>
                  <w:rFonts w:ascii="Times New Roman" w:hAnsi="Times New Roman" w:cs="Times New Roman"/>
                  <w:sz w:val="24"/>
                  <w:szCs w:val="24"/>
                  <w:lang w:val="es-CR"/>
                </w:rPr>
                <w:delText>Trabajo</w:delText>
              </w:r>
            </w:del>
            <w:ins w:id="54" w:author="Victor Ricardo Gomez Guerra" w:date="2022-07-29T11:08:00Z">
              <w:r w:rsidR="00C42BFB">
                <w:rPr>
                  <w:rFonts w:ascii="Times New Roman" w:hAnsi="Times New Roman" w:cs="Times New Roman"/>
                  <w:sz w:val="24"/>
                  <w:szCs w:val="24"/>
                  <w:lang w:val="es-CR"/>
                </w:rPr>
                <w:t>Servicio</w:t>
              </w:r>
            </w:ins>
            <w:r w:rsidRPr="0045642B">
              <w:rPr>
                <w:rFonts w:ascii="Times New Roman" w:hAnsi="Times New Roman" w:cs="Times New Roman"/>
                <w:sz w:val="24"/>
                <w:szCs w:val="24"/>
                <w:lang w:val="es-CR"/>
              </w:rPr>
              <w:t>,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14:paraId="614695E1" w14:textId="77777777" w:rsidR="00A43697" w:rsidRPr="0045642B" w:rsidRDefault="00A43697" w:rsidP="00CA6321">
            <w:pPr>
              <w:rPr>
                <w:lang w:val="es-CR"/>
              </w:rPr>
            </w:pPr>
          </w:p>
          <w:p w14:paraId="6BF0CEAC" w14:textId="77777777" w:rsidR="00A43697" w:rsidRPr="0045642B" w:rsidRDefault="00A43697" w:rsidP="00CA6321">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14:paraId="103598F2" w14:textId="77777777" w:rsidR="00A43697" w:rsidRPr="0045642B" w:rsidRDefault="00A43697" w:rsidP="00CA6321">
            <w:pPr>
              <w:rPr>
                <w:lang w:val="es-CR"/>
              </w:rPr>
            </w:pPr>
          </w:p>
          <w:p w14:paraId="73392426" w14:textId="33679C1A" w:rsidR="00A43697" w:rsidRPr="0045642B" w:rsidRDefault="00A43697" w:rsidP="00CA6321">
            <w:pPr>
              <w:pStyle w:val="P68B1DB1-Normal7"/>
              <w:jc w:val="both"/>
              <w:rPr>
                <w:sz w:val="24"/>
                <w:szCs w:val="24"/>
              </w:rPr>
            </w:pPr>
            <w:r w:rsidRPr="0045642B">
              <w:rPr>
                <w:sz w:val="24"/>
                <w:szCs w:val="24"/>
              </w:rPr>
              <w:t xml:space="preserve">Opción 1 Hora </w:t>
            </w:r>
            <w:del w:id="55" w:author="Victor Ricardo Gomez Guerra" w:date="2022-07-29T11:08:00Z">
              <w:r w:rsidRPr="0045642B" w:rsidDel="00C42BFB">
                <w:rPr>
                  <w:sz w:val="24"/>
                  <w:szCs w:val="24"/>
                </w:rPr>
                <w:delText>Laboral</w:delText>
              </w:r>
            </w:del>
            <w:ins w:id="56" w:author="Victor Ricardo Gomez Guerra" w:date="2022-07-29T11:08:00Z">
              <w:r w:rsidR="00C42BFB">
                <w:rPr>
                  <w:sz w:val="24"/>
                  <w:szCs w:val="24"/>
                </w:rPr>
                <w:t>de Servicio</w:t>
              </w:r>
            </w:ins>
          </w:p>
          <w:p w14:paraId="722CB465" w14:textId="77777777" w:rsidR="00A43697" w:rsidRPr="0045642B" w:rsidRDefault="00A43697" w:rsidP="00CA6321">
            <w:pPr>
              <w:pStyle w:val="P68B1DB1-Normal7"/>
              <w:jc w:val="both"/>
              <w:rPr>
                <w:sz w:val="24"/>
                <w:szCs w:val="24"/>
              </w:rPr>
            </w:pPr>
          </w:p>
          <w:p w14:paraId="38118ACA" w14:textId="77777777" w:rsidR="00A43697" w:rsidRPr="0045642B" w:rsidRDefault="00A43697" w:rsidP="00CA6321">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14:paraId="14064A3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highlight w:val="yellow"/>
                <w:lang w:val="es-CR"/>
              </w:rPr>
            </w:pPr>
          </w:p>
          <w:p w14:paraId="5059E9DC" w14:textId="77777777" w:rsidR="00A43697" w:rsidRPr="0045642B" w:rsidRDefault="00A43697" w:rsidP="00CA6321">
            <w:pPr>
              <w:pStyle w:val="P68B1DB1-Prrafodelista8"/>
              <w:numPr>
                <w:ilvl w:val="0"/>
                <w:numId w:val="33"/>
              </w:numPr>
              <w:jc w:val="both"/>
              <w:rPr>
                <w:sz w:val="24"/>
                <w:szCs w:val="24"/>
              </w:rPr>
            </w:pPr>
            <w:r w:rsidRPr="0045642B">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w:t>
            </w:r>
            <w:r w:rsidRPr="0045642B">
              <w:rPr>
                <w:sz w:val="24"/>
                <w:szCs w:val="24"/>
              </w:rPr>
              <w:lastRenderedPageBreak/>
              <w:t>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14:paraId="246D7A82" w14:textId="77777777" w:rsidR="00A43697" w:rsidRPr="0045642B" w:rsidRDefault="00A43697" w:rsidP="00CA6321">
            <w:pPr>
              <w:pStyle w:val="P68B1DB1-Prrafodelista8"/>
              <w:numPr>
                <w:ilvl w:val="0"/>
                <w:numId w:val="34"/>
              </w:numPr>
              <w:jc w:val="both"/>
              <w:rPr>
                <w:sz w:val="24"/>
                <w:szCs w:val="24"/>
              </w:rPr>
            </w:pPr>
            <w:r w:rsidRPr="0045642B">
              <w:rPr>
                <w:sz w:val="24"/>
                <w:szCs w:val="24"/>
              </w:rPr>
              <w:t>Nombre y dirección completa del CONSULTOR;</w:t>
            </w:r>
          </w:p>
          <w:p w14:paraId="1701A20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34B27183"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3CB98F8C"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35C4C959"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14:paraId="596D2CDA" w14:textId="492BA125" w:rsidR="00A43697" w:rsidRPr="0045642B" w:rsidRDefault="00A43697" w:rsidP="00CA6321">
            <w:pPr>
              <w:pStyle w:val="P68B1DB1-Prrafodelista8"/>
              <w:numPr>
                <w:ilvl w:val="0"/>
                <w:numId w:val="34"/>
              </w:numPr>
              <w:jc w:val="both"/>
              <w:rPr>
                <w:sz w:val="24"/>
                <w:szCs w:val="24"/>
              </w:rPr>
            </w:pPr>
            <w:r w:rsidRPr="0045642B">
              <w:rPr>
                <w:sz w:val="24"/>
                <w:szCs w:val="24"/>
              </w:rPr>
              <w:t>Si</w:t>
            </w:r>
            <w:ins w:id="57" w:author="Victor Ricardo Gomez Guerra" w:date="2022-07-27T15:12:00Z">
              <w:r w:rsidR="004B4EDD">
                <w:rPr>
                  <w:sz w:val="24"/>
                  <w:szCs w:val="24"/>
                </w:rPr>
                <w:t xml:space="preserve"> los</w:t>
              </w:r>
            </w:ins>
            <w:r w:rsidRPr="0045642B">
              <w:rPr>
                <w:sz w:val="24"/>
                <w:szCs w:val="24"/>
              </w:rPr>
              <w:t xml:space="preserve">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14:paraId="4C5E9903" w14:textId="77777777" w:rsidR="00A43697" w:rsidRPr="0045642B" w:rsidRDefault="00A43697" w:rsidP="00CA6321">
            <w:pPr>
              <w:pStyle w:val="ListParagraph"/>
              <w:spacing w:line="240" w:lineRule="auto"/>
              <w:ind w:left="1080"/>
              <w:rPr>
                <w:rFonts w:ascii="Times New Roman" w:hAnsi="Times New Roman" w:cs="Times New Roman"/>
                <w:sz w:val="24"/>
                <w:szCs w:val="24"/>
                <w:highlight w:val="yellow"/>
                <w:lang w:val="es-CR"/>
              </w:rPr>
            </w:pPr>
          </w:p>
          <w:p w14:paraId="6420DE8E" w14:textId="77777777" w:rsidR="00A43697" w:rsidRPr="0045642B" w:rsidRDefault="00A43697" w:rsidP="00CA6321">
            <w:pPr>
              <w:pStyle w:val="P68B1DB1-Normal7"/>
              <w:rPr>
                <w:sz w:val="24"/>
                <w:szCs w:val="24"/>
              </w:rPr>
            </w:pPr>
            <w:r w:rsidRPr="0045642B">
              <w:rPr>
                <w:sz w:val="24"/>
                <w:szCs w:val="24"/>
              </w:rPr>
              <w:t>Opción 2 Precio Fijo</w:t>
            </w:r>
          </w:p>
          <w:p w14:paraId="5C06DEF3" w14:textId="77777777" w:rsidR="00A43697" w:rsidRPr="0045642B" w:rsidRDefault="00A43697" w:rsidP="00CA6321">
            <w:pPr>
              <w:pStyle w:val="P68B1DB1-Normal7"/>
              <w:rPr>
                <w:sz w:val="24"/>
                <w:szCs w:val="24"/>
              </w:rPr>
            </w:pPr>
          </w:p>
          <w:p w14:paraId="0EA409AA" w14:textId="77777777" w:rsidR="00A43697" w:rsidRPr="0045642B" w:rsidRDefault="00A43697" w:rsidP="00CA6321">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14:paraId="46137C20" w14:textId="77777777" w:rsidR="00A43697" w:rsidRPr="0045642B" w:rsidRDefault="00A43697" w:rsidP="00CA6321">
            <w:pPr>
              <w:pStyle w:val="P68B1DB1-Prrafodelista8"/>
              <w:numPr>
                <w:ilvl w:val="0"/>
                <w:numId w:val="35"/>
              </w:numPr>
              <w:jc w:val="both"/>
              <w:rPr>
                <w:sz w:val="24"/>
                <w:szCs w:val="24"/>
              </w:rPr>
            </w:pPr>
            <w:r w:rsidRPr="0045642B">
              <w:rPr>
                <w:sz w:val="24"/>
                <w:szCs w:val="24"/>
              </w:rPr>
              <w:t xml:space="preserve">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w:t>
            </w:r>
            <w:r w:rsidRPr="0045642B">
              <w:rPr>
                <w:sz w:val="24"/>
                <w:szCs w:val="24"/>
              </w:rPr>
              <w:lastRenderedPageBreak/>
              <w:t>factura adecuada debe incluir:</w:t>
            </w:r>
          </w:p>
          <w:p w14:paraId="748DA865" w14:textId="77777777" w:rsidR="00A43697" w:rsidRPr="0045642B" w:rsidRDefault="00A43697" w:rsidP="00CA6321">
            <w:pPr>
              <w:pStyle w:val="P68B1DB1-Prrafodelista8"/>
              <w:numPr>
                <w:ilvl w:val="0"/>
                <w:numId w:val="34"/>
              </w:numPr>
              <w:jc w:val="both"/>
              <w:rPr>
                <w:sz w:val="24"/>
                <w:szCs w:val="24"/>
              </w:rPr>
            </w:pPr>
            <w:r w:rsidRPr="0045642B">
              <w:rPr>
                <w:sz w:val="24"/>
                <w:szCs w:val="24"/>
              </w:rPr>
              <w:t>Nombre y dirección completa del CONSULTOR;</w:t>
            </w:r>
          </w:p>
          <w:p w14:paraId="7982238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109AB19E"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199CA257"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290C8FF7" w14:textId="77777777" w:rsidR="00A43697" w:rsidRPr="0045642B" w:rsidRDefault="00A43697" w:rsidP="00CA6321">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14:paraId="61FBBE96"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14:paraId="11CB61C1"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14:paraId="4271D3BF" w14:textId="77777777" w:rsidR="00A43697" w:rsidRPr="0045642B" w:rsidRDefault="00A43697" w:rsidP="00CA6321">
            <w:pPr>
              <w:rPr>
                <w:lang w:val="es-CR"/>
              </w:rPr>
            </w:pPr>
          </w:p>
          <w:p w14:paraId="23D52DCA" w14:textId="55BF9DDF" w:rsidR="00A43697" w:rsidRPr="0045642B" w:rsidRDefault="00A43697" w:rsidP="00CA6321">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ins w:id="58" w:author="Victor Ricardo Gomez Guerra" w:date="2022-07-29T11:10:00Z">
              <w:r w:rsidR="00C42BFB">
                <w:rPr>
                  <w:rFonts w:ascii="Times New Roman" w:hAnsi="Times New Roman" w:cs="Times New Roman"/>
                  <w:sz w:val="24"/>
                  <w:szCs w:val="24"/>
                  <w:highlight w:val="yellow"/>
                  <w:lang w:val="es-CR"/>
                </w:rPr>
                <w:t>, co</w:t>
              </w:r>
            </w:ins>
            <w:ins w:id="59" w:author="Victor Ricardo Gomez Guerra" w:date="2022-07-29T11:11:00Z">
              <w:r w:rsidR="00C42BFB">
                <w:rPr>
                  <w:rFonts w:ascii="Times New Roman" w:hAnsi="Times New Roman" w:cs="Times New Roman"/>
                  <w:sz w:val="24"/>
                  <w:szCs w:val="24"/>
                  <w:highlight w:val="yellow"/>
                  <w:lang w:val="es-CR"/>
                </w:rPr>
                <w:t>n el cumplimiento de los requisitos legales</w:t>
              </w:r>
            </w:ins>
            <w:del w:id="60" w:author="Victor Ricardo Gomez Guerra" w:date="2022-07-29T11:10:00Z">
              <w:r w:rsidRPr="0045642B" w:rsidDel="00C42BFB">
                <w:rPr>
                  <w:rFonts w:ascii="Times New Roman" w:hAnsi="Times New Roman" w:cs="Times New Roman"/>
                  <w:sz w:val="24"/>
                  <w:szCs w:val="24"/>
                  <w:highlight w:val="yellow"/>
                  <w:lang w:val="es-CR"/>
                </w:rPr>
                <w:delText>.</w:delText>
              </w:r>
            </w:del>
          </w:p>
          <w:p w14:paraId="444A6B56" w14:textId="7DD4D202" w:rsidR="00A43697" w:rsidRPr="0045642B" w:rsidRDefault="00A43697" w:rsidP="00CA6321">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00255B7A" w:rsidRPr="0045642B">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14:paraId="76048A9F" w14:textId="77777777" w:rsidR="00A43697" w:rsidRPr="0045642B" w:rsidRDefault="00A43697" w:rsidP="00CA6321">
            <w:pPr>
              <w:rPr>
                <w:lang w:val="es-CR"/>
              </w:rPr>
            </w:pPr>
          </w:p>
          <w:p w14:paraId="2746E16F" w14:textId="77777777" w:rsidR="00A43697" w:rsidRPr="0045642B" w:rsidRDefault="00A43697" w:rsidP="00CA6321">
            <w:pPr>
              <w:pStyle w:val="P68B1DB1-Normal3"/>
              <w:rPr>
                <w:sz w:val="24"/>
                <w:szCs w:val="24"/>
              </w:rPr>
            </w:pPr>
            <w:r w:rsidRPr="0045642B">
              <w:rPr>
                <w:sz w:val="24"/>
                <w:szCs w:val="24"/>
              </w:rPr>
              <w:t>Artículo 6. Costos de Transporte y Otros Costos</w:t>
            </w:r>
          </w:p>
          <w:p w14:paraId="654339E9" w14:textId="77777777" w:rsidR="00A43697" w:rsidRPr="0045642B" w:rsidRDefault="00A43697" w:rsidP="00CA6321">
            <w:pPr>
              <w:rPr>
                <w:b/>
                <w:lang w:val="es-CR"/>
              </w:rPr>
            </w:pPr>
          </w:p>
          <w:p w14:paraId="5F1190A3" w14:textId="77777777" w:rsidR="00A43697" w:rsidRPr="0045642B" w:rsidRDefault="00A43697" w:rsidP="00CA6321">
            <w:pPr>
              <w:jc w:val="both"/>
              <w:rPr>
                <w:lang w:val="es-CR"/>
              </w:rPr>
            </w:pPr>
            <w:r w:rsidRPr="0045642B">
              <w:rPr>
                <w:lang w:val="es-CR"/>
              </w:rPr>
              <w:t xml:space="preserve">El CONSULTOR cumplirá todas las normas y regulaciones de PARTNERS sobre viajes. PARTNERS le reembolsará al CONSULTOR los gastos aprobados de:  viajes, comidas, gastos incidentales, alojamiento y otros gastos, conforme se especifica en el Anexo A. </w:t>
            </w:r>
          </w:p>
          <w:p w14:paraId="3FE693C2" w14:textId="77777777" w:rsidR="00A43697" w:rsidRPr="0045642B" w:rsidRDefault="00A43697" w:rsidP="00CA6321">
            <w:pPr>
              <w:rPr>
                <w:b/>
                <w:lang w:val="es-CR"/>
              </w:rPr>
            </w:pPr>
          </w:p>
          <w:p w14:paraId="0BBF4B74" w14:textId="77777777" w:rsidR="00A43697" w:rsidRPr="0045642B" w:rsidRDefault="00A43697" w:rsidP="00CA6321">
            <w:pPr>
              <w:pStyle w:val="P68B1DB1-Normal3"/>
              <w:rPr>
                <w:sz w:val="24"/>
                <w:szCs w:val="24"/>
              </w:rPr>
            </w:pPr>
            <w:r w:rsidRPr="0045642B">
              <w:rPr>
                <w:sz w:val="24"/>
                <w:szCs w:val="24"/>
              </w:rPr>
              <w:t>Artículo 7. Derechos Sobre los Datos</w:t>
            </w:r>
          </w:p>
          <w:p w14:paraId="44BE49AD" w14:textId="77777777" w:rsidR="00A43697" w:rsidRPr="0045642B" w:rsidRDefault="00A43697" w:rsidP="00CA6321">
            <w:pPr>
              <w:rPr>
                <w:b/>
              </w:rPr>
            </w:pPr>
          </w:p>
          <w:p w14:paraId="531D55F3" w14:textId="0DBE9F02" w:rsidR="00A43697" w:rsidRPr="0045642B" w:rsidRDefault="00A43697" w:rsidP="00CA6321">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 xml:space="preserve">Por medio del presente, el CONSULTOR </w:t>
            </w:r>
            <w:ins w:id="61" w:author="Victor Ricardo Gomez Guerra" w:date="2022-07-29T11:12:00Z">
              <w:r w:rsidR="00C42BFB">
                <w:rPr>
                  <w:sz w:val="24"/>
                  <w:szCs w:val="24"/>
                </w:rPr>
                <w:t>cede</w:t>
              </w:r>
            </w:ins>
            <w:ins w:id="62" w:author="Victor Ricardo Gomez Guerra" w:date="2022-07-29T11:13:00Z">
              <w:r w:rsidR="00C42BFB">
                <w:rPr>
                  <w:sz w:val="24"/>
                  <w:szCs w:val="24"/>
                </w:rPr>
                <w:t xml:space="preserve">, </w:t>
              </w:r>
            </w:ins>
            <w:r w:rsidRPr="0045642B">
              <w:rPr>
                <w:sz w:val="24"/>
                <w:szCs w:val="24"/>
              </w:rPr>
              <w:t>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14:paraId="27773EE5" w14:textId="77777777" w:rsidR="00A43697" w:rsidRPr="0045642B" w:rsidRDefault="00A43697" w:rsidP="00CA6321">
            <w:pPr>
              <w:pStyle w:val="BodyText2"/>
              <w:ind w:left="360"/>
              <w:rPr>
                <w:rFonts w:ascii="Times New Roman" w:hAnsi="Times New Roman"/>
                <w:color w:val="000000"/>
                <w:sz w:val="24"/>
                <w:lang w:val="es-CR"/>
              </w:rPr>
            </w:pPr>
          </w:p>
          <w:p w14:paraId="24B49516" w14:textId="69EDC24C" w:rsidR="00A43697" w:rsidRPr="0045642B" w:rsidRDefault="00A43697" w:rsidP="00CA6321">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w:t>
            </w:r>
            <w:r w:rsidRPr="00C42BFB">
              <w:rPr>
                <w:b/>
                <w:bCs/>
                <w:sz w:val="24"/>
                <w:szCs w:val="24"/>
                <w:rPrChange w:id="63" w:author="Victor Ricardo Gomez Guerra" w:date="2022-07-29T11:13:00Z">
                  <w:rPr>
                    <w:sz w:val="24"/>
                    <w:szCs w:val="24"/>
                  </w:rPr>
                </w:rPrChange>
              </w:rPr>
              <w:t xml:space="preserve">la Ley </w:t>
            </w:r>
            <w:ins w:id="64" w:author="Victor Ricardo Gomez Guerra" w:date="2022-07-29T11:14:00Z">
              <w:r w:rsidR="00C42BFB">
                <w:rPr>
                  <w:b/>
                  <w:bCs/>
                  <w:sz w:val="24"/>
                  <w:szCs w:val="24"/>
                </w:rPr>
                <w:t>23 de 1982 modificada por la</w:t>
              </w:r>
            </w:ins>
            <w:ins w:id="65" w:author="Victor Ricardo Gomez Guerra" w:date="2022-07-29T11:17:00Z">
              <w:r w:rsidR="000353A2">
                <w:rPr>
                  <w:b/>
                  <w:bCs/>
                  <w:sz w:val="24"/>
                  <w:szCs w:val="24"/>
                </w:rPr>
                <w:t>s</w:t>
              </w:r>
            </w:ins>
            <w:ins w:id="66" w:author="Victor Ricardo Gomez Guerra" w:date="2022-07-29T11:14:00Z">
              <w:r w:rsidR="00C42BFB">
                <w:rPr>
                  <w:b/>
                  <w:bCs/>
                  <w:sz w:val="24"/>
                  <w:szCs w:val="24"/>
                </w:rPr>
                <w:t xml:space="preserve"> Ley</w:t>
              </w:r>
            </w:ins>
            <w:ins w:id="67" w:author="Victor Ricardo Gomez Guerra" w:date="2022-07-29T11:18:00Z">
              <w:r w:rsidR="000353A2">
                <w:rPr>
                  <w:b/>
                  <w:bCs/>
                  <w:sz w:val="24"/>
                  <w:szCs w:val="24"/>
                </w:rPr>
                <w:t>es</w:t>
              </w:r>
            </w:ins>
            <w:ins w:id="68" w:author="Victor Ricardo Gomez Guerra" w:date="2022-07-29T11:14:00Z">
              <w:r w:rsidR="00C42BFB">
                <w:rPr>
                  <w:b/>
                  <w:bCs/>
                  <w:sz w:val="24"/>
                  <w:szCs w:val="24"/>
                </w:rPr>
                <w:t xml:space="preserve"> 44 de 1993</w:t>
              </w:r>
            </w:ins>
            <w:ins w:id="69" w:author="Victor Ricardo Gomez Guerra" w:date="2022-07-29T11:18:00Z">
              <w:r w:rsidR="000353A2">
                <w:rPr>
                  <w:b/>
                  <w:bCs/>
                  <w:sz w:val="24"/>
                  <w:szCs w:val="24"/>
                </w:rPr>
                <w:t xml:space="preserve"> y 1915 de 2018</w:t>
              </w:r>
            </w:ins>
            <w:ins w:id="70" w:author="Victor Ricardo Gomez Guerra" w:date="2022-07-29T11:16:00Z">
              <w:r w:rsidR="000353A2">
                <w:rPr>
                  <w:b/>
                  <w:bCs/>
                  <w:sz w:val="24"/>
                  <w:szCs w:val="24"/>
                </w:rPr>
                <w:t xml:space="preserve"> </w:t>
              </w:r>
            </w:ins>
            <w:del w:id="71" w:author="Victor Ricardo Gomez Guerra" w:date="2022-07-29T11:14:00Z">
              <w:r w:rsidRPr="00C42BFB" w:rsidDel="00C42BFB">
                <w:rPr>
                  <w:b/>
                  <w:bCs/>
                  <w:sz w:val="24"/>
                  <w:szCs w:val="24"/>
                  <w:rPrChange w:id="72" w:author="Victor Ricardo Gomez Guerra" w:date="2022-07-29T11:13:00Z">
                    <w:rPr>
                      <w:sz w:val="24"/>
                      <w:szCs w:val="24"/>
                    </w:rPr>
                  </w:rPrChange>
                </w:rPr>
                <w:delText>de Derechos de Autor de 1976</w:delText>
              </w:r>
            </w:del>
            <w:r w:rsidRPr="0045642B">
              <w:rPr>
                <w:sz w:val="24"/>
                <w:szCs w:val="24"/>
              </w:rPr>
              <w:t xml:space="preserve">. PARTNERS poseerá todos los derechos sobre el manuscrito sin limitación y podrá registrar los derechos de autor del mismo a su nombre. </w:t>
            </w:r>
          </w:p>
          <w:p w14:paraId="3EC821D1" w14:textId="77777777" w:rsidR="00A43697" w:rsidRPr="0045642B" w:rsidRDefault="00A43697" w:rsidP="00CA6321">
            <w:pPr>
              <w:pStyle w:val="ListParagraph"/>
              <w:spacing w:line="240" w:lineRule="auto"/>
              <w:rPr>
                <w:rFonts w:ascii="Times New Roman" w:hAnsi="Times New Roman" w:cs="Times New Roman"/>
                <w:color w:val="000000"/>
                <w:sz w:val="24"/>
                <w:szCs w:val="24"/>
                <w:lang w:val="es-CR"/>
              </w:rPr>
            </w:pPr>
          </w:p>
          <w:p w14:paraId="1EC62AF1" w14:textId="02A0AC81" w:rsidR="00A43697" w:rsidRPr="0045642B" w:rsidRDefault="00A43697" w:rsidP="00CA632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00255B7A" w:rsidRPr="0045642B">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14:paraId="336A1520" w14:textId="77777777" w:rsidR="00A43697" w:rsidRPr="0045642B" w:rsidRDefault="00A43697" w:rsidP="00CA6321">
            <w:pPr>
              <w:rPr>
                <w:b/>
                <w:lang w:val="es-CR"/>
              </w:rPr>
            </w:pPr>
          </w:p>
          <w:p w14:paraId="07B94199" w14:textId="77777777" w:rsidR="00A43697" w:rsidRPr="0045642B" w:rsidRDefault="00A43697" w:rsidP="00CA6321">
            <w:pPr>
              <w:pStyle w:val="P68B1DB1-Normal3"/>
              <w:rPr>
                <w:sz w:val="24"/>
                <w:szCs w:val="24"/>
              </w:rPr>
            </w:pPr>
            <w:r w:rsidRPr="0045642B">
              <w:rPr>
                <w:sz w:val="24"/>
                <w:szCs w:val="24"/>
              </w:rPr>
              <w:t>Artículo 8. Impuestos</w:t>
            </w:r>
          </w:p>
          <w:p w14:paraId="69163D4E" w14:textId="77777777" w:rsidR="00A43697" w:rsidRPr="0045642B" w:rsidRDefault="00A43697" w:rsidP="00CA6321">
            <w:pPr>
              <w:rPr>
                <w:b/>
                <w:lang w:val="es-CR"/>
              </w:rPr>
            </w:pPr>
          </w:p>
          <w:p w14:paraId="153AD86B" w14:textId="77777777" w:rsidR="00A43697" w:rsidRPr="0045642B" w:rsidRDefault="00A43697" w:rsidP="00CA6321">
            <w:pPr>
              <w:jc w:val="both"/>
              <w:rPr>
                <w:lang w:val="es-CR"/>
              </w:rPr>
            </w:pPr>
            <w:r w:rsidRPr="0045642B">
              <w:rPr>
                <w:lang w:val="es-CR"/>
              </w:rPr>
              <w:t xml:space="preserve">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w:t>
            </w:r>
            <w:r w:rsidRPr="0045642B">
              <w:rPr>
                <w:lang w:val="es-CR"/>
              </w:rPr>
              <w:lastRenderedPageBreak/>
              <w:t>locales, estatales o federales atribuibles a este servicio personal/de consultoría. El CONSULTOR será responsable de pagar los impuestos locales en su país.</w:t>
            </w:r>
          </w:p>
          <w:p w14:paraId="0D8D36BF" w14:textId="77777777" w:rsidR="00A43697" w:rsidRPr="0045642B" w:rsidRDefault="00A43697" w:rsidP="00CA6321">
            <w:pPr>
              <w:rPr>
                <w:lang w:val="es-CR"/>
              </w:rPr>
            </w:pPr>
          </w:p>
          <w:p w14:paraId="7D7A07DD" w14:textId="40DB8BF0" w:rsidR="00A43697" w:rsidRPr="0045642B" w:rsidRDefault="00A43697" w:rsidP="00CA6321">
            <w:pPr>
              <w:pStyle w:val="P68B1DB1-Normal3"/>
              <w:rPr>
                <w:sz w:val="24"/>
                <w:szCs w:val="24"/>
              </w:rPr>
            </w:pPr>
            <w:r w:rsidRPr="0045642B">
              <w:rPr>
                <w:sz w:val="24"/>
                <w:szCs w:val="24"/>
              </w:rPr>
              <w:t>Artículo 9</w:t>
            </w:r>
            <w:ins w:id="73" w:author="Victor Ricardo Gomez Guerra" w:date="2022-07-27T15:15:00Z">
              <w:r w:rsidR="00151666">
                <w:rPr>
                  <w:sz w:val="24"/>
                  <w:szCs w:val="24"/>
                </w:rPr>
                <w:t>. Terminación del contrato.</w:t>
              </w:r>
            </w:ins>
            <w:del w:id="74" w:author="Victor Ricardo Gomez Guerra" w:date="2022-07-27T15:15:00Z">
              <w:r w:rsidRPr="0045642B" w:rsidDel="00151666">
                <w:rPr>
                  <w:sz w:val="24"/>
                  <w:szCs w:val="24"/>
                </w:rPr>
                <w:delText>. Rescisión</w:delText>
              </w:r>
            </w:del>
            <w:r w:rsidRPr="0045642B">
              <w:rPr>
                <w:sz w:val="24"/>
                <w:szCs w:val="24"/>
              </w:rPr>
              <w:t xml:space="preserve"> </w:t>
            </w:r>
          </w:p>
          <w:p w14:paraId="4D8C9841" w14:textId="77777777" w:rsidR="00A43697" w:rsidRPr="0045642B" w:rsidRDefault="00A43697" w:rsidP="00CA6321">
            <w:pPr>
              <w:rPr>
                <w:b/>
              </w:rPr>
            </w:pPr>
          </w:p>
          <w:p w14:paraId="25B9CFE7" w14:textId="2FAB3731"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podrá </w:t>
            </w:r>
            <w:del w:id="75" w:author="Victor Ricardo Gomez Guerra" w:date="2022-07-27T16:10:00Z">
              <w:r w:rsidRPr="0045642B" w:rsidDel="00E10296">
                <w:rPr>
                  <w:rFonts w:ascii="Times New Roman" w:hAnsi="Times New Roman" w:cs="Times New Roman"/>
                  <w:sz w:val="24"/>
                  <w:szCs w:val="24"/>
                  <w:lang w:val="es-CR"/>
                </w:rPr>
                <w:delText xml:space="preserve">rescindir </w:delText>
              </w:r>
            </w:del>
            <w:ins w:id="76" w:author="Victor Ricardo Gomez Guerra" w:date="2022-07-27T16:10:00Z">
              <w:r w:rsidR="00E10296">
                <w:rPr>
                  <w:rFonts w:ascii="Times New Roman" w:hAnsi="Times New Roman" w:cs="Times New Roman"/>
                  <w:sz w:val="24"/>
                  <w:szCs w:val="24"/>
                  <w:lang w:val="es-CR"/>
                </w:rPr>
                <w:t>terminar</w:t>
              </w:r>
              <w:r w:rsidR="00E10296" w:rsidRPr="0045642B">
                <w:rPr>
                  <w:rFonts w:ascii="Times New Roman" w:hAnsi="Times New Roman" w:cs="Times New Roman"/>
                  <w:sz w:val="24"/>
                  <w:szCs w:val="24"/>
                  <w:lang w:val="es-CR"/>
                </w:rPr>
                <w:t xml:space="preserve"> </w:t>
              </w:r>
            </w:ins>
            <w:r w:rsidRPr="0045642B">
              <w:rPr>
                <w:rFonts w:ascii="Times New Roman" w:hAnsi="Times New Roman" w:cs="Times New Roman"/>
                <w:sz w:val="24"/>
                <w:szCs w:val="24"/>
                <w:lang w:val="es-CR"/>
              </w:rPr>
              <w:t>en cualquier momento este Contrato, con o sin causa, siempre y cuando PARTNERS le notifique al CONSULTOR por escrito su intención de rescisión al menos con diez (10) días hábiles de antelación</w:t>
            </w:r>
            <w:ins w:id="77" w:author="Victor Ricardo Gomez Guerra" w:date="2022-07-29T11:19:00Z">
              <w:r w:rsidR="000353A2">
                <w:rPr>
                  <w:rFonts w:ascii="Times New Roman" w:hAnsi="Times New Roman" w:cs="Times New Roman"/>
                  <w:sz w:val="24"/>
                  <w:szCs w:val="24"/>
                  <w:lang w:val="es-CR"/>
                </w:rPr>
                <w:t>, sin lugar al pago de sanción, indemnización o penalidades de ninguna naturaleza</w:t>
              </w:r>
            </w:ins>
            <w:r w:rsidRPr="0045642B">
              <w:rPr>
                <w:rFonts w:ascii="Times New Roman" w:hAnsi="Times New Roman" w:cs="Times New Roman"/>
                <w:sz w:val="24"/>
                <w:szCs w:val="24"/>
                <w:lang w:val="es-CR"/>
              </w:rPr>
              <w:t xml:space="preserve">. En el evento que el </w:t>
            </w:r>
            <w:ins w:id="78" w:author="Victor Ricardo Gomez Guerra" w:date="2022-07-29T11:20:00Z">
              <w:r w:rsidR="000353A2">
                <w:rPr>
                  <w:rFonts w:ascii="Times New Roman" w:hAnsi="Times New Roman" w:cs="Times New Roman"/>
                  <w:sz w:val="24"/>
                  <w:szCs w:val="24"/>
                  <w:lang w:val="es-CR"/>
                </w:rPr>
                <w:t xml:space="preserve">contrato sea terminado por </w:t>
              </w:r>
            </w:ins>
            <w:del w:id="79" w:author="Victor Ricardo Gomez Guerra" w:date="2022-07-29T11:20:00Z">
              <w:r w:rsidRPr="0045642B" w:rsidDel="000353A2">
                <w:rPr>
                  <w:rFonts w:ascii="Times New Roman" w:hAnsi="Times New Roman" w:cs="Times New Roman"/>
                  <w:sz w:val="24"/>
                  <w:szCs w:val="24"/>
                  <w:lang w:val="es-CR"/>
                </w:rPr>
                <w:delText xml:space="preserve">CONSULTOR sea despedido por </w:delText>
              </w:r>
            </w:del>
            <w:r w:rsidRPr="0045642B">
              <w:rPr>
                <w:rFonts w:ascii="Times New Roman" w:hAnsi="Times New Roman" w:cs="Times New Roman"/>
                <w:sz w:val="24"/>
                <w:szCs w:val="24"/>
                <w:lang w:val="es-CR"/>
              </w:rPr>
              <w:t xml:space="preserve">mala conducta o negligencia </w:t>
            </w:r>
            <w:ins w:id="80" w:author="Victor Ricardo Gomez Guerra" w:date="2022-07-29T11:20:00Z">
              <w:r w:rsidR="000353A2">
                <w:rPr>
                  <w:rFonts w:ascii="Times New Roman" w:hAnsi="Times New Roman" w:cs="Times New Roman"/>
                  <w:sz w:val="24"/>
                  <w:szCs w:val="24"/>
                  <w:lang w:val="es-CR"/>
                </w:rPr>
                <w:t xml:space="preserve">del CONSULTOR </w:t>
              </w:r>
            </w:ins>
            <w:r w:rsidRPr="0045642B">
              <w:rPr>
                <w:rFonts w:ascii="Times New Roman" w:hAnsi="Times New Roman" w:cs="Times New Roman"/>
                <w:sz w:val="24"/>
                <w:szCs w:val="24"/>
                <w:lang w:val="es-CR"/>
              </w:rPr>
              <w:t xml:space="preserve">en el cumplimiento de su deber, o por aparecer en alguna lista de personas de las cuales los donantes o clientes de PARTNERS tienen prohibido recibir servicios, o por incumplimiento grave en el desempeño satisfactorio (colectivamente, la "causa"), o si el CONSULTOR </w:t>
            </w:r>
            <w:del w:id="81" w:author="Victor Ricardo Gomez Guerra" w:date="2022-07-29T11:20:00Z">
              <w:r w:rsidRPr="0045642B" w:rsidDel="000353A2">
                <w:rPr>
                  <w:rFonts w:ascii="Times New Roman" w:hAnsi="Times New Roman" w:cs="Times New Roman"/>
                  <w:sz w:val="24"/>
                  <w:szCs w:val="24"/>
                  <w:lang w:val="es-CR"/>
                </w:rPr>
                <w:delText xml:space="preserve">renuncia </w:delText>
              </w:r>
            </w:del>
            <w:ins w:id="82" w:author="Victor Ricardo Gomez Guerra" w:date="2022-07-29T11:20:00Z">
              <w:r w:rsidR="000353A2">
                <w:rPr>
                  <w:rFonts w:ascii="Times New Roman" w:hAnsi="Times New Roman" w:cs="Times New Roman"/>
                  <w:sz w:val="24"/>
                  <w:szCs w:val="24"/>
                  <w:lang w:val="es-CR"/>
                </w:rPr>
                <w:t>termina unilate</w:t>
              </w:r>
            </w:ins>
            <w:ins w:id="83" w:author="Victor Ricardo Gomez Guerra" w:date="2022-07-29T11:21:00Z">
              <w:r w:rsidR="000353A2">
                <w:rPr>
                  <w:rFonts w:ascii="Times New Roman" w:hAnsi="Times New Roman" w:cs="Times New Roman"/>
                  <w:sz w:val="24"/>
                  <w:szCs w:val="24"/>
                  <w:lang w:val="es-CR"/>
                </w:rPr>
                <w:t>ralmente el contrato</w:t>
              </w:r>
            </w:ins>
            <w:ins w:id="84" w:author="Victor Ricardo Gomez Guerra" w:date="2022-07-29T11:20:00Z">
              <w:r w:rsidR="000353A2" w:rsidRPr="0045642B">
                <w:rPr>
                  <w:rFonts w:ascii="Times New Roman" w:hAnsi="Times New Roman" w:cs="Times New Roman"/>
                  <w:sz w:val="24"/>
                  <w:szCs w:val="24"/>
                  <w:lang w:val="es-CR"/>
                </w:rPr>
                <w:t xml:space="preserve"> </w:t>
              </w:r>
            </w:ins>
            <w:del w:id="85" w:author="Victor Ricardo Gomez Guerra" w:date="2022-07-29T11:21:00Z">
              <w:r w:rsidRPr="0045642B" w:rsidDel="000353A2">
                <w:rPr>
                  <w:rFonts w:ascii="Times New Roman" w:hAnsi="Times New Roman" w:cs="Times New Roman"/>
                  <w:sz w:val="24"/>
                  <w:szCs w:val="24"/>
                  <w:lang w:val="es-CR"/>
                </w:rPr>
                <w:delText xml:space="preserve">voluntariamente </w:delText>
              </w:r>
            </w:del>
            <w:r w:rsidRPr="0045642B">
              <w:rPr>
                <w:rFonts w:ascii="Times New Roman" w:hAnsi="Times New Roman" w:cs="Times New Roman"/>
                <w:sz w:val="24"/>
                <w:szCs w:val="24"/>
                <w:lang w:val="es-CR"/>
              </w:rPr>
              <w:t>sin obtener el consentimiento previo y escrito de PARTNERS, entonces PARTNERS no será responsable de pagar honorarios o costos relacionados que sean incurridos después de la fecha de terminación del Contrato.</w:t>
            </w:r>
          </w:p>
          <w:p w14:paraId="6469A609"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44138E4C" w14:textId="1AFD601E"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Este Contrato podrá ser </w:t>
            </w:r>
            <w:del w:id="86" w:author="Victor Ricardo Gomez Guerra" w:date="2022-07-27T16:10:00Z">
              <w:r w:rsidRPr="0045642B" w:rsidDel="00E10296">
                <w:rPr>
                  <w:rFonts w:ascii="Times New Roman" w:hAnsi="Times New Roman" w:cs="Times New Roman"/>
                  <w:sz w:val="24"/>
                  <w:szCs w:val="24"/>
                  <w:lang w:val="es-CR"/>
                </w:rPr>
                <w:delText xml:space="preserve">rescindido </w:delText>
              </w:r>
            </w:del>
            <w:ins w:id="87" w:author="Victor Ricardo Gomez Guerra" w:date="2022-07-27T16:10:00Z">
              <w:r w:rsidR="00E10296">
                <w:rPr>
                  <w:rFonts w:ascii="Times New Roman" w:hAnsi="Times New Roman" w:cs="Times New Roman"/>
                  <w:sz w:val="24"/>
                  <w:szCs w:val="24"/>
                  <w:lang w:val="es-CR"/>
                </w:rPr>
                <w:t>terminado</w:t>
              </w:r>
              <w:r w:rsidR="00E10296" w:rsidRPr="0045642B">
                <w:rPr>
                  <w:rFonts w:ascii="Times New Roman" w:hAnsi="Times New Roman" w:cs="Times New Roman"/>
                  <w:sz w:val="24"/>
                  <w:szCs w:val="24"/>
                  <w:lang w:val="es-CR"/>
                </w:rPr>
                <w:t xml:space="preserve"> </w:t>
              </w:r>
            </w:ins>
            <w:r w:rsidRPr="0045642B">
              <w:rPr>
                <w:rFonts w:ascii="Times New Roman" w:hAnsi="Times New Roman" w:cs="Times New Roman"/>
                <w:sz w:val="24"/>
                <w:szCs w:val="24"/>
                <w:lang w:val="es-CR"/>
              </w:rPr>
              <w:t xml:space="preserve">por el CONSULTOR siempre y cuando el CONSULTOR le notifique a PARTNERS por escrito sobre su intención de </w:t>
            </w:r>
            <w:del w:id="88" w:author="Victor Ricardo Gomez Guerra" w:date="2022-07-29T11:21:00Z">
              <w:r w:rsidRPr="0045642B" w:rsidDel="000353A2">
                <w:rPr>
                  <w:rFonts w:ascii="Times New Roman" w:hAnsi="Times New Roman" w:cs="Times New Roman"/>
                  <w:sz w:val="24"/>
                  <w:szCs w:val="24"/>
                  <w:lang w:val="es-CR"/>
                </w:rPr>
                <w:delText xml:space="preserve">rescisión </w:delText>
              </w:r>
            </w:del>
            <w:ins w:id="89" w:author="Victor Ricardo Gomez Guerra" w:date="2022-07-29T11:21:00Z">
              <w:r w:rsidR="000353A2">
                <w:rPr>
                  <w:rFonts w:ascii="Times New Roman" w:hAnsi="Times New Roman" w:cs="Times New Roman"/>
                  <w:sz w:val="24"/>
                  <w:szCs w:val="24"/>
                  <w:lang w:val="es-CR"/>
                </w:rPr>
                <w:t>terminación</w:t>
              </w:r>
              <w:r w:rsidR="000353A2" w:rsidRPr="0045642B">
                <w:rPr>
                  <w:rFonts w:ascii="Times New Roman" w:hAnsi="Times New Roman" w:cs="Times New Roman"/>
                  <w:sz w:val="24"/>
                  <w:szCs w:val="24"/>
                  <w:lang w:val="es-CR"/>
                </w:rPr>
                <w:t xml:space="preserve"> </w:t>
              </w:r>
            </w:ins>
            <w:r w:rsidRPr="0045642B">
              <w:rPr>
                <w:rFonts w:ascii="Times New Roman" w:hAnsi="Times New Roman" w:cs="Times New Roman"/>
                <w:sz w:val="24"/>
                <w:szCs w:val="24"/>
                <w:lang w:val="es-CR"/>
              </w:rPr>
              <w:t>al menos con TREINTA (30) días calendario de antelación. El CONSULTOR le reembolsará con prontitud a PARTNERS todos los gastos que le haya pagado por anticipado o anticipos que haya recibido, a menos que PARTNERS renuncie expresamente a dicho reembolso.</w:t>
            </w:r>
          </w:p>
          <w:p w14:paraId="3D46CA1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5FC3649D"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w:t>
            </w:r>
            <w:r w:rsidRPr="0045642B">
              <w:rPr>
                <w:rFonts w:ascii="Times New Roman" w:hAnsi="Times New Roman" w:cs="Times New Roman"/>
                <w:sz w:val="24"/>
                <w:szCs w:val="24"/>
                <w:lang w:val="es-CR"/>
              </w:rPr>
              <w:lastRenderedPageBreak/>
              <w:t>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Contrato.</w:t>
            </w:r>
          </w:p>
          <w:p w14:paraId="65F7C4D5" w14:textId="77777777" w:rsidR="00A43697" w:rsidRPr="0045642B" w:rsidRDefault="00A43697" w:rsidP="00CA6321">
            <w:pPr>
              <w:jc w:val="both"/>
              <w:rPr>
                <w:lang w:val="es-CR"/>
              </w:rPr>
            </w:pPr>
          </w:p>
          <w:p w14:paraId="6D470B7F" w14:textId="77777777" w:rsidR="00A43697" w:rsidRPr="0045642B" w:rsidRDefault="00A43697" w:rsidP="00CA6321">
            <w:pPr>
              <w:pStyle w:val="P68B1DB1-Normal3"/>
              <w:rPr>
                <w:sz w:val="24"/>
                <w:szCs w:val="24"/>
              </w:rPr>
            </w:pPr>
            <w:r w:rsidRPr="0045642B">
              <w:rPr>
                <w:sz w:val="24"/>
                <w:szCs w:val="24"/>
              </w:rPr>
              <w:t xml:space="preserve">Artículo 10. Notificaciones </w:t>
            </w:r>
          </w:p>
          <w:p w14:paraId="59910B75" w14:textId="77777777" w:rsidR="00A43697" w:rsidRPr="0045642B" w:rsidRDefault="00A43697" w:rsidP="00CA6321"/>
          <w:p w14:paraId="2C717F51" w14:textId="23BEF990" w:rsidR="00A43697" w:rsidRPr="0045642B" w:rsidRDefault="00A43697" w:rsidP="00CA6321">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00255B7A" w:rsidRPr="0045642B">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w:t>
            </w:r>
            <w:del w:id="90" w:author="Victor Ricardo Gomez Guerra" w:date="2022-07-29T11:23:00Z">
              <w:r w:rsidRPr="0045642B" w:rsidDel="000353A2">
                <w:rPr>
                  <w:rFonts w:ascii="Times New Roman" w:hAnsi="Times New Roman" w:cs="Times New Roman"/>
                  <w:sz w:val="24"/>
                  <w:szCs w:val="24"/>
                  <w:lang w:val="es-CR"/>
                </w:rPr>
                <w:delText xml:space="preserve">registrado o </w:delText>
              </w:r>
            </w:del>
            <w:r w:rsidRPr="0045642B">
              <w:rPr>
                <w:rFonts w:ascii="Times New Roman" w:hAnsi="Times New Roman" w:cs="Times New Roman"/>
                <w:sz w:val="24"/>
                <w:szCs w:val="24"/>
                <w:lang w:val="es-CR"/>
              </w:rPr>
              <w:t xml:space="preserve">certificado, con </w:t>
            </w:r>
            <w:del w:id="91" w:author="Victor Ricardo Gomez Guerra" w:date="2022-07-29T11:23:00Z">
              <w:r w:rsidRPr="0045642B" w:rsidDel="000353A2">
                <w:rPr>
                  <w:rFonts w:ascii="Times New Roman" w:hAnsi="Times New Roman" w:cs="Times New Roman"/>
                  <w:sz w:val="24"/>
                  <w:szCs w:val="24"/>
                  <w:lang w:val="es-CR"/>
                </w:rPr>
                <w:delText xml:space="preserve">franqueo </w:delText>
              </w:r>
            </w:del>
            <w:ins w:id="92" w:author="Victor Ricardo Gomez Guerra" w:date="2022-07-29T11:23:00Z">
              <w:r w:rsidR="000353A2">
                <w:rPr>
                  <w:rFonts w:ascii="Times New Roman" w:hAnsi="Times New Roman" w:cs="Times New Roman"/>
                  <w:sz w:val="24"/>
                  <w:szCs w:val="24"/>
                  <w:lang w:val="es-CR"/>
                </w:rPr>
                <w:t>envío</w:t>
              </w:r>
              <w:r w:rsidR="000353A2" w:rsidRPr="0045642B">
                <w:rPr>
                  <w:rFonts w:ascii="Times New Roman" w:hAnsi="Times New Roman" w:cs="Times New Roman"/>
                  <w:sz w:val="24"/>
                  <w:szCs w:val="24"/>
                  <w:lang w:val="es-CR"/>
                </w:rPr>
                <w:t xml:space="preserve"> </w:t>
              </w:r>
            </w:ins>
            <w:r w:rsidRPr="0045642B">
              <w:rPr>
                <w:rFonts w:ascii="Times New Roman" w:hAnsi="Times New Roman" w:cs="Times New Roman"/>
                <w:sz w:val="24"/>
                <w:szCs w:val="24"/>
                <w:lang w:val="es-CR"/>
              </w:rPr>
              <w:t>prepagado, a las siguientes direcciones:</w:t>
            </w:r>
          </w:p>
          <w:p w14:paraId="192E0AEA" w14:textId="77777777" w:rsidR="00A43697" w:rsidRPr="0045642B" w:rsidRDefault="00A43697" w:rsidP="00CA6321">
            <w:pPr>
              <w:jc w:val="both"/>
              <w:rPr>
                <w:lang w:val="es-CR"/>
              </w:rPr>
            </w:pPr>
          </w:p>
          <w:p w14:paraId="1665673C"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14:paraId="4B36336D" w14:textId="77777777" w:rsidR="00A43697" w:rsidRPr="0045642B" w:rsidRDefault="00A43697"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14:paraId="795FB323" w14:textId="77777777" w:rsidR="00A43697" w:rsidRPr="0045642B" w:rsidRDefault="00A43697" w:rsidP="00CA6321">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14:paraId="67683E0C" w14:textId="77777777" w:rsidR="00A43697" w:rsidRPr="0045642B" w:rsidRDefault="00A43697"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14:paraId="252147C6"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14:paraId="08CB429C" w14:textId="77777777" w:rsidR="00A43697" w:rsidRPr="0045642B" w:rsidRDefault="00A43697" w:rsidP="00CA6321">
            <w:pPr>
              <w:jc w:val="both"/>
              <w:rPr>
                <w:lang w:val="es-CR"/>
              </w:rPr>
            </w:pPr>
          </w:p>
          <w:p w14:paraId="78C71FAD" w14:textId="77777777" w:rsidR="00A43697" w:rsidRPr="0045642B" w:rsidRDefault="00A43697" w:rsidP="00CA6321">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14:paraId="0A173B38" w14:textId="77777777" w:rsidR="00A43697" w:rsidRPr="0045642B" w:rsidRDefault="00A43697" w:rsidP="00CA6321"/>
          <w:p w14:paraId="38478120" w14:textId="77777777" w:rsidR="00A43697" w:rsidRPr="0045642B" w:rsidRDefault="00A43697" w:rsidP="00CA6321">
            <w:pPr>
              <w:pStyle w:val="P68B1DB1-Normal3"/>
              <w:rPr>
                <w:sz w:val="24"/>
                <w:szCs w:val="24"/>
              </w:rPr>
            </w:pPr>
            <w:r w:rsidRPr="0045642B">
              <w:rPr>
                <w:sz w:val="24"/>
                <w:szCs w:val="24"/>
              </w:rPr>
              <w:t>Artículo 11. Legislación Aplicable</w:t>
            </w:r>
          </w:p>
          <w:p w14:paraId="2A3181CB" w14:textId="77777777" w:rsidR="00A43697" w:rsidRPr="0045642B" w:rsidRDefault="00A43697" w:rsidP="00CA6321">
            <w:pPr>
              <w:rPr>
                <w:b/>
              </w:rPr>
            </w:pPr>
          </w:p>
          <w:p w14:paraId="484D0211" w14:textId="6F58E95E" w:rsidR="00A43697" w:rsidRPr="0045642B" w:rsidRDefault="00A43697" w:rsidP="00CA6321">
            <w:pPr>
              <w:jc w:val="both"/>
              <w:rPr>
                <w:lang w:val="es-CR"/>
              </w:rPr>
            </w:pPr>
            <w:r w:rsidRPr="0045642B">
              <w:rPr>
                <w:lang w:val="es-CR"/>
              </w:rPr>
              <w:t xml:space="preserve">Este Contrato se regirá e interpretará de acuerdo con las leyes </w:t>
            </w:r>
            <w:ins w:id="93" w:author="Victor Ricardo Gomez Guerra" w:date="2022-07-27T15:18:00Z">
              <w:r w:rsidR="00151666">
                <w:rPr>
                  <w:lang w:val="es-CR"/>
                </w:rPr>
                <w:t>de la República de Colombia</w:t>
              </w:r>
            </w:ins>
            <w:del w:id="94" w:author="Victor Ricardo Gomez Guerra" w:date="2022-07-27T15:18:00Z">
              <w:r w:rsidRPr="0045642B" w:rsidDel="00151666">
                <w:rPr>
                  <w:lang w:val="es-CR"/>
                </w:rPr>
                <w:delText>del Distrito de Columbia</w:delText>
              </w:r>
            </w:del>
            <w:r w:rsidRPr="0045642B">
              <w:rPr>
                <w:lang w:val="es-CR"/>
              </w:rPr>
              <w:t>, independientemente de los principios de conflicto de leyes.</w:t>
            </w:r>
          </w:p>
          <w:p w14:paraId="722A55C0" w14:textId="77777777" w:rsidR="00690AE1" w:rsidRPr="0045642B" w:rsidRDefault="00690AE1" w:rsidP="00CA6321">
            <w:pPr>
              <w:rPr>
                <w:lang w:val="es-CR"/>
              </w:rPr>
            </w:pPr>
          </w:p>
          <w:p w14:paraId="5577EE19" w14:textId="77777777" w:rsidR="00A43697" w:rsidRPr="0045642B" w:rsidRDefault="00A43697" w:rsidP="00CA6321">
            <w:pPr>
              <w:pStyle w:val="P68B1DB1-Normal3"/>
              <w:rPr>
                <w:sz w:val="24"/>
                <w:szCs w:val="24"/>
              </w:rPr>
            </w:pPr>
            <w:r w:rsidRPr="0045642B">
              <w:rPr>
                <w:sz w:val="24"/>
                <w:szCs w:val="24"/>
              </w:rPr>
              <w:t>Artículo 12. Validez y Renuncia</w:t>
            </w:r>
          </w:p>
          <w:p w14:paraId="74F62087" w14:textId="77777777" w:rsidR="00A43697" w:rsidRPr="0045642B" w:rsidRDefault="00A43697" w:rsidP="00CA6321">
            <w:pPr>
              <w:rPr>
                <w:b/>
                <w:lang w:val="es-CR"/>
              </w:rPr>
            </w:pPr>
          </w:p>
          <w:p w14:paraId="214AC704" w14:textId="77777777" w:rsidR="00A43697" w:rsidRPr="0045642B" w:rsidRDefault="00A43697" w:rsidP="00CA6321">
            <w:pPr>
              <w:jc w:val="both"/>
              <w:rPr>
                <w:lang w:val="es-CR"/>
              </w:rPr>
            </w:pPr>
            <w:r w:rsidRPr="0045642B">
              <w:rPr>
                <w:lang w:val="es-CR"/>
              </w:rPr>
              <w:t>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PARTNERS no haga cumplir en algún momento o en ocasiones alguna disposición de este Contrato no deberá interpretarse como una dispensa de la misma.</w:t>
            </w:r>
          </w:p>
          <w:p w14:paraId="4CC1B48D" w14:textId="77777777" w:rsidR="00A43697" w:rsidRPr="0045642B" w:rsidRDefault="00A43697" w:rsidP="00CA6321">
            <w:pPr>
              <w:jc w:val="both"/>
              <w:rPr>
                <w:lang w:val="es-CR"/>
              </w:rPr>
            </w:pPr>
          </w:p>
          <w:p w14:paraId="14A38EFA" w14:textId="3AD7C5AF" w:rsidR="00A43697" w:rsidRDefault="00A43697" w:rsidP="00CA6321">
            <w:pPr>
              <w:pStyle w:val="P68B1DB1-Prrafodelista11"/>
              <w:ind w:left="0" w:firstLine="0"/>
              <w:jc w:val="both"/>
              <w:rPr>
                <w:sz w:val="24"/>
                <w:szCs w:val="24"/>
              </w:rPr>
            </w:pPr>
            <w:r w:rsidRPr="0045642B">
              <w:rPr>
                <w:sz w:val="24"/>
                <w:szCs w:val="24"/>
              </w:rPr>
              <w:t>Artículo 13. Cambios</w:t>
            </w:r>
          </w:p>
          <w:p w14:paraId="121F4948" w14:textId="77777777" w:rsidR="009178B0" w:rsidRPr="0045642B" w:rsidRDefault="009178B0" w:rsidP="00CA6321">
            <w:pPr>
              <w:pStyle w:val="P68B1DB1-Prrafodelista11"/>
              <w:ind w:left="0" w:firstLine="0"/>
              <w:jc w:val="both"/>
              <w:rPr>
                <w:sz w:val="24"/>
                <w:szCs w:val="24"/>
              </w:rPr>
            </w:pPr>
          </w:p>
          <w:p w14:paraId="61B0D0B4"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14:paraId="574378F5" w14:textId="77777777" w:rsidR="00A43697" w:rsidRPr="0045642B" w:rsidRDefault="00A43697" w:rsidP="00CA6321">
            <w:pPr>
              <w:widowControl/>
              <w:ind w:left="360"/>
              <w:jc w:val="both"/>
              <w:rPr>
                <w:b/>
                <w:lang w:val="es-CR"/>
              </w:rPr>
            </w:pPr>
          </w:p>
          <w:p w14:paraId="52843A9A"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14:paraId="35C8F97E" w14:textId="77777777" w:rsidR="00A43697" w:rsidRPr="0045642B" w:rsidRDefault="00A43697" w:rsidP="00CA6321">
            <w:pPr>
              <w:widowControl/>
              <w:jc w:val="both"/>
              <w:rPr>
                <w:lang w:val="es-CR"/>
              </w:rPr>
            </w:pPr>
          </w:p>
          <w:p w14:paraId="7A181E8D" w14:textId="77777777" w:rsidR="00A43697" w:rsidRPr="0045642B" w:rsidRDefault="00A43697" w:rsidP="00CA6321">
            <w:pPr>
              <w:pStyle w:val="P68B1DB1-Prrafodelista11"/>
              <w:ind w:left="0" w:firstLine="0"/>
              <w:jc w:val="both"/>
              <w:rPr>
                <w:sz w:val="24"/>
                <w:szCs w:val="24"/>
              </w:rPr>
            </w:pPr>
            <w:r w:rsidRPr="0045642B">
              <w:rPr>
                <w:sz w:val="24"/>
                <w:szCs w:val="24"/>
              </w:rPr>
              <w:t>Artículo 14. Cesiones y Delegaciones</w:t>
            </w:r>
          </w:p>
          <w:p w14:paraId="0A5907E1" w14:textId="77777777" w:rsidR="00A43697" w:rsidRPr="0045642B" w:rsidRDefault="00A43697" w:rsidP="00CA6321">
            <w:pPr>
              <w:rPr>
                <w:lang w:val="es-CR"/>
              </w:rPr>
            </w:pPr>
          </w:p>
          <w:p w14:paraId="148FF192" w14:textId="77777777" w:rsidR="00A43697" w:rsidRDefault="00A43697" w:rsidP="00CA6321">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14:paraId="0C0A1145" w14:textId="77777777" w:rsidR="0080192F" w:rsidRPr="0045642B" w:rsidRDefault="0080192F" w:rsidP="00CA6321">
            <w:pPr>
              <w:jc w:val="both"/>
              <w:rPr>
                <w:lang w:val="es-CR"/>
              </w:rPr>
            </w:pPr>
          </w:p>
          <w:p w14:paraId="713335AB" w14:textId="77777777" w:rsidR="00A43697" w:rsidRPr="0045642B" w:rsidRDefault="00A43697" w:rsidP="00CA6321">
            <w:pPr>
              <w:pStyle w:val="P68B1DB1-Normal3"/>
              <w:rPr>
                <w:sz w:val="24"/>
                <w:szCs w:val="24"/>
              </w:rPr>
            </w:pPr>
            <w:r w:rsidRPr="0045642B">
              <w:rPr>
                <w:sz w:val="24"/>
                <w:szCs w:val="24"/>
              </w:rPr>
              <w:t>Artículo 15. Inspección y Aceptación</w:t>
            </w:r>
          </w:p>
          <w:p w14:paraId="549ED3D6" w14:textId="77777777" w:rsidR="00A43697" w:rsidRPr="0045642B" w:rsidRDefault="00A43697" w:rsidP="00CA6321"/>
          <w:p w14:paraId="6C31962D" w14:textId="77777777" w:rsidR="00A43697" w:rsidRPr="0045642B" w:rsidRDefault="00A43697" w:rsidP="00CA6321">
            <w:pPr>
              <w:keepNext w:val="0"/>
              <w:widowControl/>
              <w:numPr>
                <w:ilvl w:val="0"/>
                <w:numId w:val="41"/>
              </w:numPr>
              <w:snapToGrid/>
              <w:ind w:left="342"/>
              <w:jc w:val="both"/>
              <w:outlineLvl w:val="9"/>
              <w:rPr>
                <w:lang w:val="es-CR"/>
              </w:rPr>
            </w:pPr>
            <w:r w:rsidRPr="0045642B">
              <w:rPr>
                <w:lang w:val="es-CR"/>
              </w:rPr>
              <w:lastRenderedPageBreak/>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(y, según corresponda, para completar su inspección y realizar las pruebas correspondientes).   </w:t>
            </w:r>
          </w:p>
          <w:p w14:paraId="455B2998" w14:textId="77777777" w:rsidR="00A43697" w:rsidRPr="0045642B" w:rsidRDefault="00A43697" w:rsidP="00CA6321">
            <w:pPr>
              <w:jc w:val="both"/>
              <w:rPr>
                <w:lang w:val="es-CR"/>
              </w:rPr>
            </w:pPr>
          </w:p>
          <w:p w14:paraId="55577FC3"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14:paraId="18CD49FD" w14:textId="77777777" w:rsidR="00A43697" w:rsidRPr="0045642B" w:rsidRDefault="00A43697" w:rsidP="00CA6321">
            <w:pPr>
              <w:widowControl/>
              <w:jc w:val="both"/>
              <w:rPr>
                <w:lang w:val="es-CR"/>
              </w:rPr>
            </w:pPr>
          </w:p>
          <w:p w14:paraId="169C22D7" w14:textId="77777777" w:rsidR="00A43697" w:rsidRPr="0045642B" w:rsidRDefault="00A43697" w:rsidP="00CA6321">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14:paraId="7EF140DB" w14:textId="77777777" w:rsidR="00A43697" w:rsidRPr="0045642B" w:rsidRDefault="00A43697" w:rsidP="00CA6321">
            <w:pPr>
              <w:keepNext w:val="0"/>
              <w:widowControl/>
              <w:numPr>
                <w:ilvl w:val="0"/>
                <w:numId w:val="42"/>
              </w:numPr>
              <w:snapToGrid/>
              <w:ind w:left="1080"/>
              <w:jc w:val="both"/>
              <w:outlineLvl w:val="9"/>
            </w:pPr>
            <w:r w:rsidRPr="0045642B">
              <w:t xml:space="preserve">corregir las no conformidades; o </w:t>
            </w:r>
          </w:p>
          <w:p w14:paraId="08521EF4" w14:textId="77777777" w:rsidR="00A43697" w:rsidRPr="0045642B" w:rsidRDefault="00A43697" w:rsidP="00CA6321">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14:paraId="517A20D3" w14:textId="77777777" w:rsidR="00A43697" w:rsidRPr="0045642B" w:rsidRDefault="00A43697" w:rsidP="00CA6321">
            <w:pPr>
              <w:ind w:left="360"/>
              <w:jc w:val="both"/>
              <w:rPr>
                <w:lang w:val="es-CR"/>
              </w:rPr>
            </w:pPr>
          </w:p>
          <w:p w14:paraId="554A229B"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14:paraId="181E79FD" w14:textId="77777777" w:rsidR="00A43697" w:rsidRPr="0045642B" w:rsidRDefault="00A43697" w:rsidP="00CA6321">
            <w:pPr>
              <w:widowControl/>
              <w:ind w:left="360"/>
              <w:jc w:val="both"/>
              <w:rPr>
                <w:lang w:val="es-CR"/>
              </w:rPr>
            </w:pPr>
          </w:p>
          <w:p w14:paraId="643AA50B" w14:textId="37C27B1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00255B7A" w:rsidRPr="0045642B">
              <w:rPr>
                <w:lang w:val="es-CR"/>
              </w:rPr>
              <w:t>derechos dentro</w:t>
            </w:r>
            <w:r w:rsidRPr="0045642B">
              <w:rPr>
                <w:lang w:val="es-CR"/>
              </w:rPr>
              <w:t xml:space="preserve"> de un tiempo razonable después de que se haya descubierto o debiera haberse descubierto el defecto.</w:t>
            </w:r>
          </w:p>
          <w:p w14:paraId="38DA716F"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2F3E9261" w14:textId="163A2C02" w:rsidR="00A43697" w:rsidRPr="0045642B" w:rsidRDefault="00A43697" w:rsidP="00CA6321">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w:t>
            </w:r>
            <w:ins w:id="95" w:author="Victor Ricardo Gomez Guerra" w:date="2022-07-29T11:25:00Z">
              <w:r w:rsidR="000353A2">
                <w:rPr>
                  <w:lang w:val="es-CR"/>
                </w:rPr>
                <w:t xml:space="preserve"> de pleno derecho</w:t>
              </w:r>
            </w:ins>
            <w:r w:rsidRPr="0045642B">
              <w:rPr>
                <w:lang w:val="es-CR"/>
              </w:rPr>
              <w:t xml:space="preserve"> el contrato por incumplimiento</w:t>
            </w:r>
            <w:ins w:id="96" w:author="Victor Ricardo Gomez Guerra" w:date="2022-07-29T11:25:00Z">
              <w:r w:rsidR="000353A2">
                <w:rPr>
                  <w:lang w:val="es-CR"/>
                </w:rPr>
                <w:t xml:space="preserve">, sin necesidad de constitución en </w:t>
              </w:r>
              <w:r w:rsidR="000353A2">
                <w:rPr>
                  <w:lang w:val="es-CR"/>
                </w:rPr>
                <w:lastRenderedPageBreak/>
                <w:t>mora o requerimiento extrajudicial previo, al cual renuncia expresamente el CONSULTOR</w:t>
              </w:r>
            </w:ins>
            <w:r w:rsidRPr="0045642B">
              <w:rPr>
                <w:lang w:val="es-CR"/>
              </w:rPr>
              <w:t>.</w:t>
            </w:r>
          </w:p>
          <w:p w14:paraId="0E827207" w14:textId="77777777" w:rsidR="00A43697" w:rsidRPr="0045642B" w:rsidRDefault="00A43697" w:rsidP="00CA6321">
            <w:pPr>
              <w:widowControl/>
              <w:jc w:val="both"/>
              <w:rPr>
                <w:lang w:val="es-CR"/>
              </w:rPr>
            </w:pPr>
          </w:p>
          <w:p w14:paraId="3D5D2167" w14:textId="77777777" w:rsidR="00A43697" w:rsidRPr="0045642B" w:rsidRDefault="00A43697" w:rsidP="00CA6321">
            <w:pPr>
              <w:pStyle w:val="P68B1DB1-Prrafodelista11"/>
              <w:ind w:left="0" w:firstLine="0"/>
              <w:jc w:val="both"/>
              <w:rPr>
                <w:sz w:val="24"/>
                <w:szCs w:val="24"/>
              </w:rPr>
            </w:pPr>
            <w:r w:rsidRPr="0045642B">
              <w:rPr>
                <w:sz w:val="24"/>
                <w:szCs w:val="24"/>
              </w:rPr>
              <w:t>Artículo 16. Condición de Contratista Independiente.</w:t>
            </w:r>
          </w:p>
          <w:p w14:paraId="38D7425D" w14:textId="77777777" w:rsidR="00A43697" w:rsidRPr="0045642B" w:rsidRDefault="00A43697" w:rsidP="00CA6321">
            <w:pPr>
              <w:rPr>
                <w:lang w:val="es-CR"/>
              </w:rPr>
            </w:pPr>
          </w:p>
          <w:p w14:paraId="3519AA60" w14:textId="14DD065D" w:rsidR="00A43697" w:rsidRPr="00CF426A" w:rsidRDefault="00A43697" w:rsidP="00CA6321">
            <w:pPr>
              <w:jc w:val="both"/>
              <w:rPr>
                <w:ins w:id="97" w:author="Victor Ricardo Gomez Guerra" w:date="2022-07-29T11:29:00Z"/>
                <w:lang w:val="es-CR"/>
              </w:rPr>
            </w:pPr>
            <w:r w:rsidRPr="0045642B">
              <w:rPr>
                <w:lang w:val="es-CR"/>
              </w:rPr>
              <w:t xml:space="preserve">El </w:t>
            </w:r>
            <w:r w:rsidRPr="00CF426A">
              <w:rPr>
                <w:lang w:val="es-CR"/>
              </w:rPr>
              <w:t>CONSULTOR es, y seguirá siendo, un contratista independiente durante la ejecución de este Contrato.</w:t>
            </w:r>
          </w:p>
          <w:p w14:paraId="7E49E736" w14:textId="120A09A6" w:rsidR="00CF426A" w:rsidRPr="00CF426A" w:rsidRDefault="00CF426A" w:rsidP="00CA6321">
            <w:pPr>
              <w:jc w:val="both"/>
              <w:rPr>
                <w:lang w:val="es-CR"/>
              </w:rPr>
            </w:pPr>
            <w:ins w:id="98" w:author="Victor Ricardo Gomez Guerra" w:date="2022-07-29T11:29:00Z">
              <w:r w:rsidRPr="00CF426A">
                <w:rPr>
                  <w:color w:val="000000"/>
                  <w:lang w:val="es-CO"/>
                  <w:rPrChange w:id="99" w:author="Victor Ricardo Gomez Guerra" w:date="2022-07-29T11:30:00Z">
                    <w:rPr>
                      <w:color w:val="000000"/>
                      <w:sz w:val="27"/>
                      <w:szCs w:val="27"/>
                    </w:rPr>
                  </w:rPrChange>
                </w:rPr>
                <w:t>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ins>
          </w:p>
          <w:p w14:paraId="34A9EE61" w14:textId="77777777" w:rsidR="00A43697" w:rsidRPr="0045642B" w:rsidRDefault="00A43697" w:rsidP="00CA6321">
            <w:pPr>
              <w:pStyle w:val="ListParagraph"/>
              <w:spacing w:line="240" w:lineRule="auto"/>
              <w:ind w:left="0"/>
              <w:jc w:val="both"/>
              <w:rPr>
                <w:rFonts w:ascii="Times New Roman" w:hAnsi="Times New Roman" w:cs="Times New Roman"/>
                <w:sz w:val="24"/>
                <w:szCs w:val="24"/>
                <w:lang w:val="es-CR"/>
              </w:rPr>
            </w:pPr>
          </w:p>
          <w:p w14:paraId="762AE058" w14:textId="77777777" w:rsidR="00A43697" w:rsidRPr="0045642B" w:rsidRDefault="00A43697" w:rsidP="00CA6321">
            <w:pPr>
              <w:pStyle w:val="P68B1DB1-Prrafodelista11"/>
              <w:ind w:left="0" w:firstLine="0"/>
              <w:jc w:val="both"/>
              <w:rPr>
                <w:sz w:val="24"/>
                <w:szCs w:val="24"/>
              </w:rPr>
            </w:pPr>
            <w:r w:rsidRPr="0045642B">
              <w:rPr>
                <w:sz w:val="24"/>
                <w:szCs w:val="24"/>
              </w:rPr>
              <w:t>Artículo 17. Divisibilidad</w:t>
            </w:r>
          </w:p>
          <w:p w14:paraId="65ED7964" w14:textId="77777777" w:rsidR="00A43697" w:rsidRPr="0045642B" w:rsidRDefault="00A43697" w:rsidP="00CA6321">
            <w:pPr>
              <w:rPr>
                <w:lang w:val="es-CR"/>
              </w:rPr>
            </w:pPr>
          </w:p>
          <w:p w14:paraId="6256E10B" w14:textId="0BE4ADB2" w:rsidR="00A43697" w:rsidRPr="0045642B" w:rsidRDefault="00A43697" w:rsidP="00CA6321">
            <w:pPr>
              <w:jc w:val="both"/>
              <w:rPr>
                <w:lang w:val="es-CR"/>
              </w:rPr>
            </w:pPr>
            <w:r w:rsidRPr="0045642B">
              <w:rPr>
                <w:lang w:val="es-CR"/>
              </w:rPr>
              <w:t xml:space="preserve">Si </w:t>
            </w:r>
            <w:r w:rsidR="00623BE3" w:rsidRPr="0045642B">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14:paraId="3A045C88" w14:textId="77777777" w:rsidR="00A43697" w:rsidRPr="0045642B" w:rsidRDefault="00A43697" w:rsidP="00CA6321">
            <w:pPr>
              <w:widowControl/>
              <w:jc w:val="both"/>
              <w:rPr>
                <w:lang w:val="es-CR"/>
              </w:rPr>
            </w:pPr>
          </w:p>
          <w:p w14:paraId="545E98B5" w14:textId="77777777" w:rsidR="00A43697" w:rsidRPr="0045642B" w:rsidRDefault="00A43697" w:rsidP="00CA6321">
            <w:pPr>
              <w:pStyle w:val="P68B1DB1-Normal3"/>
              <w:rPr>
                <w:sz w:val="24"/>
                <w:szCs w:val="24"/>
              </w:rPr>
            </w:pPr>
            <w:r w:rsidRPr="0045642B">
              <w:rPr>
                <w:sz w:val="24"/>
                <w:szCs w:val="24"/>
              </w:rPr>
              <w:t xml:space="preserve">Artículo 18. Restricción de la Divulgación Pública y Publicidad </w:t>
            </w:r>
          </w:p>
          <w:p w14:paraId="4C1546A6" w14:textId="77777777" w:rsidR="00A43697" w:rsidRPr="0045642B" w:rsidRDefault="00A43697" w:rsidP="00CA6321">
            <w:pPr>
              <w:rPr>
                <w:b/>
                <w:lang w:val="es-CR"/>
              </w:rPr>
            </w:pPr>
          </w:p>
          <w:p w14:paraId="6744218C" w14:textId="77777777" w:rsidR="00A43697" w:rsidRPr="0045642B" w:rsidRDefault="00A43697" w:rsidP="00CA6321">
            <w:pPr>
              <w:jc w:val="both"/>
              <w:rPr>
                <w:lang w:val="es-CR"/>
              </w:rPr>
            </w:pPr>
            <w:r w:rsidRPr="0045642B">
              <w:rPr>
                <w:lang w:val="es-CR"/>
              </w:rPr>
              <w:t xml:space="preserve">Se prohibe realizar comunicados de prensa, anuncios públicos, negaciones o confirmaciones de cualquier parte del objeto de este Contrato, sin el consentimiento previo escrito de PARTNERS. Las restricciones de este artículo continuarán en vigor al finalizar o rescindir este </w:t>
            </w:r>
            <w:r w:rsidRPr="0045642B">
              <w:rPr>
                <w:lang w:val="es-CR"/>
              </w:rPr>
              <w:lastRenderedPageBreak/>
              <w:t>Contrato, por el período de tiempo que acuerden mutuamente las Partes por escrito. En el evento que no se establezca dicho periodo por escrito, no se autorizará dicha divulgación.</w:t>
            </w:r>
          </w:p>
          <w:p w14:paraId="3BC7F07F" w14:textId="77777777" w:rsidR="00A43697" w:rsidRPr="0045642B" w:rsidRDefault="00A43697" w:rsidP="00CA6321">
            <w:pPr>
              <w:jc w:val="both"/>
              <w:rPr>
                <w:lang w:val="es-CR"/>
              </w:rPr>
            </w:pPr>
          </w:p>
          <w:p w14:paraId="0061FC8D" w14:textId="77777777" w:rsidR="00A43697" w:rsidRPr="0045642B" w:rsidRDefault="00A43697" w:rsidP="00CA6321">
            <w:pPr>
              <w:pStyle w:val="P68B1DB1-Normal3"/>
              <w:rPr>
                <w:sz w:val="24"/>
                <w:szCs w:val="24"/>
              </w:rPr>
            </w:pPr>
            <w:r w:rsidRPr="0045642B">
              <w:rPr>
                <w:sz w:val="24"/>
                <w:szCs w:val="24"/>
              </w:rPr>
              <w:t>Artículo 19. Disposiciones Anticorrupción</w:t>
            </w:r>
          </w:p>
          <w:p w14:paraId="4A225A7B" w14:textId="77777777" w:rsidR="00A43697" w:rsidRPr="0045642B" w:rsidRDefault="00A43697" w:rsidP="00CA6321"/>
          <w:p w14:paraId="22F5EF70" w14:textId="77777777" w:rsidR="00A43697" w:rsidRPr="0045642B" w:rsidRDefault="00A43697" w:rsidP="00354935">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14:paraId="4FEF59E1"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2C57DD70"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14:paraId="41D6DD37"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6AF1646A" w14:textId="2867CB1A" w:rsidR="00A43697"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ins w:id="100" w:author="Victor Ricardo Gomez Guerra" w:date="2022-07-27T15:41:00Z"/>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w:t>
            </w:r>
            <w:ins w:id="101" w:author="Victor Ricardo Gomez Guerra" w:date="2022-07-27T15:23:00Z">
              <w:r w:rsidR="00151666">
                <w:rPr>
                  <w:rFonts w:ascii="Times New Roman" w:hAnsi="Times New Roman" w:cs="Times New Roman"/>
                  <w:sz w:val="24"/>
                  <w:szCs w:val="24"/>
                  <w:lang w:val="es-CR"/>
                </w:rPr>
                <w:t xml:space="preserve"> Colombiano</w:t>
              </w:r>
            </w:ins>
            <w:r w:rsidRPr="0045642B">
              <w:rPr>
                <w:rFonts w:ascii="Times New Roman" w:hAnsi="Times New Roman" w:cs="Times New Roman"/>
                <w:sz w:val="24"/>
                <w:szCs w:val="24"/>
                <w:lang w:val="es-CR"/>
              </w:rPr>
              <w:t>, la Ley FCPA y estatutos similares; y, por lo tanto, está estrictamente prohibido, independientemente de la jurisdicción o circunstancia.</w:t>
            </w:r>
          </w:p>
          <w:p w14:paraId="3B7D0CD9" w14:textId="77777777" w:rsidR="009665B7" w:rsidRPr="00CF426A" w:rsidRDefault="009665B7" w:rsidP="00CF426A">
            <w:pPr>
              <w:pStyle w:val="ListParagraph"/>
              <w:rPr>
                <w:ins w:id="102" w:author="Victor Ricardo Gomez Guerra" w:date="2022-07-27T15:41:00Z"/>
                <w:rFonts w:ascii="Times New Roman" w:hAnsi="Times New Roman" w:cs="Times New Roman"/>
                <w:sz w:val="24"/>
                <w:szCs w:val="24"/>
                <w:lang w:val="es-CR"/>
              </w:rPr>
            </w:pPr>
          </w:p>
          <w:p w14:paraId="30E77B97" w14:textId="5AF0540B" w:rsidR="009665B7" w:rsidRPr="0045642B" w:rsidRDefault="009665B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ins w:id="103" w:author="Victor Ricardo Gomez Guerra" w:date="2022-07-27T15:41:00Z">
              <w:r w:rsidRPr="009665B7">
                <w:rPr>
                  <w:rFonts w:ascii="Times New Roman" w:hAnsi="Times New Roman" w:cs="Times New Roman"/>
                  <w:sz w:val="24"/>
                  <w:szCs w:val="24"/>
                  <w:lang w:val="es-CR"/>
                </w:rPr>
                <w:t>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w:t>
              </w:r>
            </w:ins>
          </w:p>
          <w:p w14:paraId="49A623C1"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05B676AA" w14:textId="07678B09"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w:t>
            </w:r>
            <w:del w:id="104" w:author="Victor Ricardo Gomez Guerra" w:date="2022-07-27T15:25:00Z">
              <w:r w:rsidRPr="0045642B" w:rsidDel="00DF197D">
                <w:rPr>
                  <w:rFonts w:ascii="Times New Roman" w:hAnsi="Times New Roman" w:cs="Times New Roman"/>
                  <w:sz w:val="24"/>
                  <w:szCs w:val="24"/>
                  <w:lang w:val="es-CR"/>
                </w:rPr>
                <w:delText xml:space="preserve"> o</w:delText>
              </w:r>
            </w:del>
            <w:ins w:id="105" w:author="Victor Ricardo Gomez Guerra" w:date="2022-07-27T15:25:00Z">
              <w:r w:rsidR="00DF197D">
                <w:rPr>
                  <w:rFonts w:ascii="Times New Roman" w:hAnsi="Times New Roman" w:cs="Times New Roman"/>
                  <w:sz w:val="24"/>
                  <w:szCs w:val="24"/>
                  <w:lang w:val="es-CR"/>
                </w:rPr>
                <w:t>,</w:t>
              </w:r>
            </w:ins>
            <w:r w:rsidRPr="0045642B">
              <w:rPr>
                <w:rFonts w:ascii="Times New Roman" w:hAnsi="Times New Roman" w:cs="Times New Roman"/>
                <w:sz w:val="24"/>
                <w:szCs w:val="24"/>
                <w:lang w:val="es-CR"/>
              </w:rPr>
              <w:t xml:space="preserve"> la realización de Pagos de Facilitación</w:t>
            </w:r>
            <w:ins w:id="106" w:author="Victor Ricardo Gomez Guerra" w:date="2022-07-27T15:25:00Z">
              <w:r w:rsidR="00DF197D">
                <w:rPr>
                  <w:rFonts w:ascii="Times New Roman" w:hAnsi="Times New Roman" w:cs="Times New Roman"/>
                  <w:sz w:val="24"/>
                  <w:szCs w:val="24"/>
                  <w:lang w:val="es-CR"/>
                </w:rPr>
                <w:t>, lavado de activos o fraudes.</w:t>
              </w:r>
            </w:ins>
            <w:del w:id="107" w:author="Victor Ricardo Gomez Guerra" w:date="2022-07-27T15:25:00Z">
              <w:r w:rsidRPr="0045642B" w:rsidDel="00DF197D">
                <w:rPr>
                  <w:rFonts w:ascii="Times New Roman" w:hAnsi="Times New Roman" w:cs="Times New Roman"/>
                  <w:sz w:val="24"/>
                  <w:szCs w:val="24"/>
                  <w:lang w:val="es-CR"/>
                </w:rPr>
                <w:delText>.</w:delText>
              </w:r>
            </w:del>
          </w:p>
          <w:p w14:paraId="43F2F92D"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5B4E0DA3"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CONSULTOR declara y certifica que cumplirá el Código de Conducta de PARTNERS o su propio </w:t>
            </w:r>
            <w:r w:rsidRPr="0045642B">
              <w:rPr>
                <w:rFonts w:ascii="Times New Roman" w:hAnsi="Times New Roman" w:cs="Times New Roman"/>
                <w:sz w:val="24"/>
                <w:szCs w:val="24"/>
                <w:lang w:val="es-CR"/>
              </w:rPr>
              <w:lastRenderedPageBreak/>
              <w:t>Código de Conducta, y que su Código no entra en conflicto con el Código de Conducta de PARTNERS.</w:t>
            </w:r>
          </w:p>
          <w:p w14:paraId="5C6DFB5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024FD2E9"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14:paraId="4B5ADEC1" w14:textId="77777777" w:rsidR="00A43697" w:rsidRPr="0045642B" w:rsidRDefault="00A43697" w:rsidP="00CA6321">
            <w:pPr>
              <w:jc w:val="both"/>
            </w:pPr>
          </w:p>
          <w:p w14:paraId="78206F19" w14:textId="20273061"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w:t>
            </w:r>
            <w:ins w:id="108" w:author="Victor Ricardo Gomez Guerra" w:date="2022-07-29T11:31:00Z">
              <w:r w:rsidR="00CF426A">
                <w:rPr>
                  <w:rFonts w:ascii="Times New Roman" w:hAnsi="Times New Roman" w:cs="Times New Roman"/>
                  <w:sz w:val="24"/>
                  <w:szCs w:val="24"/>
                  <w:lang w:val="es-CR"/>
                </w:rPr>
                <w:t xml:space="preserve"> o Servidor Público</w:t>
              </w:r>
            </w:ins>
            <w:r w:rsidRPr="0045642B">
              <w:rPr>
                <w:rFonts w:ascii="Times New Roman" w:hAnsi="Times New Roman" w:cs="Times New Roman"/>
                <w:sz w:val="24"/>
                <w:szCs w:val="24"/>
                <w:lang w:val="es-CR"/>
              </w:rPr>
              <w:t>"),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14:paraId="0F5312E3"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14:paraId="01084B3C" w14:textId="2773EA60"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tomado ninguna otra acción o no ha hecho ninguna omisión que causaría o podría razonablemente causar la violación de la Ley de Prácticas Corruptas en el Extranjero de 1977, en su versión enmendada, y las normas y regulaciones emitidas en virtud de la misma, o cualquier otra ley de los Estados Unidos,</w:t>
            </w:r>
            <w:ins w:id="109" w:author="Victor Ricardo Gomez Guerra" w:date="2022-07-27T15:44:00Z">
              <w:r w:rsidR="009665B7">
                <w:rPr>
                  <w:rFonts w:ascii="Times New Roman" w:hAnsi="Times New Roman" w:cs="Times New Roman"/>
                  <w:sz w:val="24"/>
                  <w:szCs w:val="24"/>
                  <w:lang w:val="es-CR"/>
                </w:rPr>
                <w:t xml:space="preserve"> el </w:t>
              </w:r>
              <w:r w:rsidR="009665B7">
                <w:rPr>
                  <w:rFonts w:ascii="Times New Roman" w:hAnsi="Times New Roman" w:cs="Times New Roman"/>
                  <w:sz w:val="24"/>
                  <w:szCs w:val="24"/>
                  <w:lang w:val="es-CR"/>
                </w:rPr>
                <w:lastRenderedPageBreak/>
                <w:t>Código Penal Colombiano, la Ley 2195 de 2022</w:t>
              </w:r>
            </w:ins>
            <w:ins w:id="110" w:author="Victor Ricardo Gomez Guerra" w:date="2022-07-27T15:45:00Z">
              <w:r w:rsidR="009665B7">
                <w:rPr>
                  <w:rFonts w:ascii="Times New Roman" w:hAnsi="Times New Roman" w:cs="Times New Roman"/>
                  <w:sz w:val="24"/>
                  <w:szCs w:val="24"/>
                  <w:lang w:val="es-CR"/>
                </w:rPr>
                <w:t>, o cualquier otra disposición normativa aplicable</w:t>
              </w:r>
            </w:ins>
            <w:r w:rsidRPr="0045642B">
              <w:rPr>
                <w:rFonts w:ascii="Times New Roman" w:hAnsi="Times New Roman" w:cs="Times New Roman"/>
                <w:sz w:val="24"/>
                <w:szCs w:val="24"/>
                <w:lang w:val="es-CR"/>
              </w:rPr>
              <w:t xml:space="preserve">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14:paraId="363AFC30" w14:textId="77777777" w:rsidR="00A43697" w:rsidRPr="0045642B" w:rsidRDefault="00A43697" w:rsidP="00CA6321">
            <w:pPr>
              <w:jc w:val="both"/>
              <w:rPr>
                <w:lang w:val="es-CR"/>
              </w:rPr>
            </w:pPr>
          </w:p>
          <w:p w14:paraId="0FE98A8B" w14:textId="620A02B5" w:rsidR="00A43697"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ins w:id="111" w:author="Victor Ricardo Gomez Guerra" w:date="2022-07-27T15:43:00Z"/>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14:paraId="3516D589" w14:textId="11030404" w:rsidR="009665B7" w:rsidRPr="009665B7" w:rsidRDefault="009665B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ins w:id="112" w:author="Victor Ricardo Gomez Guerra" w:date="2022-07-27T15:43:00Z">
              <w:r w:rsidRPr="00CF426A">
                <w:rPr>
                  <w:rFonts w:ascii="Times New Roman" w:eastAsia="Times New Roman" w:hAnsi="Times New Roman" w:cs="Times New Roman"/>
                  <w:sz w:val="24"/>
                  <w:szCs w:val="24"/>
                  <w:lang w:val="es-CO"/>
                </w:rPr>
                <w:t>En caso de incurrir en las prácticas ya descritas se obligan a responder frente a la otra Parte por todos los perjuicios que se llegaren a causar como consecuencia de este incumplimiento</w:t>
              </w:r>
              <w:r>
                <w:rPr>
                  <w:rFonts w:ascii="Times New Roman" w:eastAsia="Times New Roman" w:hAnsi="Times New Roman" w:cs="Times New Roman"/>
                  <w:sz w:val="24"/>
                  <w:szCs w:val="24"/>
                  <w:lang w:val="es-CO"/>
                </w:rPr>
                <w:t>.</w:t>
              </w:r>
            </w:ins>
          </w:p>
          <w:p w14:paraId="0D74B1EB" w14:textId="77777777" w:rsidR="00A43697" w:rsidRPr="0045642B" w:rsidRDefault="00A43697" w:rsidP="00CA6321">
            <w:pPr>
              <w:rPr>
                <w:lang w:val="es-CR"/>
              </w:rPr>
            </w:pPr>
          </w:p>
          <w:p w14:paraId="50DA396B" w14:textId="77777777" w:rsidR="00A43697" w:rsidRPr="0045642B" w:rsidRDefault="00A43697" w:rsidP="00CA6321">
            <w:pPr>
              <w:pStyle w:val="P68B1DB1-Normal3"/>
              <w:rPr>
                <w:sz w:val="24"/>
                <w:szCs w:val="24"/>
              </w:rPr>
            </w:pPr>
            <w:r w:rsidRPr="0045642B">
              <w:rPr>
                <w:sz w:val="24"/>
                <w:szCs w:val="24"/>
              </w:rPr>
              <w:t xml:space="preserve">Artículo 20. Comunicación con Socios, Donantes, Clientes </w:t>
            </w:r>
          </w:p>
          <w:p w14:paraId="5ED9AEC9" w14:textId="77777777" w:rsidR="00A43697" w:rsidRPr="0045642B" w:rsidRDefault="00A43697" w:rsidP="00CA6321">
            <w:pPr>
              <w:rPr>
                <w:lang w:val="es-CR"/>
              </w:rPr>
            </w:pPr>
          </w:p>
          <w:p w14:paraId="60134AF4" w14:textId="7BE3892E" w:rsidR="00A43697" w:rsidRPr="0045642B" w:rsidRDefault="00A43697" w:rsidP="00CA6321">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00255B7A" w:rsidRPr="0045642B">
              <w:rPr>
                <w:lang w:val="es-CR"/>
              </w:rPr>
              <w:t>con PARTNERS</w:t>
            </w:r>
            <w:r w:rsidRPr="0045642B">
              <w:rPr>
                <w:lang w:val="es-CR"/>
              </w:rPr>
              <w:t>. El CONSULTOR no deberá comunicarse directamente con los donantes sobre el trabajo que realiza para PARTNERS, sin el consentimiento escrito de PARTNERS.</w:t>
            </w:r>
          </w:p>
          <w:p w14:paraId="5F2F6F18" w14:textId="77777777" w:rsidR="00A43697" w:rsidRPr="0045642B" w:rsidRDefault="00A43697" w:rsidP="00CA6321">
            <w:pPr>
              <w:rPr>
                <w:lang w:val="es-CR"/>
              </w:rPr>
            </w:pPr>
          </w:p>
          <w:p w14:paraId="39C5E09C" w14:textId="77777777" w:rsidR="00A43697" w:rsidRPr="0045642B" w:rsidRDefault="00A43697" w:rsidP="00CA6321">
            <w:pPr>
              <w:pStyle w:val="P68B1DB1-Normal3"/>
              <w:rPr>
                <w:sz w:val="24"/>
                <w:szCs w:val="24"/>
              </w:rPr>
            </w:pPr>
            <w:r w:rsidRPr="0045642B">
              <w:rPr>
                <w:sz w:val="24"/>
                <w:szCs w:val="24"/>
              </w:rPr>
              <w:t>Artículo 21. Resolución de Disputas</w:t>
            </w:r>
          </w:p>
          <w:p w14:paraId="774681EE" w14:textId="77777777" w:rsidR="00A43697" w:rsidRPr="0045642B" w:rsidRDefault="00A43697" w:rsidP="00CA6321">
            <w:pPr>
              <w:rPr>
                <w:lang w:val="es-CR"/>
              </w:rPr>
            </w:pPr>
          </w:p>
          <w:p w14:paraId="277D640B" w14:textId="26281C5A" w:rsidR="00795075" w:rsidRDefault="00A43697" w:rsidP="00CA6321">
            <w:pPr>
              <w:jc w:val="both"/>
              <w:rPr>
                <w:ins w:id="113" w:author="Victor Ricardo Gomez Guerra" w:date="2022-07-27T15:59:00Z"/>
                <w:lang w:val="es-CR"/>
              </w:rPr>
            </w:pPr>
            <w:r w:rsidRPr="0045642B">
              <w:rPr>
                <w:lang w:val="es-CR"/>
              </w:rPr>
              <w:t xml:space="preserve">Si llegan a surgir disputas entre las Partes en virtud de este Contrato, las Partes deberán tratar primero de </w:t>
            </w:r>
            <w:r w:rsidR="00354935" w:rsidRPr="0045642B">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w:t>
            </w:r>
            <w:del w:id="114" w:author="Victor Ricardo Gomez Guerra" w:date="2022-07-27T15:50:00Z">
              <w:r w:rsidRPr="0045642B" w:rsidDel="00795075">
                <w:rPr>
                  <w:lang w:val="es-CR"/>
                </w:rPr>
                <w:delText>inmediato  (</w:delText>
              </w:r>
            </w:del>
            <w:del w:id="115" w:author="Victor Ricardo Gomez Guerra" w:date="2022-07-27T16:11:00Z">
              <w:r w:rsidRPr="0045642B" w:rsidDel="00DA63A5">
                <w:rPr>
                  <w:lang w:val="es-CR"/>
                </w:rPr>
                <w:delText>es decir, circunstancias que pueden resultar en una apropiación indebida de fondos federales). Cualquier</w:delText>
              </w:r>
            </w:del>
            <w:ins w:id="116" w:author="Victor Ricardo Gomez Guerra" w:date="2022-07-27T16:11:00Z">
              <w:r w:rsidR="00DA63A5">
                <w:rPr>
                  <w:lang w:val="es-CR"/>
                </w:rPr>
                <w:t>inmediato cualquier</w:t>
              </w:r>
            </w:ins>
            <w:r w:rsidRPr="0045642B">
              <w:rPr>
                <w:lang w:val="es-CR"/>
              </w:rPr>
              <w:t xml:space="preserve"> disputa que no se haya podido resolver mediante discusiones informales entre las Partes dentro de un período de tiempo razonable después del inicio de dichas </w:t>
            </w:r>
            <w:r w:rsidRPr="0045642B">
              <w:rPr>
                <w:lang w:val="es-CR"/>
              </w:rPr>
              <w:lastRenderedPageBreak/>
              <w:t xml:space="preserve">discusiones (máximo treinta (30) días), podrá resolverse a través </w:t>
            </w:r>
            <w:ins w:id="117" w:author="Victor Ricardo Gomez Guerra" w:date="2022-07-29T11:33:00Z">
              <w:r w:rsidR="00CF426A">
                <w:rPr>
                  <w:lang w:val="es-CR"/>
                </w:rPr>
                <w:t xml:space="preserve">del mecanismo de resolución de conflictos establecido en la cláusula 22. </w:t>
              </w:r>
            </w:ins>
            <w:del w:id="118" w:author="Victor Ricardo Gomez Guerra" w:date="2022-07-29T11:33:00Z">
              <w:r w:rsidRPr="0045642B" w:rsidDel="00CF426A">
                <w:rPr>
                  <w:lang w:val="es-CR"/>
                </w:rPr>
                <w:delText>de cualquiera de los medios disponibles bajo la ley aplicable.</w:delText>
              </w:r>
            </w:del>
          </w:p>
          <w:p w14:paraId="46870AEE" w14:textId="3B22B4A4" w:rsidR="00795075" w:rsidRDefault="00795075" w:rsidP="00CA6321">
            <w:pPr>
              <w:jc w:val="both"/>
              <w:rPr>
                <w:ins w:id="119" w:author="Victor Ricardo Gomez Guerra" w:date="2022-07-27T15:59:00Z"/>
                <w:b/>
                <w:bCs/>
                <w:lang w:val="es-CR"/>
              </w:rPr>
            </w:pPr>
            <w:ins w:id="120" w:author="Victor Ricardo Gomez Guerra" w:date="2022-07-27T15:59:00Z">
              <w:r>
                <w:rPr>
                  <w:b/>
                  <w:bCs/>
                  <w:lang w:val="es-CR"/>
                </w:rPr>
                <w:t xml:space="preserve">Artículo 22. Cláusula compromisoria. </w:t>
              </w:r>
            </w:ins>
          </w:p>
          <w:p w14:paraId="3D78D829" w14:textId="60097BE7" w:rsidR="00795075" w:rsidRDefault="00795075" w:rsidP="00CA6321">
            <w:pPr>
              <w:jc w:val="both"/>
              <w:rPr>
                <w:ins w:id="121" w:author="Victor Ricardo Gomez Guerra" w:date="2022-07-27T15:59:00Z"/>
                <w:b/>
                <w:bCs/>
                <w:lang w:val="es-CR"/>
              </w:rPr>
            </w:pPr>
          </w:p>
          <w:p w14:paraId="66E3330B" w14:textId="2BA50B44" w:rsidR="00795075" w:rsidRPr="00795075" w:rsidRDefault="00795075" w:rsidP="00CA6321">
            <w:pPr>
              <w:jc w:val="both"/>
              <w:rPr>
                <w:b/>
                <w:bCs/>
                <w:lang w:val="es-CR"/>
                <w:rPrChange w:id="122" w:author="Victor Ricardo Gomez Guerra" w:date="2022-07-27T15:59:00Z">
                  <w:rPr>
                    <w:lang w:val="es-CR"/>
                  </w:rPr>
                </w:rPrChange>
              </w:rPr>
            </w:pPr>
            <w:ins w:id="123" w:author="Victor Ricardo Gomez Guerra" w:date="2022-07-27T15:59:00Z">
              <w:r w:rsidRPr="00795075">
                <w:rPr>
                  <w:rFonts w:cstheme="minorHAnsi"/>
                  <w:lang w:val="es-CO"/>
                  <w:rPrChange w:id="124" w:author="Victor Ricardo Gomez Guerra" w:date="2022-07-27T15:59:00Z">
                    <w:rPr>
                      <w:rFonts w:cstheme="minorHAnsi"/>
                      <w:sz w:val="20"/>
                      <w:szCs w:val="20"/>
                    </w:rPr>
                  </w:rPrChange>
                </w:rPr>
                <w:t>Toda diferencia o controversia que surja entre las Partes</w:t>
              </w:r>
              <w:r w:rsidRPr="00795075">
                <w:rPr>
                  <w:rFonts w:cstheme="minorHAnsi"/>
                  <w:b/>
                  <w:lang w:val="es-CO"/>
                  <w:rPrChange w:id="125" w:author="Victor Ricardo Gomez Guerra" w:date="2022-07-27T15:59:00Z">
                    <w:rPr>
                      <w:rFonts w:cstheme="minorHAnsi"/>
                      <w:b/>
                      <w:sz w:val="20"/>
                      <w:szCs w:val="20"/>
                    </w:rPr>
                  </w:rPrChange>
                </w:rPr>
                <w:t xml:space="preserve"> </w:t>
              </w:r>
              <w:r w:rsidRPr="00795075">
                <w:rPr>
                  <w:rFonts w:cstheme="minorHAnsi"/>
                  <w:lang w:val="es-CO"/>
                  <w:rPrChange w:id="126" w:author="Victor Ricardo Gomez Guerra" w:date="2022-07-27T15:59:00Z">
                    <w:rPr>
                      <w:rFonts w:cstheme="minorHAnsi"/>
                      <w:sz w:val="20"/>
                      <w:szCs w:val="20"/>
                    </w:rPr>
                  </w:rPrChange>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795075">
                <w:rPr>
                  <w:rFonts w:cstheme="minorHAnsi"/>
                  <w:b/>
                  <w:lang w:val="es-CO"/>
                  <w:rPrChange w:id="127" w:author="Victor Ricardo Gomez Guerra" w:date="2022-07-27T15:59:00Z">
                    <w:rPr>
                      <w:rFonts w:cstheme="minorHAnsi"/>
                      <w:b/>
                      <w:sz w:val="20"/>
                      <w:szCs w:val="20"/>
                    </w:rPr>
                  </w:rPrChange>
                </w:rPr>
                <w:t>(i)</w:t>
              </w:r>
              <w:r w:rsidRPr="00795075">
                <w:rPr>
                  <w:rFonts w:cstheme="minorHAnsi"/>
                  <w:lang w:val="es-CO"/>
                  <w:rPrChange w:id="128" w:author="Victor Ricardo Gomez Guerra" w:date="2022-07-27T15:59:00Z">
                    <w:rPr>
                      <w:rFonts w:cstheme="minorHAnsi"/>
                      <w:sz w:val="20"/>
                      <w:szCs w:val="20"/>
                    </w:rPr>
                  </w:rPrChange>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795075">
                <w:rPr>
                  <w:rFonts w:cstheme="minorHAnsi"/>
                  <w:b/>
                  <w:lang w:val="es-CO"/>
                  <w:rPrChange w:id="129" w:author="Victor Ricardo Gomez Guerra" w:date="2022-07-27T15:59:00Z">
                    <w:rPr>
                      <w:rFonts w:cstheme="minorHAnsi"/>
                      <w:b/>
                      <w:sz w:val="20"/>
                      <w:szCs w:val="20"/>
                    </w:rPr>
                  </w:rPrChange>
                </w:rPr>
                <w:t>(ii)</w:t>
              </w:r>
              <w:r w:rsidRPr="00795075">
                <w:rPr>
                  <w:rFonts w:cstheme="minorHAnsi"/>
                  <w:lang w:val="es-CO"/>
                  <w:rPrChange w:id="130" w:author="Victor Ricardo Gomez Guerra" w:date="2022-07-27T15:59:00Z">
                    <w:rPr>
                      <w:rFonts w:cstheme="minorHAnsi"/>
                      <w:sz w:val="20"/>
                      <w:szCs w:val="20"/>
                    </w:rPr>
                  </w:rPrChange>
                </w:rPr>
                <w:t xml:space="preserve"> Las tarifas y honorarios del tribunal se sujetarán a las reglas y tarifas previstas para el efecto por el Centro de Arbitraje y Conciliación de la Cámara de Comercio de Bogotá. </w:t>
              </w:r>
              <w:r w:rsidRPr="00795075">
                <w:rPr>
                  <w:rFonts w:cstheme="minorHAnsi"/>
                  <w:b/>
                  <w:lang w:val="es-CO"/>
                  <w:rPrChange w:id="131" w:author="Victor Ricardo Gomez Guerra" w:date="2022-07-27T15:59:00Z">
                    <w:rPr>
                      <w:rFonts w:cstheme="minorHAnsi"/>
                      <w:b/>
                      <w:sz w:val="20"/>
                      <w:szCs w:val="20"/>
                    </w:rPr>
                  </w:rPrChange>
                </w:rPr>
                <w:t>(iii)</w:t>
              </w:r>
              <w:r w:rsidRPr="00795075">
                <w:rPr>
                  <w:rFonts w:cstheme="minorHAnsi"/>
                  <w:lang w:val="es-CO"/>
                  <w:rPrChange w:id="132" w:author="Victor Ricardo Gomez Guerra" w:date="2022-07-27T15:59:00Z">
                    <w:rPr>
                      <w:rFonts w:cstheme="minorHAnsi"/>
                      <w:sz w:val="20"/>
                      <w:szCs w:val="20"/>
                    </w:rPr>
                  </w:rPrChange>
                </w:rPr>
                <w:t xml:space="preserve"> El tribunal funcionará en Bogotá, en la sede del Centro de Arbitraje y Conciliación de la Cámara de Comercio de Bogotá. </w:t>
              </w:r>
              <w:r w:rsidRPr="00795075">
                <w:rPr>
                  <w:rFonts w:cstheme="minorHAnsi"/>
                  <w:b/>
                  <w:lang w:val="es-CO"/>
                  <w:rPrChange w:id="133" w:author="Victor Ricardo Gomez Guerra" w:date="2022-07-27T15:59:00Z">
                    <w:rPr>
                      <w:rFonts w:cstheme="minorHAnsi"/>
                      <w:b/>
                      <w:sz w:val="20"/>
                      <w:szCs w:val="20"/>
                    </w:rPr>
                  </w:rPrChange>
                </w:rPr>
                <w:t>(iv)</w:t>
              </w:r>
              <w:r w:rsidRPr="00795075">
                <w:rPr>
                  <w:rFonts w:cstheme="minorHAnsi"/>
                  <w:lang w:val="es-CO"/>
                  <w:rPrChange w:id="134" w:author="Victor Ricardo Gomez Guerra" w:date="2022-07-27T15:59:00Z">
                    <w:rPr>
                      <w:rFonts w:cstheme="minorHAnsi"/>
                      <w:sz w:val="20"/>
                      <w:szCs w:val="20"/>
                    </w:rPr>
                  </w:rPrChange>
                </w:rPr>
                <w:t xml:space="preserve"> El tribunal fallará en derecho y se regirá en todo caso por las disposiciones legales sobre la materia. </w:t>
              </w:r>
              <w:r w:rsidRPr="00795075">
                <w:rPr>
                  <w:rFonts w:cstheme="minorHAnsi"/>
                  <w:b/>
                  <w:lang w:val="es-CO"/>
                  <w:rPrChange w:id="135" w:author="Victor Ricardo Gomez Guerra" w:date="2022-07-27T16:00:00Z">
                    <w:rPr>
                      <w:rFonts w:cstheme="minorHAnsi"/>
                      <w:b/>
                      <w:sz w:val="20"/>
                      <w:szCs w:val="20"/>
                    </w:rPr>
                  </w:rPrChange>
                </w:rPr>
                <w:t>(v)</w:t>
              </w:r>
              <w:r w:rsidRPr="00795075">
                <w:rPr>
                  <w:rFonts w:cstheme="minorHAnsi"/>
                  <w:lang w:val="es-CO"/>
                  <w:rPrChange w:id="136" w:author="Victor Ricardo Gomez Guerra" w:date="2022-07-27T16:00:00Z">
                    <w:rPr>
                      <w:rFonts w:cstheme="minorHAnsi"/>
                      <w:sz w:val="20"/>
                      <w:szCs w:val="20"/>
                    </w:rPr>
                  </w:rPrChange>
                </w:rPr>
                <w:t xml:space="preserve"> Los gastos totales que causare el proceso arbitral serán por cuenta de la parte vencida.</w:t>
              </w:r>
            </w:ins>
          </w:p>
          <w:p w14:paraId="28DBE8BE" w14:textId="77777777" w:rsidR="00A43697" w:rsidRPr="0045642B" w:rsidRDefault="00A43697" w:rsidP="00CA6321">
            <w:pPr>
              <w:rPr>
                <w:lang w:val="es-CR"/>
              </w:rPr>
            </w:pPr>
          </w:p>
          <w:p w14:paraId="177C9565" w14:textId="51F0483A" w:rsidR="00A43697" w:rsidRPr="0045642B" w:rsidRDefault="00A43697" w:rsidP="00CA6321">
            <w:pPr>
              <w:pStyle w:val="P68B1DB1-Ttulo212"/>
              <w:tabs>
                <w:tab w:val="left" w:pos="1320"/>
                <w:tab w:val="left" w:pos="1321"/>
              </w:tabs>
              <w:ind w:left="0" w:firstLine="0"/>
              <w:rPr>
                <w:sz w:val="24"/>
                <w:szCs w:val="24"/>
              </w:rPr>
            </w:pPr>
            <w:r w:rsidRPr="0045642B">
              <w:rPr>
                <w:sz w:val="24"/>
                <w:szCs w:val="24"/>
              </w:rPr>
              <w:t xml:space="preserve">Artículo </w:t>
            </w:r>
            <w:ins w:id="137" w:author="Victor Ricardo Gomez Guerra" w:date="2022-07-27T16:04:00Z">
              <w:r w:rsidR="00504413">
                <w:rPr>
                  <w:sz w:val="24"/>
                  <w:szCs w:val="24"/>
                </w:rPr>
                <w:t>23</w:t>
              </w:r>
            </w:ins>
            <w:del w:id="138" w:author="Victor Ricardo Gomez Guerra" w:date="2022-07-27T16:04:00Z">
              <w:r w:rsidRPr="0045642B" w:rsidDel="00504413">
                <w:rPr>
                  <w:sz w:val="24"/>
                  <w:szCs w:val="24"/>
                </w:rPr>
                <w:delText>22</w:delText>
              </w:r>
            </w:del>
            <w:r w:rsidRPr="0045642B">
              <w:rPr>
                <w:sz w:val="24"/>
                <w:szCs w:val="24"/>
              </w:rPr>
              <w:t xml:space="preserve">. </w:t>
            </w:r>
            <w:del w:id="139" w:author="Victor Ricardo Gomez Guerra" w:date="2022-07-27T15:50:00Z">
              <w:r w:rsidRPr="0045642B" w:rsidDel="00795075">
                <w:rPr>
                  <w:sz w:val="24"/>
                  <w:szCs w:val="24"/>
                </w:rPr>
                <w:delText xml:space="preserve">Indemnización </w:delText>
              </w:r>
            </w:del>
            <w:ins w:id="140" w:author="Victor Ricardo Gomez Guerra" w:date="2022-07-27T15:50:00Z">
              <w:r w:rsidR="00795075" w:rsidRPr="0045642B">
                <w:rPr>
                  <w:sz w:val="24"/>
                  <w:szCs w:val="24"/>
                </w:rPr>
                <w:t>Inde</w:t>
              </w:r>
              <w:r w:rsidR="00795075">
                <w:rPr>
                  <w:sz w:val="24"/>
                  <w:szCs w:val="24"/>
                </w:rPr>
                <w:t>mnidad</w:t>
              </w:r>
            </w:ins>
          </w:p>
          <w:p w14:paraId="217C0B66" w14:textId="77777777" w:rsidR="00A43697" w:rsidRPr="0045642B" w:rsidRDefault="00A43697" w:rsidP="00CA6321">
            <w:pPr>
              <w:pStyle w:val="P68B1DB1-Ttulo212"/>
              <w:tabs>
                <w:tab w:val="left" w:pos="1320"/>
                <w:tab w:val="left" w:pos="1321"/>
              </w:tabs>
              <w:ind w:left="0" w:firstLine="0"/>
              <w:rPr>
                <w:sz w:val="24"/>
                <w:szCs w:val="24"/>
              </w:rPr>
            </w:pPr>
          </w:p>
          <w:p w14:paraId="1D6D00E5" w14:textId="441CBF49" w:rsidR="00A43697" w:rsidRPr="00354935" w:rsidRDefault="00A43697" w:rsidP="00354935">
            <w:pPr>
              <w:pStyle w:val="P68B1DB1-Ttulo213"/>
              <w:tabs>
                <w:tab w:val="left" w:pos="1320"/>
                <w:tab w:val="left" w:pos="1321"/>
              </w:tabs>
              <w:ind w:left="0" w:firstLine="0"/>
              <w:jc w:val="both"/>
              <w:rPr>
                <w:sz w:val="24"/>
                <w:szCs w:val="24"/>
              </w:rPr>
            </w:pPr>
            <w:r w:rsidRPr="0045642B">
              <w:rPr>
                <w:sz w:val="24"/>
                <w:szCs w:val="24"/>
              </w:rPr>
              <w:t xml:space="preserve">En la mayor medida permitida por la ley, el CONSULTOR deberá </w:t>
            </w:r>
            <w:del w:id="141" w:author="Victor Ricardo Gomez Guerra" w:date="2022-07-27T15:52:00Z">
              <w:r w:rsidRPr="0045642B" w:rsidDel="00795075">
                <w:rPr>
                  <w:sz w:val="24"/>
                  <w:szCs w:val="24"/>
                </w:rPr>
                <w:delText xml:space="preserve">indemnizar </w:delText>
              </w:r>
            </w:del>
            <w:ins w:id="142" w:author="Victor Ricardo Gomez Guerra" w:date="2022-07-27T15:52:00Z">
              <w:r w:rsidR="00795075">
                <w:rPr>
                  <w:sz w:val="24"/>
                  <w:szCs w:val="24"/>
                </w:rPr>
                <w:t>mantener indemne</w:t>
              </w:r>
              <w:r w:rsidR="00795075" w:rsidRPr="0045642B">
                <w:rPr>
                  <w:sz w:val="24"/>
                  <w:szCs w:val="24"/>
                </w:rPr>
                <w:t xml:space="preserve"> </w:t>
              </w:r>
            </w:ins>
            <w:r w:rsidRPr="0045642B">
              <w:rPr>
                <w:sz w:val="24"/>
                <w:szCs w:val="24"/>
              </w:rPr>
              <w:t>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14:paraId="7989D917" w14:textId="0A0FABA5" w:rsidR="00262C84" w:rsidRDefault="00730436" w:rsidP="00CA6321">
            <w:pPr>
              <w:jc w:val="both"/>
              <w:rPr>
                <w:ins w:id="143" w:author="Victor Ricardo Gomez Guerra" w:date="2022-07-27T16:04:00Z"/>
                <w:lang w:val="es-ES"/>
              </w:rPr>
            </w:pPr>
            <w:r w:rsidRPr="0045642B">
              <w:rPr>
                <w:lang w:val="es-ES"/>
              </w:rPr>
              <w:t xml:space="preserve"> </w:t>
            </w:r>
          </w:p>
          <w:p w14:paraId="055E8F19" w14:textId="77875B95" w:rsidR="00504413" w:rsidRPr="00785551" w:rsidRDefault="00504413" w:rsidP="00504413">
            <w:pPr>
              <w:tabs>
                <w:tab w:val="num" w:pos="360"/>
                <w:tab w:val="num" w:pos="720"/>
              </w:tabs>
              <w:jc w:val="both"/>
              <w:rPr>
                <w:ins w:id="144" w:author="Victor Ricardo Gomez Guerra" w:date="2022-07-27T16:05:00Z"/>
                <w:rFonts w:cstheme="minorHAnsi"/>
                <w:b/>
                <w:bCs/>
                <w:lang w:val="es-CO"/>
              </w:rPr>
            </w:pPr>
            <w:ins w:id="145" w:author="Victor Ricardo Gomez Guerra" w:date="2022-07-27T16:04:00Z">
              <w:r w:rsidRPr="00504413">
                <w:rPr>
                  <w:b/>
                  <w:bCs/>
                  <w:lang w:val="es-ES"/>
                </w:rPr>
                <w:t>Artículo</w:t>
              </w:r>
            </w:ins>
            <w:ins w:id="146" w:author="Victor Ricardo Gomez Guerra" w:date="2022-07-27T16:05:00Z">
              <w:r w:rsidRPr="00504413">
                <w:rPr>
                  <w:b/>
                  <w:bCs/>
                  <w:lang w:val="es-ES"/>
                </w:rPr>
                <w:t xml:space="preserve"> 24. </w:t>
              </w:r>
              <w:r w:rsidRPr="00C42BFB">
                <w:rPr>
                  <w:b/>
                  <w:bCs/>
                  <w:lang w:val="es-ES"/>
                </w:rPr>
                <w:t xml:space="preserve">Privacidad y protección de datos </w:t>
              </w:r>
              <w:r w:rsidRPr="00C42BFB">
                <w:rPr>
                  <w:b/>
                  <w:bCs/>
                  <w:lang w:val="es-ES"/>
                </w:rPr>
                <w:lastRenderedPageBreak/>
                <w:t>personales.</w:t>
              </w:r>
              <w:r w:rsidRPr="00CF426A">
                <w:rPr>
                  <w:rFonts w:cstheme="minorHAnsi"/>
                  <w:lang w:val="es-ES"/>
                </w:rPr>
                <w:t xml:space="preserve"> </w:t>
              </w:r>
              <w:r w:rsidRPr="00CF426A">
                <w:rPr>
                  <w:rFonts w:cstheme="minorHAnsi"/>
                  <w:lang w:val="es-CO"/>
                </w:rPr>
                <w:t xml:space="preserve">Al suscribir este documento, de manera libre y voluntaria el </w:t>
              </w:r>
            </w:ins>
            <w:ins w:id="147" w:author="Victor Ricardo Gomez Guerra" w:date="2022-07-29T11:34:00Z">
              <w:r w:rsidR="00CF426A">
                <w:rPr>
                  <w:rFonts w:cstheme="minorHAnsi"/>
                  <w:b/>
                  <w:lang w:val="es-CO"/>
                </w:rPr>
                <w:t>CONSULTOR</w:t>
              </w:r>
            </w:ins>
            <w:ins w:id="148" w:author="Victor Ricardo Gomez Guerra" w:date="2022-07-27T16:05:00Z">
              <w:r w:rsidRPr="00CF426A">
                <w:rPr>
                  <w:rFonts w:cstheme="minorHAnsi"/>
                  <w:lang w:val="es-CO"/>
                </w:rPr>
                <w:t xml:space="preserve"> manifiesta que autoriza el tratamiento de sus datos, incluyendo tratamiento de datos personales de los representantes legales y datos financieros de éstos y de la sociedad, para que puedan ser utilizados directa o indirectamente por </w:t>
              </w:r>
            </w:ins>
            <w:ins w:id="149" w:author="Victor Ricardo Gomez Guerra" w:date="2022-07-29T11:34:00Z">
              <w:r w:rsidR="00CF426A">
                <w:rPr>
                  <w:rFonts w:cstheme="minorHAnsi"/>
                  <w:b/>
                  <w:lang w:val="es-CO"/>
                </w:rPr>
                <w:t>PARTNERS</w:t>
              </w:r>
            </w:ins>
            <w:ins w:id="150" w:author="Victor Ricardo Gomez Guerra" w:date="2022-07-27T16:05:00Z">
              <w:r w:rsidRPr="00CF426A">
                <w:rPr>
                  <w:rFonts w:cstheme="minorHAnsi"/>
                  <w:lang w:val="es-CO"/>
                </w:rPr>
                <w:t xml:space="preserve">, con fines administrativos, comerciales, financieros, y de seguridad privada, en procesos de admisión, selección y vinculación de proveedores y contratistas, facultando a </w:t>
              </w:r>
            </w:ins>
            <w:ins w:id="151" w:author="Victor Ricardo Gomez Guerra" w:date="2022-07-29T11:34:00Z">
              <w:r w:rsidR="00CF426A">
                <w:rPr>
                  <w:rFonts w:cstheme="minorHAnsi"/>
                  <w:b/>
                  <w:lang w:val="es-CO"/>
                </w:rPr>
                <w:t>PARTNERS</w:t>
              </w:r>
            </w:ins>
            <w:ins w:id="152" w:author="Victor Ricardo Gomez Guerra" w:date="2022-07-27T16:05:00Z">
              <w:r w:rsidRPr="00CF426A">
                <w:rPr>
                  <w:rFonts w:cstheme="minorHAnsi"/>
                  <w:lang w:val="es-CO"/>
                </w:rPr>
                <w:t xml:space="preserve"> para que consulte los datos comerciales y financieros ante todas las centrales de riesgo financiero; reporte datos financieros negativos ante todas las centrales de riesgo financiero en caso de mora en el </w:t>
              </w:r>
            </w:ins>
            <w:ins w:id="153" w:author="Victor Ricardo Gomez Guerra" w:date="2022-07-29T11:36:00Z">
              <w:r w:rsidR="00CF426A">
                <w:rPr>
                  <w:rFonts w:cstheme="minorHAnsi"/>
                  <w:lang w:val="es-CO"/>
                </w:rPr>
                <w:t>cumplimiento</w:t>
              </w:r>
            </w:ins>
            <w:ins w:id="154" w:author="Victor Ricardo Gomez Guerra" w:date="2022-07-27T16:05:00Z">
              <w:r w:rsidRPr="00CF426A">
                <w:rPr>
                  <w:rFonts w:cstheme="minorHAnsi"/>
                  <w:lang w:val="es-CO"/>
                </w:rPr>
                <w:t xml:space="preserve"> de obligaciones comerciales a cargo del </w:t>
              </w:r>
            </w:ins>
            <w:ins w:id="155" w:author="Victor Ricardo Gomez Guerra" w:date="2022-07-29T11:34:00Z">
              <w:r w:rsidR="00CF426A">
                <w:rPr>
                  <w:rFonts w:cstheme="minorHAnsi"/>
                  <w:b/>
                  <w:lang w:val="es-CO"/>
                </w:rPr>
                <w:t>CONSULTOR</w:t>
              </w:r>
            </w:ins>
            <w:ins w:id="156" w:author="Victor Ricardo Gomez Guerra" w:date="2022-07-27T16:05:00Z">
              <w:r w:rsidRPr="00CF426A">
                <w:rPr>
                  <w:rFonts w:cstheme="minorHAnsi"/>
                  <w:lang w:val="es-CO"/>
                </w:rPr>
                <w:t>, ya sea como persona natural, persona jurídica o representante legal de la persona jurídica.</w:t>
              </w:r>
            </w:ins>
            <w:ins w:id="157" w:author="Victor Ricardo Gomez Guerra" w:date="2022-07-29T11:34:00Z">
              <w:r w:rsidR="00CF426A">
                <w:rPr>
                  <w:rFonts w:cstheme="minorHAnsi"/>
                  <w:lang w:val="es-CO"/>
                </w:rPr>
                <w:t xml:space="preserve"> </w:t>
              </w:r>
              <w:r w:rsidR="00CF426A" w:rsidRPr="00CF426A">
                <w:rPr>
                  <w:rFonts w:cstheme="minorHAnsi"/>
                  <w:b/>
                  <w:bCs/>
                  <w:lang w:val="es-CO"/>
                </w:rPr>
                <w:t>PARTNERS</w:t>
              </w:r>
            </w:ins>
            <w:ins w:id="158" w:author="Victor Ricardo Gomez Guerra" w:date="2022-07-27T16:05:00Z">
              <w:r w:rsidRPr="00785551">
                <w:rPr>
                  <w:rFonts w:cstheme="minorHAnsi"/>
                  <w:lang w:val="es-CO"/>
                </w:rPr>
                <w:t xml:space="preserve"> podrá recolectar, almacenar y usar los datos que suministre el </w:t>
              </w:r>
            </w:ins>
            <w:ins w:id="159" w:author="Victor Ricardo Gomez Guerra" w:date="2022-07-29T11:34:00Z">
              <w:r w:rsidR="00CF426A">
                <w:rPr>
                  <w:rFonts w:cstheme="minorHAnsi"/>
                  <w:b/>
                  <w:lang w:val="es-CO"/>
                </w:rPr>
                <w:t>CONS</w:t>
              </w:r>
            </w:ins>
            <w:ins w:id="160" w:author="Victor Ricardo Gomez Guerra" w:date="2022-07-29T11:35:00Z">
              <w:r w:rsidR="00CF426A">
                <w:rPr>
                  <w:rFonts w:cstheme="minorHAnsi"/>
                  <w:b/>
                  <w:lang w:val="es-CO"/>
                </w:rPr>
                <w:t>ULTOR</w:t>
              </w:r>
            </w:ins>
            <w:ins w:id="161" w:author="Victor Ricardo Gomez Guerra" w:date="2022-07-27T16:05:00Z">
              <w:r w:rsidRPr="00785551">
                <w:rPr>
                  <w:rFonts w:cstheme="minorHAnsi"/>
                  <w:lang w:val="es-CO"/>
                </w:rPr>
                <w:t xml:space="preserve">, estando facultado para hacer uso de los mismos en relación con todos los trámites previamente referidos, incluyendo transferencia internacional de datos, así como frente a las diferentes entidades de vigilancia y control. En virtud del vínculo contractual suscrito con </w:t>
              </w:r>
            </w:ins>
            <w:ins w:id="162" w:author="Victor Ricardo Gomez Guerra" w:date="2022-07-29T11:35:00Z">
              <w:r w:rsidR="00CF426A" w:rsidRPr="00785551">
                <w:rPr>
                  <w:rFonts w:cstheme="minorHAnsi"/>
                  <w:b/>
                  <w:bCs/>
                  <w:lang w:val="es-CO"/>
                </w:rPr>
                <w:t>PARTNERS</w:t>
              </w:r>
            </w:ins>
            <w:ins w:id="163" w:author="Victor Ricardo Gomez Guerra" w:date="2022-07-27T16:05:00Z">
              <w:r w:rsidRPr="00785551">
                <w:rPr>
                  <w:rFonts w:cstheme="minorHAnsi"/>
                  <w:lang w:val="es-CO"/>
                </w:rPr>
                <w:t xml:space="preserve">, el </w:t>
              </w:r>
            </w:ins>
            <w:ins w:id="164" w:author="Victor Ricardo Gomez Guerra" w:date="2022-07-29T11:35:00Z">
              <w:r w:rsidR="00CF426A">
                <w:rPr>
                  <w:rFonts w:cstheme="minorHAnsi"/>
                  <w:b/>
                  <w:lang w:val="es-CO"/>
                </w:rPr>
                <w:t>CONSULTOR</w:t>
              </w:r>
            </w:ins>
            <w:ins w:id="165" w:author="Victor Ricardo Gomez Guerra" w:date="2022-07-27T16:05:00Z">
              <w:r w:rsidRPr="00785551">
                <w:rPr>
                  <w:rFonts w:cstheme="minorHAnsi"/>
                  <w:lang w:val="es-CO"/>
                </w:rPr>
                <w:t xml:space="preserve"> declara que ha obtenido autorización para el tratamiento de datos personales de sus empleados, contratistas y aliados, a efectos de que sus datos puedan ser tratados para dar cumplimiento al objeto del contrato suscrito con  </w:t>
              </w:r>
            </w:ins>
            <w:ins w:id="166" w:author="Victor Ricardo Gomez Guerra" w:date="2022-07-29T11:35:00Z">
              <w:r w:rsidR="00CF426A" w:rsidRPr="00785551">
                <w:rPr>
                  <w:rFonts w:cstheme="minorHAnsi"/>
                  <w:b/>
                  <w:bCs/>
                  <w:lang w:val="es-CO"/>
                </w:rPr>
                <w:t>PARTNERS</w:t>
              </w:r>
            </w:ins>
            <w:ins w:id="167" w:author="Victor Ricardo Gomez Guerra" w:date="2022-07-27T16:05:00Z">
              <w:r w:rsidRPr="00785551">
                <w:rPr>
                  <w:rFonts w:cstheme="minorHAnsi"/>
                  <w:b/>
                  <w:bCs/>
                  <w:lang w:val="es-CO"/>
                </w:rPr>
                <w:t>.</w:t>
              </w:r>
            </w:ins>
          </w:p>
          <w:p w14:paraId="163892DD" w14:textId="17A459CC" w:rsidR="00504413" w:rsidRPr="00785551" w:rsidRDefault="00504413" w:rsidP="00CA6321">
            <w:pPr>
              <w:jc w:val="both"/>
              <w:rPr>
                <w:ins w:id="168" w:author="Victor Ricardo Gomez Guerra" w:date="2022-07-27T16:04:00Z"/>
                <w:b/>
                <w:bCs/>
                <w:lang w:val="es-ES"/>
              </w:rPr>
            </w:pPr>
          </w:p>
          <w:p w14:paraId="370525A8" w14:textId="77777777" w:rsidR="00504413" w:rsidRPr="00785551" w:rsidRDefault="00504413" w:rsidP="00CA6321">
            <w:pPr>
              <w:jc w:val="both"/>
              <w:rPr>
                <w:ins w:id="169" w:author="Victor Ricardo Gomez Guerra" w:date="2022-07-27T16:06:00Z"/>
                <w:b/>
                <w:bCs/>
                <w:lang w:val="es-ES"/>
              </w:rPr>
            </w:pPr>
            <w:ins w:id="170" w:author="Victor Ricardo Gomez Guerra" w:date="2022-07-27T16:06:00Z">
              <w:r w:rsidRPr="00785551">
                <w:rPr>
                  <w:b/>
                  <w:bCs/>
                  <w:lang w:val="es-ES"/>
                </w:rPr>
                <w:t>Artículo 25. Confidencialidad.</w:t>
              </w:r>
            </w:ins>
          </w:p>
          <w:p w14:paraId="12BAEFDF" w14:textId="567735F4" w:rsidR="00504413" w:rsidRPr="0045642B" w:rsidRDefault="00504413" w:rsidP="00CA6321">
            <w:pPr>
              <w:jc w:val="both"/>
              <w:rPr>
                <w:lang w:val="es-ES"/>
              </w:rPr>
            </w:pPr>
            <w:ins w:id="171" w:author="Victor Ricardo Gomez Guerra" w:date="2022-07-27T16:07:00Z">
              <w:r w:rsidRPr="00785551">
                <w:rPr>
                  <w:rFonts w:cstheme="minorHAnsi"/>
                  <w:lang w:val="es-CO"/>
                </w:rPr>
                <w:t xml:space="preserve">Para efectos de este contrato cada una de las Partes asume las siguientes obligaciones de confidencialidad respecto de la INFORMACIÓN CONFIDENCIAL de la otra. A tal efecto, la PARTE RECEPTORA será la sociedad que reciba o acceda a la información propiedad de la otra Parte.  Por INFORMACIÓN CONFIDENCIAL se entenderá todo dato o información que sea suministrado por la PARTE REVELADORA a la PARTE RECEPTORA, incluyendo pero sin limitarse a aquellos que puedan ser reproducidos por cualquier medio conocido o por conocerse, y que puedan incluir información de cualquier naturaleza, incluyendo pero sin limitarse a aquella que contenga información o datos personales sensibles o no, información técnica, financiera, comercial, estratégica, tributaria o cualquier </w:t>
              </w:r>
              <w:r w:rsidRPr="00785551">
                <w:rPr>
                  <w:rFonts w:cstheme="minorHAnsi"/>
                  <w:lang w:val="es-CO"/>
                </w:rPr>
                <w:lastRenderedPageBreak/>
                <w:t xml:space="preserve">otro tipo de información relacionada con la actividad de la PARTE REVELADORA, incluyendo pero sin limitarse a información de sus clientes, proveedores, aliados o empleados. En virtud de lo anterior, la PARTE RECEPTORA reconoce y acepta que: </w:t>
              </w:r>
              <w:r w:rsidRPr="00785551">
                <w:rPr>
                  <w:rFonts w:cstheme="minorHAnsi"/>
                  <w:b/>
                  <w:lang w:val="es-CO"/>
                </w:rPr>
                <w:t>(i)</w:t>
              </w:r>
              <w:r w:rsidRPr="00785551">
                <w:rPr>
                  <w:rFonts w:cstheme="minorHAnsi"/>
                  <w:lang w:val="es-CO"/>
                </w:rPr>
                <w:t xml:space="preserve"> Cualquier información que le haya sido suministrada previamente o aquella que pueda serle entregada con posterioridad a la suscripción de este acuerdo se considerará como confidencial y estará sujeta a los términos del mismo. </w:t>
              </w:r>
              <w:r w:rsidRPr="00785551">
                <w:rPr>
                  <w:rFonts w:cstheme="minorHAnsi"/>
                  <w:b/>
                  <w:lang w:val="es-CO"/>
                </w:rPr>
                <w:t>(ii)</w:t>
              </w:r>
              <w:r w:rsidRPr="00785551">
                <w:rPr>
                  <w:rFonts w:cstheme="minorHAnsi"/>
                  <w:lang w:val="es-CO"/>
                </w:rPr>
                <w:t xml:space="preserve"> La PARTE RECEPTORA se obliga para con la PARTE REVELADORA a establecer mecanismos de seguridad física e informática suficientemente robustos e idóneos para evitar incidentes de seguridad o pérdida de datos. </w:t>
              </w:r>
              <w:r w:rsidRPr="00785551">
                <w:rPr>
                  <w:rFonts w:cstheme="minorHAnsi"/>
                  <w:b/>
                  <w:lang w:val="es-CO"/>
                </w:rPr>
                <w:t>(iii)</w:t>
              </w:r>
              <w:r w:rsidRPr="00785551">
                <w:rPr>
                  <w:rFonts w:cstheme="minorHAnsi"/>
                  <w:lang w:val="es-CO"/>
                </w:rPr>
                <w:t xml:space="preserve"> La PARTE RECEPTORA tratará los datos personales de los clientes, proveedores, aliados o empleados de la PARTE REVELADORA única y exclusivamente con la finalidad de dar cumplimiento al objeto de este contrato, conforme a lo establecido en la Ley 1581 de 2012 y demás normas concordantes. </w:t>
              </w:r>
              <w:r w:rsidRPr="00785551">
                <w:rPr>
                  <w:rFonts w:cstheme="minorHAnsi"/>
                  <w:b/>
                  <w:lang w:val="es-CO"/>
                </w:rPr>
                <w:t>(iv)</w:t>
              </w:r>
              <w:r w:rsidRPr="00785551">
                <w:rPr>
                  <w:rFonts w:cstheme="minorHAnsi"/>
                  <w:lang w:val="es-CO"/>
                </w:rPr>
                <w:t xml:space="preserve"> La PARTE RECEPTORA se obliga a no revelar, divulgar, exhibir, mostrar, comunicar, utilizar y/o emplear la INFORMACIÓN CONFIDENCIAL en su favor o en el de terceros no autorizados. </w:t>
              </w:r>
              <w:r w:rsidRPr="00785551">
                <w:rPr>
                  <w:rFonts w:cstheme="minorHAnsi"/>
                  <w:b/>
                  <w:lang w:val="es-CO"/>
                </w:rPr>
                <w:t>(v)</w:t>
              </w:r>
              <w:r w:rsidRPr="00785551">
                <w:rPr>
                  <w:rFonts w:cstheme="minorHAnsi"/>
                  <w:lang w:val="es-CO"/>
                </w:rPr>
                <w:t xml:space="preserve"> La PARTE RECEPTORA se obliga a mantener la confidencialidad sobre la INFORMACIÓN CONFIDENCIAL aun a la terminación del contrato, respondiendo hasta por culpa levísima por los actos u omisiones que afecten la seguridad de la INFORMACIÓN CONFIDENCIAL. </w:t>
              </w:r>
              <w:r w:rsidRPr="00785551">
                <w:rPr>
                  <w:rFonts w:cstheme="minorHAnsi"/>
                  <w:b/>
                  <w:lang w:val="es-CO"/>
                </w:rPr>
                <w:t>(vi)</w:t>
              </w:r>
              <w:r w:rsidRPr="00785551">
                <w:rPr>
                  <w:rFonts w:cstheme="minorHAnsi"/>
                  <w:lang w:val="es-CO"/>
                </w:rPr>
                <w:t xml:space="preserve"> A la terminación del contrato la PARTE RECEPTORA se obliga a entregar a la PARTE REVELADORA dentro del mes calendario siguiente a la terminación, toda la información que le haya sido suministrada y que no deba mantener en sus archivos por razones contractuales o legales. En el evento que deba mantener algún tipo de información, la PARTE RECEPTORA detallará en un inventario la información o datos que mantendrá bajo su custodia y cuidado, así como las finalidades por las que mantiene dicha información. </w:t>
              </w:r>
              <w:r w:rsidRPr="00785551">
                <w:rPr>
                  <w:rFonts w:cstheme="minorHAnsi"/>
                  <w:b/>
                  <w:lang w:val="es-CO"/>
                </w:rPr>
                <w:t xml:space="preserve">(vii) </w:t>
              </w:r>
              <w:r w:rsidRPr="00785551">
                <w:rPr>
                  <w:rFonts w:cstheme="minorHAnsi"/>
                  <w:lang w:val="es-CO"/>
                </w:rPr>
                <w:t xml:space="preserve">La PARTE RECEPTORA se obliga a reportar de inmediato a la PARTE REVELADORA cualquier incidente que afecte la seguridad o confidencialidad de la INFORMACIÓN CONFIDENCIAL. La notificación deberá ser efectuada a través de la persona con la que usualmente se mantenga contacto o en su defecto al oficial de privacidad o cumplimiento de la PARTE REVELADORA. En dicho evento deberá indicar qué tipo de incidente de seguridad ha ocurrido, así como las medidas adoptadas para mitigar los efectos del mismo, promoviendo y acatando las recomendaciones que le </w:t>
              </w:r>
              <w:r w:rsidRPr="00785551">
                <w:rPr>
                  <w:rFonts w:cstheme="minorHAnsi"/>
                  <w:lang w:val="es-CO"/>
                </w:rPr>
                <w:lastRenderedPageBreak/>
                <w:t xml:space="preserve">puedan ser impartidas por la PARTE REVELADORA. </w:t>
              </w:r>
              <w:r w:rsidRPr="00785551">
                <w:rPr>
                  <w:rFonts w:cstheme="minorHAnsi"/>
                  <w:b/>
                  <w:lang w:val="es-CO"/>
                </w:rPr>
                <w:t>(viii)</w:t>
              </w:r>
              <w:r w:rsidRPr="00785551">
                <w:rPr>
                  <w:rFonts w:cstheme="minorHAnsi"/>
                  <w:lang w:val="es-CO"/>
                </w:rPr>
                <w:t xml:space="preserve"> La PARTE RECEPTORA deberá ejecutar actividades que permitan evitar, contener y erradicar incidentes de seguridad que puedan afectar la Confidencialidad, Integridad, Disponibilidad, Privacidad y Auditabilidad de la información. </w:t>
              </w:r>
              <w:r w:rsidRPr="00785551">
                <w:rPr>
                  <w:rFonts w:cstheme="minorHAnsi"/>
                  <w:b/>
                  <w:lang w:val="es-CO"/>
                </w:rPr>
                <w:t>(ix)</w:t>
              </w:r>
              <w:r w:rsidRPr="00785551">
                <w:rPr>
                  <w:rFonts w:cstheme="minorHAnsi"/>
                  <w:lang w:val="es-CO"/>
                </w:rPr>
                <w:t xml:space="preserve"> En el evento de divulgación o uso no autorizado de INFORMACIÓN CONFIDENCIAL, ocurrida por cualquier evento atribuible a la PARTE RECEPTORA, ésta deberá desplegar los esfuerzos necesarios para asistir y mantener indemne a la PARTE REVELADORA. La obligación de asistir a la PARTE REVELADORA se entenderá sin perjuicio de los demás derechos que tenga dicha parte derivados de este acuerdo o de la ley. </w:t>
              </w:r>
              <w:r w:rsidRPr="00785551">
                <w:rPr>
                  <w:rFonts w:cstheme="minorHAnsi"/>
                  <w:b/>
                  <w:lang w:val="es-CO"/>
                </w:rPr>
                <w:t>(x)</w:t>
              </w:r>
              <w:r w:rsidRPr="00785551">
                <w:rPr>
                  <w:rFonts w:cstheme="minorHAnsi"/>
                  <w:lang w:val="es-CO"/>
                </w:rPr>
                <w:t xml:space="preserve"> En caso de incumplimiento de las obligaciones asumidas por virtud del presente acuerdo, la PARTE RECEPTORA se obliga a pagar a título de sanción una penalidad equivalente cien salarios mínimos legales mensuales vigentes, sin necesidad de requerimiento judicial o extrajudicial, o constitución en mora, a lo cual renuncia expresamente la PARTE RECEPTORA. Sin perjuicio del pago de la pena a que se refiere la presente cláusula, la PARTE RECEPTORA estará en obligación de pagar los daños y perjuicios causados por su incumplimiento.</w:t>
              </w:r>
            </w:ins>
          </w:p>
        </w:tc>
      </w:tr>
    </w:tbl>
    <w:p w14:paraId="24C68025" w14:textId="77777777" w:rsidR="00F03FB0" w:rsidRPr="0045642B" w:rsidRDefault="00F03FB0" w:rsidP="00CA6321">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334365" w14:paraId="3C00C1BC" w14:textId="77777777" w:rsidTr="00F03FB0">
        <w:tc>
          <w:tcPr>
            <w:tcW w:w="5400" w:type="dxa"/>
          </w:tcPr>
          <w:p w14:paraId="054D1C3E" w14:textId="7CDC26B9" w:rsidR="00E77214" w:rsidRPr="0045642B" w:rsidRDefault="00E77214" w:rsidP="00CA6321">
            <w:pPr>
              <w:pStyle w:val="TOC1"/>
              <w:jc w:val="center"/>
            </w:pPr>
            <w:r w:rsidRPr="0045642B">
              <w:lastRenderedPageBreak/>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14:paraId="7A412FFD" w14:textId="071870A4" w:rsidR="00E77214" w:rsidRDefault="00E77214" w:rsidP="00CA6321">
            <w:pPr>
              <w:pStyle w:val="Title"/>
              <w:jc w:val="left"/>
              <w:rPr>
                <w:b/>
                <w:bCs/>
                <w:sz w:val="24"/>
              </w:rPr>
            </w:pPr>
          </w:p>
          <w:p w14:paraId="4FA5EC90" w14:textId="77777777" w:rsidR="00B1537C" w:rsidRPr="0045642B" w:rsidRDefault="00B1537C" w:rsidP="00CA6321">
            <w:pPr>
              <w:pStyle w:val="Title"/>
              <w:jc w:val="left"/>
              <w:rPr>
                <w:b/>
                <w:bCs/>
                <w:sz w:val="24"/>
              </w:rPr>
            </w:pPr>
          </w:p>
          <w:p w14:paraId="31DB0954" w14:textId="77777777" w:rsidR="00E77214" w:rsidRPr="0045642B" w:rsidRDefault="00E77214" w:rsidP="00CA6321">
            <w:pPr>
              <w:pStyle w:val="Title"/>
              <w:jc w:val="left"/>
              <w:rPr>
                <w:b/>
                <w:bCs/>
                <w:sz w:val="24"/>
              </w:rPr>
            </w:pPr>
            <w:r w:rsidRPr="0045642B">
              <w:rPr>
                <w:b/>
                <w:bCs/>
                <w:sz w:val="24"/>
              </w:rPr>
              <w:t>Part I. Introduction and Objectives</w:t>
            </w:r>
          </w:p>
          <w:p w14:paraId="3B019E47" w14:textId="77777777" w:rsidR="00E77214" w:rsidRPr="0045642B" w:rsidRDefault="00E77214" w:rsidP="00CA6321">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14:paraId="4821DD90" w14:textId="77777777" w:rsidR="00E77214" w:rsidRPr="0045642B" w:rsidRDefault="00E77214" w:rsidP="00CA6321">
            <w:pPr>
              <w:pStyle w:val="Title"/>
              <w:jc w:val="both"/>
              <w:rPr>
                <w:b/>
                <w:bCs/>
                <w:sz w:val="24"/>
              </w:rPr>
            </w:pPr>
          </w:p>
          <w:p w14:paraId="563DB9FF" w14:textId="77777777" w:rsidR="00E77214" w:rsidRPr="0045642B" w:rsidRDefault="00E77214" w:rsidP="00CA6321">
            <w:pPr>
              <w:pStyle w:val="Title"/>
              <w:jc w:val="left"/>
              <w:rPr>
                <w:b/>
                <w:bCs/>
                <w:sz w:val="24"/>
              </w:rPr>
            </w:pPr>
            <w:r w:rsidRPr="0045642B">
              <w:rPr>
                <w:b/>
                <w:bCs/>
                <w:sz w:val="24"/>
              </w:rPr>
              <w:t>Part II. Technical Direction, Management and Communication</w:t>
            </w:r>
          </w:p>
          <w:p w14:paraId="19155FEE" w14:textId="77777777" w:rsidR="00E77214" w:rsidRPr="0045642B" w:rsidRDefault="00E77214" w:rsidP="00CA6321">
            <w:pPr>
              <w:pStyle w:val="Title"/>
              <w:jc w:val="left"/>
              <w:rPr>
                <w:b/>
                <w:bCs/>
                <w:sz w:val="24"/>
              </w:rPr>
            </w:pPr>
          </w:p>
          <w:p w14:paraId="640DDD57" w14:textId="2B7137DD" w:rsidR="00E77214" w:rsidRDefault="00E77214" w:rsidP="00CA6321">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3178F42D" w14:textId="083C227D" w:rsidR="00B1537C" w:rsidRDefault="00B1537C" w:rsidP="00CA6321">
            <w:pPr>
              <w:pStyle w:val="Title"/>
              <w:jc w:val="both"/>
              <w:rPr>
                <w:sz w:val="24"/>
              </w:rPr>
            </w:pPr>
          </w:p>
          <w:p w14:paraId="0603DB79" w14:textId="77777777" w:rsidR="00B1537C" w:rsidRPr="0045642B" w:rsidRDefault="00B1537C" w:rsidP="00CA6321">
            <w:pPr>
              <w:pStyle w:val="Title"/>
              <w:jc w:val="both"/>
              <w:rPr>
                <w:sz w:val="24"/>
              </w:rPr>
            </w:pPr>
          </w:p>
          <w:p w14:paraId="02F12F12" w14:textId="77777777" w:rsidR="00E77214" w:rsidRPr="0045642B" w:rsidRDefault="00E77214" w:rsidP="00CA6321">
            <w:pPr>
              <w:pStyle w:val="Title"/>
              <w:jc w:val="both"/>
              <w:rPr>
                <w:sz w:val="24"/>
              </w:rPr>
            </w:pPr>
            <w:r w:rsidRPr="0045642B">
              <w:rPr>
                <w:sz w:val="24"/>
              </w:rPr>
              <w:t xml:space="preserve">The Authorized Technical Representative is authorized to accept reports and deliverables. </w:t>
            </w:r>
          </w:p>
          <w:p w14:paraId="79A77E8E" w14:textId="77777777" w:rsidR="00E77214" w:rsidRPr="0045642B" w:rsidRDefault="00E77214" w:rsidP="00CA6321">
            <w:pPr>
              <w:pStyle w:val="Title"/>
              <w:jc w:val="both"/>
              <w:rPr>
                <w:sz w:val="24"/>
              </w:rPr>
            </w:pPr>
          </w:p>
          <w:p w14:paraId="29AF168F" w14:textId="77777777" w:rsidR="00E77214" w:rsidRPr="0045642B" w:rsidRDefault="00E77214" w:rsidP="00CA6321">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14:paraId="3D013800" w14:textId="5D075E10" w:rsidR="00E77214" w:rsidRDefault="00E77214" w:rsidP="00CA6321">
            <w:pPr>
              <w:pStyle w:val="Title"/>
              <w:jc w:val="left"/>
              <w:rPr>
                <w:b/>
                <w:bCs/>
                <w:sz w:val="24"/>
              </w:rPr>
            </w:pPr>
          </w:p>
          <w:p w14:paraId="7EB072FC" w14:textId="77777777" w:rsidR="00B1537C" w:rsidRPr="0045642B" w:rsidRDefault="00B1537C" w:rsidP="00CA6321">
            <w:pPr>
              <w:pStyle w:val="Title"/>
              <w:jc w:val="left"/>
              <w:rPr>
                <w:b/>
                <w:bCs/>
                <w:sz w:val="24"/>
              </w:rPr>
            </w:pPr>
          </w:p>
          <w:p w14:paraId="72CE3FD9" w14:textId="77777777" w:rsidR="00E77214" w:rsidRPr="0045642B" w:rsidRDefault="00E77214" w:rsidP="00CA6321">
            <w:pPr>
              <w:pStyle w:val="Title"/>
              <w:jc w:val="left"/>
              <w:rPr>
                <w:b/>
                <w:bCs/>
                <w:sz w:val="24"/>
              </w:rPr>
            </w:pPr>
            <w:r w:rsidRPr="0045642B">
              <w:rPr>
                <w:b/>
                <w:bCs/>
                <w:sz w:val="24"/>
              </w:rPr>
              <w:t xml:space="preserve">Part III. Statement of Work </w:t>
            </w:r>
          </w:p>
          <w:p w14:paraId="6D745E97" w14:textId="77777777" w:rsidR="00E77214" w:rsidRPr="0045642B" w:rsidRDefault="00E77214" w:rsidP="00CA6321">
            <w:pPr>
              <w:pStyle w:val="Title"/>
              <w:jc w:val="both"/>
              <w:rPr>
                <w:b/>
                <w:bCs/>
                <w:sz w:val="24"/>
              </w:rPr>
            </w:pPr>
          </w:p>
          <w:p w14:paraId="245DC350" w14:textId="590EE682" w:rsidR="00E77214" w:rsidRPr="0045642B" w:rsidRDefault="00E77214" w:rsidP="00CA6321">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lastRenderedPageBreak/>
              <w:t>for the project.)</w:t>
            </w:r>
          </w:p>
          <w:p w14:paraId="3C1AA2AA" w14:textId="77777777" w:rsidR="00E77214" w:rsidRPr="0045642B" w:rsidRDefault="00E77214" w:rsidP="00CA6321">
            <w:pPr>
              <w:pStyle w:val="Title"/>
              <w:jc w:val="both"/>
              <w:rPr>
                <w:b/>
                <w:bCs/>
                <w:sz w:val="24"/>
              </w:rPr>
            </w:pPr>
          </w:p>
          <w:p w14:paraId="64DF1BFD" w14:textId="77777777" w:rsidR="00E77214" w:rsidRPr="0045642B" w:rsidRDefault="00E77214" w:rsidP="00CA6321">
            <w:pPr>
              <w:pStyle w:val="Title"/>
              <w:jc w:val="left"/>
              <w:rPr>
                <w:b/>
                <w:bCs/>
                <w:sz w:val="24"/>
              </w:rPr>
            </w:pPr>
            <w:r w:rsidRPr="0045642B">
              <w:rPr>
                <w:b/>
                <w:bCs/>
                <w:sz w:val="24"/>
              </w:rPr>
              <w:t xml:space="preserve">Part IV. Schedule of Deliverables </w:t>
            </w:r>
          </w:p>
          <w:p w14:paraId="5E4196A5" w14:textId="77777777" w:rsidR="00E77214" w:rsidRPr="0045642B" w:rsidRDefault="00E77214" w:rsidP="00CA6321">
            <w:pPr>
              <w:pStyle w:val="Title"/>
              <w:jc w:val="left"/>
              <w:rPr>
                <w:b/>
                <w:bCs/>
                <w:sz w:val="24"/>
              </w:rPr>
            </w:pPr>
          </w:p>
          <w:tbl>
            <w:tblPr>
              <w:tblW w:w="5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5"/>
              <w:gridCol w:w="1325"/>
              <w:gridCol w:w="1429"/>
              <w:gridCol w:w="1136"/>
            </w:tblGrid>
            <w:tr w:rsidR="00E77214" w:rsidRPr="0045642B" w14:paraId="30C9973C" w14:textId="77777777" w:rsidTr="00E77214">
              <w:trPr>
                <w:trHeight w:val="4024"/>
              </w:trPr>
              <w:tc>
                <w:tcPr>
                  <w:tcW w:w="1385" w:type="dxa"/>
                  <w:vAlign w:val="center"/>
                </w:tcPr>
                <w:p w14:paraId="153D1AB3" w14:textId="77777777" w:rsidR="00E77214" w:rsidRPr="0045642B" w:rsidRDefault="00E77214" w:rsidP="00CA6321">
                  <w:pPr>
                    <w:pStyle w:val="Title"/>
                    <w:rPr>
                      <w:b/>
                      <w:bCs/>
                      <w:sz w:val="24"/>
                    </w:rPr>
                  </w:pPr>
                  <w:r w:rsidRPr="0045642B">
                    <w:rPr>
                      <w:b/>
                      <w:bCs/>
                      <w:sz w:val="24"/>
                    </w:rPr>
                    <w:t>Reporting Requirements</w:t>
                  </w:r>
                </w:p>
                <w:p w14:paraId="643607F0" w14:textId="77777777" w:rsidR="00E77214" w:rsidRPr="0045642B" w:rsidRDefault="00E77214" w:rsidP="00CA6321">
                  <w:pPr>
                    <w:pStyle w:val="Title"/>
                    <w:rPr>
                      <w:sz w:val="24"/>
                    </w:rPr>
                  </w:pPr>
                  <w:r w:rsidRPr="0045642B">
                    <w:rPr>
                      <w:sz w:val="24"/>
                    </w:rPr>
                    <w:t>(Activities and/or Outputs and language in which all reports shall be delivered)</w:t>
                  </w:r>
                </w:p>
              </w:tc>
              <w:tc>
                <w:tcPr>
                  <w:tcW w:w="1325" w:type="dxa"/>
                  <w:vAlign w:val="center"/>
                </w:tcPr>
                <w:p w14:paraId="07DB63E6" w14:textId="77777777" w:rsidR="00E77214" w:rsidRPr="0045642B" w:rsidRDefault="00E77214" w:rsidP="00CA6321">
                  <w:pPr>
                    <w:pStyle w:val="Title"/>
                    <w:rPr>
                      <w:b/>
                      <w:bCs/>
                      <w:sz w:val="24"/>
                    </w:rPr>
                  </w:pPr>
                  <w:r w:rsidRPr="0045642B">
                    <w:rPr>
                      <w:b/>
                      <w:bCs/>
                      <w:sz w:val="24"/>
                    </w:rPr>
                    <w:t>To be Completed by no later than these Due Dates</w:t>
                  </w:r>
                </w:p>
              </w:tc>
              <w:tc>
                <w:tcPr>
                  <w:tcW w:w="1429" w:type="dxa"/>
                  <w:vAlign w:val="center"/>
                </w:tcPr>
                <w:p w14:paraId="06941CA4" w14:textId="77777777" w:rsidR="00E77214" w:rsidRPr="0045642B" w:rsidRDefault="00E77214" w:rsidP="00CA6321">
                  <w:pPr>
                    <w:pStyle w:val="Title"/>
                    <w:rPr>
                      <w:b/>
                      <w:bCs/>
                      <w:sz w:val="24"/>
                    </w:rPr>
                  </w:pPr>
                  <w:r w:rsidRPr="0045642B">
                    <w:rPr>
                      <w:b/>
                      <w:bCs/>
                      <w:sz w:val="24"/>
                    </w:rPr>
                    <w:t>Delivery Instructions</w:t>
                  </w:r>
                </w:p>
                <w:p w14:paraId="7B1B67E3" w14:textId="77777777" w:rsidR="00E77214" w:rsidRPr="0045642B" w:rsidRDefault="00E77214" w:rsidP="00CA6321">
                  <w:pPr>
                    <w:pStyle w:val="Title"/>
                    <w:rPr>
                      <w:sz w:val="24"/>
                    </w:rPr>
                  </w:pPr>
                  <w:r w:rsidRPr="0045642B">
                    <w:rPr>
                      <w:sz w:val="24"/>
                    </w:rPr>
                    <w:t>(# of copies, paper/electronic transmittals, formats, names of reviewers, etc.)</w:t>
                  </w:r>
                </w:p>
              </w:tc>
              <w:tc>
                <w:tcPr>
                  <w:tcW w:w="1136" w:type="dxa"/>
                </w:tcPr>
                <w:p w14:paraId="656D6506" w14:textId="77777777" w:rsidR="00E77214" w:rsidRPr="0045642B" w:rsidRDefault="00E77214" w:rsidP="00CA6321">
                  <w:pPr>
                    <w:pStyle w:val="Title"/>
                    <w:rPr>
                      <w:b/>
                      <w:bCs/>
                      <w:sz w:val="24"/>
                      <w:highlight w:val="yellow"/>
                    </w:rPr>
                  </w:pPr>
                  <w:r w:rsidRPr="0045642B">
                    <w:rPr>
                      <w:b/>
                      <w:bCs/>
                      <w:sz w:val="24"/>
                      <w:highlight w:val="yellow"/>
                    </w:rPr>
                    <w:t>Fixed Price (Currency) (not required if hourly)</w:t>
                  </w:r>
                </w:p>
              </w:tc>
            </w:tr>
            <w:tr w:rsidR="00E77214" w:rsidRPr="0045642B" w14:paraId="48FE4CA9" w14:textId="77777777" w:rsidTr="00E77214">
              <w:trPr>
                <w:trHeight w:val="667"/>
              </w:trPr>
              <w:tc>
                <w:tcPr>
                  <w:tcW w:w="1385" w:type="dxa"/>
                </w:tcPr>
                <w:p w14:paraId="40BB9C88" w14:textId="77777777" w:rsidR="00E77214" w:rsidRPr="0045642B" w:rsidRDefault="00E77214" w:rsidP="00CA6321">
                  <w:pPr>
                    <w:pStyle w:val="Title"/>
                    <w:jc w:val="left"/>
                    <w:rPr>
                      <w:b/>
                      <w:bCs/>
                      <w:sz w:val="24"/>
                    </w:rPr>
                  </w:pPr>
                </w:p>
              </w:tc>
              <w:tc>
                <w:tcPr>
                  <w:tcW w:w="1325" w:type="dxa"/>
                </w:tcPr>
                <w:p w14:paraId="7870EF09" w14:textId="77777777" w:rsidR="00E77214" w:rsidRPr="0045642B" w:rsidRDefault="00E77214" w:rsidP="00CA6321">
                  <w:pPr>
                    <w:pStyle w:val="Title"/>
                    <w:jc w:val="left"/>
                    <w:rPr>
                      <w:b/>
                      <w:bCs/>
                      <w:sz w:val="24"/>
                    </w:rPr>
                  </w:pPr>
                </w:p>
              </w:tc>
              <w:tc>
                <w:tcPr>
                  <w:tcW w:w="1429" w:type="dxa"/>
                </w:tcPr>
                <w:p w14:paraId="1F8F201C" w14:textId="77777777" w:rsidR="00E77214" w:rsidRPr="0045642B" w:rsidRDefault="00E77214" w:rsidP="00CA6321">
                  <w:pPr>
                    <w:pStyle w:val="Title"/>
                    <w:jc w:val="left"/>
                    <w:rPr>
                      <w:b/>
                      <w:bCs/>
                      <w:sz w:val="24"/>
                    </w:rPr>
                  </w:pPr>
                </w:p>
              </w:tc>
              <w:tc>
                <w:tcPr>
                  <w:tcW w:w="1136" w:type="dxa"/>
                </w:tcPr>
                <w:p w14:paraId="50CFA51E" w14:textId="77777777" w:rsidR="00E77214" w:rsidRPr="0045642B" w:rsidRDefault="00E77214" w:rsidP="00CA6321">
                  <w:pPr>
                    <w:pStyle w:val="Title"/>
                    <w:jc w:val="left"/>
                    <w:rPr>
                      <w:b/>
                      <w:bCs/>
                      <w:sz w:val="24"/>
                      <w:highlight w:val="yellow"/>
                    </w:rPr>
                  </w:pPr>
                </w:p>
              </w:tc>
            </w:tr>
            <w:tr w:rsidR="00E77214" w:rsidRPr="0045642B" w14:paraId="51F73654" w14:textId="77777777" w:rsidTr="00E77214">
              <w:trPr>
                <w:trHeight w:val="653"/>
              </w:trPr>
              <w:tc>
                <w:tcPr>
                  <w:tcW w:w="1385" w:type="dxa"/>
                </w:tcPr>
                <w:p w14:paraId="5ECFC449" w14:textId="77777777" w:rsidR="00E77214" w:rsidRPr="0045642B" w:rsidRDefault="00E77214" w:rsidP="00CA6321">
                  <w:pPr>
                    <w:pStyle w:val="Title"/>
                    <w:jc w:val="left"/>
                    <w:rPr>
                      <w:b/>
                      <w:bCs/>
                      <w:sz w:val="24"/>
                    </w:rPr>
                  </w:pPr>
                </w:p>
              </w:tc>
              <w:tc>
                <w:tcPr>
                  <w:tcW w:w="1325" w:type="dxa"/>
                </w:tcPr>
                <w:p w14:paraId="63AA1D01" w14:textId="77777777" w:rsidR="00E77214" w:rsidRPr="0045642B" w:rsidRDefault="00E77214" w:rsidP="00CA6321">
                  <w:pPr>
                    <w:pStyle w:val="Title"/>
                    <w:jc w:val="left"/>
                    <w:rPr>
                      <w:b/>
                      <w:bCs/>
                      <w:sz w:val="24"/>
                    </w:rPr>
                  </w:pPr>
                </w:p>
              </w:tc>
              <w:tc>
                <w:tcPr>
                  <w:tcW w:w="1429" w:type="dxa"/>
                </w:tcPr>
                <w:p w14:paraId="10278C34" w14:textId="77777777" w:rsidR="00E77214" w:rsidRPr="0045642B" w:rsidRDefault="00E77214" w:rsidP="00CA6321">
                  <w:pPr>
                    <w:pStyle w:val="Title"/>
                    <w:jc w:val="left"/>
                    <w:rPr>
                      <w:b/>
                      <w:bCs/>
                      <w:sz w:val="24"/>
                    </w:rPr>
                  </w:pPr>
                </w:p>
              </w:tc>
              <w:tc>
                <w:tcPr>
                  <w:tcW w:w="1136" w:type="dxa"/>
                </w:tcPr>
                <w:p w14:paraId="583A5C63" w14:textId="77777777" w:rsidR="00E77214" w:rsidRPr="0045642B" w:rsidRDefault="00E77214" w:rsidP="00CA6321">
                  <w:pPr>
                    <w:pStyle w:val="Title"/>
                    <w:jc w:val="left"/>
                    <w:rPr>
                      <w:b/>
                      <w:bCs/>
                      <w:sz w:val="24"/>
                      <w:highlight w:val="yellow"/>
                    </w:rPr>
                  </w:pPr>
                </w:p>
              </w:tc>
            </w:tr>
            <w:tr w:rsidR="00E77214" w:rsidRPr="0045642B" w14:paraId="08F87F99" w14:textId="77777777" w:rsidTr="00E77214">
              <w:trPr>
                <w:trHeight w:val="653"/>
              </w:trPr>
              <w:tc>
                <w:tcPr>
                  <w:tcW w:w="1385" w:type="dxa"/>
                </w:tcPr>
                <w:p w14:paraId="13EC11BB" w14:textId="77777777" w:rsidR="00E77214" w:rsidRPr="0045642B" w:rsidRDefault="00E77214" w:rsidP="00CA6321">
                  <w:pPr>
                    <w:pStyle w:val="Title"/>
                    <w:jc w:val="left"/>
                    <w:rPr>
                      <w:b/>
                      <w:bCs/>
                      <w:sz w:val="24"/>
                    </w:rPr>
                  </w:pPr>
                </w:p>
              </w:tc>
              <w:tc>
                <w:tcPr>
                  <w:tcW w:w="1325" w:type="dxa"/>
                </w:tcPr>
                <w:p w14:paraId="6270E4E9" w14:textId="77777777" w:rsidR="00E77214" w:rsidRPr="0045642B" w:rsidRDefault="00E77214" w:rsidP="00CA6321">
                  <w:pPr>
                    <w:pStyle w:val="Title"/>
                    <w:jc w:val="left"/>
                    <w:rPr>
                      <w:b/>
                      <w:bCs/>
                      <w:sz w:val="24"/>
                    </w:rPr>
                  </w:pPr>
                </w:p>
              </w:tc>
              <w:tc>
                <w:tcPr>
                  <w:tcW w:w="1429" w:type="dxa"/>
                </w:tcPr>
                <w:p w14:paraId="200A9E68" w14:textId="77777777" w:rsidR="00E77214" w:rsidRPr="0045642B" w:rsidRDefault="00E77214" w:rsidP="00CA6321">
                  <w:pPr>
                    <w:pStyle w:val="Title"/>
                    <w:jc w:val="left"/>
                    <w:rPr>
                      <w:b/>
                      <w:bCs/>
                      <w:sz w:val="24"/>
                    </w:rPr>
                  </w:pPr>
                </w:p>
              </w:tc>
              <w:tc>
                <w:tcPr>
                  <w:tcW w:w="1136" w:type="dxa"/>
                </w:tcPr>
                <w:p w14:paraId="526BB480" w14:textId="77777777" w:rsidR="00E77214" w:rsidRPr="0045642B" w:rsidRDefault="00E77214" w:rsidP="00CA6321">
                  <w:pPr>
                    <w:pStyle w:val="Title"/>
                    <w:jc w:val="left"/>
                    <w:rPr>
                      <w:b/>
                      <w:bCs/>
                      <w:sz w:val="24"/>
                      <w:highlight w:val="yellow"/>
                    </w:rPr>
                  </w:pPr>
                </w:p>
              </w:tc>
            </w:tr>
          </w:tbl>
          <w:p w14:paraId="4043D60A" w14:textId="77777777" w:rsidR="00E77214" w:rsidRPr="0045642B" w:rsidRDefault="00E77214" w:rsidP="00CA6321">
            <w:pPr>
              <w:spacing w:before="92"/>
              <w:ind w:right="229"/>
              <w:rPr>
                <w:b/>
              </w:rPr>
            </w:pPr>
          </w:p>
          <w:tbl>
            <w:tblPr>
              <w:tblW w:w="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3802"/>
            </w:tblGrid>
            <w:tr w:rsidR="00E77214" w:rsidRPr="0045642B" w14:paraId="46FCD569" w14:textId="77777777" w:rsidTr="00E77214">
              <w:trPr>
                <w:cantSplit/>
                <w:trHeight w:val="79"/>
              </w:trPr>
              <w:tc>
                <w:tcPr>
                  <w:tcW w:w="5239" w:type="dxa"/>
                  <w:gridSpan w:val="2"/>
                  <w:shd w:val="clear" w:color="auto" w:fill="auto"/>
                </w:tcPr>
                <w:p w14:paraId="05772616" w14:textId="77777777" w:rsidR="00E77214" w:rsidRPr="0045642B" w:rsidRDefault="00E77214" w:rsidP="00CA6321">
                  <w:pPr>
                    <w:rPr>
                      <w:b/>
                      <w:bCs/>
                    </w:rPr>
                  </w:pPr>
                  <w:r w:rsidRPr="0045642B">
                    <w:rPr>
                      <w:b/>
                      <w:bCs/>
                    </w:rPr>
                    <w:t>Part V. Administrative Guidelines</w:t>
                  </w:r>
                </w:p>
              </w:tc>
            </w:tr>
            <w:tr w:rsidR="00E77214" w:rsidRPr="0045642B" w14:paraId="11243484" w14:textId="77777777" w:rsidTr="00E77214">
              <w:trPr>
                <w:cantSplit/>
                <w:trHeight w:val="79"/>
              </w:trPr>
              <w:tc>
                <w:tcPr>
                  <w:tcW w:w="1437" w:type="dxa"/>
                </w:tcPr>
                <w:p w14:paraId="6C93F88E" w14:textId="77777777" w:rsidR="00E77214" w:rsidRPr="0045642B" w:rsidRDefault="00E77214" w:rsidP="00CA6321">
                  <w:pPr>
                    <w:pStyle w:val="Title"/>
                    <w:jc w:val="left"/>
                    <w:rPr>
                      <w:sz w:val="24"/>
                    </w:rPr>
                  </w:pPr>
                  <w:r w:rsidRPr="0045642B">
                    <w:rPr>
                      <w:sz w:val="24"/>
                    </w:rPr>
                    <w:t>Maximum Number of Hours Authorized</w:t>
                  </w:r>
                </w:p>
              </w:tc>
              <w:tc>
                <w:tcPr>
                  <w:tcW w:w="3801" w:type="dxa"/>
                </w:tcPr>
                <w:p w14:paraId="03B35082" w14:textId="77777777" w:rsidR="00E77214" w:rsidRPr="0045642B" w:rsidRDefault="00E77214" w:rsidP="00CA6321">
                  <w:pPr>
                    <w:pStyle w:val="Title"/>
                    <w:jc w:val="left"/>
                    <w:rPr>
                      <w:color w:val="FF0000"/>
                      <w:sz w:val="24"/>
                      <w:highlight w:val="yellow"/>
                    </w:rPr>
                  </w:pPr>
                  <w:r w:rsidRPr="0045642B">
                    <w:rPr>
                      <w:color w:val="FF0000"/>
                      <w:sz w:val="24"/>
                      <w:highlight w:val="yellow"/>
                    </w:rPr>
                    <w:t>(Not required if fixed price)</w:t>
                  </w:r>
                </w:p>
              </w:tc>
            </w:tr>
            <w:tr w:rsidR="00E77214" w:rsidRPr="0045642B" w14:paraId="5AB0798A" w14:textId="77777777" w:rsidTr="00E77214">
              <w:trPr>
                <w:cantSplit/>
                <w:trHeight w:val="79"/>
              </w:trPr>
              <w:tc>
                <w:tcPr>
                  <w:tcW w:w="1437" w:type="dxa"/>
                </w:tcPr>
                <w:p w14:paraId="34FF62A7" w14:textId="77777777" w:rsidR="00E77214" w:rsidRPr="0045642B" w:rsidRDefault="00E77214" w:rsidP="00CA6321">
                  <w:pPr>
                    <w:pStyle w:val="Title"/>
                    <w:jc w:val="left"/>
                    <w:rPr>
                      <w:sz w:val="24"/>
                    </w:rPr>
                  </w:pPr>
                  <w:r w:rsidRPr="0045642B">
                    <w:rPr>
                      <w:sz w:val="24"/>
                    </w:rPr>
                    <w:t>Total Amount of Expenses Authorized</w:t>
                  </w:r>
                </w:p>
              </w:tc>
              <w:tc>
                <w:tcPr>
                  <w:tcW w:w="3801" w:type="dxa"/>
                </w:tcPr>
                <w:p w14:paraId="44786B12" w14:textId="77777777" w:rsidR="00E77214" w:rsidRPr="0045642B" w:rsidRDefault="00E77214" w:rsidP="00CA6321">
                  <w:pPr>
                    <w:pStyle w:val="Title"/>
                    <w:jc w:val="left"/>
                    <w:rPr>
                      <w:color w:val="FF0000"/>
                      <w:sz w:val="24"/>
                      <w:highlight w:val="yellow"/>
                    </w:rPr>
                  </w:pPr>
                  <w:r w:rsidRPr="0045642B">
                    <w:rPr>
                      <w:color w:val="FF0000"/>
                      <w:sz w:val="24"/>
                      <w:highlight w:val="yellow"/>
                    </w:rPr>
                    <w:t>Currency</w:t>
                  </w:r>
                </w:p>
              </w:tc>
            </w:tr>
            <w:tr w:rsidR="00E77214" w:rsidRPr="0045642B" w14:paraId="6BCD52D1" w14:textId="77777777" w:rsidTr="00E77214">
              <w:trPr>
                <w:cantSplit/>
                <w:trHeight w:val="79"/>
              </w:trPr>
              <w:tc>
                <w:tcPr>
                  <w:tcW w:w="1437" w:type="dxa"/>
                </w:tcPr>
                <w:p w14:paraId="3F338178" w14:textId="77777777" w:rsidR="00E77214" w:rsidRPr="0045642B" w:rsidRDefault="00E77214" w:rsidP="00CA6321">
                  <w:pPr>
                    <w:pStyle w:val="Title"/>
                    <w:jc w:val="left"/>
                    <w:rPr>
                      <w:sz w:val="24"/>
                    </w:rPr>
                  </w:pPr>
                  <w:r w:rsidRPr="0045642B">
                    <w:rPr>
                      <w:sz w:val="24"/>
                    </w:rPr>
                    <w:t>Travel Authorized</w:t>
                  </w:r>
                </w:p>
              </w:tc>
              <w:tc>
                <w:tcPr>
                  <w:tcW w:w="3801" w:type="dxa"/>
                </w:tcPr>
                <w:p w14:paraId="35FAA65F" w14:textId="77777777" w:rsidR="00E77214" w:rsidRPr="0045642B" w:rsidRDefault="00E77214" w:rsidP="00CA6321">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00E77214" w:rsidRPr="0045642B" w14:paraId="520331E9" w14:textId="77777777" w:rsidTr="00E77214">
              <w:trPr>
                <w:cantSplit/>
                <w:trHeight w:val="79"/>
              </w:trPr>
              <w:tc>
                <w:tcPr>
                  <w:tcW w:w="1437" w:type="dxa"/>
                </w:tcPr>
                <w:p w14:paraId="3EEF00A1" w14:textId="77777777" w:rsidR="00E77214" w:rsidRPr="0045642B" w:rsidRDefault="00E77214" w:rsidP="00CA6321">
                  <w:pPr>
                    <w:pStyle w:val="Title"/>
                    <w:jc w:val="left"/>
                    <w:rPr>
                      <w:sz w:val="24"/>
                    </w:rPr>
                  </w:pPr>
                  <w:r w:rsidRPr="0045642B">
                    <w:rPr>
                      <w:sz w:val="24"/>
                    </w:rPr>
                    <w:t>Travel and Transportation (if applicable)</w:t>
                  </w:r>
                </w:p>
              </w:tc>
              <w:tc>
                <w:tcPr>
                  <w:tcW w:w="3801" w:type="dxa"/>
                </w:tcPr>
                <w:p w14:paraId="71F7FF1F" w14:textId="77777777" w:rsidR="00E77214" w:rsidRPr="0045642B" w:rsidRDefault="00E77214" w:rsidP="00CA6321">
                  <w:pPr>
                    <w:pStyle w:val="Title"/>
                    <w:jc w:val="both"/>
                    <w:rPr>
                      <w:b/>
                      <w:bCs/>
                      <w:sz w:val="24"/>
                    </w:rPr>
                  </w:pPr>
                  <w:r w:rsidRPr="0045642B">
                    <w:rPr>
                      <w:sz w:val="24"/>
                    </w:rPr>
                    <w:t xml:space="preserve">Round-trip, economy class airfare, by the most direct route will be provided in accordance with PARTNERS Travel Regulations. CONSULTANT </w:t>
                  </w:r>
                  <w:r w:rsidRPr="0045642B">
                    <w:rPr>
                      <w:sz w:val="24"/>
                    </w:rPr>
                    <w:lastRenderedPageBreak/>
                    <w:t xml:space="preserve">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00E77214" w:rsidRPr="0045642B" w14:paraId="2C3F6331" w14:textId="77777777" w:rsidTr="00E77214">
              <w:trPr>
                <w:cantSplit/>
                <w:trHeight w:val="79"/>
              </w:trPr>
              <w:tc>
                <w:tcPr>
                  <w:tcW w:w="1437" w:type="dxa"/>
                </w:tcPr>
                <w:p w14:paraId="5F9E95FA" w14:textId="77777777" w:rsidR="00E77214" w:rsidRPr="0045642B" w:rsidRDefault="00E77214" w:rsidP="00CA6321">
                  <w:pPr>
                    <w:pStyle w:val="Title"/>
                    <w:jc w:val="left"/>
                    <w:rPr>
                      <w:sz w:val="24"/>
                    </w:rPr>
                  </w:pPr>
                  <w:r w:rsidRPr="0045642B">
                    <w:rPr>
                      <w:sz w:val="24"/>
                    </w:rPr>
                    <w:lastRenderedPageBreak/>
                    <w:t>Other Out-of-Pocket Expenses</w:t>
                  </w:r>
                </w:p>
              </w:tc>
              <w:tc>
                <w:tcPr>
                  <w:tcW w:w="3801" w:type="dxa"/>
                </w:tcPr>
                <w:p w14:paraId="61EC8BF5" w14:textId="77777777" w:rsidR="00E77214" w:rsidRPr="0045642B" w:rsidRDefault="00E77214" w:rsidP="00CA6321">
                  <w:pPr>
                    <w:pStyle w:val="Title"/>
                    <w:jc w:val="both"/>
                    <w:rPr>
                      <w:sz w:val="24"/>
                    </w:rPr>
                  </w:pPr>
                  <w:r w:rsidRPr="0045642B">
                    <w:rPr>
                      <w:sz w:val="24"/>
                    </w:rPr>
                    <w:t>PARTNERS authorizes the following out of pocket expenses:</w:t>
                  </w:r>
                </w:p>
                <w:p w14:paraId="4AC224AC" w14:textId="77777777" w:rsidR="00E77214" w:rsidRPr="0045642B" w:rsidRDefault="00E77214" w:rsidP="00CA6321">
                  <w:pPr>
                    <w:pStyle w:val="Title"/>
                    <w:jc w:val="both"/>
                    <w:rPr>
                      <w:sz w:val="24"/>
                      <w:highlight w:val="yellow"/>
                    </w:rPr>
                  </w:pPr>
                  <w:r w:rsidRPr="0045642B">
                    <w:rPr>
                      <w:sz w:val="24"/>
                      <w:highlight w:val="yellow"/>
                    </w:rPr>
                    <w:t xml:space="preserve">Insert </w:t>
                  </w:r>
                </w:p>
                <w:p w14:paraId="1505BF31" w14:textId="77777777" w:rsidR="00E77214" w:rsidRPr="0045642B" w:rsidRDefault="00E77214" w:rsidP="00CA6321">
                  <w:pPr>
                    <w:pStyle w:val="Title"/>
                    <w:jc w:val="both"/>
                    <w:rPr>
                      <w:sz w:val="24"/>
                    </w:rPr>
                  </w:pPr>
                  <w:r w:rsidRPr="0045642B">
                    <w:rPr>
                      <w:sz w:val="24"/>
                      <w:highlight w:val="yellow"/>
                    </w:rPr>
                    <w:t xml:space="preserve">Insert </w:t>
                  </w:r>
                </w:p>
                <w:p w14:paraId="18847313" w14:textId="77777777" w:rsidR="00E77214" w:rsidRPr="0045642B" w:rsidRDefault="00E77214" w:rsidP="00CA6321">
                  <w:pPr>
                    <w:pStyle w:val="Title"/>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00E77214" w:rsidRPr="0045642B" w14:paraId="2966BF48" w14:textId="77777777" w:rsidTr="00E77214">
              <w:trPr>
                <w:cantSplit/>
                <w:trHeight w:val="79"/>
              </w:trPr>
              <w:tc>
                <w:tcPr>
                  <w:tcW w:w="1437" w:type="dxa"/>
                </w:tcPr>
                <w:p w14:paraId="16CD06A0" w14:textId="77777777" w:rsidR="00E77214" w:rsidRPr="0045642B" w:rsidRDefault="00E77214" w:rsidP="00CA6321">
                  <w:pPr>
                    <w:pStyle w:val="Title"/>
                    <w:jc w:val="left"/>
                    <w:rPr>
                      <w:sz w:val="24"/>
                    </w:rPr>
                  </w:pPr>
                  <w:r w:rsidRPr="0045642B">
                    <w:rPr>
                      <w:sz w:val="24"/>
                    </w:rPr>
                    <w:t>Completion of Expense Report</w:t>
                  </w:r>
                </w:p>
              </w:tc>
              <w:tc>
                <w:tcPr>
                  <w:tcW w:w="3801" w:type="dxa"/>
                </w:tcPr>
                <w:p w14:paraId="5283E7F7" w14:textId="77777777" w:rsidR="00E77214" w:rsidRPr="0045642B" w:rsidRDefault="00E77214" w:rsidP="00CA6321">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14:paraId="65C4EABF" w14:textId="34FA0F09" w:rsidR="00E77214" w:rsidRDefault="00E77214" w:rsidP="00CA6321">
            <w:pPr>
              <w:pStyle w:val="Title"/>
              <w:jc w:val="left"/>
              <w:rPr>
                <w:b/>
                <w:bCs/>
                <w:sz w:val="24"/>
              </w:rPr>
            </w:pPr>
          </w:p>
          <w:p w14:paraId="781F8A4F" w14:textId="6D09E1D2" w:rsidR="00B1537C" w:rsidRDefault="00B1537C" w:rsidP="00CA6321">
            <w:pPr>
              <w:pStyle w:val="Title"/>
              <w:jc w:val="left"/>
              <w:rPr>
                <w:b/>
                <w:bCs/>
                <w:sz w:val="24"/>
              </w:rPr>
            </w:pPr>
          </w:p>
          <w:p w14:paraId="2F292F80" w14:textId="5A0FFEDD" w:rsidR="00B1537C" w:rsidRDefault="00B1537C" w:rsidP="00CA6321">
            <w:pPr>
              <w:pStyle w:val="Title"/>
              <w:jc w:val="left"/>
              <w:rPr>
                <w:b/>
                <w:bCs/>
                <w:sz w:val="24"/>
              </w:rPr>
            </w:pPr>
          </w:p>
          <w:p w14:paraId="32B15B6C" w14:textId="590D10BB" w:rsidR="00B1537C" w:rsidRDefault="00B1537C" w:rsidP="00CA6321">
            <w:pPr>
              <w:pStyle w:val="Title"/>
              <w:jc w:val="left"/>
              <w:rPr>
                <w:b/>
                <w:bCs/>
                <w:sz w:val="24"/>
              </w:rPr>
            </w:pPr>
          </w:p>
          <w:p w14:paraId="6547AF3F" w14:textId="0A1AF183" w:rsidR="00B1537C" w:rsidRDefault="00B1537C" w:rsidP="00CA6321">
            <w:pPr>
              <w:pStyle w:val="Title"/>
              <w:jc w:val="left"/>
              <w:rPr>
                <w:b/>
                <w:bCs/>
                <w:sz w:val="24"/>
              </w:rPr>
            </w:pPr>
          </w:p>
          <w:p w14:paraId="46AFD81A" w14:textId="6302290C" w:rsidR="00B1537C" w:rsidRDefault="00B1537C" w:rsidP="00CA6321">
            <w:pPr>
              <w:pStyle w:val="Title"/>
              <w:jc w:val="left"/>
              <w:rPr>
                <w:b/>
                <w:bCs/>
                <w:sz w:val="24"/>
              </w:rPr>
            </w:pPr>
          </w:p>
          <w:p w14:paraId="64ED95C3" w14:textId="77777777" w:rsidR="00B1537C" w:rsidRPr="0045642B" w:rsidRDefault="00B1537C" w:rsidP="00CA6321">
            <w:pPr>
              <w:pStyle w:val="Title"/>
              <w:jc w:val="left"/>
              <w:rPr>
                <w:b/>
                <w:bCs/>
                <w:sz w:val="24"/>
              </w:rPr>
            </w:pPr>
          </w:p>
          <w:p w14:paraId="4E6E8710" w14:textId="77777777" w:rsidR="00E77214" w:rsidRPr="0045642B" w:rsidRDefault="00E77214" w:rsidP="00CA6321">
            <w:pPr>
              <w:pStyle w:val="Title"/>
              <w:jc w:val="left"/>
              <w:rPr>
                <w:b/>
                <w:bCs/>
                <w:sz w:val="24"/>
              </w:rPr>
            </w:pPr>
            <w:r w:rsidRPr="0045642B">
              <w:rPr>
                <w:b/>
                <w:bCs/>
                <w:sz w:val="24"/>
              </w:rPr>
              <w:t>Part VI. Special Conditions</w:t>
            </w:r>
          </w:p>
          <w:p w14:paraId="01405D50" w14:textId="77777777" w:rsidR="00E77214" w:rsidRPr="0045642B" w:rsidRDefault="00E77214" w:rsidP="00CA6321">
            <w:pPr>
              <w:pStyle w:val="Title"/>
              <w:jc w:val="left"/>
              <w:rPr>
                <w:sz w:val="24"/>
              </w:rPr>
            </w:pPr>
          </w:p>
          <w:p w14:paraId="6CF82BC9" w14:textId="65FA3AD7" w:rsidR="00F01D5C" w:rsidRPr="0045642B" w:rsidRDefault="00E77214" w:rsidP="00CA6321">
            <w:pPr>
              <w:pStyle w:val="Title"/>
              <w:jc w:val="both"/>
              <w:rPr>
                <w:sz w:val="24"/>
              </w:rPr>
            </w:pPr>
            <w:r w:rsidRPr="0045642B">
              <w:rPr>
                <w:sz w:val="24"/>
                <w:highlight w:val="yellow"/>
              </w:rPr>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14:paraId="03B014DD" w14:textId="49666054" w:rsidR="00E635B4" w:rsidRPr="0045642B" w:rsidRDefault="00E635B4" w:rsidP="00B1537C">
            <w:pPr>
              <w:pStyle w:val="P68B1DB1-TDC16"/>
              <w:ind w:left="-1" w:firstLine="0"/>
              <w:jc w:val="center"/>
              <w:rPr>
                <w:sz w:val="24"/>
                <w:szCs w:val="24"/>
              </w:rPr>
            </w:pPr>
            <w:r w:rsidRPr="0045642B">
              <w:rPr>
                <w:sz w:val="24"/>
                <w:szCs w:val="24"/>
              </w:rPr>
              <w:lastRenderedPageBreak/>
              <w:t xml:space="preserve">Anexo A - Alcance del </w:t>
            </w:r>
            <w:del w:id="172" w:author="Victor Ricardo Gomez Guerra" w:date="2022-07-29T11:37:00Z">
              <w:r w:rsidRPr="0045642B" w:rsidDel="00CF426A">
                <w:rPr>
                  <w:sz w:val="24"/>
                  <w:szCs w:val="24"/>
                </w:rPr>
                <w:delText xml:space="preserve">Trabajo </w:delText>
              </w:r>
            </w:del>
            <w:ins w:id="173" w:author="Victor Ricardo Gomez Guerra" w:date="2022-07-29T11:37:00Z">
              <w:r w:rsidR="00CF426A">
                <w:rPr>
                  <w:sz w:val="24"/>
                  <w:szCs w:val="24"/>
                </w:rPr>
                <w:t>Servicio</w:t>
              </w:r>
              <w:r w:rsidR="00CF426A" w:rsidRPr="0045642B">
                <w:rPr>
                  <w:sz w:val="24"/>
                  <w:szCs w:val="24"/>
                </w:rPr>
                <w:t xml:space="preserve"> </w:t>
              </w:r>
            </w:ins>
            <w:r w:rsidRPr="0045642B">
              <w:rPr>
                <w:sz w:val="24"/>
                <w:szCs w:val="24"/>
              </w:rPr>
              <w:t>(SOW) del CONSULTOR</w:t>
            </w:r>
          </w:p>
          <w:p w14:paraId="151D0282" w14:textId="77777777" w:rsidR="00E635B4" w:rsidRPr="0045642B" w:rsidRDefault="00E635B4" w:rsidP="00CA6321">
            <w:pPr>
              <w:pStyle w:val="Title"/>
              <w:jc w:val="left"/>
              <w:rPr>
                <w:b/>
                <w:sz w:val="24"/>
                <w:lang w:val="es-CR"/>
              </w:rPr>
            </w:pPr>
          </w:p>
          <w:p w14:paraId="14F5ECC0" w14:textId="77777777" w:rsidR="00E635B4" w:rsidRPr="0045642B" w:rsidRDefault="00E635B4" w:rsidP="00CA6321">
            <w:pPr>
              <w:pStyle w:val="P68B1DB1-Ttulo16"/>
              <w:jc w:val="left"/>
              <w:rPr>
                <w:sz w:val="24"/>
                <w:szCs w:val="24"/>
              </w:rPr>
            </w:pPr>
            <w:r w:rsidRPr="0045642B">
              <w:rPr>
                <w:sz w:val="24"/>
                <w:szCs w:val="24"/>
              </w:rPr>
              <w:t>I. Introducción y Objetivos</w:t>
            </w:r>
          </w:p>
          <w:p w14:paraId="39884C14" w14:textId="77777777" w:rsidR="00E635B4" w:rsidRPr="0045642B" w:rsidRDefault="00E635B4" w:rsidP="00CA6321">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14:paraId="3CDB7C4C" w14:textId="77777777" w:rsidR="00E635B4" w:rsidRPr="0045642B" w:rsidRDefault="00E635B4" w:rsidP="00CA6321">
            <w:pPr>
              <w:pStyle w:val="Title"/>
              <w:jc w:val="both"/>
              <w:rPr>
                <w:b/>
                <w:sz w:val="24"/>
                <w:lang w:val="es-CR"/>
              </w:rPr>
            </w:pPr>
          </w:p>
          <w:p w14:paraId="4B3C5211" w14:textId="77777777" w:rsidR="00E635B4" w:rsidRPr="0045642B" w:rsidRDefault="00E635B4" w:rsidP="00CA6321">
            <w:pPr>
              <w:pStyle w:val="P68B1DB1-Ttulo16"/>
              <w:jc w:val="left"/>
              <w:rPr>
                <w:sz w:val="24"/>
                <w:szCs w:val="24"/>
              </w:rPr>
            </w:pPr>
            <w:r w:rsidRPr="0045642B">
              <w:rPr>
                <w:sz w:val="24"/>
                <w:szCs w:val="24"/>
              </w:rPr>
              <w:t>Parte II. Dirección Técnica, Gestión y Comunicación</w:t>
            </w:r>
          </w:p>
          <w:p w14:paraId="64252393" w14:textId="77777777" w:rsidR="00E635B4" w:rsidRPr="0045642B" w:rsidRDefault="00E635B4" w:rsidP="00CA6321">
            <w:pPr>
              <w:pStyle w:val="Title"/>
              <w:jc w:val="left"/>
              <w:rPr>
                <w:b/>
                <w:sz w:val="24"/>
                <w:lang w:val="es-CR"/>
              </w:rPr>
            </w:pPr>
          </w:p>
          <w:p w14:paraId="7FD2B09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14:paraId="50CD8A2A" w14:textId="77777777" w:rsidR="00E635B4" w:rsidRPr="0045642B" w:rsidRDefault="00E635B4" w:rsidP="00CA6321">
            <w:pPr>
              <w:pStyle w:val="P68B1DB1-Ttulo17"/>
              <w:jc w:val="both"/>
              <w:rPr>
                <w:sz w:val="24"/>
                <w:szCs w:val="24"/>
              </w:rPr>
            </w:pPr>
          </w:p>
          <w:p w14:paraId="783A4A1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está autorizado para aceptar informes y entregables. </w:t>
            </w:r>
          </w:p>
          <w:p w14:paraId="6F395694" w14:textId="77777777" w:rsidR="00E635B4" w:rsidRPr="0045642B" w:rsidRDefault="00E635B4" w:rsidP="00CA6321">
            <w:pPr>
              <w:pStyle w:val="Title"/>
              <w:jc w:val="both"/>
              <w:rPr>
                <w:sz w:val="24"/>
                <w:lang w:val="es-CR"/>
              </w:rPr>
            </w:pPr>
          </w:p>
          <w:p w14:paraId="05BB6048" w14:textId="77777777" w:rsidR="00E635B4" w:rsidRPr="0045642B" w:rsidRDefault="00E635B4" w:rsidP="00CA6321">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14:paraId="00696F05" w14:textId="77777777" w:rsidR="00E635B4" w:rsidRPr="0045642B" w:rsidRDefault="00E635B4" w:rsidP="00CA6321">
            <w:pPr>
              <w:pStyle w:val="Title"/>
              <w:jc w:val="left"/>
              <w:rPr>
                <w:b/>
                <w:sz w:val="24"/>
                <w:lang w:val="es-CR"/>
              </w:rPr>
            </w:pPr>
          </w:p>
          <w:p w14:paraId="67D4C385" w14:textId="77777777" w:rsidR="00E635B4" w:rsidRPr="0045642B" w:rsidRDefault="00E635B4" w:rsidP="00CA6321">
            <w:pPr>
              <w:pStyle w:val="P68B1DB1-Ttulo16"/>
              <w:jc w:val="left"/>
              <w:rPr>
                <w:sz w:val="24"/>
                <w:szCs w:val="24"/>
              </w:rPr>
            </w:pPr>
            <w:r w:rsidRPr="0045642B">
              <w:rPr>
                <w:sz w:val="24"/>
                <w:szCs w:val="24"/>
              </w:rPr>
              <w:t xml:space="preserve">Parte III. Alcance del Trabajo (SOW) </w:t>
            </w:r>
          </w:p>
          <w:p w14:paraId="685DA1B4" w14:textId="77777777" w:rsidR="00E635B4" w:rsidRPr="0045642B" w:rsidRDefault="00E635B4" w:rsidP="00CA6321">
            <w:pPr>
              <w:pStyle w:val="Title"/>
              <w:jc w:val="both"/>
              <w:rPr>
                <w:b/>
                <w:sz w:val="24"/>
                <w:lang w:val="es-CR"/>
              </w:rPr>
            </w:pPr>
          </w:p>
          <w:p w14:paraId="6B115D31" w14:textId="77777777" w:rsidR="00E635B4" w:rsidRPr="0045642B" w:rsidRDefault="00E635B4" w:rsidP="00CA6321">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14:paraId="53733CB8" w14:textId="77777777" w:rsidR="00B1537C" w:rsidRPr="0045642B" w:rsidRDefault="00B1537C" w:rsidP="00CA6321">
            <w:pPr>
              <w:pStyle w:val="Title"/>
              <w:jc w:val="both"/>
              <w:rPr>
                <w:b/>
                <w:sz w:val="24"/>
                <w:lang w:val="es-CR"/>
              </w:rPr>
            </w:pPr>
          </w:p>
          <w:p w14:paraId="55D5410C" w14:textId="77777777" w:rsidR="00B1537C" w:rsidRDefault="00B1537C" w:rsidP="00CA6321">
            <w:pPr>
              <w:pStyle w:val="P68B1DB1-Ttulo16"/>
              <w:jc w:val="left"/>
              <w:rPr>
                <w:sz w:val="24"/>
                <w:szCs w:val="24"/>
              </w:rPr>
            </w:pPr>
          </w:p>
          <w:p w14:paraId="71666276" w14:textId="77777777" w:rsidR="00B1537C" w:rsidRDefault="00B1537C" w:rsidP="00CA6321">
            <w:pPr>
              <w:pStyle w:val="P68B1DB1-Ttulo16"/>
              <w:jc w:val="left"/>
              <w:rPr>
                <w:sz w:val="24"/>
                <w:szCs w:val="24"/>
              </w:rPr>
            </w:pPr>
          </w:p>
          <w:p w14:paraId="4159445F" w14:textId="77777777" w:rsidR="00B1537C" w:rsidRDefault="00B1537C" w:rsidP="00CA6321">
            <w:pPr>
              <w:pStyle w:val="P68B1DB1-Ttulo16"/>
              <w:jc w:val="left"/>
              <w:rPr>
                <w:sz w:val="24"/>
                <w:szCs w:val="24"/>
              </w:rPr>
            </w:pPr>
          </w:p>
          <w:p w14:paraId="6C03EA6A" w14:textId="77777777" w:rsidR="00B1537C" w:rsidRDefault="00B1537C" w:rsidP="00CA6321">
            <w:pPr>
              <w:pStyle w:val="P68B1DB1-Ttulo16"/>
              <w:jc w:val="left"/>
              <w:rPr>
                <w:sz w:val="24"/>
                <w:szCs w:val="24"/>
              </w:rPr>
            </w:pPr>
          </w:p>
          <w:p w14:paraId="074BE8C4" w14:textId="77777777" w:rsidR="00B1537C" w:rsidRDefault="00B1537C" w:rsidP="00CA6321">
            <w:pPr>
              <w:pStyle w:val="P68B1DB1-Ttulo16"/>
              <w:jc w:val="left"/>
              <w:rPr>
                <w:sz w:val="24"/>
                <w:szCs w:val="24"/>
              </w:rPr>
            </w:pPr>
          </w:p>
          <w:p w14:paraId="12A6B1C9" w14:textId="77777777" w:rsidR="00B1537C" w:rsidRDefault="00B1537C" w:rsidP="00CA6321">
            <w:pPr>
              <w:pStyle w:val="P68B1DB1-Ttulo16"/>
              <w:jc w:val="left"/>
              <w:rPr>
                <w:sz w:val="24"/>
                <w:szCs w:val="24"/>
              </w:rPr>
            </w:pPr>
          </w:p>
          <w:p w14:paraId="1B50C6D3" w14:textId="77777777" w:rsidR="00B1537C" w:rsidRDefault="00B1537C" w:rsidP="00CA6321">
            <w:pPr>
              <w:pStyle w:val="P68B1DB1-Ttulo16"/>
              <w:jc w:val="left"/>
              <w:rPr>
                <w:sz w:val="24"/>
                <w:szCs w:val="24"/>
              </w:rPr>
            </w:pPr>
          </w:p>
          <w:p w14:paraId="611E538D" w14:textId="77777777" w:rsidR="00B1537C" w:rsidRDefault="00B1537C" w:rsidP="00CA6321">
            <w:pPr>
              <w:pStyle w:val="P68B1DB1-Ttulo16"/>
              <w:jc w:val="left"/>
              <w:rPr>
                <w:sz w:val="24"/>
                <w:szCs w:val="24"/>
              </w:rPr>
            </w:pPr>
          </w:p>
          <w:p w14:paraId="12E7CFAD" w14:textId="77777777" w:rsidR="00B1537C" w:rsidRDefault="00B1537C" w:rsidP="00CA6321">
            <w:pPr>
              <w:pStyle w:val="P68B1DB1-Ttulo16"/>
              <w:jc w:val="left"/>
              <w:rPr>
                <w:sz w:val="24"/>
                <w:szCs w:val="24"/>
              </w:rPr>
            </w:pPr>
          </w:p>
          <w:p w14:paraId="237EC8C1" w14:textId="77777777" w:rsidR="00B1537C" w:rsidRDefault="00B1537C" w:rsidP="00CA6321">
            <w:pPr>
              <w:pStyle w:val="P68B1DB1-Ttulo16"/>
              <w:jc w:val="left"/>
              <w:rPr>
                <w:sz w:val="24"/>
                <w:szCs w:val="24"/>
              </w:rPr>
            </w:pPr>
          </w:p>
          <w:p w14:paraId="3742A95C" w14:textId="6216E5E7" w:rsidR="00E635B4" w:rsidRPr="0045642B" w:rsidRDefault="00E635B4" w:rsidP="00CA6321">
            <w:pPr>
              <w:pStyle w:val="P68B1DB1-Ttulo16"/>
              <w:jc w:val="left"/>
              <w:rPr>
                <w:sz w:val="24"/>
                <w:szCs w:val="24"/>
              </w:rPr>
            </w:pPr>
            <w:r w:rsidRPr="0045642B">
              <w:rPr>
                <w:sz w:val="24"/>
                <w:szCs w:val="24"/>
              </w:rPr>
              <w:t xml:space="preserve">Parte IV. Cronograma de Entregas </w:t>
            </w:r>
          </w:p>
          <w:p w14:paraId="1367F7B4" w14:textId="77777777" w:rsidR="00E635B4" w:rsidRPr="00B1537C" w:rsidRDefault="00E635B4" w:rsidP="00CA6321">
            <w:pPr>
              <w:pStyle w:val="Title"/>
              <w:jc w:val="left"/>
              <w:rPr>
                <w:b/>
                <w:sz w:val="24"/>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2"/>
              <w:gridCol w:w="1352"/>
              <w:gridCol w:w="1457"/>
              <w:gridCol w:w="1158"/>
            </w:tblGrid>
            <w:tr w:rsidR="00E635B4" w:rsidRPr="00334365" w14:paraId="5D891D3D" w14:textId="77777777" w:rsidTr="00FD22D9">
              <w:trPr>
                <w:trHeight w:val="3415"/>
              </w:trPr>
              <w:tc>
                <w:tcPr>
                  <w:tcW w:w="1412" w:type="dxa"/>
                  <w:vAlign w:val="center"/>
                </w:tcPr>
                <w:p w14:paraId="16968098" w14:textId="77777777" w:rsidR="00E635B4" w:rsidRPr="0045642B" w:rsidRDefault="00E635B4" w:rsidP="00CA6321">
                  <w:pPr>
                    <w:pStyle w:val="P68B1DB1-Ttulo16"/>
                    <w:rPr>
                      <w:sz w:val="24"/>
                      <w:szCs w:val="24"/>
                    </w:rPr>
                  </w:pPr>
                  <w:r w:rsidRPr="0045642B">
                    <w:rPr>
                      <w:sz w:val="24"/>
                      <w:szCs w:val="24"/>
                    </w:rPr>
                    <w:t>Informes Requeridos</w:t>
                  </w:r>
                </w:p>
                <w:p w14:paraId="26D016A5" w14:textId="77777777" w:rsidR="00E635B4" w:rsidRPr="0045642B" w:rsidRDefault="00E635B4" w:rsidP="00CA6321">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14:paraId="1801801A" w14:textId="77777777" w:rsidR="00E635B4" w:rsidRPr="0045642B" w:rsidRDefault="00E635B4" w:rsidP="00CA6321">
                  <w:pPr>
                    <w:pStyle w:val="P68B1DB1-Ttulo16"/>
                    <w:rPr>
                      <w:sz w:val="24"/>
                      <w:szCs w:val="24"/>
                    </w:rPr>
                  </w:pPr>
                  <w:r w:rsidRPr="0045642B">
                    <w:rPr>
                      <w:sz w:val="24"/>
                      <w:szCs w:val="24"/>
                    </w:rPr>
                    <w:t>Fecha de Vencimiento de Entrega</w:t>
                  </w:r>
                </w:p>
              </w:tc>
              <w:tc>
                <w:tcPr>
                  <w:tcW w:w="1457" w:type="dxa"/>
                  <w:vAlign w:val="center"/>
                </w:tcPr>
                <w:p w14:paraId="0C9C15DA" w14:textId="77777777" w:rsidR="00E635B4" w:rsidRPr="0045642B" w:rsidRDefault="00E635B4" w:rsidP="00CA6321">
                  <w:pPr>
                    <w:pStyle w:val="P68B1DB1-Ttulo16"/>
                    <w:rPr>
                      <w:sz w:val="24"/>
                      <w:szCs w:val="24"/>
                    </w:rPr>
                  </w:pPr>
                  <w:r w:rsidRPr="0045642B">
                    <w:rPr>
                      <w:sz w:val="24"/>
                      <w:szCs w:val="24"/>
                    </w:rPr>
                    <w:t>Instrucciones de Entrega</w:t>
                  </w:r>
                </w:p>
                <w:p w14:paraId="5AFF0CB5" w14:textId="77777777" w:rsidR="00E635B4" w:rsidRPr="0045642B" w:rsidRDefault="00E635B4" w:rsidP="00CA6321">
                  <w:pPr>
                    <w:pStyle w:val="P68B1DB1-Ttulo17"/>
                    <w:rPr>
                      <w:sz w:val="24"/>
                      <w:szCs w:val="24"/>
                    </w:rPr>
                  </w:pPr>
                  <w:r w:rsidRPr="0045642B">
                    <w:rPr>
                      <w:sz w:val="24"/>
                      <w:szCs w:val="24"/>
                    </w:rPr>
                    <w:t>(# de copias, físicas o transmisiones electrónicas, formatos, nombres de los revisores, etc.)</w:t>
                  </w:r>
                </w:p>
              </w:tc>
              <w:tc>
                <w:tcPr>
                  <w:tcW w:w="1158" w:type="dxa"/>
                </w:tcPr>
                <w:p w14:paraId="059764A8" w14:textId="77777777" w:rsidR="00E635B4" w:rsidRPr="0045642B" w:rsidRDefault="00E635B4" w:rsidP="00CA6321">
                  <w:pPr>
                    <w:pStyle w:val="P68B1DB1-Ttulo19"/>
                    <w:rPr>
                      <w:sz w:val="24"/>
                      <w:szCs w:val="24"/>
                    </w:rPr>
                  </w:pPr>
                  <w:r w:rsidRPr="0045642B">
                    <w:rPr>
                      <w:sz w:val="24"/>
                      <w:szCs w:val="24"/>
                    </w:rPr>
                    <w:t xml:space="preserve">Precio Fijo (moneda) </w:t>
                  </w:r>
                </w:p>
                <w:p w14:paraId="1BFD3FE6" w14:textId="77777777" w:rsidR="00E635B4" w:rsidRPr="0045642B" w:rsidRDefault="00E635B4" w:rsidP="00CA6321">
                  <w:pPr>
                    <w:pStyle w:val="P68B1DB1-Ttulo19"/>
                    <w:rPr>
                      <w:sz w:val="24"/>
                      <w:szCs w:val="24"/>
                    </w:rPr>
                  </w:pPr>
                  <w:r w:rsidRPr="0045642B">
                    <w:rPr>
                      <w:sz w:val="24"/>
                      <w:szCs w:val="24"/>
                    </w:rPr>
                    <w:t>(no se requiere si es tarifa horaria)</w:t>
                  </w:r>
                </w:p>
              </w:tc>
            </w:tr>
            <w:tr w:rsidR="00E635B4" w:rsidRPr="00334365" w14:paraId="1612E06C" w14:textId="77777777" w:rsidTr="00FD22D9">
              <w:trPr>
                <w:trHeight w:val="852"/>
              </w:trPr>
              <w:tc>
                <w:tcPr>
                  <w:tcW w:w="1412" w:type="dxa"/>
                </w:tcPr>
                <w:p w14:paraId="7033A053" w14:textId="77777777" w:rsidR="00E635B4" w:rsidRPr="0045642B" w:rsidRDefault="00E635B4" w:rsidP="00CA6321">
                  <w:pPr>
                    <w:pStyle w:val="Title"/>
                    <w:jc w:val="left"/>
                    <w:rPr>
                      <w:b/>
                      <w:sz w:val="24"/>
                      <w:lang w:val="es-CR"/>
                    </w:rPr>
                  </w:pPr>
                </w:p>
              </w:tc>
              <w:tc>
                <w:tcPr>
                  <w:tcW w:w="1352" w:type="dxa"/>
                </w:tcPr>
                <w:p w14:paraId="079A70F7" w14:textId="77777777" w:rsidR="00E635B4" w:rsidRPr="0045642B" w:rsidRDefault="00E635B4" w:rsidP="00CA6321">
                  <w:pPr>
                    <w:pStyle w:val="Title"/>
                    <w:jc w:val="left"/>
                    <w:rPr>
                      <w:b/>
                      <w:sz w:val="24"/>
                      <w:lang w:val="es-CR"/>
                    </w:rPr>
                  </w:pPr>
                </w:p>
              </w:tc>
              <w:tc>
                <w:tcPr>
                  <w:tcW w:w="1457" w:type="dxa"/>
                </w:tcPr>
                <w:p w14:paraId="4AEC5AEB" w14:textId="77777777" w:rsidR="00E635B4" w:rsidRPr="0045642B" w:rsidRDefault="00E635B4" w:rsidP="00CA6321">
                  <w:pPr>
                    <w:pStyle w:val="Title"/>
                    <w:jc w:val="left"/>
                    <w:rPr>
                      <w:b/>
                      <w:sz w:val="24"/>
                      <w:lang w:val="es-CR"/>
                    </w:rPr>
                  </w:pPr>
                </w:p>
              </w:tc>
              <w:tc>
                <w:tcPr>
                  <w:tcW w:w="1158" w:type="dxa"/>
                </w:tcPr>
                <w:p w14:paraId="6868C322" w14:textId="77777777" w:rsidR="00E635B4" w:rsidRPr="0045642B" w:rsidRDefault="00E635B4" w:rsidP="00CA6321">
                  <w:pPr>
                    <w:pStyle w:val="Title"/>
                    <w:jc w:val="left"/>
                    <w:rPr>
                      <w:b/>
                      <w:sz w:val="24"/>
                      <w:highlight w:val="yellow"/>
                      <w:lang w:val="es-CR"/>
                    </w:rPr>
                  </w:pPr>
                </w:p>
              </w:tc>
            </w:tr>
            <w:tr w:rsidR="00E635B4" w:rsidRPr="00334365" w14:paraId="62E9A241" w14:textId="77777777" w:rsidTr="00FD22D9">
              <w:trPr>
                <w:trHeight w:val="852"/>
              </w:trPr>
              <w:tc>
                <w:tcPr>
                  <w:tcW w:w="1412" w:type="dxa"/>
                </w:tcPr>
                <w:p w14:paraId="6D384661" w14:textId="77777777" w:rsidR="00E635B4" w:rsidRPr="0045642B" w:rsidRDefault="00E635B4" w:rsidP="00CA6321">
                  <w:pPr>
                    <w:pStyle w:val="Title"/>
                    <w:jc w:val="left"/>
                    <w:rPr>
                      <w:b/>
                      <w:sz w:val="24"/>
                      <w:lang w:val="es-CR"/>
                    </w:rPr>
                  </w:pPr>
                </w:p>
              </w:tc>
              <w:tc>
                <w:tcPr>
                  <w:tcW w:w="1352" w:type="dxa"/>
                </w:tcPr>
                <w:p w14:paraId="22F0EB74" w14:textId="77777777" w:rsidR="00E635B4" w:rsidRPr="0045642B" w:rsidRDefault="00E635B4" w:rsidP="00CA6321">
                  <w:pPr>
                    <w:pStyle w:val="Title"/>
                    <w:jc w:val="left"/>
                    <w:rPr>
                      <w:b/>
                      <w:sz w:val="24"/>
                      <w:lang w:val="es-CR"/>
                    </w:rPr>
                  </w:pPr>
                </w:p>
              </w:tc>
              <w:tc>
                <w:tcPr>
                  <w:tcW w:w="1457" w:type="dxa"/>
                </w:tcPr>
                <w:p w14:paraId="0F85907E" w14:textId="77777777" w:rsidR="00E635B4" w:rsidRPr="0045642B" w:rsidRDefault="00E635B4" w:rsidP="00CA6321">
                  <w:pPr>
                    <w:pStyle w:val="Title"/>
                    <w:jc w:val="left"/>
                    <w:rPr>
                      <w:b/>
                      <w:sz w:val="24"/>
                      <w:lang w:val="es-CR"/>
                    </w:rPr>
                  </w:pPr>
                </w:p>
              </w:tc>
              <w:tc>
                <w:tcPr>
                  <w:tcW w:w="1158" w:type="dxa"/>
                </w:tcPr>
                <w:p w14:paraId="1204F2F7" w14:textId="77777777" w:rsidR="00E635B4" w:rsidRPr="0045642B" w:rsidRDefault="00E635B4" w:rsidP="00CA6321">
                  <w:pPr>
                    <w:pStyle w:val="Title"/>
                    <w:jc w:val="left"/>
                    <w:rPr>
                      <w:b/>
                      <w:sz w:val="24"/>
                      <w:highlight w:val="yellow"/>
                      <w:lang w:val="es-CR"/>
                    </w:rPr>
                  </w:pPr>
                </w:p>
              </w:tc>
            </w:tr>
            <w:tr w:rsidR="00E635B4" w:rsidRPr="00334365" w14:paraId="7EA6C7C2" w14:textId="77777777" w:rsidTr="00FD22D9">
              <w:trPr>
                <w:trHeight w:val="835"/>
              </w:trPr>
              <w:tc>
                <w:tcPr>
                  <w:tcW w:w="1412" w:type="dxa"/>
                </w:tcPr>
                <w:p w14:paraId="38027E1E" w14:textId="77777777" w:rsidR="00E635B4" w:rsidRPr="0045642B" w:rsidRDefault="00E635B4" w:rsidP="00CA6321">
                  <w:pPr>
                    <w:pStyle w:val="Title"/>
                    <w:jc w:val="left"/>
                    <w:rPr>
                      <w:b/>
                      <w:sz w:val="24"/>
                      <w:lang w:val="es-CR"/>
                    </w:rPr>
                  </w:pPr>
                </w:p>
              </w:tc>
              <w:tc>
                <w:tcPr>
                  <w:tcW w:w="1352" w:type="dxa"/>
                </w:tcPr>
                <w:p w14:paraId="52AD0AF5" w14:textId="77777777" w:rsidR="00E635B4" w:rsidRPr="0045642B" w:rsidRDefault="00E635B4" w:rsidP="00CA6321">
                  <w:pPr>
                    <w:pStyle w:val="Title"/>
                    <w:jc w:val="left"/>
                    <w:rPr>
                      <w:b/>
                      <w:sz w:val="24"/>
                      <w:lang w:val="es-CR"/>
                    </w:rPr>
                  </w:pPr>
                </w:p>
              </w:tc>
              <w:tc>
                <w:tcPr>
                  <w:tcW w:w="1457" w:type="dxa"/>
                </w:tcPr>
                <w:p w14:paraId="538A2C79" w14:textId="77777777" w:rsidR="00E635B4" w:rsidRPr="0045642B" w:rsidRDefault="00E635B4" w:rsidP="00CA6321">
                  <w:pPr>
                    <w:pStyle w:val="Title"/>
                    <w:jc w:val="left"/>
                    <w:rPr>
                      <w:b/>
                      <w:sz w:val="24"/>
                      <w:lang w:val="es-CR"/>
                    </w:rPr>
                  </w:pPr>
                </w:p>
              </w:tc>
              <w:tc>
                <w:tcPr>
                  <w:tcW w:w="1158" w:type="dxa"/>
                </w:tcPr>
                <w:p w14:paraId="76D90521" w14:textId="77777777" w:rsidR="00E635B4" w:rsidRPr="0045642B" w:rsidRDefault="00E635B4" w:rsidP="00CA6321">
                  <w:pPr>
                    <w:pStyle w:val="Title"/>
                    <w:jc w:val="left"/>
                    <w:rPr>
                      <w:b/>
                      <w:sz w:val="24"/>
                      <w:highlight w:val="yellow"/>
                      <w:lang w:val="es-CR"/>
                    </w:rPr>
                  </w:pPr>
                </w:p>
              </w:tc>
            </w:tr>
          </w:tbl>
          <w:p w14:paraId="5F4A5895" w14:textId="77777777" w:rsidR="00E635B4" w:rsidRPr="0045642B" w:rsidRDefault="00E635B4" w:rsidP="00CA6321">
            <w:pPr>
              <w:spacing w:before="92"/>
              <w:ind w:right="229"/>
              <w:rPr>
                <w:b/>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3903"/>
            </w:tblGrid>
            <w:tr w:rsidR="00E635B4" w:rsidRPr="0045642B" w14:paraId="0E824FCD" w14:textId="77777777" w:rsidTr="00B1537C">
              <w:trPr>
                <w:cantSplit/>
                <w:trHeight w:val="78"/>
              </w:trPr>
              <w:tc>
                <w:tcPr>
                  <w:tcW w:w="5379" w:type="dxa"/>
                  <w:gridSpan w:val="2"/>
                  <w:shd w:val="clear" w:color="auto" w:fill="auto"/>
                </w:tcPr>
                <w:p w14:paraId="423536C1" w14:textId="77777777" w:rsidR="00E635B4" w:rsidRPr="0045642B" w:rsidRDefault="00E635B4" w:rsidP="00CA6321">
                  <w:pPr>
                    <w:pStyle w:val="P68B1DB1-Normal3"/>
                    <w:rPr>
                      <w:sz w:val="24"/>
                      <w:szCs w:val="24"/>
                    </w:rPr>
                  </w:pPr>
                  <w:r w:rsidRPr="0045642B">
                    <w:rPr>
                      <w:sz w:val="24"/>
                      <w:szCs w:val="24"/>
                    </w:rPr>
                    <w:t>Parte V. Directrices Administrativas</w:t>
                  </w:r>
                </w:p>
              </w:tc>
            </w:tr>
            <w:tr w:rsidR="00E635B4" w:rsidRPr="00334365" w14:paraId="57BB88D2" w14:textId="77777777" w:rsidTr="00B1537C">
              <w:trPr>
                <w:cantSplit/>
                <w:trHeight w:val="78"/>
              </w:trPr>
              <w:tc>
                <w:tcPr>
                  <w:tcW w:w="1476" w:type="dxa"/>
                </w:tcPr>
                <w:p w14:paraId="383C1C1A" w14:textId="77777777" w:rsidR="00E635B4" w:rsidRPr="0045642B" w:rsidRDefault="00E635B4" w:rsidP="00CA6321">
                  <w:pPr>
                    <w:pStyle w:val="P68B1DB1-Ttulo17"/>
                    <w:jc w:val="left"/>
                    <w:rPr>
                      <w:sz w:val="24"/>
                      <w:szCs w:val="24"/>
                    </w:rPr>
                  </w:pPr>
                  <w:r w:rsidRPr="0045642B">
                    <w:rPr>
                      <w:sz w:val="24"/>
                      <w:szCs w:val="24"/>
                    </w:rPr>
                    <w:t>Número Máximo de Horas Autorizadas</w:t>
                  </w:r>
                </w:p>
              </w:tc>
              <w:tc>
                <w:tcPr>
                  <w:tcW w:w="3903" w:type="dxa"/>
                </w:tcPr>
                <w:p w14:paraId="750EE6DC" w14:textId="77777777" w:rsidR="00E635B4" w:rsidRPr="0045642B" w:rsidRDefault="00E635B4" w:rsidP="00CA6321">
                  <w:pPr>
                    <w:pStyle w:val="P68B1DB1-Ttulo20"/>
                    <w:jc w:val="left"/>
                    <w:rPr>
                      <w:sz w:val="24"/>
                      <w:szCs w:val="24"/>
                    </w:rPr>
                  </w:pPr>
                  <w:r w:rsidRPr="0045642B">
                    <w:rPr>
                      <w:sz w:val="24"/>
                      <w:szCs w:val="24"/>
                    </w:rPr>
                    <w:t>(No se requiere si el precio es fijo)</w:t>
                  </w:r>
                </w:p>
              </w:tc>
            </w:tr>
            <w:tr w:rsidR="00E635B4" w:rsidRPr="0045642B" w14:paraId="7F018B69" w14:textId="77777777" w:rsidTr="00B1537C">
              <w:trPr>
                <w:cantSplit/>
                <w:trHeight w:val="78"/>
              </w:trPr>
              <w:tc>
                <w:tcPr>
                  <w:tcW w:w="1476" w:type="dxa"/>
                </w:tcPr>
                <w:p w14:paraId="507CC6B7" w14:textId="77777777" w:rsidR="00E635B4" w:rsidRPr="0045642B" w:rsidRDefault="00E635B4" w:rsidP="00CA6321">
                  <w:pPr>
                    <w:pStyle w:val="P68B1DB1-Ttulo17"/>
                    <w:jc w:val="left"/>
                    <w:rPr>
                      <w:sz w:val="24"/>
                      <w:szCs w:val="24"/>
                    </w:rPr>
                  </w:pPr>
                  <w:r w:rsidRPr="0045642B">
                    <w:rPr>
                      <w:sz w:val="24"/>
                      <w:szCs w:val="24"/>
                    </w:rPr>
                    <w:t>Monto Total de Gastos Autorizados</w:t>
                  </w:r>
                </w:p>
              </w:tc>
              <w:tc>
                <w:tcPr>
                  <w:tcW w:w="3903" w:type="dxa"/>
                </w:tcPr>
                <w:p w14:paraId="5DE03FEF" w14:textId="77777777" w:rsidR="00E635B4" w:rsidRPr="0045642B" w:rsidRDefault="00E635B4" w:rsidP="00CA6321">
                  <w:pPr>
                    <w:pStyle w:val="P68B1DB1-Ttulo20"/>
                    <w:jc w:val="left"/>
                    <w:rPr>
                      <w:sz w:val="24"/>
                      <w:szCs w:val="24"/>
                    </w:rPr>
                  </w:pPr>
                  <w:r w:rsidRPr="0045642B">
                    <w:rPr>
                      <w:sz w:val="24"/>
                      <w:szCs w:val="24"/>
                    </w:rPr>
                    <w:t>Moneda</w:t>
                  </w:r>
                </w:p>
              </w:tc>
            </w:tr>
            <w:tr w:rsidR="00E635B4" w:rsidRPr="00334365" w14:paraId="600E69E9" w14:textId="77777777" w:rsidTr="00B1537C">
              <w:trPr>
                <w:cantSplit/>
                <w:trHeight w:val="78"/>
              </w:trPr>
              <w:tc>
                <w:tcPr>
                  <w:tcW w:w="1476" w:type="dxa"/>
                </w:tcPr>
                <w:p w14:paraId="794E484E" w14:textId="77777777" w:rsidR="00E635B4" w:rsidRPr="0045642B" w:rsidRDefault="00E635B4" w:rsidP="00CA6321">
                  <w:pPr>
                    <w:pStyle w:val="P68B1DB1-Ttulo17"/>
                    <w:jc w:val="left"/>
                    <w:rPr>
                      <w:sz w:val="24"/>
                      <w:szCs w:val="24"/>
                    </w:rPr>
                  </w:pPr>
                  <w:r w:rsidRPr="0045642B">
                    <w:rPr>
                      <w:sz w:val="24"/>
                      <w:szCs w:val="24"/>
                    </w:rPr>
                    <w:t>Viaje Autorizado</w:t>
                  </w:r>
                </w:p>
              </w:tc>
              <w:tc>
                <w:tcPr>
                  <w:tcW w:w="3903" w:type="dxa"/>
                </w:tcPr>
                <w:p w14:paraId="4B38E0A1" w14:textId="77777777" w:rsidR="00E635B4" w:rsidRPr="0045642B" w:rsidRDefault="00E635B4" w:rsidP="00CA6321">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00E635B4" w:rsidRPr="00334365" w14:paraId="7E43C96A" w14:textId="77777777" w:rsidTr="00B1537C">
              <w:trPr>
                <w:cantSplit/>
                <w:trHeight w:val="78"/>
              </w:trPr>
              <w:tc>
                <w:tcPr>
                  <w:tcW w:w="1476" w:type="dxa"/>
                </w:tcPr>
                <w:p w14:paraId="2401FF4A" w14:textId="77777777" w:rsidR="00E635B4" w:rsidRPr="0045642B" w:rsidRDefault="00E635B4" w:rsidP="00CA6321">
                  <w:pPr>
                    <w:pStyle w:val="P68B1DB1-Ttulo17"/>
                    <w:jc w:val="left"/>
                    <w:rPr>
                      <w:sz w:val="24"/>
                      <w:szCs w:val="24"/>
                    </w:rPr>
                  </w:pPr>
                  <w:r w:rsidRPr="0045642B">
                    <w:rPr>
                      <w:sz w:val="24"/>
                      <w:szCs w:val="24"/>
                    </w:rPr>
                    <w:t>Viajes y Transporte (si corresponde)</w:t>
                  </w:r>
                </w:p>
              </w:tc>
              <w:tc>
                <w:tcPr>
                  <w:tcW w:w="3903" w:type="dxa"/>
                </w:tcPr>
                <w:p w14:paraId="7BAB8615" w14:textId="77777777" w:rsidR="00E635B4" w:rsidRPr="0045642B" w:rsidRDefault="00E635B4" w:rsidP="00CA6321">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w:t>
                  </w:r>
                  <w:r w:rsidRPr="0045642B">
                    <w:rPr>
                      <w:sz w:val="24"/>
                      <w:szCs w:val="24"/>
                    </w:rPr>
                    <w:lastRenderedPageBreak/>
                    <w:t xml:space="preserve">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00E635B4" w:rsidRPr="00334365" w14:paraId="189549F3" w14:textId="77777777" w:rsidTr="00B1537C">
              <w:trPr>
                <w:cantSplit/>
                <w:trHeight w:val="78"/>
              </w:trPr>
              <w:tc>
                <w:tcPr>
                  <w:tcW w:w="1476" w:type="dxa"/>
                </w:tcPr>
                <w:p w14:paraId="0992D608" w14:textId="77777777" w:rsidR="00E635B4" w:rsidRPr="0045642B" w:rsidRDefault="00E635B4" w:rsidP="00CA6321">
                  <w:pPr>
                    <w:pStyle w:val="P68B1DB1-Ttulo17"/>
                    <w:jc w:val="left"/>
                    <w:rPr>
                      <w:sz w:val="24"/>
                      <w:szCs w:val="24"/>
                    </w:rPr>
                  </w:pPr>
                  <w:r w:rsidRPr="0045642B">
                    <w:rPr>
                      <w:sz w:val="24"/>
                      <w:szCs w:val="24"/>
                    </w:rPr>
                    <w:lastRenderedPageBreak/>
                    <w:t>Otros Gastos Extra</w:t>
                  </w:r>
                </w:p>
              </w:tc>
              <w:tc>
                <w:tcPr>
                  <w:tcW w:w="3903" w:type="dxa"/>
                </w:tcPr>
                <w:p w14:paraId="6129A162" w14:textId="77777777" w:rsidR="00E635B4" w:rsidRPr="0045642B" w:rsidRDefault="00E635B4" w:rsidP="00CA6321">
                  <w:pPr>
                    <w:pStyle w:val="P68B1DB1-Ttulo17"/>
                    <w:jc w:val="both"/>
                    <w:rPr>
                      <w:sz w:val="24"/>
                      <w:szCs w:val="24"/>
                    </w:rPr>
                  </w:pPr>
                  <w:r w:rsidRPr="0045642B">
                    <w:rPr>
                      <w:sz w:val="24"/>
                      <w:szCs w:val="24"/>
                    </w:rPr>
                    <w:t>PARTNERS autoriza los siguientes gastos extra:</w:t>
                  </w:r>
                </w:p>
                <w:p w14:paraId="15211A73" w14:textId="77777777" w:rsidR="00E635B4" w:rsidRPr="0045642B" w:rsidRDefault="00E635B4" w:rsidP="00CA6321">
                  <w:pPr>
                    <w:pStyle w:val="P68B1DB1-Ttulo18"/>
                    <w:jc w:val="both"/>
                    <w:rPr>
                      <w:sz w:val="24"/>
                      <w:szCs w:val="24"/>
                    </w:rPr>
                  </w:pPr>
                  <w:r w:rsidRPr="0045642B">
                    <w:rPr>
                      <w:sz w:val="24"/>
                      <w:szCs w:val="24"/>
                    </w:rPr>
                    <w:t xml:space="preserve">Inserte: </w:t>
                  </w:r>
                </w:p>
                <w:p w14:paraId="32006C32" w14:textId="77777777" w:rsidR="00E635B4" w:rsidRPr="0045642B" w:rsidRDefault="00E635B4" w:rsidP="00CA6321">
                  <w:pPr>
                    <w:pStyle w:val="P68B1DB1-Ttulo18"/>
                    <w:jc w:val="both"/>
                    <w:rPr>
                      <w:sz w:val="24"/>
                      <w:szCs w:val="24"/>
                    </w:rPr>
                  </w:pPr>
                  <w:r w:rsidRPr="0045642B">
                    <w:rPr>
                      <w:sz w:val="24"/>
                      <w:szCs w:val="24"/>
                    </w:rPr>
                    <w:t xml:space="preserve">Inserte: </w:t>
                  </w:r>
                </w:p>
                <w:p w14:paraId="55437967" w14:textId="77777777" w:rsidR="00E635B4" w:rsidRPr="0045642B" w:rsidRDefault="00E635B4" w:rsidP="00CA6321">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00E635B4" w:rsidRPr="00334365" w14:paraId="54A1E285" w14:textId="77777777" w:rsidTr="00B1537C">
              <w:trPr>
                <w:cantSplit/>
                <w:trHeight w:val="78"/>
              </w:trPr>
              <w:tc>
                <w:tcPr>
                  <w:tcW w:w="1476" w:type="dxa"/>
                </w:tcPr>
                <w:p w14:paraId="3242A77A" w14:textId="77777777" w:rsidR="00E635B4" w:rsidRPr="0045642B" w:rsidRDefault="00E635B4" w:rsidP="00CA6321">
                  <w:pPr>
                    <w:pStyle w:val="P68B1DB1-Ttulo17"/>
                    <w:jc w:val="left"/>
                    <w:rPr>
                      <w:sz w:val="24"/>
                      <w:szCs w:val="24"/>
                    </w:rPr>
                  </w:pPr>
                  <w:r w:rsidRPr="0045642B">
                    <w:rPr>
                      <w:sz w:val="24"/>
                      <w:szCs w:val="24"/>
                    </w:rPr>
                    <w:t>Finalización del Reporte de Gastos</w:t>
                  </w:r>
                </w:p>
              </w:tc>
              <w:tc>
                <w:tcPr>
                  <w:tcW w:w="3903" w:type="dxa"/>
                </w:tcPr>
                <w:p w14:paraId="421FAFA3" w14:textId="52680BCB" w:rsidR="00E635B4" w:rsidRPr="0045642B" w:rsidRDefault="00E635B4" w:rsidP="00CA6321">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00B1537C" w:rsidRPr="0045642B">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w:t>
                  </w:r>
                  <w:del w:id="174" w:author="Victor Ricardo Gomez Guerra" w:date="2022-07-27T16:07:00Z">
                    <w:r w:rsidRPr="0045642B" w:rsidDel="00504413">
                      <w:rPr>
                        <w:sz w:val="24"/>
                        <w:szCs w:val="24"/>
                      </w:rPr>
                      <w:delText xml:space="preserve">viaja,  </w:delText>
                    </w:r>
                    <w:r w:rsidRPr="00B1537C" w:rsidDel="00504413">
                      <w:rPr>
                        <w:b/>
                        <w:bCs/>
                        <w:sz w:val="24"/>
                        <w:szCs w:val="24"/>
                        <w:u w:val="single"/>
                      </w:rPr>
                      <w:delText>se</w:delText>
                    </w:r>
                  </w:del>
                  <w:ins w:id="175" w:author="Victor Ricardo Gomez Guerra" w:date="2022-07-27T16:07:00Z">
                    <w:r w:rsidR="00504413" w:rsidRPr="0045642B">
                      <w:rPr>
                        <w:sz w:val="24"/>
                        <w:szCs w:val="24"/>
                      </w:rPr>
                      <w:t>viaja, se</w:t>
                    </w:r>
                  </w:ins>
                  <w:r w:rsidRPr="00B1537C">
                    <w:rPr>
                      <w:b/>
                      <w:bCs/>
                      <w:sz w:val="24"/>
                      <w:szCs w:val="24"/>
                      <w:u w:val="single"/>
                    </w:rPr>
                    <w:t xml:space="preserve"> deberán presentar ​​los pasajes aéreos originales, las tarjetas de embarque y el itinerario</w:t>
                  </w:r>
                  <w:r w:rsidRPr="0045642B">
                    <w:rPr>
                      <w:sz w:val="24"/>
                      <w:szCs w:val="24"/>
                    </w:rPr>
                    <w:t>, incluso si PARTNERS compra el tiquete aéreo para el CONSULTOR.</w:t>
                  </w:r>
                </w:p>
              </w:tc>
            </w:tr>
          </w:tbl>
          <w:p w14:paraId="617BEE24" w14:textId="77777777" w:rsidR="00E635B4" w:rsidRPr="0045642B" w:rsidRDefault="00E635B4" w:rsidP="00CA6321">
            <w:pPr>
              <w:pStyle w:val="Title"/>
              <w:jc w:val="left"/>
              <w:rPr>
                <w:b/>
                <w:sz w:val="24"/>
                <w:lang w:val="es-CR"/>
              </w:rPr>
            </w:pPr>
          </w:p>
          <w:p w14:paraId="6A6BD582" w14:textId="77777777" w:rsidR="00E635B4" w:rsidRPr="0045642B" w:rsidRDefault="00E635B4" w:rsidP="00CA6321">
            <w:pPr>
              <w:pStyle w:val="P68B1DB1-Ttulo16"/>
              <w:jc w:val="left"/>
              <w:rPr>
                <w:sz w:val="24"/>
                <w:szCs w:val="24"/>
              </w:rPr>
            </w:pPr>
            <w:r w:rsidRPr="0045642B">
              <w:rPr>
                <w:sz w:val="24"/>
                <w:szCs w:val="24"/>
              </w:rPr>
              <w:t>Parte VI. Condiciones Especiales</w:t>
            </w:r>
          </w:p>
          <w:p w14:paraId="45EAD4C9" w14:textId="77777777" w:rsidR="00E635B4" w:rsidRPr="0045642B" w:rsidRDefault="00E635B4" w:rsidP="00CA6321">
            <w:pPr>
              <w:pStyle w:val="Title"/>
              <w:jc w:val="left"/>
              <w:rPr>
                <w:sz w:val="24"/>
                <w:lang w:val="es-CR"/>
              </w:rPr>
            </w:pPr>
          </w:p>
          <w:p w14:paraId="07B4BE9A" w14:textId="30B78C01" w:rsidR="00F01D5C" w:rsidRPr="0045642B" w:rsidRDefault="00E635B4" w:rsidP="00CA6321">
            <w:pPr>
              <w:pStyle w:val="P68B1DB1-Ttulo18"/>
              <w:jc w:val="both"/>
              <w:rPr>
                <w:sz w:val="24"/>
                <w:szCs w:val="24"/>
              </w:rPr>
            </w:pPr>
            <w:r w:rsidRPr="0045642B">
              <w:rPr>
                <w:sz w:val="24"/>
                <w:szCs w:val="24"/>
              </w:rPr>
              <w:t xml:space="preserve">(Inserte cualquier requisito contractual especial del Contrato Principal que el CONSULTOR deba tener en cuenta; por </w:t>
            </w:r>
            <w:del w:id="176" w:author="Victor Ricardo Gomez Guerra" w:date="2022-07-27T16:08:00Z">
              <w:r w:rsidRPr="0045642B" w:rsidDel="00504413">
                <w:rPr>
                  <w:sz w:val="24"/>
                  <w:szCs w:val="24"/>
                  <w:u w:val="single"/>
                </w:rPr>
                <w:delText>ejemplo</w:delText>
              </w:r>
              <w:r w:rsidRPr="0045642B" w:rsidDel="00504413">
                <w:rPr>
                  <w:sz w:val="24"/>
                  <w:szCs w:val="24"/>
                </w:rPr>
                <w:delText>,  el</w:delText>
              </w:r>
            </w:del>
            <w:ins w:id="177" w:author="Victor Ricardo Gomez Guerra" w:date="2022-07-27T16:08:00Z">
              <w:r w:rsidR="00504413" w:rsidRPr="0045642B">
                <w:rPr>
                  <w:sz w:val="24"/>
                  <w:szCs w:val="24"/>
                  <w:u w:val="single"/>
                </w:rPr>
                <w:t>ejemplo</w:t>
              </w:r>
              <w:r w:rsidR="00504413" w:rsidRPr="0045642B">
                <w:rPr>
                  <w:sz w:val="24"/>
                  <w:szCs w:val="24"/>
                </w:rPr>
                <w:t>, el</w:t>
              </w:r>
            </w:ins>
            <w:r w:rsidRPr="0045642B">
              <w:rPr>
                <w:sz w:val="24"/>
                <w:szCs w:val="24"/>
              </w:rPr>
              <w:t xml:space="preserve"> uso de propiedades del gobierno o del contratista, requisitos de marca y marcado, etc.</w:t>
            </w:r>
          </w:p>
        </w:tc>
      </w:tr>
    </w:tbl>
    <w:p w14:paraId="304A0D78" w14:textId="77777777" w:rsidR="00DD71FF" w:rsidRPr="0045642B" w:rsidRDefault="00DD71FF" w:rsidP="00CA6321">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944A0D" w14:paraId="618BE9D9" w14:textId="77777777" w:rsidTr="00F03FB0">
        <w:tc>
          <w:tcPr>
            <w:tcW w:w="5400" w:type="dxa"/>
          </w:tcPr>
          <w:p w14:paraId="4E5620AC" w14:textId="7FFD3793" w:rsidR="00106C90" w:rsidRPr="0045642B" w:rsidRDefault="00106C90" w:rsidP="00CA6321">
            <w:pPr>
              <w:pStyle w:val="TOC1"/>
              <w:jc w:val="center"/>
            </w:pPr>
            <w:r w:rsidRPr="0045642B">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14:paraId="59303BC0" w14:textId="77777777" w:rsidR="00106C90" w:rsidRPr="0045642B" w:rsidRDefault="00106C90" w:rsidP="00CA6321"/>
          <w:p w14:paraId="2A7129B7" w14:textId="6CFD0D39" w:rsidR="00106C90" w:rsidRPr="0045642B" w:rsidRDefault="00106C90" w:rsidP="00CA6321">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ins w:id="178" w:author="Sara Taylor" w:date="2022-08-09T19:05:00Z">
              <w:r w:rsidR="00203F62">
                <w:t>s</w:t>
              </w:r>
            </w:ins>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w:t>
            </w:r>
            <w:ins w:id="179" w:author="Sara Taylor" w:date="2022-08-09T19:05:00Z">
              <w:r w:rsidR="00203F62" w:rsidRPr="00203F62">
                <w:rPr>
                  <w:rPrChange w:id="180" w:author="Sara Taylor" w:date="2022-08-09T19:05:00Z">
                    <w:rPr>
                      <w:lang w:val="es-CR"/>
                    </w:rPr>
                  </w:rPrChange>
                </w:rPr>
                <w:t>, INC, Sucursal Colombia</w:t>
              </w:r>
            </w:ins>
            <w:r w:rsidRPr="0045642B">
              <w:t xml:space="preserve">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14:paraId="525A19B6" w14:textId="77777777" w:rsidR="00106C90" w:rsidRPr="0045642B" w:rsidRDefault="00106C90" w:rsidP="00CA6321"/>
          <w:p w14:paraId="364285C2" w14:textId="77777777" w:rsidR="00C12EFA" w:rsidRPr="0045642B" w:rsidRDefault="00C12EFA" w:rsidP="00CA6321"/>
          <w:p w14:paraId="659938DA"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Introduction</w:t>
            </w:r>
          </w:p>
          <w:p w14:paraId="4226E5F3" w14:textId="77777777" w:rsidR="00106C90" w:rsidRPr="0045642B" w:rsidRDefault="00106C90" w:rsidP="00CA6321">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14:paraId="6950848D" w14:textId="77777777" w:rsidR="00106C90" w:rsidRPr="0045642B" w:rsidRDefault="00106C90" w:rsidP="00CA6321">
            <w:pPr>
              <w:pStyle w:val="BodyText"/>
              <w:spacing w:before="8"/>
              <w:jc w:val="both"/>
              <w:rPr>
                <w:rFonts w:ascii="Times New Roman" w:hAnsi="Times New Roman"/>
                <w:sz w:val="24"/>
              </w:rPr>
            </w:pPr>
          </w:p>
          <w:p w14:paraId="50F9F6EE"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Confidentiality</w:t>
            </w:r>
          </w:p>
          <w:p w14:paraId="2082DCE8" w14:textId="77777777" w:rsidR="00106C90" w:rsidRPr="0045642B" w:rsidRDefault="00106C90" w:rsidP="00CA6321">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14:paraId="57617EF4" w14:textId="77777777" w:rsidR="00106C90" w:rsidRPr="0045642B" w:rsidRDefault="00106C90" w:rsidP="00CA6321">
            <w:pPr>
              <w:jc w:val="both"/>
            </w:pPr>
          </w:p>
          <w:p w14:paraId="52504C34"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14:paraId="6D884081" w14:textId="77777777" w:rsidR="00106C90" w:rsidRPr="0045642B" w:rsidRDefault="00106C90" w:rsidP="00CA6321">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14:paraId="1F1F77FF" w14:textId="77777777" w:rsidR="00106C90" w:rsidRPr="0045642B" w:rsidRDefault="00106C90" w:rsidP="00CA6321">
            <w:pPr>
              <w:jc w:val="both"/>
            </w:pPr>
          </w:p>
          <w:p w14:paraId="154B311B" w14:textId="77777777" w:rsidR="00106C90" w:rsidRPr="0045642B" w:rsidRDefault="00106C90" w:rsidP="00CA6321">
            <w:pPr>
              <w:jc w:val="both"/>
            </w:pPr>
            <w:r w:rsidRPr="0045642B">
              <w:t>Anyone working in the international arena should be aware of the US Foreign Corrupt Practices Act. The 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14:paraId="00A78685" w14:textId="77777777" w:rsidR="00106C90" w:rsidRPr="0045642B" w:rsidRDefault="00106C90" w:rsidP="00CA6321">
            <w:pPr>
              <w:pStyle w:val="BodyText"/>
              <w:spacing w:before="1"/>
              <w:jc w:val="both"/>
              <w:rPr>
                <w:rFonts w:ascii="Times New Roman" w:hAnsi="Times New Roman"/>
                <w:sz w:val="24"/>
              </w:rPr>
            </w:pPr>
          </w:p>
          <w:p w14:paraId="243FD8AB" w14:textId="388BF20E" w:rsidR="00C12EFA" w:rsidRDefault="00C12EFA" w:rsidP="00CA6321">
            <w:pPr>
              <w:pStyle w:val="BodyText"/>
              <w:spacing w:before="1"/>
              <w:jc w:val="both"/>
              <w:rPr>
                <w:rFonts w:ascii="Times New Roman" w:hAnsi="Times New Roman"/>
                <w:sz w:val="24"/>
              </w:rPr>
            </w:pPr>
          </w:p>
          <w:p w14:paraId="6BD1D8A7" w14:textId="77777777" w:rsidR="00BD3465" w:rsidRPr="0045642B" w:rsidRDefault="00BD3465" w:rsidP="00CA6321">
            <w:pPr>
              <w:pStyle w:val="BodyText"/>
              <w:spacing w:before="1"/>
              <w:jc w:val="both"/>
              <w:rPr>
                <w:rFonts w:ascii="Times New Roman" w:hAnsi="Times New Roman"/>
                <w:sz w:val="24"/>
              </w:rPr>
            </w:pPr>
          </w:p>
          <w:p w14:paraId="35E04827"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Harassment</w:t>
            </w:r>
          </w:p>
          <w:p w14:paraId="783CBD9B" w14:textId="77777777" w:rsidR="00106C90" w:rsidRPr="0045642B" w:rsidRDefault="00106C90" w:rsidP="00CA6321">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14:paraId="4D42ECE0" w14:textId="77777777" w:rsidR="00106C90" w:rsidRPr="0045642B" w:rsidRDefault="00106C90" w:rsidP="00CA6321">
            <w:pPr>
              <w:jc w:val="both"/>
            </w:pPr>
          </w:p>
          <w:p w14:paraId="1B863A19" w14:textId="77777777" w:rsidR="00106C90" w:rsidRPr="0045642B" w:rsidRDefault="00106C90" w:rsidP="00CA6321">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14:paraId="4F1B2F23" w14:textId="77777777" w:rsidR="00C12EFA" w:rsidRPr="0045642B" w:rsidRDefault="00C12EFA" w:rsidP="00CA6321">
            <w:pPr>
              <w:pStyle w:val="BodyText"/>
              <w:spacing w:before="2"/>
              <w:jc w:val="both"/>
              <w:rPr>
                <w:rFonts w:ascii="Times New Roman" w:hAnsi="Times New Roman"/>
                <w:sz w:val="24"/>
              </w:rPr>
            </w:pPr>
          </w:p>
          <w:p w14:paraId="61B3FCB6" w14:textId="77777777" w:rsidR="00C12EFA" w:rsidRPr="0045642B" w:rsidRDefault="00C12EFA" w:rsidP="00CA6321">
            <w:pPr>
              <w:pStyle w:val="BodyText"/>
              <w:spacing w:before="2"/>
              <w:jc w:val="both"/>
              <w:rPr>
                <w:rFonts w:ascii="Times New Roman" w:hAnsi="Times New Roman"/>
                <w:sz w:val="24"/>
              </w:rPr>
            </w:pPr>
          </w:p>
          <w:p w14:paraId="5F762E81"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Compliance</w:t>
            </w:r>
          </w:p>
          <w:p w14:paraId="53E2EAC5" w14:textId="77777777" w:rsidR="00106C90" w:rsidRPr="0045642B" w:rsidRDefault="00106C90" w:rsidP="00CA6321">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14:paraId="43557496" w14:textId="77777777" w:rsidR="00106C90" w:rsidRPr="0045642B" w:rsidRDefault="00106C90" w:rsidP="00CA6321">
            <w:pPr>
              <w:jc w:val="both"/>
            </w:pPr>
          </w:p>
          <w:p w14:paraId="532D28F1" w14:textId="77777777" w:rsidR="009F7A56" w:rsidRPr="0045642B" w:rsidRDefault="009F7A56" w:rsidP="00CA6321">
            <w:pPr>
              <w:jc w:val="both"/>
            </w:pPr>
          </w:p>
          <w:p w14:paraId="40668359" w14:textId="77777777" w:rsidR="00106C90" w:rsidRPr="0045642B" w:rsidRDefault="00106C90" w:rsidP="00CA6321">
            <w:pPr>
              <w:jc w:val="both"/>
            </w:pPr>
            <w:r w:rsidRPr="0045642B">
              <w:t>Partners of the Americas prohibits any retaliation against anyone who makes a good faith report of a suspected violation or who</w:t>
            </w:r>
            <w:r w:rsidRPr="0045642B">
              <w:rPr>
                <w:spacing w:val="1"/>
              </w:rPr>
              <w:t xml:space="preserve"> </w:t>
            </w:r>
            <w:r w:rsidRPr="0045642B">
              <w:t>participates in an investigation. There is to be no interference, coercion, discrimination, reprisal, or retaliation against any 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14:paraId="37C9B38A" w14:textId="6C716924" w:rsidR="00106C90" w:rsidRDefault="00106C90" w:rsidP="00CA6321">
            <w:pPr>
              <w:spacing w:before="1"/>
              <w:jc w:val="both"/>
              <w:rPr>
                <w:b/>
              </w:rPr>
            </w:pPr>
          </w:p>
          <w:p w14:paraId="55DB6843" w14:textId="77777777" w:rsidR="00BD3465" w:rsidRPr="0045642B" w:rsidRDefault="00BD3465" w:rsidP="00CA6321">
            <w:pPr>
              <w:spacing w:before="1"/>
              <w:jc w:val="both"/>
              <w:rPr>
                <w:b/>
              </w:rPr>
            </w:pPr>
          </w:p>
          <w:p w14:paraId="4FF9968A" w14:textId="77777777" w:rsidR="00106C90" w:rsidRPr="0045642B" w:rsidRDefault="00106C90"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35110B11" w14:textId="77777777" w:rsidR="00106C90" w:rsidRPr="0045642B" w:rsidRDefault="00106C90" w:rsidP="00CA6321">
            <w:pPr>
              <w:tabs>
                <w:tab w:val="left" w:pos="4608"/>
                <w:tab w:val="left" w:pos="5055"/>
                <w:tab w:val="left" w:pos="5103"/>
                <w:tab w:val="left" w:pos="7062"/>
              </w:tabs>
              <w:spacing w:before="1"/>
              <w:ind w:right="4115"/>
              <w:rPr>
                <w:b/>
              </w:rPr>
            </w:pPr>
          </w:p>
          <w:p w14:paraId="1BD51F81" w14:textId="3F5D1277" w:rsidR="00106C90" w:rsidRPr="0045642B" w:rsidRDefault="00255B7A" w:rsidP="00CA6321">
            <w:pPr>
              <w:tabs>
                <w:tab w:val="left" w:pos="4608"/>
                <w:tab w:val="left" w:pos="5055"/>
                <w:tab w:val="left" w:pos="5103"/>
                <w:tab w:val="left" w:pos="7062"/>
              </w:tabs>
              <w:spacing w:before="1"/>
              <w:ind w:right="4115"/>
              <w:rPr>
                <w:b/>
                <w:u w:val="single"/>
              </w:rPr>
            </w:pPr>
            <w:r w:rsidRPr="0045642B">
              <w:rPr>
                <w:b/>
              </w:rPr>
              <w:t>Signature</w:t>
            </w:r>
            <w:r w:rsidR="00106C90" w:rsidRPr="0045642B">
              <w:rPr>
                <w:b/>
              </w:rPr>
              <w:t>:</w:t>
            </w:r>
            <w:r w:rsidR="00106C90" w:rsidRPr="0045642B">
              <w:rPr>
                <w:b/>
                <w:u w:val="single"/>
              </w:rPr>
              <w:tab/>
            </w:r>
          </w:p>
          <w:p w14:paraId="0D38B6D8" w14:textId="77777777" w:rsidR="00106C90" w:rsidRPr="0045642B" w:rsidRDefault="00106C90" w:rsidP="00CA6321">
            <w:pPr>
              <w:tabs>
                <w:tab w:val="left" w:pos="4608"/>
                <w:tab w:val="left" w:pos="5055"/>
                <w:tab w:val="left" w:pos="5103"/>
                <w:tab w:val="left" w:pos="7062"/>
              </w:tabs>
              <w:spacing w:before="1"/>
              <w:ind w:right="4115"/>
              <w:rPr>
                <w:b/>
                <w:u w:val="single"/>
              </w:rPr>
            </w:pPr>
          </w:p>
          <w:p w14:paraId="69E26A55" w14:textId="5A265FDE" w:rsidR="00106C90" w:rsidRPr="0045642B" w:rsidRDefault="00106C90"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2E1632F2" w14:textId="77777777" w:rsidR="00106C90" w:rsidRPr="0045642B" w:rsidRDefault="00106C90" w:rsidP="00CA6321">
            <w:pPr>
              <w:tabs>
                <w:tab w:val="left" w:pos="4608"/>
                <w:tab w:val="left" w:pos="5055"/>
                <w:tab w:val="left" w:pos="5103"/>
                <w:tab w:val="left" w:pos="7062"/>
              </w:tabs>
              <w:spacing w:before="1"/>
              <w:ind w:right="4115"/>
              <w:rPr>
                <w:b/>
              </w:rPr>
            </w:pPr>
          </w:p>
          <w:p w14:paraId="24AD2F41" w14:textId="382B83DC" w:rsidR="00106C90" w:rsidRPr="0045642B" w:rsidRDefault="00106C90"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6DCAA06B" w14:textId="27A545E1" w:rsidR="00106C90" w:rsidRDefault="00106C90" w:rsidP="00CA6321">
            <w:pPr>
              <w:tabs>
                <w:tab w:val="left" w:pos="4608"/>
                <w:tab w:val="left" w:pos="5055"/>
                <w:tab w:val="left" w:pos="5103"/>
                <w:tab w:val="left" w:pos="7062"/>
              </w:tabs>
              <w:spacing w:before="1"/>
              <w:ind w:right="4115"/>
              <w:rPr>
                <w:b/>
              </w:rPr>
            </w:pPr>
          </w:p>
          <w:p w14:paraId="0A76861C" w14:textId="77777777" w:rsidR="00BD3465" w:rsidRPr="0045642B" w:rsidRDefault="00BD3465" w:rsidP="00CA6321">
            <w:pPr>
              <w:tabs>
                <w:tab w:val="left" w:pos="4608"/>
                <w:tab w:val="left" w:pos="5055"/>
                <w:tab w:val="left" w:pos="5103"/>
                <w:tab w:val="left" w:pos="7062"/>
              </w:tabs>
              <w:spacing w:before="1"/>
              <w:ind w:right="4115"/>
              <w:rPr>
                <w:b/>
              </w:rPr>
            </w:pPr>
          </w:p>
          <w:p w14:paraId="0EE39127" w14:textId="77777777" w:rsidR="00832B88" w:rsidRPr="0045642B" w:rsidRDefault="00832B88" w:rsidP="00BD3465">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14:paraId="4B443712" w14:textId="77777777" w:rsidR="00832B88" w:rsidRPr="0045642B" w:rsidRDefault="00832B88" w:rsidP="00CA6321">
            <w:pPr>
              <w:pStyle w:val="TOC1"/>
              <w:jc w:val="center"/>
            </w:pPr>
          </w:p>
          <w:p w14:paraId="13018655" w14:textId="00038A96" w:rsidR="00832B88" w:rsidRDefault="00832B88" w:rsidP="00CA6321">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14:paraId="22E848A1" w14:textId="4436FB71" w:rsidR="00BD3465" w:rsidRDefault="00BD3465" w:rsidP="00CA6321">
            <w:pPr>
              <w:jc w:val="both"/>
            </w:pPr>
          </w:p>
          <w:p w14:paraId="0C58F323" w14:textId="4B742FAD" w:rsidR="00BD3465" w:rsidRDefault="00BD3465" w:rsidP="00CA6321">
            <w:pPr>
              <w:jc w:val="both"/>
            </w:pPr>
          </w:p>
          <w:p w14:paraId="4355CEE6" w14:textId="77777777" w:rsidR="00BD3465" w:rsidRPr="0045642B" w:rsidRDefault="00BD3465" w:rsidP="00CA6321">
            <w:pPr>
              <w:jc w:val="both"/>
            </w:pPr>
          </w:p>
          <w:p w14:paraId="3C8B27B9" w14:textId="77777777" w:rsidR="00832B88" w:rsidRPr="0045642B" w:rsidRDefault="00832B88" w:rsidP="00CA6321">
            <w:pPr>
              <w:pStyle w:val="BodyText"/>
              <w:spacing w:before="2"/>
              <w:jc w:val="both"/>
              <w:rPr>
                <w:rFonts w:ascii="Times New Roman" w:hAnsi="Times New Roman"/>
                <w:sz w:val="24"/>
              </w:rPr>
            </w:pPr>
          </w:p>
          <w:p w14:paraId="417FAA91" w14:textId="77777777" w:rsidR="00832B88" w:rsidRPr="0045642B" w:rsidRDefault="00832B88" w:rsidP="00CA6321">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14:paraId="59BF45A8" w14:textId="77777777" w:rsidR="00832B88" w:rsidRPr="0045642B" w:rsidRDefault="00832B88" w:rsidP="00CA6321">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14:paraId="19E014BA" w14:textId="4DEF193B" w:rsidR="00832B88" w:rsidRDefault="00832B88" w:rsidP="00CA6321">
            <w:pPr>
              <w:pStyle w:val="BodyText"/>
              <w:spacing w:before="1"/>
              <w:jc w:val="both"/>
              <w:rPr>
                <w:rFonts w:ascii="Times New Roman" w:hAnsi="Times New Roman"/>
                <w:sz w:val="24"/>
              </w:rPr>
            </w:pPr>
          </w:p>
          <w:p w14:paraId="68A7D7CE" w14:textId="77777777" w:rsidR="00BD3465" w:rsidRPr="0045642B" w:rsidRDefault="00BD3465" w:rsidP="00CA6321">
            <w:pPr>
              <w:pStyle w:val="BodyText"/>
              <w:spacing w:before="1"/>
              <w:jc w:val="both"/>
              <w:rPr>
                <w:rFonts w:ascii="Times New Roman" w:hAnsi="Times New Roman"/>
                <w:sz w:val="24"/>
              </w:rPr>
            </w:pPr>
          </w:p>
          <w:p w14:paraId="4487DD1E" w14:textId="77777777" w:rsidR="00832B88" w:rsidRPr="0045642B" w:rsidRDefault="00832B88" w:rsidP="00CA6321">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14:paraId="2B3A8E8F" w14:textId="77777777" w:rsidR="00832B88" w:rsidRPr="0045642B" w:rsidRDefault="00832B88" w:rsidP="00CA6321">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14:paraId="007BC272" w14:textId="77777777" w:rsidR="00832B88" w:rsidRPr="0045642B" w:rsidRDefault="00832B88" w:rsidP="00CA6321">
            <w:pPr>
              <w:pStyle w:val="BodyText"/>
              <w:spacing w:before="1"/>
              <w:jc w:val="both"/>
              <w:rPr>
                <w:rFonts w:ascii="Times New Roman" w:hAnsi="Times New Roman"/>
                <w:sz w:val="24"/>
              </w:rPr>
            </w:pPr>
          </w:p>
          <w:p w14:paraId="26DF2F43" w14:textId="77777777" w:rsidR="00832B88" w:rsidRPr="0045642B" w:rsidRDefault="00832B88" w:rsidP="00CA6321">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14:paraId="5B24D862" w14:textId="0A0EDED8" w:rsidR="00832B88" w:rsidRDefault="00832B88" w:rsidP="00CA6321">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14:paraId="7787B23F" w14:textId="2BCE1A6B" w:rsidR="00BD3465" w:rsidRDefault="00BD3465" w:rsidP="00CA6321">
            <w:pPr>
              <w:jc w:val="both"/>
            </w:pPr>
          </w:p>
          <w:p w14:paraId="1CD83458" w14:textId="77777777" w:rsidR="00BD3465" w:rsidRPr="0045642B" w:rsidRDefault="00BD3465" w:rsidP="00CA6321">
            <w:pPr>
              <w:jc w:val="both"/>
            </w:pPr>
          </w:p>
          <w:p w14:paraId="2F8E120A" w14:textId="77777777" w:rsidR="00832B88" w:rsidRPr="0045642B" w:rsidRDefault="00832B88" w:rsidP="00CA6321">
            <w:pPr>
              <w:jc w:val="both"/>
            </w:pPr>
          </w:p>
          <w:p w14:paraId="7856D11C" w14:textId="77777777" w:rsidR="00832B88" w:rsidRPr="0045642B" w:rsidRDefault="00832B88" w:rsidP="00CA6321">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14:paraId="35A12A51" w14:textId="2D5CD3A9" w:rsidR="00832B88" w:rsidRDefault="00832B88" w:rsidP="00CA6321">
            <w:pPr>
              <w:jc w:val="both"/>
            </w:pPr>
          </w:p>
          <w:p w14:paraId="5D30BD01" w14:textId="31CFBB90" w:rsidR="00BD3465" w:rsidRDefault="00BD3465" w:rsidP="00CA6321">
            <w:pPr>
              <w:jc w:val="both"/>
            </w:pPr>
          </w:p>
          <w:p w14:paraId="095B41E2" w14:textId="77777777" w:rsidR="00BD3465" w:rsidRPr="0045642B" w:rsidRDefault="00BD3465" w:rsidP="00CA6321">
            <w:pPr>
              <w:jc w:val="both"/>
            </w:pPr>
          </w:p>
          <w:p w14:paraId="02E124BF" w14:textId="77777777" w:rsidR="00832B88" w:rsidRPr="0045642B" w:rsidRDefault="00832B88" w:rsidP="00CA6321">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14:paraId="6D411111" w14:textId="0CFB21EB" w:rsidR="00106C90" w:rsidRDefault="00106C90" w:rsidP="00CA6321">
            <w:pPr>
              <w:tabs>
                <w:tab w:val="left" w:pos="4608"/>
                <w:tab w:val="left" w:pos="5055"/>
                <w:tab w:val="left" w:pos="5103"/>
                <w:tab w:val="left" w:pos="7062"/>
              </w:tabs>
              <w:spacing w:before="1"/>
              <w:ind w:right="4115"/>
              <w:rPr>
                <w:b/>
              </w:rPr>
            </w:pPr>
          </w:p>
          <w:p w14:paraId="1950EB4C" w14:textId="77777777" w:rsidR="00BD3465" w:rsidRPr="0045642B" w:rsidRDefault="00BD3465" w:rsidP="00CA6321">
            <w:pPr>
              <w:tabs>
                <w:tab w:val="left" w:pos="4608"/>
                <w:tab w:val="left" w:pos="5055"/>
                <w:tab w:val="left" w:pos="5103"/>
                <w:tab w:val="left" w:pos="7062"/>
              </w:tabs>
              <w:spacing w:before="1"/>
              <w:ind w:right="4115"/>
              <w:rPr>
                <w:b/>
              </w:rPr>
            </w:pPr>
          </w:p>
          <w:p w14:paraId="7C89174A" w14:textId="77777777" w:rsidR="00481711" w:rsidRPr="0045642B" w:rsidRDefault="00481711" w:rsidP="00CA6321">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14:paraId="324F753C" w14:textId="77777777" w:rsidR="00481711" w:rsidRPr="0045642B" w:rsidRDefault="00481711" w:rsidP="00CA6321">
            <w:pPr>
              <w:jc w:val="both"/>
            </w:pPr>
          </w:p>
          <w:p w14:paraId="2D51424F" w14:textId="77777777" w:rsidR="00481711" w:rsidRPr="0045642B" w:rsidRDefault="00481711" w:rsidP="00CA6321">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14:paraId="21699D6E" w14:textId="77777777" w:rsidR="00481711" w:rsidRPr="0045642B" w:rsidRDefault="00481711" w:rsidP="00CA6321">
            <w:pPr>
              <w:jc w:val="both"/>
            </w:pPr>
          </w:p>
          <w:p w14:paraId="6BC9386F" w14:textId="77777777" w:rsidR="00481711" w:rsidRPr="0045642B" w:rsidRDefault="00481711" w:rsidP="00CA6321">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14:paraId="2186F25D"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510C8CF6"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14:paraId="69889587"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7DD45EB"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ED01519"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14:paraId="4FC639EC" w14:textId="505F7B8E" w:rsidR="00481711" w:rsidRDefault="00481711" w:rsidP="00CA6321">
            <w:pPr>
              <w:jc w:val="both"/>
            </w:pPr>
          </w:p>
          <w:p w14:paraId="7A13D238" w14:textId="6574B42A" w:rsidR="00BD3465" w:rsidRDefault="00BD3465" w:rsidP="00CA6321">
            <w:pPr>
              <w:jc w:val="both"/>
            </w:pPr>
          </w:p>
          <w:p w14:paraId="493098FB" w14:textId="77777777" w:rsidR="00BD3465" w:rsidRPr="0045642B" w:rsidRDefault="00BD3465" w:rsidP="00CA6321">
            <w:pPr>
              <w:jc w:val="both"/>
            </w:pPr>
          </w:p>
          <w:p w14:paraId="02A8E469" w14:textId="77777777" w:rsidR="00481711" w:rsidRPr="0045642B" w:rsidRDefault="00481711" w:rsidP="00CA6321">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14:paraId="244F432C" w14:textId="77777777" w:rsidR="00481711" w:rsidRPr="0045642B" w:rsidRDefault="00481711" w:rsidP="00CA6321">
            <w:pPr>
              <w:jc w:val="both"/>
            </w:pPr>
          </w:p>
          <w:p w14:paraId="0FD0BD37" w14:textId="77777777" w:rsidR="00481711" w:rsidRPr="0045642B" w:rsidRDefault="00481711" w:rsidP="00CA6321">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14:paraId="55F7A35F" w14:textId="77777777" w:rsidR="00481711" w:rsidRPr="0045642B" w:rsidRDefault="00481711" w:rsidP="00CA6321">
            <w:pPr>
              <w:jc w:val="both"/>
              <w:rPr>
                <w:b/>
                <w:spacing w:val="-47"/>
              </w:rPr>
            </w:pPr>
          </w:p>
          <w:p w14:paraId="18435CCA" w14:textId="77777777" w:rsidR="00481711" w:rsidRPr="0045642B" w:rsidRDefault="00481711" w:rsidP="00CA6321">
            <w:pPr>
              <w:jc w:val="both"/>
              <w:rPr>
                <w:b/>
                <w:spacing w:val="-47"/>
              </w:rPr>
            </w:pPr>
          </w:p>
          <w:p w14:paraId="2A8CDA2A" w14:textId="0BBB16E6" w:rsidR="00481711" w:rsidRPr="0045642B" w:rsidRDefault="00481711"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5331B595" w14:textId="77777777" w:rsidR="00481711" w:rsidRPr="0045642B" w:rsidRDefault="00481711" w:rsidP="00CA6321">
            <w:pPr>
              <w:tabs>
                <w:tab w:val="left" w:pos="4608"/>
                <w:tab w:val="left" w:pos="5055"/>
                <w:tab w:val="left" w:pos="5103"/>
                <w:tab w:val="left" w:pos="7062"/>
              </w:tabs>
              <w:spacing w:before="1"/>
              <w:ind w:right="4115"/>
              <w:rPr>
                <w:b/>
              </w:rPr>
            </w:pPr>
          </w:p>
          <w:p w14:paraId="6B4B6CB9" w14:textId="789A5166" w:rsidR="00481711" w:rsidRPr="0045642B" w:rsidRDefault="00481711"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796F004" w14:textId="77777777" w:rsidR="00481711" w:rsidRPr="0045642B" w:rsidRDefault="00481711" w:rsidP="00CA6321">
            <w:pPr>
              <w:tabs>
                <w:tab w:val="left" w:pos="4608"/>
                <w:tab w:val="left" w:pos="5055"/>
                <w:tab w:val="left" w:pos="5103"/>
                <w:tab w:val="left" w:pos="7062"/>
              </w:tabs>
              <w:spacing w:before="1"/>
              <w:ind w:right="4115"/>
              <w:rPr>
                <w:b/>
              </w:rPr>
            </w:pPr>
          </w:p>
          <w:p w14:paraId="4CFC5EEB" w14:textId="08BF7CB1" w:rsidR="00832B88" w:rsidRPr="0045642B" w:rsidRDefault="00481711"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09E1CAB2" w14:textId="77777777" w:rsidR="00481711" w:rsidRPr="0045642B" w:rsidRDefault="00481711" w:rsidP="00CA6321">
            <w:pPr>
              <w:tabs>
                <w:tab w:val="left" w:pos="4608"/>
                <w:tab w:val="left" w:pos="5055"/>
                <w:tab w:val="left" w:pos="5103"/>
                <w:tab w:val="left" w:pos="7062"/>
              </w:tabs>
              <w:spacing w:before="1"/>
              <w:ind w:right="4115"/>
              <w:rPr>
                <w:b/>
              </w:rPr>
            </w:pPr>
          </w:p>
          <w:p w14:paraId="7B3D6E6B" w14:textId="16D49C0B" w:rsidR="00481711" w:rsidRDefault="00481711" w:rsidP="00CA6321">
            <w:pPr>
              <w:tabs>
                <w:tab w:val="left" w:pos="4608"/>
                <w:tab w:val="left" w:pos="5055"/>
                <w:tab w:val="left" w:pos="5103"/>
                <w:tab w:val="left" w:pos="7062"/>
              </w:tabs>
              <w:spacing w:before="1"/>
              <w:ind w:right="4115"/>
              <w:rPr>
                <w:b/>
              </w:rPr>
            </w:pPr>
          </w:p>
          <w:p w14:paraId="757310EF" w14:textId="77777777" w:rsidR="00B6667E" w:rsidRPr="0045642B" w:rsidRDefault="00B6667E" w:rsidP="00CA6321">
            <w:pPr>
              <w:tabs>
                <w:tab w:val="left" w:pos="4608"/>
                <w:tab w:val="left" w:pos="5055"/>
                <w:tab w:val="left" w:pos="5103"/>
                <w:tab w:val="left" w:pos="7062"/>
              </w:tabs>
              <w:spacing w:before="1"/>
              <w:ind w:right="4115"/>
              <w:rPr>
                <w:b/>
              </w:rPr>
            </w:pPr>
          </w:p>
          <w:p w14:paraId="64FA67B9" w14:textId="77777777" w:rsidR="006A35AF" w:rsidRPr="0045642B" w:rsidRDefault="006A35AF" w:rsidP="00B6667E">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14:paraId="756A1678" w14:textId="77777777" w:rsidR="006A35AF" w:rsidRPr="0045642B" w:rsidRDefault="006A35AF" w:rsidP="00CA6321">
            <w:pPr>
              <w:jc w:val="both"/>
            </w:pPr>
          </w:p>
          <w:p w14:paraId="01ECF9E0" w14:textId="77777777" w:rsidR="006A35AF" w:rsidRPr="0045642B" w:rsidRDefault="006A35AF" w:rsidP="00CA6321">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14:paraId="7B3AB8A6" w14:textId="1A5EAAE0" w:rsidR="006A35AF" w:rsidRDefault="006A35AF" w:rsidP="00CA6321">
            <w:pPr>
              <w:jc w:val="both"/>
            </w:pPr>
          </w:p>
          <w:p w14:paraId="3CCE16A9" w14:textId="77777777" w:rsidR="00283F35" w:rsidRPr="0045642B" w:rsidRDefault="00283F35" w:rsidP="00CA6321">
            <w:pPr>
              <w:jc w:val="both"/>
            </w:pPr>
          </w:p>
          <w:p w14:paraId="16CAB3F1" w14:textId="49482F94" w:rsidR="006A35AF" w:rsidRDefault="006A35AF" w:rsidP="00CA6321">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14:paraId="715626F7" w14:textId="77777777" w:rsidR="00283F35" w:rsidRPr="0045642B" w:rsidRDefault="00283F35" w:rsidP="00CA6321">
            <w:pPr>
              <w:jc w:val="both"/>
            </w:pPr>
          </w:p>
          <w:p w14:paraId="7965E3DD" w14:textId="77777777" w:rsidR="006A35AF" w:rsidRPr="0045642B" w:rsidRDefault="006A35AF" w:rsidP="00CA6321">
            <w:pPr>
              <w:jc w:val="both"/>
            </w:pPr>
          </w:p>
          <w:p w14:paraId="54E381C8" w14:textId="77777777" w:rsidR="006A35AF" w:rsidRPr="0045642B" w:rsidRDefault="006A35AF" w:rsidP="00CA6321">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14:paraId="36F6B018" w14:textId="77777777" w:rsidR="006A35AF" w:rsidRPr="0045642B" w:rsidRDefault="006A35AF" w:rsidP="00CA6321">
            <w:pPr>
              <w:jc w:val="both"/>
            </w:pPr>
          </w:p>
          <w:p w14:paraId="30CE6BC6" w14:textId="5BA6236E" w:rsidR="006A35AF" w:rsidRPr="0045642B" w:rsidRDefault="006A35AF" w:rsidP="00CA6321">
            <w:pPr>
              <w:jc w:val="both"/>
            </w:pPr>
            <w:r w:rsidRPr="0045642B">
              <w:t xml:space="preserve">Other sexually harassing conduct in the workplace is also prohibited. Such conduct includes, but is not limited </w:t>
            </w:r>
            <w:r w:rsidR="00255B7A" w:rsidRPr="0045642B">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14:paraId="7A0969B6" w14:textId="1121C8A5" w:rsidR="006A35AF" w:rsidRDefault="006A35AF" w:rsidP="00CA6321">
            <w:pPr>
              <w:pStyle w:val="Heading3"/>
              <w:spacing w:before="1"/>
              <w:jc w:val="both"/>
              <w:rPr>
                <w:rFonts w:ascii="Times New Roman" w:hAnsi="Times New Roman"/>
                <w:color w:val="E44620"/>
                <w:sz w:val="24"/>
              </w:rPr>
            </w:pPr>
          </w:p>
          <w:p w14:paraId="581B1F9B" w14:textId="77777777" w:rsidR="00283F35" w:rsidRPr="00283F35" w:rsidRDefault="00283F35" w:rsidP="00283F35"/>
          <w:p w14:paraId="562962B4" w14:textId="77777777" w:rsidR="006A35AF" w:rsidRPr="0045642B" w:rsidRDefault="006A35AF" w:rsidP="00CA6321">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14:paraId="0CBC6956" w14:textId="239869F5" w:rsidR="006A35AF" w:rsidRDefault="006A35AF" w:rsidP="00CA6321">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14:paraId="29259E04" w14:textId="232BDA45" w:rsidR="00283F35" w:rsidRDefault="00283F35" w:rsidP="00CA6321">
            <w:pPr>
              <w:jc w:val="both"/>
            </w:pPr>
          </w:p>
          <w:p w14:paraId="6461423C" w14:textId="77777777" w:rsidR="00283F35" w:rsidRPr="0045642B" w:rsidRDefault="00283F35" w:rsidP="00CA6321">
            <w:pPr>
              <w:jc w:val="both"/>
            </w:pPr>
          </w:p>
          <w:p w14:paraId="3321C8D5" w14:textId="77777777" w:rsidR="006A35AF" w:rsidRPr="0045642B" w:rsidRDefault="006A35AF" w:rsidP="00CA6321">
            <w:pPr>
              <w:pStyle w:val="BodyText"/>
              <w:spacing w:before="11"/>
              <w:rPr>
                <w:rFonts w:ascii="Times New Roman" w:hAnsi="Times New Roman"/>
                <w:sz w:val="24"/>
              </w:rPr>
            </w:pPr>
          </w:p>
          <w:p w14:paraId="32225CE2" w14:textId="77777777" w:rsidR="006A35AF" w:rsidRPr="0045642B" w:rsidRDefault="006A35AF" w:rsidP="00CA6321">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14:paraId="6B522B35" w14:textId="0236E858" w:rsidR="006A35AF" w:rsidRDefault="006A35AF" w:rsidP="00CA6321">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14:paraId="0F7C24B4" w14:textId="2898D1BB" w:rsidR="00283F35" w:rsidRDefault="00283F35" w:rsidP="00CA6321">
            <w:pPr>
              <w:jc w:val="both"/>
            </w:pPr>
          </w:p>
          <w:p w14:paraId="09B2B03B" w14:textId="77777777" w:rsidR="00283F35" w:rsidRPr="0045642B" w:rsidRDefault="00283F35" w:rsidP="00CA6321">
            <w:pPr>
              <w:jc w:val="both"/>
            </w:pPr>
          </w:p>
          <w:p w14:paraId="4A5079AD" w14:textId="77777777" w:rsidR="006A35AF" w:rsidRPr="0045642B" w:rsidRDefault="006A35AF" w:rsidP="00CA6321">
            <w:pPr>
              <w:jc w:val="both"/>
            </w:pPr>
          </w:p>
          <w:p w14:paraId="0C58D192" w14:textId="77777777" w:rsidR="006A35AF" w:rsidRPr="0045642B" w:rsidRDefault="006A35AF" w:rsidP="00CA6321">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14:paraId="466C7AD9" w14:textId="271F6AE0" w:rsidR="006A35AF" w:rsidRDefault="006A35AF" w:rsidP="00CA6321">
            <w:pPr>
              <w:jc w:val="both"/>
            </w:pPr>
          </w:p>
          <w:p w14:paraId="7B53E9FD" w14:textId="77777777" w:rsidR="00283F35" w:rsidRPr="0045642B" w:rsidRDefault="00283F35" w:rsidP="00CA6321">
            <w:pPr>
              <w:jc w:val="both"/>
            </w:pPr>
          </w:p>
          <w:p w14:paraId="4AB1A222"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1BA5E13F" w14:textId="77777777" w:rsidR="006A35AF" w:rsidRPr="0045642B" w:rsidRDefault="006A35AF" w:rsidP="00CA6321">
            <w:pPr>
              <w:tabs>
                <w:tab w:val="left" w:pos="4608"/>
                <w:tab w:val="left" w:pos="5055"/>
                <w:tab w:val="left" w:pos="5103"/>
                <w:tab w:val="left" w:pos="7062"/>
              </w:tabs>
              <w:spacing w:before="1"/>
              <w:ind w:right="4115"/>
              <w:rPr>
                <w:b/>
              </w:rPr>
            </w:pPr>
          </w:p>
          <w:p w14:paraId="52CF3771" w14:textId="5D448E36"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6C98B57E" w14:textId="77777777" w:rsidR="00B738C7" w:rsidRPr="0045642B" w:rsidRDefault="00B738C7" w:rsidP="00CA6321">
            <w:pPr>
              <w:tabs>
                <w:tab w:val="left" w:pos="4608"/>
                <w:tab w:val="left" w:pos="5055"/>
                <w:tab w:val="left" w:pos="5103"/>
                <w:tab w:val="left" w:pos="7062"/>
              </w:tabs>
              <w:spacing w:before="1"/>
              <w:ind w:right="4115"/>
              <w:rPr>
                <w:b/>
              </w:rPr>
            </w:pPr>
          </w:p>
          <w:p w14:paraId="45BF0122" w14:textId="728ED545"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B9B479F" w14:textId="77777777" w:rsidR="006A35AF" w:rsidRPr="0045642B" w:rsidRDefault="006A35AF" w:rsidP="00CA6321">
            <w:pPr>
              <w:tabs>
                <w:tab w:val="left" w:pos="4608"/>
                <w:tab w:val="left" w:pos="5055"/>
                <w:tab w:val="left" w:pos="5103"/>
                <w:tab w:val="left" w:pos="7062"/>
              </w:tabs>
              <w:spacing w:before="1"/>
              <w:ind w:right="4115"/>
              <w:rPr>
                <w:b/>
              </w:rPr>
            </w:pPr>
          </w:p>
          <w:p w14:paraId="1F178989" w14:textId="61BBAE73"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65042063" w14:textId="77777777" w:rsidR="006A35AF" w:rsidRPr="0045642B" w:rsidRDefault="006A35AF" w:rsidP="00CA6321">
            <w:pPr>
              <w:widowControl/>
              <w:spacing w:after="160"/>
              <w:rPr>
                <w:rFonts w:eastAsia="Calibri"/>
              </w:rPr>
            </w:pPr>
            <w:r w:rsidRPr="0045642B">
              <w:br w:type="page"/>
            </w:r>
          </w:p>
          <w:p w14:paraId="6A5B6B13" w14:textId="77777777" w:rsidR="006A35AF" w:rsidRPr="0045642B" w:rsidRDefault="006A35AF" w:rsidP="00283F35">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14:paraId="5027B46F" w14:textId="77777777" w:rsidR="006A35AF" w:rsidRPr="0045642B" w:rsidRDefault="006A35AF" w:rsidP="00CA6321">
            <w:pPr>
              <w:jc w:val="both"/>
            </w:pPr>
          </w:p>
          <w:p w14:paraId="1E41DBD2" w14:textId="2A109ED6" w:rsidR="006A35AF" w:rsidRDefault="006A35AF" w:rsidP="00CA6321">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14:paraId="5AAA3CD3" w14:textId="77777777" w:rsidR="00283F35" w:rsidRPr="0045642B" w:rsidRDefault="00283F35" w:rsidP="00CA6321">
            <w:pPr>
              <w:jc w:val="both"/>
            </w:pPr>
          </w:p>
          <w:p w14:paraId="5F9AC46E" w14:textId="77777777" w:rsidR="006A35AF" w:rsidRPr="0045642B" w:rsidRDefault="006A35AF" w:rsidP="00CA6321">
            <w:pPr>
              <w:jc w:val="both"/>
            </w:pPr>
          </w:p>
          <w:p w14:paraId="4F6E9231" w14:textId="77777777" w:rsidR="006A35AF" w:rsidRPr="0045642B" w:rsidRDefault="006A35AF" w:rsidP="00CA6321">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14:paraId="5FEB40A9" w14:textId="77777777" w:rsidR="006A35AF" w:rsidRPr="0045642B" w:rsidRDefault="006A35AF" w:rsidP="00CA6321">
            <w:pPr>
              <w:jc w:val="both"/>
            </w:pPr>
          </w:p>
          <w:p w14:paraId="5F1C6B95" w14:textId="77777777" w:rsidR="006A35AF" w:rsidRPr="0045642B" w:rsidRDefault="006A35AF" w:rsidP="00CA6321">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14:paraId="60582B50" w14:textId="4FEC56A0" w:rsidR="006A35AF" w:rsidRDefault="006A35AF" w:rsidP="00CA6321">
            <w:pPr>
              <w:pStyle w:val="Heading3"/>
              <w:jc w:val="both"/>
              <w:rPr>
                <w:rFonts w:ascii="Times New Roman" w:hAnsi="Times New Roman"/>
                <w:color w:val="FF5050"/>
                <w:sz w:val="24"/>
              </w:rPr>
            </w:pPr>
          </w:p>
          <w:p w14:paraId="38C40826" w14:textId="53797358" w:rsidR="00283F35" w:rsidRDefault="00283F35" w:rsidP="00283F35"/>
          <w:p w14:paraId="754AD321" w14:textId="529282DC" w:rsidR="00283F35" w:rsidRDefault="00283F35" w:rsidP="00283F35"/>
          <w:p w14:paraId="59B32516" w14:textId="48A29DCD" w:rsidR="00283F35" w:rsidRDefault="00283F35" w:rsidP="00283F35"/>
          <w:p w14:paraId="218C8F07" w14:textId="77777777" w:rsidR="00283F35" w:rsidRPr="00283F35" w:rsidRDefault="00283F35" w:rsidP="00283F35"/>
          <w:p w14:paraId="31828364" w14:textId="77777777" w:rsidR="006A35AF" w:rsidRPr="0045642B" w:rsidRDefault="006A35AF" w:rsidP="00CA6321">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14:paraId="76F7594F" w14:textId="77777777" w:rsidR="006A35AF" w:rsidRPr="0045642B" w:rsidRDefault="006A35AF" w:rsidP="00CA6321">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14:paraId="0A2A1E91" w14:textId="77777777" w:rsidR="006A35AF" w:rsidRPr="0045642B" w:rsidRDefault="006A35AF" w:rsidP="00CA6321">
            <w:pPr>
              <w:jc w:val="both"/>
            </w:pPr>
          </w:p>
          <w:p w14:paraId="0CE365B0"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14:paraId="0AC0CF95"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14:paraId="21E834EA"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14:paraId="6442A7CF" w14:textId="2857B2F2" w:rsidR="006A35AF" w:rsidRDefault="006A35AF" w:rsidP="00CA6321">
            <w:pPr>
              <w:jc w:val="both"/>
            </w:pPr>
          </w:p>
          <w:p w14:paraId="4778B89E" w14:textId="7D4F62E8" w:rsidR="00283F35" w:rsidRDefault="00283F35" w:rsidP="00CA6321">
            <w:pPr>
              <w:jc w:val="both"/>
            </w:pPr>
          </w:p>
          <w:p w14:paraId="6992527E" w14:textId="77777777" w:rsidR="00283F35" w:rsidRPr="0045642B" w:rsidRDefault="00283F35" w:rsidP="00CA6321">
            <w:pPr>
              <w:jc w:val="both"/>
            </w:pPr>
          </w:p>
          <w:p w14:paraId="6C2C8FE1"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0498A939" w14:textId="77777777" w:rsidR="006A35AF" w:rsidRPr="0045642B" w:rsidRDefault="006A35AF" w:rsidP="00CA6321">
            <w:pPr>
              <w:tabs>
                <w:tab w:val="left" w:pos="4608"/>
                <w:tab w:val="left" w:pos="5055"/>
                <w:tab w:val="left" w:pos="5103"/>
                <w:tab w:val="left" w:pos="7062"/>
              </w:tabs>
              <w:spacing w:before="1"/>
              <w:ind w:right="4115"/>
              <w:rPr>
                <w:b/>
              </w:rPr>
            </w:pPr>
          </w:p>
          <w:p w14:paraId="02F0C5FC" w14:textId="2D73A17D"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03553935" w14:textId="77777777" w:rsidR="00B738C7" w:rsidRPr="0045642B" w:rsidRDefault="00B738C7" w:rsidP="00CA6321">
            <w:pPr>
              <w:tabs>
                <w:tab w:val="left" w:pos="4608"/>
                <w:tab w:val="left" w:pos="5055"/>
                <w:tab w:val="left" w:pos="5103"/>
                <w:tab w:val="left" w:pos="7062"/>
              </w:tabs>
              <w:spacing w:before="1"/>
              <w:ind w:right="4115"/>
              <w:rPr>
                <w:b/>
              </w:rPr>
            </w:pPr>
          </w:p>
          <w:p w14:paraId="6FA09432" w14:textId="69E7F956"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7E622D9C" w14:textId="77777777" w:rsidR="006A35AF" w:rsidRPr="0045642B" w:rsidRDefault="006A35AF" w:rsidP="00CA6321">
            <w:pPr>
              <w:tabs>
                <w:tab w:val="left" w:pos="4608"/>
                <w:tab w:val="left" w:pos="5055"/>
                <w:tab w:val="left" w:pos="5103"/>
                <w:tab w:val="left" w:pos="7062"/>
              </w:tabs>
              <w:spacing w:before="1"/>
              <w:ind w:right="4115"/>
              <w:rPr>
                <w:b/>
              </w:rPr>
            </w:pPr>
          </w:p>
          <w:p w14:paraId="177CA5CC" w14:textId="0FF12447"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EA23D78" w14:textId="77777777" w:rsidR="00283F35" w:rsidRDefault="006A35AF" w:rsidP="00283F35">
            <w:pPr>
              <w:pStyle w:val="TOC1"/>
              <w:ind w:left="-1" w:firstLine="0"/>
              <w:jc w:val="center"/>
              <w:rPr>
                <w:b w:val="0"/>
              </w:rPr>
            </w:pPr>
            <w:r w:rsidRPr="0045642B">
              <w:rPr>
                <w:b w:val="0"/>
              </w:rPr>
              <w:br w:type="page"/>
            </w:r>
          </w:p>
          <w:p w14:paraId="123F8425" w14:textId="77777777" w:rsidR="00283F35" w:rsidRDefault="00283F35" w:rsidP="00283F35">
            <w:pPr>
              <w:pStyle w:val="TOC1"/>
              <w:ind w:left="-1" w:firstLine="0"/>
              <w:jc w:val="center"/>
              <w:rPr>
                <w:b w:val="0"/>
              </w:rPr>
            </w:pPr>
          </w:p>
          <w:p w14:paraId="23F13AC8" w14:textId="411D0B19" w:rsidR="006A35AF" w:rsidRPr="0045642B" w:rsidRDefault="006A35AF" w:rsidP="00283F35">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14:paraId="7868E2EB" w14:textId="77777777" w:rsidR="006A35AF" w:rsidRPr="0045642B" w:rsidRDefault="006A35AF" w:rsidP="00CA6321">
            <w:pPr>
              <w:jc w:val="both"/>
            </w:pPr>
          </w:p>
          <w:p w14:paraId="6AD65086" w14:textId="77777777" w:rsidR="006A35AF" w:rsidRPr="0045642B" w:rsidRDefault="006A35AF"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ADC07F6" w14:textId="22BC255D" w:rsidR="006A35AF" w:rsidRDefault="006A35AF" w:rsidP="00CA6321">
            <w:pPr>
              <w:pStyle w:val="Heading2"/>
              <w:jc w:val="both"/>
              <w:outlineLvl w:val="1"/>
              <w:rPr>
                <w:rFonts w:ascii="Times New Roman" w:eastAsia="Calibri" w:hAnsi="Times New Roman" w:cs="Times New Roman"/>
                <w:color w:val="FF5050"/>
                <w:sz w:val="24"/>
                <w:szCs w:val="24"/>
              </w:rPr>
            </w:pPr>
          </w:p>
          <w:p w14:paraId="26F22D97" w14:textId="77777777" w:rsidR="005331DD" w:rsidRPr="005331DD" w:rsidRDefault="005331DD" w:rsidP="005331DD">
            <w:pPr>
              <w:rPr>
                <w:rFonts w:eastAsia="Calibri"/>
              </w:rPr>
            </w:pPr>
          </w:p>
          <w:p w14:paraId="262A35C5" w14:textId="77777777" w:rsidR="006A35AF" w:rsidRPr="004B4EDD" w:rsidRDefault="006A35AF" w:rsidP="005331DD">
            <w:pPr>
              <w:pStyle w:val="P68B1DB1-Ttulo223"/>
              <w:ind w:left="0" w:firstLine="0"/>
              <w:jc w:val="both"/>
              <w:rPr>
                <w:sz w:val="24"/>
                <w:szCs w:val="24"/>
                <w:lang w:val="en-US"/>
              </w:rPr>
            </w:pPr>
            <w:r w:rsidRPr="004B4EDD">
              <w:rPr>
                <w:sz w:val="24"/>
                <w:szCs w:val="24"/>
                <w:lang w:val="en-US"/>
              </w:rPr>
              <w:t>Sexual Exploitation &amp; Abuse Prevention</w:t>
            </w:r>
          </w:p>
          <w:p w14:paraId="3C5D9265" w14:textId="77777777" w:rsidR="006A35AF" w:rsidRPr="0045642B" w:rsidRDefault="006A35AF" w:rsidP="00CA6321">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6CC5FFA2" w14:textId="4737E672" w:rsidR="006A35AF" w:rsidRDefault="006A35AF" w:rsidP="00CA6321">
            <w:pPr>
              <w:jc w:val="both"/>
            </w:pPr>
            <w:r w:rsidRPr="0045642B">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14:paraId="46908C3D" w14:textId="3260DE6C" w:rsidR="005331DD" w:rsidRDefault="005331DD" w:rsidP="00CA6321">
            <w:pPr>
              <w:jc w:val="both"/>
            </w:pPr>
          </w:p>
          <w:p w14:paraId="49419C0B" w14:textId="77777777" w:rsidR="005331DD" w:rsidRPr="0045642B" w:rsidRDefault="005331DD" w:rsidP="00CA6321">
            <w:pPr>
              <w:jc w:val="both"/>
            </w:pPr>
          </w:p>
          <w:p w14:paraId="02ECECFB" w14:textId="77777777" w:rsidR="006A35AF" w:rsidRPr="0045642B" w:rsidRDefault="006A35AF" w:rsidP="00CA6321">
            <w:pPr>
              <w:jc w:val="both"/>
            </w:pPr>
          </w:p>
          <w:p w14:paraId="564C07DD" w14:textId="750C1E6C" w:rsidR="006A35AF" w:rsidRDefault="006A35AF" w:rsidP="00CA6321">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0" w:history="1">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r:id="rId11" w:history="1">
              <w:r w:rsidRPr="0045642B">
                <w:rPr>
                  <w:rStyle w:val="Hyperlink"/>
                </w:rPr>
                <w:t>ST/SGB/2003/13</w:t>
              </w:r>
            </w:hyperlink>
            <w:r w:rsidRPr="0045642B">
              <w:t>):</w:t>
            </w:r>
          </w:p>
          <w:p w14:paraId="6CF7F990" w14:textId="002DEB8C" w:rsidR="005331DD" w:rsidRDefault="005331DD" w:rsidP="00CA6321">
            <w:pPr>
              <w:jc w:val="both"/>
            </w:pPr>
          </w:p>
          <w:p w14:paraId="7CB2126D" w14:textId="77777777" w:rsidR="005331DD" w:rsidRPr="0045642B" w:rsidRDefault="005331DD" w:rsidP="00CA6321">
            <w:pPr>
              <w:jc w:val="both"/>
            </w:pPr>
          </w:p>
          <w:p w14:paraId="3DD68959" w14:textId="77777777" w:rsidR="006A35AF" w:rsidRPr="0045642B" w:rsidRDefault="006A35AF" w:rsidP="00CA6321">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14:paraId="6A5FE090" w14:textId="77777777" w:rsidR="006A35AF" w:rsidRPr="0045642B" w:rsidRDefault="006A35AF" w:rsidP="00CA6321">
            <w:pPr>
              <w:keepNext w:val="0"/>
              <w:widowControl/>
              <w:numPr>
                <w:ilvl w:val="0"/>
                <w:numId w:val="21"/>
              </w:numPr>
              <w:snapToGrid/>
              <w:jc w:val="both"/>
              <w:outlineLvl w:val="9"/>
            </w:pPr>
            <w:bookmarkStart w:id="181" w:name="_gjdgxs"/>
            <w:bookmarkEnd w:id="181"/>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7B36EE38" w14:textId="77777777" w:rsidR="006A35AF" w:rsidRPr="0045642B" w:rsidRDefault="006A35AF" w:rsidP="00CA6321">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14:paraId="055DC87E" w14:textId="77777777" w:rsidR="006A35AF" w:rsidRPr="0045642B" w:rsidRDefault="006A35AF" w:rsidP="00CA6321">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14:paraId="79E13DD8" w14:textId="77777777" w:rsidR="006A35AF" w:rsidRPr="0045642B" w:rsidRDefault="006A35AF" w:rsidP="00CA6321">
            <w:pPr>
              <w:keepNext w:val="0"/>
              <w:widowControl/>
              <w:numPr>
                <w:ilvl w:val="0"/>
                <w:numId w:val="21"/>
              </w:numPr>
              <w:snapToGrid/>
              <w:jc w:val="both"/>
              <w:outlineLvl w:val="9"/>
            </w:pPr>
            <w:r w:rsidRPr="0045642B">
              <w:t>Where a POA Affiliate develops concerns or suspicions regarding sexual abuse or exploitation by another POA Affiliate, they must report such concerns via established organizational reporting mechanisms.</w:t>
            </w:r>
          </w:p>
          <w:p w14:paraId="510E90E3" w14:textId="5679E51F" w:rsidR="006A35AF" w:rsidRDefault="006A35AF" w:rsidP="00CA6321">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1D57B25A" w14:textId="4861E33D" w:rsidR="005331DD" w:rsidRDefault="005331DD" w:rsidP="005331DD">
            <w:pPr>
              <w:keepNext w:val="0"/>
              <w:widowControl/>
              <w:snapToGrid/>
              <w:spacing w:after="180"/>
              <w:jc w:val="both"/>
              <w:outlineLvl w:val="9"/>
            </w:pPr>
          </w:p>
          <w:p w14:paraId="6E576C01" w14:textId="2AD76231" w:rsidR="005331DD" w:rsidRDefault="005331DD" w:rsidP="005331DD">
            <w:pPr>
              <w:keepNext w:val="0"/>
              <w:widowControl/>
              <w:snapToGrid/>
              <w:spacing w:after="180"/>
              <w:jc w:val="both"/>
              <w:outlineLvl w:val="9"/>
            </w:pPr>
          </w:p>
          <w:p w14:paraId="46F5B333" w14:textId="77777777" w:rsidR="005331DD" w:rsidRPr="0045642B" w:rsidRDefault="005331DD" w:rsidP="005331DD">
            <w:pPr>
              <w:keepNext w:val="0"/>
              <w:widowControl/>
              <w:snapToGrid/>
              <w:spacing w:after="180"/>
              <w:jc w:val="both"/>
              <w:outlineLvl w:val="9"/>
            </w:pPr>
          </w:p>
          <w:p w14:paraId="36D93366" w14:textId="77777777" w:rsidR="006A35AF" w:rsidRPr="005903A8" w:rsidRDefault="006A35AF"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SEA Complaint Procedure </w:t>
            </w:r>
          </w:p>
          <w:p w14:paraId="4595AF37" w14:textId="52893EA8" w:rsidR="006A35AF" w:rsidRDefault="006A35AF" w:rsidP="00CA6321">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14:paraId="763584B3" w14:textId="77777777" w:rsidR="005903A8" w:rsidRPr="0045642B" w:rsidRDefault="005903A8" w:rsidP="00CA6321">
            <w:pPr>
              <w:jc w:val="both"/>
              <w:rPr>
                <w:highlight w:val="yellow"/>
              </w:rPr>
            </w:pPr>
          </w:p>
          <w:p w14:paraId="1A6F9EAF"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72760E9"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4CBDB378" w14:textId="7E30C6C7" w:rsidR="006A35AF"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2" w:history="1">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3046B4F5" w14:textId="6D496C5A" w:rsidR="005903A8" w:rsidRDefault="005903A8" w:rsidP="005903A8">
            <w:pPr>
              <w:keepNext w:val="0"/>
              <w:spacing w:after="200"/>
              <w:jc w:val="both"/>
              <w:outlineLvl w:val="9"/>
              <w:rPr>
                <w:color w:val="000000" w:themeColor="text1"/>
              </w:rPr>
            </w:pPr>
          </w:p>
          <w:p w14:paraId="34CE9F46" w14:textId="77777777" w:rsidR="005903A8" w:rsidRPr="005903A8" w:rsidRDefault="005903A8" w:rsidP="005903A8">
            <w:pPr>
              <w:keepNext w:val="0"/>
              <w:spacing w:after="200"/>
              <w:jc w:val="both"/>
              <w:outlineLvl w:val="9"/>
              <w:rPr>
                <w:color w:val="000000" w:themeColor="text1"/>
              </w:rPr>
            </w:pPr>
          </w:p>
          <w:p w14:paraId="249AE0DB" w14:textId="77777777" w:rsidR="006A35AF" w:rsidRPr="0045642B" w:rsidRDefault="006A35AF"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64B0F85D" w14:textId="77777777" w:rsidR="006A35AF" w:rsidRPr="0045642B" w:rsidRDefault="006A35AF" w:rsidP="00CA6321">
            <w:pPr>
              <w:jc w:val="both"/>
            </w:pPr>
          </w:p>
          <w:p w14:paraId="7434FA93" w14:textId="77777777" w:rsidR="006A35AF" w:rsidRPr="005903A8" w:rsidRDefault="006A35AF"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Retaliation for SEA Complaint </w:t>
            </w:r>
          </w:p>
          <w:p w14:paraId="2F7DBDBC"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05E4912B" w14:textId="75C10D87" w:rsidR="006A35AF" w:rsidRDefault="006A35AF" w:rsidP="00CA6321">
            <w:pPr>
              <w:pStyle w:val="Default"/>
              <w:jc w:val="both"/>
              <w:rPr>
                <w:rFonts w:ascii="Times New Roman" w:hAnsi="Times New Roman" w:cs="Times New Roman"/>
              </w:rPr>
            </w:pPr>
          </w:p>
          <w:p w14:paraId="0A30F0BA" w14:textId="77777777" w:rsidR="005903A8" w:rsidRPr="0045642B" w:rsidRDefault="005903A8" w:rsidP="00CA6321">
            <w:pPr>
              <w:pStyle w:val="Default"/>
              <w:jc w:val="both"/>
              <w:rPr>
                <w:rFonts w:ascii="Times New Roman" w:hAnsi="Times New Roman" w:cs="Times New Roman"/>
              </w:rPr>
            </w:pPr>
          </w:p>
          <w:p w14:paraId="2CA1D71E"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57C67217" w14:textId="77777777" w:rsidR="006A35AF" w:rsidRPr="0045642B" w:rsidRDefault="006A35AF" w:rsidP="00CA6321">
            <w:pPr>
              <w:pStyle w:val="Default"/>
              <w:jc w:val="both"/>
              <w:rPr>
                <w:rFonts w:ascii="Times New Roman" w:hAnsi="Times New Roman" w:cs="Times New Roman"/>
              </w:rPr>
            </w:pPr>
          </w:p>
          <w:p w14:paraId="7313AE2D" w14:textId="77777777" w:rsidR="006A35AF" w:rsidRPr="0045642B" w:rsidRDefault="006A35AF" w:rsidP="00CA6321">
            <w:pPr>
              <w:jc w:val="both"/>
              <w:rPr>
                <w:color w:val="000000"/>
              </w:rPr>
            </w:pPr>
            <w:r w:rsidRPr="0045642B">
              <w:t xml:space="preserve">Please refer to the </w:t>
            </w:r>
            <w:hyperlink r:id="rId13" w:history="1">
              <w:r w:rsidRPr="0045642B">
                <w:rPr>
                  <w:rStyle w:val="Hyperlink"/>
                </w:rPr>
                <w:t>SEA Prevention Policy</w:t>
              </w:r>
            </w:hyperlink>
            <w:r w:rsidRPr="0045642B">
              <w:t xml:space="preserve"> for further information and guidance.</w:t>
            </w:r>
          </w:p>
          <w:p w14:paraId="550DDBAC" w14:textId="77777777" w:rsidR="006A35AF" w:rsidRPr="0045642B" w:rsidRDefault="006A35AF" w:rsidP="00CA6321">
            <w:pPr>
              <w:pStyle w:val="Default"/>
              <w:jc w:val="both"/>
              <w:rPr>
                <w:rFonts w:ascii="Times New Roman" w:hAnsi="Times New Roman" w:cs="Times New Roman"/>
              </w:rPr>
            </w:pPr>
          </w:p>
          <w:p w14:paraId="0FB141E9" w14:textId="77777777" w:rsidR="006A35AF" w:rsidRPr="0045642B" w:rsidRDefault="006A35AF"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14:paraId="1E3A34C1" w14:textId="77777777" w:rsidR="006A35AF" w:rsidRPr="0045642B" w:rsidRDefault="006A35AF" w:rsidP="00CA6321">
            <w:pPr>
              <w:tabs>
                <w:tab w:val="left" w:pos="4608"/>
                <w:tab w:val="left" w:pos="5055"/>
                <w:tab w:val="left" w:pos="5103"/>
                <w:tab w:val="left" w:pos="7062"/>
              </w:tabs>
              <w:spacing w:before="1"/>
              <w:ind w:right="4115"/>
              <w:jc w:val="both"/>
              <w:rPr>
                <w:b/>
              </w:rPr>
            </w:pPr>
          </w:p>
          <w:p w14:paraId="72DE14BB" w14:textId="128FCCA4"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212170E9" w14:textId="77777777" w:rsidR="006A35AF" w:rsidRPr="0045642B" w:rsidRDefault="006A35AF" w:rsidP="00CA6321">
            <w:pPr>
              <w:tabs>
                <w:tab w:val="left" w:pos="4608"/>
                <w:tab w:val="left" w:pos="5055"/>
                <w:tab w:val="left" w:pos="5103"/>
                <w:tab w:val="left" w:pos="7062"/>
              </w:tabs>
              <w:spacing w:before="1"/>
              <w:ind w:right="4115"/>
              <w:rPr>
                <w:b/>
              </w:rPr>
            </w:pPr>
          </w:p>
          <w:p w14:paraId="3A0690ED" w14:textId="4CCE4B09"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01B6F9F9" w14:textId="77777777" w:rsidR="006A35AF" w:rsidRPr="0045642B" w:rsidRDefault="006A35AF" w:rsidP="00CA6321">
            <w:pPr>
              <w:tabs>
                <w:tab w:val="left" w:pos="4608"/>
                <w:tab w:val="left" w:pos="5055"/>
                <w:tab w:val="left" w:pos="5103"/>
                <w:tab w:val="left" w:pos="7062"/>
              </w:tabs>
              <w:spacing w:before="1"/>
              <w:ind w:right="4115"/>
              <w:rPr>
                <w:b/>
              </w:rPr>
            </w:pPr>
          </w:p>
          <w:p w14:paraId="63A089A4" w14:textId="54D3329B"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28FE45A8" w14:textId="77777777" w:rsidR="006A35AF" w:rsidRPr="0045642B" w:rsidRDefault="006A35AF" w:rsidP="00CA6321">
            <w:pPr>
              <w:tabs>
                <w:tab w:val="left" w:pos="4608"/>
                <w:tab w:val="left" w:pos="5055"/>
                <w:tab w:val="left" w:pos="5103"/>
                <w:tab w:val="left" w:pos="7062"/>
              </w:tabs>
              <w:spacing w:before="1"/>
              <w:ind w:right="4115"/>
              <w:rPr>
                <w:b/>
              </w:rPr>
            </w:pPr>
          </w:p>
          <w:p w14:paraId="4B2427B3" w14:textId="77777777" w:rsidR="00E66AA2" w:rsidRPr="0045642B" w:rsidRDefault="00E66AA2" w:rsidP="00CA6321">
            <w:pPr>
              <w:pStyle w:val="TOC1"/>
              <w:jc w:val="center"/>
            </w:pPr>
            <w:r w:rsidRPr="0045642B">
              <w:t>ANNEX</w:t>
            </w:r>
            <w:r w:rsidRPr="0045642B">
              <w:rPr>
                <w:spacing w:val="-5"/>
              </w:rPr>
              <w:t xml:space="preserve"> G</w:t>
            </w:r>
            <w:r w:rsidRPr="0045642B">
              <w:rPr>
                <w:spacing w:val="-6"/>
              </w:rPr>
              <w:t xml:space="preserve"> </w:t>
            </w:r>
            <w:r w:rsidRPr="0045642B">
              <w:t>-Child Safeguarding Code of Conduct</w:t>
            </w:r>
          </w:p>
          <w:p w14:paraId="4513EC52" w14:textId="0CFEFCD7" w:rsidR="00E66AA2" w:rsidRDefault="00E66AA2" w:rsidP="00CA6321">
            <w:pPr>
              <w:jc w:val="both"/>
            </w:pPr>
          </w:p>
          <w:p w14:paraId="2D367316" w14:textId="77777777" w:rsidR="005903A8" w:rsidRPr="0045642B" w:rsidRDefault="005903A8" w:rsidP="00CA6321">
            <w:pPr>
              <w:jc w:val="both"/>
            </w:pPr>
          </w:p>
          <w:p w14:paraId="285DEE04" w14:textId="77777777" w:rsidR="00E66AA2" w:rsidRPr="0045642B" w:rsidRDefault="00E66AA2"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680DC55" w14:textId="77777777" w:rsidR="00E66AA2" w:rsidRPr="0045642B" w:rsidRDefault="00E66AA2" w:rsidP="00CA6321">
            <w:pPr>
              <w:pStyle w:val="Heading2"/>
              <w:jc w:val="both"/>
              <w:outlineLvl w:val="1"/>
              <w:rPr>
                <w:rFonts w:ascii="Times New Roman" w:eastAsia="Calibri" w:hAnsi="Times New Roman" w:cs="Times New Roman"/>
                <w:color w:val="FF5050"/>
                <w:sz w:val="24"/>
                <w:szCs w:val="24"/>
              </w:rPr>
            </w:pPr>
          </w:p>
          <w:p w14:paraId="08916A4C" w14:textId="77777777" w:rsidR="00E66AA2" w:rsidRPr="005903A8" w:rsidRDefault="00E66AA2"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Child Safeguarding</w:t>
            </w:r>
          </w:p>
          <w:p w14:paraId="4DA788AD" w14:textId="77777777" w:rsidR="00E66AA2" w:rsidRPr="0045642B" w:rsidRDefault="00E66AA2" w:rsidP="00CA6321">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2F332EFD" w14:textId="1CE9E890" w:rsidR="00E66AA2" w:rsidRDefault="00E66AA2" w:rsidP="00CA6321">
            <w:pPr>
              <w:jc w:val="both"/>
            </w:pPr>
          </w:p>
          <w:p w14:paraId="548BA06C" w14:textId="0B962D59" w:rsidR="005903A8" w:rsidRDefault="005903A8" w:rsidP="00CA6321">
            <w:pPr>
              <w:jc w:val="both"/>
            </w:pPr>
          </w:p>
          <w:p w14:paraId="1B566835" w14:textId="5CE8678F" w:rsidR="005903A8" w:rsidRDefault="005903A8" w:rsidP="00CA6321">
            <w:pPr>
              <w:jc w:val="both"/>
            </w:pPr>
          </w:p>
          <w:p w14:paraId="5AD9BC87" w14:textId="77777777" w:rsidR="005903A8" w:rsidRPr="0045642B" w:rsidRDefault="005903A8" w:rsidP="00CA6321">
            <w:pPr>
              <w:jc w:val="both"/>
            </w:pPr>
          </w:p>
          <w:p w14:paraId="599E6717" w14:textId="77777777" w:rsidR="00E66AA2" w:rsidRPr="0045642B" w:rsidRDefault="00E66AA2" w:rsidP="00CA6321">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4" w:history="1">
              <w:r w:rsidRPr="0045642B">
                <w:rPr>
                  <w:rStyle w:val="Hyperlink"/>
                </w:rPr>
                <w:t>Child Safeguarding Policy</w:t>
              </w:r>
            </w:hyperlink>
            <w:r w:rsidRPr="0045642B">
              <w:t xml:space="preserve">, the </w:t>
            </w:r>
            <w:hyperlink r:id="rId15" w:history="1">
              <w:r w:rsidRPr="0045642B">
                <w:rPr>
                  <w:rStyle w:val="Hyperlink"/>
                </w:rPr>
                <w:t>Sexual Exploitation and Abuse Prevention Policy</w:t>
              </w:r>
            </w:hyperlink>
            <w:r w:rsidRPr="0045642B">
              <w:t xml:space="preserve">, and the </w:t>
            </w:r>
            <w:hyperlink r:id="rId16" w:history="1">
              <w:r w:rsidRPr="0045642B">
                <w:rPr>
                  <w:rStyle w:val="Hyperlink"/>
                </w:rPr>
                <w:t>Sexual Harassment Policy</w:t>
              </w:r>
            </w:hyperlink>
            <w:r w:rsidRPr="0045642B">
              <w:t xml:space="preserve"> serve to transform POA’s values into behaviors to which all POA Affiliates are expected to conform.</w:t>
            </w:r>
          </w:p>
          <w:p w14:paraId="2CE5CCA0" w14:textId="6E22703D" w:rsidR="00E66AA2" w:rsidRDefault="00E66AA2" w:rsidP="00CA6321">
            <w:pPr>
              <w:jc w:val="both"/>
            </w:pPr>
          </w:p>
          <w:p w14:paraId="3A38D543" w14:textId="77777777" w:rsidR="005903A8" w:rsidRPr="0045642B" w:rsidRDefault="005903A8" w:rsidP="00CA6321">
            <w:pPr>
              <w:jc w:val="both"/>
            </w:pPr>
          </w:p>
          <w:p w14:paraId="06E7E5DA" w14:textId="77777777" w:rsidR="00E66AA2" w:rsidRPr="0045642B" w:rsidRDefault="00E66AA2" w:rsidP="00CA6321">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096999D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r:id="rId17" w:history="1">
              <w:r w:rsidRPr="0045642B">
                <w:rPr>
                  <w:rStyle w:val="Hyperlink"/>
                  <w:rFonts w:ascii="Times New Roman" w:eastAsia="Calibri" w:hAnsi="Times New Roman"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33407992" w14:textId="03CABC3E" w:rsidR="00E66AA2" w:rsidRDefault="00E66AA2" w:rsidP="00CA6321">
            <w:pPr>
              <w:pStyle w:val="ListParagraph"/>
              <w:spacing w:line="240" w:lineRule="auto"/>
              <w:jc w:val="both"/>
              <w:rPr>
                <w:rFonts w:ascii="Times New Roman" w:hAnsi="Times New Roman" w:cs="Times New Roman"/>
                <w:sz w:val="24"/>
                <w:szCs w:val="24"/>
              </w:rPr>
            </w:pPr>
          </w:p>
          <w:p w14:paraId="13A43878" w14:textId="1E1711F0" w:rsidR="005903A8" w:rsidRDefault="005903A8" w:rsidP="00CA6321">
            <w:pPr>
              <w:pStyle w:val="ListParagraph"/>
              <w:spacing w:line="240" w:lineRule="auto"/>
              <w:jc w:val="both"/>
              <w:rPr>
                <w:rFonts w:ascii="Times New Roman" w:hAnsi="Times New Roman" w:cs="Times New Roman"/>
                <w:sz w:val="24"/>
                <w:szCs w:val="24"/>
              </w:rPr>
            </w:pPr>
          </w:p>
          <w:p w14:paraId="7617DC75" w14:textId="0C715E28" w:rsidR="005903A8" w:rsidRDefault="005903A8" w:rsidP="00CA6321">
            <w:pPr>
              <w:pStyle w:val="ListParagraph"/>
              <w:spacing w:line="240" w:lineRule="auto"/>
              <w:jc w:val="both"/>
              <w:rPr>
                <w:rFonts w:ascii="Times New Roman" w:hAnsi="Times New Roman" w:cs="Times New Roman"/>
                <w:sz w:val="24"/>
                <w:szCs w:val="24"/>
              </w:rPr>
            </w:pPr>
          </w:p>
          <w:p w14:paraId="7435DC80" w14:textId="77777777" w:rsidR="005903A8" w:rsidRPr="0045642B" w:rsidRDefault="005903A8" w:rsidP="00CA6321">
            <w:pPr>
              <w:pStyle w:val="ListParagraph"/>
              <w:spacing w:line="240" w:lineRule="auto"/>
              <w:jc w:val="both"/>
              <w:rPr>
                <w:rFonts w:ascii="Times New Roman" w:hAnsi="Times New Roman" w:cs="Times New Roman"/>
                <w:sz w:val="24"/>
                <w:szCs w:val="24"/>
              </w:rPr>
            </w:pPr>
          </w:p>
          <w:p w14:paraId="4B84980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38CA058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3943384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14:paraId="62D3D283" w14:textId="77777777" w:rsidR="00E66AA2" w:rsidRPr="0045642B" w:rsidRDefault="00E66AA2" w:rsidP="00CA6321">
            <w:pPr>
              <w:ind w:left="630"/>
              <w:jc w:val="both"/>
            </w:pPr>
          </w:p>
          <w:p w14:paraId="733FE50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14:paraId="7542E80E" w14:textId="77777777" w:rsidR="00E66AA2" w:rsidRPr="0045642B" w:rsidRDefault="00E66AA2" w:rsidP="00CA6321">
            <w:pPr>
              <w:ind w:left="630"/>
              <w:jc w:val="both"/>
            </w:pPr>
          </w:p>
          <w:p w14:paraId="22CD541A"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3A203C64" w14:textId="77777777" w:rsidR="00E66AA2" w:rsidRPr="0045642B" w:rsidRDefault="00E66AA2" w:rsidP="00CA6321">
            <w:pPr>
              <w:ind w:left="630"/>
              <w:jc w:val="both"/>
            </w:pPr>
          </w:p>
          <w:p w14:paraId="01B9A518"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14:paraId="49FF3840" w14:textId="77777777" w:rsidR="00E66AA2" w:rsidRPr="0045642B" w:rsidRDefault="00E66AA2" w:rsidP="00CA6321">
            <w:pPr>
              <w:ind w:left="630"/>
              <w:jc w:val="both"/>
            </w:pPr>
          </w:p>
          <w:p w14:paraId="5F1DC15F"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13904D5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21F4487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14:paraId="338DD89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BB42B7"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21FB5E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35A47D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7983A1A1" w14:textId="60937208" w:rsidR="00E66AA2" w:rsidRDefault="00E66AA2" w:rsidP="00CA6321">
            <w:pPr>
              <w:jc w:val="both"/>
            </w:pPr>
          </w:p>
          <w:p w14:paraId="138A8F8D" w14:textId="45B1C440" w:rsidR="005903A8" w:rsidRDefault="005903A8" w:rsidP="00CA6321">
            <w:pPr>
              <w:jc w:val="both"/>
            </w:pPr>
          </w:p>
          <w:p w14:paraId="4FC2B5A6" w14:textId="7BBF7871" w:rsidR="005903A8" w:rsidRDefault="005903A8" w:rsidP="00CA6321">
            <w:pPr>
              <w:jc w:val="both"/>
            </w:pPr>
          </w:p>
          <w:p w14:paraId="7B7C90C4" w14:textId="74CAAA02" w:rsidR="005903A8" w:rsidRDefault="005903A8" w:rsidP="00CA6321">
            <w:pPr>
              <w:jc w:val="both"/>
            </w:pPr>
          </w:p>
          <w:p w14:paraId="1DE903D8" w14:textId="77777777" w:rsidR="005903A8" w:rsidRPr="0045642B" w:rsidRDefault="005903A8" w:rsidP="00CA6321">
            <w:pPr>
              <w:jc w:val="both"/>
            </w:pPr>
          </w:p>
          <w:p w14:paraId="49DC8E1B" w14:textId="77777777" w:rsidR="00E66AA2" w:rsidRPr="0045642B" w:rsidRDefault="00E66AA2" w:rsidP="00CA6321">
            <w:pPr>
              <w:jc w:val="both"/>
            </w:pPr>
            <w:r w:rsidRPr="0045642B">
              <w:t xml:space="preserve">POA Affiliates are required to comply with the following code of conduct when interacting with children: </w:t>
            </w:r>
          </w:p>
          <w:p w14:paraId="2D447BF3" w14:textId="77777777" w:rsidR="00E66AA2" w:rsidRPr="0045642B" w:rsidRDefault="00E66AA2" w:rsidP="00CA6321">
            <w:pPr>
              <w:jc w:val="both"/>
            </w:pPr>
          </w:p>
          <w:p w14:paraId="3753E07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14:paraId="27D6D7C6"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82096A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14:paraId="154068B3"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2FD6162"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D8DDBF2" w14:textId="4A7C1ABD" w:rsidR="00E66AA2" w:rsidRDefault="00E66AA2" w:rsidP="00CA6321">
            <w:pPr>
              <w:pStyle w:val="ListParagraph"/>
              <w:spacing w:line="240" w:lineRule="auto"/>
              <w:ind w:left="360"/>
              <w:jc w:val="both"/>
              <w:rPr>
                <w:rFonts w:ascii="Times New Roman" w:hAnsi="Times New Roman" w:cs="Times New Roman"/>
                <w:sz w:val="24"/>
                <w:szCs w:val="24"/>
              </w:rPr>
            </w:pPr>
          </w:p>
          <w:p w14:paraId="161AB248" w14:textId="19364408" w:rsidR="005903A8" w:rsidRDefault="005903A8" w:rsidP="00CA6321">
            <w:pPr>
              <w:pStyle w:val="ListParagraph"/>
              <w:spacing w:line="240" w:lineRule="auto"/>
              <w:ind w:left="360"/>
              <w:jc w:val="both"/>
              <w:rPr>
                <w:rFonts w:ascii="Times New Roman" w:hAnsi="Times New Roman" w:cs="Times New Roman"/>
                <w:sz w:val="24"/>
                <w:szCs w:val="24"/>
              </w:rPr>
            </w:pPr>
          </w:p>
          <w:p w14:paraId="51DCB282" w14:textId="1AB909A2" w:rsidR="005903A8" w:rsidRDefault="005903A8" w:rsidP="00CA6321">
            <w:pPr>
              <w:pStyle w:val="ListParagraph"/>
              <w:spacing w:line="240" w:lineRule="auto"/>
              <w:ind w:left="360"/>
              <w:jc w:val="both"/>
              <w:rPr>
                <w:rFonts w:ascii="Times New Roman" w:hAnsi="Times New Roman" w:cs="Times New Roman"/>
                <w:sz w:val="24"/>
                <w:szCs w:val="24"/>
              </w:rPr>
            </w:pPr>
          </w:p>
          <w:p w14:paraId="47B34E9D" w14:textId="77777777" w:rsidR="005903A8" w:rsidRPr="0045642B" w:rsidRDefault="005903A8" w:rsidP="00CA6321">
            <w:pPr>
              <w:pStyle w:val="ListParagraph"/>
              <w:spacing w:line="240" w:lineRule="auto"/>
              <w:ind w:left="360"/>
              <w:jc w:val="both"/>
              <w:rPr>
                <w:rFonts w:ascii="Times New Roman" w:hAnsi="Times New Roman" w:cs="Times New Roman"/>
                <w:sz w:val="24"/>
                <w:szCs w:val="24"/>
              </w:rPr>
            </w:pPr>
          </w:p>
          <w:p w14:paraId="363BA9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14:paraId="29E67F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0AAB4E0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14:paraId="68DC3ADA"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CAA9C4"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14:paraId="70DFA59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E130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14:paraId="3012898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2336E2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14:paraId="1A1624D7"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E900EF1"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579A0E4A" w14:textId="0B477B92" w:rsidR="00E66AA2" w:rsidRDefault="00E66AA2" w:rsidP="00CA6321">
            <w:pPr>
              <w:pStyle w:val="ListParagraph"/>
              <w:spacing w:line="240" w:lineRule="auto"/>
              <w:jc w:val="both"/>
              <w:rPr>
                <w:rFonts w:ascii="Times New Roman" w:hAnsi="Times New Roman" w:cs="Times New Roman"/>
                <w:sz w:val="24"/>
                <w:szCs w:val="24"/>
              </w:rPr>
            </w:pPr>
          </w:p>
          <w:p w14:paraId="505C3DB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C230573"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14:paraId="7694DB13"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47A560FC"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2E8691C5"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B92ED75"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14:paraId="4EAC98DD" w14:textId="7DB99A94" w:rsidR="00E66AA2" w:rsidRDefault="00E66AA2" w:rsidP="00CA6321">
            <w:pPr>
              <w:pStyle w:val="ListParagraph"/>
              <w:spacing w:line="240" w:lineRule="auto"/>
              <w:jc w:val="both"/>
              <w:rPr>
                <w:rFonts w:ascii="Times New Roman" w:hAnsi="Times New Roman" w:cs="Times New Roman"/>
                <w:sz w:val="24"/>
                <w:szCs w:val="24"/>
              </w:rPr>
            </w:pPr>
          </w:p>
          <w:p w14:paraId="546C29E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E713DC3"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14:paraId="695B35C2"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B2A3E19"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14:paraId="4E9D3121"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F72962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14:paraId="69F65357" w14:textId="54918D90" w:rsidR="00E66AA2" w:rsidRDefault="00E66AA2" w:rsidP="00CA6321">
            <w:pPr>
              <w:pStyle w:val="ListParagraph"/>
              <w:spacing w:line="240" w:lineRule="auto"/>
              <w:ind w:left="360"/>
              <w:jc w:val="both"/>
              <w:rPr>
                <w:rFonts w:ascii="Times New Roman" w:hAnsi="Times New Roman" w:cs="Times New Roman"/>
                <w:sz w:val="24"/>
                <w:szCs w:val="24"/>
              </w:rPr>
            </w:pPr>
          </w:p>
          <w:p w14:paraId="6EF0C20C" w14:textId="77777777" w:rsidR="00AC5D71" w:rsidRPr="0045642B" w:rsidRDefault="00AC5D71" w:rsidP="00CA6321">
            <w:pPr>
              <w:pStyle w:val="ListParagraph"/>
              <w:spacing w:line="240" w:lineRule="auto"/>
              <w:ind w:left="360"/>
              <w:jc w:val="both"/>
              <w:rPr>
                <w:rFonts w:ascii="Times New Roman" w:hAnsi="Times New Roman" w:cs="Times New Roman"/>
                <w:sz w:val="24"/>
                <w:szCs w:val="24"/>
              </w:rPr>
            </w:pPr>
          </w:p>
          <w:p w14:paraId="29E82B6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4AD6502F"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1ACEEA47"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14:paraId="0EFE590C"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AADE20"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14:paraId="0C185762"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1CDCF158"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14:paraId="63236CEC"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61167D2A"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14:paraId="36CC8F85" w14:textId="2551466A" w:rsidR="00E66AA2" w:rsidRDefault="00E66AA2" w:rsidP="00CA6321">
            <w:pPr>
              <w:jc w:val="both"/>
            </w:pPr>
          </w:p>
          <w:p w14:paraId="3A071452" w14:textId="3CA35007" w:rsidR="00AC5D71" w:rsidRDefault="00AC5D71" w:rsidP="00CA6321">
            <w:pPr>
              <w:jc w:val="both"/>
            </w:pPr>
          </w:p>
          <w:p w14:paraId="6041E5E5" w14:textId="77777777" w:rsidR="00AC5D71" w:rsidRPr="0045642B" w:rsidRDefault="00AC5D71" w:rsidP="00CA6321">
            <w:pPr>
              <w:jc w:val="both"/>
            </w:pPr>
          </w:p>
          <w:p w14:paraId="60AAC44C"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14:paraId="12396F6E" w14:textId="5B1D7BB9" w:rsidR="00E66AA2" w:rsidRDefault="00E66AA2" w:rsidP="00CA6321">
            <w:pPr>
              <w:pStyle w:val="ListParagraph"/>
              <w:spacing w:line="240" w:lineRule="auto"/>
              <w:jc w:val="both"/>
              <w:rPr>
                <w:rFonts w:ascii="Times New Roman" w:hAnsi="Times New Roman" w:cs="Times New Roman"/>
                <w:sz w:val="24"/>
                <w:szCs w:val="24"/>
              </w:rPr>
            </w:pPr>
          </w:p>
          <w:p w14:paraId="152059E0"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0747DF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14:paraId="50105C1E" w14:textId="1524AEE9" w:rsidR="00E66AA2" w:rsidRDefault="00E66AA2" w:rsidP="00CA6321">
            <w:pPr>
              <w:pStyle w:val="ListParagraph"/>
              <w:spacing w:line="240" w:lineRule="auto"/>
              <w:jc w:val="both"/>
              <w:rPr>
                <w:rFonts w:ascii="Times New Roman" w:hAnsi="Times New Roman" w:cs="Times New Roman"/>
                <w:sz w:val="24"/>
                <w:szCs w:val="24"/>
              </w:rPr>
            </w:pPr>
          </w:p>
          <w:p w14:paraId="3B56CD87"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1EAAD56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eastAsiaTheme="minorEastAsia" w:hAnsi="Times New Roman" w:cs="Times New Roman"/>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1CA2C18E" w14:textId="16B393B0" w:rsidR="00AC5D71" w:rsidRDefault="00AC5D71" w:rsidP="00CA6321">
            <w:pPr>
              <w:pStyle w:val="Heading2"/>
              <w:jc w:val="both"/>
              <w:outlineLvl w:val="1"/>
              <w:rPr>
                <w:rFonts w:ascii="Times New Roman" w:eastAsia="Calibri" w:hAnsi="Times New Roman" w:cs="Times New Roman"/>
                <w:b/>
                <w:bCs/>
                <w:color w:val="FF5050"/>
                <w:sz w:val="24"/>
                <w:szCs w:val="24"/>
              </w:rPr>
            </w:pPr>
          </w:p>
          <w:p w14:paraId="02357F83" w14:textId="77777777" w:rsidR="00AC5D71" w:rsidRPr="00AC5D71" w:rsidRDefault="00AC5D71" w:rsidP="00AC5D71">
            <w:pPr>
              <w:rPr>
                <w:rFonts w:eastAsia="Calibri"/>
              </w:rPr>
            </w:pPr>
          </w:p>
          <w:p w14:paraId="3EFC0CAB" w14:textId="77777777" w:rsidR="00AC5D71" w:rsidRDefault="00AC5D71" w:rsidP="00CA6321">
            <w:pPr>
              <w:pStyle w:val="Heading2"/>
              <w:jc w:val="both"/>
              <w:outlineLvl w:val="1"/>
              <w:rPr>
                <w:rFonts w:ascii="Times New Roman" w:eastAsia="Calibri" w:hAnsi="Times New Roman" w:cs="Times New Roman"/>
                <w:b/>
                <w:bCs/>
                <w:color w:val="FF5050"/>
                <w:sz w:val="24"/>
                <w:szCs w:val="24"/>
              </w:rPr>
            </w:pPr>
          </w:p>
          <w:p w14:paraId="1AC87BA0" w14:textId="59697D62" w:rsidR="00E66AA2" w:rsidRPr="00AC5D71" w:rsidRDefault="00E66AA2" w:rsidP="00CA6321">
            <w:pPr>
              <w:pStyle w:val="Heading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Child Safeguarding Complaint Procedure </w:t>
            </w:r>
          </w:p>
          <w:p w14:paraId="183B6200" w14:textId="77777777" w:rsidR="00E66AA2" w:rsidRPr="0045642B" w:rsidRDefault="00E66AA2" w:rsidP="00CA6321">
            <w:pPr>
              <w:jc w:val="both"/>
            </w:pPr>
            <w:r w:rsidRPr="0045642B">
              <w:t xml:space="preserve">POA Affiliates must report all violations of the Child Safeguarding Policy immediately through one of the means listed below. </w:t>
            </w:r>
          </w:p>
          <w:p w14:paraId="392B484E"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C81BBEA"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2812E935" w14:textId="11DA8943" w:rsidR="00E66AA2"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8" w:history="1">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233A84C1" w14:textId="6E123436" w:rsidR="00AC5D71" w:rsidRDefault="00AC5D71" w:rsidP="00AC5D71">
            <w:pPr>
              <w:keepNext w:val="0"/>
              <w:spacing w:after="200"/>
              <w:jc w:val="both"/>
              <w:outlineLvl w:val="9"/>
              <w:rPr>
                <w:color w:val="000000" w:themeColor="text1"/>
              </w:rPr>
            </w:pPr>
          </w:p>
          <w:p w14:paraId="4B69F0CE" w14:textId="77777777" w:rsidR="00AC5D71" w:rsidRPr="00AC5D71" w:rsidRDefault="00AC5D71" w:rsidP="00AC5D71">
            <w:pPr>
              <w:keepNext w:val="0"/>
              <w:spacing w:after="200"/>
              <w:jc w:val="both"/>
              <w:outlineLvl w:val="9"/>
              <w:rPr>
                <w:color w:val="000000" w:themeColor="text1"/>
              </w:rPr>
            </w:pPr>
          </w:p>
          <w:p w14:paraId="788970FD" w14:textId="77777777" w:rsidR="00E66AA2" w:rsidRPr="0045642B" w:rsidRDefault="00E66AA2"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BC098D7" w14:textId="3A47EBF9" w:rsidR="00E66AA2" w:rsidRDefault="00E66AA2" w:rsidP="00CA6321">
            <w:pPr>
              <w:pStyle w:val="Heading2"/>
              <w:jc w:val="both"/>
              <w:outlineLvl w:val="1"/>
              <w:rPr>
                <w:rFonts w:ascii="Times New Roman" w:eastAsia="Calibri" w:hAnsi="Times New Roman" w:cs="Times New Roman"/>
                <w:color w:val="FF5050"/>
                <w:sz w:val="24"/>
                <w:szCs w:val="24"/>
              </w:rPr>
            </w:pPr>
          </w:p>
          <w:p w14:paraId="743480D4" w14:textId="1D3F28E6" w:rsidR="00AC5D71" w:rsidRDefault="00AC5D71" w:rsidP="00AC5D71">
            <w:pPr>
              <w:rPr>
                <w:rFonts w:eastAsia="Calibri"/>
              </w:rPr>
            </w:pPr>
          </w:p>
          <w:p w14:paraId="1B10B7FA" w14:textId="77777777" w:rsidR="00AC5D71" w:rsidRPr="00AC5D71" w:rsidRDefault="00AC5D71" w:rsidP="00AC5D71">
            <w:pPr>
              <w:rPr>
                <w:rFonts w:eastAsia="Calibri"/>
              </w:rPr>
            </w:pPr>
          </w:p>
          <w:p w14:paraId="36B43E8E" w14:textId="77777777" w:rsidR="00E66AA2" w:rsidRPr="00AC5D71" w:rsidRDefault="00E66AA2" w:rsidP="00CA6321">
            <w:pPr>
              <w:pStyle w:val="Heading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Retaliation for SEA Complaint </w:t>
            </w:r>
          </w:p>
          <w:p w14:paraId="3BD0AE3E"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4FB96680" w14:textId="77777777" w:rsidR="00E66AA2" w:rsidRPr="0045642B" w:rsidRDefault="00E66AA2" w:rsidP="00CA6321">
            <w:pPr>
              <w:pStyle w:val="Default"/>
              <w:jc w:val="both"/>
              <w:rPr>
                <w:rFonts w:ascii="Times New Roman" w:hAnsi="Times New Roman" w:cs="Times New Roman"/>
              </w:rPr>
            </w:pPr>
          </w:p>
          <w:p w14:paraId="169E1E82"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4B052B2E" w14:textId="77777777" w:rsidR="00E66AA2" w:rsidRPr="0045642B" w:rsidRDefault="00E66AA2" w:rsidP="00CA6321">
            <w:pPr>
              <w:jc w:val="both"/>
            </w:pPr>
          </w:p>
          <w:p w14:paraId="20566844" w14:textId="77777777" w:rsidR="00E66AA2" w:rsidRPr="0045642B" w:rsidRDefault="00E66AA2" w:rsidP="00CA6321">
            <w:pPr>
              <w:jc w:val="both"/>
              <w:rPr>
                <w:color w:val="000000"/>
              </w:rPr>
            </w:pPr>
            <w:r w:rsidRPr="0045642B">
              <w:t xml:space="preserve">Please refer to the </w:t>
            </w:r>
            <w:hyperlink r:id="rId19" w:history="1">
              <w:r w:rsidRPr="0045642B">
                <w:rPr>
                  <w:rStyle w:val="Hyperlink"/>
                </w:rPr>
                <w:t>Child Safeguarding Policy</w:t>
              </w:r>
            </w:hyperlink>
            <w:r w:rsidRPr="0045642B">
              <w:t xml:space="preserve"> for further information and guidance.</w:t>
            </w:r>
          </w:p>
          <w:p w14:paraId="2DEAC967" w14:textId="77777777" w:rsidR="00E66AA2" w:rsidRPr="0045642B" w:rsidRDefault="00E66AA2" w:rsidP="00CA6321">
            <w:pPr>
              <w:jc w:val="both"/>
              <w:rPr>
                <w:b/>
                <w:u w:val="single"/>
              </w:rPr>
            </w:pPr>
          </w:p>
          <w:p w14:paraId="233D3FF3" w14:textId="77777777" w:rsidR="00E66AA2" w:rsidRPr="0045642B" w:rsidRDefault="00E66AA2"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14:paraId="7FCB0459" w14:textId="77777777" w:rsidR="00E66AA2" w:rsidRPr="0045642B" w:rsidRDefault="00E66AA2" w:rsidP="00CA6321">
            <w:pPr>
              <w:jc w:val="both"/>
              <w:rPr>
                <w:b/>
                <w:color w:val="000000"/>
                <w:u w:val="single"/>
              </w:rPr>
            </w:pPr>
          </w:p>
          <w:p w14:paraId="2A72B794" w14:textId="133D52F1" w:rsidR="00E66AA2" w:rsidRDefault="00E66AA2" w:rsidP="00CA6321">
            <w:pPr>
              <w:tabs>
                <w:tab w:val="left" w:pos="4608"/>
                <w:tab w:val="left" w:pos="5055"/>
                <w:tab w:val="left" w:pos="5103"/>
                <w:tab w:val="left" w:pos="7062"/>
              </w:tabs>
              <w:spacing w:before="1"/>
              <w:ind w:right="4115"/>
              <w:rPr>
                <w:b/>
              </w:rPr>
            </w:pPr>
          </w:p>
          <w:p w14:paraId="32A3A837" w14:textId="77777777" w:rsidR="00AC5D71" w:rsidRPr="0045642B" w:rsidRDefault="00AC5D71" w:rsidP="00CA6321">
            <w:pPr>
              <w:tabs>
                <w:tab w:val="left" w:pos="4608"/>
                <w:tab w:val="left" w:pos="5055"/>
                <w:tab w:val="left" w:pos="5103"/>
                <w:tab w:val="left" w:pos="7062"/>
              </w:tabs>
              <w:spacing w:before="1"/>
              <w:ind w:right="4115"/>
              <w:rPr>
                <w:b/>
              </w:rPr>
            </w:pPr>
          </w:p>
          <w:p w14:paraId="1A9E05F4" w14:textId="03B8DE6E" w:rsidR="00E66AA2" w:rsidRPr="0045642B" w:rsidRDefault="00E66AA2"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1A69C830" w14:textId="77777777" w:rsidR="00E66AA2" w:rsidRPr="0045642B" w:rsidRDefault="00E66AA2" w:rsidP="00CA6321">
            <w:pPr>
              <w:tabs>
                <w:tab w:val="left" w:pos="4608"/>
                <w:tab w:val="left" w:pos="5055"/>
                <w:tab w:val="left" w:pos="5103"/>
                <w:tab w:val="left" w:pos="7062"/>
              </w:tabs>
              <w:spacing w:before="1"/>
              <w:ind w:right="4115"/>
              <w:rPr>
                <w:b/>
              </w:rPr>
            </w:pPr>
          </w:p>
          <w:p w14:paraId="0DF97C50" w14:textId="3B572D18" w:rsidR="00E66AA2" w:rsidRPr="0045642B" w:rsidRDefault="00E66AA2"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DB2C8C2" w14:textId="77777777" w:rsidR="00E66AA2" w:rsidRPr="0045642B" w:rsidRDefault="00E66AA2" w:rsidP="00CA6321">
            <w:pPr>
              <w:tabs>
                <w:tab w:val="left" w:pos="4608"/>
                <w:tab w:val="left" w:pos="5055"/>
                <w:tab w:val="left" w:pos="5103"/>
                <w:tab w:val="left" w:pos="7062"/>
              </w:tabs>
              <w:spacing w:before="1"/>
              <w:ind w:right="4115"/>
              <w:rPr>
                <w:b/>
              </w:rPr>
            </w:pPr>
          </w:p>
          <w:p w14:paraId="73B3CA06" w14:textId="39618712" w:rsidR="00481711" w:rsidRPr="0045642B" w:rsidRDefault="00E66AA2"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C7F15B2" w14:textId="77777777" w:rsidR="00F01D5C" w:rsidRPr="0045642B" w:rsidRDefault="00F01D5C" w:rsidP="00CA6321">
            <w:pPr>
              <w:rPr>
                <w:b/>
                <w:bCs/>
              </w:rPr>
            </w:pPr>
          </w:p>
        </w:tc>
        <w:tc>
          <w:tcPr>
            <w:tcW w:w="5580" w:type="dxa"/>
          </w:tcPr>
          <w:p w14:paraId="3085F445" w14:textId="77777777" w:rsidR="004E64A2" w:rsidRPr="0045642B" w:rsidRDefault="004E64A2" w:rsidP="00BD3465">
            <w:pPr>
              <w:pStyle w:val="P68B1DB1-TDC16"/>
              <w:ind w:left="0" w:firstLine="0"/>
              <w:jc w:val="center"/>
              <w:rPr>
                <w:sz w:val="24"/>
                <w:szCs w:val="24"/>
              </w:rPr>
            </w:pPr>
            <w:r w:rsidRPr="0045642B">
              <w:rPr>
                <w:sz w:val="24"/>
                <w:szCs w:val="24"/>
                <w:lang w:val="es-CR"/>
              </w:rPr>
              <w:t>ANEXO B- Código de Conducta de Partners de las Américas</w:t>
            </w:r>
          </w:p>
          <w:p w14:paraId="1DF8DAD4" w14:textId="77777777" w:rsidR="004E64A2" w:rsidRPr="0045642B" w:rsidRDefault="004E64A2" w:rsidP="00CA6321">
            <w:pPr>
              <w:rPr>
                <w:lang w:val="es-CR"/>
              </w:rPr>
            </w:pPr>
          </w:p>
          <w:p w14:paraId="6EEFAFBC" w14:textId="54729CCC" w:rsidR="004E64A2" w:rsidRPr="0045642B" w:rsidRDefault="004E64A2" w:rsidP="00CA6321">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w:t>
            </w:r>
            <w:ins w:id="182" w:author="Sara Taylor" w:date="2022-08-09T19:05:00Z">
              <w:r w:rsidR="00203F62">
                <w:rPr>
                  <w:lang w:val="es-CR"/>
                </w:rPr>
                <w:t>s</w:t>
              </w:r>
            </w:ins>
            <w:r w:rsidRPr="0045642B">
              <w:rPr>
                <w:lang w:val="es-CR"/>
              </w:rPr>
              <w:t xml:space="preserve"> of the Americas</w:t>
            </w:r>
            <w:ins w:id="183" w:author="Victor Ricardo Gomez Guerra" w:date="2022-07-29T16:07:00Z">
              <w:r w:rsidR="008532E8">
                <w:rPr>
                  <w:lang w:val="es-CR"/>
                </w:rPr>
                <w:t>, INC, Sucursal Colombia</w:t>
              </w:r>
            </w:ins>
            <w:r w:rsidRPr="0045642B">
              <w:rPr>
                <w:lang w:val="es-CR"/>
              </w:rPr>
              <w:t xml:space="preserve"> (Partners) se reserva el derecho de tomar todas las decisiones en función de cada caso.</w:t>
            </w:r>
          </w:p>
          <w:p w14:paraId="7C35AC64" w14:textId="77777777" w:rsidR="004E64A2" w:rsidRPr="0045642B" w:rsidRDefault="004E64A2" w:rsidP="00CA6321">
            <w:pPr>
              <w:rPr>
                <w:lang w:val="es-CR"/>
              </w:rPr>
            </w:pPr>
          </w:p>
          <w:p w14:paraId="32236427" w14:textId="77777777" w:rsidR="004E64A2" w:rsidRPr="0045642B" w:rsidRDefault="004E64A2" w:rsidP="00CA6321">
            <w:pPr>
              <w:pStyle w:val="P68B1DB1-Ttulo321"/>
              <w:spacing w:line="240" w:lineRule="auto"/>
              <w:ind w:left="0"/>
              <w:jc w:val="both"/>
              <w:rPr>
                <w:sz w:val="24"/>
                <w:szCs w:val="24"/>
              </w:rPr>
            </w:pPr>
            <w:r w:rsidRPr="0045642B">
              <w:rPr>
                <w:sz w:val="24"/>
                <w:szCs w:val="24"/>
              </w:rPr>
              <w:t>Introducción</w:t>
            </w:r>
          </w:p>
          <w:p w14:paraId="12C5EE55" w14:textId="16FB6770" w:rsidR="004E64A2" w:rsidRPr="0045642B" w:rsidRDefault="004E64A2" w:rsidP="00CA6321">
            <w:pPr>
              <w:jc w:val="both"/>
              <w:rPr>
                <w:lang w:val="es-CR"/>
              </w:rPr>
            </w:pPr>
            <w:r w:rsidRPr="0045642B">
              <w:rPr>
                <w:lang w:val="es-CR"/>
              </w:rPr>
              <w:t xml:space="preserve">Se espera que cada empleado, voluntario, consultor, representante y miembro de la Red de PARTNERS practique un alto estándar de conducta ética. El buen nombre de Partners </w:t>
            </w:r>
            <w:del w:id="184" w:author="Sara Taylor" w:date="2022-08-09T19:05:00Z">
              <w:r w:rsidRPr="0045642B" w:rsidDel="00203F62">
                <w:rPr>
                  <w:lang w:val="es-CR"/>
                </w:rPr>
                <w:delText>de las</w:delText>
              </w:r>
            </w:del>
            <w:ins w:id="185" w:author="Sara Taylor" w:date="2022-08-09T19:05:00Z">
              <w:r w:rsidR="00203F62">
                <w:rPr>
                  <w:lang w:val="es-CR"/>
                </w:rPr>
                <w:t>of the</w:t>
              </w:r>
            </w:ins>
            <w:r w:rsidRPr="0045642B">
              <w:rPr>
                <w:lang w:val="es-CR"/>
              </w:rPr>
              <w:t xml:space="preserve"> Am</w:t>
            </w:r>
            <w:ins w:id="186" w:author="Sara Taylor" w:date="2022-08-09T19:05:00Z">
              <w:r w:rsidR="00203F62">
                <w:rPr>
                  <w:lang w:val="es-CR"/>
                </w:rPr>
                <w:t>e</w:t>
              </w:r>
            </w:ins>
            <w:del w:id="187" w:author="Sara Taylor" w:date="2022-08-09T19:05:00Z">
              <w:r w:rsidRPr="0045642B" w:rsidDel="00203F62">
                <w:rPr>
                  <w:lang w:val="es-CR"/>
                </w:rPr>
                <w:delText>é</w:delText>
              </w:r>
            </w:del>
            <w:r w:rsidRPr="0045642B">
              <w:rPr>
                <w:lang w:val="es-CR"/>
              </w:rPr>
              <w:t>ricas depende de la forma en que su red y sus representantes realizan negocios, y de la manera como el público percibe dicha conducta. Las acciones poco éticas o la apariencia de acciones poco éticas no son aceptables.</w:t>
            </w:r>
          </w:p>
          <w:p w14:paraId="4E54F544" w14:textId="77777777" w:rsidR="004E64A2" w:rsidRPr="0045642B" w:rsidRDefault="004E64A2" w:rsidP="00CA6321">
            <w:pPr>
              <w:pStyle w:val="BodyText"/>
              <w:spacing w:before="8"/>
              <w:jc w:val="both"/>
              <w:rPr>
                <w:rFonts w:ascii="Times New Roman" w:hAnsi="Times New Roman"/>
                <w:sz w:val="24"/>
                <w:lang w:val="es-CR"/>
              </w:rPr>
            </w:pPr>
          </w:p>
          <w:p w14:paraId="2C5208FF" w14:textId="77777777" w:rsidR="004E64A2" w:rsidRPr="0045642B" w:rsidRDefault="004E64A2" w:rsidP="00CA6321">
            <w:pPr>
              <w:pStyle w:val="P68B1DB1-Ttulo321"/>
              <w:spacing w:line="240" w:lineRule="auto"/>
              <w:ind w:left="0"/>
              <w:jc w:val="both"/>
              <w:rPr>
                <w:sz w:val="24"/>
                <w:szCs w:val="24"/>
              </w:rPr>
            </w:pPr>
            <w:r w:rsidRPr="0045642B">
              <w:rPr>
                <w:sz w:val="24"/>
                <w:szCs w:val="24"/>
              </w:rPr>
              <w:t>Confidencialidad</w:t>
            </w:r>
          </w:p>
          <w:p w14:paraId="622FE990" w14:textId="75B2309F" w:rsidR="004E64A2" w:rsidRPr="0045642B" w:rsidRDefault="004E64A2" w:rsidP="00CA6321">
            <w:pPr>
              <w:jc w:val="both"/>
              <w:rPr>
                <w:lang w:val="es-CR"/>
              </w:rPr>
            </w:pPr>
            <w:r w:rsidRPr="0045642B">
              <w:rPr>
                <w:lang w:val="es-CR"/>
              </w:rPr>
              <w:t>Todas las personas que interactúen con, o representen a, la Red de Partners, deben mantener la confidencialidad de la información que les sea entregada por Partners of the Am</w:t>
            </w:r>
            <w:ins w:id="188" w:author="Sara Taylor" w:date="2022-08-09T19:05:00Z">
              <w:r w:rsidR="00203F62">
                <w:rPr>
                  <w:lang w:val="es-CR"/>
                </w:rPr>
                <w:t>e</w:t>
              </w:r>
            </w:ins>
            <w:del w:id="189" w:author="Sara Taylor" w:date="2022-08-09T19:05:00Z">
              <w:r w:rsidRPr="0045642B" w:rsidDel="00203F62">
                <w:rPr>
                  <w:lang w:val="es-CR"/>
                </w:rPr>
                <w:delText>é</w:delText>
              </w:r>
            </w:del>
            <w:r w:rsidRPr="0045642B">
              <w:rPr>
                <w:lang w:val="es-CR"/>
              </w:rPr>
              <w:t>ricas y cualquier otra información confidencial sobre la organización, sus actividades, socios, financiadores, y las partes interesadas o proveedores que les llegue de cualquier fuente, excepto cuando la divulgación esté autorizada o sea legalmente ordenada.</w:t>
            </w:r>
          </w:p>
          <w:p w14:paraId="63202BBA" w14:textId="77777777" w:rsidR="004E64A2" w:rsidRPr="0045642B" w:rsidRDefault="004E64A2" w:rsidP="00CA6321">
            <w:pPr>
              <w:jc w:val="both"/>
              <w:rPr>
                <w:lang w:val="es-CR"/>
              </w:rPr>
            </w:pPr>
          </w:p>
          <w:p w14:paraId="643A666B" w14:textId="77777777" w:rsidR="004E64A2" w:rsidRPr="0045642B" w:rsidRDefault="004E64A2" w:rsidP="00CA6321">
            <w:pPr>
              <w:pStyle w:val="P68B1DB1-Ttulo321"/>
              <w:spacing w:line="240" w:lineRule="auto"/>
              <w:ind w:left="0"/>
              <w:jc w:val="both"/>
              <w:rPr>
                <w:sz w:val="24"/>
                <w:szCs w:val="24"/>
              </w:rPr>
            </w:pPr>
            <w:r w:rsidRPr="0045642B">
              <w:rPr>
                <w:sz w:val="24"/>
                <w:szCs w:val="24"/>
              </w:rPr>
              <w:t>Actividad Internacional</w:t>
            </w:r>
          </w:p>
          <w:p w14:paraId="2F780DA2" w14:textId="77777777" w:rsidR="004E64A2" w:rsidRPr="0045642B" w:rsidRDefault="004E64A2" w:rsidP="00CA6321">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14:paraId="2BAFD5DF" w14:textId="77777777" w:rsidR="004E64A2" w:rsidRPr="0045642B" w:rsidRDefault="004E64A2" w:rsidP="00CA6321">
            <w:pPr>
              <w:jc w:val="both"/>
              <w:rPr>
                <w:lang w:val="es-CR"/>
              </w:rPr>
            </w:pPr>
          </w:p>
          <w:p w14:paraId="13AC9392" w14:textId="77777777" w:rsidR="004E64A2" w:rsidRPr="0045642B" w:rsidRDefault="004E64A2" w:rsidP="00CA6321">
            <w:pPr>
              <w:jc w:val="both"/>
              <w:rPr>
                <w:lang w:val="es-CR"/>
              </w:rPr>
            </w:pPr>
            <w:r w:rsidRPr="0045642B">
              <w:rPr>
                <w:lang w:val="es-CR"/>
              </w:rPr>
              <w:t>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14:paraId="5EA60D6C" w14:textId="77777777" w:rsidR="004E64A2" w:rsidRPr="0045642B" w:rsidRDefault="004E64A2" w:rsidP="00CA6321">
            <w:pPr>
              <w:pStyle w:val="BodyText"/>
              <w:spacing w:before="1"/>
              <w:jc w:val="both"/>
              <w:rPr>
                <w:rFonts w:ascii="Times New Roman" w:hAnsi="Times New Roman"/>
                <w:sz w:val="24"/>
                <w:lang w:val="es-CR"/>
              </w:rPr>
            </w:pPr>
          </w:p>
          <w:p w14:paraId="235DC9B8" w14:textId="77777777" w:rsidR="004E64A2" w:rsidRPr="0045642B" w:rsidRDefault="004E64A2" w:rsidP="00CA6321">
            <w:pPr>
              <w:pStyle w:val="P68B1DB1-Ttulo321"/>
              <w:spacing w:line="240" w:lineRule="auto"/>
              <w:ind w:left="0"/>
              <w:jc w:val="both"/>
              <w:rPr>
                <w:sz w:val="24"/>
                <w:szCs w:val="24"/>
              </w:rPr>
            </w:pPr>
            <w:r w:rsidRPr="0045642B">
              <w:rPr>
                <w:sz w:val="24"/>
                <w:szCs w:val="24"/>
              </w:rPr>
              <w:t>Acoso</w:t>
            </w:r>
          </w:p>
          <w:p w14:paraId="60105762" w14:textId="77777777" w:rsidR="004E64A2" w:rsidRPr="0045642B" w:rsidRDefault="004E64A2" w:rsidP="00CA6321">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14:paraId="6DF525A3" w14:textId="77777777" w:rsidR="004E64A2" w:rsidRPr="0045642B" w:rsidRDefault="004E64A2" w:rsidP="00CA6321">
            <w:pPr>
              <w:jc w:val="both"/>
              <w:rPr>
                <w:lang w:val="es-CR"/>
              </w:rPr>
            </w:pPr>
          </w:p>
          <w:p w14:paraId="70B1D2A7" w14:textId="77777777" w:rsidR="004E64A2" w:rsidRPr="0045642B" w:rsidRDefault="004E64A2" w:rsidP="00CA6321">
            <w:pPr>
              <w:jc w:val="both"/>
              <w:rPr>
                <w:lang w:val="es-CR"/>
              </w:rPr>
            </w:pPr>
            <w:r w:rsidRPr="0045642B">
              <w:rPr>
                <w:lang w:val="es-CR"/>
              </w:rPr>
              <w:t>El acoso o la discriminación por motivos de sexo o cualquier otra base legalmente prohibida es ilegal y contraria a la política de Partners.</w:t>
            </w:r>
          </w:p>
          <w:p w14:paraId="6BB7DEB2" w14:textId="77777777" w:rsidR="00C12EFA" w:rsidRPr="0045642B" w:rsidRDefault="00C12EFA" w:rsidP="00CA6321">
            <w:pPr>
              <w:jc w:val="both"/>
              <w:rPr>
                <w:lang w:val="es-CR"/>
              </w:rPr>
            </w:pPr>
          </w:p>
          <w:p w14:paraId="70EB34FF" w14:textId="77777777" w:rsidR="004E64A2" w:rsidRPr="0045642B" w:rsidRDefault="004E64A2" w:rsidP="00CA6321">
            <w:pPr>
              <w:pStyle w:val="P68B1DB1-Ttulo321"/>
              <w:spacing w:line="240" w:lineRule="auto"/>
              <w:ind w:left="0"/>
              <w:jc w:val="both"/>
              <w:rPr>
                <w:sz w:val="24"/>
                <w:szCs w:val="24"/>
              </w:rPr>
            </w:pPr>
            <w:r w:rsidRPr="0045642B">
              <w:rPr>
                <w:sz w:val="24"/>
                <w:szCs w:val="24"/>
              </w:rPr>
              <w:t>Cumplimiento</w:t>
            </w:r>
          </w:p>
          <w:p w14:paraId="0A5CFCDF" w14:textId="5B05E14F" w:rsidR="004E64A2" w:rsidRPr="0045642B" w:rsidRDefault="004E64A2" w:rsidP="00CA6321">
            <w:pPr>
              <w:jc w:val="both"/>
              <w:rPr>
                <w:lang w:val="es-CR"/>
              </w:rPr>
            </w:pPr>
            <w:r w:rsidRPr="0045642B">
              <w:rPr>
                <w:lang w:val="es-CR"/>
              </w:rPr>
              <w:t>Si tiene conocimiento o sospecha de la violación de las leyes, normas o reglamentos aplicables o de este Código, usted debe reportar de inmediato esa información a cualquier Gerente Senior o miembro de la Junta Directiva Internacional de Partners of the Am</w:t>
            </w:r>
            <w:ins w:id="190" w:author="Sara Taylor" w:date="2022-08-09T19:05:00Z">
              <w:r w:rsidR="00203F62">
                <w:rPr>
                  <w:lang w:val="es-CR"/>
                </w:rPr>
                <w:t>e</w:t>
              </w:r>
            </w:ins>
            <w:del w:id="191" w:author="Sara Taylor" w:date="2022-08-09T19:05:00Z">
              <w:r w:rsidRPr="0045642B" w:rsidDel="00203F62">
                <w:rPr>
                  <w:lang w:val="es-CR"/>
                </w:rPr>
                <w:delText>é</w:delText>
              </w:r>
            </w:del>
            <w:r w:rsidRPr="0045642B">
              <w:rPr>
                <w:lang w:val="es-CR"/>
              </w:rPr>
              <w:t xml:space="preserve">ricas, Inc. También pueden comunicarse con la línea directa confidencial de Partners marcando el número +1 (443)-951-4951. El Presidente de la Junta Directiva determinará o designará a las personas apropiadas para determinar las acciones apropiadas a seguir para </w:t>
            </w:r>
            <w:r w:rsidR="00255B7A" w:rsidRPr="0045642B">
              <w:rPr>
                <w:lang w:val="es-CR"/>
              </w:rPr>
              <w:t>responder a</w:t>
            </w:r>
            <w:r w:rsidRPr="0045642B">
              <w:rPr>
                <w:lang w:val="es-CR"/>
              </w:rPr>
              <w:t xml:space="preserve"> las violaciones de este Código.</w:t>
            </w:r>
          </w:p>
          <w:p w14:paraId="2C5DAF96" w14:textId="77777777" w:rsidR="004E64A2" w:rsidRPr="0045642B" w:rsidRDefault="004E64A2" w:rsidP="00CA6321">
            <w:pPr>
              <w:jc w:val="both"/>
              <w:rPr>
                <w:lang w:val="es-CR"/>
              </w:rPr>
            </w:pPr>
          </w:p>
          <w:p w14:paraId="2125C64A" w14:textId="77777777" w:rsidR="004E64A2" w:rsidRPr="0045642B" w:rsidRDefault="004E64A2" w:rsidP="00CA6321">
            <w:pPr>
              <w:jc w:val="both"/>
              <w:rPr>
                <w:lang w:val="es-CR"/>
              </w:rPr>
            </w:pPr>
            <w:r w:rsidRPr="0045642B">
              <w:rPr>
                <w:lang w:val="es-CR"/>
              </w:rPr>
              <w:t>Partners of the Americas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14:paraId="4134D295" w14:textId="77777777" w:rsidR="004E64A2" w:rsidRPr="0045642B" w:rsidRDefault="004E64A2" w:rsidP="00CA6321">
            <w:pPr>
              <w:spacing w:before="1"/>
              <w:jc w:val="both"/>
              <w:rPr>
                <w:b/>
                <w:lang w:val="es-CR"/>
              </w:rPr>
            </w:pPr>
          </w:p>
          <w:p w14:paraId="227F85D5" w14:textId="77777777" w:rsidR="004E64A2" w:rsidRPr="0045642B" w:rsidRDefault="004E64A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113DFED8" w14:textId="77777777" w:rsidR="004E64A2" w:rsidRPr="0045642B" w:rsidRDefault="004E64A2" w:rsidP="00CA6321">
            <w:pPr>
              <w:tabs>
                <w:tab w:val="left" w:pos="4608"/>
                <w:tab w:val="left" w:pos="5055"/>
                <w:tab w:val="left" w:pos="5103"/>
                <w:tab w:val="left" w:pos="7062"/>
              </w:tabs>
              <w:spacing w:before="1"/>
              <w:ind w:right="4115"/>
              <w:rPr>
                <w:b/>
                <w:lang w:val="es-CR"/>
              </w:rPr>
            </w:pPr>
          </w:p>
          <w:p w14:paraId="0AD748A1"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1BD7501A"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p>
          <w:p w14:paraId="12665C5E" w14:textId="000A07BB"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BF248F4" w14:textId="77777777" w:rsidR="004E64A2" w:rsidRPr="0045642B" w:rsidRDefault="004E64A2" w:rsidP="00CA6321">
            <w:pPr>
              <w:tabs>
                <w:tab w:val="left" w:pos="4608"/>
                <w:tab w:val="left" w:pos="5055"/>
                <w:tab w:val="left" w:pos="5103"/>
                <w:tab w:val="left" w:pos="7062"/>
              </w:tabs>
              <w:spacing w:before="1"/>
              <w:ind w:right="4115"/>
              <w:rPr>
                <w:b/>
                <w:lang w:val="es-CR"/>
              </w:rPr>
            </w:pPr>
          </w:p>
          <w:p w14:paraId="18E5AB6F" w14:textId="5D3BB89E"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14:paraId="20DC02A2" w14:textId="77777777" w:rsidR="007A0D90" w:rsidRPr="0045642B" w:rsidRDefault="007A0D90" w:rsidP="00CA6321">
            <w:pPr>
              <w:jc w:val="center"/>
              <w:rPr>
                <w:b/>
                <w:bCs/>
                <w:color w:val="FF0000"/>
                <w:highlight w:val="yellow"/>
                <w:lang w:val="es-ES"/>
              </w:rPr>
            </w:pPr>
          </w:p>
          <w:p w14:paraId="08CA95F7" w14:textId="77777777" w:rsidR="00670F68" w:rsidRPr="0045642B" w:rsidRDefault="00670F68" w:rsidP="00CA6321">
            <w:pPr>
              <w:pStyle w:val="P68B1DB1-TDC16"/>
              <w:ind w:left="0" w:right="0" w:hanging="1"/>
              <w:jc w:val="center"/>
              <w:rPr>
                <w:sz w:val="24"/>
                <w:szCs w:val="24"/>
              </w:rPr>
            </w:pPr>
            <w:r w:rsidRPr="0045642B">
              <w:rPr>
                <w:sz w:val="24"/>
                <w:szCs w:val="24"/>
              </w:rPr>
              <w:t>ANEXO C. Declaración Sobre la Confidencialidad de Asuntos Corporativos</w:t>
            </w:r>
          </w:p>
          <w:p w14:paraId="5EE7E28B" w14:textId="77777777" w:rsidR="00670F68" w:rsidRPr="0045642B" w:rsidRDefault="00670F68" w:rsidP="00CA6321">
            <w:pPr>
              <w:pStyle w:val="TOC1"/>
              <w:jc w:val="center"/>
              <w:rPr>
                <w:lang w:val="es-CR"/>
              </w:rPr>
            </w:pPr>
          </w:p>
          <w:p w14:paraId="00EAE915" w14:textId="77777777" w:rsidR="00670F68" w:rsidRPr="0045642B" w:rsidRDefault="00670F68" w:rsidP="00CA6321">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14:paraId="4EFC8466" w14:textId="77777777" w:rsidR="00670F68" w:rsidRPr="0045642B" w:rsidRDefault="00670F68" w:rsidP="00CA6321">
            <w:pPr>
              <w:pStyle w:val="BodyText"/>
              <w:spacing w:before="2"/>
              <w:jc w:val="both"/>
              <w:rPr>
                <w:rFonts w:ascii="Times New Roman" w:hAnsi="Times New Roman"/>
                <w:sz w:val="24"/>
                <w:lang w:val="es-CR"/>
              </w:rPr>
            </w:pPr>
          </w:p>
          <w:p w14:paraId="4870189E" w14:textId="77777777" w:rsidR="00670F68" w:rsidRPr="0045642B" w:rsidRDefault="00670F68" w:rsidP="00CA6321">
            <w:pPr>
              <w:pStyle w:val="P68B1DB1-Ttulo321"/>
              <w:spacing w:line="240" w:lineRule="auto"/>
              <w:ind w:left="0"/>
              <w:jc w:val="both"/>
              <w:rPr>
                <w:sz w:val="24"/>
                <w:szCs w:val="24"/>
              </w:rPr>
            </w:pPr>
            <w:r w:rsidRPr="0045642B">
              <w:rPr>
                <w:sz w:val="24"/>
                <w:szCs w:val="24"/>
              </w:rPr>
              <w:t>Uso de Información Propietario y Confidencial</w:t>
            </w:r>
          </w:p>
          <w:p w14:paraId="0F6D495B" w14:textId="77777777" w:rsidR="00670F68" w:rsidRPr="0045642B" w:rsidRDefault="00670F68" w:rsidP="00CA6321">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r w:rsidRPr="0045642B">
              <w:rPr>
                <w:i/>
                <w:lang w:val="es-CR"/>
              </w:rPr>
              <w:t>Partners</w:t>
            </w:r>
            <w:r w:rsidRPr="0045642B">
              <w:rPr>
                <w:lang w:val="es-CR"/>
              </w:rPr>
              <w:t>, para de obtener ganancias privadas.</w:t>
            </w:r>
          </w:p>
          <w:p w14:paraId="6EA3E75F" w14:textId="77777777" w:rsidR="00670F68" w:rsidRPr="0045642B" w:rsidRDefault="00670F68" w:rsidP="00CA6321">
            <w:pPr>
              <w:pStyle w:val="BodyText"/>
              <w:spacing w:before="1"/>
              <w:jc w:val="both"/>
              <w:rPr>
                <w:rFonts w:ascii="Times New Roman" w:hAnsi="Times New Roman"/>
                <w:sz w:val="24"/>
                <w:lang w:val="es-CR"/>
              </w:rPr>
            </w:pPr>
          </w:p>
          <w:p w14:paraId="20F01403" w14:textId="77777777" w:rsidR="00670F68" w:rsidRPr="0045642B" w:rsidRDefault="00670F68" w:rsidP="00CA6321">
            <w:pPr>
              <w:pStyle w:val="P68B1DB1-Ttulo321"/>
              <w:spacing w:line="240" w:lineRule="auto"/>
              <w:ind w:left="0"/>
              <w:jc w:val="both"/>
              <w:rPr>
                <w:sz w:val="24"/>
                <w:szCs w:val="24"/>
              </w:rPr>
            </w:pPr>
            <w:r w:rsidRPr="0045642B">
              <w:rPr>
                <w:sz w:val="24"/>
                <w:szCs w:val="24"/>
              </w:rPr>
              <w:t>Prohibición de Divulgación de Información Confidencial o Propietario</w:t>
            </w:r>
          </w:p>
          <w:p w14:paraId="353C6B2A" w14:textId="77777777" w:rsidR="00670F68" w:rsidRPr="0045642B" w:rsidRDefault="00670F68" w:rsidP="00CA6321">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14:paraId="69E80D50" w14:textId="77777777" w:rsidR="00670F68" w:rsidRPr="0045642B" w:rsidRDefault="00670F68" w:rsidP="00CA6321">
            <w:pPr>
              <w:pStyle w:val="BodyText"/>
              <w:spacing w:before="1"/>
              <w:jc w:val="both"/>
              <w:rPr>
                <w:rFonts w:ascii="Times New Roman" w:hAnsi="Times New Roman"/>
                <w:sz w:val="24"/>
                <w:lang w:val="es-CR"/>
              </w:rPr>
            </w:pPr>
          </w:p>
          <w:p w14:paraId="065394DA" w14:textId="77777777" w:rsidR="00670F68" w:rsidRPr="0045642B" w:rsidRDefault="00670F68" w:rsidP="00CA6321">
            <w:pPr>
              <w:pStyle w:val="P68B1DB1-Ttulo321"/>
              <w:spacing w:before="1" w:line="240" w:lineRule="auto"/>
              <w:ind w:left="0"/>
              <w:jc w:val="both"/>
              <w:rPr>
                <w:sz w:val="24"/>
                <w:szCs w:val="24"/>
              </w:rPr>
            </w:pPr>
            <w:r w:rsidRPr="0045642B">
              <w:rPr>
                <w:sz w:val="24"/>
                <w:szCs w:val="24"/>
              </w:rPr>
              <w:t>Titularidad de Propiedades</w:t>
            </w:r>
          </w:p>
          <w:p w14:paraId="4F821A0E" w14:textId="77777777" w:rsidR="00670F68" w:rsidRPr="0045642B" w:rsidRDefault="00670F68" w:rsidP="00CA6321">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14:paraId="4D2E6107" w14:textId="77777777" w:rsidR="00670F68" w:rsidRPr="0045642B" w:rsidRDefault="00670F68" w:rsidP="00CA6321">
            <w:pPr>
              <w:jc w:val="both"/>
              <w:rPr>
                <w:lang w:val="es-CR"/>
              </w:rPr>
            </w:pPr>
          </w:p>
          <w:p w14:paraId="074D3080" w14:textId="77777777" w:rsidR="00670F68" w:rsidRPr="0045642B" w:rsidRDefault="00670F68" w:rsidP="00CA6321">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14:paraId="374A41A4" w14:textId="77777777" w:rsidR="00670F68" w:rsidRPr="0045642B" w:rsidRDefault="00670F68" w:rsidP="00CA6321">
            <w:pPr>
              <w:jc w:val="both"/>
              <w:rPr>
                <w:lang w:val="es-CR"/>
              </w:rPr>
            </w:pPr>
          </w:p>
          <w:p w14:paraId="36C511B0" w14:textId="77777777" w:rsidR="00670F68" w:rsidRPr="0045642B" w:rsidRDefault="00670F68" w:rsidP="00CA6321">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14:paraId="00DF0782" w14:textId="77777777" w:rsidR="00F01D5C" w:rsidRPr="0045642B" w:rsidRDefault="00F01D5C" w:rsidP="00CA6321">
            <w:pPr>
              <w:jc w:val="both"/>
              <w:rPr>
                <w:lang w:val="es-ES"/>
              </w:rPr>
            </w:pPr>
          </w:p>
          <w:p w14:paraId="26B242B4" w14:textId="77777777" w:rsidR="00537792" w:rsidRPr="0045642B" w:rsidRDefault="00537792" w:rsidP="00CA6321">
            <w:pPr>
              <w:pStyle w:val="P68B1DB1-TDC16"/>
              <w:jc w:val="center"/>
              <w:rPr>
                <w:sz w:val="24"/>
                <w:szCs w:val="24"/>
              </w:rPr>
            </w:pPr>
            <w:r w:rsidRPr="0045642B">
              <w:rPr>
                <w:sz w:val="24"/>
                <w:szCs w:val="24"/>
              </w:rPr>
              <w:t>Política Sobre Conflictos de Intereses</w:t>
            </w:r>
          </w:p>
          <w:p w14:paraId="1FB5CAAF" w14:textId="77777777" w:rsidR="00537792" w:rsidRPr="0045642B" w:rsidRDefault="00537792" w:rsidP="00CA6321">
            <w:pPr>
              <w:jc w:val="both"/>
              <w:rPr>
                <w:lang w:val="es-CR"/>
              </w:rPr>
            </w:pPr>
          </w:p>
          <w:p w14:paraId="1C2D6681" w14:textId="77777777" w:rsidR="00537792" w:rsidRPr="0045642B" w:rsidRDefault="00537792" w:rsidP="00CA6321">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14:paraId="14C22EEB" w14:textId="77777777" w:rsidR="00537792" w:rsidRPr="0045642B" w:rsidRDefault="00537792" w:rsidP="00CA6321">
            <w:pPr>
              <w:jc w:val="both"/>
              <w:rPr>
                <w:lang w:val="es-CR"/>
              </w:rPr>
            </w:pPr>
          </w:p>
          <w:p w14:paraId="788EAEDB" w14:textId="77777777" w:rsidR="00537792" w:rsidRPr="0045642B" w:rsidRDefault="00537792" w:rsidP="00CA6321">
            <w:pPr>
              <w:jc w:val="both"/>
            </w:pPr>
            <w:r w:rsidRPr="0045642B">
              <w:t xml:space="preserve">“Todos los contratos o transacciones </w:t>
            </w:r>
          </w:p>
          <w:p w14:paraId="14D6FE53"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14:paraId="16E765E2"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463C5DA0"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14E0AAC1"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0A03699C"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14:paraId="3FF741B1" w14:textId="77777777" w:rsidR="00537792" w:rsidRPr="0045642B" w:rsidRDefault="00537792" w:rsidP="00CA6321">
            <w:pPr>
              <w:jc w:val="both"/>
              <w:rPr>
                <w:lang w:val="es-CR"/>
              </w:rPr>
            </w:pPr>
          </w:p>
          <w:p w14:paraId="0B9FE9BD" w14:textId="77777777" w:rsidR="00537792" w:rsidRPr="0045642B" w:rsidRDefault="00537792" w:rsidP="00CA6321">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10D6A140" w14:textId="77777777" w:rsidR="00537792" w:rsidRPr="0045642B" w:rsidRDefault="00537792" w:rsidP="00CA6321">
            <w:pPr>
              <w:jc w:val="both"/>
              <w:rPr>
                <w:lang w:val="es-CR"/>
              </w:rPr>
            </w:pPr>
          </w:p>
          <w:p w14:paraId="14F4C076" w14:textId="77777777" w:rsidR="00537792" w:rsidRPr="0045642B" w:rsidRDefault="00537792" w:rsidP="00CA6321">
            <w:pPr>
              <w:pStyle w:val="P68B1DB1-Normal3"/>
              <w:jc w:val="both"/>
              <w:rPr>
                <w:sz w:val="24"/>
                <w:szCs w:val="24"/>
              </w:rPr>
            </w:pPr>
            <w:r w:rsidRPr="0045642B">
              <w:rPr>
                <w:sz w:val="24"/>
                <w:szCs w:val="24"/>
              </w:rPr>
              <w:t xml:space="preserve">Al firmar a continuación, certifico que he leído y entendido la declaración escrita anteriormente. </w:t>
            </w:r>
          </w:p>
          <w:p w14:paraId="0C8828CA" w14:textId="77777777" w:rsidR="00537792" w:rsidRPr="0045642B" w:rsidRDefault="00537792" w:rsidP="00CA6321">
            <w:pPr>
              <w:jc w:val="both"/>
              <w:rPr>
                <w:b/>
                <w:lang w:val="es-CR"/>
              </w:rPr>
            </w:pPr>
          </w:p>
          <w:p w14:paraId="5E919084" w14:textId="77777777" w:rsidR="00537792" w:rsidRPr="0045642B" w:rsidRDefault="00537792" w:rsidP="00CA6321">
            <w:pPr>
              <w:jc w:val="both"/>
              <w:rPr>
                <w:b/>
                <w:lang w:val="es-CR"/>
              </w:rPr>
            </w:pPr>
          </w:p>
          <w:p w14:paraId="0D63AB35" w14:textId="77777777" w:rsidR="00A44A77" w:rsidRPr="0045642B" w:rsidRDefault="0053779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2E727AC3"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1620E91" w14:textId="43ABBCB0"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9D598C1" w14:textId="77777777" w:rsidR="00537792" w:rsidRPr="00D940E0" w:rsidRDefault="00537792" w:rsidP="00CA6321">
            <w:pPr>
              <w:tabs>
                <w:tab w:val="left" w:pos="4608"/>
                <w:tab w:val="left" w:pos="5055"/>
                <w:tab w:val="left" w:pos="5103"/>
                <w:tab w:val="left" w:pos="7062"/>
              </w:tabs>
              <w:spacing w:before="1"/>
              <w:ind w:right="4115"/>
              <w:rPr>
                <w:b/>
                <w:lang w:val="es-CR"/>
              </w:rPr>
            </w:pPr>
          </w:p>
          <w:p w14:paraId="12521A47" w14:textId="1D927664"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14:paraId="5A56F465" w14:textId="77777777" w:rsidR="00537792" w:rsidRPr="0045642B" w:rsidRDefault="00537792" w:rsidP="00CA6321">
            <w:pPr>
              <w:jc w:val="both"/>
              <w:rPr>
                <w:lang w:val="es-ES"/>
              </w:rPr>
            </w:pPr>
          </w:p>
          <w:p w14:paraId="679C16A0" w14:textId="77777777" w:rsidR="00A44A77" w:rsidRPr="0045642B" w:rsidRDefault="00A44A77" w:rsidP="00B6667E">
            <w:pPr>
              <w:pStyle w:val="P68B1DB1-TDC16"/>
              <w:ind w:left="-1" w:firstLine="0"/>
              <w:jc w:val="center"/>
              <w:rPr>
                <w:sz w:val="24"/>
                <w:szCs w:val="24"/>
              </w:rPr>
            </w:pPr>
            <w:r w:rsidRPr="0045642B">
              <w:rPr>
                <w:sz w:val="24"/>
                <w:szCs w:val="24"/>
              </w:rPr>
              <w:t>Anexo D.  Entorno de Trabajo Productivo/Acoso Sexual</w:t>
            </w:r>
          </w:p>
          <w:p w14:paraId="6A1CDD33" w14:textId="77777777" w:rsidR="00A44A77" w:rsidRPr="0045642B" w:rsidRDefault="00A44A77" w:rsidP="00CA6321">
            <w:pPr>
              <w:jc w:val="both"/>
              <w:rPr>
                <w:lang w:val="es-CR"/>
              </w:rPr>
            </w:pPr>
          </w:p>
          <w:p w14:paraId="705EEF00" w14:textId="77777777" w:rsidR="00A44A77" w:rsidRPr="0045642B" w:rsidRDefault="00A44A77" w:rsidP="00CA6321">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14:paraId="0503CE69" w14:textId="77777777" w:rsidR="00A44A77" w:rsidRPr="0045642B" w:rsidRDefault="00A44A77" w:rsidP="00CA6321">
            <w:pPr>
              <w:jc w:val="both"/>
              <w:rPr>
                <w:lang w:val="es-CR"/>
              </w:rPr>
            </w:pPr>
          </w:p>
          <w:p w14:paraId="7E124BE9" w14:textId="77777777" w:rsidR="00A44A77" w:rsidRPr="0045642B" w:rsidRDefault="00A44A77" w:rsidP="00CA6321">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14:paraId="1EF72B93" w14:textId="77777777" w:rsidR="00A44A77" w:rsidRPr="0045642B" w:rsidRDefault="00A44A77" w:rsidP="00CA6321">
            <w:pPr>
              <w:jc w:val="both"/>
              <w:rPr>
                <w:lang w:val="es-CR"/>
              </w:rPr>
            </w:pPr>
          </w:p>
          <w:p w14:paraId="0B4F58AF" w14:textId="329C0407" w:rsidR="00A44A77" w:rsidRPr="0045642B" w:rsidRDefault="00A44A77" w:rsidP="00CA6321">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00255B7A" w:rsidRPr="0045642B">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14:paraId="7E09E07A" w14:textId="77777777" w:rsidR="00A44A77" w:rsidRPr="0045642B" w:rsidRDefault="00A44A77" w:rsidP="00CA6321">
            <w:pPr>
              <w:jc w:val="both"/>
              <w:rPr>
                <w:lang w:val="es-CR"/>
              </w:rPr>
            </w:pPr>
          </w:p>
          <w:p w14:paraId="5BF59D48" w14:textId="77777777" w:rsidR="00A44A77" w:rsidRPr="0045642B" w:rsidRDefault="00A44A77" w:rsidP="00CA6321">
            <w:pPr>
              <w:jc w:val="both"/>
              <w:rPr>
                <w:lang w:val="es-CR"/>
              </w:rPr>
            </w:pPr>
            <w:r w:rsidRPr="0045642B">
              <w:rPr>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14:paraId="789FC1D2" w14:textId="77777777" w:rsidR="00A44A77" w:rsidRPr="0045642B" w:rsidRDefault="00A44A77" w:rsidP="00CA6321">
            <w:pPr>
              <w:pStyle w:val="Heading3"/>
              <w:spacing w:before="1"/>
              <w:jc w:val="both"/>
              <w:rPr>
                <w:rFonts w:ascii="Times New Roman" w:hAnsi="Times New Roman"/>
                <w:color w:val="E44620"/>
                <w:sz w:val="24"/>
                <w:lang w:val="es-CR"/>
              </w:rPr>
            </w:pPr>
          </w:p>
          <w:p w14:paraId="23DBA05C"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PROCEDIMIENTO PARA PRESENTAR QUEJAS DE ACOSO</w:t>
            </w:r>
          </w:p>
          <w:p w14:paraId="3BA3A1B2" w14:textId="77777777" w:rsidR="00A44A77" w:rsidRPr="0045642B" w:rsidRDefault="00A44A77" w:rsidP="00CA6321">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14:paraId="0F7EECF4" w14:textId="77777777" w:rsidR="00A44A77" w:rsidRPr="0045642B" w:rsidRDefault="00A44A77" w:rsidP="00CA6321">
            <w:pPr>
              <w:pStyle w:val="BodyText"/>
              <w:spacing w:before="11"/>
              <w:rPr>
                <w:rFonts w:ascii="Times New Roman" w:hAnsi="Times New Roman"/>
                <w:sz w:val="24"/>
                <w:lang w:val="es-CR"/>
              </w:rPr>
            </w:pPr>
          </w:p>
          <w:p w14:paraId="13550477"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REPRESALIA POR LA PRESENTACIÓN DE UNA DENUNCIA DE ACOSO</w:t>
            </w:r>
          </w:p>
          <w:p w14:paraId="3F990912" w14:textId="66CE81BF" w:rsidR="00A44A77" w:rsidRPr="0045642B" w:rsidRDefault="00A44A77" w:rsidP="00CA6321">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00255B7A" w:rsidRPr="0045642B">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14:paraId="6CFDC816" w14:textId="77777777" w:rsidR="00A44A77" w:rsidRPr="0045642B" w:rsidRDefault="00A44A77" w:rsidP="00CA6321">
            <w:pPr>
              <w:jc w:val="both"/>
              <w:rPr>
                <w:lang w:val="es-CR"/>
              </w:rPr>
            </w:pPr>
          </w:p>
          <w:p w14:paraId="5EF1D7F2" w14:textId="77777777" w:rsidR="00A44A77" w:rsidRPr="0045642B" w:rsidRDefault="00A44A77" w:rsidP="00CA6321">
            <w:pPr>
              <w:jc w:val="both"/>
              <w:rPr>
                <w:lang w:val="es-CR"/>
              </w:rPr>
            </w:pPr>
            <w:r w:rsidRPr="0045642B">
              <w:rPr>
                <w:lang w:val="es-CR"/>
              </w:rPr>
              <w:t>Esta política es aplicable a todas las personas cuando interactúan con miembros del personal o la red de Partners.</w:t>
            </w:r>
          </w:p>
          <w:p w14:paraId="7EF644BD" w14:textId="77777777" w:rsidR="00A44A77" w:rsidRPr="0045642B" w:rsidRDefault="00A44A77" w:rsidP="00CA6321">
            <w:pPr>
              <w:jc w:val="both"/>
              <w:rPr>
                <w:lang w:val="es-CR"/>
              </w:rPr>
            </w:pPr>
          </w:p>
          <w:p w14:paraId="48B80118" w14:textId="77777777" w:rsidR="00A44A77" w:rsidRPr="0045642B" w:rsidRDefault="00A44A77"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560EC810"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02ABD6C"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032695D1"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01DFF8F" w14:textId="52B19ED1"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9E1BA15"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3ACAD1F" w14:textId="4C47D3E7"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DF7102" w:rsidRPr="0045642B">
              <w:rPr>
                <w:sz w:val="24"/>
                <w:szCs w:val="24"/>
              </w:rPr>
              <w:t>:</w:t>
            </w:r>
            <w:r w:rsidRPr="0045642B">
              <w:rPr>
                <w:sz w:val="24"/>
                <w:szCs w:val="24"/>
                <w:u w:val="single"/>
              </w:rPr>
              <w:tab/>
            </w:r>
          </w:p>
          <w:p w14:paraId="2F1218FC" w14:textId="77777777" w:rsidR="007F01F7" w:rsidRPr="0045642B" w:rsidRDefault="007F01F7" w:rsidP="00CA6321">
            <w:pPr>
              <w:jc w:val="both"/>
              <w:rPr>
                <w:lang w:val="es-ES"/>
              </w:rPr>
            </w:pPr>
          </w:p>
          <w:p w14:paraId="2F89CBC1" w14:textId="77777777" w:rsidR="00DF7102" w:rsidRPr="0045642B" w:rsidRDefault="00DF7102" w:rsidP="00CA6321">
            <w:pPr>
              <w:pStyle w:val="P68B1DB1-TDC16"/>
              <w:jc w:val="center"/>
              <w:rPr>
                <w:sz w:val="24"/>
                <w:szCs w:val="24"/>
              </w:rPr>
            </w:pPr>
            <w:r w:rsidRPr="0045642B">
              <w:rPr>
                <w:sz w:val="24"/>
                <w:szCs w:val="24"/>
              </w:rPr>
              <w:t>ANEXO E.  No discriminación/Acción Afirmativa</w:t>
            </w:r>
          </w:p>
          <w:p w14:paraId="545A7178" w14:textId="77777777" w:rsidR="00DF7102" w:rsidRPr="0045642B" w:rsidRDefault="00DF7102" w:rsidP="00CA6321">
            <w:pPr>
              <w:jc w:val="both"/>
              <w:rPr>
                <w:lang w:val="es-CR"/>
              </w:rPr>
            </w:pPr>
          </w:p>
          <w:p w14:paraId="2CBFF7F0" w14:textId="77777777" w:rsidR="00DF7102" w:rsidRPr="0045642B" w:rsidRDefault="00DF7102" w:rsidP="00CA6321">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5B9788E1" w14:textId="77777777" w:rsidR="00DF7102" w:rsidRPr="0045642B" w:rsidRDefault="00DF7102" w:rsidP="00CA6321">
            <w:pPr>
              <w:jc w:val="both"/>
              <w:rPr>
                <w:lang w:val="es-CR"/>
              </w:rPr>
            </w:pPr>
          </w:p>
          <w:p w14:paraId="5F6AFFA5" w14:textId="77777777" w:rsidR="00DF7102" w:rsidRPr="0045642B" w:rsidRDefault="00DF7102" w:rsidP="00CA6321">
            <w:pPr>
              <w:jc w:val="both"/>
              <w:rPr>
                <w:lang w:val="es-CR"/>
              </w:rPr>
            </w:pPr>
            <w:r w:rsidRPr="0045642B">
              <w:rPr>
                <w:lang w:val="es-CR"/>
              </w:rPr>
              <w:t>Partners promueve la diversidad y la igualdad de oportunidades en el lugar de trabajo de acuerdo con todos los requisitos de las leyes federales y locales aplicables.</w:t>
            </w:r>
          </w:p>
          <w:p w14:paraId="26DE49F7" w14:textId="77777777" w:rsidR="00DF7102" w:rsidRPr="0045642B" w:rsidRDefault="00DF7102" w:rsidP="00CA6321">
            <w:pPr>
              <w:jc w:val="both"/>
              <w:rPr>
                <w:lang w:val="es-CR"/>
              </w:rPr>
            </w:pPr>
          </w:p>
          <w:p w14:paraId="38C84739" w14:textId="77777777" w:rsidR="00DF7102" w:rsidRPr="0045642B" w:rsidRDefault="00DF7102" w:rsidP="00CA6321">
            <w:pPr>
              <w:jc w:val="both"/>
              <w:rPr>
                <w:lang w:val="es-CR"/>
              </w:rPr>
            </w:pPr>
            <w:r w:rsidRPr="0045642B">
              <w:rPr>
                <w:lang w:val="es-CR"/>
              </w:rPr>
              <w:t>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14:paraId="76611BE9" w14:textId="77777777" w:rsidR="00DF7102" w:rsidRPr="0045642B" w:rsidRDefault="00DF7102" w:rsidP="00CA6321">
            <w:pPr>
              <w:pStyle w:val="Heading3"/>
              <w:jc w:val="both"/>
              <w:rPr>
                <w:rFonts w:ascii="Times New Roman" w:hAnsi="Times New Roman"/>
                <w:color w:val="FF5050"/>
                <w:sz w:val="24"/>
                <w:lang w:val="es-CR"/>
              </w:rPr>
            </w:pPr>
          </w:p>
          <w:p w14:paraId="0678C16B" w14:textId="77777777" w:rsidR="00DF7102" w:rsidRPr="0045642B" w:rsidRDefault="00DF7102" w:rsidP="00CA6321">
            <w:pPr>
              <w:pStyle w:val="P68B1DB1-Ttulo321"/>
              <w:spacing w:line="240" w:lineRule="auto"/>
              <w:ind w:left="0"/>
              <w:jc w:val="both"/>
              <w:rPr>
                <w:sz w:val="24"/>
                <w:szCs w:val="24"/>
              </w:rPr>
            </w:pPr>
            <w:r w:rsidRPr="0045642B">
              <w:rPr>
                <w:sz w:val="24"/>
                <w:szCs w:val="24"/>
              </w:rPr>
              <w:t>Personas con Discapacidad</w:t>
            </w:r>
          </w:p>
          <w:p w14:paraId="61A0DE71" w14:textId="77777777" w:rsidR="00DF7102" w:rsidRPr="0045642B" w:rsidRDefault="00DF7102" w:rsidP="00CA6321">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14:paraId="73827435" w14:textId="77777777" w:rsidR="00DF7102" w:rsidRPr="0045642B" w:rsidRDefault="00DF7102" w:rsidP="00CA6321">
            <w:pPr>
              <w:jc w:val="both"/>
              <w:rPr>
                <w:lang w:val="es-CR"/>
              </w:rPr>
            </w:pPr>
          </w:p>
          <w:p w14:paraId="6EB10951"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18BF503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14:paraId="7E74A46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14:paraId="5BD397CC" w14:textId="77777777" w:rsidR="00DF7102" w:rsidRPr="0045642B" w:rsidRDefault="00DF7102" w:rsidP="00CA6321">
            <w:pPr>
              <w:jc w:val="both"/>
              <w:rPr>
                <w:lang w:val="es-CR"/>
              </w:rPr>
            </w:pPr>
          </w:p>
          <w:p w14:paraId="5F735688" w14:textId="77777777" w:rsidR="00DF7102" w:rsidRPr="0045642B" w:rsidRDefault="00DF710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66CB8F0C" w14:textId="77777777" w:rsidR="00DF7102" w:rsidRPr="0045642B" w:rsidRDefault="00DF7102" w:rsidP="00CA6321">
            <w:pPr>
              <w:tabs>
                <w:tab w:val="left" w:pos="4608"/>
                <w:tab w:val="left" w:pos="5055"/>
                <w:tab w:val="left" w:pos="5103"/>
                <w:tab w:val="left" w:pos="7062"/>
              </w:tabs>
              <w:spacing w:before="1"/>
              <w:ind w:right="4115"/>
              <w:rPr>
                <w:b/>
                <w:lang w:val="es-CR"/>
              </w:rPr>
            </w:pPr>
          </w:p>
          <w:p w14:paraId="5A57C69C"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518D3244"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p>
          <w:p w14:paraId="2A3BB1ED" w14:textId="746B404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4F25A085" w14:textId="77777777" w:rsidR="00DF7102" w:rsidRPr="0045642B" w:rsidRDefault="00DF7102" w:rsidP="00CA6321">
            <w:pPr>
              <w:tabs>
                <w:tab w:val="left" w:pos="4608"/>
                <w:tab w:val="left" w:pos="5055"/>
                <w:tab w:val="left" w:pos="5103"/>
                <w:tab w:val="left" w:pos="7062"/>
              </w:tabs>
              <w:spacing w:before="1"/>
              <w:ind w:right="4115"/>
              <w:rPr>
                <w:b/>
                <w:lang w:val="es-CR"/>
              </w:rPr>
            </w:pPr>
          </w:p>
          <w:p w14:paraId="718BFCD5" w14:textId="066E308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p>
          <w:p w14:paraId="5DD0BA92" w14:textId="77777777" w:rsidR="00A44A77" w:rsidRPr="0045642B" w:rsidRDefault="00DF7102" w:rsidP="00CA6321">
            <w:pPr>
              <w:jc w:val="both"/>
              <w:rPr>
                <w:lang w:val="es-CR"/>
              </w:rPr>
            </w:pPr>
            <w:r w:rsidRPr="0045642B">
              <w:rPr>
                <w:lang w:val="es-CR"/>
              </w:rPr>
              <w:br w:type="page"/>
            </w:r>
          </w:p>
          <w:p w14:paraId="6B33CF7F" w14:textId="77777777" w:rsidR="00F82801" w:rsidRPr="0045642B" w:rsidRDefault="00F82801" w:rsidP="00283F35">
            <w:pPr>
              <w:pStyle w:val="TOC1"/>
              <w:ind w:left="-1" w:firstLine="0"/>
              <w:jc w:val="center"/>
              <w:rPr>
                <w:lang w:val="es-CR"/>
              </w:rPr>
            </w:pPr>
            <w:r w:rsidRPr="0045642B">
              <w:rPr>
                <w:lang w:val="es-CR"/>
              </w:rPr>
              <w:t>ANEXO F.  Código de Conducta Para la Prevención de la Explotación y el Abuso Sexual</w:t>
            </w:r>
          </w:p>
          <w:p w14:paraId="3DAC3499" w14:textId="77777777" w:rsidR="00F82801" w:rsidRPr="0045642B" w:rsidRDefault="00F82801" w:rsidP="00CA6321">
            <w:pPr>
              <w:jc w:val="both"/>
              <w:rPr>
                <w:lang w:val="es-CR"/>
              </w:rPr>
            </w:pPr>
          </w:p>
          <w:p w14:paraId="126A95FF" w14:textId="4F5AEE7B" w:rsidR="00F82801" w:rsidRPr="0045642B" w:rsidRDefault="00F82801" w:rsidP="00CA6321">
            <w:pPr>
              <w:jc w:val="both"/>
              <w:rPr>
                <w:lang w:val="es-CR"/>
              </w:rPr>
            </w:pPr>
            <w:r w:rsidRPr="0045642B">
              <w:rPr>
                <w:lang w:val="es-CR"/>
              </w:rPr>
              <w:t xml:space="preserve">Ningún código o política de conducta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w:t>
            </w:r>
            <w:ins w:id="192" w:author="Sara Taylor" w:date="2022-08-09T19:06:00Z">
              <w:r w:rsidR="00203F62">
                <w:rPr>
                  <w:lang w:val="es-CR"/>
                </w:rPr>
                <w:t>s</w:t>
              </w:r>
            </w:ins>
            <w:r w:rsidRPr="0045642B">
              <w:rPr>
                <w:lang w:val="es-CR"/>
              </w:rPr>
              <w:t xml:space="preserve"> of the Americas (</w:t>
            </w:r>
            <w:commentRangeStart w:id="193"/>
            <w:r w:rsidRPr="0045642B">
              <w:rPr>
                <w:lang w:val="es-CR"/>
              </w:rPr>
              <w:t>POA</w:t>
            </w:r>
            <w:commentRangeEnd w:id="193"/>
            <w:r w:rsidR="00203F62">
              <w:rPr>
                <w:rStyle w:val="CommentReference"/>
                <w:rFonts w:eastAsia="Calibri"/>
              </w:rPr>
              <w:commentReference w:id="193"/>
            </w:r>
            <w:r w:rsidRPr="0045642B">
              <w:rPr>
                <w:lang w:val="es-CR"/>
              </w:rPr>
              <w:t xml:space="preserve">) se reserva el derecho de tomar todas las decisiones en función de cada caso. </w:t>
            </w:r>
          </w:p>
          <w:p w14:paraId="1E0904E5"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5B0D93F1" w14:textId="77777777" w:rsidR="00F82801" w:rsidRPr="0045642B" w:rsidRDefault="00F82801" w:rsidP="00CA6321">
            <w:pPr>
              <w:pStyle w:val="P68B1DB1-Ttulo223"/>
              <w:ind w:left="0" w:firstLine="0"/>
              <w:jc w:val="both"/>
              <w:rPr>
                <w:sz w:val="24"/>
                <w:szCs w:val="24"/>
              </w:rPr>
            </w:pPr>
            <w:r w:rsidRPr="0045642B">
              <w:rPr>
                <w:sz w:val="24"/>
                <w:szCs w:val="24"/>
              </w:rPr>
              <w:t>Prevención de la Explotación y el Abuso Sexual</w:t>
            </w:r>
          </w:p>
          <w:p w14:paraId="32F15AB8" w14:textId="77777777" w:rsidR="00F82801" w:rsidRPr="0045642B" w:rsidRDefault="00F82801" w:rsidP="00CA6321">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14:paraId="70321A56" w14:textId="77777777" w:rsidR="00F82801" w:rsidRPr="0045642B" w:rsidRDefault="00F82801" w:rsidP="00CA6321">
            <w:pPr>
              <w:jc w:val="both"/>
              <w:rPr>
                <w:lang w:val="es-CR"/>
              </w:rPr>
            </w:pPr>
            <w:r w:rsidRPr="0045642B">
              <w:rPr>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14:paraId="4D2938BF" w14:textId="77777777" w:rsidR="00F82801" w:rsidRPr="0045642B" w:rsidRDefault="00F82801" w:rsidP="00CA6321">
            <w:pPr>
              <w:jc w:val="both"/>
              <w:rPr>
                <w:lang w:val="es-CR"/>
              </w:rPr>
            </w:pPr>
          </w:p>
          <w:p w14:paraId="4172D99E" w14:textId="77777777" w:rsidR="00F82801" w:rsidRPr="0045642B" w:rsidRDefault="00F82801" w:rsidP="00CA6321">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r w:rsidR="00203F62">
              <w:fldChar w:fldCharType="begin"/>
            </w:r>
            <w:r w:rsidR="00203F62" w:rsidRPr="00944A0D">
              <w:rPr>
                <w:lang w:val="es-ES"/>
                <w:rPrChange w:id="194" w:author="Sara Taylor" w:date="2022-08-09T19:03:00Z">
                  <w:rPr/>
                </w:rPrChange>
              </w:rPr>
              <w:instrText xml:space="preserve"> HYPERLINK "https://undocs.org/ST/SGB/2003/13" </w:instrText>
            </w:r>
            <w:r w:rsidR="00203F62">
              <w:fldChar w:fldCharType="separate"/>
            </w:r>
            <w:r w:rsidRPr="0045642B">
              <w:rPr>
                <w:rStyle w:val="Hyperlink"/>
                <w:lang w:val="es-CR"/>
              </w:rPr>
              <w:t>ST/SGB/2003/13</w:t>
            </w:r>
            <w:r w:rsidR="00203F62">
              <w:rPr>
                <w:rStyle w:val="Hyperlink"/>
                <w:lang w:val="es-CR"/>
              </w:rPr>
              <w:fldChar w:fldCharType="end"/>
            </w:r>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r w:rsidR="00203F62">
              <w:fldChar w:fldCharType="begin"/>
            </w:r>
            <w:r w:rsidR="00203F62" w:rsidRPr="00944A0D">
              <w:rPr>
                <w:lang w:val="es-ES"/>
                <w:rPrChange w:id="195" w:author="Sara Taylor" w:date="2022-08-09T19:03:00Z">
                  <w:rPr/>
                </w:rPrChange>
              </w:rPr>
              <w:instrText xml:space="preserve"> HYPERLINK "https://undocs.org/ST/SGB/2003/13" </w:instrText>
            </w:r>
            <w:r w:rsidR="00203F62">
              <w:fldChar w:fldCharType="separate"/>
            </w:r>
            <w:r w:rsidRPr="0045642B">
              <w:rPr>
                <w:rStyle w:val="Hyperlink"/>
                <w:lang w:val="es-CR"/>
              </w:rPr>
              <w:t>ST/SGB/2003/13</w:t>
            </w:r>
            <w:r w:rsidR="00203F62">
              <w:rPr>
                <w:rStyle w:val="Hyperlink"/>
                <w:lang w:val="es-CR"/>
              </w:rPr>
              <w:fldChar w:fldCharType="end"/>
            </w:r>
            <w:r w:rsidRPr="0045642B">
              <w:rPr>
                <w:lang w:val="es-CR"/>
              </w:rPr>
              <w:t>):</w:t>
            </w:r>
          </w:p>
          <w:p w14:paraId="6E136141" w14:textId="77777777" w:rsidR="00F82801" w:rsidRPr="0045642B" w:rsidRDefault="00F82801" w:rsidP="00CA6321">
            <w:pPr>
              <w:jc w:val="both"/>
              <w:rPr>
                <w:lang w:val="es-CR"/>
              </w:rPr>
            </w:pPr>
          </w:p>
          <w:p w14:paraId="7886F92A"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14:paraId="6D11B884"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5BE08E52"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14:paraId="50C0CF0F"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14:paraId="0FD4422D"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14:paraId="5CFB7603"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14:paraId="35EB3DBD" w14:textId="77777777" w:rsidR="00F82801" w:rsidRPr="0045642B" w:rsidRDefault="00F82801" w:rsidP="00CA6321">
            <w:pPr>
              <w:widowControl/>
              <w:ind w:left="720"/>
              <w:jc w:val="both"/>
              <w:rPr>
                <w:lang w:val="es-CR"/>
              </w:rPr>
            </w:pPr>
          </w:p>
          <w:p w14:paraId="1CAC3DAD" w14:textId="77777777" w:rsidR="00F82801" w:rsidRPr="005903A8" w:rsidRDefault="00F82801" w:rsidP="00CA6321">
            <w:pPr>
              <w:widowControl/>
              <w:jc w:val="both"/>
              <w:rPr>
                <w:b/>
                <w:bCs/>
                <w:color w:val="FF0000"/>
                <w:lang w:val="es-CR"/>
              </w:rPr>
            </w:pPr>
            <w:r w:rsidRPr="005903A8">
              <w:rPr>
                <w:b/>
                <w:bCs/>
                <w:color w:val="FF0000"/>
                <w:lang w:val="es-CR"/>
              </w:rPr>
              <w:t xml:space="preserve">Procedimiento Para Presentar Denuncias de SEA </w:t>
            </w:r>
          </w:p>
          <w:p w14:paraId="634BA524" w14:textId="5C662E88" w:rsidR="00F82801" w:rsidRPr="005903A8" w:rsidRDefault="00F82801" w:rsidP="005903A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14:paraId="680B469E" w14:textId="77777777" w:rsidR="00F82801" w:rsidRPr="0045642B"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14:paraId="13A114DC" w14:textId="77777777" w:rsidR="00F82801" w:rsidRPr="0045642B" w:rsidRDefault="00F82801" w:rsidP="005903A8">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25AA0042" w14:textId="5308AFC4" w:rsidR="00F82801"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r w:rsidR="00203F62">
              <w:fldChar w:fldCharType="begin"/>
            </w:r>
            <w:r w:rsidR="00203F62" w:rsidRPr="00944A0D">
              <w:rPr>
                <w:lang w:val="es-ES"/>
                <w:rPrChange w:id="196" w:author="Sara Taylor" w:date="2022-08-09T19:03:00Z">
                  <w:rPr/>
                </w:rPrChange>
              </w:rPr>
              <w:instrText xml:space="preserve"> HYPERLINK "mailto:poahr@partners.net" </w:instrText>
            </w:r>
            <w:r w:rsidR="00203F62">
              <w:fldChar w:fldCharType="separate"/>
            </w:r>
            <w:r w:rsidRPr="0045642B">
              <w:rPr>
                <w:rStyle w:val="Hyperlink"/>
                <w:sz w:val="24"/>
                <w:szCs w:val="24"/>
                <w:lang w:val="es-CR"/>
              </w:rPr>
              <w:t>poahr@partners.net</w:t>
            </w:r>
            <w:r w:rsidR="00203F62">
              <w:rPr>
                <w:rStyle w:val="Hyperlink"/>
                <w:sz w:val="24"/>
                <w:szCs w:val="24"/>
                <w:lang w:val="es-CR"/>
              </w:rPr>
              <w:fldChar w:fldCharType="end"/>
            </w:r>
            <w:r w:rsidRPr="0045642B">
              <w:rPr>
                <w:sz w:val="24"/>
                <w:szCs w:val="24"/>
                <w:lang w:val="es-CR"/>
              </w:rPr>
              <w:t xml:space="preserve">.   </w:t>
            </w:r>
          </w:p>
          <w:p w14:paraId="0F4BE2D3" w14:textId="77777777" w:rsidR="005903A8" w:rsidRPr="0045642B" w:rsidRDefault="005903A8" w:rsidP="005903A8">
            <w:pPr>
              <w:pStyle w:val="P68B1DB1-Prrafodelista24"/>
              <w:widowControl/>
              <w:autoSpaceDE/>
              <w:ind w:left="720" w:firstLine="0"/>
              <w:contextualSpacing/>
              <w:jc w:val="both"/>
              <w:rPr>
                <w:sz w:val="24"/>
                <w:szCs w:val="24"/>
                <w:lang w:val="es-CR"/>
              </w:rPr>
            </w:pPr>
          </w:p>
          <w:p w14:paraId="05D8B0A2"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contratación del individuo. </w:t>
            </w:r>
          </w:p>
          <w:p w14:paraId="64FCE35B" w14:textId="77777777" w:rsidR="00F82801" w:rsidRPr="0045642B" w:rsidRDefault="00F82801" w:rsidP="00CA6321">
            <w:pPr>
              <w:jc w:val="both"/>
              <w:rPr>
                <w:lang w:val="es-CR"/>
              </w:rPr>
            </w:pPr>
          </w:p>
          <w:p w14:paraId="54AB1637" w14:textId="77777777" w:rsidR="00F82801" w:rsidRPr="0045642B" w:rsidRDefault="00F82801" w:rsidP="00CA6321">
            <w:pPr>
              <w:pStyle w:val="P68B1DB1-Ttulo223"/>
              <w:ind w:left="0" w:firstLine="0"/>
              <w:jc w:val="both"/>
              <w:rPr>
                <w:sz w:val="24"/>
                <w:szCs w:val="24"/>
              </w:rPr>
            </w:pPr>
            <w:r w:rsidRPr="0045642B">
              <w:rPr>
                <w:sz w:val="24"/>
                <w:szCs w:val="24"/>
              </w:rPr>
              <w:t xml:space="preserve">Represalias por Denuncia de SEA </w:t>
            </w:r>
          </w:p>
          <w:p w14:paraId="428014FF" w14:textId="0DEFBB93" w:rsidR="00F82801" w:rsidRPr="0045642B" w:rsidRDefault="00F82801" w:rsidP="00CA6321">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00255B7A" w:rsidRPr="0045642B">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46B24C62" w14:textId="77777777" w:rsidR="00F82801" w:rsidRPr="0045642B" w:rsidRDefault="00F82801" w:rsidP="00CA6321">
            <w:pPr>
              <w:pStyle w:val="Default"/>
              <w:jc w:val="both"/>
              <w:rPr>
                <w:rFonts w:ascii="Times New Roman" w:hAnsi="Times New Roman" w:cs="Times New Roman"/>
                <w:lang w:val="es-CR"/>
              </w:rPr>
            </w:pPr>
          </w:p>
          <w:p w14:paraId="41292BF6" w14:textId="77777777" w:rsidR="00F82801" w:rsidRPr="0045642B" w:rsidRDefault="00F82801" w:rsidP="00CA6321">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63884678" w14:textId="77777777" w:rsidR="00F82801" w:rsidRPr="0045642B" w:rsidRDefault="00F82801" w:rsidP="00CA6321">
            <w:pPr>
              <w:pStyle w:val="Default"/>
              <w:jc w:val="both"/>
              <w:rPr>
                <w:rFonts w:ascii="Times New Roman" w:hAnsi="Times New Roman" w:cs="Times New Roman"/>
                <w:lang w:val="es-CR"/>
              </w:rPr>
            </w:pPr>
          </w:p>
          <w:p w14:paraId="7E045C15" w14:textId="77777777" w:rsidR="00F82801" w:rsidRPr="0045642B" w:rsidRDefault="00F82801" w:rsidP="00CA6321">
            <w:pPr>
              <w:jc w:val="both"/>
              <w:rPr>
                <w:color w:val="000000"/>
                <w:lang w:val="es-CR"/>
              </w:rPr>
            </w:pPr>
            <w:r w:rsidRPr="0045642B">
              <w:rPr>
                <w:lang w:val="es-CR"/>
              </w:rPr>
              <w:t xml:space="preserve">Consulte la </w:t>
            </w:r>
            <w:r w:rsidR="00203F62">
              <w:fldChar w:fldCharType="begin"/>
            </w:r>
            <w:r w:rsidR="00203F62" w:rsidRPr="00944A0D">
              <w:rPr>
                <w:lang w:val="es-ES"/>
                <w:rPrChange w:id="197" w:author="Sara Taylor" w:date="2022-08-09T19:03:00Z">
                  <w:rPr/>
                </w:rPrChange>
              </w:rPr>
              <w:instrText xml:space="preserve"> HYPERLINK "https://partnersnet107.sharepoint.com/:w:/s/FA/EUOSx4XSx-NNuM0JuZ0ReGYBuoQQ5D6Vhbr65WWO2gXi7Q?e=8jQ7KW" </w:instrText>
            </w:r>
            <w:r w:rsidR="00203F62">
              <w:fldChar w:fldCharType="separate"/>
            </w:r>
            <w:r w:rsidRPr="0045642B">
              <w:rPr>
                <w:rStyle w:val="Hyperlink"/>
                <w:lang w:val="es-CR"/>
              </w:rPr>
              <w:t>Política de Prevención de SEA</w:t>
            </w:r>
            <w:r w:rsidR="00203F62">
              <w:rPr>
                <w:rStyle w:val="Hyperlink"/>
                <w:lang w:val="es-CR"/>
              </w:rPr>
              <w:fldChar w:fldCharType="end"/>
            </w:r>
            <w:r w:rsidRPr="0045642B">
              <w:rPr>
                <w:lang w:val="es-CR"/>
              </w:rPr>
              <w:t xml:space="preserve"> para obtener más información y orientación.</w:t>
            </w:r>
          </w:p>
          <w:p w14:paraId="084D8074" w14:textId="77777777" w:rsidR="00F82801" w:rsidRPr="0045642B" w:rsidRDefault="00F82801" w:rsidP="00CA6321">
            <w:pPr>
              <w:pStyle w:val="Default"/>
              <w:jc w:val="both"/>
              <w:rPr>
                <w:rFonts w:ascii="Times New Roman" w:hAnsi="Times New Roman" w:cs="Times New Roman"/>
                <w:lang w:val="es-CR"/>
              </w:rPr>
            </w:pPr>
          </w:p>
          <w:p w14:paraId="20458822"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14:paraId="2684375A" w14:textId="77777777" w:rsidR="00F82801" w:rsidRPr="0045642B" w:rsidRDefault="00F82801" w:rsidP="00CA6321">
            <w:pPr>
              <w:tabs>
                <w:tab w:val="left" w:pos="4608"/>
                <w:tab w:val="left" w:pos="5055"/>
                <w:tab w:val="left" w:pos="5103"/>
                <w:tab w:val="left" w:pos="7062"/>
              </w:tabs>
              <w:spacing w:before="1"/>
              <w:ind w:right="4115"/>
              <w:jc w:val="both"/>
              <w:rPr>
                <w:b/>
                <w:lang w:val="es-CR"/>
              </w:rPr>
            </w:pPr>
          </w:p>
          <w:p w14:paraId="70DD7F4C" w14:textId="77777777" w:rsidR="005903A8"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77180EB9" w14:textId="77777777" w:rsidR="005903A8" w:rsidRDefault="005903A8" w:rsidP="00CA6321">
            <w:pPr>
              <w:pStyle w:val="P68B1DB1-Normal3"/>
              <w:tabs>
                <w:tab w:val="left" w:pos="4608"/>
                <w:tab w:val="left" w:pos="5055"/>
                <w:tab w:val="left" w:pos="5103"/>
                <w:tab w:val="left" w:pos="7062"/>
              </w:tabs>
              <w:spacing w:before="1"/>
              <w:ind w:right="4115"/>
              <w:rPr>
                <w:sz w:val="24"/>
                <w:szCs w:val="24"/>
                <w:u w:val="single"/>
              </w:rPr>
            </w:pPr>
          </w:p>
          <w:p w14:paraId="394C379C" w14:textId="7C6984C9"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21FE9846" w14:textId="77777777" w:rsidR="00F82801" w:rsidRPr="0045642B" w:rsidRDefault="00F82801" w:rsidP="00CA6321">
            <w:pPr>
              <w:tabs>
                <w:tab w:val="left" w:pos="4608"/>
                <w:tab w:val="left" w:pos="5055"/>
                <w:tab w:val="left" w:pos="5103"/>
                <w:tab w:val="left" w:pos="7062"/>
              </w:tabs>
              <w:spacing w:before="1"/>
              <w:ind w:right="4115"/>
              <w:rPr>
                <w:b/>
                <w:lang w:val="es-CR"/>
              </w:rPr>
            </w:pPr>
          </w:p>
          <w:p w14:paraId="3F24751E" w14:textId="77777777"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14:paraId="74A7992E" w14:textId="70F9CB36" w:rsidR="00F82801" w:rsidRPr="004B4EDD" w:rsidRDefault="00F82801" w:rsidP="005903A8">
            <w:pPr>
              <w:pStyle w:val="TOC1"/>
              <w:ind w:left="-1" w:firstLine="0"/>
              <w:jc w:val="center"/>
              <w:rPr>
                <w:lang w:val="es-CO"/>
              </w:rPr>
            </w:pPr>
            <w:r w:rsidRPr="004B4EDD">
              <w:rPr>
                <w:lang w:val="es-CO"/>
              </w:rPr>
              <w:br w:type="page"/>
              <w:t>ANEXO G- CÓDIGO DE CONDUCTA PARA LA PROTECCIÓN INFANTIL</w:t>
            </w:r>
          </w:p>
          <w:p w14:paraId="5CAC6D40" w14:textId="77777777" w:rsidR="00F82801" w:rsidRPr="0045642B" w:rsidRDefault="00F82801" w:rsidP="00CA6321">
            <w:pPr>
              <w:jc w:val="both"/>
              <w:rPr>
                <w:lang w:val="es-CR"/>
              </w:rPr>
            </w:pPr>
          </w:p>
          <w:p w14:paraId="5DE80DAF" w14:textId="184C33FF" w:rsidR="00F82801" w:rsidRPr="0045642B" w:rsidRDefault="00F82801" w:rsidP="00CA6321">
            <w:pPr>
              <w:jc w:val="both"/>
              <w:rPr>
                <w:lang w:val="es-CR"/>
              </w:rPr>
            </w:pPr>
            <w:r w:rsidRPr="0045642B">
              <w:rPr>
                <w:lang w:val="es-CR"/>
              </w:rPr>
              <w:t xml:space="preserve">Ningún código de conducta o política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2A61DFD2"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07D44EB0" w14:textId="77777777" w:rsidR="00F82801" w:rsidRPr="0045642B" w:rsidRDefault="00F82801" w:rsidP="00CA6321">
            <w:pPr>
              <w:pStyle w:val="P68B1DB1-Ttulo223"/>
              <w:ind w:left="0" w:firstLine="0"/>
              <w:jc w:val="both"/>
              <w:rPr>
                <w:sz w:val="24"/>
                <w:szCs w:val="24"/>
              </w:rPr>
            </w:pPr>
            <w:r w:rsidRPr="0045642B">
              <w:rPr>
                <w:sz w:val="24"/>
                <w:szCs w:val="24"/>
              </w:rPr>
              <w:t>Protección Infantil</w:t>
            </w:r>
          </w:p>
          <w:p w14:paraId="76DB6FC7" w14:textId="3F804B6B" w:rsidR="00F82801" w:rsidRPr="0045642B" w:rsidRDefault="00F82801" w:rsidP="00CA6321">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00255B7A" w:rsidRPr="0045642B">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14:paraId="5B5C2E30" w14:textId="77777777" w:rsidR="00F82801" w:rsidRPr="0045642B" w:rsidRDefault="00F82801" w:rsidP="00CA6321">
            <w:pPr>
              <w:jc w:val="both"/>
              <w:rPr>
                <w:lang w:val="es-CR"/>
              </w:rPr>
            </w:pPr>
          </w:p>
          <w:p w14:paraId="7A64BBE1" w14:textId="77777777" w:rsidR="00F82801" w:rsidRPr="0045642B" w:rsidRDefault="00F82801" w:rsidP="00CA6321">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r w:rsidR="00203F62">
              <w:fldChar w:fldCharType="begin"/>
            </w:r>
            <w:r w:rsidR="00203F62" w:rsidRPr="00944A0D">
              <w:rPr>
                <w:lang w:val="es-ES"/>
                <w:rPrChange w:id="198" w:author="Sara Taylor" w:date="2022-08-09T19:03:00Z">
                  <w:rPr/>
                </w:rPrChange>
              </w:rPr>
              <w:instrText xml:space="preserve"> HYPERLINK "https://partnersnet107.sharepoint.com/:w:/s/FA/EQgRNSPDaG5Ln3pKytQm4wkB7IZUJnr1AGuVxBmZhrA63A?e=3AjrvW" </w:instrText>
            </w:r>
            <w:r w:rsidR="00203F62">
              <w:fldChar w:fldCharType="separate"/>
            </w:r>
            <w:r w:rsidRPr="0045642B">
              <w:rPr>
                <w:rStyle w:val="Hyperlink"/>
                <w:lang w:val="es-CR"/>
              </w:rPr>
              <w:t>Política de Protección Infantil</w:t>
            </w:r>
            <w:r w:rsidR="00203F62">
              <w:rPr>
                <w:rStyle w:val="Hyperlink"/>
                <w:lang w:val="es-CR"/>
              </w:rPr>
              <w:fldChar w:fldCharType="end"/>
            </w:r>
            <w:r w:rsidRPr="0045642B">
              <w:rPr>
                <w:lang w:val="es-CR"/>
              </w:rPr>
              <w:t xml:space="preserve">, la </w:t>
            </w:r>
            <w:r w:rsidR="00203F62">
              <w:fldChar w:fldCharType="begin"/>
            </w:r>
            <w:r w:rsidR="00203F62" w:rsidRPr="00944A0D">
              <w:rPr>
                <w:lang w:val="es-ES"/>
                <w:rPrChange w:id="199" w:author="Sara Taylor" w:date="2022-08-09T19:03:00Z">
                  <w:rPr/>
                </w:rPrChange>
              </w:rPr>
              <w:instrText xml:space="preserve"> HYPERLINK "https://partnersnet107.sharepoint.com/:w:/s/FA/EUOSx4XSx-NNuM0JuZ0ReGYBuoQQ5D6Vhbr65WWO2gXi7Q?e=cRVbFT" </w:instrText>
            </w:r>
            <w:r w:rsidR="00203F62">
              <w:fldChar w:fldCharType="separate"/>
            </w:r>
            <w:r w:rsidRPr="0045642B">
              <w:rPr>
                <w:rStyle w:val="Hyperlink"/>
                <w:lang w:val="es-CR"/>
              </w:rPr>
              <w:t>Política de Prevención de Explotación y Abuso</w:t>
            </w:r>
            <w:r w:rsidR="00203F62">
              <w:rPr>
                <w:rStyle w:val="Hyperlink"/>
                <w:lang w:val="es-CR"/>
              </w:rPr>
              <w:fldChar w:fldCharType="end"/>
            </w:r>
            <w:r w:rsidRPr="0045642B">
              <w:rPr>
                <w:lang w:val="es-CR"/>
              </w:rPr>
              <w:t xml:space="preserve"> </w:t>
            </w:r>
            <w:r w:rsidR="00203F62">
              <w:fldChar w:fldCharType="begin"/>
            </w:r>
            <w:r w:rsidR="00203F62" w:rsidRPr="00944A0D">
              <w:rPr>
                <w:lang w:val="es-ES"/>
                <w:rPrChange w:id="200" w:author="Sara Taylor" w:date="2022-08-09T19:03:00Z">
                  <w:rPr/>
                </w:rPrChange>
              </w:rPr>
              <w:instrText xml:space="preserve"> HYPERLINK "https://partnersnet107.sharepoint.com/:b:/s/FA/EXnzP9ohuY5NlhQFl7JXOiUBKYCCc2Nlz7EbWteu4yf6_g?e=fIReE2" </w:instrText>
            </w:r>
            <w:r w:rsidR="00203F62">
              <w:fldChar w:fldCharType="separate"/>
            </w:r>
            <w:r w:rsidRPr="0045642B">
              <w:rPr>
                <w:rStyle w:val="Hyperlink"/>
                <w:lang w:val="es-CR"/>
              </w:rPr>
              <w:t>Sexual y la Política de Acoso Sexual</w:t>
            </w:r>
            <w:r w:rsidR="00203F62">
              <w:rPr>
                <w:rStyle w:val="Hyperlink"/>
                <w:lang w:val="es-CR"/>
              </w:rPr>
              <w:fldChar w:fldCharType="end"/>
            </w:r>
            <w:r w:rsidRPr="0045642B">
              <w:rPr>
                <w:lang w:val="es-CR"/>
              </w:rPr>
              <w:t xml:space="preserve"> sirven para transformar los valores de POA en comportamientos que deben asumir todos los Afiliados de POA.</w:t>
            </w:r>
          </w:p>
          <w:p w14:paraId="05889BC8" w14:textId="77777777" w:rsidR="00F82801" w:rsidRPr="0045642B" w:rsidRDefault="00F82801" w:rsidP="00CA6321">
            <w:pPr>
              <w:jc w:val="both"/>
              <w:rPr>
                <w:lang w:val="es-CR"/>
              </w:rPr>
            </w:pPr>
          </w:p>
          <w:p w14:paraId="2538AB22" w14:textId="73E203FA" w:rsidR="00F82801" w:rsidRPr="005903A8" w:rsidRDefault="00F82801" w:rsidP="005903A8">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14:paraId="0A09EBE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r w:rsidR="00203F62">
              <w:fldChar w:fldCharType="begin"/>
            </w:r>
            <w:r w:rsidR="00203F62" w:rsidRPr="00944A0D">
              <w:rPr>
                <w:lang w:val="es-ES"/>
                <w:rPrChange w:id="201" w:author="Sara Taylor" w:date="2022-08-09T19:03:00Z">
                  <w:rPr/>
                </w:rPrChange>
              </w:rPr>
              <w:instrText xml:space="preserve"> HYPERLINK "https://www.ohchr.org/en/professionalinterest/pages/crc.aspx" </w:instrText>
            </w:r>
            <w:r w:rsidR="00203F62">
              <w:fldChar w:fldCharType="separate"/>
            </w:r>
            <w:r w:rsidRPr="0045642B">
              <w:rPr>
                <w:rStyle w:val="Hyperlink"/>
                <w:rFonts w:ascii="Times New Roman" w:eastAsia="Calibri" w:hAnsi="Times New Roman" w:cs="Times New Roman"/>
                <w:sz w:val="24"/>
                <w:szCs w:val="24"/>
                <w:lang w:val="es-CR"/>
              </w:rPr>
              <w:t>Artículo 19 de la Convención de las Naciones Unidas Sobre los Derechos del Niño</w:t>
            </w:r>
            <w:r w:rsidR="00203F62">
              <w:rPr>
                <w:rStyle w:val="Hyperlink"/>
                <w:rFonts w:ascii="Times New Roman" w:eastAsia="Calibri" w:hAnsi="Times New Roman" w:cs="Times New Roman"/>
                <w:sz w:val="24"/>
                <w:szCs w:val="24"/>
                <w:lang w:val="es-CR"/>
              </w:rPr>
              <w:fldChar w:fldCharType="end"/>
            </w:r>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39AAD6E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A023BC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14:paraId="72BCD49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13418F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14:paraId="56ADB409" w14:textId="77777777" w:rsidR="00F82801" w:rsidRPr="0045642B" w:rsidRDefault="00F82801" w:rsidP="00CA6321">
            <w:pPr>
              <w:ind w:left="630"/>
              <w:jc w:val="both"/>
              <w:rPr>
                <w:lang w:val="es-CR"/>
              </w:rPr>
            </w:pPr>
          </w:p>
          <w:p w14:paraId="60E098F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14:paraId="2359BB9D" w14:textId="77777777" w:rsidR="00F82801" w:rsidRPr="0045642B" w:rsidRDefault="00F82801" w:rsidP="00CA6321">
            <w:pPr>
              <w:ind w:left="630"/>
              <w:jc w:val="both"/>
              <w:rPr>
                <w:lang w:val="es-CR"/>
              </w:rPr>
            </w:pPr>
          </w:p>
          <w:p w14:paraId="447F3520"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5F25E437" w14:textId="77777777" w:rsidR="00F82801" w:rsidRPr="0045642B" w:rsidRDefault="00F82801" w:rsidP="00CA6321">
            <w:pPr>
              <w:ind w:left="630"/>
              <w:jc w:val="both"/>
              <w:rPr>
                <w:lang w:val="es-CR"/>
              </w:rPr>
            </w:pPr>
          </w:p>
          <w:p w14:paraId="4BB0F8C8" w14:textId="51590EA3"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14:paraId="5F44F296" w14:textId="77777777" w:rsidR="00F82801" w:rsidRPr="0045642B" w:rsidRDefault="00F82801" w:rsidP="00CA6321">
            <w:pPr>
              <w:ind w:left="630"/>
              <w:jc w:val="both"/>
              <w:rPr>
                <w:lang w:val="es-CR"/>
              </w:rPr>
            </w:pPr>
          </w:p>
          <w:p w14:paraId="731B4DD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798619C7"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897DE0E"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14:paraId="652E952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71DD43C"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14:paraId="5E63E96C"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FEB61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14:paraId="7B9C72BC" w14:textId="77777777" w:rsidR="00F82801" w:rsidRPr="0045642B" w:rsidRDefault="00F82801" w:rsidP="00CA6321">
            <w:pPr>
              <w:jc w:val="both"/>
              <w:rPr>
                <w:lang w:val="es-CR"/>
              </w:rPr>
            </w:pPr>
          </w:p>
          <w:p w14:paraId="3BEA8318" w14:textId="77777777" w:rsidR="00F82801" w:rsidRPr="0045642B" w:rsidRDefault="00F82801" w:rsidP="00CA6321">
            <w:pPr>
              <w:jc w:val="both"/>
              <w:rPr>
                <w:lang w:val="es-CR"/>
              </w:rPr>
            </w:pPr>
            <w:r w:rsidRPr="0045642B">
              <w:rPr>
                <w:lang w:val="es-CR"/>
              </w:rPr>
              <w:t xml:space="preserve">Los Afiliados de POA están obligados a cumplir con el siguiente código de conducta al interactuar con los niños: </w:t>
            </w:r>
          </w:p>
          <w:p w14:paraId="2EB3FFAB" w14:textId="77777777" w:rsidR="00F82801" w:rsidRPr="0045642B" w:rsidRDefault="00F82801" w:rsidP="00CA6321">
            <w:pPr>
              <w:jc w:val="both"/>
              <w:rPr>
                <w:lang w:val="es-CR"/>
              </w:rPr>
            </w:pPr>
          </w:p>
          <w:p w14:paraId="4A6415B1" w14:textId="77777777" w:rsidR="00F82801" w:rsidRPr="0045642B" w:rsidRDefault="00F82801" w:rsidP="005903A8">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14:paraId="7CA1079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8ACC8A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14:paraId="279998B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A8552BE"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77C412D2"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12ED4A"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14:paraId="4925F20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FC378B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14:paraId="18FC0EAE"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8CBF424"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14:paraId="6361D52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B3A3AD7"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14:paraId="43F01A8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D359CE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14:paraId="3CD051A9"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ED985DB"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14:paraId="19F0E4A6"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9806FB9"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14:paraId="5F4AE79E"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57A48950"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14:paraId="5E34B800"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83AE18"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14:paraId="01BA9D3F"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F2F3B26"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14:paraId="01FD02A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25C06DA"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14:paraId="7F7FC3E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38B0BD8"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14:paraId="68524DC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7EFC93"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7AAC641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428904F9"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14:paraId="1D90A1E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09F951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Cada programa para niños debe tener una proporción de 2 adultos por cada 1-20 niños. Esta proporción debe cumplirse en todo momento, incluso en actividades realizadas fuera de las instalaciones de la organización;</w:t>
            </w:r>
          </w:p>
          <w:p w14:paraId="1526CD4D"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0C9EBCD2"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14:paraId="40BE8075"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6752DCD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14:paraId="70F04514" w14:textId="77777777" w:rsidR="00F82801" w:rsidRPr="0045642B" w:rsidRDefault="00F82801" w:rsidP="00CA6321">
            <w:pPr>
              <w:jc w:val="both"/>
              <w:rPr>
                <w:lang w:val="es-CR"/>
              </w:rPr>
            </w:pPr>
          </w:p>
          <w:p w14:paraId="4C9709F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14:paraId="5965888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33169B"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14:paraId="6DF70C4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9FD79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eastAsiaTheme="minorEastAsia" w:hAnsi="Times New Roman" w:cs="Times New Roman"/>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08C162EC" w14:textId="77777777" w:rsidR="00AC5D71" w:rsidRDefault="00AC5D71" w:rsidP="00CA6321">
            <w:pPr>
              <w:pStyle w:val="P68B1DB1-Ttulo223"/>
              <w:ind w:left="0" w:firstLine="0"/>
              <w:jc w:val="both"/>
              <w:rPr>
                <w:sz w:val="24"/>
                <w:szCs w:val="24"/>
              </w:rPr>
            </w:pPr>
          </w:p>
          <w:p w14:paraId="1FCE9A9D" w14:textId="77777777" w:rsidR="00AC5D71" w:rsidRDefault="00AC5D71" w:rsidP="00CA6321">
            <w:pPr>
              <w:pStyle w:val="P68B1DB1-Ttulo223"/>
              <w:ind w:left="0" w:firstLine="0"/>
              <w:jc w:val="both"/>
              <w:rPr>
                <w:sz w:val="24"/>
                <w:szCs w:val="24"/>
              </w:rPr>
            </w:pPr>
          </w:p>
          <w:p w14:paraId="42DC2093" w14:textId="77777777" w:rsidR="00AC5D71" w:rsidRDefault="00AC5D71" w:rsidP="00CA6321">
            <w:pPr>
              <w:pStyle w:val="P68B1DB1-Ttulo223"/>
              <w:ind w:left="0" w:firstLine="0"/>
              <w:jc w:val="both"/>
              <w:rPr>
                <w:sz w:val="24"/>
                <w:szCs w:val="24"/>
              </w:rPr>
            </w:pPr>
          </w:p>
          <w:p w14:paraId="441D973D" w14:textId="540E478F" w:rsidR="00F82801" w:rsidRPr="0045642B" w:rsidRDefault="00F82801" w:rsidP="00CA6321">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14:paraId="3E3FD687" w14:textId="77777777" w:rsidR="00F82801" w:rsidRPr="0045642B" w:rsidRDefault="00F82801" w:rsidP="00CA6321">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14:paraId="3215CAF1" w14:textId="77777777" w:rsidR="00F82801" w:rsidRPr="0045642B" w:rsidRDefault="00F82801" w:rsidP="00CA6321">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14:paraId="0917477C" w14:textId="77777777" w:rsidR="00F82801" w:rsidRPr="0045642B" w:rsidRDefault="00F82801" w:rsidP="00CA6321">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5D1E21E8" w14:textId="27B38DFC" w:rsidR="00F82801" w:rsidRPr="0045642B" w:rsidRDefault="00F82801" w:rsidP="00CA6321">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00AC5D71" w:rsidRP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r w:rsidR="00203F62">
              <w:fldChar w:fldCharType="begin"/>
            </w:r>
            <w:r w:rsidR="00203F62" w:rsidRPr="00944A0D">
              <w:rPr>
                <w:lang w:val="es-ES"/>
                <w:rPrChange w:id="202" w:author="Sara Taylor" w:date="2022-08-09T19:03:00Z">
                  <w:rPr/>
                </w:rPrChange>
              </w:rPr>
              <w:instrText xml:space="preserve"> HYPERLINK "mailto:poahr@partners.net" </w:instrText>
            </w:r>
            <w:r w:rsidR="00203F62">
              <w:fldChar w:fldCharType="separate"/>
            </w:r>
            <w:r w:rsidR="00AC5D71" w:rsidRPr="005E17F8">
              <w:rPr>
                <w:rStyle w:val="Hyperlink"/>
                <w:rFonts w:ascii="Times New Roman" w:hAnsi="Times New Roman" w:cs="Times New Roman"/>
                <w:sz w:val="24"/>
                <w:szCs w:val="24"/>
                <w:lang w:val="es-CR"/>
              </w:rPr>
              <w:t>poahr@partners.net</w:t>
            </w:r>
            <w:r w:rsidR="00203F62">
              <w:rPr>
                <w:rStyle w:val="Hyperlink"/>
                <w:rFonts w:ascii="Times New Roman" w:hAnsi="Times New Roman" w:cs="Times New Roman"/>
                <w:sz w:val="24"/>
                <w:szCs w:val="24"/>
                <w:lang w:val="es-CR"/>
              </w:rPr>
              <w:fldChar w:fldCharType="end"/>
            </w:r>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14:paraId="6807B485"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14:paraId="0AA53A18"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7FB27425" w14:textId="77777777" w:rsidR="00F82801" w:rsidRPr="0045642B" w:rsidRDefault="00F82801" w:rsidP="00CA6321">
            <w:pPr>
              <w:pStyle w:val="P68B1DB1-Ttulo223"/>
              <w:ind w:left="0" w:firstLine="0"/>
              <w:jc w:val="both"/>
              <w:rPr>
                <w:sz w:val="24"/>
                <w:szCs w:val="24"/>
                <w:lang w:val="es-CR"/>
              </w:rPr>
            </w:pPr>
            <w:r w:rsidRPr="0045642B">
              <w:rPr>
                <w:sz w:val="24"/>
                <w:szCs w:val="24"/>
                <w:lang w:val="es-CR"/>
              </w:rPr>
              <w:t xml:space="preserve">Represalias por Denuncia de SEA </w:t>
            </w:r>
          </w:p>
          <w:p w14:paraId="7C1EAFF1" w14:textId="77777777" w:rsidR="00F82801" w:rsidRPr="0045642B" w:rsidRDefault="00F82801" w:rsidP="00CA6321">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40509E2C" w14:textId="77777777" w:rsidR="00F82801" w:rsidRPr="0045642B" w:rsidRDefault="00F82801" w:rsidP="00CA6321">
            <w:pPr>
              <w:pStyle w:val="Default"/>
              <w:jc w:val="both"/>
              <w:rPr>
                <w:rFonts w:ascii="Times New Roman" w:hAnsi="Times New Roman" w:cs="Times New Roman"/>
                <w:lang w:val="es-CR"/>
              </w:rPr>
            </w:pPr>
          </w:p>
          <w:p w14:paraId="6FD0CDEE" w14:textId="77777777" w:rsidR="00F82801" w:rsidRPr="0045642B" w:rsidRDefault="00F82801" w:rsidP="00CA6321">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38791C65" w14:textId="77777777" w:rsidR="00F82801" w:rsidRPr="0045642B" w:rsidRDefault="00F82801" w:rsidP="00CA6321">
            <w:pPr>
              <w:jc w:val="both"/>
              <w:rPr>
                <w:lang w:val="es-CR"/>
              </w:rPr>
            </w:pPr>
          </w:p>
          <w:p w14:paraId="4173AFB3" w14:textId="6B6EC30A" w:rsidR="00F82801" w:rsidRPr="00AC5D71" w:rsidRDefault="00F82801" w:rsidP="00CA6321">
            <w:pPr>
              <w:jc w:val="both"/>
              <w:rPr>
                <w:color w:val="000000"/>
                <w:lang w:val="es-CR"/>
              </w:rPr>
            </w:pPr>
            <w:r w:rsidRPr="0045642B">
              <w:rPr>
                <w:lang w:val="es-CR"/>
              </w:rPr>
              <w:t xml:space="preserve">Consulte la </w:t>
            </w:r>
            <w:r w:rsidR="00203F62">
              <w:fldChar w:fldCharType="begin"/>
            </w:r>
            <w:r w:rsidR="00203F62" w:rsidRPr="00944A0D">
              <w:rPr>
                <w:lang w:val="es-ES"/>
                <w:rPrChange w:id="203" w:author="Sara Taylor" w:date="2022-08-09T19:03:00Z">
                  <w:rPr/>
                </w:rPrChange>
              </w:rPr>
              <w:instrText xml:space="preserve"> HYPERLINK "https://partnersnet107.sharepoint.com/:w:/s/FA/EQgRNSPDaG5Ln3pKytQm4wkB7IZUJnr1AGuVxBmZhrA63A?e=3AjrvW" </w:instrText>
            </w:r>
            <w:r w:rsidR="00203F62">
              <w:fldChar w:fldCharType="separate"/>
            </w:r>
            <w:r w:rsidRPr="0045642B">
              <w:rPr>
                <w:rStyle w:val="Hyperlink"/>
                <w:lang w:val="es-CR"/>
              </w:rPr>
              <w:t>Política de Protección Infantil</w:t>
            </w:r>
            <w:r w:rsidR="00203F62">
              <w:rPr>
                <w:rStyle w:val="Hyperlink"/>
                <w:lang w:val="es-CR"/>
              </w:rPr>
              <w:fldChar w:fldCharType="end"/>
            </w:r>
            <w:r w:rsidRPr="0045642B">
              <w:rPr>
                <w:lang w:val="es-CR"/>
              </w:rPr>
              <w:t xml:space="preserve"> para obtener más información y orientación.</w:t>
            </w:r>
          </w:p>
          <w:p w14:paraId="0E282E09" w14:textId="77777777" w:rsidR="00F82801" w:rsidRPr="0045642B" w:rsidRDefault="00F82801" w:rsidP="00CA6321">
            <w:pPr>
              <w:pStyle w:val="P68B1DB1-Normal27"/>
              <w:jc w:val="both"/>
              <w:rPr>
                <w:color w:val="000000" w:themeColor="text1"/>
                <w:sz w:val="24"/>
                <w:szCs w:val="24"/>
              </w:rPr>
            </w:pPr>
          </w:p>
          <w:p w14:paraId="367AD81A"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09E35AAE" w14:textId="77777777" w:rsidR="00F82801" w:rsidRPr="0045642B" w:rsidRDefault="00F82801" w:rsidP="00CA6321">
            <w:pPr>
              <w:tabs>
                <w:tab w:val="left" w:pos="4608"/>
                <w:tab w:val="left" w:pos="5055"/>
                <w:tab w:val="left" w:pos="5103"/>
                <w:tab w:val="left" w:pos="7062"/>
              </w:tabs>
              <w:spacing w:before="1"/>
              <w:ind w:right="4115"/>
              <w:rPr>
                <w:b/>
                <w:lang w:val="es-CR"/>
              </w:rPr>
            </w:pPr>
          </w:p>
          <w:p w14:paraId="50BB9E05" w14:textId="77777777" w:rsidR="00AC5D71"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3B79F072" w14:textId="77777777" w:rsidR="00AC5D71" w:rsidRDefault="00AC5D71" w:rsidP="00CA6321">
            <w:pPr>
              <w:pStyle w:val="P68B1DB1-Normal3"/>
              <w:tabs>
                <w:tab w:val="left" w:pos="4608"/>
                <w:tab w:val="left" w:pos="5055"/>
                <w:tab w:val="left" w:pos="5103"/>
                <w:tab w:val="left" w:pos="7062"/>
              </w:tabs>
              <w:spacing w:before="1"/>
              <w:ind w:right="4115"/>
              <w:rPr>
                <w:sz w:val="24"/>
                <w:szCs w:val="24"/>
                <w:u w:val="single"/>
              </w:rPr>
            </w:pPr>
          </w:p>
          <w:p w14:paraId="7F57E9CB" w14:textId="500A283E" w:rsidR="00F82801" w:rsidRPr="00AC5D71" w:rsidRDefault="00F82801" w:rsidP="00AC5D7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AB1002A" w14:textId="77777777" w:rsidR="00F82801" w:rsidRPr="0045642B" w:rsidRDefault="00F82801" w:rsidP="00CA6321">
            <w:pPr>
              <w:tabs>
                <w:tab w:val="left" w:pos="4608"/>
                <w:tab w:val="left" w:pos="5055"/>
                <w:tab w:val="left" w:pos="5103"/>
                <w:tab w:val="left" w:pos="7062"/>
              </w:tabs>
              <w:spacing w:before="1"/>
              <w:ind w:right="4115"/>
              <w:rPr>
                <w:b/>
                <w:lang w:val="es-CR"/>
              </w:rPr>
            </w:pPr>
          </w:p>
          <w:p w14:paraId="4270196B" w14:textId="1D1B3F8B" w:rsidR="00DF7102" w:rsidRPr="00E83A3E" w:rsidRDefault="00F82801" w:rsidP="00E83A3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14:paraId="7DBCF3D9" w14:textId="77777777" w:rsidR="007C4C6A" w:rsidRDefault="007C4C6A" w:rsidP="008D683B">
      <w:pPr>
        <w:rPr>
          <w:b/>
          <w:bCs/>
          <w:lang w:val="es-MX"/>
        </w:rPr>
      </w:pPr>
    </w:p>
    <w:p w14:paraId="13C85BAB" w14:textId="12A33163" w:rsidR="00506214" w:rsidRDefault="00506214">
      <w:pPr>
        <w:keepNext w:val="0"/>
        <w:widowControl/>
        <w:snapToGrid/>
        <w:spacing w:after="160" w:line="259" w:lineRule="auto"/>
        <w:outlineLvl w:val="9"/>
        <w:rPr>
          <w:b/>
          <w:bCs/>
          <w:lang w:val="es-MX"/>
        </w:rPr>
      </w:pPr>
      <w:r>
        <w:rPr>
          <w:b/>
          <w:bCs/>
          <w:lang w:val="es-MX"/>
        </w:rPr>
        <w:br w:type="page"/>
      </w:r>
    </w:p>
    <w:p w14:paraId="657EF370" w14:textId="77777777" w:rsidR="0076781F" w:rsidRDefault="0076781F" w:rsidP="0076781F">
      <w:pPr>
        <w:pStyle w:val="P68B1DB1-Textoindependiente30"/>
        <w:spacing w:line="276" w:lineRule="auto"/>
        <w:jc w:val="center"/>
      </w:pPr>
      <w:r>
        <w:t>Anexo 1</w:t>
      </w:r>
    </w:p>
    <w:p w14:paraId="524E0C11" w14:textId="77777777" w:rsidR="0076781F" w:rsidRDefault="0076781F" w:rsidP="0076781F">
      <w:pPr>
        <w:pStyle w:val="P68B1DB1-Textoindependiente31"/>
        <w:spacing w:line="276" w:lineRule="auto"/>
        <w:jc w:val="center"/>
      </w:pPr>
      <w:r>
        <w:t>Factura del Consultor para Contratos de Trabajo por Horas</w:t>
      </w:r>
    </w:p>
    <w:p w14:paraId="1731D619" w14:textId="77777777" w:rsidR="0076781F" w:rsidRPr="0076781F" w:rsidRDefault="0076781F" w:rsidP="0076781F">
      <w:pPr>
        <w:pStyle w:val="Bodytext21"/>
        <w:tabs>
          <w:tab w:val="right" w:pos="2812"/>
          <w:tab w:val="right" w:pos="2912"/>
        </w:tabs>
        <w:jc w:val="center"/>
        <w:rPr>
          <w:b/>
          <w:bCs/>
          <w:sz w:val="20"/>
          <w:lang w:val="es-CR"/>
        </w:rPr>
      </w:pPr>
    </w:p>
    <w:p w14:paraId="6DEF4277" w14:textId="77777777" w:rsidR="0076781F" w:rsidRPr="0076781F" w:rsidRDefault="0076781F" w:rsidP="0076781F">
      <w:pPr>
        <w:pStyle w:val="Bodytext21"/>
        <w:tabs>
          <w:tab w:val="right" w:pos="2812"/>
          <w:tab w:val="right" w:pos="2912"/>
        </w:tabs>
        <w:rPr>
          <w:sz w:val="20"/>
          <w:lang w:val="es-CR"/>
        </w:rPr>
      </w:pPr>
    </w:p>
    <w:p w14:paraId="0ED5B0B7" w14:textId="77777777" w:rsidR="0076781F" w:rsidRPr="0076781F" w:rsidRDefault="0076781F" w:rsidP="0076781F">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36E91C18" w14:textId="77777777" w:rsidR="0076781F" w:rsidRPr="0076781F" w:rsidRDefault="0076781F" w:rsidP="0076781F">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27E7A6BA" w14:textId="77777777" w:rsidR="0076781F" w:rsidRPr="0076781F" w:rsidRDefault="0076781F" w:rsidP="0076781F">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14:paraId="5CEE32A5" w14:textId="09A2E536" w:rsidR="0076781F" w:rsidRPr="00B249F8" w:rsidRDefault="0076781F" w:rsidP="00B249F8">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14:paraId="3919BD68" w14:textId="77777777" w:rsidR="0076781F" w:rsidRDefault="0076781F" w:rsidP="0076781F">
      <w:pPr>
        <w:pStyle w:val="Bodytext31"/>
        <w:rPr>
          <w:b/>
          <w:bCs/>
          <w:sz w:val="22"/>
        </w:rPr>
      </w:pPr>
      <w:r>
        <w:rPr>
          <w:b/>
          <w:bCs/>
          <w:sz w:val="22"/>
        </w:rPr>
        <w:t>Factura del Consultor de Partners of the Americas</w:t>
      </w:r>
    </w:p>
    <w:p w14:paraId="2B8413FA" w14:textId="77777777" w:rsidR="0076781F" w:rsidRDefault="0076781F" w:rsidP="0076781F">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14:paraId="6F4F163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04FF2575" w14:textId="77777777" w:rsidR="0076781F" w:rsidRDefault="0076781F">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4B4C9F7E" w14:textId="77777777" w:rsidR="0076781F" w:rsidRDefault="0076781F">
            <w:pPr>
              <w:pStyle w:val="Bodytext31"/>
              <w:jc w:val="left"/>
              <w:rPr>
                <w:szCs w:val="18"/>
              </w:rPr>
            </w:pPr>
          </w:p>
          <w:p w14:paraId="558F8222"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7D8038A0" w14:textId="77777777" w:rsidR="0076781F" w:rsidRDefault="0076781F">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3B095001" w14:textId="77777777" w:rsidR="0076781F" w:rsidRDefault="0076781F">
            <w:pPr>
              <w:pStyle w:val="Bodytext31"/>
              <w:jc w:val="left"/>
              <w:rPr>
                <w:szCs w:val="18"/>
              </w:rPr>
            </w:pPr>
          </w:p>
        </w:tc>
      </w:tr>
      <w:tr w:rsidR="0076781F" w:rsidRPr="00944A0D" w14:paraId="31635DF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8136237" w14:textId="77777777" w:rsidR="0076781F" w:rsidRDefault="0076781F">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2AABC11B" w14:textId="77777777" w:rsidR="0076781F" w:rsidRDefault="0076781F">
            <w:pPr>
              <w:pStyle w:val="Bodytext31"/>
              <w:jc w:val="left"/>
              <w:rPr>
                <w:szCs w:val="18"/>
                <w:highlight w:val="yellow"/>
              </w:rPr>
            </w:pPr>
          </w:p>
          <w:p w14:paraId="1A1BFC95" w14:textId="77777777" w:rsidR="0076781F" w:rsidRDefault="0076781F">
            <w:pPr>
              <w:pStyle w:val="Bodytext31"/>
              <w:jc w:val="left"/>
              <w:rPr>
                <w:szCs w:val="18"/>
                <w:highlight w:val="yellow"/>
              </w:rPr>
            </w:pPr>
          </w:p>
          <w:p w14:paraId="3EB59674" w14:textId="77777777" w:rsidR="0076781F" w:rsidRDefault="0076781F">
            <w:pPr>
              <w:pStyle w:val="Bodytext31"/>
              <w:jc w:val="left"/>
              <w:rPr>
                <w:szCs w:val="18"/>
                <w:highlight w:val="yellow"/>
              </w:rPr>
            </w:pPr>
          </w:p>
          <w:p w14:paraId="5759AE11"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677986C" w14:textId="77777777" w:rsidR="0076781F" w:rsidRPr="002A5BE1" w:rsidRDefault="0076781F">
            <w:pPr>
              <w:pStyle w:val="Bodytext31"/>
              <w:jc w:val="left"/>
              <w:rPr>
                <w:szCs w:val="18"/>
                <w:lang w:val="es-CR"/>
              </w:rPr>
            </w:pPr>
            <w:r w:rsidRPr="002A5BE1">
              <w:rPr>
                <w:szCs w:val="18"/>
                <w:lang w:val="es-CR"/>
              </w:rPr>
              <w:t xml:space="preserve">Número del Contrato: </w:t>
            </w:r>
          </w:p>
          <w:p w14:paraId="551F1D55" w14:textId="77777777" w:rsidR="0076781F" w:rsidRPr="002A5BE1" w:rsidRDefault="0076781F">
            <w:pPr>
              <w:pStyle w:val="Bodytext31"/>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5B52544" w14:textId="77777777" w:rsidR="0076781F" w:rsidRPr="002A5BE1" w:rsidRDefault="0076781F">
            <w:pPr>
              <w:pStyle w:val="Bodytext31"/>
              <w:jc w:val="left"/>
              <w:rPr>
                <w:szCs w:val="18"/>
                <w:lang w:val="es-CR"/>
              </w:rPr>
            </w:pPr>
          </w:p>
        </w:tc>
      </w:tr>
      <w:tr w:rsidR="0076781F" w:rsidRPr="00944A0D" w14:paraId="0D1B9698"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C17E840" w14:textId="77777777" w:rsidR="0076781F" w:rsidRPr="002A5BE1" w:rsidRDefault="0076781F">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4C35C933" w14:textId="77777777" w:rsidR="0076781F" w:rsidRPr="002A5BE1" w:rsidRDefault="0076781F">
            <w:pPr>
              <w:pStyle w:val="Bodytext31"/>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46747D39" w14:textId="77777777" w:rsidR="0076781F" w:rsidRPr="002A5BE1" w:rsidRDefault="0076781F">
            <w:pPr>
              <w:pStyle w:val="Bodytext31"/>
              <w:jc w:val="left"/>
              <w:rPr>
                <w:szCs w:val="18"/>
                <w:lang w:val="es-CR"/>
              </w:rPr>
            </w:pPr>
            <w:r w:rsidRPr="002A5BE1">
              <w:rPr>
                <w:szCs w:val="18"/>
                <w:lang w:val="es-CR"/>
              </w:rPr>
              <w:t>Fecha de la Factura:</w:t>
            </w:r>
          </w:p>
          <w:p w14:paraId="7DF4C96C" w14:textId="77777777" w:rsidR="0076781F" w:rsidRPr="002A5BE1" w:rsidRDefault="0076781F">
            <w:pPr>
              <w:pStyle w:val="Bodytext31"/>
              <w:jc w:val="left"/>
              <w:rPr>
                <w:szCs w:val="18"/>
                <w:lang w:val="es-CR"/>
              </w:rPr>
            </w:pPr>
            <w:r w:rsidRPr="002A5BE1">
              <w:rPr>
                <w:szCs w:val="18"/>
                <w:lang w:val="es-CR"/>
              </w:rPr>
              <w:t>Periodo de Facturación:</w:t>
            </w:r>
          </w:p>
          <w:p w14:paraId="32E02CA5" w14:textId="77777777" w:rsidR="0076781F" w:rsidRPr="002A5BE1" w:rsidRDefault="0076781F">
            <w:pPr>
              <w:pStyle w:val="Bodytext31"/>
              <w:jc w:val="left"/>
              <w:rPr>
                <w:szCs w:val="18"/>
                <w:lang w:val="es-CR"/>
              </w:rPr>
            </w:pPr>
            <w:r w:rsidRPr="002A5BE1">
              <w:rPr>
                <w:szCs w:val="18"/>
                <w:lang w:val="es-CR"/>
              </w:rPr>
              <w:t xml:space="preserve">         (Fecha de Inicio):</w:t>
            </w:r>
          </w:p>
          <w:p w14:paraId="5D1D8BE2" w14:textId="77777777" w:rsidR="0076781F" w:rsidRPr="002A5BE1" w:rsidRDefault="0076781F">
            <w:pPr>
              <w:pStyle w:val="Bodytext31"/>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518C440D" w14:textId="77777777" w:rsidR="0076781F" w:rsidRPr="002A5BE1" w:rsidRDefault="0076781F">
            <w:pPr>
              <w:pStyle w:val="Bodytext31"/>
              <w:jc w:val="left"/>
              <w:rPr>
                <w:szCs w:val="18"/>
                <w:lang w:val="es-CR"/>
              </w:rPr>
            </w:pPr>
          </w:p>
        </w:tc>
      </w:tr>
    </w:tbl>
    <w:p w14:paraId="766CFFF6" w14:textId="77777777" w:rsidR="0076781F" w:rsidRDefault="0076781F" w:rsidP="0076781F">
      <w:pPr>
        <w:pStyle w:val="Bodytext31"/>
        <w:jc w:val="both"/>
        <w:rPr>
          <w:b/>
          <w:bCs/>
          <w:sz w:val="20"/>
          <w:szCs w:val="20"/>
          <w:lang w:val="es-US" w:eastAsia="es-MX"/>
        </w:rPr>
      </w:pPr>
    </w:p>
    <w:p w14:paraId="4EA469CA" w14:textId="77777777" w:rsidR="0076781F" w:rsidRPr="002A5BE1" w:rsidRDefault="0076781F" w:rsidP="0076781F">
      <w:pPr>
        <w:spacing w:line="1" w:lineRule="exact"/>
        <w:rPr>
          <w:sz w:val="20"/>
          <w:lang w:val="es-CR"/>
        </w:rPr>
      </w:pPr>
    </w:p>
    <w:p w14:paraId="147B5A1B" w14:textId="77777777" w:rsidR="0076781F" w:rsidRPr="002A5BE1" w:rsidRDefault="0076781F" w:rsidP="0076781F">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B3C6A9D" w14:textId="77777777" w:rsidR="0076781F" w:rsidRPr="002A5BE1" w:rsidRDefault="0076781F" w:rsidP="0076781F">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Cosos Laborales Directos</w:t>
      </w:r>
    </w:p>
    <w:p w14:paraId="37D2FAB4" w14:textId="77777777" w:rsidR="0076781F" w:rsidRDefault="0076781F" w:rsidP="0076781F">
      <w:pPr>
        <w:pStyle w:val="Tablecaption10"/>
        <w:ind w:left="14"/>
        <w:rPr>
          <w:sz w:val="18"/>
          <w:szCs w:val="18"/>
        </w:rPr>
      </w:pPr>
      <w:r>
        <w:rPr>
          <w:sz w:val="18"/>
          <w:szCs w:val="18"/>
        </w:rPr>
        <w:t>(Adjunte hoja de Seguimiento)</w:t>
      </w:r>
    </w:p>
    <w:p w14:paraId="33E893EC" w14:textId="77777777" w:rsidR="0076781F" w:rsidRDefault="0076781F" w:rsidP="0076781F">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RPr="00944A0D" w14:paraId="49A2759E" w14:textId="77777777" w:rsidTr="0076781F">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7C7F97FA" w14:textId="77777777" w:rsidR="0076781F" w:rsidRDefault="0076781F">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45F64A74" w14:textId="77777777" w:rsidR="0076781F" w:rsidRDefault="0076781F">
            <w:pPr>
              <w:pStyle w:val="P68B1DB1-Other104"/>
              <w:spacing w:line="256" w:lineRule="auto"/>
              <w:jc w:val="center"/>
              <w:rPr>
                <w:sz w:val="16"/>
                <w:szCs w:val="16"/>
              </w:rPr>
            </w:pPr>
            <w:r>
              <w:rPr>
                <w:sz w:val="16"/>
                <w:szCs w:val="16"/>
              </w:rPr>
              <w:t>Cargo</w:t>
            </w:r>
          </w:p>
        </w:tc>
        <w:tc>
          <w:tcPr>
            <w:tcW w:w="946" w:type="dxa"/>
            <w:tcBorders>
              <w:top w:val="single" w:sz="4" w:space="0" w:color="auto"/>
              <w:left w:val="single" w:sz="4" w:space="0" w:color="auto"/>
              <w:bottom w:val="nil"/>
              <w:right w:val="nil"/>
            </w:tcBorders>
            <w:shd w:val="clear" w:color="auto" w:fill="FFFFFF"/>
            <w:vAlign w:val="center"/>
            <w:hideMark/>
          </w:tcPr>
          <w:p w14:paraId="14932F11" w14:textId="77777777" w:rsidR="0076781F" w:rsidRPr="002A5BE1" w:rsidRDefault="0076781F">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sz="4" w:space="0" w:color="auto"/>
              <w:left w:val="single" w:sz="4" w:space="0" w:color="auto"/>
              <w:bottom w:val="nil"/>
              <w:right w:val="nil"/>
            </w:tcBorders>
            <w:shd w:val="clear" w:color="auto" w:fill="FFFFFF"/>
            <w:vAlign w:val="center"/>
            <w:hideMark/>
          </w:tcPr>
          <w:p w14:paraId="6D815A5E" w14:textId="77777777" w:rsidR="0076781F" w:rsidRDefault="0076781F">
            <w:pPr>
              <w:pStyle w:val="P68B1DB1-Other104"/>
              <w:spacing w:line="256" w:lineRule="auto"/>
              <w:jc w:val="center"/>
              <w:rPr>
                <w:sz w:val="16"/>
                <w:szCs w:val="16"/>
              </w:rPr>
            </w:pPr>
            <w:r>
              <w:rPr>
                <w:sz w:val="16"/>
                <w:szCs w:val="16"/>
              </w:rPr>
              <w:t>No. Horas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74B506" w14:textId="77777777" w:rsidR="0076781F" w:rsidRPr="002A5BE1" w:rsidRDefault="0076781F">
            <w:pPr>
              <w:pStyle w:val="P68B1DB1-Other104"/>
              <w:spacing w:line="256" w:lineRule="auto"/>
              <w:jc w:val="center"/>
              <w:rPr>
                <w:sz w:val="16"/>
                <w:szCs w:val="16"/>
                <w:lang w:val="es-CR"/>
              </w:rPr>
            </w:pPr>
            <w:r w:rsidRPr="002A5BE1">
              <w:rPr>
                <w:sz w:val="16"/>
                <w:szCs w:val="16"/>
                <w:lang w:val="es-CR"/>
              </w:rPr>
              <w:t>Costo de</w:t>
            </w:r>
          </w:p>
          <w:p w14:paraId="165157D0" w14:textId="77777777" w:rsidR="0076781F" w:rsidRPr="002A5BE1" w:rsidRDefault="0076781F">
            <w:pPr>
              <w:pStyle w:val="P68B1DB1-Other104"/>
              <w:spacing w:line="256" w:lineRule="auto"/>
              <w:jc w:val="center"/>
              <w:rPr>
                <w:sz w:val="16"/>
                <w:szCs w:val="16"/>
                <w:lang w:val="es-CR"/>
              </w:rPr>
            </w:pPr>
            <w:r w:rsidRPr="002A5BE1">
              <w:rPr>
                <w:sz w:val="16"/>
                <w:szCs w:val="16"/>
                <w:lang w:val="es-CR"/>
              </w:rPr>
              <w:t>Mano de Obra</w:t>
            </w:r>
          </w:p>
        </w:tc>
      </w:tr>
      <w:tr w:rsidR="0076781F" w14:paraId="5621DFDE" w14:textId="77777777" w:rsidTr="0076781F">
        <w:trPr>
          <w:trHeight w:hRule="exact" w:val="276"/>
          <w:jc w:val="center"/>
        </w:trPr>
        <w:tc>
          <w:tcPr>
            <w:tcW w:w="2026" w:type="dxa"/>
            <w:tcBorders>
              <w:top w:val="single" w:sz="4" w:space="0" w:color="auto"/>
              <w:left w:val="single" w:sz="4" w:space="0" w:color="auto"/>
              <w:bottom w:val="nil"/>
              <w:right w:val="nil"/>
            </w:tcBorders>
            <w:shd w:val="clear" w:color="auto" w:fill="FFFFFF"/>
          </w:tcPr>
          <w:p w14:paraId="78870AEF" w14:textId="77777777" w:rsidR="0076781F" w:rsidRPr="002A5BE1" w:rsidRDefault="0076781F">
            <w:pPr>
              <w:spacing w:line="256" w:lineRule="auto"/>
              <w:rPr>
                <w:sz w:val="18"/>
                <w:szCs w:val="18"/>
                <w:lang w:val="es-CR"/>
              </w:rPr>
            </w:pPr>
          </w:p>
        </w:tc>
        <w:tc>
          <w:tcPr>
            <w:tcW w:w="2078" w:type="dxa"/>
            <w:tcBorders>
              <w:top w:val="single" w:sz="4" w:space="0" w:color="auto"/>
              <w:left w:val="single" w:sz="4" w:space="0" w:color="auto"/>
              <w:bottom w:val="nil"/>
              <w:right w:val="nil"/>
            </w:tcBorders>
            <w:shd w:val="clear" w:color="auto" w:fill="FFFFFF"/>
          </w:tcPr>
          <w:p w14:paraId="6FBB592C" w14:textId="77777777" w:rsidR="0076781F" w:rsidRPr="002A5BE1" w:rsidRDefault="0076781F">
            <w:pPr>
              <w:spacing w:line="256" w:lineRule="auto"/>
              <w:rPr>
                <w:sz w:val="18"/>
                <w:szCs w:val="18"/>
                <w:lang w:val="es-CR"/>
              </w:rPr>
            </w:pPr>
          </w:p>
        </w:tc>
        <w:tc>
          <w:tcPr>
            <w:tcW w:w="946" w:type="dxa"/>
            <w:tcBorders>
              <w:top w:val="single" w:sz="4" w:space="0" w:color="auto"/>
              <w:left w:val="single" w:sz="4" w:space="0" w:color="auto"/>
              <w:bottom w:val="nil"/>
              <w:right w:val="nil"/>
            </w:tcBorders>
            <w:shd w:val="clear" w:color="auto" w:fill="FFFFFF"/>
          </w:tcPr>
          <w:p w14:paraId="0158F1FC" w14:textId="77777777" w:rsidR="0076781F" w:rsidRPr="002A5BE1" w:rsidRDefault="0076781F">
            <w:pPr>
              <w:spacing w:line="256" w:lineRule="auto"/>
              <w:rPr>
                <w:sz w:val="18"/>
                <w:szCs w:val="18"/>
                <w:lang w:val="es-CR"/>
              </w:rPr>
            </w:pPr>
          </w:p>
        </w:tc>
        <w:tc>
          <w:tcPr>
            <w:tcW w:w="907" w:type="dxa"/>
            <w:tcBorders>
              <w:top w:val="single" w:sz="4" w:space="0" w:color="auto"/>
              <w:left w:val="single" w:sz="4" w:space="0" w:color="auto"/>
              <w:bottom w:val="nil"/>
              <w:right w:val="nil"/>
            </w:tcBorders>
            <w:shd w:val="clear" w:color="auto" w:fill="FFFFFF"/>
            <w:vAlign w:val="center"/>
            <w:hideMark/>
          </w:tcPr>
          <w:p w14:paraId="4C4813E8" w14:textId="77777777" w:rsidR="0076781F" w:rsidRDefault="0076781F">
            <w:pPr>
              <w:pStyle w:val="Other10"/>
              <w:spacing w:line="256" w:lineRule="auto"/>
              <w:ind w:right="200"/>
              <w:jc w:val="right"/>
              <w:rPr>
                <w:sz w:val="18"/>
                <w:szCs w:val="18"/>
              </w:rPr>
            </w:pPr>
            <w:r>
              <w:rPr>
                <w:sz w:val="18"/>
                <w:szCs w:val="18"/>
              </w:rPr>
              <w:t>-</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4309071" w14:textId="77777777" w:rsidR="0076781F" w:rsidRDefault="0076781F">
            <w:pPr>
              <w:pStyle w:val="Other10"/>
              <w:spacing w:line="256" w:lineRule="auto"/>
              <w:rPr>
                <w:sz w:val="18"/>
                <w:szCs w:val="18"/>
              </w:rPr>
            </w:pPr>
            <w:r>
              <w:rPr>
                <w:sz w:val="18"/>
                <w:szCs w:val="18"/>
              </w:rPr>
              <w:t>$</w:t>
            </w:r>
          </w:p>
        </w:tc>
      </w:tr>
      <w:tr w:rsidR="0076781F" w14:paraId="072580F9" w14:textId="77777777" w:rsidTr="0076781F">
        <w:trPr>
          <w:trHeight w:hRule="exact" w:val="357"/>
          <w:jc w:val="center"/>
        </w:trPr>
        <w:tc>
          <w:tcPr>
            <w:tcW w:w="2026" w:type="dxa"/>
            <w:tcBorders>
              <w:top w:val="single" w:sz="4" w:space="0" w:color="auto"/>
              <w:left w:val="single" w:sz="4" w:space="0" w:color="auto"/>
              <w:bottom w:val="nil"/>
              <w:right w:val="nil"/>
            </w:tcBorders>
            <w:shd w:val="clear" w:color="auto" w:fill="FFFFFF"/>
          </w:tcPr>
          <w:p w14:paraId="6C9636EA"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9C5A518"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E5B6DC0"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648E2508"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2F8C48" w14:textId="77777777" w:rsidR="0076781F" w:rsidRDefault="0076781F">
            <w:pPr>
              <w:pStyle w:val="Other10"/>
              <w:spacing w:line="256" w:lineRule="auto"/>
              <w:rPr>
                <w:sz w:val="18"/>
                <w:szCs w:val="18"/>
              </w:rPr>
            </w:pPr>
            <w:r>
              <w:rPr>
                <w:sz w:val="18"/>
                <w:szCs w:val="18"/>
              </w:rPr>
              <w:t>$</w:t>
            </w:r>
          </w:p>
        </w:tc>
      </w:tr>
      <w:tr w:rsidR="0076781F" w14:paraId="49FC56AE" w14:textId="77777777" w:rsidTr="0076781F">
        <w:trPr>
          <w:trHeight w:hRule="exact" w:val="420"/>
          <w:jc w:val="center"/>
        </w:trPr>
        <w:tc>
          <w:tcPr>
            <w:tcW w:w="5050" w:type="dxa"/>
            <w:gridSpan w:val="3"/>
            <w:tcBorders>
              <w:top w:val="single" w:sz="4" w:space="0" w:color="auto"/>
              <w:left w:val="nil"/>
              <w:bottom w:val="nil"/>
              <w:right w:val="nil"/>
            </w:tcBorders>
            <w:shd w:val="clear" w:color="auto" w:fill="FFFFFF"/>
            <w:hideMark/>
          </w:tcPr>
          <w:p w14:paraId="44D189A1" w14:textId="77777777" w:rsidR="0076781F" w:rsidRPr="002A5BE1" w:rsidRDefault="0076781F">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3599AFAB" w14:textId="77777777" w:rsidR="0076781F" w:rsidRDefault="0076781F">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63F50637" w14:textId="77777777" w:rsidR="0076781F" w:rsidRDefault="0076781F">
            <w:pPr>
              <w:pStyle w:val="Other10"/>
              <w:spacing w:line="256" w:lineRule="auto"/>
              <w:rPr>
                <w:sz w:val="18"/>
                <w:szCs w:val="18"/>
              </w:rPr>
            </w:pPr>
            <w:r>
              <w:rPr>
                <w:sz w:val="18"/>
                <w:szCs w:val="18"/>
              </w:rPr>
              <w:t>$</w:t>
            </w:r>
          </w:p>
        </w:tc>
      </w:tr>
    </w:tbl>
    <w:p w14:paraId="70961DDC" w14:textId="77777777" w:rsidR="0076781F" w:rsidRDefault="0076781F" w:rsidP="0076781F">
      <w:pPr>
        <w:spacing w:after="119" w:line="1" w:lineRule="exact"/>
        <w:rPr>
          <w:sz w:val="18"/>
          <w:szCs w:val="18"/>
          <w:lang w:val="es-US" w:eastAsia="es-MX"/>
        </w:rPr>
      </w:pPr>
    </w:p>
    <w:p w14:paraId="4A047A28" w14:textId="77777777" w:rsidR="0076781F" w:rsidRDefault="0076781F" w:rsidP="0076781F">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14:paraId="7F105BD1" w14:textId="77777777" w:rsidTr="0076781F">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28CF267A" w14:textId="77777777" w:rsidR="0076781F" w:rsidRDefault="0076781F">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2E03D6E9" w14:textId="77777777" w:rsidR="0076781F" w:rsidRDefault="0076781F">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64587226" w14:textId="77777777" w:rsidR="0076781F" w:rsidRDefault="0076781F">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301FFCEA" w14:textId="77777777" w:rsidR="0076781F" w:rsidRDefault="0076781F">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6366011" w14:textId="77777777" w:rsidR="0076781F" w:rsidRDefault="0076781F">
            <w:pPr>
              <w:pStyle w:val="P68B1DB1-Other104"/>
              <w:spacing w:line="256" w:lineRule="auto"/>
              <w:ind w:firstLine="440"/>
              <w:jc w:val="center"/>
              <w:rPr>
                <w:sz w:val="16"/>
                <w:szCs w:val="16"/>
              </w:rPr>
            </w:pPr>
            <w:r>
              <w:rPr>
                <w:sz w:val="16"/>
                <w:szCs w:val="16"/>
              </w:rPr>
              <w:t>Total</w:t>
            </w:r>
          </w:p>
        </w:tc>
      </w:tr>
      <w:tr w:rsidR="0076781F" w14:paraId="4C9862F4" w14:textId="77777777" w:rsidTr="0076781F">
        <w:trPr>
          <w:trHeight w:hRule="exact" w:val="334"/>
          <w:jc w:val="center"/>
        </w:trPr>
        <w:tc>
          <w:tcPr>
            <w:tcW w:w="2026" w:type="dxa"/>
            <w:tcBorders>
              <w:top w:val="single" w:sz="4" w:space="0" w:color="auto"/>
              <w:left w:val="single" w:sz="4" w:space="0" w:color="auto"/>
              <w:bottom w:val="nil"/>
              <w:right w:val="nil"/>
            </w:tcBorders>
            <w:shd w:val="clear" w:color="auto" w:fill="FFFFFF"/>
          </w:tcPr>
          <w:p w14:paraId="319F537E"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4852D846"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D3FC48E"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02644E3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D1A14AF" w14:textId="77777777" w:rsidR="0076781F" w:rsidRDefault="0076781F">
            <w:pPr>
              <w:pStyle w:val="Other10"/>
              <w:spacing w:line="256" w:lineRule="auto"/>
              <w:rPr>
                <w:sz w:val="18"/>
                <w:szCs w:val="18"/>
              </w:rPr>
            </w:pPr>
            <w:r>
              <w:rPr>
                <w:sz w:val="18"/>
                <w:szCs w:val="18"/>
              </w:rPr>
              <w:t>$</w:t>
            </w:r>
          </w:p>
        </w:tc>
      </w:tr>
      <w:tr w:rsidR="0076781F" w14:paraId="2CE985BD"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0D191245"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15DE9C90"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828FC55"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7650F4F"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B094002" w14:textId="77777777" w:rsidR="0076781F" w:rsidRDefault="0076781F">
            <w:pPr>
              <w:pStyle w:val="Other10"/>
              <w:spacing w:line="256" w:lineRule="auto"/>
              <w:rPr>
                <w:sz w:val="18"/>
                <w:szCs w:val="18"/>
              </w:rPr>
            </w:pPr>
            <w:r>
              <w:rPr>
                <w:sz w:val="18"/>
                <w:szCs w:val="18"/>
              </w:rPr>
              <w:t>$</w:t>
            </w:r>
          </w:p>
        </w:tc>
      </w:tr>
      <w:tr w:rsidR="0076781F" w14:paraId="3FADC975"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15BC64A0"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76D141B"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EA942AD"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2E6FABD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D20D591" w14:textId="77777777" w:rsidR="0076781F" w:rsidRDefault="0076781F">
            <w:pPr>
              <w:pStyle w:val="Other10"/>
              <w:spacing w:line="256" w:lineRule="auto"/>
              <w:rPr>
                <w:sz w:val="18"/>
                <w:szCs w:val="18"/>
              </w:rPr>
            </w:pPr>
            <w:r>
              <w:rPr>
                <w:sz w:val="18"/>
                <w:szCs w:val="18"/>
              </w:rPr>
              <w:t>$</w:t>
            </w:r>
          </w:p>
        </w:tc>
      </w:tr>
      <w:tr w:rsidR="0076781F" w14:paraId="74E5EFF3" w14:textId="77777777" w:rsidTr="0076781F">
        <w:trPr>
          <w:trHeight w:hRule="exact" w:val="339"/>
          <w:jc w:val="center"/>
        </w:trPr>
        <w:tc>
          <w:tcPr>
            <w:tcW w:w="5957" w:type="dxa"/>
            <w:gridSpan w:val="4"/>
            <w:tcBorders>
              <w:top w:val="single" w:sz="4" w:space="0" w:color="auto"/>
              <w:left w:val="nil"/>
              <w:bottom w:val="nil"/>
              <w:right w:val="nil"/>
            </w:tcBorders>
            <w:shd w:val="clear" w:color="auto" w:fill="FFFFFF"/>
            <w:hideMark/>
          </w:tcPr>
          <w:p w14:paraId="091666AC" w14:textId="77777777" w:rsidR="0076781F" w:rsidRPr="002A5BE1" w:rsidRDefault="0076781F">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3B6D8DCE" w14:textId="77777777" w:rsidR="0076781F" w:rsidRDefault="0076781F">
            <w:pPr>
              <w:pStyle w:val="Other10"/>
              <w:spacing w:line="256" w:lineRule="auto"/>
              <w:rPr>
                <w:sz w:val="18"/>
                <w:szCs w:val="18"/>
              </w:rPr>
            </w:pPr>
            <w:r>
              <w:rPr>
                <w:sz w:val="18"/>
                <w:szCs w:val="18"/>
              </w:rPr>
              <w:t>$</w:t>
            </w:r>
          </w:p>
        </w:tc>
      </w:tr>
    </w:tbl>
    <w:p w14:paraId="34332E7F" w14:textId="77777777" w:rsidR="0076781F" w:rsidRDefault="0076781F" w:rsidP="0076781F">
      <w:pPr>
        <w:spacing w:after="119" w:line="1" w:lineRule="exact"/>
        <w:rPr>
          <w:sz w:val="18"/>
          <w:szCs w:val="18"/>
          <w:lang w:val="es-US" w:eastAsia="es-MX"/>
        </w:rPr>
      </w:pPr>
    </w:p>
    <w:p w14:paraId="2A8B834C" w14:textId="77777777" w:rsidR="0076781F" w:rsidRPr="00B249F8" w:rsidRDefault="0076781F" w:rsidP="0076781F">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0076781F" w:rsidRPr="00944A0D" w14:paraId="2E3E4857" w14:textId="77777777" w:rsidTr="0076781F">
        <w:tc>
          <w:tcPr>
            <w:tcW w:w="8073" w:type="dxa"/>
            <w:gridSpan w:val="2"/>
            <w:tcBorders>
              <w:top w:val="single" w:sz="4" w:space="0" w:color="auto"/>
              <w:left w:val="single" w:sz="4" w:space="0" w:color="auto"/>
              <w:bottom w:val="single" w:sz="4" w:space="0" w:color="auto"/>
              <w:right w:val="single" w:sz="4" w:space="0" w:color="auto"/>
            </w:tcBorders>
            <w:hideMark/>
          </w:tcPr>
          <w:p w14:paraId="4538C730" w14:textId="77777777" w:rsidR="0076781F" w:rsidRPr="00B249F8" w:rsidRDefault="0076781F">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14:paraId="32F74BC2" w14:textId="77777777" w:rsidTr="0076781F">
        <w:tc>
          <w:tcPr>
            <w:tcW w:w="4353" w:type="dxa"/>
            <w:tcBorders>
              <w:top w:val="single" w:sz="4" w:space="0" w:color="auto"/>
              <w:left w:val="single" w:sz="4" w:space="0" w:color="auto"/>
              <w:bottom w:val="single" w:sz="4" w:space="0" w:color="auto"/>
              <w:right w:val="single" w:sz="4" w:space="0" w:color="auto"/>
            </w:tcBorders>
          </w:tcPr>
          <w:p w14:paraId="7BDF1D45" w14:textId="77777777" w:rsidR="0076781F" w:rsidRPr="00B249F8" w:rsidRDefault="0076781F">
            <w:pPr>
              <w:pStyle w:val="Bodytext10"/>
              <w:rPr>
                <w:sz w:val="18"/>
                <w:szCs w:val="18"/>
                <w:lang w:val="es-CR"/>
              </w:rPr>
            </w:pPr>
          </w:p>
          <w:p w14:paraId="3972D508" w14:textId="77777777" w:rsidR="0076781F" w:rsidRDefault="0076781F">
            <w:pPr>
              <w:pStyle w:val="Bodytext10"/>
              <w:ind w:right="-133"/>
              <w:rPr>
                <w:sz w:val="18"/>
                <w:szCs w:val="18"/>
              </w:rPr>
            </w:pPr>
            <w:r>
              <w:rPr>
                <w:sz w:val="18"/>
                <w:szCs w:val="18"/>
              </w:rPr>
              <w:t>________________________________________</w:t>
            </w:r>
          </w:p>
          <w:p w14:paraId="05635C37" w14:textId="77777777" w:rsidR="0076781F" w:rsidRDefault="0076781F">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038748E3" w14:textId="77777777" w:rsidR="0076781F" w:rsidRDefault="0076781F">
            <w:pPr>
              <w:pStyle w:val="Bodytext10"/>
              <w:rPr>
                <w:sz w:val="18"/>
                <w:szCs w:val="18"/>
              </w:rPr>
            </w:pPr>
          </w:p>
          <w:p w14:paraId="7803E449" w14:textId="77777777" w:rsidR="0076781F" w:rsidRDefault="0076781F">
            <w:pPr>
              <w:pStyle w:val="Bodytext10"/>
              <w:rPr>
                <w:sz w:val="18"/>
                <w:szCs w:val="18"/>
              </w:rPr>
            </w:pPr>
            <w:r>
              <w:rPr>
                <w:sz w:val="18"/>
                <w:szCs w:val="18"/>
              </w:rPr>
              <w:t>___________________________________</w:t>
            </w:r>
          </w:p>
          <w:p w14:paraId="4859AAB9" w14:textId="77777777" w:rsidR="0076781F" w:rsidRDefault="0076781F">
            <w:pPr>
              <w:pStyle w:val="Bodytext10"/>
              <w:rPr>
                <w:sz w:val="18"/>
                <w:szCs w:val="18"/>
              </w:rPr>
            </w:pPr>
            <w:r>
              <w:rPr>
                <w:sz w:val="18"/>
                <w:szCs w:val="18"/>
              </w:rPr>
              <w:t>Fecha</w:t>
            </w:r>
          </w:p>
        </w:tc>
      </w:tr>
    </w:tbl>
    <w:p w14:paraId="54220F11" w14:textId="77777777" w:rsidR="0076781F" w:rsidRDefault="0076781F" w:rsidP="0076781F">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14:paraId="39A8E4DB" w14:textId="77777777" w:rsidR="0076781F" w:rsidRPr="00B249F8" w:rsidRDefault="0076781F" w:rsidP="0076781F">
      <w:pPr>
        <w:widowControl/>
        <w:spacing w:after="160" w:line="256" w:lineRule="auto"/>
        <w:rPr>
          <w:sz w:val="20"/>
          <w:szCs w:val="20"/>
          <w:lang w:val="es-CR"/>
        </w:rPr>
      </w:pPr>
      <w:r w:rsidRPr="00B249F8">
        <w:rPr>
          <w:sz w:val="20"/>
          <w:lang w:val="es-CR"/>
        </w:rPr>
        <w:br w:type="page"/>
      </w:r>
    </w:p>
    <w:p w14:paraId="1F606BB2" w14:textId="77777777" w:rsidR="0076781F" w:rsidRPr="00B249F8" w:rsidRDefault="0076781F" w:rsidP="0076781F">
      <w:pPr>
        <w:ind w:left="720"/>
        <w:rPr>
          <w:sz w:val="22"/>
          <w:lang w:val="es-CR"/>
        </w:rPr>
      </w:pPr>
    </w:p>
    <w:p w14:paraId="51103FBD" w14:textId="77777777" w:rsidR="0076781F" w:rsidRPr="00B249F8" w:rsidRDefault="0076781F" w:rsidP="0076781F">
      <w:pPr>
        <w:pStyle w:val="P68B1DB1-Bodytext101"/>
        <w:pBdr>
          <w:top w:val="single" w:sz="2" w:space="0" w:color="0C58B2"/>
          <w:left w:val="single" w:sz="2" w:space="0" w:color="0C58B2"/>
          <w:bottom w:val="single" w:sz="2" w:space="1" w:color="0C58B2"/>
          <w:right w:val="single" w:sz="2" w:space="0" w:color="0C58B2"/>
        </w:pBdr>
        <w:shd w:val="clear" w:color="auto" w:fill="0C58B2"/>
        <w:spacing w:after="116"/>
        <w:rPr>
          <w:sz w:val="24"/>
          <w:szCs w:val="24"/>
          <w:lang w:val="es-CR"/>
        </w:rPr>
      </w:pPr>
      <w:r w:rsidRPr="00B249F8">
        <w:rPr>
          <w:sz w:val="24"/>
          <w:szCs w:val="24"/>
          <w:lang w:val="es-CR"/>
        </w:rPr>
        <w:t>Planilla Horaria</w:t>
      </w:r>
    </w:p>
    <w:p w14:paraId="776A18B6" w14:textId="77777777" w:rsidR="0076781F" w:rsidRDefault="0076781F" w:rsidP="0076781F">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14:paraId="3C430344" w14:textId="77777777" w:rsidR="0076781F" w:rsidRDefault="0076781F" w:rsidP="0076781F">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t>:  ______________________</w:t>
      </w:r>
    </w:p>
    <w:p w14:paraId="71E118FF" w14:textId="77777777" w:rsidR="0076781F" w:rsidRPr="00B249F8" w:rsidRDefault="0076781F" w:rsidP="0076781F">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14:paraId="6388F1E9" w14:textId="77777777" w:rsidR="0076781F" w:rsidRPr="00B249F8" w:rsidRDefault="0076781F" w:rsidP="0076781F">
      <w:pPr>
        <w:pStyle w:val="Tablecaption10"/>
        <w:ind w:left="110"/>
        <w:rPr>
          <w:sz w:val="20"/>
          <w:u w:val="none"/>
          <w:lang w:val="es-CR"/>
        </w:rPr>
      </w:pPr>
      <w:r w:rsidRPr="00B249F8">
        <w:rPr>
          <w:sz w:val="20"/>
          <w:u w:val="none"/>
          <w:lang w:val="es-CR"/>
        </w:rPr>
        <w:t>Fecha de la Factura: 1/0/1900</w:t>
      </w:r>
    </w:p>
    <w:p w14:paraId="17B55A7A" w14:textId="77777777" w:rsidR="0076781F" w:rsidRPr="00B249F8" w:rsidRDefault="0076781F" w:rsidP="0076781F">
      <w:pPr>
        <w:pStyle w:val="Tablecaption10"/>
        <w:ind w:left="110"/>
        <w:rPr>
          <w:sz w:val="20"/>
          <w:u w:val="none"/>
          <w:lang w:val="es-CR"/>
        </w:rPr>
      </w:pPr>
    </w:p>
    <w:p w14:paraId="235CC434" w14:textId="77777777" w:rsidR="0076781F" w:rsidRPr="00B249F8" w:rsidRDefault="0076781F" w:rsidP="0076781F">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14:paraId="7794993D" w14:textId="77777777" w:rsidTr="0076781F">
        <w:trPr>
          <w:trHeight w:hRule="exact" w:val="801"/>
          <w:jc w:val="center"/>
        </w:trPr>
        <w:tc>
          <w:tcPr>
            <w:tcW w:w="1440" w:type="dxa"/>
            <w:shd w:val="clear" w:color="auto" w:fill="0C5AB4"/>
            <w:vAlign w:val="center"/>
            <w:hideMark/>
          </w:tcPr>
          <w:p w14:paraId="38DFB61D"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14:paraId="795A4B5A"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 xml:space="preserve">Horas </w:t>
            </w:r>
          </w:p>
          <w:p w14:paraId="1809AD37"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14:paraId="4646D1A6"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14:paraId="25E5AFC3"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Detalles de la Tarea</w:t>
            </w:r>
          </w:p>
        </w:tc>
      </w:tr>
      <w:tr w:rsidR="0076781F" w14:paraId="139F7C5E" w14:textId="77777777" w:rsidTr="0076781F">
        <w:trPr>
          <w:trHeight w:hRule="exact" w:val="144"/>
          <w:jc w:val="center"/>
        </w:trPr>
        <w:tc>
          <w:tcPr>
            <w:tcW w:w="1440" w:type="dxa"/>
            <w:tcBorders>
              <w:top w:val="nil"/>
              <w:left w:val="single" w:sz="4" w:space="0" w:color="auto"/>
              <w:bottom w:val="nil"/>
              <w:right w:val="nil"/>
            </w:tcBorders>
            <w:shd w:val="clear" w:color="auto" w:fill="FFFFFF"/>
          </w:tcPr>
          <w:p w14:paraId="1AC7AB5A" w14:textId="77777777" w:rsidR="0076781F" w:rsidRDefault="0076781F">
            <w:pPr>
              <w:spacing w:line="256" w:lineRule="auto"/>
              <w:rPr>
                <w:sz w:val="22"/>
                <w:szCs w:val="22"/>
              </w:rPr>
            </w:pPr>
          </w:p>
        </w:tc>
        <w:tc>
          <w:tcPr>
            <w:tcW w:w="1350" w:type="dxa"/>
            <w:tcBorders>
              <w:top w:val="nil"/>
              <w:left w:val="single" w:sz="4" w:space="0" w:color="auto"/>
              <w:bottom w:val="nil"/>
              <w:right w:val="nil"/>
            </w:tcBorders>
            <w:shd w:val="clear" w:color="auto" w:fill="FFFFFF"/>
          </w:tcPr>
          <w:p w14:paraId="79056EA3" w14:textId="77777777" w:rsidR="0076781F" w:rsidRDefault="0076781F">
            <w:pPr>
              <w:spacing w:line="256" w:lineRule="auto"/>
              <w:rPr>
                <w:szCs w:val="22"/>
              </w:rPr>
            </w:pPr>
          </w:p>
        </w:tc>
        <w:tc>
          <w:tcPr>
            <w:tcW w:w="1350" w:type="dxa"/>
            <w:tcBorders>
              <w:top w:val="nil"/>
              <w:left w:val="single" w:sz="4" w:space="0" w:color="auto"/>
              <w:bottom w:val="nil"/>
              <w:right w:val="nil"/>
            </w:tcBorders>
            <w:shd w:val="clear" w:color="auto" w:fill="FFFFFF"/>
          </w:tcPr>
          <w:p w14:paraId="60726656" w14:textId="77777777" w:rsidR="0076781F" w:rsidRDefault="0076781F">
            <w:pPr>
              <w:spacing w:line="256" w:lineRule="auto"/>
              <w:rPr>
                <w:szCs w:val="22"/>
              </w:rPr>
            </w:pPr>
          </w:p>
        </w:tc>
        <w:tc>
          <w:tcPr>
            <w:tcW w:w="3194" w:type="dxa"/>
            <w:tcBorders>
              <w:top w:val="nil"/>
              <w:left w:val="single" w:sz="4" w:space="0" w:color="auto"/>
              <w:bottom w:val="nil"/>
              <w:right w:val="single" w:sz="4" w:space="0" w:color="auto"/>
            </w:tcBorders>
            <w:shd w:val="clear" w:color="auto" w:fill="FFFFFF"/>
          </w:tcPr>
          <w:p w14:paraId="1FCCECA7" w14:textId="77777777" w:rsidR="0076781F" w:rsidRDefault="0076781F">
            <w:pPr>
              <w:spacing w:line="256" w:lineRule="auto"/>
              <w:rPr>
                <w:szCs w:val="22"/>
              </w:rPr>
            </w:pPr>
          </w:p>
        </w:tc>
      </w:tr>
      <w:tr w:rsidR="0076781F" w14:paraId="4E0D32A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72D06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7B0F5D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AD47326"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3527988" w14:textId="77777777" w:rsidR="0076781F" w:rsidRDefault="0076781F">
            <w:pPr>
              <w:spacing w:line="256" w:lineRule="auto"/>
              <w:rPr>
                <w:szCs w:val="22"/>
              </w:rPr>
            </w:pPr>
          </w:p>
        </w:tc>
      </w:tr>
      <w:tr w:rsidR="0076781F" w14:paraId="13E0AA3B"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5CAE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D9C2DD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976B6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AFFD6D0" w14:textId="77777777" w:rsidR="0076781F" w:rsidRDefault="0076781F">
            <w:pPr>
              <w:spacing w:line="256" w:lineRule="auto"/>
              <w:rPr>
                <w:szCs w:val="22"/>
              </w:rPr>
            </w:pPr>
          </w:p>
        </w:tc>
      </w:tr>
      <w:tr w:rsidR="0076781F" w14:paraId="44BAAEC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CEF43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1FF087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FF5407B"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EB79ACE" w14:textId="77777777" w:rsidR="0076781F" w:rsidRDefault="0076781F">
            <w:pPr>
              <w:spacing w:line="256" w:lineRule="auto"/>
              <w:rPr>
                <w:szCs w:val="22"/>
              </w:rPr>
            </w:pPr>
          </w:p>
        </w:tc>
      </w:tr>
      <w:tr w:rsidR="0076781F" w14:paraId="10116306"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48D09968"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9A07B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125F42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13863C" w14:textId="77777777" w:rsidR="0076781F" w:rsidRDefault="0076781F">
            <w:pPr>
              <w:spacing w:line="256" w:lineRule="auto"/>
              <w:rPr>
                <w:szCs w:val="22"/>
              </w:rPr>
            </w:pPr>
          </w:p>
        </w:tc>
      </w:tr>
      <w:tr w:rsidR="0076781F" w14:paraId="24655557"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610972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582F38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C4F05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D446862" w14:textId="77777777" w:rsidR="0076781F" w:rsidRDefault="0076781F">
            <w:pPr>
              <w:spacing w:line="256" w:lineRule="auto"/>
              <w:rPr>
                <w:szCs w:val="22"/>
              </w:rPr>
            </w:pPr>
          </w:p>
        </w:tc>
      </w:tr>
      <w:tr w:rsidR="0076781F" w14:paraId="378AEDC1"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5E87A6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51E6DE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6B655A"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21C0223" w14:textId="77777777" w:rsidR="0076781F" w:rsidRDefault="0076781F">
            <w:pPr>
              <w:spacing w:line="256" w:lineRule="auto"/>
              <w:rPr>
                <w:szCs w:val="22"/>
              </w:rPr>
            </w:pPr>
          </w:p>
        </w:tc>
      </w:tr>
      <w:tr w:rsidR="0076781F" w14:paraId="1C47B83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7CFD47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B169A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D2ED5C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CB59FB" w14:textId="77777777" w:rsidR="0076781F" w:rsidRDefault="0076781F">
            <w:pPr>
              <w:spacing w:line="256" w:lineRule="auto"/>
              <w:rPr>
                <w:szCs w:val="22"/>
              </w:rPr>
            </w:pPr>
          </w:p>
        </w:tc>
      </w:tr>
      <w:tr w:rsidR="0076781F" w14:paraId="4E473F42"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0673F5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9B0F87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383231"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7EA302E" w14:textId="77777777" w:rsidR="0076781F" w:rsidRDefault="0076781F">
            <w:pPr>
              <w:spacing w:line="256" w:lineRule="auto"/>
              <w:rPr>
                <w:szCs w:val="22"/>
              </w:rPr>
            </w:pPr>
          </w:p>
        </w:tc>
      </w:tr>
      <w:tr w:rsidR="0076781F" w14:paraId="1D5BE1A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1E52AC0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49F703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3A0299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267A619" w14:textId="77777777" w:rsidR="0076781F" w:rsidRDefault="0076781F">
            <w:pPr>
              <w:spacing w:line="256" w:lineRule="auto"/>
              <w:rPr>
                <w:szCs w:val="22"/>
              </w:rPr>
            </w:pPr>
          </w:p>
        </w:tc>
      </w:tr>
      <w:tr w:rsidR="0076781F" w14:paraId="1D7D81C8"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ED867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B4C23D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3073004"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5C9E5B1" w14:textId="77777777" w:rsidR="0076781F" w:rsidRDefault="0076781F">
            <w:pPr>
              <w:spacing w:line="256" w:lineRule="auto"/>
              <w:rPr>
                <w:szCs w:val="22"/>
              </w:rPr>
            </w:pPr>
          </w:p>
        </w:tc>
      </w:tr>
      <w:tr w:rsidR="0076781F" w14:paraId="31C62F8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2E89E4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10C4A8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F94F7B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0F0D273" w14:textId="77777777" w:rsidR="0076781F" w:rsidRDefault="0076781F">
            <w:pPr>
              <w:spacing w:line="256" w:lineRule="auto"/>
              <w:rPr>
                <w:szCs w:val="22"/>
              </w:rPr>
            </w:pPr>
          </w:p>
        </w:tc>
      </w:tr>
      <w:tr w:rsidR="0076781F" w14:paraId="656B5F88"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1B19951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F79C3A0"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D52A3A9"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65D53FA" w14:textId="77777777" w:rsidR="0076781F" w:rsidRDefault="0076781F">
            <w:pPr>
              <w:spacing w:line="256" w:lineRule="auto"/>
              <w:rPr>
                <w:szCs w:val="22"/>
              </w:rPr>
            </w:pPr>
          </w:p>
        </w:tc>
      </w:tr>
      <w:tr w:rsidR="0076781F" w14:paraId="5AF7B0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3CC9B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E1314C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D10B89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58719DA" w14:textId="77777777" w:rsidR="0076781F" w:rsidRDefault="0076781F">
            <w:pPr>
              <w:spacing w:line="256" w:lineRule="auto"/>
              <w:rPr>
                <w:szCs w:val="22"/>
              </w:rPr>
            </w:pPr>
          </w:p>
        </w:tc>
      </w:tr>
      <w:tr w:rsidR="0076781F" w14:paraId="619BA9F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3E5603"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176A40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F7F92F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C35A8DA" w14:textId="77777777" w:rsidR="0076781F" w:rsidRDefault="0076781F">
            <w:pPr>
              <w:spacing w:line="256" w:lineRule="auto"/>
              <w:rPr>
                <w:szCs w:val="22"/>
              </w:rPr>
            </w:pPr>
          </w:p>
        </w:tc>
      </w:tr>
      <w:tr w:rsidR="0076781F" w14:paraId="4BE2BB7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BD3F21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FB779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6285CE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5821EC1" w14:textId="77777777" w:rsidR="0076781F" w:rsidRDefault="0076781F">
            <w:pPr>
              <w:spacing w:line="256" w:lineRule="auto"/>
              <w:rPr>
                <w:szCs w:val="22"/>
              </w:rPr>
            </w:pPr>
          </w:p>
        </w:tc>
      </w:tr>
      <w:tr w:rsidR="0076781F" w14:paraId="73074F65"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543E86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DBC52D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CC21157"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C20025B" w14:textId="77777777" w:rsidR="0076781F" w:rsidRDefault="0076781F">
            <w:pPr>
              <w:spacing w:line="256" w:lineRule="auto"/>
              <w:rPr>
                <w:szCs w:val="22"/>
              </w:rPr>
            </w:pPr>
          </w:p>
        </w:tc>
      </w:tr>
      <w:tr w:rsidR="0076781F" w14:paraId="57228F2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A7DDD1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97778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2D1242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C63AE4D" w14:textId="77777777" w:rsidR="0076781F" w:rsidRDefault="0076781F">
            <w:pPr>
              <w:spacing w:line="256" w:lineRule="auto"/>
              <w:rPr>
                <w:szCs w:val="22"/>
              </w:rPr>
            </w:pPr>
          </w:p>
        </w:tc>
      </w:tr>
      <w:tr w:rsidR="0076781F" w14:paraId="2405BD99"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DB649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2AF24B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4203FD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43F1B44" w14:textId="77777777" w:rsidR="0076781F" w:rsidRDefault="0076781F">
            <w:pPr>
              <w:spacing w:line="256" w:lineRule="auto"/>
              <w:rPr>
                <w:szCs w:val="22"/>
              </w:rPr>
            </w:pPr>
          </w:p>
        </w:tc>
      </w:tr>
      <w:tr w:rsidR="0076781F" w14:paraId="2D02F2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B474B6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24B0C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F9F37A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A28098B" w14:textId="77777777" w:rsidR="0076781F" w:rsidRDefault="0076781F">
            <w:pPr>
              <w:spacing w:line="256" w:lineRule="auto"/>
              <w:rPr>
                <w:szCs w:val="22"/>
              </w:rPr>
            </w:pPr>
          </w:p>
        </w:tc>
      </w:tr>
      <w:tr w:rsidR="0076781F" w14:paraId="1A3FC6A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5213D3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735F67E"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3E0A4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31C2837" w14:textId="77777777" w:rsidR="0076781F" w:rsidRDefault="0076781F">
            <w:pPr>
              <w:spacing w:line="256" w:lineRule="auto"/>
              <w:rPr>
                <w:szCs w:val="22"/>
              </w:rPr>
            </w:pPr>
          </w:p>
        </w:tc>
      </w:tr>
      <w:tr w:rsidR="0076781F" w14:paraId="5BE95B53" w14:textId="77777777" w:rsidTr="0076781F">
        <w:trPr>
          <w:trHeight w:hRule="exact" w:val="144"/>
          <w:jc w:val="center"/>
        </w:trPr>
        <w:tc>
          <w:tcPr>
            <w:tcW w:w="1440" w:type="dxa"/>
            <w:tcBorders>
              <w:top w:val="single" w:sz="4" w:space="0" w:color="auto"/>
              <w:left w:val="single" w:sz="4" w:space="0" w:color="auto"/>
              <w:bottom w:val="single" w:sz="4" w:space="0" w:color="auto"/>
              <w:right w:val="nil"/>
            </w:tcBorders>
            <w:shd w:val="clear" w:color="auto" w:fill="FFFFFF"/>
          </w:tcPr>
          <w:p w14:paraId="1BB40A0C" w14:textId="77777777" w:rsidR="0076781F" w:rsidRDefault="0076781F">
            <w:pPr>
              <w:spacing w:line="256" w:lineRule="auto"/>
              <w:rPr>
                <w:szCs w:val="22"/>
              </w:rPr>
            </w:pPr>
          </w:p>
        </w:tc>
        <w:tc>
          <w:tcPr>
            <w:tcW w:w="1350" w:type="dxa"/>
            <w:tcBorders>
              <w:top w:val="single" w:sz="4" w:space="0" w:color="auto"/>
              <w:left w:val="single" w:sz="4" w:space="0" w:color="auto"/>
              <w:bottom w:val="single" w:sz="4" w:space="0" w:color="auto"/>
              <w:right w:val="nil"/>
            </w:tcBorders>
            <w:shd w:val="clear" w:color="auto" w:fill="FFFFFF"/>
          </w:tcPr>
          <w:p w14:paraId="64F235F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B0E1DA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793607D" w14:textId="77777777" w:rsidR="0076781F" w:rsidRDefault="0076781F">
            <w:pPr>
              <w:spacing w:line="256" w:lineRule="auto"/>
              <w:rPr>
                <w:szCs w:val="22"/>
              </w:rPr>
            </w:pPr>
          </w:p>
        </w:tc>
      </w:tr>
      <w:tr w:rsidR="0076781F" w14:paraId="6AB6B246"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226156AC" w14:textId="77777777" w:rsidR="0076781F" w:rsidRDefault="0076781F">
            <w:pPr>
              <w:pStyle w:val="Other10"/>
              <w:spacing w:line="256" w:lineRule="auto"/>
              <w:rPr>
                <w:sz w:val="18"/>
                <w:szCs w:val="18"/>
              </w:rPr>
            </w:pPr>
            <w:r>
              <w:rPr>
                <w:sz w:val="18"/>
                <w:szCs w:val="18"/>
              </w:rPr>
              <w:t>Total de horas</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0B46BDF5"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single" w:sz="4" w:space="0" w:color="auto"/>
              <w:right w:val="nil"/>
            </w:tcBorders>
            <w:shd w:val="clear" w:color="auto" w:fill="FFFFFF"/>
          </w:tcPr>
          <w:p w14:paraId="33F21FB2" w14:textId="77777777" w:rsidR="0076781F" w:rsidRDefault="0076781F">
            <w:pPr>
              <w:spacing w:line="256" w:lineRule="auto"/>
              <w:rPr>
                <w:sz w:val="18"/>
                <w:szCs w:val="18"/>
              </w:rPr>
            </w:pPr>
          </w:p>
        </w:tc>
      </w:tr>
      <w:tr w:rsidR="0076781F" w14:paraId="4C7FCB7F"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7DE2139F" w14:textId="77777777" w:rsidR="0076781F" w:rsidRDefault="0076781F">
            <w:pPr>
              <w:pStyle w:val="Other10"/>
              <w:spacing w:line="256" w:lineRule="auto"/>
              <w:rPr>
                <w:sz w:val="18"/>
                <w:szCs w:val="18"/>
              </w:rPr>
            </w:pPr>
            <w:r>
              <w:rPr>
                <w:sz w:val="18"/>
                <w:szCs w:val="18"/>
              </w:rPr>
              <w:t>Tarifa por Hora</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6517C60D"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nil"/>
              <w:right w:val="nil"/>
            </w:tcBorders>
            <w:shd w:val="clear" w:color="auto" w:fill="FFFFFF"/>
          </w:tcPr>
          <w:p w14:paraId="5C15D456" w14:textId="77777777" w:rsidR="0076781F" w:rsidRDefault="0076781F">
            <w:pPr>
              <w:spacing w:line="256" w:lineRule="auto"/>
              <w:rPr>
                <w:sz w:val="18"/>
                <w:szCs w:val="18"/>
              </w:rPr>
            </w:pPr>
          </w:p>
        </w:tc>
      </w:tr>
    </w:tbl>
    <w:p w14:paraId="5DAEA253" w14:textId="77777777" w:rsidR="0076781F" w:rsidRDefault="0076781F" w:rsidP="0076781F">
      <w:pPr>
        <w:pStyle w:val="P68B1DB1-Tablecaption104"/>
        <w:tabs>
          <w:tab w:val="left" w:pos="2011"/>
        </w:tabs>
        <w:ind w:left="19"/>
        <w:rPr>
          <w:sz w:val="18"/>
          <w:szCs w:val="18"/>
          <w:lang w:val="es-US" w:eastAsia="es-MX"/>
        </w:rPr>
      </w:pPr>
      <w:r>
        <w:rPr>
          <w:sz w:val="18"/>
          <w:szCs w:val="18"/>
        </w:rPr>
        <w:t xml:space="preserve">                     </w:t>
      </w:r>
    </w:p>
    <w:p w14:paraId="0F96262B" w14:textId="77777777" w:rsidR="0076781F" w:rsidRPr="0045642B" w:rsidRDefault="0076781F" w:rsidP="0076781F">
      <w:pPr>
        <w:pStyle w:val="Tablecaption10"/>
        <w:ind w:right="1890"/>
        <w:jc w:val="right"/>
        <w:rPr>
          <w:sz w:val="18"/>
          <w:szCs w:val="18"/>
          <w:u w:val="none"/>
          <w:lang w:val="es-CR"/>
        </w:rPr>
      </w:pPr>
      <w:r w:rsidRPr="0045642B">
        <w:rPr>
          <w:sz w:val="18"/>
          <w:szCs w:val="18"/>
          <w:u w:val="none"/>
          <w:lang w:val="es-CR"/>
        </w:rPr>
        <w:t>Total (Costo de Mano de Obra):</w:t>
      </w:r>
    </w:p>
    <w:p w14:paraId="0E42F533" w14:textId="77777777" w:rsidR="0076781F" w:rsidRPr="00CD4383" w:rsidRDefault="0076781F" w:rsidP="0076781F">
      <w:pPr>
        <w:pStyle w:val="P68B1DB1-Tablecaption105"/>
        <w:ind w:right="1890"/>
        <w:jc w:val="right"/>
        <w:rPr>
          <w:sz w:val="18"/>
          <w:szCs w:val="18"/>
          <w:lang w:val="es-CR"/>
        </w:rPr>
      </w:pPr>
      <w:r w:rsidRPr="00CD4383">
        <w:rPr>
          <w:sz w:val="18"/>
          <w:szCs w:val="18"/>
          <w:lang w:val="es-CR"/>
        </w:rPr>
        <w:t>Total OCD y Gastos:</w:t>
      </w:r>
    </w:p>
    <w:p w14:paraId="39C55422" w14:textId="77777777" w:rsidR="0076781F" w:rsidRPr="002A5BE1" w:rsidRDefault="0076781F" w:rsidP="0076781F">
      <w:pPr>
        <w:pStyle w:val="Tablecaption10"/>
        <w:ind w:right="1890"/>
        <w:jc w:val="right"/>
        <w:rPr>
          <w:sz w:val="18"/>
          <w:szCs w:val="18"/>
          <w:u w:val="none"/>
          <w:lang w:val="es-CR"/>
        </w:rPr>
      </w:pPr>
      <w:r w:rsidRPr="002A5BE1">
        <w:rPr>
          <w:sz w:val="18"/>
          <w:szCs w:val="18"/>
          <w:u w:val="none"/>
          <w:lang w:val="es-CR"/>
        </w:rPr>
        <w:t>Subtotal:</w:t>
      </w:r>
    </w:p>
    <w:p w14:paraId="62397571" w14:textId="77777777" w:rsidR="0076781F" w:rsidRDefault="0076781F" w:rsidP="0076781F">
      <w:pPr>
        <w:pStyle w:val="P68B1DB1-Textoindependiente31"/>
        <w:spacing w:line="276" w:lineRule="auto"/>
        <w:ind w:right="1890"/>
      </w:pPr>
    </w:p>
    <w:p w14:paraId="1D996807" w14:textId="609AF146" w:rsidR="00217084" w:rsidRPr="002A5BE1" w:rsidRDefault="00217084" w:rsidP="008D683B">
      <w:pPr>
        <w:rPr>
          <w:b/>
          <w:bCs/>
          <w:lang w:val="es-CR"/>
        </w:rPr>
      </w:pPr>
    </w:p>
    <w:p w14:paraId="5434DEF5" w14:textId="77777777" w:rsidR="002A5BE1" w:rsidRPr="002A5BE1" w:rsidRDefault="002A5BE1" w:rsidP="008D683B">
      <w:pPr>
        <w:rPr>
          <w:b/>
          <w:bCs/>
          <w:lang w:val="es-CR"/>
        </w:rPr>
      </w:pPr>
    </w:p>
    <w:p w14:paraId="1E7B33B4" w14:textId="777B4B2A" w:rsidR="002A5BE1" w:rsidRPr="002A5BE1" w:rsidRDefault="002A5BE1">
      <w:pPr>
        <w:keepNext w:val="0"/>
        <w:widowControl/>
        <w:snapToGrid/>
        <w:spacing w:after="160" w:line="259" w:lineRule="auto"/>
        <w:outlineLvl w:val="9"/>
        <w:rPr>
          <w:b/>
          <w:bCs/>
          <w:lang w:val="es-CR"/>
        </w:rPr>
      </w:pPr>
      <w:r w:rsidRPr="002A5BE1">
        <w:rPr>
          <w:b/>
          <w:bCs/>
          <w:lang w:val="es-CR"/>
        </w:rPr>
        <w:br w:type="page"/>
      </w:r>
    </w:p>
    <w:p w14:paraId="1C0E614E" w14:textId="77777777" w:rsidR="002A5BE1" w:rsidRDefault="002A5BE1" w:rsidP="002A5BE1">
      <w:pPr>
        <w:pStyle w:val="P68B1DB1-Textoindependiente30"/>
        <w:spacing w:line="276" w:lineRule="auto"/>
        <w:jc w:val="center"/>
        <w:rPr>
          <w:sz w:val="24"/>
          <w:szCs w:val="24"/>
        </w:rPr>
      </w:pPr>
      <w:r>
        <w:rPr>
          <w:sz w:val="24"/>
          <w:szCs w:val="24"/>
        </w:rPr>
        <w:t>Anexo 2</w:t>
      </w:r>
    </w:p>
    <w:p w14:paraId="6EB7B231" w14:textId="77777777" w:rsidR="002A5BE1" w:rsidRDefault="002A5BE1" w:rsidP="002A5BE1">
      <w:pPr>
        <w:pStyle w:val="P68B1DB1-Textoindependiente31"/>
        <w:spacing w:line="276" w:lineRule="auto"/>
        <w:jc w:val="center"/>
        <w:rPr>
          <w:sz w:val="24"/>
          <w:szCs w:val="24"/>
        </w:rPr>
      </w:pPr>
      <w:r>
        <w:rPr>
          <w:sz w:val="24"/>
          <w:szCs w:val="24"/>
        </w:rPr>
        <w:t>Factura del Consultor para Contratos de Precio Fijo</w:t>
      </w:r>
    </w:p>
    <w:p w14:paraId="183BFF3C" w14:textId="77777777" w:rsidR="002A5BE1" w:rsidRPr="002A5BE1" w:rsidRDefault="002A5BE1" w:rsidP="002A5BE1">
      <w:pPr>
        <w:pStyle w:val="Bodytext21"/>
        <w:tabs>
          <w:tab w:val="right" w:pos="2812"/>
          <w:tab w:val="right" w:pos="2912"/>
        </w:tabs>
        <w:rPr>
          <w:sz w:val="20"/>
          <w:szCs w:val="20"/>
          <w:lang w:val="es-CR"/>
        </w:rPr>
      </w:pPr>
    </w:p>
    <w:p w14:paraId="50BB56F8" w14:textId="77777777" w:rsidR="002A5BE1" w:rsidRPr="002A5BE1" w:rsidRDefault="002A5BE1" w:rsidP="002A5BE1">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3E044E72" w14:textId="77777777" w:rsidR="002A5BE1" w:rsidRPr="002A5BE1" w:rsidRDefault="002A5BE1" w:rsidP="002A5BE1">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464249E6" w14:textId="77777777" w:rsidR="002A5BE1" w:rsidRPr="002A5BE1" w:rsidRDefault="002A5BE1" w:rsidP="002A5BE1">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14:paraId="128A8F22" w14:textId="34F87A74" w:rsidR="002A5BE1" w:rsidRPr="002A5BE1" w:rsidRDefault="002A5BE1" w:rsidP="002A5BE1">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14:paraId="68A1CA84" w14:textId="77777777" w:rsidR="002A5BE1" w:rsidRDefault="002A5BE1" w:rsidP="002A5BE1">
      <w:pPr>
        <w:pStyle w:val="Bodytext31"/>
        <w:rPr>
          <w:b/>
          <w:bCs/>
          <w:sz w:val="24"/>
          <w:szCs w:val="24"/>
        </w:rPr>
      </w:pPr>
      <w:r>
        <w:rPr>
          <w:b/>
          <w:bCs/>
          <w:sz w:val="24"/>
          <w:szCs w:val="24"/>
        </w:rPr>
        <w:t>Factura del Consultor de Partners of the Americas</w:t>
      </w:r>
    </w:p>
    <w:p w14:paraId="21E30884" w14:textId="77777777" w:rsidR="002A5BE1" w:rsidRDefault="002A5BE1" w:rsidP="002A5BE1">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14:paraId="62EC0AB0"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DCA6C46" w14:textId="77777777" w:rsidR="002A5BE1" w:rsidRDefault="002A5BE1">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79A8755E" w14:textId="77777777" w:rsidR="002A5BE1" w:rsidRDefault="002A5BE1">
            <w:pPr>
              <w:pStyle w:val="Bodytext31"/>
              <w:jc w:val="left"/>
              <w:rPr>
                <w:szCs w:val="18"/>
              </w:rPr>
            </w:pPr>
          </w:p>
          <w:p w14:paraId="4EABA357"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9A614C0" w14:textId="77777777" w:rsidR="002A5BE1" w:rsidRDefault="002A5BE1">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6376E2EA" w14:textId="77777777" w:rsidR="002A5BE1" w:rsidRDefault="002A5BE1">
            <w:pPr>
              <w:pStyle w:val="Bodytext31"/>
              <w:jc w:val="left"/>
              <w:rPr>
                <w:szCs w:val="18"/>
              </w:rPr>
            </w:pPr>
          </w:p>
        </w:tc>
      </w:tr>
      <w:tr w:rsidR="002A5BE1" w:rsidRPr="00944A0D" w14:paraId="3448D7B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463006B" w14:textId="77777777" w:rsidR="002A5BE1" w:rsidRDefault="002A5BE1">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3513D3BA" w14:textId="77777777" w:rsidR="002A5BE1" w:rsidRDefault="002A5BE1">
            <w:pPr>
              <w:pStyle w:val="Bodytext31"/>
              <w:jc w:val="left"/>
              <w:rPr>
                <w:szCs w:val="18"/>
                <w:highlight w:val="yellow"/>
              </w:rPr>
            </w:pPr>
          </w:p>
          <w:p w14:paraId="54AE4BA7" w14:textId="77777777" w:rsidR="002A5BE1" w:rsidRDefault="002A5BE1">
            <w:pPr>
              <w:pStyle w:val="Bodytext31"/>
              <w:jc w:val="left"/>
              <w:rPr>
                <w:szCs w:val="18"/>
                <w:highlight w:val="yellow"/>
              </w:rPr>
            </w:pPr>
          </w:p>
          <w:p w14:paraId="3D9931A4" w14:textId="77777777" w:rsidR="002A5BE1" w:rsidRDefault="002A5BE1">
            <w:pPr>
              <w:pStyle w:val="Bodytext31"/>
              <w:jc w:val="left"/>
              <w:rPr>
                <w:szCs w:val="18"/>
                <w:highlight w:val="yellow"/>
              </w:rPr>
            </w:pPr>
          </w:p>
          <w:p w14:paraId="3912309A"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09DF5D7D" w14:textId="77777777" w:rsidR="002A5BE1" w:rsidRPr="002A5BE1" w:rsidRDefault="002A5BE1">
            <w:pPr>
              <w:pStyle w:val="Bodytext31"/>
              <w:jc w:val="left"/>
              <w:rPr>
                <w:szCs w:val="18"/>
                <w:lang w:val="es-CR"/>
              </w:rPr>
            </w:pPr>
            <w:r w:rsidRPr="002A5BE1">
              <w:rPr>
                <w:szCs w:val="18"/>
                <w:lang w:val="es-CR"/>
              </w:rPr>
              <w:t xml:space="preserve">Número del Contrato: </w:t>
            </w:r>
          </w:p>
          <w:p w14:paraId="59123A35" w14:textId="77777777" w:rsidR="002A5BE1" w:rsidRPr="002A5BE1" w:rsidRDefault="002A5BE1">
            <w:pPr>
              <w:pStyle w:val="Bodytext31"/>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B4FED21" w14:textId="77777777" w:rsidR="002A5BE1" w:rsidRPr="002A5BE1" w:rsidRDefault="002A5BE1">
            <w:pPr>
              <w:pStyle w:val="Bodytext31"/>
              <w:jc w:val="left"/>
              <w:rPr>
                <w:szCs w:val="18"/>
                <w:lang w:val="es-CR"/>
              </w:rPr>
            </w:pPr>
          </w:p>
        </w:tc>
      </w:tr>
      <w:tr w:rsidR="002A5BE1" w:rsidRPr="00944A0D" w14:paraId="64E1B34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69886151" w14:textId="77777777" w:rsidR="002A5BE1" w:rsidRPr="002A5BE1" w:rsidRDefault="002A5BE1">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300A5876" w14:textId="77777777" w:rsidR="002A5BE1" w:rsidRPr="002A5BE1" w:rsidRDefault="002A5BE1">
            <w:pPr>
              <w:pStyle w:val="Bodytext31"/>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17F08042" w14:textId="77777777" w:rsidR="002A5BE1" w:rsidRPr="002A5BE1" w:rsidRDefault="002A5BE1">
            <w:pPr>
              <w:pStyle w:val="Bodytext31"/>
              <w:jc w:val="left"/>
              <w:rPr>
                <w:szCs w:val="18"/>
                <w:lang w:val="es-CR"/>
              </w:rPr>
            </w:pPr>
            <w:r w:rsidRPr="002A5BE1">
              <w:rPr>
                <w:szCs w:val="18"/>
                <w:lang w:val="es-CR"/>
              </w:rPr>
              <w:t>Fecha de la Factura:</w:t>
            </w:r>
          </w:p>
          <w:p w14:paraId="00753235" w14:textId="77777777" w:rsidR="002A5BE1" w:rsidRPr="002A5BE1" w:rsidRDefault="002A5BE1">
            <w:pPr>
              <w:pStyle w:val="Bodytext31"/>
              <w:jc w:val="left"/>
              <w:rPr>
                <w:szCs w:val="18"/>
                <w:lang w:val="es-CR"/>
              </w:rPr>
            </w:pPr>
            <w:r w:rsidRPr="002A5BE1">
              <w:rPr>
                <w:szCs w:val="18"/>
                <w:lang w:val="es-CR"/>
              </w:rPr>
              <w:t>Periodo de Facturación:</w:t>
            </w:r>
          </w:p>
          <w:p w14:paraId="2B13C0A5" w14:textId="77777777" w:rsidR="002A5BE1" w:rsidRPr="002A5BE1" w:rsidRDefault="002A5BE1">
            <w:pPr>
              <w:pStyle w:val="Bodytext31"/>
              <w:jc w:val="left"/>
              <w:rPr>
                <w:szCs w:val="18"/>
                <w:lang w:val="es-CR"/>
              </w:rPr>
            </w:pPr>
            <w:r w:rsidRPr="002A5BE1">
              <w:rPr>
                <w:szCs w:val="18"/>
                <w:lang w:val="es-CR"/>
              </w:rPr>
              <w:t xml:space="preserve">         (Fecha de Inicio):</w:t>
            </w:r>
          </w:p>
          <w:p w14:paraId="2FD245EC" w14:textId="77777777" w:rsidR="002A5BE1" w:rsidRPr="002A5BE1" w:rsidRDefault="002A5BE1">
            <w:pPr>
              <w:pStyle w:val="Bodytext31"/>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30D134C2" w14:textId="77777777" w:rsidR="002A5BE1" w:rsidRPr="002A5BE1" w:rsidRDefault="002A5BE1">
            <w:pPr>
              <w:pStyle w:val="Bodytext31"/>
              <w:jc w:val="left"/>
              <w:rPr>
                <w:szCs w:val="18"/>
                <w:lang w:val="es-CR"/>
              </w:rPr>
            </w:pPr>
          </w:p>
        </w:tc>
      </w:tr>
    </w:tbl>
    <w:p w14:paraId="41A7A736" w14:textId="77777777" w:rsidR="002A5BE1" w:rsidRDefault="002A5BE1" w:rsidP="002A5BE1">
      <w:pPr>
        <w:pStyle w:val="Bodytext31"/>
        <w:rPr>
          <w:b/>
          <w:bCs/>
          <w:sz w:val="22"/>
          <w:lang w:val="es-US" w:eastAsia="es-MX"/>
        </w:rPr>
      </w:pPr>
    </w:p>
    <w:p w14:paraId="57C6A0E0" w14:textId="77777777" w:rsidR="002A5BE1" w:rsidRPr="002A5BE1" w:rsidRDefault="002A5BE1" w:rsidP="002A5BE1">
      <w:pPr>
        <w:spacing w:line="1" w:lineRule="exact"/>
        <w:rPr>
          <w:sz w:val="20"/>
          <w:szCs w:val="20"/>
          <w:lang w:val="es-CR"/>
        </w:rPr>
      </w:pPr>
    </w:p>
    <w:p w14:paraId="7A169E8B" w14:textId="77777777" w:rsidR="002A5BE1" w:rsidRPr="002A5BE1" w:rsidRDefault="002A5BE1" w:rsidP="002A5BE1">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0CD2D49" w14:textId="77777777" w:rsidR="002A5BE1" w:rsidRPr="002A5BE1" w:rsidRDefault="002A5BE1" w:rsidP="002A5BE1">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Entregables Pagaderos:</w:t>
      </w:r>
    </w:p>
    <w:p w14:paraId="6A4F2DD9" w14:textId="77777777" w:rsidR="002A5BE1" w:rsidRPr="002A5BE1" w:rsidRDefault="002A5BE1" w:rsidP="002A5BE1">
      <w:pPr>
        <w:pStyle w:val="Tablecaption10"/>
        <w:ind w:left="14"/>
        <w:rPr>
          <w:sz w:val="18"/>
          <w:szCs w:val="18"/>
          <w:lang w:val="es-CR"/>
        </w:rPr>
      </w:pPr>
    </w:p>
    <w:p w14:paraId="7A9EBFFC" w14:textId="77777777" w:rsidR="002A5BE1" w:rsidRPr="002A5BE1" w:rsidRDefault="002A5BE1" w:rsidP="002A5BE1">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7B8AE08E" w14:textId="77777777" w:rsidTr="002A5BE1">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373824CD" w14:textId="77777777" w:rsidR="002A5BE1" w:rsidRDefault="002A5BE1">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7FE8A8DB" w14:textId="77777777" w:rsidR="002A5BE1" w:rsidRDefault="002A5BE1">
            <w:pPr>
              <w:pStyle w:val="P68B1DB1-Other104"/>
              <w:spacing w:line="256" w:lineRule="auto"/>
              <w:jc w:val="center"/>
              <w:rPr>
                <w:sz w:val="16"/>
                <w:szCs w:val="16"/>
              </w:rPr>
            </w:pPr>
            <w:r>
              <w:rPr>
                <w:sz w:val="16"/>
                <w:szCs w:val="16"/>
              </w:rPr>
              <w:t>Entregable</w:t>
            </w:r>
          </w:p>
        </w:tc>
        <w:tc>
          <w:tcPr>
            <w:tcW w:w="946" w:type="dxa"/>
            <w:tcBorders>
              <w:top w:val="single" w:sz="4" w:space="0" w:color="auto"/>
              <w:left w:val="single" w:sz="4" w:space="0" w:color="auto"/>
              <w:bottom w:val="nil"/>
              <w:right w:val="nil"/>
            </w:tcBorders>
            <w:shd w:val="clear" w:color="auto" w:fill="FFFFFF"/>
            <w:vAlign w:val="center"/>
            <w:hideMark/>
          </w:tcPr>
          <w:p w14:paraId="1BA2D857" w14:textId="77777777" w:rsidR="002A5BE1" w:rsidRDefault="002A5BE1">
            <w:pPr>
              <w:pStyle w:val="P68B1DB1-Other104"/>
              <w:spacing w:line="264"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515241F8" w14:textId="77777777" w:rsidR="002A5BE1" w:rsidRDefault="002A5BE1">
            <w:pPr>
              <w:pStyle w:val="P68B1DB1-Other104"/>
              <w:spacing w:line="256" w:lineRule="auto"/>
              <w:jc w:val="center"/>
              <w:rPr>
                <w:sz w:val="16"/>
                <w:szCs w:val="16"/>
              </w:rPr>
            </w:pPr>
            <w:r>
              <w:rPr>
                <w:sz w:val="16"/>
                <w:szCs w:val="16"/>
              </w:rPr>
              <w:t>Cantidad</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BB9A20E" w14:textId="77777777" w:rsidR="002A5BE1" w:rsidRDefault="002A5BE1">
            <w:pPr>
              <w:pStyle w:val="P68B1DB1-Other104"/>
              <w:spacing w:line="256" w:lineRule="auto"/>
              <w:jc w:val="center"/>
              <w:rPr>
                <w:sz w:val="16"/>
                <w:szCs w:val="16"/>
              </w:rPr>
            </w:pPr>
            <w:r>
              <w:rPr>
                <w:sz w:val="16"/>
                <w:szCs w:val="16"/>
              </w:rPr>
              <w:t>Costo Total</w:t>
            </w:r>
          </w:p>
        </w:tc>
      </w:tr>
      <w:tr w:rsidR="002A5BE1" w14:paraId="4D3F43DB"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19D58FE4"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30FDCB5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36D795B"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69D561DC"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A1831E7" w14:textId="77777777" w:rsidR="002A5BE1" w:rsidRDefault="002A5BE1">
            <w:pPr>
              <w:pStyle w:val="Other10"/>
              <w:spacing w:line="256" w:lineRule="auto"/>
              <w:rPr>
                <w:sz w:val="18"/>
                <w:szCs w:val="18"/>
              </w:rPr>
            </w:pPr>
            <w:r>
              <w:rPr>
                <w:sz w:val="18"/>
                <w:szCs w:val="18"/>
              </w:rPr>
              <w:t>$</w:t>
            </w:r>
          </w:p>
        </w:tc>
      </w:tr>
      <w:tr w:rsidR="002A5BE1" w14:paraId="61860325"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24A2541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027FA084"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53D8BFE"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55307746"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F5CADD8" w14:textId="77777777" w:rsidR="002A5BE1" w:rsidRDefault="002A5BE1">
            <w:pPr>
              <w:pStyle w:val="Other10"/>
              <w:spacing w:line="256" w:lineRule="auto"/>
              <w:rPr>
                <w:sz w:val="18"/>
                <w:szCs w:val="18"/>
              </w:rPr>
            </w:pPr>
            <w:r>
              <w:rPr>
                <w:sz w:val="18"/>
                <w:szCs w:val="18"/>
              </w:rPr>
              <w:t>$</w:t>
            </w:r>
          </w:p>
        </w:tc>
      </w:tr>
      <w:tr w:rsidR="002A5BE1" w14:paraId="21FA75A9" w14:textId="77777777" w:rsidTr="002A5BE1">
        <w:trPr>
          <w:trHeight w:hRule="exact" w:val="253"/>
          <w:jc w:val="center"/>
        </w:trPr>
        <w:tc>
          <w:tcPr>
            <w:tcW w:w="2026" w:type="dxa"/>
            <w:tcBorders>
              <w:top w:val="single" w:sz="4" w:space="0" w:color="auto"/>
              <w:left w:val="single" w:sz="4" w:space="0" w:color="auto"/>
              <w:bottom w:val="nil"/>
              <w:right w:val="nil"/>
            </w:tcBorders>
            <w:shd w:val="clear" w:color="auto" w:fill="FFFFFF"/>
          </w:tcPr>
          <w:p w14:paraId="6D338DD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DD4499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41713D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04603888"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A6579B1" w14:textId="77777777" w:rsidR="002A5BE1" w:rsidRDefault="002A5BE1">
            <w:pPr>
              <w:pStyle w:val="Other10"/>
              <w:spacing w:line="256" w:lineRule="auto"/>
              <w:rPr>
                <w:sz w:val="18"/>
                <w:szCs w:val="18"/>
              </w:rPr>
            </w:pPr>
            <w:r>
              <w:rPr>
                <w:sz w:val="18"/>
                <w:szCs w:val="18"/>
              </w:rPr>
              <w:t>$</w:t>
            </w:r>
          </w:p>
        </w:tc>
      </w:tr>
      <w:tr w:rsidR="002A5BE1" w14:paraId="6C6EBB6F" w14:textId="77777777" w:rsidTr="002A5BE1">
        <w:trPr>
          <w:trHeight w:hRule="exact" w:val="420"/>
          <w:jc w:val="center"/>
        </w:trPr>
        <w:tc>
          <w:tcPr>
            <w:tcW w:w="5050" w:type="dxa"/>
            <w:gridSpan w:val="3"/>
            <w:tcBorders>
              <w:top w:val="single" w:sz="4" w:space="0" w:color="auto"/>
              <w:left w:val="nil"/>
              <w:bottom w:val="nil"/>
              <w:right w:val="nil"/>
            </w:tcBorders>
            <w:shd w:val="clear" w:color="auto" w:fill="FFFFFF"/>
            <w:hideMark/>
          </w:tcPr>
          <w:p w14:paraId="20809FB3" w14:textId="77777777" w:rsidR="002A5BE1" w:rsidRPr="00B249F8" w:rsidRDefault="002A5BE1">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017B5E90" w14:textId="77777777" w:rsidR="002A5BE1" w:rsidRDefault="002A5BE1">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74E76731" w14:textId="77777777" w:rsidR="002A5BE1" w:rsidRDefault="002A5BE1">
            <w:pPr>
              <w:pStyle w:val="Other10"/>
              <w:spacing w:line="256" w:lineRule="auto"/>
              <w:rPr>
                <w:sz w:val="18"/>
                <w:szCs w:val="18"/>
              </w:rPr>
            </w:pPr>
            <w:r>
              <w:rPr>
                <w:sz w:val="18"/>
                <w:szCs w:val="18"/>
              </w:rPr>
              <w:t>$</w:t>
            </w:r>
          </w:p>
        </w:tc>
      </w:tr>
    </w:tbl>
    <w:p w14:paraId="6F1987A2" w14:textId="77777777" w:rsidR="002A5BE1" w:rsidRDefault="002A5BE1" w:rsidP="002A5BE1">
      <w:pPr>
        <w:spacing w:after="119" w:line="1" w:lineRule="exact"/>
        <w:rPr>
          <w:sz w:val="18"/>
          <w:szCs w:val="18"/>
          <w:lang w:val="es-US" w:eastAsia="es-MX"/>
        </w:rPr>
      </w:pPr>
    </w:p>
    <w:p w14:paraId="41754ADC" w14:textId="77777777" w:rsidR="002A5BE1" w:rsidRDefault="002A5BE1" w:rsidP="002A5BE1">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3B1E0995" w14:textId="77777777" w:rsidTr="002A5BE1">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4BC5C13F" w14:textId="77777777" w:rsidR="002A5BE1" w:rsidRDefault="002A5BE1">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7C937A3B" w14:textId="77777777" w:rsidR="002A5BE1" w:rsidRDefault="002A5BE1">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40C51C4D" w14:textId="77777777" w:rsidR="002A5BE1" w:rsidRDefault="002A5BE1">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64DB7AFB" w14:textId="77777777" w:rsidR="002A5BE1" w:rsidRDefault="002A5BE1">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309D430" w14:textId="77777777" w:rsidR="002A5BE1" w:rsidRDefault="002A5BE1">
            <w:pPr>
              <w:pStyle w:val="P68B1DB1-Other104"/>
              <w:spacing w:line="256" w:lineRule="auto"/>
              <w:ind w:firstLine="440"/>
              <w:jc w:val="center"/>
              <w:rPr>
                <w:sz w:val="16"/>
                <w:szCs w:val="16"/>
              </w:rPr>
            </w:pPr>
            <w:r>
              <w:rPr>
                <w:sz w:val="16"/>
                <w:szCs w:val="16"/>
              </w:rPr>
              <w:t>Total</w:t>
            </w:r>
          </w:p>
        </w:tc>
      </w:tr>
      <w:tr w:rsidR="002A5BE1" w14:paraId="57E62A70" w14:textId="77777777" w:rsidTr="002A5BE1">
        <w:trPr>
          <w:trHeight w:hRule="exact" w:val="262"/>
          <w:jc w:val="center"/>
        </w:trPr>
        <w:tc>
          <w:tcPr>
            <w:tcW w:w="2026" w:type="dxa"/>
            <w:tcBorders>
              <w:top w:val="single" w:sz="4" w:space="0" w:color="auto"/>
              <w:left w:val="single" w:sz="4" w:space="0" w:color="auto"/>
              <w:bottom w:val="nil"/>
              <w:right w:val="nil"/>
            </w:tcBorders>
            <w:shd w:val="clear" w:color="auto" w:fill="FFFFFF"/>
          </w:tcPr>
          <w:p w14:paraId="0A62724C"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DC786ED"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6A90309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38A4689F"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4E60D9" w14:textId="77777777" w:rsidR="002A5BE1" w:rsidRDefault="002A5BE1">
            <w:pPr>
              <w:pStyle w:val="Other10"/>
              <w:spacing w:line="256" w:lineRule="auto"/>
              <w:rPr>
                <w:sz w:val="18"/>
                <w:szCs w:val="18"/>
              </w:rPr>
            </w:pPr>
            <w:r>
              <w:rPr>
                <w:sz w:val="18"/>
                <w:szCs w:val="18"/>
              </w:rPr>
              <w:t>$</w:t>
            </w:r>
          </w:p>
        </w:tc>
      </w:tr>
      <w:tr w:rsidR="002A5BE1" w14:paraId="23B43D57"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33F70113"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25F10F72"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EA3E3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5461877D"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97B980" w14:textId="77777777" w:rsidR="002A5BE1" w:rsidRDefault="002A5BE1">
            <w:pPr>
              <w:pStyle w:val="Other10"/>
              <w:spacing w:line="256" w:lineRule="auto"/>
              <w:rPr>
                <w:sz w:val="18"/>
                <w:szCs w:val="18"/>
              </w:rPr>
            </w:pPr>
            <w:r>
              <w:rPr>
                <w:sz w:val="18"/>
                <w:szCs w:val="18"/>
              </w:rPr>
              <w:t>$</w:t>
            </w:r>
          </w:p>
        </w:tc>
      </w:tr>
      <w:tr w:rsidR="002A5BE1" w14:paraId="4C79959D" w14:textId="77777777" w:rsidTr="002A5BE1">
        <w:trPr>
          <w:trHeight w:hRule="exact" w:val="271"/>
          <w:jc w:val="center"/>
        </w:trPr>
        <w:tc>
          <w:tcPr>
            <w:tcW w:w="2026" w:type="dxa"/>
            <w:tcBorders>
              <w:top w:val="single" w:sz="4" w:space="0" w:color="auto"/>
              <w:left w:val="single" w:sz="4" w:space="0" w:color="auto"/>
              <w:bottom w:val="nil"/>
              <w:right w:val="nil"/>
            </w:tcBorders>
            <w:shd w:val="clear" w:color="auto" w:fill="FFFFFF"/>
          </w:tcPr>
          <w:p w14:paraId="54A20447"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68AF12E"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B53664C"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498863BA"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66A2A0" w14:textId="77777777" w:rsidR="002A5BE1" w:rsidRDefault="002A5BE1">
            <w:pPr>
              <w:pStyle w:val="Other10"/>
              <w:spacing w:line="256" w:lineRule="auto"/>
              <w:rPr>
                <w:sz w:val="18"/>
                <w:szCs w:val="18"/>
              </w:rPr>
            </w:pPr>
            <w:r>
              <w:rPr>
                <w:sz w:val="18"/>
                <w:szCs w:val="18"/>
              </w:rPr>
              <w:t>$</w:t>
            </w:r>
          </w:p>
        </w:tc>
      </w:tr>
      <w:tr w:rsidR="002A5BE1" w14:paraId="7508C33D"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6F6D786E"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5B21057"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29C78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CD84B6C"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D27615" w14:textId="77777777" w:rsidR="002A5BE1" w:rsidRDefault="002A5BE1">
            <w:pPr>
              <w:pStyle w:val="Other10"/>
              <w:spacing w:line="256" w:lineRule="auto"/>
              <w:rPr>
                <w:sz w:val="18"/>
                <w:szCs w:val="18"/>
              </w:rPr>
            </w:pPr>
            <w:r>
              <w:rPr>
                <w:sz w:val="18"/>
                <w:szCs w:val="18"/>
              </w:rPr>
              <w:t>$</w:t>
            </w:r>
          </w:p>
        </w:tc>
      </w:tr>
      <w:tr w:rsidR="002A5BE1" w14:paraId="33F1A80D" w14:textId="77777777" w:rsidTr="002A5BE1">
        <w:trPr>
          <w:trHeight w:hRule="exact" w:val="339"/>
          <w:jc w:val="center"/>
        </w:trPr>
        <w:tc>
          <w:tcPr>
            <w:tcW w:w="5957" w:type="dxa"/>
            <w:gridSpan w:val="4"/>
            <w:tcBorders>
              <w:top w:val="single" w:sz="4" w:space="0" w:color="auto"/>
              <w:left w:val="nil"/>
              <w:bottom w:val="nil"/>
              <w:right w:val="nil"/>
            </w:tcBorders>
            <w:shd w:val="clear" w:color="auto" w:fill="FFFFFF"/>
            <w:hideMark/>
          </w:tcPr>
          <w:p w14:paraId="6C370387" w14:textId="77777777" w:rsidR="002A5BE1" w:rsidRPr="0045642B" w:rsidRDefault="002A5BE1">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158F425D" w14:textId="77777777" w:rsidR="002A5BE1" w:rsidRDefault="002A5BE1">
            <w:pPr>
              <w:pStyle w:val="Other10"/>
              <w:spacing w:line="256" w:lineRule="auto"/>
              <w:rPr>
                <w:sz w:val="18"/>
                <w:szCs w:val="18"/>
              </w:rPr>
            </w:pPr>
            <w:r>
              <w:rPr>
                <w:sz w:val="18"/>
                <w:szCs w:val="18"/>
              </w:rPr>
              <w:t>$</w:t>
            </w:r>
          </w:p>
        </w:tc>
      </w:tr>
    </w:tbl>
    <w:p w14:paraId="58C8D263" w14:textId="77777777" w:rsidR="002A5BE1" w:rsidRDefault="002A5BE1" w:rsidP="002A5BE1">
      <w:pPr>
        <w:spacing w:after="119" w:line="1" w:lineRule="exact"/>
        <w:rPr>
          <w:sz w:val="18"/>
          <w:szCs w:val="18"/>
          <w:lang w:val="es-US" w:eastAsia="es-MX"/>
        </w:rPr>
      </w:pPr>
    </w:p>
    <w:p w14:paraId="2B3C0DBD" w14:textId="77777777" w:rsidR="002A5BE1" w:rsidRPr="0045642B" w:rsidRDefault="002A5BE1" w:rsidP="002A5BE1">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002A5BE1" w:rsidRPr="00944A0D" w14:paraId="0B34CC89" w14:textId="77777777" w:rsidTr="002A5BE1">
        <w:tc>
          <w:tcPr>
            <w:tcW w:w="7440" w:type="dxa"/>
            <w:gridSpan w:val="2"/>
            <w:tcBorders>
              <w:top w:val="single" w:sz="4" w:space="0" w:color="auto"/>
              <w:left w:val="single" w:sz="4" w:space="0" w:color="auto"/>
              <w:bottom w:val="single" w:sz="4" w:space="0" w:color="auto"/>
              <w:right w:val="single" w:sz="4" w:space="0" w:color="auto"/>
            </w:tcBorders>
            <w:hideMark/>
          </w:tcPr>
          <w:p w14:paraId="39E7C31C" w14:textId="77777777" w:rsidR="002A5BE1" w:rsidRPr="0045642B" w:rsidRDefault="002A5BE1">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14:paraId="3D20F6EC" w14:textId="77777777" w:rsidTr="002A5BE1">
        <w:tc>
          <w:tcPr>
            <w:tcW w:w="3720" w:type="dxa"/>
            <w:tcBorders>
              <w:top w:val="single" w:sz="4" w:space="0" w:color="auto"/>
              <w:left w:val="single" w:sz="4" w:space="0" w:color="auto"/>
              <w:bottom w:val="single" w:sz="4" w:space="0" w:color="auto"/>
              <w:right w:val="single" w:sz="4" w:space="0" w:color="auto"/>
            </w:tcBorders>
          </w:tcPr>
          <w:p w14:paraId="61ACEA07" w14:textId="77777777" w:rsidR="002A5BE1" w:rsidRPr="0045642B" w:rsidRDefault="002A5BE1">
            <w:pPr>
              <w:pStyle w:val="Bodytext10"/>
              <w:rPr>
                <w:sz w:val="18"/>
                <w:szCs w:val="18"/>
                <w:lang w:val="es-CR"/>
              </w:rPr>
            </w:pPr>
          </w:p>
          <w:p w14:paraId="419B05D4" w14:textId="77777777" w:rsidR="002A5BE1" w:rsidRDefault="002A5BE1">
            <w:pPr>
              <w:pStyle w:val="Bodytext10"/>
              <w:ind w:right="-133"/>
              <w:rPr>
                <w:sz w:val="18"/>
                <w:szCs w:val="18"/>
              </w:rPr>
            </w:pPr>
            <w:r>
              <w:rPr>
                <w:sz w:val="18"/>
                <w:szCs w:val="18"/>
              </w:rPr>
              <w:t>___________________________________</w:t>
            </w:r>
          </w:p>
          <w:p w14:paraId="733B7672" w14:textId="77777777" w:rsidR="002A5BE1" w:rsidRDefault="002A5BE1">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54AD755A" w14:textId="77777777" w:rsidR="002A5BE1" w:rsidRDefault="002A5BE1">
            <w:pPr>
              <w:pStyle w:val="Bodytext10"/>
              <w:rPr>
                <w:sz w:val="18"/>
                <w:szCs w:val="18"/>
              </w:rPr>
            </w:pPr>
          </w:p>
          <w:p w14:paraId="1D7BD477" w14:textId="77777777" w:rsidR="002A5BE1" w:rsidRDefault="002A5BE1">
            <w:pPr>
              <w:pStyle w:val="Bodytext10"/>
              <w:rPr>
                <w:sz w:val="18"/>
                <w:szCs w:val="18"/>
              </w:rPr>
            </w:pPr>
            <w:r>
              <w:rPr>
                <w:sz w:val="18"/>
                <w:szCs w:val="18"/>
              </w:rPr>
              <w:t>___________________________________</w:t>
            </w:r>
          </w:p>
          <w:p w14:paraId="329299BF" w14:textId="77777777" w:rsidR="002A5BE1" w:rsidRDefault="002A5BE1">
            <w:pPr>
              <w:pStyle w:val="Bodytext10"/>
              <w:rPr>
                <w:sz w:val="18"/>
                <w:szCs w:val="18"/>
              </w:rPr>
            </w:pPr>
            <w:r>
              <w:rPr>
                <w:sz w:val="18"/>
                <w:szCs w:val="18"/>
              </w:rPr>
              <w:t>Fecha</w:t>
            </w:r>
          </w:p>
        </w:tc>
      </w:tr>
    </w:tbl>
    <w:p w14:paraId="34ADA0F7" w14:textId="77777777" w:rsidR="002A5BE1" w:rsidRDefault="002A5BE1" w:rsidP="002A5BE1">
      <w:pPr>
        <w:ind w:left="720"/>
        <w:rPr>
          <w:sz w:val="20"/>
          <w:szCs w:val="20"/>
          <w:lang w:val="es-US" w:eastAsia="es-MX"/>
        </w:rPr>
      </w:pPr>
      <w:r w:rsidRPr="0045642B">
        <w:rPr>
          <w:sz w:val="20"/>
          <w:lang w:val="es-CR"/>
        </w:rPr>
        <w:t>*Escanee y adjunte los recibos de los costos reclamados.  De lo contrario, POA puede rechazar el reembolso.</w:t>
      </w:r>
    </w:p>
    <w:p w14:paraId="4FFF9519" w14:textId="77777777" w:rsidR="002A5BE1" w:rsidRPr="0045642B" w:rsidRDefault="002A5BE1" w:rsidP="008D683B">
      <w:pPr>
        <w:rPr>
          <w:b/>
          <w:bCs/>
          <w:lang w:val="es-CR"/>
        </w:rPr>
      </w:pPr>
    </w:p>
    <w:sectPr w:rsidR="002A5BE1" w:rsidRPr="0045642B" w:rsidSect="00235D1F">
      <w:headerReference w:type="default" r:id="rId24"/>
      <w:pgSz w:w="12240" w:h="15840"/>
      <w:pgMar w:top="1054" w:right="990" w:bottom="1417" w:left="810" w:header="270" w:footer="25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3" w:author="Sara Taylor" w:date="2022-08-09T19:07:00Z" w:initials="ST">
    <w:p w14:paraId="0B245778" w14:textId="77777777" w:rsidR="00203F62" w:rsidRDefault="00203F62" w:rsidP="008A26E5">
      <w:r>
        <w:rPr>
          <w:rStyle w:val="CommentReference"/>
        </w:rPr>
        <w:annotationRef/>
      </w:r>
      <w:r>
        <w:rPr>
          <w:rFonts w:eastAsia="Calibri"/>
          <w:sz w:val="20"/>
        </w:rPr>
        <w:t xml:space="preserve">I noticed that in some parts we use “Partners” as the abbreviation, but here we use POA. I recommend using one or the other throughout the doc.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2457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D2EE6" w16cex:dateUtc="2022-08-10T0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245778" w16cid:durableId="269D2E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45536" w14:textId="77777777" w:rsidR="00572AD8" w:rsidRDefault="00572AD8" w:rsidP="0094751D">
      <w:r>
        <w:separator/>
      </w:r>
    </w:p>
  </w:endnote>
  <w:endnote w:type="continuationSeparator" w:id="0">
    <w:p w14:paraId="6CB8B3A3" w14:textId="77777777" w:rsidR="00572AD8" w:rsidRDefault="00572AD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D8436" w14:textId="77777777" w:rsidR="00572AD8" w:rsidRDefault="00572AD8" w:rsidP="0094751D">
      <w:r>
        <w:separator/>
      </w:r>
    </w:p>
  </w:footnote>
  <w:footnote w:type="continuationSeparator" w:id="0">
    <w:p w14:paraId="58BFD2BB" w14:textId="77777777" w:rsidR="00572AD8" w:rsidRDefault="00572AD8" w:rsidP="0094751D">
      <w:r>
        <w:continuationSeparator/>
      </w:r>
    </w:p>
  </w:footnote>
  <w:footnote w:id="1">
    <w:p w14:paraId="7CC34825" w14:textId="7D5BC0A7" w:rsidR="006A35AF" w:rsidRDefault="006A35AF" w:rsidP="006A35AF">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124029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6623868">
    <w:abstractNumId w:val="8"/>
  </w:num>
  <w:num w:numId="3" w16cid:durableId="1388382272">
    <w:abstractNumId w:val="3"/>
  </w:num>
  <w:num w:numId="4" w16cid:durableId="239948052">
    <w:abstractNumId w:val="6"/>
  </w:num>
  <w:num w:numId="5" w16cid:durableId="1295211092">
    <w:abstractNumId w:val="31"/>
  </w:num>
  <w:num w:numId="6" w16cid:durableId="981302421">
    <w:abstractNumId w:val="30"/>
  </w:num>
  <w:num w:numId="7" w16cid:durableId="1460340560">
    <w:abstractNumId w:val="0"/>
  </w:num>
  <w:num w:numId="8" w16cid:durableId="989679219">
    <w:abstractNumId w:val="24"/>
  </w:num>
  <w:num w:numId="9" w16cid:durableId="1420977786">
    <w:abstractNumId w:val="32"/>
  </w:num>
  <w:num w:numId="10" w16cid:durableId="256014078">
    <w:abstractNumId w:val="15"/>
  </w:num>
  <w:num w:numId="11" w16cid:durableId="1599025293">
    <w:abstractNumId w:val="7"/>
  </w:num>
  <w:num w:numId="12" w16cid:durableId="213548193">
    <w:abstractNumId w:val="11"/>
  </w:num>
  <w:num w:numId="13" w16cid:durableId="550191902">
    <w:abstractNumId w:val="27"/>
  </w:num>
  <w:num w:numId="14" w16cid:durableId="350377980">
    <w:abstractNumId w:val="14"/>
  </w:num>
  <w:num w:numId="15" w16cid:durableId="1671715198">
    <w:abstractNumId w:val="20"/>
  </w:num>
  <w:num w:numId="16" w16cid:durableId="1979454233">
    <w:abstractNumId w:val="13"/>
  </w:num>
  <w:num w:numId="17" w16cid:durableId="923881232">
    <w:abstractNumId w:val="5"/>
  </w:num>
  <w:num w:numId="18" w16cid:durableId="1816725801">
    <w:abstractNumId w:val="10"/>
  </w:num>
  <w:num w:numId="19" w16cid:durableId="185218760">
    <w:abstractNumId w:val="39"/>
  </w:num>
  <w:num w:numId="20" w16cid:durableId="823203873">
    <w:abstractNumId w:val="34"/>
  </w:num>
  <w:num w:numId="21" w16cid:durableId="1883470875">
    <w:abstractNumId w:val="2"/>
  </w:num>
  <w:num w:numId="22" w16cid:durableId="187553237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67292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03939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7483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150554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59105612">
    <w:abstractNumId w:val="34"/>
  </w:num>
  <w:num w:numId="28" w16cid:durableId="1120102797">
    <w:abstractNumId w:val="2"/>
  </w:num>
  <w:num w:numId="29" w16cid:durableId="39532040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2317010">
    <w:abstractNumId w:val="16"/>
  </w:num>
  <w:num w:numId="31" w16cid:durableId="400055247">
    <w:abstractNumId w:val="1"/>
  </w:num>
  <w:num w:numId="32" w16cid:durableId="1307391106">
    <w:abstractNumId w:val="19"/>
  </w:num>
  <w:num w:numId="33" w16cid:durableId="1196693773">
    <w:abstractNumId w:val="28"/>
  </w:num>
  <w:num w:numId="34" w16cid:durableId="1253196110">
    <w:abstractNumId w:val="21"/>
  </w:num>
  <w:num w:numId="35" w16cid:durableId="1952587109">
    <w:abstractNumId w:val="35"/>
  </w:num>
  <w:num w:numId="36" w16cid:durableId="1564945829">
    <w:abstractNumId w:val="26"/>
  </w:num>
  <w:num w:numId="37" w16cid:durableId="1129318428">
    <w:abstractNumId w:val="17"/>
  </w:num>
  <w:num w:numId="38" w16cid:durableId="1057320407">
    <w:abstractNumId w:val="25"/>
  </w:num>
  <w:num w:numId="39" w16cid:durableId="300691544">
    <w:abstractNumId w:val="22"/>
  </w:num>
  <w:num w:numId="40" w16cid:durableId="1816022892">
    <w:abstractNumId w:val="9"/>
  </w:num>
  <w:num w:numId="41" w16cid:durableId="923220360">
    <w:abstractNumId w:val="12"/>
  </w:num>
  <w:num w:numId="42" w16cid:durableId="2007783062">
    <w:abstractNumId w:val="36"/>
  </w:num>
  <w:num w:numId="43" w16cid:durableId="2143770805">
    <w:abstractNumId w:val="29"/>
  </w:num>
  <w:num w:numId="44" w16cid:durableId="1378165551">
    <w:abstractNumId w:val="4"/>
  </w:num>
  <w:num w:numId="45" w16cid:durableId="363137761">
    <w:abstractNumId w:val="38"/>
  </w:num>
  <w:num w:numId="46" w16cid:durableId="294679710">
    <w:abstractNumId w:val="23"/>
  </w:num>
  <w:num w:numId="47" w16cid:durableId="1140615355">
    <w:abstractNumId w:val="1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ctor Ricardo Gomez Guerra">
    <w15:presenceInfo w15:providerId="Windows Live" w15:userId="0df83b22daa7eef3"/>
  </w15:person>
  <w15:person w15:author="Sara Taylor">
    <w15:presenceInfo w15:providerId="AD" w15:userId="S::staylor@partners.net::059dac33-2550-4849-bf58-09e6b15829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trackRevisions/>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353A2"/>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1666"/>
    <w:rsid w:val="00155468"/>
    <w:rsid w:val="00180D6D"/>
    <w:rsid w:val="00190012"/>
    <w:rsid w:val="00203F6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34365"/>
    <w:rsid w:val="00354935"/>
    <w:rsid w:val="003707C7"/>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A72EC"/>
    <w:rsid w:val="004B4EDD"/>
    <w:rsid w:val="004D36D1"/>
    <w:rsid w:val="004D4D42"/>
    <w:rsid w:val="004E64A2"/>
    <w:rsid w:val="004F7D36"/>
    <w:rsid w:val="004F7F7F"/>
    <w:rsid w:val="00504413"/>
    <w:rsid w:val="00506214"/>
    <w:rsid w:val="005256CE"/>
    <w:rsid w:val="005331DD"/>
    <w:rsid w:val="00537792"/>
    <w:rsid w:val="00550D50"/>
    <w:rsid w:val="00554878"/>
    <w:rsid w:val="0055689B"/>
    <w:rsid w:val="0056203F"/>
    <w:rsid w:val="00572AD8"/>
    <w:rsid w:val="00581CEC"/>
    <w:rsid w:val="005848EB"/>
    <w:rsid w:val="005903A8"/>
    <w:rsid w:val="005D12A1"/>
    <w:rsid w:val="005E212F"/>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85551"/>
    <w:rsid w:val="0079132D"/>
    <w:rsid w:val="00792913"/>
    <w:rsid w:val="00795075"/>
    <w:rsid w:val="007A0D90"/>
    <w:rsid w:val="007B2D8E"/>
    <w:rsid w:val="007C4C6A"/>
    <w:rsid w:val="007C55CD"/>
    <w:rsid w:val="007F01F7"/>
    <w:rsid w:val="0080192F"/>
    <w:rsid w:val="00822A75"/>
    <w:rsid w:val="00832B88"/>
    <w:rsid w:val="0083372A"/>
    <w:rsid w:val="00836325"/>
    <w:rsid w:val="00836459"/>
    <w:rsid w:val="00837744"/>
    <w:rsid w:val="008532E8"/>
    <w:rsid w:val="00856E1B"/>
    <w:rsid w:val="008964D4"/>
    <w:rsid w:val="008C5A57"/>
    <w:rsid w:val="008D683B"/>
    <w:rsid w:val="008E6A00"/>
    <w:rsid w:val="008F40E1"/>
    <w:rsid w:val="009027E3"/>
    <w:rsid w:val="009178B0"/>
    <w:rsid w:val="00923990"/>
    <w:rsid w:val="00930251"/>
    <w:rsid w:val="00944A0D"/>
    <w:rsid w:val="0094751D"/>
    <w:rsid w:val="00954A99"/>
    <w:rsid w:val="009665B7"/>
    <w:rsid w:val="00991001"/>
    <w:rsid w:val="009D437D"/>
    <w:rsid w:val="009F7A56"/>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42BFB"/>
    <w:rsid w:val="00C51521"/>
    <w:rsid w:val="00C56BF2"/>
    <w:rsid w:val="00CA6321"/>
    <w:rsid w:val="00CB5F03"/>
    <w:rsid w:val="00CD4383"/>
    <w:rsid w:val="00CF426A"/>
    <w:rsid w:val="00D268E5"/>
    <w:rsid w:val="00D87FC4"/>
    <w:rsid w:val="00D940E0"/>
    <w:rsid w:val="00DA63A5"/>
    <w:rsid w:val="00DB10B4"/>
    <w:rsid w:val="00DD6A2E"/>
    <w:rsid w:val="00DD71FF"/>
    <w:rsid w:val="00DE0DF3"/>
    <w:rsid w:val="00DE79F9"/>
    <w:rsid w:val="00DF0579"/>
    <w:rsid w:val="00DF197D"/>
    <w:rsid w:val="00DF7102"/>
    <w:rsid w:val="00E03195"/>
    <w:rsid w:val="00E10296"/>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82801"/>
    <w:rsid w:val="00FB6AF3"/>
    <w:rsid w:val="00FC5841"/>
    <w:rsid w:val="00FD22D9"/>
    <w:rsid w:val="00FE4058"/>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33436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yperlink" Target="mailto:poahr@partners.net" TargetMode="External"/><Relationship Id="rId26" Type="http://schemas.microsoft.com/office/2011/relationships/people" Target="peop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hyperlink" Target="https://www.ohchr.org/en/professionalinterest/pages/crc.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artnersnet107.sharepoint.com/:b:/s/FA/EXnzP9ohuY5NlhQFl7JXOiUBKYCCc2Nlz7EbWteu4yf6_g?e=fIReE2" TargetMode="Externa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partnersnet107.sharepoint.com/:w:/s/FA/EUOSx4XSx-NNuM0JuZ0ReGYBuoQQ5D6Vhbr65WWO2gXi7Q?e=cRVbFT" TargetMode="External"/><Relationship Id="rId23" Type="http://schemas.microsoft.com/office/2018/08/relationships/commentsExtensible" Target="commentsExtensible.xml"/><Relationship Id="rId28" Type="http://schemas.openxmlformats.org/officeDocument/2006/relationships/theme" Target="theme/theme1.xml"/><Relationship Id="rId10" Type="http://schemas.openxmlformats.org/officeDocument/2006/relationships/hyperlink" Target="https://undocs.org/ST/SGB/2003/13" TargetMode="External"/><Relationship Id="rId19" Type="http://schemas.openxmlformats.org/officeDocument/2006/relationships/hyperlink" Target="https://partnersnet107.sharepoint.com/:w:/s/FA/EQgRNSPDaG5Ln3pKytQm4wkB7IZUJnr1AGuVxBmZhrA63A?e=3Ajrv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w:/s/FA/EQgRNSPDaG5Ln3pKytQm4wkB7IZUJnr1AGuVxBmZhrA63A?e=3AjrvW" TargetMode="External"/><Relationship Id="rId22" Type="http://schemas.microsoft.com/office/2016/09/relationships/commentsIds" Target="commentsIds.xml"/><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AD4D82"/>
    <w:rsid w:val="00C013AC"/>
    <w:rsid w:val="00C20914"/>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B9B279B3-2AED-4619-9CA3-16D6A49497BA}"/>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2830</TotalTime>
  <Pages>22</Pages>
  <Words>21326</Words>
  <Characters>121560</Characters>
  <Application>Microsoft Office Word</Application>
  <DocSecurity>0</DocSecurity>
  <Lines>1013</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Sara Taylor</cp:lastModifiedBy>
  <cp:revision>11</cp:revision>
  <dcterms:created xsi:type="dcterms:W3CDTF">2022-07-27T21:09:00Z</dcterms:created>
  <dcterms:modified xsi:type="dcterms:W3CDTF">2022-08-10T00:23:00Z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