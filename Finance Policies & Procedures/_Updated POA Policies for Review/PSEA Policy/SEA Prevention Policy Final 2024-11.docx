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4D268" w14:textId="77777777" w:rsidR="00AD1FF8" w:rsidRDefault="00AD1FF8" w:rsidP="00D57307">
      <w:pPr>
        <w:jc w:val="both"/>
        <w:rPr>
          <w:rFonts w:ascii="Times New Roman" w:hAnsi="Times New Roman" w:cs="Times New Roman"/>
          <w:b/>
          <w:color w:val="E36C0A" w:themeColor="accent6" w:themeShade="BF"/>
          <w:sz w:val="40"/>
        </w:rPr>
      </w:pPr>
    </w:p>
    <w:p w14:paraId="28E89D26" w14:textId="77777777" w:rsidR="00AD1FF8" w:rsidRDefault="00AD1FF8" w:rsidP="00D57307">
      <w:pPr>
        <w:jc w:val="both"/>
        <w:rPr>
          <w:rFonts w:ascii="Times New Roman" w:hAnsi="Times New Roman" w:cs="Times New Roman"/>
          <w:b/>
          <w:color w:val="E36C0A" w:themeColor="accent6" w:themeShade="BF"/>
          <w:sz w:val="40"/>
        </w:rPr>
      </w:pPr>
    </w:p>
    <w:p w14:paraId="7EE18B93" w14:textId="77777777" w:rsidR="00AD1FF8" w:rsidRDefault="00AD1FF8" w:rsidP="00D57307">
      <w:pPr>
        <w:jc w:val="both"/>
        <w:rPr>
          <w:rFonts w:ascii="Times New Roman" w:hAnsi="Times New Roman" w:cs="Times New Roman"/>
          <w:b/>
          <w:color w:val="E36C0A" w:themeColor="accent6" w:themeShade="BF"/>
          <w:sz w:val="40"/>
        </w:rPr>
      </w:pPr>
    </w:p>
    <w:p w14:paraId="2DB47F43" w14:textId="77777777" w:rsidR="00AD1FF8" w:rsidRDefault="00AD1FF8" w:rsidP="00D57307">
      <w:pPr>
        <w:jc w:val="both"/>
        <w:rPr>
          <w:rFonts w:ascii="Times New Roman" w:hAnsi="Times New Roman" w:cs="Times New Roman"/>
          <w:b/>
          <w:color w:val="E36C0A" w:themeColor="accent6" w:themeShade="BF"/>
          <w:sz w:val="40"/>
        </w:rPr>
      </w:pPr>
      <w:r>
        <w:rPr>
          <w:noProof/>
        </w:rPr>
        <w:drawing>
          <wp:anchor distT="0" distB="0" distL="114300" distR="114300" simplePos="0" relativeHeight="251658240" behindDoc="1" locked="0" layoutInCell="1" allowOverlap="1" wp14:anchorId="18B650C1" wp14:editId="2544BD3A">
            <wp:simplePos x="0" y="0"/>
            <wp:positionH relativeFrom="column">
              <wp:posOffset>473710</wp:posOffset>
            </wp:positionH>
            <wp:positionV relativeFrom="paragraph">
              <wp:posOffset>74930</wp:posOffset>
            </wp:positionV>
            <wp:extent cx="4761230" cy="1198245"/>
            <wp:effectExtent l="0" t="0" r="0" b="0"/>
            <wp:wrapTight wrapText="bothSides">
              <wp:wrapPolygon edited="0">
                <wp:start x="0" y="0"/>
                <wp:lineTo x="0" y="21291"/>
                <wp:lineTo x="21519" y="21291"/>
                <wp:lineTo x="2151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230" cy="1198245"/>
                    </a:xfrm>
                    <a:prstGeom prst="rect">
                      <a:avLst/>
                    </a:prstGeom>
                    <a:noFill/>
                  </pic:spPr>
                </pic:pic>
              </a:graphicData>
            </a:graphic>
            <wp14:sizeRelH relativeFrom="page">
              <wp14:pctWidth>0</wp14:pctWidth>
            </wp14:sizeRelH>
            <wp14:sizeRelV relativeFrom="page">
              <wp14:pctHeight>0</wp14:pctHeight>
            </wp14:sizeRelV>
          </wp:anchor>
        </w:drawing>
      </w:r>
    </w:p>
    <w:p w14:paraId="008306BC" w14:textId="77777777" w:rsidR="00AD1FF8" w:rsidRDefault="00AD1FF8" w:rsidP="00D57307">
      <w:pPr>
        <w:jc w:val="both"/>
        <w:rPr>
          <w:rFonts w:ascii="Times New Roman" w:hAnsi="Times New Roman" w:cs="Times New Roman"/>
          <w:b/>
          <w:color w:val="E36C0A" w:themeColor="accent6" w:themeShade="BF"/>
          <w:sz w:val="40"/>
        </w:rPr>
      </w:pPr>
    </w:p>
    <w:p w14:paraId="3DA60229" w14:textId="41A22CD3" w:rsidR="00AD1FF8" w:rsidRDefault="00AD1FF8" w:rsidP="00D57307">
      <w:pPr>
        <w:jc w:val="both"/>
        <w:rPr>
          <w:rFonts w:ascii="Times New Roman" w:hAnsi="Times New Roman" w:cs="Times New Roman"/>
          <w:b/>
          <w:color w:val="E36C0A" w:themeColor="accent6" w:themeShade="BF"/>
          <w:sz w:val="40"/>
        </w:rPr>
      </w:pPr>
    </w:p>
    <w:p w14:paraId="08118702" w14:textId="3BCD295B" w:rsidR="00A12E67" w:rsidRDefault="00C378BD" w:rsidP="68AD596C">
      <w:pPr>
        <w:jc w:val="center"/>
        <w:rPr>
          <w:rFonts w:ascii="Times New Roman" w:eastAsiaTheme="majorEastAsia" w:hAnsi="Times New Roman" w:cs="Times New Roman"/>
          <w:b/>
          <w:bCs/>
          <w:color w:val="E36C0A" w:themeColor="accent6" w:themeShade="BF"/>
          <w:sz w:val="36"/>
          <w:szCs w:val="36"/>
        </w:rPr>
      </w:pPr>
      <w:r w:rsidRPr="19D82217">
        <w:rPr>
          <w:rFonts w:ascii="Times New Roman" w:hAnsi="Times New Roman" w:cs="Times New Roman"/>
          <w:b/>
          <w:bCs/>
          <w:color w:val="E36C0A" w:themeColor="accent6" w:themeShade="BF"/>
          <w:sz w:val="40"/>
          <w:szCs w:val="40"/>
        </w:rPr>
        <w:t>SEXUAL EXPLOITATION AND ABUSE</w:t>
      </w:r>
      <w:r w:rsidR="00A12E67" w:rsidRPr="19D82217">
        <w:rPr>
          <w:rFonts w:ascii="Times New Roman" w:hAnsi="Times New Roman" w:cs="Times New Roman"/>
          <w:b/>
          <w:bCs/>
          <w:color w:val="E36C0A" w:themeColor="accent6" w:themeShade="BF"/>
          <w:sz w:val="40"/>
          <w:szCs w:val="40"/>
        </w:rPr>
        <w:t xml:space="preserve"> </w:t>
      </w:r>
      <w:r w:rsidR="00AD657E" w:rsidRPr="19D82217">
        <w:rPr>
          <w:rFonts w:ascii="Times New Roman" w:hAnsi="Times New Roman" w:cs="Times New Roman"/>
          <w:b/>
          <w:bCs/>
          <w:color w:val="E36C0A" w:themeColor="accent6" w:themeShade="BF"/>
          <w:sz w:val="40"/>
          <w:szCs w:val="40"/>
        </w:rPr>
        <w:t xml:space="preserve">PREVENTION </w:t>
      </w:r>
    </w:p>
    <w:p w14:paraId="357879BF" w14:textId="43D34B97" w:rsidR="00AD1FF8" w:rsidRDefault="00A12E67" w:rsidP="68AD596C">
      <w:pPr>
        <w:jc w:val="center"/>
        <w:rPr>
          <w:ins w:id="0" w:author="Danielle Martin" w:date="2024-11-11T22:34:00Z"/>
          <w:rFonts w:ascii="Times New Roman" w:eastAsiaTheme="majorEastAsia" w:hAnsi="Times New Roman" w:cs="Times New Roman"/>
          <w:b/>
          <w:bCs/>
          <w:color w:val="E36C0A" w:themeColor="accent6" w:themeShade="BF"/>
          <w:sz w:val="36"/>
          <w:szCs w:val="36"/>
        </w:rPr>
      </w:pPr>
      <w:r w:rsidRPr="19D82217">
        <w:rPr>
          <w:rFonts w:ascii="Times New Roman" w:eastAsiaTheme="majorEastAsia" w:hAnsi="Times New Roman" w:cs="Times New Roman"/>
          <w:b/>
          <w:bCs/>
          <w:color w:val="E36C0A" w:themeColor="accent6" w:themeShade="BF"/>
          <w:sz w:val="36"/>
          <w:szCs w:val="36"/>
        </w:rPr>
        <w:t>E</w:t>
      </w:r>
      <w:r w:rsidR="00AD1FF8" w:rsidRPr="19D82217">
        <w:rPr>
          <w:rFonts w:ascii="Times New Roman" w:eastAsiaTheme="majorEastAsia" w:hAnsi="Times New Roman" w:cs="Times New Roman"/>
          <w:b/>
          <w:bCs/>
          <w:color w:val="E36C0A" w:themeColor="accent6" w:themeShade="BF"/>
          <w:sz w:val="36"/>
          <w:szCs w:val="36"/>
        </w:rPr>
        <w:t xml:space="preserve">ffective </w:t>
      </w:r>
      <w:r w:rsidR="001875E3">
        <w:rPr>
          <w:rFonts w:ascii="Times New Roman" w:eastAsiaTheme="majorEastAsia" w:hAnsi="Times New Roman" w:cs="Times New Roman"/>
          <w:b/>
          <w:bCs/>
          <w:color w:val="E36C0A" w:themeColor="accent6" w:themeShade="BF"/>
          <w:sz w:val="36"/>
          <w:szCs w:val="36"/>
        </w:rPr>
        <w:t>Jan. 1, 2022</w:t>
      </w:r>
    </w:p>
    <w:p w14:paraId="1C07B43B" w14:textId="6C24444F" w:rsidR="0086391F" w:rsidRDefault="0086391F" w:rsidP="68AD596C">
      <w:pPr>
        <w:jc w:val="center"/>
        <w:rPr>
          <w:rFonts w:asciiTheme="majorHAnsi" w:eastAsiaTheme="majorEastAsia" w:hAnsiTheme="majorHAnsi" w:cstheme="majorBidi"/>
          <w:b/>
          <w:bCs/>
          <w:color w:val="E36C0A" w:themeColor="accent6" w:themeShade="BF"/>
          <w:sz w:val="28"/>
          <w:szCs w:val="28"/>
        </w:rPr>
      </w:pPr>
      <w:ins w:id="1" w:author="Danielle Martin" w:date="2024-11-11T22:34:00Z">
        <w:r>
          <w:rPr>
            <w:rFonts w:ascii="Times New Roman" w:eastAsiaTheme="majorEastAsia" w:hAnsi="Times New Roman" w:cs="Times New Roman"/>
            <w:b/>
            <w:bCs/>
            <w:color w:val="E36C0A" w:themeColor="accent6" w:themeShade="BF"/>
            <w:sz w:val="36"/>
            <w:szCs w:val="36"/>
          </w:rPr>
          <w:t>Up</w:t>
        </w:r>
      </w:ins>
      <w:ins w:id="2" w:author="Danielle Martin" w:date="2024-11-11T22:35:00Z">
        <w:r>
          <w:rPr>
            <w:rFonts w:ascii="Times New Roman" w:eastAsiaTheme="majorEastAsia" w:hAnsi="Times New Roman" w:cs="Times New Roman"/>
            <w:b/>
            <w:bCs/>
            <w:color w:val="E36C0A" w:themeColor="accent6" w:themeShade="BF"/>
            <w:sz w:val="36"/>
            <w:szCs w:val="36"/>
          </w:rPr>
          <w:t>dated December 1, 2024</w:t>
        </w:r>
      </w:ins>
    </w:p>
    <w:p w14:paraId="29234747" w14:textId="77777777" w:rsidR="00F8349E" w:rsidRDefault="00F8349E" w:rsidP="00630117">
      <w:pPr>
        <w:jc w:val="center"/>
        <w:rPr>
          <w:rFonts w:ascii="Cambria" w:eastAsia="Times New Roman" w:hAnsi="Cambria" w:cs="Times New Roman"/>
          <w:b/>
          <w:bCs/>
          <w:color w:val="E36C0A" w:themeColor="accent6" w:themeShade="BF"/>
          <w:sz w:val="36"/>
          <w:szCs w:val="26"/>
        </w:rPr>
      </w:pPr>
    </w:p>
    <w:p w14:paraId="3B2EFC04" w14:textId="77777777" w:rsidR="00F8349E" w:rsidRDefault="00F8349E" w:rsidP="008F69B5">
      <w:pPr>
        <w:rPr>
          <w:rFonts w:ascii="Cambria" w:eastAsia="Times New Roman" w:hAnsi="Cambria" w:cs="Times New Roman"/>
          <w:b/>
          <w:bCs/>
          <w:color w:val="E36C0A" w:themeColor="accent6" w:themeShade="BF"/>
          <w:sz w:val="36"/>
          <w:szCs w:val="26"/>
        </w:rPr>
      </w:pPr>
    </w:p>
    <w:p w14:paraId="1486E85E" w14:textId="77777777" w:rsidR="00F8349E" w:rsidRPr="003742C3" w:rsidRDefault="00F8349E" w:rsidP="00630117">
      <w:pPr>
        <w:jc w:val="center"/>
        <w:rPr>
          <w:rFonts w:ascii="Times New Roman" w:eastAsia="Times New Roman" w:hAnsi="Times New Roman" w:cs="Times New Roman"/>
          <w:b/>
          <w:bCs/>
          <w:color w:val="E36C0A" w:themeColor="accent6" w:themeShade="BF"/>
          <w:sz w:val="36"/>
          <w:szCs w:val="26"/>
        </w:rPr>
      </w:pPr>
    </w:p>
    <w:p w14:paraId="778A9EA5" w14:textId="5F411D3C" w:rsidR="00F8349E" w:rsidRPr="003742C3" w:rsidRDefault="00F8349E" w:rsidP="00630117">
      <w:pPr>
        <w:jc w:val="center"/>
        <w:rPr>
          <w:rFonts w:ascii="Times New Roman" w:eastAsia="Times New Roman" w:hAnsi="Times New Roman" w:cs="Times New Roman"/>
          <w:b/>
          <w:bCs/>
          <w:color w:val="E36C0A" w:themeColor="accent6" w:themeShade="BF"/>
          <w:sz w:val="36"/>
          <w:szCs w:val="26"/>
        </w:rPr>
      </w:pPr>
      <w:r w:rsidRPr="003742C3">
        <w:rPr>
          <w:rFonts w:ascii="Times New Roman" w:eastAsia="Times New Roman" w:hAnsi="Times New Roman" w:cs="Times New Roman"/>
          <w:b/>
          <w:bCs/>
          <w:color w:val="E36C0A" w:themeColor="accent6" w:themeShade="BF"/>
          <w:sz w:val="36"/>
          <w:szCs w:val="26"/>
        </w:rPr>
        <w:t>Enacted</w:t>
      </w:r>
    </w:p>
    <w:p w14:paraId="1BF52039" w14:textId="77777777" w:rsidR="00F8349E" w:rsidRPr="003742C3" w:rsidRDefault="00F8349E" w:rsidP="00630117">
      <w:pPr>
        <w:jc w:val="center"/>
        <w:rPr>
          <w:rFonts w:ascii="Times New Roman" w:eastAsia="Times New Roman" w:hAnsi="Times New Roman" w:cs="Times New Roman"/>
          <w:b/>
          <w:bCs/>
          <w:color w:val="E36C0A" w:themeColor="accent6" w:themeShade="BF"/>
          <w:sz w:val="36"/>
          <w:szCs w:val="26"/>
        </w:rPr>
      </w:pPr>
    </w:p>
    <w:p w14:paraId="25E1DCFC" w14:textId="4C5222E8" w:rsidR="00F8349E" w:rsidRPr="003742C3" w:rsidRDefault="00F8349E" w:rsidP="00630117">
      <w:pPr>
        <w:jc w:val="center"/>
        <w:rPr>
          <w:rFonts w:ascii="Times New Roman" w:eastAsia="Times New Roman" w:hAnsi="Times New Roman" w:cs="Times New Roman"/>
          <w:bCs/>
          <w:color w:val="000000" w:themeColor="text1"/>
          <w:sz w:val="36"/>
          <w:szCs w:val="26"/>
        </w:rPr>
      </w:pPr>
      <w:r w:rsidRPr="003742C3">
        <w:rPr>
          <w:rFonts w:ascii="Times New Roman" w:eastAsia="Times New Roman" w:hAnsi="Times New Roman" w:cs="Times New Roman"/>
          <w:bCs/>
          <w:color w:val="000000" w:themeColor="text1"/>
          <w:sz w:val="36"/>
          <w:szCs w:val="26"/>
        </w:rPr>
        <w:t>John McPhail</w:t>
      </w:r>
    </w:p>
    <w:p w14:paraId="64E784D0" w14:textId="77777777" w:rsidR="00F8349E" w:rsidRPr="003742C3" w:rsidRDefault="00F8349E" w:rsidP="00630117">
      <w:pPr>
        <w:jc w:val="center"/>
        <w:rPr>
          <w:rFonts w:ascii="Times New Roman" w:eastAsia="Times New Roman" w:hAnsi="Times New Roman" w:cs="Times New Roman"/>
          <w:bCs/>
          <w:color w:val="000000" w:themeColor="text1"/>
          <w:sz w:val="36"/>
          <w:szCs w:val="26"/>
        </w:rPr>
      </w:pPr>
      <w:r w:rsidRPr="003742C3">
        <w:rPr>
          <w:rFonts w:ascii="Times New Roman" w:eastAsia="Times New Roman" w:hAnsi="Times New Roman" w:cs="Times New Roman"/>
          <w:bCs/>
          <w:color w:val="000000" w:themeColor="text1"/>
          <w:sz w:val="36"/>
          <w:szCs w:val="26"/>
        </w:rPr>
        <w:lastRenderedPageBreak/>
        <w:t>President &amp; CEO</w:t>
      </w:r>
    </w:p>
    <w:p w14:paraId="69E36D40" w14:textId="77777777" w:rsidR="00CB7B10" w:rsidRDefault="00CB7B10" w:rsidP="00D57307">
      <w:pPr>
        <w:jc w:val="both"/>
        <w:rPr>
          <w:rFonts w:asciiTheme="majorHAnsi" w:eastAsiaTheme="majorEastAsia" w:hAnsiTheme="majorHAnsi" w:cstheme="majorBidi"/>
          <w:b/>
          <w:bCs/>
          <w:color w:val="E36C0A" w:themeColor="accent6" w:themeShade="BF"/>
          <w:sz w:val="28"/>
          <w:szCs w:val="28"/>
        </w:rPr>
      </w:pPr>
    </w:p>
    <w:sdt>
      <w:sdtPr>
        <w:rPr>
          <w:rFonts w:ascii="Times New Roman" w:eastAsiaTheme="minorEastAsia" w:hAnsi="Times New Roman" w:cs="Times New Roman"/>
          <w:b w:val="0"/>
          <w:bCs w:val="0"/>
          <w:color w:val="auto"/>
          <w:sz w:val="24"/>
          <w:szCs w:val="24"/>
          <w:lang w:eastAsia="en-US"/>
        </w:rPr>
        <w:id w:val="-1974898264"/>
        <w:docPartObj>
          <w:docPartGallery w:val="Table of Contents"/>
          <w:docPartUnique/>
        </w:docPartObj>
      </w:sdtPr>
      <w:sdtEndPr/>
      <w:sdtContent>
        <w:p w14:paraId="54E31A6C" w14:textId="77777777" w:rsidR="003742C3" w:rsidRPr="009D02BB" w:rsidRDefault="00CB7B10" w:rsidP="003742C3">
          <w:pPr>
            <w:pStyle w:val="TOCHeading"/>
            <w:jc w:val="both"/>
            <w:rPr>
              <w:rFonts w:ascii="Times New Roman" w:hAnsi="Times New Roman" w:cs="Times New Roman"/>
              <w:sz w:val="24"/>
              <w:szCs w:val="24"/>
              <w:lang w:eastAsia="en-US"/>
            </w:rPr>
          </w:pPr>
          <w:r w:rsidRPr="009D02BB">
            <w:rPr>
              <w:rFonts w:ascii="Times New Roman" w:hAnsi="Times New Roman" w:cs="Times New Roman"/>
              <w:sz w:val="24"/>
              <w:szCs w:val="24"/>
              <w:lang w:eastAsia="en-US"/>
            </w:rPr>
            <w:t>Table of Contents</w:t>
          </w:r>
        </w:p>
        <w:p w14:paraId="72D95E4B" w14:textId="77777777" w:rsidR="0088236B" w:rsidRPr="001912DD" w:rsidRDefault="0088236B" w:rsidP="0088236B">
          <w:pPr>
            <w:spacing w:after="0"/>
            <w:rPr>
              <w:rFonts w:ascii="Times New Roman" w:hAnsi="Times New Roman" w:cs="Times New Roman"/>
              <w:sz w:val="24"/>
              <w:szCs w:val="24"/>
              <w:lang w:eastAsia="ja-JP"/>
            </w:rPr>
          </w:pPr>
        </w:p>
        <w:p w14:paraId="458B02BC" w14:textId="01BA774A" w:rsidR="001912DD" w:rsidRPr="001912DD" w:rsidRDefault="00CB7B10">
          <w:pPr>
            <w:pStyle w:val="TOC1"/>
            <w:tabs>
              <w:tab w:val="left" w:pos="440"/>
              <w:tab w:val="right" w:leader="dot" w:pos="9350"/>
            </w:tabs>
            <w:rPr>
              <w:rFonts w:ascii="Times New Roman" w:hAnsi="Times New Roman" w:cs="Times New Roman"/>
              <w:noProof/>
              <w:sz w:val="24"/>
              <w:szCs w:val="24"/>
              <w:lang w:eastAsia="en-US"/>
            </w:rPr>
          </w:pPr>
          <w:r w:rsidRPr="001912DD">
            <w:rPr>
              <w:rFonts w:ascii="Times New Roman" w:hAnsi="Times New Roman" w:cs="Times New Roman"/>
              <w:sz w:val="24"/>
              <w:szCs w:val="24"/>
              <w:lang w:eastAsia="en-US"/>
            </w:rPr>
            <w:fldChar w:fldCharType="begin"/>
          </w:r>
          <w:r w:rsidRPr="001912DD">
            <w:rPr>
              <w:rFonts w:ascii="Times New Roman" w:hAnsi="Times New Roman" w:cs="Times New Roman"/>
              <w:sz w:val="24"/>
              <w:szCs w:val="24"/>
              <w:lang w:eastAsia="en-US"/>
            </w:rPr>
            <w:instrText xml:space="preserve"> TOC \o "1-3" \h \z \u </w:instrText>
          </w:r>
          <w:r w:rsidRPr="001912DD">
            <w:rPr>
              <w:rFonts w:ascii="Times New Roman" w:hAnsi="Times New Roman" w:cs="Times New Roman"/>
              <w:sz w:val="24"/>
              <w:szCs w:val="24"/>
              <w:lang w:eastAsia="en-US"/>
            </w:rPr>
            <w:fldChar w:fldCharType="separate"/>
          </w:r>
          <w:hyperlink w:anchor="_Toc54279252" w:history="1">
            <w:r w:rsidR="001912DD" w:rsidRPr="001912DD">
              <w:rPr>
                <w:rStyle w:val="Hyperlink"/>
                <w:rFonts w:ascii="Times New Roman" w:hAnsi="Times New Roman" w:cs="Times New Roman"/>
                <w:noProof/>
                <w:sz w:val="24"/>
                <w:szCs w:val="24"/>
              </w:rPr>
              <w:t>1.</w:t>
            </w:r>
            <w:r w:rsidR="001912DD" w:rsidRPr="001912DD">
              <w:rPr>
                <w:rFonts w:ascii="Times New Roman" w:hAnsi="Times New Roman" w:cs="Times New Roman"/>
                <w:noProof/>
                <w:sz w:val="24"/>
                <w:szCs w:val="24"/>
                <w:lang w:eastAsia="en-US"/>
              </w:rPr>
              <w:tab/>
            </w:r>
            <w:r w:rsidR="001912DD" w:rsidRPr="001912DD">
              <w:rPr>
                <w:rStyle w:val="Hyperlink"/>
                <w:rFonts w:ascii="Times New Roman" w:hAnsi="Times New Roman" w:cs="Times New Roman"/>
                <w:noProof/>
                <w:sz w:val="24"/>
                <w:szCs w:val="24"/>
              </w:rPr>
              <w:t>Purpose</w:t>
            </w:r>
            <w:r w:rsidR="001912DD" w:rsidRPr="001912DD">
              <w:rPr>
                <w:rFonts w:ascii="Times New Roman" w:hAnsi="Times New Roman" w:cs="Times New Roman"/>
                <w:noProof/>
                <w:webHidden/>
                <w:sz w:val="24"/>
                <w:szCs w:val="24"/>
              </w:rPr>
              <w:tab/>
            </w:r>
            <w:r w:rsidR="001912DD" w:rsidRPr="001912DD">
              <w:rPr>
                <w:rFonts w:ascii="Times New Roman" w:hAnsi="Times New Roman" w:cs="Times New Roman"/>
                <w:noProof/>
                <w:webHidden/>
                <w:sz w:val="24"/>
                <w:szCs w:val="24"/>
              </w:rPr>
              <w:fldChar w:fldCharType="begin"/>
            </w:r>
            <w:r w:rsidR="001912DD" w:rsidRPr="001912DD">
              <w:rPr>
                <w:rFonts w:ascii="Times New Roman" w:hAnsi="Times New Roman" w:cs="Times New Roman"/>
                <w:noProof/>
                <w:webHidden/>
                <w:sz w:val="24"/>
                <w:szCs w:val="24"/>
              </w:rPr>
              <w:instrText xml:space="preserve"> PAGEREF _Toc54279252 \h </w:instrText>
            </w:r>
            <w:r w:rsidR="001912DD" w:rsidRPr="001912DD">
              <w:rPr>
                <w:rFonts w:ascii="Times New Roman" w:hAnsi="Times New Roman" w:cs="Times New Roman"/>
                <w:noProof/>
                <w:webHidden/>
                <w:sz w:val="24"/>
                <w:szCs w:val="24"/>
              </w:rPr>
            </w:r>
            <w:r w:rsidR="001912DD" w:rsidRPr="001912DD">
              <w:rPr>
                <w:rFonts w:ascii="Times New Roman" w:hAnsi="Times New Roman" w:cs="Times New Roman"/>
                <w:noProof/>
                <w:webHidden/>
                <w:sz w:val="24"/>
                <w:szCs w:val="24"/>
              </w:rPr>
              <w:fldChar w:fldCharType="separate"/>
            </w:r>
            <w:r w:rsidR="00531988">
              <w:rPr>
                <w:rFonts w:ascii="Times New Roman" w:hAnsi="Times New Roman" w:cs="Times New Roman"/>
                <w:noProof/>
                <w:webHidden/>
                <w:sz w:val="24"/>
                <w:szCs w:val="24"/>
              </w:rPr>
              <w:t>3</w:t>
            </w:r>
            <w:r w:rsidR="001912DD" w:rsidRPr="001912DD">
              <w:rPr>
                <w:rFonts w:ascii="Times New Roman" w:hAnsi="Times New Roman" w:cs="Times New Roman"/>
                <w:noProof/>
                <w:webHidden/>
                <w:sz w:val="24"/>
                <w:szCs w:val="24"/>
              </w:rPr>
              <w:fldChar w:fldCharType="end"/>
            </w:r>
          </w:hyperlink>
        </w:p>
        <w:p w14:paraId="00F4AF35" w14:textId="23CABE10" w:rsidR="001912DD" w:rsidRPr="001912DD" w:rsidRDefault="00CE02A8">
          <w:pPr>
            <w:pStyle w:val="TOC1"/>
            <w:tabs>
              <w:tab w:val="left" w:pos="440"/>
              <w:tab w:val="right" w:leader="dot" w:pos="9350"/>
            </w:tabs>
            <w:rPr>
              <w:rFonts w:ascii="Times New Roman" w:hAnsi="Times New Roman" w:cs="Times New Roman"/>
              <w:noProof/>
              <w:sz w:val="24"/>
              <w:szCs w:val="24"/>
              <w:lang w:eastAsia="en-US"/>
            </w:rPr>
          </w:pPr>
          <w:hyperlink w:anchor="_Toc54279253" w:history="1">
            <w:r w:rsidR="001912DD" w:rsidRPr="001912DD">
              <w:rPr>
                <w:rStyle w:val="Hyperlink"/>
                <w:rFonts w:ascii="Times New Roman" w:hAnsi="Times New Roman" w:cs="Times New Roman"/>
                <w:noProof/>
                <w:sz w:val="24"/>
                <w:szCs w:val="24"/>
              </w:rPr>
              <w:t>2.</w:t>
            </w:r>
            <w:r w:rsidR="001912DD" w:rsidRPr="001912DD">
              <w:rPr>
                <w:rFonts w:ascii="Times New Roman" w:hAnsi="Times New Roman" w:cs="Times New Roman"/>
                <w:noProof/>
                <w:sz w:val="24"/>
                <w:szCs w:val="24"/>
                <w:lang w:eastAsia="en-US"/>
              </w:rPr>
              <w:tab/>
            </w:r>
            <w:r w:rsidR="001912DD" w:rsidRPr="001912DD">
              <w:rPr>
                <w:rStyle w:val="Hyperlink"/>
                <w:rFonts w:ascii="Times New Roman" w:hAnsi="Times New Roman" w:cs="Times New Roman"/>
                <w:noProof/>
                <w:sz w:val="24"/>
                <w:szCs w:val="24"/>
              </w:rPr>
              <w:t>Goal</w:t>
            </w:r>
            <w:r w:rsidR="001912DD" w:rsidRPr="001912DD">
              <w:rPr>
                <w:rFonts w:ascii="Times New Roman" w:hAnsi="Times New Roman" w:cs="Times New Roman"/>
                <w:noProof/>
                <w:webHidden/>
                <w:sz w:val="24"/>
                <w:szCs w:val="24"/>
              </w:rPr>
              <w:tab/>
            </w:r>
            <w:r w:rsidR="001912DD" w:rsidRPr="001912DD">
              <w:rPr>
                <w:rFonts w:ascii="Times New Roman" w:hAnsi="Times New Roman" w:cs="Times New Roman"/>
                <w:noProof/>
                <w:webHidden/>
                <w:sz w:val="24"/>
                <w:szCs w:val="24"/>
              </w:rPr>
              <w:fldChar w:fldCharType="begin"/>
            </w:r>
            <w:r w:rsidR="001912DD" w:rsidRPr="001912DD">
              <w:rPr>
                <w:rFonts w:ascii="Times New Roman" w:hAnsi="Times New Roman" w:cs="Times New Roman"/>
                <w:noProof/>
                <w:webHidden/>
                <w:sz w:val="24"/>
                <w:szCs w:val="24"/>
              </w:rPr>
              <w:instrText xml:space="preserve"> PAGEREF _Toc54279253 \h </w:instrText>
            </w:r>
            <w:r w:rsidR="001912DD" w:rsidRPr="001912DD">
              <w:rPr>
                <w:rFonts w:ascii="Times New Roman" w:hAnsi="Times New Roman" w:cs="Times New Roman"/>
                <w:noProof/>
                <w:webHidden/>
                <w:sz w:val="24"/>
                <w:szCs w:val="24"/>
              </w:rPr>
            </w:r>
            <w:r w:rsidR="001912DD" w:rsidRPr="001912DD">
              <w:rPr>
                <w:rFonts w:ascii="Times New Roman" w:hAnsi="Times New Roman" w:cs="Times New Roman"/>
                <w:noProof/>
                <w:webHidden/>
                <w:sz w:val="24"/>
                <w:szCs w:val="24"/>
              </w:rPr>
              <w:fldChar w:fldCharType="separate"/>
            </w:r>
            <w:r w:rsidR="00531988">
              <w:rPr>
                <w:rFonts w:ascii="Times New Roman" w:hAnsi="Times New Roman" w:cs="Times New Roman"/>
                <w:noProof/>
                <w:webHidden/>
                <w:sz w:val="24"/>
                <w:szCs w:val="24"/>
              </w:rPr>
              <w:t>3</w:t>
            </w:r>
            <w:r w:rsidR="001912DD" w:rsidRPr="001912DD">
              <w:rPr>
                <w:rFonts w:ascii="Times New Roman" w:hAnsi="Times New Roman" w:cs="Times New Roman"/>
                <w:noProof/>
                <w:webHidden/>
                <w:sz w:val="24"/>
                <w:szCs w:val="24"/>
              </w:rPr>
              <w:fldChar w:fldCharType="end"/>
            </w:r>
          </w:hyperlink>
        </w:p>
        <w:p w14:paraId="45F22D9D" w14:textId="3D56AB27" w:rsidR="001912DD" w:rsidRPr="001912DD" w:rsidRDefault="00CE02A8">
          <w:pPr>
            <w:pStyle w:val="TOC1"/>
            <w:tabs>
              <w:tab w:val="left" w:pos="440"/>
              <w:tab w:val="right" w:leader="dot" w:pos="9350"/>
            </w:tabs>
            <w:rPr>
              <w:rFonts w:ascii="Times New Roman" w:hAnsi="Times New Roman" w:cs="Times New Roman"/>
              <w:noProof/>
              <w:sz w:val="24"/>
              <w:szCs w:val="24"/>
              <w:lang w:eastAsia="en-US"/>
            </w:rPr>
          </w:pPr>
          <w:hyperlink w:anchor="_Toc54279254" w:history="1">
            <w:r w:rsidR="001912DD" w:rsidRPr="001912DD">
              <w:rPr>
                <w:rStyle w:val="Hyperlink"/>
                <w:rFonts w:ascii="Times New Roman" w:hAnsi="Times New Roman" w:cs="Times New Roman"/>
                <w:noProof/>
                <w:sz w:val="24"/>
                <w:szCs w:val="24"/>
              </w:rPr>
              <w:t>3.</w:t>
            </w:r>
            <w:r w:rsidR="001912DD" w:rsidRPr="001912DD">
              <w:rPr>
                <w:rFonts w:ascii="Times New Roman" w:hAnsi="Times New Roman" w:cs="Times New Roman"/>
                <w:noProof/>
                <w:sz w:val="24"/>
                <w:szCs w:val="24"/>
                <w:lang w:eastAsia="en-US"/>
              </w:rPr>
              <w:tab/>
            </w:r>
            <w:r w:rsidR="001912DD" w:rsidRPr="001912DD">
              <w:rPr>
                <w:rStyle w:val="Hyperlink"/>
                <w:rFonts w:ascii="Times New Roman" w:hAnsi="Times New Roman" w:cs="Times New Roman"/>
                <w:noProof/>
                <w:sz w:val="24"/>
                <w:szCs w:val="24"/>
              </w:rPr>
              <w:t>Compliance</w:t>
            </w:r>
            <w:r w:rsidR="001912DD" w:rsidRPr="001912DD">
              <w:rPr>
                <w:rFonts w:ascii="Times New Roman" w:hAnsi="Times New Roman" w:cs="Times New Roman"/>
                <w:noProof/>
                <w:webHidden/>
                <w:sz w:val="24"/>
                <w:szCs w:val="24"/>
              </w:rPr>
              <w:tab/>
            </w:r>
            <w:r w:rsidR="001912DD" w:rsidRPr="001912DD">
              <w:rPr>
                <w:rFonts w:ascii="Times New Roman" w:hAnsi="Times New Roman" w:cs="Times New Roman"/>
                <w:noProof/>
                <w:webHidden/>
                <w:sz w:val="24"/>
                <w:szCs w:val="24"/>
              </w:rPr>
              <w:fldChar w:fldCharType="begin"/>
            </w:r>
            <w:r w:rsidR="001912DD" w:rsidRPr="001912DD">
              <w:rPr>
                <w:rFonts w:ascii="Times New Roman" w:hAnsi="Times New Roman" w:cs="Times New Roman"/>
                <w:noProof/>
                <w:webHidden/>
                <w:sz w:val="24"/>
                <w:szCs w:val="24"/>
              </w:rPr>
              <w:instrText xml:space="preserve"> PAGEREF _Toc54279254 \h </w:instrText>
            </w:r>
            <w:r w:rsidR="001912DD" w:rsidRPr="001912DD">
              <w:rPr>
                <w:rFonts w:ascii="Times New Roman" w:hAnsi="Times New Roman" w:cs="Times New Roman"/>
                <w:noProof/>
                <w:webHidden/>
                <w:sz w:val="24"/>
                <w:szCs w:val="24"/>
              </w:rPr>
            </w:r>
            <w:r w:rsidR="001912DD" w:rsidRPr="001912DD">
              <w:rPr>
                <w:rFonts w:ascii="Times New Roman" w:hAnsi="Times New Roman" w:cs="Times New Roman"/>
                <w:noProof/>
                <w:webHidden/>
                <w:sz w:val="24"/>
                <w:szCs w:val="24"/>
              </w:rPr>
              <w:fldChar w:fldCharType="separate"/>
            </w:r>
            <w:r w:rsidR="00531988">
              <w:rPr>
                <w:rFonts w:ascii="Times New Roman" w:hAnsi="Times New Roman" w:cs="Times New Roman"/>
                <w:noProof/>
                <w:webHidden/>
                <w:sz w:val="24"/>
                <w:szCs w:val="24"/>
              </w:rPr>
              <w:t>4</w:t>
            </w:r>
            <w:r w:rsidR="001912DD" w:rsidRPr="001912DD">
              <w:rPr>
                <w:rFonts w:ascii="Times New Roman" w:hAnsi="Times New Roman" w:cs="Times New Roman"/>
                <w:noProof/>
                <w:webHidden/>
                <w:sz w:val="24"/>
                <w:szCs w:val="24"/>
              </w:rPr>
              <w:fldChar w:fldCharType="end"/>
            </w:r>
          </w:hyperlink>
        </w:p>
        <w:p w14:paraId="76CCC410" w14:textId="6EA3AD05" w:rsidR="001912DD" w:rsidRPr="001912DD" w:rsidRDefault="00CE02A8">
          <w:pPr>
            <w:pStyle w:val="TOC2"/>
            <w:tabs>
              <w:tab w:val="right" w:leader="dot" w:pos="9350"/>
            </w:tabs>
            <w:rPr>
              <w:rFonts w:ascii="Times New Roman" w:hAnsi="Times New Roman" w:cs="Times New Roman"/>
              <w:noProof/>
              <w:sz w:val="24"/>
              <w:szCs w:val="24"/>
              <w:lang w:eastAsia="en-US"/>
            </w:rPr>
          </w:pPr>
          <w:hyperlink w:anchor="_Toc54279255" w:history="1">
            <w:r w:rsidR="001912DD" w:rsidRPr="001912DD">
              <w:rPr>
                <w:rStyle w:val="Hyperlink"/>
                <w:rFonts w:ascii="Times New Roman" w:hAnsi="Times New Roman" w:cs="Times New Roman"/>
                <w:noProof/>
                <w:sz w:val="24"/>
                <w:szCs w:val="24"/>
              </w:rPr>
              <w:t>3.1 Order of Precedence</w:t>
            </w:r>
            <w:r w:rsidR="001912DD" w:rsidRPr="001912DD">
              <w:rPr>
                <w:rFonts w:ascii="Times New Roman" w:hAnsi="Times New Roman" w:cs="Times New Roman"/>
                <w:noProof/>
                <w:webHidden/>
                <w:sz w:val="24"/>
                <w:szCs w:val="24"/>
              </w:rPr>
              <w:tab/>
            </w:r>
            <w:r w:rsidR="001912DD" w:rsidRPr="001912DD">
              <w:rPr>
                <w:rFonts w:ascii="Times New Roman" w:hAnsi="Times New Roman" w:cs="Times New Roman"/>
                <w:noProof/>
                <w:webHidden/>
                <w:sz w:val="24"/>
                <w:szCs w:val="24"/>
              </w:rPr>
              <w:fldChar w:fldCharType="begin"/>
            </w:r>
            <w:r w:rsidR="001912DD" w:rsidRPr="001912DD">
              <w:rPr>
                <w:rFonts w:ascii="Times New Roman" w:hAnsi="Times New Roman" w:cs="Times New Roman"/>
                <w:noProof/>
                <w:webHidden/>
                <w:sz w:val="24"/>
                <w:szCs w:val="24"/>
              </w:rPr>
              <w:instrText xml:space="preserve"> PAGEREF _Toc54279255 \h </w:instrText>
            </w:r>
            <w:r w:rsidR="001912DD" w:rsidRPr="001912DD">
              <w:rPr>
                <w:rFonts w:ascii="Times New Roman" w:hAnsi="Times New Roman" w:cs="Times New Roman"/>
                <w:noProof/>
                <w:webHidden/>
                <w:sz w:val="24"/>
                <w:szCs w:val="24"/>
              </w:rPr>
            </w:r>
            <w:r w:rsidR="001912DD" w:rsidRPr="001912DD">
              <w:rPr>
                <w:rFonts w:ascii="Times New Roman" w:hAnsi="Times New Roman" w:cs="Times New Roman"/>
                <w:noProof/>
                <w:webHidden/>
                <w:sz w:val="24"/>
                <w:szCs w:val="24"/>
              </w:rPr>
              <w:fldChar w:fldCharType="separate"/>
            </w:r>
            <w:r w:rsidR="00531988">
              <w:rPr>
                <w:rFonts w:ascii="Times New Roman" w:hAnsi="Times New Roman" w:cs="Times New Roman"/>
                <w:noProof/>
                <w:webHidden/>
                <w:sz w:val="24"/>
                <w:szCs w:val="24"/>
              </w:rPr>
              <w:t>4</w:t>
            </w:r>
            <w:r w:rsidR="001912DD" w:rsidRPr="001912DD">
              <w:rPr>
                <w:rFonts w:ascii="Times New Roman" w:hAnsi="Times New Roman" w:cs="Times New Roman"/>
                <w:noProof/>
                <w:webHidden/>
                <w:sz w:val="24"/>
                <w:szCs w:val="24"/>
              </w:rPr>
              <w:fldChar w:fldCharType="end"/>
            </w:r>
          </w:hyperlink>
        </w:p>
        <w:p w14:paraId="288A91ED" w14:textId="414F6BFF" w:rsidR="001912DD" w:rsidRPr="001912DD" w:rsidRDefault="00CE02A8">
          <w:pPr>
            <w:pStyle w:val="TOC1"/>
            <w:tabs>
              <w:tab w:val="left" w:pos="440"/>
              <w:tab w:val="right" w:leader="dot" w:pos="9350"/>
            </w:tabs>
            <w:rPr>
              <w:rFonts w:ascii="Times New Roman" w:hAnsi="Times New Roman" w:cs="Times New Roman"/>
              <w:noProof/>
              <w:sz w:val="24"/>
              <w:szCs w:val="24"/>
              <w:lang w:eastAsia="en-US"/>
            </w:rPr>
          </w:pPr>
          <w:hyperlink w:anchor="_Toc54279256" w:history="1">
            <w:r w:rsidR="001912DD" w:rsidRPr="001912DD">
              <w:rPr>
                <w:rStyle w:val="Hyperlink"/>
                <w:rFonts w:ascii="Times New Roman" w:hAnsi="Times New Roman" w:cs="Times New Roman"/>
                <w:noProof/>
                <w:sz w:val="24"/>
                <w:szCs w:val="24"/>
              </w:rPr>
              <w:t>4.</w:t>
            </w:r>
            <w:r w:rsidR="001912DD" w:rsidRPr="001912DD">
              <w:rPr>
                <w:rFonts w:ascii="Times New Roman" w:hAnsi="Times New Roman" w:cs="Times New Roman"/>
                <w:noProof/>
                <w:sz w:val="24"/>
                <w:szCs w:val="24"/>
                <w:lang w:eastAsia="en-US"/>
              </w:rPr>
              <w:tab/>
            </w:r>
            <w:r w:rsidR="001912DD" w:rsidRPr="001912DD">
              <w:rPr>
                <w:rStyle w:val="Hyperlink"/>
                <w:rFonts w:ascii="Times New Roman" w:hAnsi="Times New Roman" w:cs="Times New Roman"/>
                <w:noProof/>
                <w:sz w:val="24"/>
                <w:szCs w:val="24"/>
              </w:rPr>
              <w:t>Definitions</w:t>
            </w:r>
            <w:r w:rsidR="001912DD" w:rsidRPr="001912DD">
              <w:rPr>
                <w:rFonts w:ascii="Times New Roman" w:hAnsi="Times New Roman" w:cs="Times New Roman"/>
                <w:noProof/>
                <w:webHidden/>
                <w:sz w:val="24"/>
                <w:szCs w:val="24"/>
              </w:rPr>
              <w:tab/>
            </w:r>
            <w:r w:rsidR="001912DD" w:rsidRPr="001912DD">
              <w:rPr>
                <w:rFonts w:ascii="Times New Roman" w:hAnsi="Times New Roman" w:cs="Times New Roman"/>
                <w:noProof/>
                <w:webHidden/>
                <w:sz w:val="24"/>
                <w:szCs w:val="24"/>
              </w:rPr>
              <w:fldChar w:fldCharType="begin"/>
            </w:r>
            <w:r w:rsidR="001912DD" w:rsidRPr="001912DD">
              <w:rPr>
                <w:rFonts w:ascii="Times New Roman" w:hAnsi="Times New Roman" w:cs="Times New Roman"/>
                <w:noProof/>
                <w:webHidden/>
                <w:sz w:val="24"/>
                <w:szCs w:val="24"/>
              </w:rPr>
              <w:instrText xml:space="preserve"> PAGEREF _Toc54279256 \h </w:instrText>
            </w:r>
            <w:r w:rsidR="001912DD" w:rsidRPr="001912DD">
              <w:rPr>
                <w:rFonts w:ascii="Times New Roman" w:hAnsi="Times New Roman" w:cs="Times New Roman"/>
                <w:noProof/>
                <w:webHidden/>
                <w:sz w:val="24"/>
                <w:szCs w:val="24"/>
              </w:rPr>
            </w:r>
            <w:r w:rsidR="001912DD" w:rsidRPr="001912DD">
              <w:rPr>
                <w:rFonts w:ascii="Times New Roman" w:hAnsi="Times New Roman" w:cs="Times New Roman"/>
                <w:noProof/>
                <w:webHidden/>
                <w:sz w:val="24"/>
                <w:szCs w:val="24"/>
              </w:rPr>
              <w:fldChar w:fldCharType="separate"/>
            </w:r>
            <w:r w:rsidR="00531988">
              <w:rPr>
                <w:rFonts w:ascii="Times New Roman" w:hAnsi="Times New Roman" w:cs="Times New Roman"/>
                <w:noProof/>
                <w:webHidden/>
                <w:sz w:val="24"/>
                <w:szCs w:val="24"/>
              </w:rPr>
              <w:t>4</w:t>
            </w:r>
            <w:r w:rsidR="001912DD" w:rsidRPr="001912DD">
              <w:rPr>
                <w:rFonts w:ascii="Times New Roman" w:hAnsi="Times New Roman" w:cs="Times New Roman"/>
                <w:noProof/>
                <w:webHidden/>
                <w:sz w:val="24"/>
                <w:szCs w:val="24"/>
              </w:rPr>
              <w:fldChar w:fldCharType="end"/>
            </w:r>
          </w:hyperlink>
        </w:p>
        <w:p w14:paraId="670CEB2A" w14:textId="4D916212" w:rsidR="001912DD" w:rsidRPr="001912DD" w:rsidRDefault="00CE02A8">
          <w:pPr>
            <w:pStyle w:val="TOC1"/>
            <w:tabs>
              <w:tab w:val="left" w:pos="440"/>
              <w:tab w:val="right" w:leader="dot" w:pos="9350"/>
            </w:tabs>
            <w:rPr>
              <w:rFonts w:ascii="Times New Roman" w:hAnsi="Times New Roman" w:cs="Times New Roman"/>
              <w:noProof/>
              <w:sz w:val="24"/>
              <w:szCs w:val="24"/>
              <w:lang w:eastAsia="en-US"/>
            </w:rPr>
          </w:pPr>
          <w:hyperlink w:anchor="_Toc54279257" w:history="1">
            <w:r w:rsidR="001912DD" w:rsidRPr="001912DD">
              <w:rPr>
                <w:rStyle w:val="Hyperlink"/>
                <w:rFonts w:ascii="Times New Roman" w:hAnsi="Times New Roman" w:cs="Times New Roman"/>
                <w:noProof/>
                <w:sz w:val="24"/>
                <w:szCs w:val="24"/>
              </w:rPr>
              <w:t>5.</w:t>
            </w:r>
            <w:r w:rsidR="001912DD" w:rsidRPr="001912DD">
              <w:rPr>
                <w:rFonts w:ascii="Times New Roman" w:hAnsi="Times New Roman" w:cs="Times New Roman"/>
                <w:noProof/>
                <w:sz w:val="24"/>
                <w:szCs w:val="24"/>
                <w:lang w:eastAsia="en-US"/>
              </w:rPr>
              <w:tab/>
            </w:r>
            <w:r w:rsidR="001912DD" w:rsidRPr="001912DD">
              <w:rPr>
                <w:rStyle w:val="Hyperlink"/>
                <w:rFonts w:ascii="Times New Roman" w:hAnsi="Times New Roman" w:cs="Times New Roman"/>
                <w:noProof/>
                <w:sz w:val="24"/>
                <w:szCs w:val="24"/>
              </w:rPr>
              <w:t>Core Principles</w:t>
            </w:r>
            <w:r w:rsidR="001912DD" w:rsidRPr="001912DD">
              <w:rPr>
                <w:rFonts w:ascii="Times New Roman" w:hAnsi="Times New Roman" w:cs="Times New Roman"/>
                <w:noProof/>
                <w:webHidden/>
                <w:sz w:val="24"/>
                <w:szCs w:val="24"/>
              </w:rPr>
              <w:tab/>
            </w:r>
            <w:r w:rsidR="001912DD" w:rsidRPr="001912DD">
              <w:rPr>
                <w:rFonts w:ascii="Times New Roman" w:hAnsi="Times New Roman" w:cs="Times New Roman"/>
                <w:noProof/>
                <w:webHidden/>
                <w:sz w:val="24"/>
                <w:szCs w:val="24"/>
              </w:rPr>
              <w:fldChar w:fldCharType="begin"/>
            </w:r>
            <w:r w:rsidR="001912DD" w:rsidRPr="001912DD">
              <w:rPr>
                <w:rFonts w:ascii="Times New Roman" w:hAnsi="Times New Roman" w:cs="Times New Roman"/>
                <w:noProof/>
                <w:webHidden/>
                <w:sz w:val="24"/>
                <w:szCs w:val="24"/>
              </w:rPr>
              <w:instrText xml:space="preserve"> PAGEREF _Toc54279257 \h </w:instrText>
            </w:r>
            <w:r w:rsidR="001912DD" w:rsidRPr="001912DD">
              <w:rPr>
                <w:rFonts w:ascii="Times New Roman" w:hAnsi="Times New Roman" w:cs="Times New Roman"/>
                <w:noProof/>
                <w:webHidden/>
                <w:sz w:val="24"/>
                <w:szCs w:val="24"/>
              </w:rPr>
            </w:r>
            <w:r w:rsidR="001912DD" w:rsidRPr="001912DD">
              <w:rPr>
                <w:rFonts w:ascii="Times New Roman" w:hAnsi="Times New Roman" w:cs="Times New Roman"/>
                <w:noProof/>
                <w:webHidden/>
                <w:sz w:val="24"/>
                <w:szCs w:val="24"/>
              </w:rPr>
              <w:fldChar w:fldCharType="separate"/>
            </w:r>
            <w:r w:rsidR="00531988">
              <w:rPr>
                <w:rFonts w:ascii="Times New Roman" w:hAnsi="Times New Roman" w:cs="Times New Roman"/>
                <w:noProof/>
                <w:webHidden/>
                <w:sz w:val="24"/>
                <w:szCs w:val="24"/>
              </w:rPr>
              <w:t>7</w:t>
            </w:r>
            <w:r w:rsidR="001912DD" w:rsidRPr="001912DD">
              <w:rPr>
                <w:rFonts w:ascii="Times New Roman" w:hAnsi="Times New Roman" w:cs="Times New Roman"/>
                <w:noProof/>
                <w:webHidden/>
                <w:sz w:val="24"/>
                <w:szCs w:val="24"/>
              </w:rPr>
              <w:fldChar w:fldCharType="end"/>
            </w:r>
          </w:hyperlink>
        </w:p>
        <w:p w14:paraId="75A6A1B1" w14:textId="1BE627EF" w:rsidR="001912DD" w:rsidRPr="001912DD" w:rsidRDefault="00CE02A8">
          <w:pPr>
            <w:pStyle w:val="TOC1"/>
            <w:tabs>
              <w:tab w:val="left" w:pos="440"/>
              <w:tab w:val="right" w:leader="dot" w:pos="9350"/>
            </w:tabs>
            <w:rPr>
              <w:rFonts w:ascii="Times New Roman" w:hAnsi="Times New Roman" w:cs="Times New Roman"/>
              <w:noProof/>
              <w:sz w:val="24"/>
              <w:szCs w:val="24"/>
              <w:lang w:eastAsia="en-US"/>
            </w:rPr>
          </w:pPr>
          <w:hyperlink w:anchor="_Toc54279258" w:history="1">
            <w:r w:rsidR="001912DD" w:rsidRPr="001912DD">
              <w:rPr>
                <w:rStyle w:val="Hyperlink"/>
                <w:rFonts w:ascii="Times New Roman" w:hAnsi="Times New Roman" w:cs="Times New Roman"/>
                <w:noProof/>
                <w:sz w:val="24"/>
                <w:szCs w:val="24"/>
              </w:rPr>
              <w:t>6.</w:t>
            </w:r>
            <w:r w:rsidR="001912DD" w:rsidRPr="001912DD">
              <w:rPr>
                <w:rFonts w:ascii="Times New Roman" w:hAnsi="Times New Roman" w:cs="Times New Roman"/>
                <w:noProof/>
                <w:sz w:val="24"/>
                <w:szCs w:val="24"/>
                <w:lang w:eastAsia="en-US"/>
              </w:rPr>
              <w:tab/>
            </w:r>
            <w:r w:rsidR="001912DD" w:rsidRPr="001912DD">
              <w:rPr>
                <w:rStyle w:val="Hyperlink"/>
                <w:rFonts w:ascii="Times New Roman" w:hAnsi="Times New Roman" w:cs="Times New Roman"/>
                <w:noProof/>
                <w:sz w:val="24"/>
                <w:szCs w:val="24"/>
              </w:rPr>
              <w:t>Screening and Requirements</w:t>
            </w:r>
            <w:r w:rsidR="001912DD" w:rsidRPr="001912DD">
              <w:rPr>
                <w:rFonts w:ascii="Times New Roman" w:hAnsi="Times New Roman" w:cs="Times New Roman"/>
                <w:noProof/>
                <w:webHidden/>
                <w:sz w:val="24"/>
                <w:szCs w:val="24"/>
              </w:rPr>
              <w:tab/>
            </w:r>
            <w:r w:rsidR="001912DD" w:rsidRPr="001912DD">
              <w:rPr>
                <w:rFonts w:ascii="Times New Roman" w:hAnsi="Times New Roman" w:cs="Times New Roman"/>
                <w:noProof/>
                <w:webHidden/>
                <w:sz w:val="24"/>
                <w:szCs w:val="24"/>
              </w:rPr>
              <w:fldChar w:fldCharType="begin"/>
            </w:r>
            <w:r w:rsidR="001912DD" w:rsidRPr="001912DD">
              <w:rPr>
                <w:rFonts w:ascii="Times New Roman" w:hAnsi="Times New Roman" w:cs="Times New Roman"/>
                <w:noProof/>
                <w:webHidden/>
                <w:sz w:val="24"/>
                <w:szCs w:val="24"/>
              </w:rPr>
              <w:instrText xml:space="preserve"> PAGEREF _Toc54279258 \h </w:instrText>
            </w:r>
            <w:r w:rsidR="001912DD" w:rsidRPr="001912DD">
              <w:rPr>
                <w:rFonts w:ascii="Times New Roman" w:hAnsi="Times New Roman" w:cs="Times New Roman"/>
                <w:noProof/>
                <w:webHidden/>
                <w:sz w:val="24"/>
                <w:szCs w:val="24"/>
              </w:rPr>
            </w:r>
            <w:r w:rsidR="001912DD" w:rsidRPr="001912DD">
              <w:rPr>
                <w:rFonts w:ascii="Times New Roman" w:hAnsi="Times New Roman" w:cs="Times New Roman"/>
                <w:noProof/>
                <w:webHidden/>
                <w:sz w:val="24"/>
                <w:szCs w:val="24"/>
              </w:rPr>
              <w:fldChar w:fldCharType="separate"/>
            </w:r>
            <w:r w:rsidR="00531988">
              <w:rPr>
                <w:rFonts w:ascii="Times New Roman" w:hAnsi="Times New Roman" w:cs="Times New Roman"/>
                <w:noProof/>
                <w:webHidden/>
                <w:sz w:val="24"/>
                <w:szCs w:val="24"/>
              </w:rPr>
              <w:t>8</w:t>
            </w:r>
            <w:r w:rsidR="001912DD" w:rsidRPr="001912DD">
              <w:rPr>
                <w:rFonts w:ascii="Times New Roman" w:hAnsi="Times New Roman" w:cs="Times New Roman"/>
                <w:noProof/>
                <w:webHidden/>
                <w:sz w:val="24"/>
                <w:szCs w:val="24"/>
              </w:rPr>
              <w:fldChar w:fldCharType="end"/>
            </w:r>
          </w:hyperlink>
        </w:p>
        <w:p w14:paraId="1495F1AC" w14:textId="1E3CA734" w:rsidR="001912DD" w:rsidRPr="001912DD" w:rsidRDefault="00CE02A8">
          <w:pPr>
            <w:pStyle w:val="TOC2"/>
            <w:tabs>
              <w:tab w:val="right" w:leader="dot" w:pos="9350"/>
            </w:tabs>
            <w:rPr>
              <w:rFonts w:ascii="Times New Roman" w:hAnsi="Times New Roman" w:cs="Times New Roman"/>
              <w:noProof/>
              <w:sz w:val="24"/>
              <w:szCs w:val="24"/>
              <w:lang w:eastAsia="en-US"/>
            </w:rPr>
          </w:pPr>
          <w:hyperlink w:anchor="_Toc54279259" w:history="1">
            <w:r w:rsidR="001912DD" w:rsidRPr="001912DD">
              <w:rPr>
                <w:rStyle w:val="Hyperlink"/>
                <w:rFonts w:ascii="Times New Roman" w:hAnsi="Times New Roman" w:cs="Times New Roman"/>
                <w:noProof/>
                <w:sz w:val="24"/>
                <w:szCs w:val="24"/>
              </w:rPr>
              <w:t>6.1 Screening</w:t>
            </w:r>
            <w:r w:rsidR="001912DD" w:rsidRPr="001912DD">
              <w:rPr>
                <w:rFonts w:ascii="Times New Roman" w:hAnsi="Times New Roman" w:cs="Times New Roman"/>
                <w:noProof/>
                <w:webHidden/>
                <w:sz w:val="24"/>
                <w:szCs w:val="24"/>
              </w:rPr>
              <w:tab/>
            </w:r>
            <w:r w:rsidR="001912DD" w:rsidRPr="001912DD">
              <w:rPr>
                <w:rFonts w:ascii="Times New Roman" w:hAnsi="Times New Roman" w:cs="Times New Roman"/>
                <w:noProof/>
                <w:webHidden/>
                <w:sz w:val="24"/>
                <w:szCs w:val="24"/>
              </w:rPr>
              <w:fldChar w:fldCharType="begin"/>
            </w:r>
            <w:r w:rsidR="001912DD" w:rsidRPr="001912DD">
              <w:rPr>
                <w:rFonts w:ascii="Times New Roman" w:hAnsi="Times New Roman" w:cs="Times New Roman"/>
                <w:noProof/>
                <w:webHidden/>
                <w:sz w:val="24"/>
                <w:szCs w:val="24"/>
              </w:rPr>
              <w:instrText xml:space="preserve"> PAGEREF _Toc54279259 \h </w:instrText>
            </w:r>
            <w:r w:rsidR="001912DD" w:rsidRPr="001912DD">
              <w:rPr>
                <w:rFonts w:ascii="Times New Roman" w:hAnsi="Times New Roman" w:cs="Times New Roman"/>
                <w:noProof/>
                <w:webHidden/>
                <w:sz w:val="24"/>
                <w:szCs w:val="24"/>
              </w:rPr>
            </w:r>
            <w:r w:rsidR="001912DD" w:rsidRPr="001912DD">
              <w:rPr>
                <w:rFonts w:ascii="Times New Roman" w:hAnsi="Times New Roman" w:cs="Times New Roman"/>
                <w:noProof/>
                <w:webHidden/>
                <w:sz w:val="24"/>
                <w:szCs w:val="24"/>
              </w:rPr>
              <w:fldChar w:fldCharType="separate"/>
            </w:r>
            <w:r w:rsidR="00531988">
              <w:rPr>
                <w:rFonts w:ascii="Times New Roman" w:hAnsi="Times New Roman" w:cs="Times New Roman"/>
                <w:noProof/>
                <w:webHidden/>
                <w:sz w:val="24"/>
                <w:szCs w:val="24"/>
              </w:rPr>
              <w:t>8</w:t>
            </w:r>
            <w:r w:rsidR="001912DD" w:rsidRPr="001912DD">
              <w:rPr>
                <w:rFonts w:ascii="Times New Roman" w:hAnsi="Times New Roman" w:cs="Times New Roman"/>
                <w:noProof/>
                <w:webHidden/>
                <w:sz w:val="24"/>
                <w:szCs w:val="24"/>
              </w:rPr>
              <w:fldChar w:fldCharType="end"/>
            </w:r>
          </w:hyperlink>
        </w:p>
        <w:p w14:paraId="57651C63" w14:textId="1B755DF3" w:rsidR="001912DD" w:rsidRPr="001912DD" w:rsidRDefault="00CE02A8">
          <w:pPr>
            <w:pStyle w:val="TOC2"/>
            <w:tabs>
              <w:tab w:val="right" w:leader="dot" w:pos="9350"/>
            </w:tabs>
            <w:rPr>
              <w:rFonts w:ascii="Times New Roman" w:hAnsi="Times New Roman" w:cs="Times New Roman"/>
              <w:noProof/>
              <w:sz w:val="24"/>
              <w:szCs w:val="24"/>
              <w:lang w:eastAsia="en-US"/>
            </w:rPr>
          </w:pPr>
          <w:hyperlink w:anchor="_Toc54279260" w:history="1">
            <w:r w:rsidR="001912DD" w:rsidRPr="001912DD">
              <w:rPr>
                <w:rStyle w:val="Hyperlink"/>
                <w:rFonts w:ascii="Times New Roman" w:hAnsi="Times New Roman" w:cs="Times New Roman"/>
                <w:noProof/>
                <w:sz w:val="24"/>
                <w:szCs w:val="24"/>
              </w:rPr>
              <w:t>6.2 Onboarding Requirements</w:t>
            </w:r>
            <w:r w:rsidR="001912DD" w:rsidRPr="001912DD">
              <w:rPr>
                <w:rFonts w:ascii="Times New Roman" w:hAnsi="Times New Roman" w:cs="Times New Roman"/>
                <w:noProof/>
                <w:webHidden/>
                <w:sz w:val="24"/>
                <w:szCs w:val="24"/>
              </w:rPr>
              <w:tab/>
            </w:r>
            <w:r w:rsidR="001912DD" w:rsidRPr="001912DD">
              <w:rPr>
                <w:rFonts w:ascii="Times New Roman" w:hAnsi="Times New Roman" w:cs="Times New Roman"/>
                <w:noProof/>
                <w:webHidden/>
                <w:sz w:val="24"/>
                <w:szCs w:val="24"/>
              </w:rPr>
              <w:fldChar w:fldCharType="begin"/>
            </w:r>
            <w:r w:rsidR="001912DD" w:rsidRPr="001912DD">
              <w:rPr>
                <w:rFonts w:ascii="Times New Roman" w:hAnsi="Times New Roman" w:cs="Times New Roman"/>
                <w:noProof/>
                <w:webHidden/>
                <w:sz w:val="24"/>
                <w:szCs w:val="24"/>
              </w:rPr>
              <w:instrText xml:space="preserve"> PAGEREF _Toc54279260 \h </w:instrText>
            </w:r>
            <w:r w:rsidR="001912DD" w:rsidRPr="001912DD">
              <w:rPr>
                <w:rFonts w:ascii="Times New Roman" w:hAnsi="Times New Roman" w:cs="Times New Roman"/>
                <w:noProof/>
                <w:webHidden/>
                <w:sz w:val="24"/>
                <w:szCs w:val="24"/>
              </w:rPr>
            </w:r>
            <w:r w:rsidR="001912DD" w:rsidRPr="001912DD">
              <w:rPr>
                <w:rFonts w:ascii="Times New Roman" w:hAnsi="Times New Roman" w:cs="Times New Roman"/>
                <w:noProof/>
                <w:webHidden/>
                <w:sz w:val="24"/>
                <w:szCs w:val="24"/>
              </w:rPr>
              <w:fldChar w:fldCharType="separate"/>
            </w:r>
            <w:r w:rsidR="00531988">
              <w:rPr>
                <w:rFonts w:ascii="Times New Roman" w:hAnsi="Times New Roman" w:cs="Times New Roman"/>
                <w:noProof/>
                <w:webHidden/>
                <w:sz w:val="24"/>
                <w:szCs w:val="24"/>
              </w:rPr>
              <w:t>9</w:t>
            </w:r>
            <w:r w:rsidR="001912DD" w:rsidRPr="001912DD">
              <w:rPr>
                <w:rFonts w:ascii="Times New Roman" w:hAnsi="Times New Roman" w:cs="Times New Roman"/>
                <w:noProof/>
                <w:webHidden/>
                <w:sz w:val="24"/>
                <w:szCs w:val="24"/>
              </w:rPr>
              <w:fldChar w:fldCharType="end"/>
            </w:r>
          </w:hyperlink>
        </w:p>
        <w:p w14:paraId="5CFEF80D" w14:textId="61C481C1" w:rsidR="001912DD" w:rsidRPr="001912DD" w:rsidRDefault="00CE02A8">
          <w:pPr>
            <w:pStyle w:val="TOC2"/>
            <w:tabs>
              <w:tab w:val="right" w:leader="dot" w:pos="9350"/>
            </w:tabs>
            <w:rPr>
              <w:rFonts w:ascii="Times New Roman" w:hAnsi="Times New Roman" w:cs="Times New Roman"/>
              <w:noProof/>
              <w:sz w:val="24"/>
              <w:szCs w:val="24"/>
              <w:lang w:eastAsia="en-US"/>
            </w:rPr>
          </w:pPr>
          <w:hyperlink w:anchor="_Toc54279261" w:history="1">
            <w:r w:rsidR="001912DD" w:rsidRPr="001912DD">
              <w:rPr>
                <w:rStyle w:val="Hyperlink"/>
                <w:rFonts w:ascii="Times New Roman" w:hAnsi="Times New Roman" w:cs="Times New Roman"/>
                <w:noProof/>
                <w:sz w:val="24"/>
                <w:szCs w:val="24"/>
              </w:rPr>
              <w:t>6.3 Education and Training Requirements</w:t>
            </w:r>
            <w:r w:rsidR="001912DD" w:rsidRPr="001912DD">
              <w:rPr>
                <w:rFonts w:ascii="Times New Roman" w:hAnsi="Times New Roman" w:cs="Times New Roman"/>
                <w:noProof/>
                <w:webHidden/>
                <w:sz w:val="24"/>
                <w:szCs w:val="24"/>
              </w:rPr>
              <w:tab/>
            </w:r>
            <w:r w:rsidR="001912DD" w:rsidRPr="001912DD">
              <w:rPr>
                <w:rFonts w:ascii="Times New Roman" w:hAnsi="Times New Roman" w:cs="Times New Roman"/>
                <w:noProof/>
                <w:webHidden/>
                <w:sz w:val="24"/>
                <w:szCs w:val="24"/>
              </w:rPr>
              <w:fldChar w:fldCharType="begin"/>
            </w:r>
            <w:r w:rsidR="001912DD" w:rsidRPr="001912DD">
              <w:rPr>
                <w:rFonts w:ascii="Times New Roman" w:hAnsi="Times New Roman" w:cs="Times New Roman"/>
                <w:noProof/>
                <w:webHidden/>
                <w:sz w:val="24"/>
                <w:szCs w:val="24"/>
              </w:rPr>
              <w:instrText xml:space="preserve"> PAGEREF _Toc54279261 \h </w:instrText>
            </w:r>
            <w:r w:rsidR="001912DD" w:rsidRPr="001912DD">
              <w:rPr>
                <w:rFonts w:ascii="Times New Roman" w:hAnsi="Times New Roman" w:cs="Times New Roman"/>
                <w:noProof/>
                <w:webHidden/>
                <w:sz w:val="24"/>
                <w:szCs w:val="24"/>
              </w:rPr>
            </w:r>
            <w:r w:rsidR="001912DD" w:rsidRPr="001912DD">
              <w:rPr>
                <w:rFonts w:ascii="Times New Roman" w:hAnsi="Times New Roman" w:cs="Times New Roman"/>
                <w:noProof/>
                <w:webHidden/>
                <w:sz w:val="24"/>
                <w:szCs w:val="24"/>
              </w:rPr>
              <w:fldChar w:fldCharType="separate"/>
            </w:r>
            <w:r w:rsidR="00531988">
              <w:rPr>
                <w:rFonts w:ascii="Times New Roman" w:hAnsi="Times New Roman" w:cs="Times New Roman"/>
                <w:noProof/>
                <w:webHidden/>
                <w:sz w:val="24"/>
                <w:szCs w:val="24"/>
              </w:rPr>
              <w:t>10</w:t>
            </w:r>
            <w:r w:rsidR="001912DD" w:rsidRPr="001912DD">
              <w:rPr>
                <w:rFonts w:ascii="Times New Roman" w:hAnsi="Times New Roman" w:cs="Times New Roman"/>
                <w:noProof/>
                <w:webHidden/>
                <w:sz w:val="24"/>
                <w:szCs w:val="24"/>
              </w:rPr>
              <w:fldChar w:fldCharType="end"/>
            </w:r>
          </w:hyperlink>
        </w:p>
        <w:p w14:paraId="3C7EEEC1" w14:textId="429262BC" w:rsidR="001912DD" w:rsidRPr="001912DD" w:rsidRDefault="00CE02A8">
          <w:pPr>
            <w:pStyle w:val="TOC1"/>
            <w:tabs>
              <w:tab w:val="left" w:pos="440"/>
              <w:tab w:val="right" w:leader="dot" w:pos="9350"/>
            </w:tabs>
            <w:rPr>
              <w:rFonts w:ascii="Times New Roman" w:hAnsi="Times New Roman" w:cs="Times New Roman"/>
              <w:noProof/>
              <w:sz w:val="24"/>
              <w:szCs w:val="24"/>
              <w:lang w:eastAsia="en-US"/>
            </w:rPr>
          </w:pPr>
          <w:hyperlink w:anchor="_Toc54279262" w:history="1">
            <w:r w:rsidR="001912DD" w:rsidRPr="001912DD">
              <w:rPr>
                <w:rStyle w:val="Hyperlink"/>
                <w:rFonts w:ascii="Times New Roman" w:hAnsi="Times New Roman" w:cs="Times New Roman"/>
                <w:noProof/>
                <w:sz w:val="24"/>
                <w:szCs w:val="24"/>
              </w:rPr>
              <w:t>7.</w:t>
            </w:r>
            <w:r w:rsidR="001912DD" w:rsidRPr="001912DD">
              <w:rPr>
                <w:rFonts w:ascii="Times New Roman" w:hAnsi="Times New Roman" w:cs="Times New Roman"/>
                <w:noProof/>
                <w:sz w:val="24"/>
                <w:szCs w:val="24"/>
                <w:lang w:eastAsia="en-US"/>
              </w:rPr>
              <w:tab/>
            </w:r>
            <w:r w:rsidR="001912DD" w:rsidRPr="001912DD">
              <w:rPr>
                <w:rStyle w:val="Hyperlink"/>
                <w:rFonts w:ascii="Times New Roman" w:hAnsi="Times New Roman" w:cs="Times New Roman"/>
                <w:noProof/>
                <w:sz w:val="24"/>
                <w:szCs w:val="24"/>
              </w:rPr>
              <w:t>Reporting Procedures</w:t>
            </w:r>
            <w:r w:rsidR="001912DD" w:rsidRPr="001912DD">
              <w:rPr>
                <w:rFonts w:ascii="Times New Roman" w:hAnsi="Times New Roman" w:cs="Times New Roman"/>
                <w:noProof/>
                <w:webHidden/>
                <w:sz w:val="24"/>
                <w:szCs w:val="24"/>
              </w:rPr>
              <w:tab/>
            </w:r>
            <w:r w:rsidR="001912DD" w:rsidRPr="001912DD">
              <w:rPr>
                <w:rFonts w:ascii="Times New Roman" w:hAnsi="Times New Roman" w:cs="Times New Roman"/>
                <w:noProof/>
                <w:webHidden/>
                <w:sz w:val="24"/>
                <w:szCs w:val="24"/>
              </w:rPr>
              <w:fldChar w:fldCharType="begin"/>
            </w:r>
            <w:r w:rsidR="001912DD" w:rsidRPr="001912DD">
              <w:rPr>
                <w:rFonts w:ascii="Times New Roman" w:hAnsi="Times New Roman" w:cs="Times New Roman"/>
                <w:noProof/>
                <w:webHidden/>
                <w:sz w:val="24"/>
                <w:szCs w:val="24"/>
              </w:rPr>
              <w:instrText xml:space="preserve"> PAGEREF _Toc54279262 \h </w:instrText>
            </w:r>
            <w:r w:rsidR="001912DD" w:rsidRPr="001912DD">
              <w:rPr>
                <w:rFonts w:ascii="Times New Roman" w:hAnsi="Times New Roman" w:cs="Times New Roman"/>
                <w:noProof/>
                <w:webHidden/>
                <w:sz w:val="24"/>
                <w:szCs w:val="24"/>
              </w:rPr>
            </w:r>
            <w:r w:rsidR="001912DD" w:rsidRPr="001912DD">
              <w:rPr>
                <w:rFonts w:ascii="Times New Roman" w:hAnsi="Times New Roman" w:cs="Times New Roman"/>
                <w:noProof/>
                <w:webHidden/>
                <w:sz w:val="24"/>
                <w:szCs w:val="24"/>
              </w:rPr>
              <w:fldChar w:fldCharType="separate"/>
            </w:r>
            <w:r w:rsidR="00531988">
              <w:rPr>
                <w:rFonts w:ascii="Times New Roman" w:hAnsi="Times New Roman" w:cs="Times New Roman"/>
                <w:noProof/>
                <w:webHidden/>
                <w:sz w:val="24"/>
                <w:szCs w:val="24"/>
              </w:rPr>
              <w:t>11</w:t>
            </w:r>
            <w:r w:rsidR="001912DD" w:rsidRPr="001912DD">
              <w:rPr>
                <w:rFonts w:ascii="Times New Roman" w:hAnsi="Times New Roman" w:cs="Times New Roman"/>
                <w:noProof/>
                <w:webHidden/>
                <w:sz w:val="24"/>
                <w:szCs w:val="24"/>
              </w:rPr>
              <w:fldChar w:fldCharType="end"/>
            </w:r>
          </w:hyperlink>
        </w:p>
        <w:p w14:paraId="6C9A2865" w14:textId="02CA8B8D" w:rsidR="001912DD" w:rsidRPr="001912DD" w:rsidRDefault="00CE02A8">
          <w:pPr>
            <w:pStyle w:val="TOC2"/>
            <w:tabs>
              <w:tab w:val="right" w:leader="dot" w:pos="9350"/>
            </w:tabs>
            <w:rPr>
              <w:rFonts w:ascii="Times New Roman" w:hAnsi="Times New Roman" w:cs="Times New Roman"/>
              <w:noProof/>
              <w:sz w:val="24"/>
              <w:szCs w:val="24"/>
              <w:lang w:eastAsia="en-US"/>
            </w:rPr>
          </w:pPr>
          <w:hyperlink w:anchor="_Toc54279263" w:history="1">
            <w:r w:rsidR="001912DD" w:rsidRPr="001912DD">
              <w:rPr>
                <w:rStyle w:val="Hyperlink"/>
                <w:rFonts w:ascii="Times New Roman" w:hAnsi="Times New Roman" w:cs="Times New Roman"/>
                <w:noProof/>
                <w:sz w:val="24"/>
                <w:szCs w:val="24"/>
              </w:rPr>
              <w:t>7.1 Filing a Report</w:t>
            </w:r>
            <w:r w:rsidR="001912DD" w:rsidRPr="001912DD">
              <w:rPr>
                <w:rFonts w:ascii="Times New Roman" w:hAnsi="Times New Roman" w:cs="Times New Roman"/>
                <w:noProof/>
                <w:webHidden/>
                <w:sz w:val="24"/>
                <w:szCs w:val="24"/>
              </w:rPr>
              <w:tab/>
            </w:r>
            <w:r w:rsidR="001912DD" w:rsidRPr="001912DD">
              <w:rPr>
                <w:rFonts w:ascii="Times New Roman" w:hAnsi="Times New Roman" w:cs="Times New Roman"/>
                <w:noProof/>
                <w:webHidden/>
                <w:sz w:val="24"/>
                <w:szCs w:val="24"/>
              </w:rPr>
              <w:fldChar w:fldCharType="begin"/>
            </w:r>
            <w:r w:rsidR="001912DD" w:rsidRPr="001912DD">
              <w:rPr>
                <w:rFonts w:ascii="Times New Roman" w:hAnsi="Times New Roman" w:cs="Times New Roman"/>
                <w:noProof/>
                <w:webHidden/>
                <w:sz w:val="24"/>
                <w:szCs w:val="24"/>
              </w:rPr>
              <w:instrText xml:space="preserve"> PAGEREF _Toc54279263 \h </w:instrText>
            </w:r>
            <w:r w:rsidR="001912DD" w:rsidRPr="001912DD">
              <w:rPr>
                <w:rFonts w:ascii="Times New Roman" w:hAnsi="Times New Roman" w:cs="Times New Roman"/>
                <w:noProof/>
                <w:webHidden/>
                <w:sz w:val="24"/>
                <w:szCs w:val="24"/>
              </w:rPr>
            </w:r>
            <w:r w:rsidR="001912DD" w:rsidRPr="001912DD">
              <w:rPr>
                <w:rFonts w:ascii="Times New Roman" w:hAnsi="Times New Roman" w:cs="Times New Roman"/>
                <w:noProof/>
                <w:webHidden/>
                <w:sz w:val="24"/>
                <w:szCs w:val="24"/>
              </w:rPr>
              <w:fldChar w:fldCharType="separate"/>
            </w:r>
            <w:r w:rsidR="00531988">
              <w:rPr>
                <w:rFonts w:ascii="Times New Roman" w:hAnsi="Times New Roman" w:cs="Times New Roman"/>
                <w:noProof/>
                <w:webHidden/>
                <w:sz w:val="24"/>
                <w:szCs w:val="24"/>
              </w:rPr>
              <w:t>11</w:t>
            </w:r>
            <w:r w:rsidR="001912DD" w:rsidRPr="001912DD">
              <w:rPr>
                <w:rFonts w:ascii="Times New Roman" w:hAnsi="Times New Roman" w:cs="Times New Roman"/>
                <w:noProof/>
                <w:webHidden/>
                <w:sz w:val="24"/>
                <w:szCs w:val="24"/>
              </w:rPr>
              <w:fldChar w:fldCharType="end"/>
            </w:r>
          </w:hyperlink>
        </w:p>
        <w:p w14:paraId="710C9310" w14:textId="67F4E9B4" w:rsidR="001912DD" w:rsidRPr="001912DD" w:rsidRDefault="00CE02A8">
          <w:pPr>
            <w:pStyle w:val="TOC2"/>
            <w:tabs>
              <w:tab w:val="right" w:leader="dot" w:pos="9350"/>
            </w:tabs>
            <w:rPr>
              <w:rFonts w:ascii="Times New Roman" w:hAnsi="Times New Roman" w:cs="Times New Roman"/>
              <w:noProof/>
              <w:sz w:val="24"/>
              <w:szCs w:val="24"/>
              <w:lang w:eastAsia="en-US"/>
            </w:rPr>
          </w:pPr>
          <w:hyperlink w:anchor="_Toc54279264" w:history="1">
            <w:r w:rsidR="001912DD" w:rsidRPr="001912DD">
              <w:rPr>
                <w:rStyle w:val="Hyperlink"/>
                <w:rFonts w:ascii="Times New Roman" w:hAnsi="Times New Roman" w:cs="Times New Roman"/>
                <w:noProof/>
                <w:sz w:val="24"/>
                <w:szCs w:val="24"/>
              </w:rPr>
              <w:t>7.2 Response to a Report</w:t>
            </w:r>
            <w:r w:rsidR="001912DD" w:rsidRPr="001912DD">
              <w:rPr>
                <w:rFonts w:ascii="Times New Roman" w:hAnsi="Times New Roman" w:cs="Times New Roman"/>
                <w:noProof/>
                <w:webHidden/>
                <w:sz w:val="24"/>
                <w:szCs w:val="24"/>
              </w:rPr>
              <w:tab/>
            </w:r>
            <w:r w:rsidR="001912DD" w:rsidRPr="001912DD">
              <w:rPr>
                <w:rFonts w:ascii="Times New Roman" w:hAnsi="Times New Roman" w:cs="Times New Roman"/>
                <w:noProof/>
                <w:webHidden/>
                <w:sz w:val="24"/>
                <w:szCs w:val="24"/>
              </w:rPr>
              <w:fldChar w:fldCharType="begin"/>
            </w:r>
            <w:r w:rsidR="001912DD" w:rsidRPr="001912DD">
              <w:rPr>
                <w:rFonts w:ascii="Times New Roman" w:hAnsi="Times New Roman" w:cs="Times New Roman"/>
                <w:noProof/>
                <w:webHidden/>
                <w:sz w:val="24"/>
                <w:szCs w:val="24"/>
              </w:rPr>
              <w:instrText xml:space="preserve"> PAGEREF _Toc54279264 \h </w:instrText>
            </w:r>
            <w:r w:rsidR="001912DD" w:rsidRPr="001912DD">
              <w:rPr>
                <w:rFonts w:ascii="Times New Roman" w:hAnsi="Times New Roman" w:cs="Times New Roman"/>
                <w:noProof/>
                <w:webHidden/>
                <w:sz w:val="24"/>
                <w:szCs w:val="24"/>
              </w:rPr>
            </w:r>
            <w:r w:rsidR="001912DD" w:rsidRPr="001912DD">
              <w:rPr>
                <w:rFonts w:ascii="Times New Roman" w:hAnsi="Times New Roman" w:cs="Times New Roman"/>
                <w:noProof/>
                <w:webHidden/>
                <w:sz w:val="24"/>
                <w:szCs w:val="24"/>
              </w:rPr>
              <w:fldChar w:fldCharType="separate"/>
            </w:r>
            <w:r w:rsidR="00531988">
              <w:rPr>
                <w:rFonts w:ascii="Times New Roman" w:hAnsi="Times New Roman" w:cs="Times New Roman"/>
                <w:noProof/>
                <w:webHidden/>
                <w:sz w:val="24"/>
                <w:szCs w:val="24"/>
              </w:rPr>
              <w:t>12</w:t>
            </w:r>
            <w:r w:rsidR="001912DD" w:rsidRPr="001912DD">
              <w:rPr>
                <w:rFonts w:ascii="Times New Roman" w:hAnsi="Times New Roman" w:cs="Times New Roman"/>
                <w:noProof/>
                <w:webHidden/>
                <w:sz w:val="24"/>
                <w:szCs w:val="24"/>
              </w:rPr>
              <w:fldChar w:fldCharType="end"/>
            </w:r>
          </w:hyperlink>
        </w:p>
        <w:p w14:paraId="0A72CE11" w14:textId="2B1D7F5A" w:rsidR="001912DD" w:rsidRPr="001912DD" w:rsidRDefault="00CE02A8">
          <w:pPr>
            <w:pStyle w:val="TOC2"/>
            <w:tabs>
              <w:tab w:val="right" w:leader="dot" w:pos="9350"/>
            </w:tabs>
            <w:rPr>
              <w:rFonts w:ascii="Times New Roman" w:hAnsi="Times New Roman" w:cs="Times New Roman"/>
              <w:noProof/>
              <w:sz w:val="24"/>
              <w:szCs w:val="24"/>
              <w:lang w:eastAsia="en-US"/>
            </w:rPr>
          </w:pPr>
          <w:hyperlink w:anchor="_Toc54279265" w:history="1">
            <w:r w:rsidR="001912DD" w:rsidRPr="001912DD">
              <w:rPr>
                <w:rStyle w:val="Hyperlink"/>
                <w:rFonts w:ascii="Times New Roman" w:hAnsi="Times New Roman" w:cs="Times New Roman"/>
                <w:noProof/>
                <w:sz w:val="24"/>
                <w:szCs w:val="24"/>
              </w:rPr>
              <w:t>7.3 Confidentially</w:t>
            </w:r>
            <w:r w:rsidR="001912DD" w:rsidRPr="001912DD">
              <w:rPr>
                <w:rFonts w:ascii="Times New Roman" w:hAnsi="Times New Roman" w:cs="Times New Roman"/>
                <w:noProof/>
                <w:webHidden/>
                <w:sz w:val="24"/>
                <w:szCs w:val="24"/>
              </w:rPr>
              <w:tab/>
            </w:r>
            <w:r w:rsidR="001912DD" w:rsidRPr="001912DD">
              <w:rPr>
                <w:rFonts w:ascii="Times New Roman" w:hAnsi="Times New Roman" w:cs="Times New Roman"/>
                <w:noProof/>
                <w:webHidden/>
                <w:sz w:val="24"/>
                <w:szCs w:val="24"/>
              </w:rPr>
              <w:fldChar w:fldCharType="begin"/>
            </w:r>
            <w:r w:rsidR="001912DD" w:rsidRPr="001912DD">
              <w:rPr>
                <w:rFonts w:ascii="Times New Roman" w:hAnsi="Times New Roman" w:cs="Times New Roman"/>
                <w:noProof/>
                <w:webHidden/>
                <w:sz w:val="24"/>
                <w:szCs w:val="24"/>
              </w:rPr>
              <w:instrText xml:space="preserve"> PAGEREF _Toc54279265 \h </w:instrText>
            </w:r>
            <w:r w:rsidR="001912DD" w:rsidRPr="001912DD">
              <w:rPr>
                <w:rFonts w:ascii="Times New Roman" w:hAnsi="Times New Roman" w:cs="Times New Roman"/>
                <w:noProof/>
                <w:webHidden/>
                <w:sz w:val="24"/>
                <w:szCs w:val="24"/>
              </w:rPr>
            </w:r>
            <w:r w:rsidR="001912DD" w:rsidRPr="001912DD">
              <w:rPr>
                <w:rFonts w:ascii="Times New Roman" w:hAnsi="Times New Roman" w:cs="Times New Roman"/>
                <w:noProof/>
                <w:webHidden/>
                <w:sz w:val="24"/>
                <w:szCs w:val="24"/>
              </w:rPr>
              <w:fldChar w:fldCharType="separate"/>
            </w:r>
            <w:r w:rsidR="00531988">
              <w:rPr>
                <w:rFonts w:ascii="Times New Roman" w:hAnsi="Times New Roman" w:cs="Times New Roman"/>
                <w:noProof/>
                <w:webHidden/>
                <w:sz w:val="24"/>
                <w:szCs w:val="24"/>
              </w:rPr>
              <w:t>12</w:t>
            </w:r>
            <w:r w:rsidR="001912DD" w:rsidRPr="001912DD">
              <w:rPr>
                <w:rFonts w:ascii="Times New Roman" w:hAnsi="Times New Roman" w:cs="Times New Roman"/>
                <w:noProof/>
                <w:webHidden/>
                <w:sz w:val="24"/>
                <w:szCs w:val="24"/>
              </w:rPr>
              <w:fldChar w:fldCharType="end"/>
            </w:r>
          </w:hyperlink>
        </w:p>
        <w:p w14:paraId="71582263" w14:textId="3E1A71AD" w:rsidR="001912DD" w:rsidRPr="001912DD" w:rsidRDefault="00CE02A8">
          <w:pPr>
            <w:pStyle w:val="TOC2"/>
            <w:tabs>
              <w:tab w:val="right" w:leader="dot" w:pos="9350"/>
            </w:tabs>
            <w:rPr>
              <w:rFonts w:ascii="Times New Roman" w:hAnsi="Times New Roman" w:cs="Times New Roman"/>
              <w:noProof/>
              <w:sz w:val="24"/>
              <w:szCs w:val="24"/>
              <w:lang w:eastAsia="en-US"/>
            </w:rPr>
          </w:pPr>
          <w:hyperlink w:anchor="_Toc54279266" w:history="1">
            <w:r w:rsidR="001912DD" w:rsidRPr="001912DD">
              <w:rPr>
                <w:rStyle w:val="Hyperlink"/>
                <w:rFonts w:ascii="Times New Roman" w:hAnsi="Times New Roman" w:cs="Times New Roman"/>
                <w:noProof/>
                <w:sz w:val="24"/>
                <w:szCs w:val="24"/>
              </w:rPr>
              <w:t>7.4 Retaliation against Complainants, Witnesses, or Victims</w:t>
            </w:r>
            <w:r w:rsidR="001912DD" w:rsidRPr="001912DD">
              <w:rPr>
                <w:rFonts w:ascii="Times New Roman" w:hAnsi="Times New Roman" w:cs="Times New Roman"/>
                <w:noProof/>
                <w:webHidden/>
                <w:sz w:val="24"/>
                <w:szCs w:val="24"/>
              </w:rPr>
              <w:tab/>
            </w:r>
            <w:r w:rsidR="001912DD" w:rsidRPr="001912DD">
              <w:rPr>
                <w:rFonts w:ascii="Times New Roman" w:hAnsi="Times New Roman" w:cs="Times New Roman"/>
                <w:noProof/>
                <w:webHidden/>
                <w:sz w:val="24"/>
                <w:szCs w:val="24"/>
              </w:rPr>
              <w:fldChar w:fldCharType="begin"/>
            </w:r>
            <w:r w:rsidR="001912DD" w:rsidRPr="001912DD">
              <w:rPr>
                <w:rFonts w:ascii="Times New Roman" w:hAnsi="Times New Roman" w:cs="Times New Roman"/>
                <w:noProof/>
                <w:webHidden/>
                <w:sz w:val="24"/>
                <w:szCs w:val="24"/>
              </w:rPr>
              <w:instrText xml:space="preserve"> PAGEREF _Toc54279266 \h </w:instrText>
            </w:r>
            <w:r w:rsidR="001912DD" w:rsidRPr="001912DD">
              <w:rPr>
                <w:rFonts w:ascii="Times New Roman" w:hAnsi="Times New Roman" w:cs="Times New Roman"/>
                <w:noProof/>
                <w:webHidden/>
                <w:sz w:val="24"/>
                <w:szCs w:val="24"/>
              </w:rPr>
            </w:r>
            <w:r w:rsidR="001912DD" w:rsidRPr="001912DD">
              <w:rPr>
                <w:rFonts w:ascii="Times New Roman" w:hAnsi="Times New Roman" w:cs="Times New Roman"/>
                <w:noProof/>
                <w:webHidden/>
                <w:sz w:val="24"/>
                <w:szCs w:val="24"/>
              </w:rPr>
              <w:fldChar w:fldCharType="separate"/>
            </w:r>
            <w:r w:rsidR="00531988">
              <w:rPr>
                <w:rFonts w:ascii="Times New Roman" w:hAnsi="Times New Roman" w:cs="Times New Roman"/>
                <w:noProof/>
                <w:webHidden/>
                <w:sz w:val="24"/>
                <w:szCs w:val="24"/>
              </w:rPr>
              <w:t>13</w:t>
            </w:r>
            <w:r w:rsidR="001912DD" w:rsidRPr="001912DD">
              <w:rPr>
                <w:rFonts w:ascii="Times New Roman" w:hAnsi="Times New Roman" w:cs="Times New Roman"/>
                <w:noProof/>
                <w:webHidden/>
                <w:sz w:val="24"/>
                <w:szCs w:val="24"/>
              </w:rPr>
              <w:fldChar w:fldCharType="end"/>
            </w:r>
          </w:hyperlink>
        </w:p>
        <w:p w14:paraId="5D2C235A" w14:textId="4EF0CE35" w:rsidR="001912DD" w:rsidRPr="001912DD" w:rsidRDefault="00CE02A8">
          <w:pPr>
            <w:pStyle w:val="TOC2"/>
            <w:tabs>
              <w:tab w:val="right" w:leader="dot" w:pos="9350"/>
            </w:tabs>
            <w:rPr>
              <w:rFonts w:ascii="Times New Roman" w:hAnsi="Times New Roman" w:cs="Times New Roman"/>
              <w:noProof/>
              <w:sz w:val="24"/>
              <w:szCs w:val="24"/>
              <w:lang w:eastAsia="en-US"/>
            </w:rPr>
          </w:pPr>
          <w:hyperlink w:anchor="_Toc54279267" w:history="1">
            <w:r w:rsidR="001912DD" w:rsidRPr="001912DD">
              <w:rPr>
                <w:rStyle w:val="Hyperlink"/>
                <w:rFonts w:ascii="Times New Roman" w:hAnsi="Times New Roman" w:cs="Times New Roman"/>
                <w:noProof/>
                <w:sz w:val="24"/>
                <w:szCs w:val="24"/>
              </w:rPr>
              <w:t>7.5 Complaints about Partner Organizations</w:t>
            </w:r>
            <w:r w:rsidR="001912DD" w:rsidRPr="001912DD">
              <w:rPr>
                <w:rFonts w:ascii="Times New Roman" w:hAnsi="Times New Roman" w:cs="Times New Roman"/>
                <w:noProof/>
                <w:webHidden/>
                <w:sz w:val="24"/>
                <w:szCs w:val="24"/>
              </w:rPr>
              <w:tab/>
            </w:r>
            <w:r w:rsidR="001912DD" w:rsidRPr="001912DD">
              <w:rPr>
                <w:rFonts w:ascii="Times New Roman" w:hAnsi="Times New Roman" w:cs="Times New Roman"/>
                <w:noProof/>
                <w:webHidden/>
                <w:sz w:val="24"/>
                <w:szCs w:val="24"/>
              </w:rPr>
              <w:fldChar w:fldCharType="begin"/>
            </w:r>
            <w:r w:rsidR="001912DD" w:rsidRPr="001912DD">
              <w:rPr>
                <w:rFonts w:ascii="Times New Roman" w:hAnsi="Times New Roman" w:cs="Times New Roman"/>
                <w:noProof/>
                <w:webHidden/>
                <w:sz w:val="24"/>
                <w:szCs w:val="24"/>
              </w:rPr>
              <w:instrText xml:space="preserve"> PAGEREF _Toc54279267 \h </w:instrText>
            </w:r>
            <w:r w:rsidR="001912DD" w:rsidRPr="001912DD">
              <w:rPr>
                <w:rFonts w:ascii="Times New Roman" w:hAnsi="Times New Roman" w:cs="Times New Roman"/>
                <w:noProof/>
                <w:webHidden/>
                <w:sz w:val="24"/>
                <w:szCs w:val="24"/>
              </w:rPr>
            </w:r>
            <w:r w:rsidR="001912DD" w:rsidRPr="001912DD">
              <w:rPr>
                <w:rFonts w:ascii="Times New Roman" w:hAnsi="Times New Roman" w:cs="Times New Roman"/>
                <w:noProof/>
                <w:webHidden/>
                <w:sz w:val="24"/>
                <w:szCs w:val="24"/>
              </w:rPr>
              <w:fldChar w:fldCharType="separate"/>
            </w:r>
            <w:r w:rsidR="00531988">
              <w:rPr>
                <w:rFonts w:ascii="Times New Roman" w:hAnsi="Times New Roman" w:cs="Times New Roman"/>
                <w:noProof/>
                <w:webHidden/>
                <w:sz w:val="24"/>
                <w:szCs w:val="24"/>
              </w:rPr>
              <w:t>14</w:t>
            </w:r>
            <w:r w:rsidR="001912DD" w:rsidRPr="001912DD">
              <w:rPr>
                <w:rFonts w:ascii="Times New Roman" w:hAnsi="Times New Roman" w:cs="Times New Roman"/>
                <w:noProof/>
                <w:webHidden/>
                <w:sz w:val="24"/>
                <w:szCs w:val="24"/>
              </w:rPr>
              <w:fldChar w:fldCharType="end"/>
            </w:r>
          </w:hyperlink>
        </w:p>
        <w:p w14:paraId="01552969" w14:textId="7C7D8C2C" w:rsidR="001912DD" w:rsidRPr="001912DD" w:rsidRDefault="00CE02A8">
          <w:pPr>
            <w:pStyle w:val="TOC2"/>
            <w:tabs>
              <w:tab w:val="right" w:leader="dot" w:pos="9350"/>
            </w:tabs>
            <w:rPr>
              <w:rFonts w:ascii="Times New Roman" w:hAnsi="Times New Roman" w:cs="Times New Roman"/>
              <w:noProof/>
              <w:sz w:val="24"/>
              <w:szCs w:val="24"/>
              <w:lang w:eastAsia="en-US"/>
            </w:rPr>
          </w:pPr>
          <w:hyperlink w:anchor="_Toc54279268" w:history="1">
            <w:r w:rsidR="001912DD" w:rsidRPr="001912DD">
              <w:rPr>
                <w:rStyle w:val="Hyperlink"/>
                <w:rFonts w:ascii="Times New Roman" w:hAnsi="Times New Roman" w:cs="Times New Roman"/>
                <w:noProof/>
                <w:sz w:val="24"/>
                <w:szCs w:val="24"/>
              </w:rPr>
              <w:t>7.6 Communication</w:t>
            </w:r>
            <w:r w:rsidR="001912DD" w:rsidRPr="001912DD">
              <w:rPr>
                <w:rFonts w:ascii="Times New Roman" w:hAnsi="Times New Roman" w:cs="Times New Roman"/>
                <w:noProof/>
                <w:webHidden/>
                <w:sz w:val="24"/>
                <w:szCs w:val="24"/>
              </w:rPr>
              <w:tab/>
            </w:r>
            <w:r w:rsidR="001912DD" w:rsidRPr="001912DD">
              <w:rPr>
                <w:rFonts w:ascii="Times New Roman" w:hAnsi="Times New Roman" w:cs="Times New Roman"/>
                <w:noProof/>
                <w:webHidden/>
                <w:sz w:val="24"/>
                <w:szCs w:val="24"/>
              </w:rPr>
              <w:fldChar w:fldCharType="begin"/>
            </w:r>
            <w:r w:rsidR="001912DD" w:rsidRPr="001912DD">
              <w:rPr>
                <w:rFonts w:ascii="Times New Roman" w:hAnsi="Times New Roman" w:cs="Times New Roman"/>
                <w:noProof/>
                <w:webHidden/>
                <w:sz w:val="24"/>
                <w:szCs w:val="24"/>
              </w:rPr>
              <w:instrText xml:space="preserve"> PAGEREF _Toc54279268 \h </w:instrText>
            </w:r>
            <w:r w:rsidR="001912DD" w:rsidRPr="001912DD">
              <w:rPr>
                <w:rFonts w:ascii="Times New Roman" w:hAnsi="Times New Roman" w:cs="Times New Roman"/>
                <w:noProof/>
                <w:webHidden/>
                <w:sz w:val="24"/>
                <w:szCs w:val="24"/>
              </w:rPr>
            </w:r>
            <w:r w:rsidR="001912DD" w:rsidRPr="001912DD">
              <w:rPr>
                <w:rFonts w:ascii="Times New Roman" w:hAnsi="Times New Roman" w:cs="Times New Roman"/>
                <w:noProof/>
                <w:webHidden/>
                <w:sz w:val="24"/>
                <w:szCs w:val="24"/>
              </w:rPr>
              <w:fldChar w:fldCharType="separate"/>
            </w:r>
            <w:r w:rsidR="00531988">
              <w:rPr>
                <w:rFonts w:ascii="Times New Roman" w:hAnsi="Times New Roman" w:cs="Times New Roman"/>
                <w:noProof/>
                <w:webHidden/>
                <w:sz w:val="24"/>
                <w:szCs w:val="24"/>
              </w:rPr>
              <w:t>14</w:t>
            </w:r>
            <w:r w:rsidR="001912DD" w:rsidRPr="001912DD">
              <w:rPr>
                <w:rFonts w:ascii="Times New Roman" w:hAnsi="Times New Roman" w:cs="Times New Roman"/>
                <w:noProof/>
                <w:webHidden/>
                <w:sz w:val="24"/>
                <w:szCs w:val="24"/>
              </w:rPr>
              <w:fldChar w:fldCharType="end"/>
            </w:r>
          </w:hyperlink>
        </w:p>
        <w:p w14:paraId="3B226255" w14:textId="3C7A8991" w:rsidR="001912DD" w:rsidRPr="001912DD" w:rsidRDefault="00CE02A8">
          <w:pPr>
            <w:pStyle w:val="TOC2"/>
            <w:tabs>
              <w:tab w:val="right" w:leader="dot" w:pos="9350"/>
            </w:tabs>
            <w:rPr>
              <w:rFonts w:ascii="Times New Roman" w:hAnsi="Times New Roman" w:cs="Times New Roman"/>
              <w:noProof/>
              <w:sz w:val="24"/>
              <w:szCs w:val="24"/>
              <w:lang w:eastAsia="en-US"/>
            </w:rPr>
          </w:pPr>
          <w:hyperlink w:anchor="_Toc54279269" w:history="1">
            <w:r w:rsidR="001912DD" w:rsidRPr="001912DD">
              <w:rPr>
                <w:rStyle w:val="Hyperlink"/>
                <w:rFonts w:ascii="Times New Roman" w:hAnsi="Times New Roman" w:cs="Times New Roman"/>
                <w:noProof/>
                <w:sz w:val="24"/>
                <w:szCs w:val="24"/>
              </w:rPr>
              <w:t>7.7 Accountability of Management</w:t>
            </w:r>
            <w:r w:rsidR="001912DD" w:rsidRPr="001912DD">
              <w:rPr>
                <w:rFonts w:ascii="Times New Roman" w:hAnsi="Times New Roman" w:cs="Times New Roman"/>
                <w:noProof/>
                <w:webHidden/>
                <w:sz w:val="24"/>
                <w:szCs w:val="24"/>
              </w:rPr>
              <w:tab/>
            </w:r>
            <w:r w:rsidR="001912DD" w:rsidRPr="001912DD">
              <w:rPr>
                <w:rFonts w:ascii="Times New Roman" w:hAnsi="Times New Roman" w:cs="Times New Roman"/>
                <w:noProof/>
                <w:webHidden/>
                <w:sz w:val="24"/>
                <w:szCs w:val="24"/>
              </w:rPr>
              <w:fldChar w:fldCharType="begin"/>
            </w:r>
            <w:r w:rsidR="001912DD" w:rsidRPr="001912DD">
              <w:rPr>
                <w:rFonts w:ascii="Times New Roman" w:hAnsi="Times New Roman" w:cs="Times New Roman"/>
                <w:noProof/>
                <w:webHidden/>
                <w:sz w:val="24"/>
                <w:szCs w:val="24"/>
              </w:rPr>
              <w:instrText xml:space="preserve"> PAGEREF _Toc54279269 \h </w:instrText>
            </w:r>
            <w:r w:rsidR="001912DD" w:rsidRPr="001912DD">
              <w:rPr>
                <w:rFonts w:ascii="Times New Roman" w:hAnsi="Times New Roman" w:cs="Times New Roman"/>
                <w:noProof/>
                <w:webHidden/>
                <w:sz w:val="24"/>
                <w:szCs w:val="24"/>
              </w:rPr>
            </w:r>
            <w:r w:rsidR="001912DD" w:rsidRPr="001912DD">
              <w:rPr>
                <w:rFonts w:ascii="Times New Roman" w:hAnsi="Times New Roman" w:cs="Times New Roman"/>
                <w:noProof/>
                <w:webHidden/>
                <w:sz w:val="24"/>
                <w:szCs w:val="24"/>
              </w:rPr>
              <w:fldChar w:fldCharType="separate"/>
            </w:r>
            <w:r w:rsidR="00531988">
              <w:rPr>
                <w:rFonts w:ascii="Times New Roman" w:hAnsi="Times New Roman" w:cs="Times New Roman"/>
                <w:noProof/>
                <w:webHidden/>
                <w:sz w:val="24"/>
                <w:szCs w:val="24"/>
              </w:rPr>
              <w:t>14</w:t>
            </w:r>
            <w:r w:rsidR="001912DD" w:rsidRPr="001912DD">
              <w:rPr>
                <w:rFonts w:ascii="Times New Roman" w:hAnsi="Times New Roman" w:cs="Times New Roman"/>
                <w:noProof/>
                <w:webHidden/>
                <w:sz w:val="24"/>
                <w:szCs w:val="24"/>
              </w:rPr>
              <w:fldChar w:fldCharType="end"/>
            </w:r>
          </w:hyperlink>
        </w:p>
        <w:p w14:paraId="471E9DE6" w14:textId="312331C5" w:rsidR="00CB7B10" w:rsidRPr="009D02BB" w:rsidRDefault="00CB7B10" w:rsidP="00D57307">
          <w:pPr>
            <w:jc w:val="both"/>
            <w:rPr>
              <w:rFonts w:ascii="Times New Roman" w:hAnsi="Times New Roman" w:cs="Times New Roman"/>
              <w:sz w:val="24"/>
              <w:szCs w:val="24"/>
            </w:rPr>
          </w:pPr>
          <w:r w:rsidRPr="001912DD">
            <w:rPr>
              <w:rFonts w:ascii="Times New Roman" w:hAnsi="Times New Roman" w:cs="Times New Roman"/>
              <w:sz w:val="24"/>
              <w:szCs w:val="24"/>
            </w:rPr>
            <w:fldChar w:fldCharType="end"/>
          </w:r>
        </w:p>
      </w:sdtContent>
    </w:sdt>
    <w:p w14:paraId="7C9C5332" w14:textId="77777777" w:rsidR="0093392C" w:rsidRPr="009D02BB" w:rsidRDefault="0093392C" w:rsidP="00D57307">
      <w:pPr>
        <w:jc w:val="both"/>
        <w:rPr>
          <w:rFonts w:ascii="Times New Roman" w:eastAsiaTheme="majorEastAsia" w:hAnsi="Times New Roman" w:cs="Times New Roman"/>
          <w:b/>
          <w:bCs/>
          <w:color w:val="E36C0A" w:themeColor="accent6" w:themeShade="BF"/>
          <w:sz w:val="24"/>
          <w:szCs w:val="24"/>
        </w:rPr>
      </w:pPr>
    </w:p>
    <w:p w14:paraId="4B8E2887" w14:textId="00FD5379" w:rsidR="003B11B6" w:rsidRPr="00EF64E2" w:rsidRDefault="00CB7B10" w:rsidP="003B11B6">
      <w:pPr>
        <w:jc w:val="both"/>
        <w:rPr>
          <w:rFonts w:asciiTheme="majorHAnsi" w:eastAsiaTheme="majorEastAsia" w:hAnsiTheme="majorHAnsi" w:cstheme="majorBidi"/>
          <w:b/>
          <w:color w:val="E36C0A" w:themeColor="accent6" w:themeShade="BF"/>
          <w:sz w:val="26"/>
          <w:szCs w:val="26"/>
        </w:rPr>
      </w:pPr>
      <w:r>
        <w:br w:type="page"/>
      </w:r>
    </w:p>
    <w:p w14:paraId="2B4761D3" w14:textId="060684F9" w:rsidR="000C6651" w:rsidRPr="00BF44F7" w:rsidRDefault="002129A8" w:rsidP="0006087D">
      <w:pPr>
        <w:pStyle w:val="Heading1"/>
        <w:numPr>
          <w:ilvl w:val="0"/>
          <w:numId w:val="1"/>
        </w:numPr>
        <w:ind w:left="360"/>
        <w:jc w:val="both"/>
      </w:pPr>
      <w:bookmarkStart w:id="3" w:name="_Toc54279252"/>
      <w:r>
        <w:lastRenderedPageBreak/>
        <w:t>Purpose</w:t>
      </w:r>
      <w:bookmarkEnd w:id="3"/>
    </w:p>
    <w:p w14:paraId="28F1C6A0" w14:textId="78E3ED7E" w:rsidR="00C507A9" w:rsidRDefault="00312108" w:rsidP="1EDC2527">
      <w:pPr>
        <w:jc w:val="both"/>
        <w:rPr>
          <w:rFonts w:ascii="Times New Roman" w:hAnsi="Times New Roman" w:cs="Times New Roman"/>
          <w:sz w:val="24"/>
          <w:szCs w:val="24"/>
        </w:rPr>
      </w:pPr>
      <w:r w:rsidRPr="3AA3868C">
        <w:rPr>
          <w:rFonts w:ascii="Times New Roman" w:hAnsi="Times New Roman" w:cs="Times New Roman"/>
          <w:sz w:val="24"/>
          <w:szCs w:val="24"/>
        </w:rPr>
        <w:t xml:space="preserve">This policy applies to all </w:t>
      </w:r>
      <w:r w:rsidR="002C2230" w:rsidRPr="3AA3868C">
        <w:rPr>
          <w:rFonts w:ascii="Times New Roman" w:hAnsi="Times New Roman" w:cs="Times New Roman"/>
          <w:sz w:val="24"/>
          <w:szCs w:val="24"/>
        </w:rPr>
        <w:t>POA</w:t>
      </w:r>
      <w:r w:rsidRPr="3AA3868C">
        <w:rPr>
          <w:rFonts w:ascii="Times New Roman" w:hAnsi="Times New Roman" w:cs="Times New Roman"/>
          <w:sz w:val="24"/>
          <w:szCs w:val="24"/>
        </w:rPr>
        <w:t xml:space="preserve"> Affiliates interacting with Participants, as defined below</w:t>
      </w:r>
      <w:r w:rsidR="00865D2F" w:rsidRPr="3AA3868C">
        <w:rPr>
          <w:rFonts w:ascii="Times New Roman" w:hAnsi="Times New Roman" w:cs="Times New Roman"/>
          <w:sz w:val="24"/>
          <w:szCs w:val="24"/>
        </w:rPr>
        <w:t xml:space="preserve"> unde</w:t>
      </w:r>
      <w:r w:rsidR="00C8769C" w:rsidRPr="3AA3868C">
        <w:rPr>
          <w:rFonts w:ascii="Times New Roman" w:hAnsi="Times New Roman" w:cs="Times New Roman"/>
          <w:sz w:val="24"/>
          <w:szCs w:val="24"/>
        </w:rPr>
        <w:t xml:space="preserve">r </w:t>
      </w:r>
      <w:hyperlink w:anchor="_Definitions">
        <w:r w:rsidR="00C8769C" w:rsidRPr="3AA3868C">
          <w:rPr>
            <w:rStyle w:val="Hyperlink"/>
            <w:rFonts w:ascii="Times New Roman" w:hAnsi="Times New Roman" w:cs="Times New Roman"/>
            <w:sz w:val="24"/>
            <w:szCs w:val="24"/>
          </w:rPr>
          <w:t>4. Definitions</w:t>
        </w:r>
      </w:hyperlink>
      <w:r w:rsidRPr="3AA3868C">
        <w:rPr>
          <w:rFonts w:ascii="Times New Roman" w:hAnsi="Times New Roman" w:cs="Times New Roman"/>
          <w:sz w:val="24"/>
          <w:szCs w:val="24"/>
        </w:rPr>
        <w:t xml:space="preserve">. </w:t>
      </w:r>
      <w:r w:rsidR="005E2DE2" w:rsidRPr="3AA3868C">
        <w:rPr>
          <w:rFonts w:ascii="Times New Roman" w:hAnsi="Times New Roman" w:cs="Times New Roman"/>
          <w:sz w:val="24"/>
          <w:szCs w:val="24"/>
        </w:rPr>
        <w:t xml:space="preserve">Partners of the Americas </w:t>
      </w:r>
      <w:r w:rsidR="4D450D71" w:rsidRPr="3AA3868C">
        <w:rPr>
          <w:rFonts w:ascii="Times New Roman" w:hAnsi="Times New Roman" w:cs="Times New Roman"/>
          <w:sz w:val="24"/>
          <w:szCs w:val="24"/>
        </w:rPr>
        <w:t>(</w:t>
      </w:r>
      <w:r w:rsidR="002C2230" w:rsidRPr="3AA3868C">
        <w:rPr>
          <w:rFonts w:ascii="Times New Roman" w:hAnsi="Times New Roman" w:cs="Times New Roman"/>
          <w:sz w:val="24"/>
          <w:szCs w:val="24"/>
        </w:rPr>
        <w:t>POA</w:t>
      </w:r>
      <w:r w:rsidR="4D450D71" w:rsidRPr="3AA3868C">
        <w:rPr>
          <w:rFonts w:ascii="Times New Roman" w:hAnsi="Times New Roman" w:cs="Times New Roman"/>
          <w:sz w:val="24"/>
          <w:szCs w:val="24"/>
        </w:rPr>
        <w:t xml:space="preserve">) </w:t>
      </w:r>
      <w:r w:rsidR="005E2DE2" w:rsidRPr="3AA3868C">
        <w:rPr>
          <w:rFonts w:ascii="Times New Roman" w:hAnsi="Times New Roman" w:cs="Times New Roman"/>
          <w:sz w:val="24"/>
          <w:szCs w:val="24"/>
        </w:rPr>
        <w:t>has a zero-tolerance policy toward sexual harassment, exploitation, and abuse.</w:t>
      </w:r>
      <w:r w:rsidR="004F3517" w:rsidRPr="3AA3868C">
        <w:rPr>
          <w:rFonts w:ascii="Times New Roman" w:hAnsi="Times New Roman" w:cs="Times New Roman"/>
          <w:sz w:val="24"/>
          <w:szCs w:val="24"/>
        </w:rPr>
        <w:t xml:space="preserve"> </w:t>
      </w:r>
      <w:r w:rsidR="00CC6315" w:rsidRPr="3AA3868C">
        <w:rPr>
          <w:rFonts w:ascii="Times New Roman" w:hAnsi="Times New Roman" w:cs="Times New Roman"/>
          <w:sz w:val="24"/>
          <w:szCs w:val="24"/>
        </w:rPr>
        <w:t>This policy is intended to</w:t>
      </w:r>
      <w:r w:rsidR="008173FE" w:rsidRPr="3AA3868C">
        <w:rPr>
          <w:rFonts w:ascii="Times New Roman" w:hAnsi="Times New Roman" w:cs="Times New Roman"/>
          <w:sz w:val="24"/>
          <w:szCs w:val="24"/>
        </w:rPr>
        <w:t xml:space="preserve"> protect participants of </w:t>
      </w:r>
      <w:r w:rsidR="002C2230" w:rsidRPr="3AA3868C">
        <w:rPr>
          <w:rFonts w:ascii="Times New Roman" w:hAnsi="Times New Roman" w:cs="Times New Roman"/>
          <w:sz w:val="24"/>
          <w:szCs w:val="24"/>
        </w:rPr>
        <w:t>POA</w:t>
      </w:r>
      <w:r w:rsidR="008173FE" w:rsidRPr="3AA3868C">
        <w:rPr>
          <w:rFonts w:ascii="Times New Roman" w:hAnsi="Times New Roman" w:cs="Times New Roman"/>
          <w:sz w:val="24"/>
          <w:szCs w:val="24"/>
        </w:rPr>
        <w:t xml:space="preserve"> programs</w:t>
      </w:r>
      <w:r w:rsidR="006010F9" w:rsidRPr="3AA3868C">
        <w:rPr>
          <w:rFonts w:ascii="Times New Roman" w:hAnsi="Times New Roman" w:cs="Times New Roman"/>
          <w:sz w:val="24"/>
          <w:szCs w:val="24"/>
        </w:rPr>
        <w:t xml:space="preserve">, </w:t>
      </w:r>
      <w:r w:rsidR="00F01469" w:rsidRPr="3AA3868C">
        <w:rPr>
          <w:rFonts w:ascii="Times New Roman" w:hAnsi="Times New Roman" w:cs="Times New Roman"/>
          <w:sz w:val="24"/>
          <w:szCs w:val="24"/>
        </w:rPr>
        <w:t xml:space="preserve">and </w:t>
      </w:r>
      <w:r w:rsidR="00D71231" w:rsidRPr="3AA3868C">
        <w:rPr>
          <w:rFonts w:ascii="Times New Roman" w:hAnsi="Times New Roman" w:cs="Times New Roman"/>
          <w:sz w:val="24"/>
          <w:szCs w:val="24"/>
        </w:rPr>
        <w:t>it</w:t>
      </w:r>
      <w:r w:rsidR="00F01469" w:rsidRPr="3AA3868C">
        <w:rPr>
          <w:rFonts w:ascii="Times New Roman" w:hAnsi="Times New Roman" w:cs="Times New Roman"/>
          <w:sz w:val="24"/>
          <w:szCs w:val="24"/>
        </w:rPr>
        <w:t xml:space="preserve"> applies to </w:t>
      </w:r>
      <w:r w:rsidR="002C2230" w:rsidRPr="3AA3868C">
        <w:rPr>
          <w:rFonts w:ascii="Times New Roman" w:hAnsi="Times New Roman" w:cs="Times New Roman"/>
          <w:sz w:val="24"/>
          <w:szCs w:val="24"/>
        </w:rPr>
        <w:t>POA</w:t>
      </w:r>
      <w:r w:rsidR="00D93C60" w:rsidRPr="3AA3868C">
        <w:rPr>
          <w:rFonts w:ascii="Times New Roman" w:hAnsi="Times New Roman" w:cs="Times New Roman"/>
          <w:sz w:val="24"/>
          <w:szCs w:val="24"/>
        </w:rPr>
        <w:t xml:space="preserve"> </w:t>
      </w:r>
      <w:r w:rsidR="00306C45" w:rsidRPr="3AA3868C">
        <w:rPr>
          <w:rFonts w:ascii="Times New Roman" w:hAnsi="Times New Roman" w:cs="Times New Roman"/>
          <w:sz w:val="24"/>
          <w:szCs w:val="24"/>
        </w:rPr>
        <w:t xml:space="preserve">operations </w:t>
      </w:r>
      <w:r w:rsidR="00061257" w:rsidRPr="3AA3868C">
        <w:rPr>
          <w:rFonts w:ascii="Times New Roman" w:hAnsi="Times New Roman" w:cs="Times New Roman"/>
          <w:sz w:val="24"/>
          <w:szCs w:val="24"/>
        </w:rPr>
        <w:t xml:space="preserve">both in the U.S. and abroad. </w:t>
      </w:r>
      <w:r w:rsidR="006A4FF6" w:rsidRPr="3AA3868C">
        <w:rPr>
          <w:rFonts w:ascii="Times New Roman" w:hAnsi="Times New Roman" w:cs="Times New Roman"/>
          <w:sz w:val="24"/>
          <w:szCs w:val="24"/>
        </w:rPr>
        <w:t>T</w:t>
      </w:r>
      <w:r w:rsidR="00E1059B" w:rsidRPr="3AA3868C">
        <w:rPr>
          <w:rFonts w:ascii="Times New Roman" w:hAnsi="Times New Roman" w:cs="Times New Roman"/>
          <w:sz w:val="24"/>
          <w:szCs w:val="24"/>
        </w:rPr>
        <w:t xml:space="preserve">his policy is </w:t>
      </w:r>
      <w:r w:rsidR="00F355E4" w:rsidRPr="3AA3868C">
        <w:rPr>
          <w:rFonts w:ascii="Times New Roman" w:hAnsi="Times New Roman" w:cs="Times New Roman"/>
          <w:sz w:val="24"/>
          <w:szCs w:val="24"/>
        </w:rPr>
        <w:t>meant</w:t>
      </w:r>
      <w:r w:rsidR="00E1059B" w:rsidRPr="3AA3868C">
        <w:rPr>
          <w:rFonts w:ascii="Times New Roman" w:hAnsi="Times New Roman" w:cs="Times New Roman"/>
          <w:sz w:val="24"/>
          <w:szCs w:val="24"/>
        </w:rPr>
        <w:t xml:space="preserve"> </w:t>
      </w:r>
      <w:r w:rsidR="008409FF" w:rsidRPr="3AA3868C">
        <w:rPr>
          <w:rFonts w:ascii="Times New Roman" w:hAnsi="Times New Roman" w:cs="Times New Roman"/>
          <w:sz w:val="24"/>
          <w:szCs w:val="24"/>
        </w:rPr>
        <w:t xml:space="preserve">to provide a general guidance and </w:t>
      </w:r>
      <w:r w:rsidR="00F63E4B" w:rsidRPr="3AA3868C">
        <w:rPr>
          <w:rFonts w:ascii="Times New Roman" w:hAnsi="Times New Roman" w:cs="Times New Roman"/>
          <w:sz w:val="24"/>
          <w:szCs w:val="24"/>
        </w:rPr>
        <w:t xml:space="preserve">to comply </w:t>
      </w:r>
      <w:r w:rsidR="4CE45E06" w:rsidRPr="3AA3868C">
        <w:rPr>
          <w:rFonts w:ascii="Times New Roman" w:hAnsi="Times New Roman" w:cs="Times New Roman"/>
          <w:sz w:val="24"/>
          <w:szCs w:val="24"/>
        </w:rPr>
        <w:t xml:space="preserve">with </w:t>
      </w:r>
      <w:r w:rsidR="00F63E4B" w:rsidRPr="3AA3868C">
        <w:rPr>
          <w:rFonts w:ascii="Times New Roman" w:hAnsi="Times New Roman" w:cs="Times New Roman"/>
          <w:sz w:val="24"/>
          <w:szCs w:val="24"/>
        </w:rPr>
        <w:t>U.S. Government regulation</w:t>
      </w:r>
      <w:r w:rsidR="00A857AD" w:rsidRPr="3AA3868C">
        <w:rPr>
          <w:rFonts w:ascii="Times New Roman" w:hAnsi="Times New Roman" w:cs="Times New Roman"/>
          <w:sz w:val="24"/>
          <w:szCs w:val="24"/>
        </w:rPr>
        <w:t>s</w:t>
      </w:r>
      <w:r w:rsidR="00F63E4B" w:rsidRPr="3AA3868C">
        <w:rPr>
          <w:rFonts w:ascii="Times New Roman" w:hAnsi="Times New Roman" w:cs="Times New Roman"/>
          <w:sz w:val="24"/>
          <w:szCs w:val="24"/>
        </w:rPr>
        <w:t xml:space="preserve">, </w:t>
      </w:r>
      <w:r w:rsidR="009F381B" w:rsidRPr="3AA3868C">
        <w:rPr>
          <w:rFonts w:ascii="Times New Roman" w:hAnsi="Times New Roman" w:cs="Times New Roman"/>
          <w:sz w:val="24"/>
          <w:szCs w:val="24"/>
        </w:rPr>
        <w:t>d</w:t>
      </w:r>
      <w:r w:rsidR="00F63E4B" w:rsidRPr="3AA3868C">
        <w:rPr>
          <w:rFonts w:ascii="Times New Roman" w:hAnsi="Times New Roman" w:cs="Times New Roman"/>
          <w:sz w:val="24"/>
          <w:szCs w:val="24"/>
        </w:rPr>
        <w:t>onor requirements</w:t>
      </w:r>
      <w:r w:rsidR="00A857AD" w:rsidRPr="3AA3868C">
        <w:rPr>
          <w:rFonts w:ascii="Times New Roman" w:hAnsi="Times New Roman" w:cs="Times New Roman"/>
          <w:sz w:val="24"/>
          <w:szCs w:val="24"/>
        </w:rPr>
        <w:t>, and all other applicable local laws.</w:t>
      </w:r>
    </w:p>
    <w:p w14:paraId="5A445FEF" w14:textId="7FB8E337" w:rsidR="00B67F0E" w:rsidRDefault="009A0EBA" w:rsidP="1EDC2527">
      <w:pPr>
        <w:jc w:val="both"/>
        <w:rPr>
          <w:rFonts w:ascii="Times New Roman" w:hAnsi="Times New Roman" w:cs="Times New Roman"/>
          <w:sz w:val="24"/>
          <w:szCs w:val="24"/>
        </w:rPr>
      </w:pPr>
      <w:r>
        <w:rPr>
          <w:rFonts w:ascii="Times New Roman" w:hAnsi="Times New Roman" w:cs="Times New Roman"/>
          <w:sz w:val="24"/>
          <w:szCs w:val="24"/>
        </w:rPr>
        <w:t xml:space="preserve">While </w:t>
      </w:r>
      <w:r w:rsidR="00E708AC">
        <w:rPr>
          <w:rFonts w:ascii="Times New Roman" w:hAnsi="Times New Roman" w:cs="Times New Roman"/>
          <w:sz w:val="24"/>
          <w:szCs w:val="24"/>
        </w:rPr>
        <w:t xml:space="preserve">POA </w:t>
      </w:r>
      <w:r>
        <w:rPr>
          <w:rFonts w:ascii="Times New Roman" w:hAnsi="Times New Roman" w:cs="Times New Roman"/>
          <w:sz w:val="24"/>
          <w:szCs w:val="24"/>
        </w:rPr>
        <w:t xml:space="preserve">does not tolerate harassment of any nature, </w:t>
      </w:r>
      <w:r w:rsidR="008B303A">
        <w:rPr>
          <w:rFonts w:ascii="Times New Roman" w:hAnsi="Times New Roman" w:cs="Times New Roman"/>
          <w:sz w:val="24"/>
          <w:szCs w:val="24"/>
        </w:rPr>
        <w:t xml:space="preserve">there is a distinction between </w:t>
      </w:r>
      <w:r w:rsidR="00375731">
        <w:rPr>
          <w:rFonts w:ascii="Times New Roman" w:hAnsi="Times New Roman" w:cs="Times New Roman"/>
          <w:sz w:val="24"/>
          <w:szCs w:val="24"/>
        </w:rPr>
        <w:t>s</w:t>
      </w:r>
      <w:r w:rsidRPr="00D57307">
        <w:rPr>
          <w:rFonts w:ascii="Times New Roman" w:hAnsi="Times New Roman" w:cs="Times New Roman"/>
          <w:sz w:val="24"/>
          <w:szCs w:val="24"/>
        </w:rPr>
        <w:t>exual exploitation and abuse</w:t>
      </w:r>
      <w:r w:rsidR="00484332">
        <w:rPr>
          <w:rFonts w:ascii="Times New Roman" w:hAnsi="Times New Roman" w:cs="Times New Roman"/>
          <w:sz w:val="24"/>
          <w:szCs w:val="24"/>
        </w:rPr>
        <w:t xml:space="preserve"> (SEA) and sexual harassment.</w:t>
      </w:r>
      <w:r>
        <w:rPr>
          <w:rFonts w:ascii="Times New Roman" w:hAnsi="Times New Roman" w:cs="Times New Roman"/>
          <w:sz w:val="24"/>
          <w:szCs w:val="24"/>
        </w:rPr>
        <w:t xml:space="preserve"> </w:t>
      </w:r>
      <w:r w:rsidR="00484332">
        <w:rPr>
          <w:rFonts w:ascii="Times New Roman" w:hAnsi="Times New Roman" w:cs="Times New Roman"/>
          <w:sz w:val="24"/>
          <w:szCs w:val="24"/>
        </w:rPr>
        <w:t xml:space="preserve">SEA </w:t>
      </w:r>
      <w:r w:rsidR="00B67F0E" w:rsidRPr="00096234">
        <w:rPr>
          <w:rFonts w:ascii="Times New Roman" w:hAnsi="Times New Roman" w:cs="Times New Roman"/>
          <w:sz w:val="24"/>
          <w:szCs w:val="24"/>
        </w:rPr>
        <w:t xml:space="preserve">occurs </w:t>
      </w:r>
      <w:r w:rsidR="00CF2E01">
        <w:rPr>
          <w:rFonts w:ascii="Times New Roman" w:hAnsi="Times New Roman" w:cs="Times New Roman"/>
          <w:sz w:val="24"/>
          <w:szCs w:val="24"/>
        </w:rPr>
        <w:t>when a position of power (such as being a staff member of an NGO) is used</w:t>
      </w:r>
      <w:r w:rsidR="000A1F65">
        <w:rPr>
          <w:rFonts w:ascii="Times New Roman" w:hAnsi="Times New Roman" w:cs="Times New Roman"/>
          <w:sz w:val="24"/>
          <w:szCs w:val="24"/>
        </w:rPr>
        <w:t xml:space="preserve"> for sexual </w:t>
      </w:r>
      <w:r w:rsidR="00CC29AC">
        <w:rPr>
          <w:rFonts w:ascii="Times New Roman" w:hAnsi="Times New Roman" w:cs="Times New Roman"/>
          <w:sz w:val="24"/>
          <w:szCs w:val="24"/>
        </w:rPr>
        <w:t xml:space="preserve">purposes </w:t>
      </w:r>
      <w:r w:rsidR="00B67F0E" w:rsidRPr="00096234">
        <w:rPr>
          <w:rFonts w:ascii="Times New Roman" w:hAnsi="Times New Roman" w:cs="Times New Roman"/>
          <w:sz w:val="24"/>
          <w:szCs w:val="24"/>
        </w:rPr>
        <w:t xml:space="preserve">against a beneficiary or vulnerable member of the community. </w:t>
      </w:r>
      <w:r w:rsidR="00CC29AC">
        <w:rPr>
          <w:rFonts w:ascii="Times New Roman" w:hAnsi="Times New Roman" w:cs="Times New Roman"/>
          <w:sz w:val="24"/>
          <w:szCs w:val="24"/>
        </w:rPr>
        <w:t>Sexual harassment</w:t>
      </w:r>
      <w:r w:rsidR="00484332">
        <w:rPr>
          <w:rFonts w:ascii="Times New Roman" w:hAnsi="Times New Roman" w:cs="Times New Roman"/>
          <w:sz w:val="24"/>
          <w:szCs w:val="24"/>
        </w:rPr>
        <w:t xml:space="preserve"> occurs when differences in power are abused</w:t>
      </w:r>
      <w:r w:rsidR="0014711C">
        <w:rPr>
          <w:rFonts w:ascii="Times New Roman" w:hAnsi="Times New Roman" w:cs="Times New Roman"/>
          <w:sz w:val="24"/>
          <w:szCs w:val="24"/>
        </w:rPr>
        <w:t xml:space="preserve"> among staff</w:t>
      </w:r>
      <w:r w:rsidR="00462B94">
        <w:rPr>
          <w:rFonts w:ascii="Times New Roman" w:hAnsi="Times New Roman" w:cs="Times New Roman"/>
          <w:sz w:val="24"/>
          <w:szCs w:val="24"/>
        </w:rPr>
        <w:t xml:space="preserve">, to the extent that the </w:t>
      </w:r>
      <w:r w:rsidR="00344C82">
        <w:rPr>
          <w:rFonts w:ascii="Times New Roman" w:hAnsi="Times New Roman" w:cs="Times New Roman"/>
          <w:sz w:val="24"/>
          <w:szCs w:val="24"/>
        </w:rPr>
        <w:t>harassers</w:t>
      </w:r>
      <w:r w:rsidR="00462B94">
        <w:rPr>
          <w:rFonts w:ascii="Times New Roman" w:hAnsi="Times New Roman" w:cs="Times New Roman"/>
          <w:sz w:val="24"/>
          <w:szCs w:val="24"/>
        </w:rPr>
        <w:t xml:space="preserve"> </w:t>
      </w:r>
      <w:r w:rsidR="0014711C" w:rsidRPr="0014711C">
        <w:rPr>
          <w:rFonts w:ascii="Times New Roman" w:hAnsi="Times New Roman" w:cs="Times New Roman"/>
          <w:sz w:val="24"/>
          <w:szCs w:val="24"/>
        </w:rPr>
        <w:t>conduct or behavior interferes with an individual’s work performance, is made a condition of employment, or creates an intimidating, hostile or offensive work environment.</w:t>
      </w:r>
      <w:r w:rsidR="008C17CD">
        <w:rPr>
          <w:rFonts w:ascii="Times New Roman" w:hAnsi="Times New Roman" w:cs="Times New Roman"/>
          <w:sz w:val="24"/>
          <w:szCs w:val="24"/>
        </w:rPr>
        <w:t xml:space="preserve"> </w:t>
      </w:r>
      <w:r w:rsidR="00D17CD8">
        <w:rPr>
          <w:rFonts w:ascii="Times New Roman" w:hAnsi="Times New Roman" w:cs="Times New Roman"/>
          <w:sz w:val="24"/>
          <w:szCs w:val="24"/>
        </w:rPr>
        <w:t>Please reference</w:t>
      </w:r>
      <w:r w:rsidR="008C17CD">
        <w:rPr>
          <w:rFonts w:ascii="Times New Roman" w:hAnsi="Times New Roman" w:cs="Times New Roman"/>
          <w:sz w:val="24"/>
          <w:szCs w:val="24"/>
        </w:rPr>
        <w:t xml:space="preserve"> </w:t>
      </w:r>
      <w:hyperlink r:id="rId12" w:history="1">
        <w:r w:rsidR="00E708AC">
          <w:rPr>
            <w:rStyle w:val="Hyperlink"/>
            <w:rFonts w:ascii="Times New Roman" w:hAnsi="Times New Roman" w:cs="Times New Roman"/>
            <w:sz w:val="24"/>
            <w:szCs w:val="24"/>
          </w:rPr>
          <w:t>POA's Sexual Harassment Policy</w:t>
        </w:r>
      </w:hyperlink>
      <w:r w:rsidR="00D17CD8">
        <w:rPr>
          <w:rFonts w:ascii="Times New Roman" w:hAnsi="Times New Roman" w:cs="Times New Roman"/>
          <w:sz w:val="24"/>
          <w:szCs w:val="24"/>
        </w:rPr>
        <w:t xml:space="preserve"> for further questions. </w:t>
      </w:r>
    </w:p>
    <w:p w14:paraId="0577DE78" w14:textId="1DAC5C7D" w:rsidR="003028A0" w:rsidRPr="003028A0" w:rsidRDefault="00D023EC" w:rsidP="003028A0">
      <w:pPr>
        <w:jc w:val="both"/>
        <w:rPr>
          <w:rFonts w:ascii="Times New Roman" w:hAnsi="Times New Roman" w:cs="Times New Roman"/>
          <w:sz w:val="24"/>
          <w:szCs w:val="24"/>
        </w:rPr>
      </w:pPr>
      <w:r w:rsidRPr="1EDC2527">
        <w:rPr>
          <w:rFonts w:ascii="Times New Roman" w:hAnsi="Times New Roman" w:cs="Times New Roman"/>
          <w:sz w:val="24"/>
          <w:szCs w:val="24"/>
        </w:rPr>
        <w:t>No code or policy can anticipate every situation that may arise. Accordingly, this policy is intended to serve as a source of guiding principles. </w:t>
      </w:r>
      <w:r w:rsidR="00F77868">
        <w:rPr>
          <w:rFonts w:ascii="Times New Roman" w:hAnsi="Times New Roman" w:cs="Times New Roman"/>
          <w:sz w:val="24"/>
          <w:szCs w:val="24"/>
        </w:rPr>
        <w:t>POA</w:t>
      </w:r>
      <w:r w:rsidRPr="1EDC2527">
        <w:rPr>
          <w:rFonts w:ascii="Times New Roman" w:hAnsi="Times New Roman" w:cs="Times New Roman"/>
          <w:sz w:val="24"/>
          <w:szCs w:val="24"/>
        </w:rPr>
        <w:t> reserves the right to make all decisions on a case-by-case basis.  </w:t>
      </w:r>
    </w:p>
    <w:p w14:paraId="1BB4CE84" w14:textId="0A5381CD" w:rsidR="000C6651" w:rsidRPr="000C6651" w:rsidRDefault="000C6651" w:rsidP="0006087D">
      <w:pPr>
        <w:pStyle w:val="Heading1"/>
        <w:numPr>
          <w:ilvl w:val="0"/>
          <w:numId w:val="1"/>
        </w:numPr>
        <w:ind w:left="360"/>
        <w:jc w:val="both"/>
      </w:pPr>
      <w:bookmarkStart w:id="4" w:name="_Toc40479670"/>
      <w:bookmarkStart w:id="5" w:name="_Toc40479732"/>
      <w:bookmarkStart w:id="6" w:name="_Toc54279253"/>
      <w:bookmarkEnd w:id="4"/>
      <w:bookmarkEnd w:id="5"/>
      <w:r w:rsidRPr="000C6651">
        <w:t>Goal</w:t>
      </w:r>
      <w:bookmarkEnd w:id="6"/>
    </w:p>
    <w:p w14:paraId="026359FA" w14:textId="306F5DBA" w:rsidR="000C6651" w:rsidRDefault="00F77868" w:rsidP="00D57307">
      <w:pPr>
        <w:jc w:val="both"/>
        <w:rPr>
          <w:rFonts w:ascii="Times New Roman" w:hAnsi="Times New Roman" w:cs="Times New Roman"/>
          <w:sz w:val="24"/>
          <w:szCs w:val="24"/>
        </w:rPr>
      </w:pPr>
      <w:r>
        <w:rPr>
          <w:rFonts w:ascii="Times New Roman" w:hAnsi="Times New Roman" w:cs="Times New Roman"/>
          <w:sz w:val="24"/>
          <w:szCs w:val="24"/>
        </w:rPr>
        <w:t xml:space="preserve">POA </w:t>
      </w:r>
      <w:r w:rsidR="00D57307" w:rsidRPr="00D57307">
        <w:rPr>
          <w:rFonts w:ascii="Times New Roman" w:hAnsi="Times New Roman" w:cs="Times New Roman"/>
          <w:sz w:val="24"/>
          <w:szCs w:val="24"/>
        </w:rPr>
        <w:t xml:space="preserve">is committed to providing a safe and nurturing working environment, free from sexual abuse, exploitation, and harassment for all </w:t>
      </w:r>
      <w:r w:rsidR="00031512">
        <w:rPr>
          <w:rFonts w:ascii="Times New Roman" w:hAnsi="Times New Roman" w:cs="Times New Roman"/>
          <w:sz w:val="24"/>
          <w:szCs w:val="24"/>
        </w:rPr>
        <w:t>program beneficiaries</w:t>
      </w:r>
      <w:r w:rsidR="00782317">
        <w:rPr>
          <w:rFonts w:ascii="Times New Roman" w:hAnsi="Times New Roman" w:cs="Times New Roman"/>
          <w:sz w:val="24"/>
          <w:szCs w:val="24"/>
        </w:rPr>
        <w:t xml:space="preserve"> </w:t>
      </w:r>
      <w:r w:rsidR="00031512" w:rsidRPr="00D57307">
        <w:rPr>
          <w:rFonts w:ascii="Times New Roman" w:hAnsi="Times New Roman" w:cs="Times New Roman"/>
          <w:sz w:val="24"/>
          <w:szCs w:val="24"/>
        </w:rPr>
        <w:t>(hereafter referred to as “Participants”)</w:t>
      </w:r>
      <w:r w:rsidR="00D57307" w:rsidRPr="00D57307">
        <w:rPr>
          <w:rFonts w:ascii="Times New Roman" w:hAnsi="Times New Roman" w:cs="Times New Roman"/>
          <w:sz w:val="24"/>
          <w:szCs w:val="24"/>
        </w:rPr>
        <w:t xml:space="preserve"> who participate in programs and</w:t>
      </w:r>
      <w:r w:rsidR="000719D6">
        <w:rPr>
          <w:rFonts w:ascii="Times New Roman" w:hAnsi="Times New Roman" w:cs="Times New Roman"/>
          <w:sz w:val="24"/>
          <w:szCs w:val="24"/>
        </w:rPr>
        <w:t>/or</w:t>
      </w:r>
      <w:r w:rsidR="00D57307" w:rsidRPr="00D57307">
        <w:rPr>
          <w:rFonts w:ascii="Times New Roman" w:hAnsi="Times New Roman" w:cs="Times New Roman"/>
          <w:sz w:val="24"/>
          <w:szCs w:val="24"/>
        </w:rPr>
        <w:t xml:space="preserve"> events sponsored by the organization. </w:t>
      </w:r>
      <w:r w:rsidR="0060589C">
        <w:rPr>
          <w:rFonts w:ascii="Times New Roman" w:hAnsi="Times New Roman" w:cs="Times New Roman"/>
          <w:sz w:val="24"/>
          <w:szCs w:val="24"/>
        </w:rPr>
        <w:t>POA</w:t>
      </w:r>
      <w:r w:rsidR="00DB15D4">
        <w:rPr>
          <w:rFonts w:ascii="Times New Roman" w:hAnsi="Times New Roman" w:cs="Times New Roman"/>
          <w:sz w:val="24"/>
          <w:szCs w:val="24"/>
        </w:rPr>
        <w:t xml:space="preserve"> </w:t>
      </w:r>
      <w:r w:rsidR="00DB15D4" w:rsidRPr="00C46FAA">
        <w:rPr>
          <w:rFonts w:ascii="Times New Roman" w:hAnsi="Times New Roman" w:cs="Times New Roman"/>
          <w:sz w:val="24"/>
          <w:szCs w:val="24"/>
        </w:rPr>
        <w:t xml:space="preserve">commits to supporting </w:t>
      </w:r>
      <w:r w:rsidR="00635104">
        <w:rPr>
          <w:rFonts w:ascii="Times New Roman" w:hAnsi="Times New Roman" w:cs="Times New Roman"/>
          <w:sz w:val="24"/>
          <w:szCs w:val="24"/>
        </w:rPr>
        <w:t>victim</w:t>
      </w:r>
      <w:r w:rsidR="00DB15D4" w:rsidRPr="00C46FAA">
        <w:rPr>
          <w:rFonts w:ascii="Times New Roman" w:hAnsi="Times New Roman" w:cs="Times New Roman"/>
          <w:sz w:val="24"/>
          <w:szCs w:val="24"/>
        </w:rPr>
        <w:t>s, improving safeguarding capacity, reporting, investigating, responding to, and preventing sexual harassment and sexual exploitation and abuse.</w:t>
      </w:r>
      <w:r w:rsidR="00D57307" w:rsidRPr="00D57307">
        <w:rPr>
          <w:rFonts w:ascii="Times New Roman" w:hAnsi="Times New Roman" w:cs="Times New Roman"/>
          <w:sz w:val="24"/>
          <w:szCs w:val="24"/>
        </w:rPr>
        <w:t xml:space="preserve"> Sexual exploitation and abuse</w:t>
      </w:r>
      <w:r w:rsidR="00234B9F">
        <w:rPr>
          <w:rStyle w:val="FootnoteReference"/>
          <w:rFonts w:ascii="Times New Roman" w:hAnsi="Times New Roman" w:cs="Times New Roman"/>
          <w:sz w:val="24"/>
          <w:szCs w:val="24"/>
        </w:rPr>
        <w:footnoteReference w:id="2"/>
      </w:r>
      <w:r w:rsidR="00D57307" w:rsidRPr="00D57307">
        <w:rPr>
          <w:rFonts w:ascii="Times New Roman" w:hAnsi="Times New Roman" w:cs="Times New Roman"/>
          <w:sz w:val="24"/>
          <w:szCs w:val="24"/>
        </w:rPr>
        <w:t xml:space="preserve"> (SEA) of any sort – verbal or physical – is prohibited and will not be tolerated by </w:t>
      </w:r>
      <w:r w:rsidR="00542431">
        <w:rPr>
          <w:rFonts w:ascii="Times New Roman" w:hAnsi="Times New Roman" w:cs="Times New Roman"/>
          <w:sz w:val="24"/>
          <w:szCs w:val="24"/>
        </w:rPr>
        <w:t>POA</w:t>
      </w:r>
      <w:r w:rsidR="00D57307" w:rsidRPr="00D57307">
        <w:rPr>
          <w:rFonts w:ascii="Times New Roman" w:hAnsi="Times New Roman" w:cs="Times New Roman"/>
          <w:sz w:val="24"/>
          <w:szCs w:val="24"/>
        </w:rPr>
        <w:t xml:space="preserve">. </w:t>
      </w:r>
      <w:r w:rsidR="007469B1" w:rsidRPr="009C6FF5">
        <w:rPr>
          <w:rFonts w:ascii="Times New Roman" w:hAnsi="Times New Roman" w:cs="Times New Roman"/>
          <w:sz w:val="24"/>
          <w:szCs w:val="24"/>
        </w:rPr>
        <w:t xml:space="preserve">Moreover, </w:t>
      </w:r>
      <w:r w:rsidR="00542431">
        <w:rPr>
          <w:rFonts w:ascii="Times New Roman" w:hAnsi="Times New Roman" w:cs="Times New Roman"/>
          <w:sz w:val="24"/>
          <w:szCs w:val="24"/>
        </w:rPr>
        <w:t>POA</w:t>
      </w:r>
      <w:r w:rsidR="007469B1" w:rsidRPr="009C6FF5">
        <w:rPr>
          <w:rFonts w:ascii="Times New Roman" w:hAnsi="Times New Roman" w:cs="Times New Roman"/>
          <w:sz w:val="24"/>
          <w:szCs w:val="24"/>
        </w:rPr>
        <w:t xml:space="preserve"> will not tolerate acts of SEA by any employee, non-employee, members of the Board of Directors, members of a partner organization</w:t>
      </w:r>
      <w:r w:rsidR="1641338A" w:rsidRPr="009C6FF5">
        <w:rPr>
          <w:rFonts w:ascii="Times New Roman" w:hAnsi="Times New Roman" w:cs="Times New Roman"/>
          <w:sz w:val="24"/>
          <w:szCs w:val="24"/>
        </w:rPr>
        <w:t>s</w:t>
      </w:r>
      <w:r w:rsidR="0095037C">
        <w:rPr>
          <w:rFonts w:ascii="Times New Roman" w:hAnsi="Times New Roman" w:cs="Times New Roman"/>
          <w:sz w:val="24"/>
          <w:szCs w:val="24"/>
        </w:rPr>
        <w:t xml:space="preserve"> with a contractual relationship to </w:t>
      </w:r>
      <w:r w:rsidR="00542431">
        <w:rPr>
          <w:rFonts w:ascii="Times New Roman" w:hAnsi="Times New Roman" w:cs="Times New Roman"/>
          <w:sz w:val="24"/>
          <w:szCs w:val="24"/>
        </w:rPr>
        <w:t>POA</w:t>
      </w:r>
      <w:r w:rsidR="007469B1" w:rsidRPr="009C6FF5">
        <w:rPr>
          <w:rFonts w:ascii="Times New Roman" w:hAnsi="Times New Roman" w:cs="Times New Roman"/>
          <w:sz w:val="24"/>
          <w:szCs w:val="24"/>
        </w:rPr>
        <w:t xml:space="preserve">, or members of the </w:t>
      </w:r>
      <w:r w:rsidR="00542431">
        <w:rPr>
          <w:rFonts w:ascii="Times New Roman" w:hAnsi="Times New Roman" w:cs="Times New Roman"/>
          <w:sz w:val="24"/>
          <w:szCs w:val="24"/>
        </w:rPr>
        <w:t>POA</w:t>
      </w:r>
      <w:r w:rsidR="007469B1" w:rsidRPr="009C6FF5">
        <w:rPr>
          <w:rFonts w:ascii="Times New Roman" w:hAnsi="Times New Roman" w:cs="Times New Roman"/>
          <w:sz w:val="24"/>
          <w:szCs w:val="24"/>
        </w:rPr>
        <w:t xml:space="preserve"> network, including but not limited to </w:t>
      </w:r>
      <w:r w:rsidR="007469B1" w:rsidRPr="009C6FF5">
        <w:rPr>
          <w:rFonts w:ascii="Times New Roman" w:hAnsi="Times New Roman" w:cs="Times New Roman"/>
          <w:sz w:val="24"/>
          <w:szCs w:val="24"/>
        </w:rPr>
        <w:lastRenderedPageBreak/>
        <w:t>consultants, volunteers, Chapter</w:t>
      </w:r>
      <w:r w:rsidR="002C396C">
        <w:rPr>
          <w:rFonts w:ascii="Times New Roman" w:hAnsi="Times New Roman" w:cs="Times New Roman"/>
          <w:sz w:val="24"/>
          <w:szCs w:val="24"/>
        </w:rPr>
        <w:t>s, and</w:t>
      </w:r>
      <w:r w:rsidR="0043147A">
        <w:rPr>
          <w:rFonts w:ascii="Times New Roman" w:hAnsi="Times New Roman" w:cs="Times New Roman"/>
          <w:sz w:val="24"/>
          <w:szCs w:val="24"/>
        </w:rPr>
        <w:t xml:space="preserve"> members</w:t>
      </w:r>
      <w:r w:rsidR="007469B1" w:rsidRPr="009C6FF5">
        <w:rPr>
          <w:rFonts w:ascii="Times New Roman" w:hAnsi="Times New Roman" w:cs="Times New Roman"/>
          <w:sz w:val="24"/>
          <w:szCs w:val="24"/>
        </w:rPr>
        <w:t xml:space="preserve"> (hereafter referred to as a “</w:t>
      </w:r>
      <w:r w:rsidR="00BC542A">
        <w:rPr>
          <w:rFonts w:ascii="Times New Roman" w:hAnsi="Times New Roman" w:cs="Times New Roman"/>
          <w:sz w:val="24"/>
          <w:szCs w:val="24"/>
        </w:rPr>
        <w:t xml:space="preserve">POA </w:t>
      </w:r>
      <w:r w:rsidR="007469B1" w:rsidRPr="009C6FF5">
        <w:rPr>
          <w:rFonts w:ascii="Times New Roman" w:hAnsi="Times New Roman" w:cs="Times New Roman"/>
          <w:sz w:val="24"/>
          <w:szCs w:val="24"/>
        </w:rPr>
        <w:t xml:space="preserve">Affiliate”). </w:t>
      </w:r>
      <w:r w:rsidR="00D57307" w:rsidRPr="00D57307">
        <w:rPr>
          <w:rFonts w:ascii="Times New Roman" w:hAnsi="Times New Roman" w:cs="Times New Roman"/>
          <w:sz w:val="24"/>
          <w:szCs w:val="24"/>
        </w:rPr>
        <w:t>This policy is intended to provide guidelines and best practices for promoting and maintaining a safe and secure environment in all interactions with Participants</w:t>
      </w:r>
      <w:r w:rsidR="00031512">
        <w:rPr>
          <w:rFonts w:ascii="Times New Roman" w:hAnsi="Times New Roman" w:cs="Times New Roman"/>
          <w:sz w:val="24"/>
          <w:szCs w:val="24"/>
        </w:rPr>
        <w:t xml:space="preserve"> </w:t>
      </w:r>
      <w:r w:rsidR="00D57307" w:rsidRPr="00D57307">
        <w:rPr>
          <w:rFonts w:ascii="Times New Roman" w:hAnsi="Times New Roman" w:cs="Times New Roman"/>
          <w:sz w:val="24"/>
          <w:szCs w:val="24"/>
        </w:rPr>
        <w:t xml:space="preserve">while </w:t>
      </w:r>
      <w:r w:rsidR="00B630F7">
        <w:rPr>
          <w:rFonts w:ascii="Times New Roman" w:hAnsi="Times New Roman" w:cs="Times New Roman"/>
          <w:sz w:val="24"/>
          <w:szCs w:val="24"/>
        </w:rPr>
        <w:t>ensuring</w:t>
      </w:r>
      <w:r w:rsidR="00B630F7" w:rsidRPr="00D57307">
        <w:rPr>
          <w:rFonts w:ascii="Times New Roman" w:hAnsi="Times New Roman" w:cs="Times New Roman"/>
          <w:sz w:val="24"/>
          <w:szCs w:val="24"/>
        </w:rPr>
        <w:t xml:space="preserve"> </w:t>
      </w:r>
      <w:r w:rsidR="0098400A">
        <w:rPr>
          <w:rFonts w:ascii="Times New Roman" w:hAnsi="Times New Roman" w:cs="Times New Roman"/>
          <w:sz w:val="24"/>
          <w:szCs w:val="24"/>
        </w:rPr>
        <w:t xml:space="preserve">POA </w:t>
      </w:r>
      <w:r w:rsidR="00D57307" w:rsidRPr="00D57307">
        <w:rPr>
          <w:rFonts w:ascii="Times New Roman" w:hAnsi="Times New Roman" w:cs="Times New Roman"/>
          <w:sz w:val="24"/>
          <w:szCs w:val="24"/>
        </w:rPr>
        <w:t xml:space="preserve">Affiliates </w:t>
      </w:r>
      <w:r w:rsidR="00CB7FBB">
        <w:rPr>
          <w:rFonts w:ascii="Times New Roman" w:hAnsi="Times New Roman" w:cs="Times New Roman"/>
          <w:sz w:val="24"/>
          <w:szCs w:val="24"/>
        </w:rPr>
        <w:t>act</w:t>
      </w:r>
      <w:r w:rsidR="00D57307" w:rsidRPr="00D57307">
        <w:rPr>
          <w:rFonts w:ascii="Times New Roman" w:hAnsi="Times New Roman" w:cs="Times New Roman"/>
          <w:sz w:val="24"/>
          <w:szCs w:val="24"/>
        </w:rPr>
        <w:t xml:space="preserve"> responsibly to protect Participants. It further seeks to minimize the possibility </w:t>
      </w:r>
      <w:r w:rsidR="00BE51A4">
        <w:rPr>
          <w:rFonts w:ascii="Times New Roman" w:hAnsi="Times New Roman" w:cs="Times New Roman"/>
          <w:sz w:val="24"/>
          <w:szCs w:val="24"/>
        </w:rPr>
        <w:t>of</w:t>
      </w:r>
      <w:r w:rsidR="00BE51A4" w:rsidRPr="00D57307">
        <w:rPr>
          <w:rFonts w:ascii="Times New Roman" w:hAnsi="Times New Roman" w:cs="Times New Roman"/>
          <w:sz w:val="24"/>
          <w:szCs w:val="24"/>
        </w:rPr>
        <w:t xml:space="preserve"> </w:t>
      </w:r>
      <w:r w:rsidR="00BE51A4">
        <w:rPr>
          <w:rFonts w:ascii="Times New Roman" w:hAnsi="Times New Roman" w:cs="Times New Roman"/>
          <w:sz w:val="24"/>
          <w:szCs w:val="24"/>
        </w:rPr>
        <w:t>acts of SEA</w:t>
      </w:r>
      <w:r w:rsidR="00D57307" w:rsidRPr="00D57307" w:rsidDel="00A502A4">
        <w:rPr>
          <w:rFonts w:ascii="Times New Roman" w:hAnsi="Times New Roman" w:cs="Times New Roman"/>
          <w:sz w:val="24"/>
          <w:szCs w:val="24"/>
        </w:rPr>
        <w:t xml:space="preserve"> </w:t>
      </w:r>
      <w:r w:rsidR="00A502A4">
        <w:rPr>
          <w:rFonts w:ascii="Times New Roman" w:hAnsi="Times New Roman" w:cs="Times New Roman"/>
          <w:sz w:val="24"/>
          <w:szCs w:val="24"/>
        </w:rPr>
        <w:t>against</w:t>
      </w:r>
      <w:r w:rsidR="00A502A4" w:rsidRPr="00D57307">
        <w:rPr>
          <w:rFonts w:ascii="Times New Roman" w:hAnsi="Times New Roman" w:cs="Times New Roman"/>
          <w:sz w:val="24"/>
          <w:szCs w:val="24"/>
        </w:rPr>
        <w:t xml:space="preserve"> </w:t>
      </w:r>
      <w:r w:rsidR="00D57307" w:rsidRPr="00D57307">
        <w:rPr>
          <w:rFonts w:ascii="Times New Roman" w:hAnsi="Times New Roman" w:cs="Times New Roman"/>
          <w:sz w:val="24"/>
          <w:szCs w:val="24"/>
        </w:rPr>
        <w:t>Participants.</w:t>
      </w:r>
      <w:r w:rsidR="005933DB">
        <w:rPr>
          <w:rFonts w:ascii="Times New Roman" w:hAnsi="Times New Roman" w:cs="Times New Roman"/>
          <w:sz w:val="24"/>
          <w:szCs w:val="24"/>
        </w:rPr>
        <w:t xml:space="preserve"> </w:t>
      </w:r>
    </w:p>
    <w:p w14:paraId="387F6BE4" w14:textId="5A559825" w:rsidR="008B654A" w:rsidRPr="000C6651" w:rsidRDefault="00CC320F" w:rsidP="0006087D">
      <w:pPr>
        <w:pStyle w:val="Heading1"/>
        <w:numPr>
          <w:ilvl w:val="0"/>
          <w:numId w:val="1"/>
        </w:numPr>
        <w:ind w:left="360"/>
        <w:jc w:val="both"/>
      </w:pPr>
      <w:bookmarkStart w:id="7" w:name="_Toc54279254"/>
      <w:r>
        <w:t>Compliance</w:t>
      </w:r>
      <w:bookmarkEnd w:id="7"/>
    </w:p>
    <w:p w14:paraId="7649BF17" w14:textId="5A359FD9" w:rsidR="00CC320F" w:rsidRPr="00CC320F" w:rsidRDefault="00CC320F" w:rsidP="00CC320F">
      <w:pPr>
        <w:jc w:val="both"/>
        <w:rPr>
          <w:rFonts w:ascii="Times New Roman" w:hAnsi="Times New Roman" w:cs="Times New Roman"/>
          <w:sz w:val="24"/>
          <w:szCs w:val="24"/>
        </w:rPr>
      </w:pPr>
      <w:r w:rsidRPr="00CC320F">
        <w:rPr>
          <w:rFonts w:ascii="Times New Roman" w:hAnsi="Times New Roman" w:cs="Times New Roman"/>
          <w:sz w:val="24"/>
          <w:szCs w:val="24"/>
        </w:rPr>
        <w:t xml:space="preserve">This policy applies to all groups, activities, and events sponsored by </w:t>
      </w:r>
      <w:r w:rsidR="0098400A">
        <w:rPr>
          <w:rFonts w:ascii="Times New Roman" w:hAnsi="Times New Roman" w:cs="Times New Roman"/>
          <w:sz w:val="24"/>
          <w:szCs w:val="24"/>
        </w:rPr>
        <w:t>POA</w:t>
      </w:r>
      <w:r w:rsidRPr="00CC320F">
        <w:rPr>
          <w:rFonts w:ascii="Times New Roman" w:hAnsi="Times New Roman" w:cs="Times New Roman"/>
          <w:sz w:val="24"/>
          <w:szCs w:val="24"/>
        </w:rPr>
        <w:t xml:space="preserve">, as well as groups using </w:t>
      </w:r>
      <w:r w:rsidR="0098400A">
        <w:rPr>
          <w:rFonts w:ascii="Times New Roman" w:hAnsi="Times New Roman" w:cs="Times New Roman"/>
          <w:sz w:val="24"/>
          <w:szCs w:val="24"/>
        </w:rPr>
        <w:t>POA’s</w:t>
      </w:r>
      <w:r w:rsidRPr="00CC320F">
        <w:rPr>
          <w:rFonts w:ascii="Times New Roman" w:hAnsi="Times New Roman" w:cs="Times New Roman"/>
          <w:sz w:val="24"/>
          <w:szCs w:val="24"/>
        </w:rPr>
        <w:t xml:space="preserve"> facilities who serve Participants. This policy also applies to all </w:t>
      </w:r>
      <w:r w:rsidR="00852C94">
        <w:rPr>
          <w:rFonts w:ascii="Times New Roman" w:hAnsi="Times New Roman" w:cs="Times New Roman"/>
          <w:sz w:val="24"/>
          <w:szCs w:val="24"/>
        </w:rPr>
        <w:t xml:space="preserve">POA </w:t>
      </w:r>
      <w:r w:rsidRPr="00CC320F">
        <w:rPr>
          <w:rFonts w:ascii="Times New Roman" w:hAnsi="Times New Roman" w:cs="Times New Roman"/>
          <w:sz w:val="24"/>
          <w:szCs w:val="24"/>
        </w:rPr>
        <w:t>Affiliates, defined as:</w:t>
      </w:r>
    </w:p>
    <w:p w14:paraId="77DF3F91" w14:textId="1B772D49" w:rsidR="00CC320F" w:rsidRDefault="00CC320F" w:rsidP="0006087D">
      <w:pPr>
        <w:pStyle w:val="ListParagraph"/>
        <w:numPr>
          <w:ilvl w:val="0"/>
          <w:numId w:val="2"/>
        </w:numPr>
        <w:jc w:val="both"/>
        <w:rPr>
          <w:rFonts w:ascii="Times New Roman" w:hAnsi="Times New Roman" w:cs="Times New Roman"/>
          <w:sz w:val="24"/>
          <w:szCs w:val="24"/>
        </w:rPr>
      </w:pPr>
      <w:r w:rsidRPr="68AD596C">
        <w:rPr>
          <w:rFonts w:ascii="Times New Roman" w:hAnsi="Times New Roman" w:cs="Times New Roman"/>
          <w:sz w:val="24"/>
          <w:szCs w:val="24"/>
        </w:rPr>
        <w:t xml:space="preserve">All staff </w:t>
      </w:r>
      <w:r w:rsidR="00AB1BEB" w:rsidRPr="68AD596C">
        <w:rPr>
          <w:rFonts w:ascii="Times New Roman" w:hAnsi="Times New Roman" w:cs="Times New Roman"/>
          <w:sz w:val="24"/>
          <w:szCs w:val="24"/>
        </w:rPr>
        <w:t>(</w:t>
      </w:r>
      <w:r w:rsidRPr="68AD596C">
        <w:rPr>
          <w:rFonts w:ascii="Times New Roman" w:hAnsi="Times New Roman" w:cs="Times New Roman"/>
          <w:sz w:val="24"/>
          <w:szCs w:val="24"/>
        </w:rPr>
        <w:t>full</w:t>
      </w:r>
      <w:r w:rsidR="510B9117" w:rsidRPr="68AD596C">
        <w:rPr>
          <w:rFonts w:ascii="Times New Roman" w:hAnsi="Times New Roman" w:cs="Times New Roman"/>
          <w:sz w:val="24"/>
          <w:szCs w:val="24"/>
        </w:rPr>
        <w:t>-</w:t>
      </w:r>
      <w:r w:rsidRPr="68AD596C">
        <w:rPr>
          <w:rFonts w:ascii="Times New Roman" w:hAnsi="Times New Roman" w:cs="Times New Roman"/>
          <w:sz w:val="24"/>
          <w:szCs w:val="24"/>
        </w:rPr>
        <w:t>time, part</w:t>
      </w:r>
      <w:r w:rsidR="4BEFFFB4" w:rsidRPr="68AD596C">
        <w:rPr>
          <w:rFonts w:ascii="Times New Roman" w:hAnsi="Times New Roman" w:cs="Times New Roman"/>
          <w:sz w:val="24"/>
          <w:szCs w:val="24"/>
        </w:rPr>
        <w:t>-</w:t>
      </w:r>
      <w:r w:rsidRPr="68AD596C">
        <w:rPr>
          <w:rFonts w:ascii="Times New Roman" w:hAnsi="Times New Roman" w:cs="Times New Roman"/>
          <w:sz w:val="24"/>
          <w:szCs w:val="24"/>
        </w:rPr>
        <w:t>time, international</w:t>
      </w:r>
      <w:r w:rsidR="00BE3DFF">
        <w:rPr>
          <w:rFonts w:ascii="Times New Roman" w:hAnsi="Times New Roman" w:cs="Times New Roman"/>
          <w:sz w:val="24"/>
          <w:szCs w:val="24"/>
        </w:rPr>
        <w:t>,</w:t>
      </w:r>
      <w:r w:rsidR="00C7575E">
        <w:rPr>
          <w:rFonts w:ascii="Times New Roman" w:hAnsi="Times New Roman" w:cs="Times New Roman"/>
          <w:sz w:val="24"/>
          <w:szCs w:val="24"/>
        </w:rPr>
        <w:t xml:space="preserve"> </w:t>
      </w:r>
      <w:r w:rsidRPr="68AD596C">
        <w:rPr>
          <w:rFonts w:ascii="Times New Roman" w:hAnsi="Times New Roman" w:cs="Times New Roman"/>
          <w:sz w:val="24"/>
          <w:szCs w:val="24"/>
        </w:rPr>
        <w:t>and national</w:t>
      </w:r>
      <w:r w:rsidR="00AB1BEB" w:rsidRPr="68AD596C">
        <w:rPr>
          <w:rFonts w:ascii="Times New Roman" w:hAnsi="Times New Roman" w:cs="Times New Roman"/>
          <w:sz w:val="24"/>
          <w:szCs w:val="24"/>
        </w:rPr>
        <w:t>)</w:t>
      </w:r>
      <w:r w:rsidRPr="68AD596C">
        <w:rPr>
          <w:rFonts w:ascii="Times New Roman" w:hAnsi="Times New Roman" w:cs="Times New Roman"/>
          <w:sz w:val="24"/>
          <w:szCs w:val="24"/>
        </w:rPr>
        <w:t xml:space="preserve">, and those engaged on short-term contracts </w:t>
      </w:r>
      <w:r w:rsidR="00B76CB3" w:rsidRPr="68AD596C">
        <w:rPr>
          <w:rFonts w:ascii="Times New Roman" w:hAnsi="Times New Roman" w:cs="Times New Roman"/>
          <w:sz w:val="24"/>
          <w:szCs w:val="24"/>
        </w:rPr>
        <w:t>(</w:t>
      </w:r>
      <w:r w:rsidRPr="68AD596C">
        <w:rPr>
          <w:rFonts w:ascii="Times New Roman" w:hAnsi="Times New Roman" w:cs="Times New Roman"/>
          <w:sz w:val="24"/>
          <w:szCs w:val="24"/>
        </w:rPr>
        <w:t>e.g.</w:t>
      </w:r>
      <w:r w:rsidR="6485D5F3" w:rsidRPr="68AD596C">
        <w:rPr>
          <w:rFonts w:ascii="Times New Roman" w:hAnsi="Times New Roman" w:cs="Times New Roman"/>
          <w:sz w:val="24"/>
          <w:szCs w:val="24"/>
        </w:rPr>
        <w:t>,</w:t>
      </w:r>
      <w:r w:rsidRPr="68AD596C">
        <w:rPr>
          <w:rFonts w:ascii="Times New Roman" w:hAnsi="Times New Roman" w:cs="Times New Roman"/>
          <w:sz w:val="24"/>
          <w:szCs w:val="24"/>
        </w:rPr>
        <w:t xml:space="preserve"> consultants, facilitators, mentors, sub-contractors, researchers</w:t>
      </w:r>
      <w:r w:rsidR="34173F14" w:rsidRPr="68AD596C">
        <w:rPr>
          <w:rFonts w:ascii="Times New Roman" w:hAnsi="Times New Roman" w:cs="Times New Roman"/>
          <w:sz w:val="24"/>
          <w:szCs w:val="24"/>
        </w:rPr>
        <w:t>,</w:t>
      </w:r>
      <w:r w:rsidRPr="68AD596C">
        <w:rPr>
          <w:rFonts w:ascii="Times New Roman" w:hAnsi="Times New Roman" w:cs="Times New Roman"/>
          <w:sz w:val="24"/>
          <w:szCs w:val="24"/>
        </w:rPr>
        <w:t xml:space="preserve"> etc.</w:t>
      </w:r>
      <w:r w:rsidR="00B76CB3" w:rsidRPr="68AD596C">
        <w:rPr>
          <w:rFonts w:ascii="Times New Roman" w:hAnsi="Times New Roman" w:cs="Times New Roman"/>
          <w:sz w:val="24"/>
          <w:szCs w:val="24"/>
        </w:rPr>
        <w:t>)</w:t>
      </w:r>
      <w:r w:rsidR="000B44A9" w:rsidRPr="68AD596C">
        <w:rPr>
          <w:rFonts w:ascii="Times New Roman" w:hAnsi="Times New Roman" w:cs="Times New Roman"/>
          <w:sz w:val="24"/>
          <w:szCs w:val="24"/>
        </w:rPr>
        <w:t>;</w:t>
      </w:r>
    </w:p>
    <w:p w14:paraId="62C072B4" w14:textId="58A8D7C8" w:rsidR="00CC320F" w:rsidRDefault="00CC320F" w:rsidP="0006087D">
      <w:pPr>
        <w:pStyle w:val="ListParagraph"/>
        <w:numPr>
          <w:ilvl w:val="0"/>
          <w:numId w:val="2"/>
        </w:numPr>
        <w:jc w:val="both"/>
        <w:rPr>
          <w:rFonts w:ascii="Times New Roman" w:hAnsi="Times New Roman" w:cs="Times New Roman"/>
          <w:sz w:val="24"/>
          <w:szCs w:val="24"/>
        </w:rPr>
      </w:pPr>
      <w:r w:rsidRPr="00CC320F">
        <w:rPr>
          <w:rFonts w:ascii="Times New Roman" w:hAnsi="Times New Roman" w:cs="Times New Roman"/>
          <w:sz w:val="24"/>
          <w:szCs w:val="24"/>
        </w:rPr>
        <w:t>Volunteers, board members, trustees</w:t>
      </w:r>
      <w:r w:rsidR="000B44A9">
        <w:rPr>
          <w:rFonts w:ascii="Times New Roman" w:hAnsi="Times New Roman" w:cs="Times New Roman"/>
          <w:sz w:val="24"/>
          <w:szCs w:val="24"/>
        </w:rPr>
        <w:t>; and</w:t>
      </w:r>
    </w:p>
    <w:p w14:paraId="5B84D480" w14:textId="4BC540B7" w:rsidR="00C323DA" w:rsidRDefault="00333123" w:rsidP="0006087D">
      <w:pPr>
        <w:pStyle w:val="ListParagraph"/>
        <w:numPr>
          <w:ilvl w:val="0"/>
          <w:numId w:val="2"/>
        </w:numPr>
        <w:jc w:val="both"/>
        <w:rPr>
          <w:rFonts w:ascii="Times New Roman" w:hAnsi="Times New Roman" w:cs="Times New Roman"/>
          <w:sz w:val="24"/>
          <w:szCs w:val="24"/>
        </w:rPr>
      </w:pPr>
      <w:r w:rsidRPr="68AD596C">
        <w:rPr>
          <w:rFonts w:ascii="Times New Roman" w:hAnsi="Times New Roman" w:cs="Times New Roman"/>
          <w:sz w:val="24"/>
          <w:szCs w:val="24"/>
        </w:rPr>
        <w:t xml:space="preserve">Partner </w:t>
      </w:r>
      <w:r w:rsidR="00345B0C" w:rsidRPr="68AD596C">
        <w:rPr>
          <w:rFonts w:ascii="Times New Roman" w:hAnsi="Times New Roman" w:cs="Times New Roman"/>
          <w:sz w:val="24"/>
          <w:szCs w:val="24"/>
        </w:rPr>
        <w:t>o</w:t>
      </w:r>
      <w:r w:rsidRPr="68AD596C">
        <w:rPr>
          <w:rFonts w:ascii="Times New Roman" w:hAnsi="Times New Roman" w:cs="Times New Roman"/>
          <w:sz w:val="24"/>
          <w:szCs w:val="24"/>
        </w:rPr>
        <w:t>rganization</w:t>
      </w:r>
      <w:r w:rsidR="003C2D6D" w:rsidRPr="68AD596C">
        <w:rPr>
          <w:rFonts w:ascii="Times New Roman" w:hAnsi="Times New Roman" w:cs="Times New Roman"/>
          <w:sz w:val="24"/>
          <w:szCs w:val="24"/>
        </w:rPr>
        <w:t>s</w:t>
      </w:r>
      <w:r w:rsidRPr="68AD596C">
        <w:rPr>
          <w:rFonts w:ascii="Times New Roman" w:hAnsi="Times New Roman" w:cs="Times New Roman"/>
          <w:sz w:val="24"/>
          <w:szCs w:val="24"/>
        </w:rPr>
        <w:t xml:space="preserve"> </w:t>
      </w:r>
      <w:r w:rsidR="00CC320F" w:rsidRPr="68AD596C">
        <w:rPr>
          <w:rFonts w:ascii="Times New Roman" w:hAnsi="Times New Roman" w:cs="Times New Roman"/>
          <w:sz w:val="24"/>
          <w:szCs w:val="24"/>
        </w:rPr>
        <w:t xml:space="preserve">who have a formal/contractual relationship </w:t>
      </w:r>
      <w:r w:rsidR="028CE610" w:rsidRPr="68AD596C">
        <w:rPr>
          <w:rFonts w:ascii="Times New Roman" w:hAnsi="Times New Roman" w:cs="Times New Roman"/>
          <w:sz w:val="24"/>
          <w:szCs w:val="24"/>
        </w:rPr>
        <w:t xml:space="preserve">with </w:t>
      </w:r>
      <w:r w:rsidR="00852C94">
        <w:rPr>
          <w:rFonts w:ascii="Times New Roman" w:hAnsi="Times New Roman" w:cs="Times New Roman"/>
          <w:sz w:val="24"/>
          <w:szCs w:val="24"/>
        </w:rPr>
        <w:t>POA</w:t>
      </w:r>
      <w:r w:rsidR="05AB3306" w:rsidRPr="68AD596C">
        <w:rPr>
          <w:rFonts w:ascii="Times New Roman" w:hAnsi="Times New Roman" w:cs="Times New Roman"/>
          <w:sz w:val="24"/>
          <w:szCs w:val="24"/>
        </w:rPr>
        <w:t>.</w:t>
      </w:r>
    </w:p>
    <w:p w14:paraId="24A4EA0C" w14:textId="3E3F2BA6" w:rsidR="00B14E24" w:rsidRPr="000C6651" w:rsidRDefault="00B14E24" w:rsidP="00B14E24">
      <w:pPr>
        <w:pStyle w:val="Heading2"/>
      </w:pPr>
      <w:bookmarkStart w:id="8" w:name="_Toc54279255"/>
      <w:r>
        <w:t>3.1 Order of Precedence</w:t>
      </w:r>
      <w:bookmarkEnd w:id="8"/>
      <w:r>
        <w:t xml:space="preserve"> </w:t>
      </w:r>
    </w:p>
    <w:p w14:paraId="246E9B7B" w14:textId="58C6EB79" w:rsidR="00B14E24" w:rsidRPr="00B14E24" w:rsidRDefault="00825A31" w:rsidP="00B14E24">
      <w:pPr>
        <w:jc w:val="both"/>
        <w:rPr>
          <w:rFonts w:ascii="Times New Roman" w:hAnsi="Times New Roman" w:cs="Times New Roman"/>
          <w:sz w:val="24"/>
          <w:szCs w:val="24"/>
        </w:rPr>
      </w:pPr>
      <w:r>
        <w:rPr>
          <w:rFonts w:ascii="Times New Roman" w:hAnsi="Times New Roman" w:cs="Times New Roman"/>
          <w:sz w:val="24"/>
          <w:szCs w:val="24"/>
        </w:rPr>
        <w:t xml:space="preserve">If any conflicts occur between this policy and </w:t>
      </w:r>
      <w:r w:rsidR="009F381B">
        <w:rPr>
          <w:rFonts w:ascii="Times New Roman" w:hAnsi="Times New Roman" w:cs="Times New Roman"/>
          <w:sz w:val="24"/>
          <w:szCs w:val="24"/>
        </w:rPr>
        <w:t>d</w:t>
      </w:r>
      <w:r w:rsidR="00C376E1">
        <w:rPr>
          <w:rFonts w:ascii="Times New Roman" w:hAnsi="Times New Roman" w:cs="Times New Roman"/>
          <w:sz w:val="24"/>
          <w:szCs w:val="24"/>
        </w:rPr>
        <w:t>onor requirement, the issue</w:t>
      </w:r>
      <w:r w:rsidR="00B14E24" w:rsidRPr="00B14E24">
        <w:rPr>
          <w:rFonts w:ascii="Times New Roman" w:hAnsi="Times New Roman" w:cs="Times New Roman"/>
          <w:sz w:val="24"/>
          <w:szCs w:val="24"/>
        </w:rPr>
        <w:t xml:space="preserve"> shall be resolved by giving precedence in the following order:</w:t>
      </w:r>
    </w:p>
    <w:p w14:paraId="424F8A09" w14:textId="06C635C0" w:rsidR="00B14E24" w:rsidRPr="00B14E24" w:rsidRDefault="00CF0AFD" w:rsidP="00CF354C">
      <w:pPr>
        <w:pStyle w:val="ListParagraph"/>
        <w:numPr>
          <w:ilvl w:val="0"/>
          <w:numId w:val="14"/>
        </w:numPr>
        <w:jc w:val="both"/>
        <w:rPr>
          <w:rFonts w:ascii="Times New Roman" w:hAnsi="Times New Roman" w:cs="Times New Roman"/>
          <w:sz w:val="24"/>
          <w:szCs w:val="24"/>
        </w:rPr>
      </w:pPr>
      <w:r w:rsidRPr="00C46FAA">
        <w:rPr>
          <w:rFonts w:ascii="Times New Roman" w:hAnsi="Times New Roman" w:cs="Times New Roman"/>
          <w:sz w:val="24"/>
          <w:szCs w:val="24"/>
        </w:rPr>
        <w:t xml:space="preserve">Requirements </w:t>
      </w:r>
      <w:r w:rsidR="00825767" w:rsidRPr="00C46FAA">
        <w:rPr>
          <w:rFonts w:ascii="Times New Roman" w:hAnsi="Times New Roman" w:cs="Times New Roman"/>
          <w:sz w:val="24"/>
          <w:szCs w:val="24"/>
        </w:rPr>
        <w:t xml:space="preserve">according to the </w:t>
      </w:r>
      <w:r w:rsidR="009F381B">
        <w:rPr>
          <w:rFonts w:ascii="Times New Roman" w:hAnsi="Times New Roman" w:cs="Times New Roman"/>
          <w:sz w:val="24"/>
          <w:szCs w:val="24"/>
        </w:rPr>
        <w:t>d</w:t>
      </w:r>
      <w:r w:rsidR="00027C24" w:rsidRPr="00C46FAA">
        <w:rPr>
          <w:rFonts w:ascii="Times New Roman" w:hAnsi="Times New Roman" w:cs="Times New Roman"/>
          <w:sz w:val="24"/>
          <w:szCs w:val="24"/>
        </w:rPr>
        <w:t>onor</w:t>
      </w:r>
      <w:r w:rsidR="00E73481" w:rsidRPr="00C46FAA">
        <w:rPr>
          <w:rFonts w:ascii="Times New Roman" w:hAnsi="Times New Roman" w:cs="Times New Roman"/>
          <w:sz w:val="24"/>
          <w:szCs w:val="24"/>
        </w:rPr>
        <w:t xml:space="preserve"> </w:t>
      </w:r>
      <w:r w:rsidR="00455581">
        <w:rPr>
          <w:rFonts w:ascii="Times New Roman" w:hAnsi="Times New Roman" w:cs="Times New Roman"/>
          <w:sz w:val="24"/>
          <w:szCs w:val="24"/>
        </w:rPr>
        <w:t>(</w:t>
      </w:r>
      <w:r w:rsidR="00E73481" w:rsidRPr="00C46FAA">
        <w:rPr>
          <w:rFonts w:ascii="Times New Roman" w:hAnsi="Times New Roman" w:cs="Times New Roman"/>
          <w:sz w:val="24"/>
          <w:szCs w:val="24"/>
        </w:rPr>
        <w:t xml:space="preserve">if </w:t>
      </w:r>
      <w:r w:rsidR="003B43DD">
        <w:rPr>
          <w:rFonts w:ascii="Times New Roman" w:hAnsi="Times New Roman" w:cs="Times New Roman"/>
          <w:sz w:val="24"/>
          <w:szCs w:val="24"/>
        </w:rPr>
        <w:t xml:space="preserve">the </w:t>
      </w:r>
      <w:r w:rsidR="00852C94">
        <w:rPr>
          <w:rFonts w:ascii="Times New Roman" w:hAnsi="Times New Roman" w:cs="Times New Roman"/>
          <w:sz w:val="24"/>
          <w:szCs w:val="24"/>
        </w:rPr>
        <w:t xml:space="preserve">POA </w:t>
      </w:r>
      <w:r w:rsidR="00CF354C" w:rsidRPr="00CF354C">
        <w:rPr>
          <w:rFonts w:ascii="Times New Roman" w:hAnsi="Times New Roman" w:cs="Times New Roman"/>
          <w:sz w:val="24"/>
          <w:szCs w:val="24"/>
        </w:rPr>
        <w:t>Affiliate</w:t>
      </w:r>
      <w:r w:rsidR="00E73481" w:rsidRPr="00C46FAA">
        <w:rPr>
          <w:rFonts w:ascii="Times New Roman" w:hAnsi="Times New Roman" w:cs="Times New Roman"/>
          <w:sz w:val="24"/>
          <w:szCs w:val="24"/>
        </w:rPr>
        <w:t xml:space="preserve"> </w:t>
      </w:r>
      <w:r w:rsidR="004C67B8">
        <w:rPr>
          <w:rFonts w:ascii="Times New Roman" w:hAnsi="Times New Roman" w:cs="Times New Roman"/>
          <w:sz w:val="24"/>
          <w:szCs w:val="24"/>
        </w:rPr>
        <w:t>works</w:t>
      </w:r>
      <w:r w:rsidR="00CF354C" w:rsidRPr="00C46FAA">
        <w:rPr>
          <w:rFonts w:ascii="Times New Roman" w:hAnsi="Times New Roman" w:cs="Times New Roman"/>
          <w:sz w:val="24"/>
          <w:szCs w:val="24"/>
        </w:rPr>
        <w:t xml:space="preserve"> on a U.S. Government</w:t>
      </w:r>
      <w:r w:rsidR="004C67B8">
        <w:rPr>
          <w:rFonts w:ascii="Times New Roman" w:hAnsi="Times New Roman" w:cs="Times New Roman"/>
          <w:sz w:val="24"/>
          <w:szCs w:val="24"/>
        </w:rPr>
        <w:t>-</w:t>
      </w:r>
      <w:r w:rsidR="00CF354C" w:rsidRPr="00C46FAA">
        <w:rPr>
          <w:rFonts w:ascii="Times New Roman" w:hAnsi="Times New Roman" w:cs="Times New Roman"/>
          <w:sz w:val="24"/>
          <w:szCs w:val="24"/>
        </w:rPr>
        <w:t>funded project</w:t>
      </w:r>
      <w:r w:rsidR="004C67B8">
        <w:rPr>
          <w:rFonts w:ascii="Times New Roman" w:hAnsi="Times New Roman" w:cs="Times New Roman"/>
          <w:sz w:val="24"/>
          <w:szCs w:val="24"/>
        </w:rPr>
        <w:t>)</w:t>
      </w:r>
    </w:p>
    <w:p w14:paraId="5930EE7F" w14:textId="66F43A18" w:rsidR="0054562C" w:rsidRPr="00C46FAA" w:rsidRDefault="00852C94" w:rsidP="00C46FAA">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POA’s</w:t>
      </w:r>
      <w:r w:rsidR="0054562C">
        <w:rPr>
          <w:rFonts w:ascii="Times New Roman" w:hAnsi="Times New Roman" w:cs="Times New Roman"/>
          <w:sz w:val="24"/>
          <w:szCs w:val="24"/>
        </w:rPr>
        <w:t xml:space="preserve"> </w:t>
      </w:r>
      <w:r w:rsidR="00F20139">
        <w:rPr>
          <w:rFonts w:ascii="Times New Roman" w:hAnsi="Times New Roman" w:cs="Times New Roman"/>
          <w:sz w:val="24"/>
          <w:szCs w:val="24"/>
        </w:rPr>
        <w:t>SEA Prevention</w:t>
      </w:r>
      <w:r w:rsidR="0054562C">
        <w:rPr>
          <w:rFonts w:ascii="Times New Roman" w:hAnsi="Times New Roman" w:cs="Times New Roman"/>
          <w:sz w:val="24"/>
          <w:szCs w:val="24"/>
        </w:rPr>
        <w:t xml:space="preserve"> Policy</w:t>
      </w:r>
    </w:p>
    <w:p w14:paraId="3204C35A" w14:textId="7A9D536B" w:rsidR="00590DB6" w:rsidRDefault="00CC320F" w:rsidP="00590DB6">
      <w:pPr>
        <w:pStyle w:val="Heading1"/>
        <w:numPr>
          <w:ilvl w:val="0"/>
          <w:numId w:val="1"/>
        </w:numPr>
        <w:ind w:left="360"/>
        <w:jc w:val="both"/>
      </w:pPr>
      <w:bookmarkStart w:id="9" w:name="_Toc40479674"/>
      <w:bookmarkStart w:id="10" w:name="_Toc40479736"/>
      <w:bookmarkStart w:id="11" w:name="_Definitions"/>
      <w:bookmarkStart w:id="12" w:name="_Toc54279256"/>
      <w:bookmarkEnd w:id="9"/>
      <w:bookmarkEnd w:id="10"/>
      <w:bookmarkEnd w:id="11"/>
      <w:r>
        <w:t>Definitions</w:t>
      </w:r>
      <w:bookmarkEnd w:id="12"/>
    </w:p>
    <w:p w14:paraId="6592E250" w14:textId="10C0C59B" w:rsidR="00590DB6" w:rsidRPr="00AD2C9B" w:rsidRDefault="00590DB6" w:rsidP="00C46FAA">
      <w:pPr>
        <w:jc w:val="both"/>
        <w:rPr>
          <w:rFonts w:ascii="Times New Roman" w:hAnsi="Times New Roman" w:cs="Times New Roman"/>
          <w:sz w:val="24"/>
          <w:szCs w:val="24"/>
        </w:rPr>
      </w:pPr>
      <w:r w:rsidRPr="00AD2C9B">
        <w:rPr>
          <w:rFonts w:ascii="Times New Roman" w:hAnsi="Times New Roman" w:cs="Times New Roman"/>
          <w:sz w:val="24"/>
          <w:szCs w:val="24"/>
        </w:rPr>
        <w:t>For the purposes of this policy</w:t>
      </w:r>
      <w:r w:rsidR="00582800" w:rsidRPr="00AD2C9B">
        <w:rPr>
          <w:rFonts w:ascii="Times New Roman" w:hAnsi="Times New Roman" w:cs="Times New Roman"/>
          <w:sz w:val="24"/>
          <w:szCs w:val="24"/>
        </w:rPr>
        <w:t xml:space="preserve">, </w:t>
      </w:r>
      <w:r w:rsidR="007D0048">
        <w:rPr>
          <w:rFonts w:ascii="Times New Roman" w:hAnsi="Times New Roman" w:cs="Times New Roman"/>
          <w:sz w:val="24"/>
          <w:szCs w:val="24"/>
        </w:rPr>
        <w:t>POA</w:t>
      </w:r>
      <w:r w:rsidR="00582800" w:rsidRPr="00AD2C9B">
        <w:rPr>
          <w:rFonts w:ascii="Times New Roman" w:hAnsi="Times New Roman" w:cs="Times New Roman"/>
          <w:sz w:val="24"/>
          <w:szCs w:val="24"/>
        </w:rPr>
        <w:t xml:space="preserve"> </w:t>
      </w:r>
      <w:r w:rsidR="00AD2C9B" w:rsidRPr="00AD2C9B">
        <w:rPr>
          <w:rFonts w:ascii="Times New Roman" w:hAnsi="Times New Roman" w:cs="Times New Roman"/>
          <w:sz w:val="24"/>
          <w:szCs w:val="24"/>
        </w:rPr>
        <w:t>define</w:t>
      </w:r>
      <w:r w:rsidR="00AD2C9B">
        <w:rPr>
          <w:rFonts w:ascii="Times New Roman" w:hAnsi="Times New Roman" w:cs="Times New Roman"/>
          <w:sz w:val="24"/>
          <w:szCs w:val="24"/>
        </w:rPr>
        <w:t>s</w:t>
      </w:r>
      <w:r w:rsidR="00AD2C9B" w:rsidRPr="00AD2C9B">
        <w:rPr>
          <w:rFonts w:ascii="Times New Roman" w:hAnsi="Times New Roman" w:cs="Times New Roman"/>
          <w:sz w:val="24"/>
          <w:szCs w:val="24"/>
        </w:rPr>
        <w:t xml:space="preserve"> the following terms:</w:t>
      </w:r>
    </w:p>
    <w:p w14:paraId="5E611C02" w14:textId="324AF4E9" w:rsidR="00E66760" w:rsidRDefault="00E66760" w:rsidP="00E66760">
      <w:pPr>
        <w:pStyle w:val="ListParagraph"/>
        <w:numPr>
          <w:ilvl w:val="0"/>
          <w:numId w:val="3"/>
        </w:numPr>
        <w:ind w:left="360"/>
        <w:jc w:val="both"/>
        <w:rPr>
          <w:rFonts w:ascii="Times New Roman" w:hAnsi="Times New Roman" w:cs="Times New Roman"/>
          <w:sz w:val="24"/>
          <w:szCs w:val="24"/>
        </w:rPr>
      </w:pPr>
      <w:r w:rsidRPr="009C6FF5">
        <w:rPr>
          <w:rFonts w:ascii="Times New Roman" w:hAnsi="Times New Roman" w:cs="Times New Roman"/>
          <w:b/>
          <w:bCs/>
          <w:sz w:val="24"/>
          <w:szCs w:val="24"/>
        </w:rPr>
        <w:t>“</w:t>
      </w:r>
      <w:r w:rsidR="007D0048">
        <w:rPr>
          <w:rFonts w:ascii="Times New Roman" w:hAnsi="Times New Roman" w:cs="Times New Roman"/>
          <w:b/>
          <w:bCs/>
          <w:sz w:val="24"/>
          <w:szCs w:val="24"/>
        </w:rPr>
        <w:t xml:space="preserve">POA </w:t>
      </w:r>
      <w:r w:rsidRPr="009C6FF5">
        <w:rPr>
          <w:rFonts w:ascii="Times New Roman" w:hAnsi="Times New Roman" w:cs="Times New Roman"/>
          <w:b/>
          <w:bCs/>
          <w:sz w:val="24"/>
          <w:szCs w:val="24"/>
        </w:rPr>
        <w:t>Affiliate”</w:t>
      </w:r>
      <w:r w:rsidRPr="009C6FF5">
        <w:rPr>
          <w:rFonts w:ascii="Times New Roman" w:hAnsi="Times New Roman" w:cs="Times New Roman"/>
          <w:sz w:val="24"/>
          <w:szCs w:val="24"/>
        </w:rPr>
        <w:t>: Any employee, non-employee, member</w:t>
      </w:r>
      <w:r>
        <w:rPr>
          <w:rFonts w:ascii="Times New Roman" w:hAnsi="Times New Roman" w:cs="Times New Roman"/>
          <w:sz w:val="24"/>
          <w:szCs w:val="24"/>
        </w:rPr>
        <w:t>s</w:t>
      </w:r>
      <w:r w:rsidRPr="009C6FF5">
        <w:rPr>
          <w:rFonts w:ascii="Times New Roman" w:hAnsi="Times New Roman" w:cs="Times New Roman"/>
          <w:sz w:val="24"/>
          <w:szCs w:val="24"/>
        </w:rPr>
        <w:t xml:space="preserve"> of the Board of Directors, </w:t>
      </w:r>
      <w:r>
        <w:rPr>
          <w:rFonts w:ascii="Times New Roman" w:hAnsi="Times New Roman" w:cs="Times New Roman"/>
          <w:sz w:val="24"/>
          <w:szCs w:val="24"/>
        </w:rPr>
        <w:t>individuals</w:t>
      </w:r>
      <w:r w:rsidRPr="009C6FF5">
        <w:rPr>
          <w:rFonts w:ascii="Times New Roman" w:hAnsi="Times New Roman" w:cs="Times New Roman"/>
          <w:sz w:val="24"/>
          <w:szCs w:val="24"/>
        </w:rPr>
        <w:t xml:space="preserve"> of a partner organization with a contractual relationship to </w:t>
      </w:r>
      <w:r w:rsidR="007D0048">
        <w:rPr>
          <w:rFonts w:ascii="Times New Roman" w:hAnsi="Times New Roman" w:cs="Times New Roman"/>
          <w:sz w:val="24"/>
          <w:szCs w:val="24"/>
        </w:rPr>
        <w:t>POA</w:t>
      </w:r>
      <w:r w:rsidRPr="009C6FF5">
        <w:rPr>
          <w:rFonts w:ascii="Times New Roman" w:hAnsi="Times New Roman" w:cs="Times New Roman"/>
          <w:sz w:val="24"/>
          <w:szCs w:val="24"/>
        </w:rPr>
        <w:t xml:space="preserve">, or members of the </w:t>
      </w:r>
      <w:r w:rsidR="007D0048">
        <w:rPr>
          <w:rFonts w:ascii="Times New Roman" w:hAnsi="Times New Roman" w:cs="Times New Roman"/>
          <w:sz w:val="24"/>
          <w:szCs w:val="24"/>
        </w:rPr>
        <w:t>POA</w:t>
      </w:r>
      <w:r w:rsidRPr="009C6FF5">
        <w:rPr>
          <w:rFonts w:ascii="Times New Roman" w:hAnsi="Times New Roman" w:cs="Times New Roman"/>
          <w:sz w:val="24"/>
          <w:szCs w:val="24"/>
        </w:rPr>
        <w:t xml:space="preserve"> network, including but not limited to consultants, volunteers, and Chapter members</w:t>
      </w:r>
      <w:r>
        <w:rPr>
          <w:rFonts w:ascii="Times New Roman" w:hAnsi="Times New Roman" w:cs="Times New Roman"/>
          <w:sz w:val="24"/>
          <w:szCs w:val="24"/>
        </w:rPr>
        <w:t>,</w:t>
      </w:r>
      <w:r w:rsidRPr="009C6FF5">
        <w:rPr>
          <w:rFonts w:ascii="Times New Roman" w:hAnsi="Times New Roman" w:cs="Times New Roman"/>
          <w:sz w:val="24"/>
          <w:szCs w:val="24"/>
        </w:rPr>
        <w:t xml:space="preserve"> implementing programs on behalf of </w:t>
      </w:r>
      <w:r w:rsidR="007D0048">
        <w:rPr>
          <w:rFonts w:ascii="Times New Roman" w:hAnsi="Times New Roman" w:cs="Times New Roman"/>
          <w:sz w:val="24"/>
          <w:szCs w:val="24"/>
        </w:rPr>
        <w:t>POA</w:t>
      </w:r>
      <w:r>
        <w:rPr>
          <w:rFonts w:ascii="Times New Roman" w:hAnsi="Times New Roman" w:cs="Times New Roman"/>
          <w:sz w:val="24"/>
          <w:szCs w:val="24"/>
        </w:rPr>
        <w:t xml:space="preserve"> HQ</w:t>
      </w:r>
      <w:r w:rsidRPr="009C6FF5">
        <w:rPr>
          <w:rFonts w:ascii="Times New Roman" w:hAnsi="Times New Roman" w:cs="Times New Roman"/>
          <w:sz w:val="24"/>
          <w:szCs w:val="24"/>
        </w:rPr>
        <w:t xml:space="preserve">. </w:t>
      </w:r>
    </w:p>
    <w:p w14:paraId="03BA250B" w14:textId="77777777" w:rsidR="00E66760" w:rsidRPr="00E66760" w:rsidRDefault="00E66760" w:rsidP="00E66760">
      <w:pPr>
        <w:pStyle w:val="ListParagraph"/>
        <w:ind w:left="360"/>
        <w:jc w:val="both"/>
        <w:rPr>
          <w:rFonts w:ascii="Times New Roman" w:hAnsi="Times New Roman" w:cs="Times New Roman"/>
          <w:sz w:val="24"/>
          <w:szCs w:val="24"/>
        </w:rPr>
      </w:pPr>
    </w:p>
    <w:p w14:paraId="77329852" w14:textId="7B724AF2" w:rsidR="00BC2C72" w:rsidRPr="00FD5BD0" w:rsidRDefault="009B10D7" w:rsidP="00C46FAA">
      <w:pPr>
        <w:pStyle w:val="ListParagraph"/>
        <w:numPr>
          <w:ilvl w:val="0"/>
          <w:numId w:val="3"/>
        </w:numPr>
        <w:ind w:left="360"/>
        <w:jc w:val="both"/>
        <w:rPr>
          <w:rFonts w:ascii="Times New Roman" w:hAnsi="Times New Roman" w:cs="Times New Roman"/>
          <w:sz w:val="24"/>
          <w:szCs w:val="24"/>
        </w:rPr>
      </w:pPr>
      <w:r w:rsidRPr="00FD5BD0">
        <w:rPr>
          <w:rFonts w:ascii="Times New Roman" w:hAnsi="Times New Roman" w:cs="Times New Roman"/>
          <w:b/>
          <w:sz w:val="24"/>
          <w:szCs w:val="24"/>
        </w:rPr>
        <w:t>“Beneficiary”</w:t>
      </w:r>
      <w:r w:rsidR="00A4283B" w:rsidRPr="00FD5BD0">
        <w:rPr>
          <w:rFonts w:ascii="Times New Roman" w:hAnsi="Times New Roman" w:cs="Times New Roman"/>
          <w:b/>
          <w:sz w:val="24"/>
          <w:szCs w:val="24"/>
        </w:rPr>
        <w:t xml:space="preserve"> or “Beneficiaries”</w:t>
      </w:r>
      <w:r w:rsidRPr="00FD5BD0">
        <w:rPr>
          <w:rFonts w:ascii="Times New Roman" w:hAnsi="Times New Roman" w:cs="Times New Roman"/>
          <w:sz w:val="24"/>
          <w:szCs w:val="24"/>
        </w:rPr>
        <w:t>: A person who receives assistance as part of humanitarian relief or development programs.</w:t>
      </w:r>
    </w:p>
    <w:p w14:paraId="0E15746B" w14:textId="77777777" w:rsidR="00BC2C72" w:rsidRDefault="00BC2C72" w:rsidP="00C46FAA">
      <w:pPr>
        <w:pStyle w:val="ListParagraph"/>
        <w:ind w:left="360"/>
        <w:jc w:val="both"/>
        <w:rPr>
          <w:rFonts w:ascii="Times New Roman" w:hAnsi="Times New Roman" w:cs="Times New Roman"/>
          <w:sz w:val="24"/>
          <w:szCs w:val="24"/>
        </w:rPr>
      </w:pPr>
    </w:p>
    <w:p w14:paraId="3FEB8443" w14:textId="7CA1957B" w:rsidR="00671669" w:rsidRDefault="00037C01" w:rsidP="68AD596C">
      <w:pPr>
        <w:pStyle w:val="ListParagraph"/>
        <w:numPr>
          <w:ilvl w:val="0"/>
          <w:numId w:val="3"/>
        </w:numPr>
        <w:ind w:left="360"/>
        <w:jc w:val="both"/>
        <w:rPr>
          <w:rFonts w:ascii="Times New Roman" w:hAnsi="Times New Roman" w:cs="Times New Roman"/>
          <w:sz w:val="24"/>
          <w:szCs w:val="24"/>
        </w:rPr>
      </w:pPr>
      <w:r w:rsidRPr="68AD596C">
        <w:rPr>
          <w:rFonts w:ascii="Times New Roman" w:hAnsi="Times New Roman" w:cs="Times New Roman"/>
          <w:b/>
          <w:bCs/>
          <w:sz w:val="24"/>
          <w:szCs w:val="24"/>
        </w:rPr>
        <w:lastRenderedPageBreak/>
        <w:t>“</w:t>
      </w:r>
      <w:r w:rsidR="00671669" w:rsidRPr="68AD596C">
        <w:rPr>
          <w:rFonts w:ascii="Times New Roman" w:hAnsi="Times New Roman" w:cs="Times New Roman"/>
          <w:b/>
          <w:bCs/>
          <w:sz w:val="24"/>
          <w:szCs w:val="24"/>
        </w:rPr>
        <w:t>Bullying</w:t>
      </w:r>
      <w:r w:rsidRPr="68AD596C">
        <w:rPr>
          <w:rFonts w:ascii="Times New Roman" w:hAnsi="Times New Roman" w:cs="Times New Roman"/>
          <w:b/>
          <w:bCs/>
          <w:sz w:val="24"/>
          <w:szCs w:val="24"/>
        </w:rPr>
        <w:t>”</w:t>
      </w:r>
      <w:r w:rsidRPr="68AD596C">
        <w:rPr>
          <w:rFonts w:ascii="Times New Roman" w:hAnsi="Times New Roman" w:cs="Times New Roman"/>
          <w:sz w:val="24"/>
          <w:szCs w:val="24"/>
        </w:rPr>
        <w:t>: Intentional and aggressive behavior occurring repeatedly against a victim where there is a real or perceived power imbalance, and where the victim feels vulnerable and powerless to defend himself or herself. The unwanted behavior is hurtful: it can be physical, including hitting, kicking</w:t>
      </w:r>
      <w:r w:rsidR="7BA857EF" w:rsidRPr="68AD596C">
        <w:rPr>
          <w:rFonts w:ascii="Times New Roman" w:hAnsi="Times New Roman" w:cs="Times New Roman"/>
          <w:sz w:val="24"/>
          <w:szCs w:val="24"/>
        </w:rPr>
        <w:t>,</w:t>
      </w:r>
      <w:r w:rsidRPr="68AD596C">
        <w:rPr>
          <w:rFonts w:ascii="Times New Roman" w:hAnsi="Times New Roman" w:cs="Times New Roman"/>
          <w:sz w:val="24"/>
          <w:szCs w:val="24"/>
        </w:rPr>
        <w:t xml:space="preserve"> and the destruction of property; verbal, such as teasing, insults</w:t>
      </w:r>
      <w:r w:rsidR="41CB6560" w:rsidRPr="68AD596C">
        <w:rPr>
          <w:rFonts w:ascii="Times New Roman" w:hAnsi="Times New Roman" w:cs="Times New Roman"/>
          <w:sz w:val="24"/>
          <w:szCs w:val="24"/>
        </w:rPr>
        <w:t>,</w:t>
      </w:r>
      <w:r w:rsidRPr="68AD596C">
        <w:rPr>
          <w:rFonts w:ascii="Times New Roman" w:hAnsi="Times New Roman" w:cs="Times New Roman"/>
          <w:sz w:val="24"/>
          <w:szCs w:val="24"/>
        </w:rPr>
        <w:t xml:space="preserve"> and threats; or relational, through the spreading of rumors and exclusion from a group.</w:t>
      </w:r>
      <w:r w:rsidR="00135050">
        <w:rPr>
          <w:rFonts w:ascii="Times New Roman" w:hAnsi="Times New Roman" w:cs="Times New Roman"/>
          <w:sz w:val="24"/>
          <w:szCs w:val="24"/>
        </w:rPr>
        <w:t xml:space="preserve"> </w:t>
      </w:r>
      <w:r w:rsidR="00135050" w:rsidRPr="00135050">
        <w:rPr>
          <w:rFonts w:ascii="Times New Roman" w:hAnsi="Times New Roman" w:cs="Times New Roman"/>
          <w:sz w:val="24"/>
          <w:szCs w:val="24"/>
        </w:rPr>
        <w:t>The definition of bullying is not limited to overt harassment, but encompasses any repeated actions intended to cause distress physically or emotionally</w:t>
      </w:r>
      <w:r w:rsidR="00135050">
        <w:rPr>
          <w:rFonts w:ascii="Times New Roman" w:hAnsi="Times New Roman" w:cs="Times New Roman"/>
          <w:sz w:val="24"/>
          <w:szCs w:val="24"/>
        </w:rPr>
        <w:t>.</w:t>
      </w:r>
    </w:p>
    <w:p w14:paraId="7485ABD6" w14:textId="77777777" w:rsidR="00037C01" w:rsidRPr="00037C01" w:rsidRDefault="00037C01" w:rsidP="00037C01">
      <w:pPr>
        <w:pStyle w:val="ListParagraph"/>
        <w:rPr>
          <w:rFonts w:ascii="Times New Roman" w:hAnsi="Times New Roman" w:cs="Times New Roman"/>
          <w:bCs/>
          <w:sz w:val="24"/>
          <w:szCs w:val="24"/>
        </w:rPr>
      </w:pPr>
    </w:p>
    <w:p w14:paraId="3117AE47" w14:textId="273F29A7" w:rsidR="00037C01" w:rsidRPr="00C159CC" w:rsidRDefault="00457326" w:rsidP="68AD596C">
      <w:pPr>
        <w:pStyle w:val="ListParagraph"/>
        <w:numPr>
          <w:ilvl w:val="2"/>
          <w:numId w:val="3"/>
        </w:numPr>
        <w:jc w:val="both"/>
        <w:rPr>
          <w:rFonts w:ascii="Times New Roman" w:hAnsi="Times New Roman" w:cs="Times New Roman"/>
          <w:sz w:val="24"/>
          <w:szCs w:val="24"/>
        </w:rPr>
      </w:pPr>
      <w:r w:rsidRPr="68AD596C">
        <w:rPr>
          <w:rFonts w:ascii="Times New Roman" w:hAnsi="Times New Roman" w:cs="Times New Roman"/>
          <w:b/>
          <w:bCs/>
          <w:sz w:val="24"/>
          <w:szCs w:val="24"/>
        </w:rPr>
        <w:t>“</w:t>
      </w:r>
      <w:r w:rsidR="00037C01" w:rsidRPr="68AD596C">
        <w:rPr>
          <w:rFonts w:ascii="Times New Roman" w:hAnsi="Times New Roman" w:cs="Times New Roman"/>
          <w:b/>
          <w:bCs/>
          <w:sz w:val="24"/>
          <w:szCs w:val="24"/>
        </w:rPr>
        <w:t>Cyber</w:t>
      </w:r>
      <w:r w:rsidRPr="68AD596C">
        <w:rPr>
          <w:rFonts w:ascii="Times New Roman" w:hAnsi="Times New Roman" w:cs="Times New Roman"/>
          <w:b/>
          <w:bCs/>
          <w:sz w:val="24"/>
          <w:szCs w:val="24"/>
        </w:rPr>
        <w:t>bullying”</w:t>
      </w:r>
      <w:r w:rsidRPr="68AD596C">
        <w:rPr>
          <w:rFonts w:ascii="Times New Roman" w:hAnsi="Times New Roman" w:cs="Times New Roman"/>
          <w:sz w:val="24"/>
          <w:szCs w:val="24"/>
        </w:rPr>
        <w:t xml:space="preserve">: </w:t>
      </w:r>
      <w:r w:rsidR="00C159CC" w:rsidRPr="68AD596C">
        <w:rPr>
          <w:rFonts w:ascii="Times New Roman" w:hAnsi="Times New Roman" w:cs="Times New Roman"/>
          <w:sz w:val="24"/>
          <w:szCs w:val="24"/>
        </w:rPr>
        <w:t>the posting or sending of electronic messages, including pictures or videos, aimed at harassing, threatening</w:t>
      </w:r>
      <w:r w:rsidR="4C59A509" w:rsidRPr="68AD596C">
        <w:rPr>
          <w:rFonts w:ascii="Times New Roman" w:hAnsi="Times New Roman" w:cs="Times New Roman"/>
          <w:sz w:val="24"/>
          <w:szCs w:val="24"/>
        </w:rPr>
        <w:t>,</w:t>
      </w:r>
      <w:r w:rsidR="00C159CC" w:rsidRPr="68AD596C">
        <w:rPr>
          <w:rFonts w:ascii="Times New Roman" w:hAnsi="Times New Roman" w:cs="Times New Roman"/>
          <w:sz w:val="24"/>
          <w:szCs w:val="24"/>
        </w:rPr>
        <w:t xml:space="preserve"> or targeting another person. A whole range of social platforms, including chat rooms, blogs</w:t>
      </w:r>
      <w:r w:rsidR="2334758A" w:rsidRPr="68AD596C">
        <w:rPr>
          <w:rFonts w:ascii="Times New Roman" w:hAnsi="Times New Roman" w:cs="Times New Roman"/>
          <w:sz w:val="24"/>
          <w:szCs w:val="24"/>
        </w:rPr>
        <w:t>,</w:t>
      </w:r>
      <w:r w:rsidR="00C159CC" w:rsidRPr="68AD596C">
        <w:rPr>
          <w:rFonts w:ascii="Times New Roman" w:hAnsi="Times New Roman" w:cs="Times New Roman"/>
          <w:sz w:val="24"/>
          <w:szCs w:val="24"/>
        </w:rPr>
        <w:t xml:space="preserve"> and instant messaging, are used in cyberbullying. Cyberbullying can cause profound harm as it leaves a permanent footprint in cyberspace and can quickly reach a wide audience. Bullying and cyberbullying feed into each other, forming a continuum of damaging </w:t>
      </w:r>
      <w:r w:rsidR="00720E5D" w:rsidRPr="68AD596C">
        <w:rPr>
          <w:rFonts w:ascii="Times New Roman" w:hAnsi="Times New Roman" w:cs="Times New Roman"/>
          <w:sz w:val="24"/>
          <w:szCs w:val="24"/>
        </w:rPr>
        <w:t>behavior</w:t>
      </w:r>
      <w:r w:rsidR="00C159CC" w:rsidRPr="68AD596C">
        <w:rPr>
          <w:rFonts w:ascii="Times New Roman" w:hAnsi="Times New Roman" w:cs="Times New Roman"/>
          <w:sz w:val="24"/>
          <w:szCs w:val="24"/>
        </w:rPr>
        <w:t>.</w:t>
      </w:r>
    </w:p>
    <w:p w14:paraId="493DC9A4" w14:textId="77777777" w:rsidR="00671669" w:rsidRPr="00671669" w:rsidRDefault="00671669" w:rsidP="00671669">
      <w:pPr>
        <w:pStyle w:val="ListParagraph"/>
        <w:rPr>
          <w:rFonts w:ascii="Times New Roman" w:hAnsi="Times New Roman" w:cs="Times New Roman"/>
          <w:b/>
          <w:bCs/>
          <w:sz w:val="24"/>
          <w:szCs w:val="24"/>
        </w:rPr>
      </w:pPr>
    </w:p>
    <w:p w14:paraId="4A9E3DF2" w14:textId="77777777" w:rsidR="00C629B4" w:rsidRDefault="00FF76BF" w:rsidP="00C629B4">
      <w:pPr>
        <w:pStyle w:val="ListParagraph"/>
        <w:numPr>
          <w:ilvl w:val="0"/>
          <w:numId w:val="3"/>
        </w:numPr>
        <w:ind w:left="360"/>
        <w:jc w:val="both"/>
        <w:rPr>
          <w:rFonts w:ascii="Times New Roman" w:hAnsi="Times New Roman" w:cs="Times New Roman"/>
          <w:sz w:val="24"/>
          <w:szCs w:val="24"/>
        </w:rPr>
      </w:pPr>
      <w:r w:rsidRPr="1EDC2527">
        <w:rPr>
          <w:rFonts w:ascii="Times New Roman" w:hAnsi="Times New Roman" w:cs="Times New Roman"/>
          <w:b/>
          <w:bCs/>
          <w:sz w:val="24"/>
          <w:szCs w:val="24"/>
        </w:rPr>
        <w:t>“</w:t>
      </w:r>
      <w:r w:rsidR="003D3FE8" w:rsidRPr="1EDC2527">
        <w:rPr>
          <w:rFonts w:ascii="Times New Roman" w:hAnsi="Times New Roman" w:cs="Times New Roman"/>
          <w:b/>
          <w:bCs/>
          <w:sz w:val="24"/>
          <w:szCs w:val="24"/>
        </w:rPr>
        <w:t>Child</w:t>
      </w:r>
      <w:r w:rsidR="00034A35" w:rsidRPr="1EDC2527">
        <w:rPr>
          <w:rFonts w:ascii="Times New Roman" w:hAnsi="Times New Roman" w:cs="Times New Roman"/>
          <w:b/>
          <w:bCs/>
          <w:sz w:val="24"/>
          <w:szCs w:val="24"/>
        </w:rPr>
        <w:t>”</w:t>
      </w:r>
      <w:r w:rsidR="00DE423C" w:rsidRPr="1EDC2527">
        <w:rPr>
          <w:rFonts w:ascii="Times New Roman" w:hAnsi="Times New Roman" w:cs="Times New Roman"/>
          <w:b/>
          <w:bCs/>
          <w:sz w:val="24"/>
          <w:szCs w:val="24"/>
        </w:rPr>
        <w:t xml:space="preserve"> or </w:t>
      </w:r>
      <w:r w:rsidR="003D3FE8" w:rsidRPr="1EDC2527">
        <w:rPr>
          <w:rFonts w:ascii="Times New Roman" w:hAnsi="Times New Roman" w:cs="Times New Roman"/>
          <w:b/>
          <w:bCs/>
          <w:sz w:val="24"/>
          <w:szCs w:val="24"/>
        </w:rPr>
        <w:t>“</w:t>
      </w:r>
      <w:r w:rsidRPr="1EDC2527">
        <w:rPr>
          <w:rFonts w:ascii="Times New Roman" w:hAnsi="Times New Roman" w:cs="Times New Roman"/>
          <w:b/>
          <w:bCs/>
          <w:sz w:val="24"/>
          <w:szCs w:val="24"/>
        </w:rPr>
        <w:t>Children”</w:t>
      </w:r>
      <w:r w:rsidRPr="1EDC2527">
        <w:rPr>
          <w:rFonts w:ascii="Times New Roman" w:hAnsi="Times New Roman" w:cs="Times New Roman"/>
          <w:sz w:val="24"/>
          <w:szCs w:val="24"/>
        </w:rPr>
        <w:t xml:space="preserve">: </w:t>
      </w:r>
      <w:r w:rsidR="003D3FE8" w:rsidRPr="1EDC2527">
        <w:rPr>
          <w:rFonts w:ascii="Times New Roman" w:hAnsi="Times New Roman" w:cs="Times New Roman"/>
          <w:sz w:val="24"/>
          <w:szCs w:val="24"/>
        </w:rPr>
        <w:t>A child</w:t>
      </w:r>
      <w:r w:rsidR="00DE423C" w:rsidRPr="1EDC2527">
        <w:rPr>
          <w:rFonts w:ascii="Times New Roman" w:hAnsi="Times New Roman" w:cs="Times New Roman"/>
          <w:sz w:val="24"/>
          <w:szCs w:val="24"/>
        </w:rPr>
        <w:t xml:space="preserve"> or</w:t>
      </w:r>
      <w:r w:rsidR="00001CB5" w:rsidRPr="1EDC2527">
        <w:rPr>
          <w:rFonts w:ascii="Times New Roman" w:hAnsi="Times New Roman" w:cs="Times New Roman"/>
          <w:sz w:val="24"/>
          <w:szCs w:val="24"/>
        </w:rPr>
        <w:t xml:space="preserve"> </w:t>
      </w:r>
      <w:r w:rsidR="003D3FE8" w:rsidRPr="1EDC2527">
        <w:rPr>
          <w:rFonts w:ascii="Times New Roman" w:hAnsi="Times New Roman" w:cs="Times New Roman"/>
          <w:sz w:val="24"/>
          <w:szCs w:val="24"/>
        </w:rPr>
        <w:t>children</w:t>
      </w:r>
      <w:r w:rsidR="00001CB5" w:rsidRPr="1EDC2527">
        <w:rPr>
          <w:rFonts w:ascii="Times New Roman" w:hAnsi="Times New Roman" w:cs="Times New Roman"/>
          <w:sz w:val="24"/>
          <w:szCs w:val="24"/>
        </w:rPr>
        <w:t xml:space="preserve"> </w:t>
      </w:r>
      <w:r w:rsidR="003D3FE8" w:rsidRPr="1EDC2527">
        <w:rPr>
          <w:rFonts w:ascii="Times New Roman" w:hAnsi="Times New Roman" w:cs="Times New Roman"/>
          <w:sz w:val="24"/>
          <w:szCs w:val="24"/>
        </w:rPr>
        <w:t>are defined as persons who have not attained 18 years of age</w:t>
      </w:r>
      <w:r w:rsidR="00BC2C72" w:rsidRPr="1EDC2527">
        <w:rPr>
          <w:rFonts w:ascii="Times New Roman" w:hAnsi="Times New Roman" w:cs="Times New Roman"/>
          <w:sz w:val="24"/>
          <w:szCs w:val="24"/>
        </w:rPr>
        <w:t>, irrespective of local country definitions of when a child reaches adulthood.</w:t>
      </w:r>
    </w:p>
    <w:p w14:paraId="278FCBD0" w14:textId="77777777" w:rsidR="00C629B4" w:rsidRPr="00C629B4" w:rsidRDefault="00C629B4" w:rsidP="00C629B4">
      <w:pPr>
        <w:pStyle w:val="ListParagraph"/>
        <w:ind w:left="360"/>
        <w:jc w:val="both"/>
        <w:rPr>
          <w:rFonts w:ascii="Times New Roman" w:hAnsi="Times New Roman" w:cs="Times New Roman"/>
          <w:sz w:val="24"/>
          <w:szCs w:val="24"/>
        </w:rPr>
      </w:pPr>
    </w:p>
    <w:p w14:paraId="7CEC77CB" w14:textId="4C003B5B" w:rsidR="00C629B4" w:rsidRDefault="00E50AD0" w:rsidP="00C629B4">
      <w:pPr>
        <w:pStyle w:val="ListParagraph"/>
        <w:numPr>
          <w:ilvl w:val="0"/>
          <w:numId w:val="3"/>
        </w:numPr>
        <w:ind w:left="360"/>
        <w:jc w:val="both"/>
        <w:rPr>
          <w:rFonts w:ascii="Times New Roman" w:hAnsi="Times New Roman" w:cs="Times New Roman"/>
          <w:sz w:val="24"/>
          <w:szCs w:val="24"/>
        </w:rPr>
      </w:pPr>
      <w:r w:rsidRPr="00C629B4">
        <w:rPr>
          <w:rFonts w:ascii="Times New Roman" w:hAnsi="Times New Roman" w:cs="Times New Roman"/>
          <w:b/>
          <w:bCs/>
          <w:sz w:val="24"/>
          <w:szCs w:val="24"/>
        </w:rPr>
        <w:t>“Child Safeguarding”</w:t>
      </w:r>
      <w:r w:rsidRPr="00C629B4">
        <w:rPr>
          <w:rFonts w:ascii="Times New Roman" w:hAnsi="Times New Roman" w:cs="Times New Roman"/>
          <w:sz w:val="24"/>
          <w:szCs w:val="24"/>
        </w:rPr>
        <w:t>: The set of policies, procedures</w:t>
      </w:r>
      <w:r w:rsidR="0823614E" w:rsidRPr="00C629B4">
        <w:rPr>
          <w:rFonts w:ascii="Times New Roman" w:hAnsi="Times New Roman" w:cs="Times New Roman"/>
          <w:sz w:val="24"/>
          <w:szCs w:val="24"/>
        </w:rPr>
        <w:t>,</w:t>
      </w:r>
      <w:r w:rsidRPr="00C629B4">
        <w:rPr>
          <w:rFonts w:ascii="Times New Roman" w:hAnsi="Times New Roman" w:cs="Times New Roman"/>
          <w:sz w:val="24"/>
          <w:szCs w:val="24"/>
        </w:rPr>
        <w:t xml:space="preserve"> and practices </w:t>
      </w:r>
      <w:r w:rsidR="00A736DE" w:rsidRPr="00C629B4">
        <w:rPr>
          <w:rFonts w:ascii="Times New Roman" w:hAnsi="Times New Roman" w:cs="Times New Roman"/>
          <w:sz w:val="24"/>
          <w:szCs w:val="24"/>
        </w:rPr>
        <w:t xml:space="preserve">employed to ensure that </w:t>
      </w:r>
      <w:r w:rsidR="00992467">
        <w:rPr>
          <w:rFonts w:ascii="Times New Roman" w:hAnsi="Times New Roman" w:cs="Times New Roman"/>
          <w:sz w:val="24"/>
          <w:szCs w:val="24"/>
        </w:rPr>
        <w:t>POA</w:t>
      </w:r>
      <w:r w:rsidRPr="00C629B4">
        <w:rPr>
          <w:rFonts w:ascii="Times New Roman" w:hAnsi="Times New Roman" w:cs="Times New Roman"/>
          <w:sz w:val="24"/>
          <w:szCs w:val="24"/>
        </w:rPr>
        <w:t xml:space="preserve"> is a child</w:t>
      </w:r>
      <w:r w:rsidR="00323507">
        <w:rPr>
          <w:rFonts w:ascii="Times New Roman" w:hAnsi="Times New Roman" w:cs="Times New Roman"/>
          <w:sz w:val="24"/>
          <w:szCs w:val="24"/>
        </w:rPr>
        <w:t>-</w:t>
      </w:r>
      <w:r w:rsidRPr="00C629B4">
        <w:rPr>
          <w:rFonts w:ascii="Times New Roman" w:hAnsi="Times New Roman" w:cs="Times New Roman"/>
          <w:sz w:val="24"/>
          <w:szCs w:val="24"/>
        </w:rPr>
        <w:t xml:space="preserve">safe organization. Child Safeguarding is making </w:t>
      </w:r>
      <w:r w:rsidR="00323507">
        <w:rPr>
          <w:rFonts w:ascii="Times New Roman" w:hAnsi="Times New Roman" w:cs="Times New Roman"/>
          <w:sz w:val="24"/>
          <w:szCs w:val="24"/>
        </w:rPr>
        <w:t>POA</w:t>
      </w:r>
      <w:r w:rsidRPr="00C629B4">
        <w:rPr>
          <w:rFonts w:ascii="Times New Roman" w:hAnsi="Times New Roman" w:cs="Times New Roman"/>
          <w:sz w:val="24"/>
          <w:szCs w:val="24"/>
        </w:rPr>
        <w:t xml:space="preserve"> safe for children. It involves our collective and individual responsibility and preventative actions to ensure that all children are protected from deliberate or unintentional acts that lead to the risk of or actual harm by </w:t>
      </w:r>
      <w:r w:rsidR="00323507">
        <w:rPr>
          <w:rFonts w:ascii="Times New Roman" w:hAnsi="Times New Roman" w:cs="Times New Roman"/>
          <w:sz w:val="24"/>
          <w:szCs w:val="24"/>
        </w:rPr>
        <w:t xml:space="preserve">POA </w:t>
      </w:r>
      <w:r w:rsidR="00C862E0" w:rsidRPr="00C629B4">
        <w:rPr>
          <w:rFonts w:ascii="Times New Roman" w:hAnsi="Times New Roman" w:cs="Times New Roman"/>
          <w:sz w:val="24"/>
          <w:szCs w:val="24"/>
        </w:rPr>
        <w:t>Affiliates</w:t>
      </w:r>
      <w:r w:rsidRPr="00C629B4">
        <w:rPr>
          <w:rFonts w:ascii="Times New Roman" w:hAnsi="Times New Roman" w:cs="Times New Roman"/>
          <w:sz w:val="24"/>
          <w:szCs w:val="24"/>
        </w:rPr>
        <w:t xml:space="preserve"> who come into contact with children or impact them through our development interventions, humanitarian responses</w:t>
      </w:r>
      <w:r w:rsidR="6BC96139" w:rsidRPr="00C629B4">
        <w:rPr>
          <w:rFonts w:ascii="Times New Roman" w:hAnsi="Times New Roman" w:cs="Times New Roman"/>
          <w:sz w:val="24"/>
          <w:szCs w:val="24"/>
        </w:rPr>
        <w:t>,</w:t>
      </w:r>
      <w:r w:rsidRPr="00C629B4">
        <w:rPr>
          <w:rFonts w:ascii="Times New Roman" w:hAnsi="Times New Roman" w:cs="Times New Roman"/>
          <w:sz w:val="24"/>
          <w:szCs w:val="24"/>
        </w:rPr>
        <w:t xml:space="preserve"> and operations. This includes our direct program implementation, work through partners</w:t>
      </w:r>
      <w:r w:rsidR="35A97132" w:rsidRPr="00C629B4">
        <w:rPr>
          <w:rFonts w:ascii="Times New Roman" w:hAnsi="Times New Roman" w:cs="Times New Roman"/>
          <w:sz w:val="24"/>
          <w:szCs w:val="24"/>
        </w:rPr>
        <w:t>,</w:t>
      </w:r>
      <w:r w:rsidRPr="00C629B4">
        <w:rPr>
          <w:rFonts w:ascii="Times New Roman" w:hAnsi="Times New Roman" w:cs="Times New Roman"/>
          <w:sz w:val="24"/>
          <w:szCs w:val="24"/>
        </w:rPr>
        <w:t xml:space="preserve"> and management of children’s personal data.</w:t>
      </w:r>
      <w:r w:rsidR="00F8762A">
        <w:rPr>
          <w:rFonts w:ascii="Times New Roman" w:hAnsi="Times New Roman" w:cs="Times New Roman"/>
          <w:sz w:val="24"/>
          <w:szCs w:val="24"/>
        </w:rPr>
        <w:t xml:space="preserve"> </w:t>
      </w:r>
      <w:r w:rsidR="00400D1F">
        <w:rPr>
          <w:rFonts w:ascii="Times New Roman" w:hAnsi="Times New Roman" w:cs="Times New Roman"/>
          <w:sz w:val="24"/>
          <w:szCs w:val="24"/>
        </w:rPr>
        <w:t>For</w:t>
      </w:r>
      <w:r w:rsidR="00F8762A">
        <w:rPr>
          <w:rFonts w:ascii="Times New Roman" w:hAnsi="Times New Roman" w:cs="Times New Roman"/>
          <w:sz w:val="24"/>
          <w:szCs w:val="24"/>
        </w:rPr>
        <w:t xml:space="preserve"> more information</w:t>
      </w:r>
      <w:r w:rsidR="00400D1F">
        <w:rPr>
          <w:rFonts w:ascii="Times New Roman" w:hAnsi="Times New Roman" w:cs="Times New Roman"/>
          <w:sz w:val="24"/>
          <w:szCs w:val="24"/>
        </w:rPr>
        <w:t xml:space="preserve">, </w:t>
      </w:r>
      <w:r w:rsidR="008E4C31">
        <w:rPr>
          <w:rFonts w:ascii="Times New Roman" w:hAnsi="Times New Roman" w:cs="Times New Roman"/>
          <w:sz w:val="24"/>
          <w:szCs w:val="24"/>
        </w:rPr>
        <w:t xml:space="preserve">please </w:t>
      </w:r>
      <w:r w:rsidR="00211F69">
        <w:rPr>
          <w:rFonts w:ascii="Times New Roman" w:hAnsi="Times New Roman" w:cs="Times New Roman"/>
          <w:sz w:val="24"/>
          <w:szCs w:val="24"/>
        </w:rPr>
        <w:t xml:space="preserve">reference </w:t>
      </w:r>
      <w:r w:rsidR="00323507">
        <w:rPr>
          <w:rFonts w:ascii="Times New Roman" w:hAnsi="Times New Roman" w:cs="Times New Roman"/>
          <w:sz w:val="24"/>
          <w:szCs w:val="24"/>
        </w:rPr>
        <w:t>POA’s</w:t>
      </w:r>
      <w:r w:rsidR="00F8762A">
        <w:rPr>
          <w:rFonts w:ascii="Times New Roman" w:hAnsi="Times New Roman" w:cs="Times New Roman"/>
          <w:sz w:val="24"/>
          <w:szCs w:val="24"/>
        </w:rPr>
        <w:t xml:space="preserve"> Child Safeguarding Policy</w:t>
      </w:r>
      <w:r w:rsidR="00211F69">
        <w:rPr>
          <w:rFonts w:ascii="Times New Roman" w:hAnsi="Times New Roman" w:cs="Times New Roman"/>
          <w:sz w:val="24"/>
          <w:szCs w:val="24"/>
        </w:rPr>
        <w:t>.</w:t>
      </w:r>
    </w:p>
    <w:p w14:paraId="16BCAE25" w14:textId="77777777" w:rsidR="00C629B4" w:rsidRPr="00C629B4" w:rsidRDefault="00C629B4" w:rsidP="00C629B4">
      <w:pPr>
        <w:pStyle w:val="ListParagraph"/>
        <w:rPr>
          <w:rFonts w:ascii="Times New Roman" w:hAnsi="Times New Roman" w:cs="Times New Roman"/>
          <w:b/>
          <w:sz w:val="24"/>
          <w:szCs w:val="24"/>
        </w:rPr>
      </w:pPr>
    </w:p>
    <w:p w14:paraId="23671A21" w14:textId="77777777" w:rsidR="00C629B4" w:rsidRDefault="00176C1D" w:rsidP="00C629B4">
      <w:pPr>
        <w:pStyle w:val="ListParagraph"/>
        <w:numPr>
          <w:ilvl w:val="0"/>
          <w:numId w:val="3"/>
        </w:numPr>
        <w:ind w:left="360"/>
        <w:jc w:val="both"/>
        <w:rPr>
          <w:rFonts w:ascii="Times New Roman" w:hAnsi="Times New Roman" w:cs="Times New Roman"/>
          <w:sz w:val="24"/>
          <w:szCs w:val="24"/>
        </w:rPr>
      </w:pPr>
      <w:r w:rsidRPr="00C629B4">
        <w:rPr>
          <w:rFonts w:ascii="Times New Roman" w:hAnsi="Times New Roman" w:cs="Times New Roman"/>
          <w:b/>
          <w:sz w:val="24"/>
          <w:szCs w:val="24"/>
        </w:rPr>
        <w:t>“Complainant”</w:t>
      </w:r>
      <w:r w:rsidRPr="00C629B4">
        <w:rPr>
          <w:rFonts w:ascii="Times New Roman" w:hAnsi="Times New Roman" w:cs="Times New Roman"/>
          <w:sz w:val="24"/>
          <w:szCs w:val="24"/>
        </w:rPr>
        <w:t>: The person reporting (or “making a complaint” about) SEA. This could be the victim or another person who becomes aware of the wrongdoing.</w:t>
      </w:r>
    </w:p>
    <w:p w14:paraId="45623B48" w14:textId="77777777" w:rsidR="00C629B4" w:rsidRPr="00C629B4" w:rsidRDefault="00C629B4" w:rsidP="00C629B4">
      <w:pPr>
        <w:pStyle w:val="ListParagraph"/>
        <w:rPr>
          <w:rFonts w:ascii="Times New Roman" w:hAnsi="Times New Roman" w:cs="Times New Roman"/>
          <w:b/>
          <w:sz w:val="24"/>
          <w:szCs w:val="24"/>
        </w:rPr>
      </w:pPr>
    </w:p>
    <w:p w14:paraId="45C96EE1" w14:textId="77777777" w:rsidR="00C629B4" w:rsidRDefault="007508B5" w:rsidP="00C629B4">
      <w:pPr>
        <w:pStyle w:val="ListParagraph"/>
        <w:numPr>
          <w:ilvl w:val="0"/>
          <w:numId w:val="3"/>
        </w:numPr>
        <w:ind w:left="360"/>
        <w:jc w:val="both"/>
        <w:rPr>
          <w:rFonts w:ascii="Times New Roman" w:hAnsi="Times New Roman" w:cs="Times New Roman"/>
          <w:sz w:val="24"/>
          <w:szCs w:val="24"/>
        </w:rPr>
      </w:pPr>
      <w:r w:rsidRPr="00C629B4">
        <w:rPr>
          <w:rFonts w:ascii="Times New Roman" w:hAnsi="Times New Roman" w:cs="Times New Roman"/>
          <w:b/>
          <w:sz w:val="24"/>
          <w:szCs w:val="24"/>
        </w:rPr>
        <w:t>“Complaint”</w:t>
      </w:r>
      <w:r w:rsidRPr="00C629B4">
        <w:rPr>
          <w:rFonts w:ascii="Times New Roman" w:hAnsi="Times New Roman" w:cs="Times New Roman"/>
          <w:sz w:val="24"/>
          <w:szCs w:val="24"/>
        </w:rPr>
        <w:t>: The report of an incident of SEA.</w:t>
      </w:r>
    </w:p>
    <w:p w14:paraId="5BAF9823" w14:textId="77777777" w:rsidR="00C629B4" w:rsidRPr="00C629B4" w:rsidRDefault="00C629B4" w:rsidP="00C629B4">
      <w:pPr>
        <w:pStyle w:val="ListParagraph"/>
        <w:rPr>
          <w:rFonts w:ascii="Times New Roman" w:hAnsi="Times New Roman" w:cs="Times New Roman"/>
          <w:b/>
          <w:bCs/>
          <w:sz w:val="24"/>
          <w:szCs w:val="24"/>
        </w:rPr>
      </w:pPr>
    </w:p>
    <w:p w14:paraId="4CC4FE3F" w14:textId="673BC815" w:rsidR="00C629B4" w:rsidRDefault="006B5B54" w:rsidP="00C629B4">
      <w:pPr>
        <w:pStyle w:val="ListParagraph"/>
        <w:numPr>
          <w:ilvl w:val="0"/>
          <w:numId w:val="3"/>
        </w:numPr>
        <w:ind w:left="360"/>
        <w:jc w:val="both"/>
        <w:rPr>
          <w:rFonts w:ascii="Times New Roman" w:hAnsi="Times New Roman" w:cs="Times New Roman"/>
          <w:sz w:val="24"/>
          <w:szCs w:val="24"/>
        </w:rPr>
      </w:pPr>
      <w:r w:rsidRPr="785840DB">
        <w:rPr>
          <w:rFonts w:ascii="Times New Roman" w:hAnsi="Times New Roman" w:cs="Times New Roman"/>
          <w:b/>
          <w:bCs/>
          <w:sz w:val="24"/>
          <w:szCs w:val="24"/>
        </w:rPr>
        <w:lastRenderedPageBreak/>
        <w:t>“Complaint</w:t>
      </w:r>
      <w:r w:rsidR="07CB6E8F" w:rsidRPr="785840DB">
        <w:rPr>
          <w:rFonts w:ascii="Times New Roman" w:hAnsi="Times New Roman" w:cs="Times New Roman"/>
          <w:b/>
          <w:bCs/>
          <w:sz w:val="24"/>
          <w:szCs w:val="24"/>
        </w:rPr>
        <w:t>’</w:t>
      </w:r>
      <w:r w:rsidRPr="785840DB">
        <w:rPr>
          <w:rFonts w:ascii="Times New Roman" w:hAnsi="Times New Roman" w:cs="Times New Roman"/>
          <w:b/>
          <w:bCs/>
          <w:sz w:val="24"/>
          <w:szCs w:val="24"/>
        </w:rPr>
        <w:t>s procedure”</w:t>
      </w:r>
      <w:r w:rsidRPr="785840DB">
        <w:rPr>
          <w:rFonts w:ascii="Times New Roman" w:hAnsi="Times New Roman" w:cs="Times New Roman"/>
          <w:sz w:val="24"/>
          <w:szCs w:val="24"/>
        </w:rPr>
        <w:t xml:space="preserve">: </w:t>
      </w:r>
      <w:r w:rsidR="25487092" w:rsidRPr="785840DB">
        <w:rPr>
          <w:rFonts w:ascii="Times New Roman" w:hAnsi="Times New Roman" w:cs="Times New Roman"/>
          <w:sz w:val="24"/>
          <w:szCs w:val="24"/>
        </w:rPr>
        <w:t>A</w:t>
      </w:r>
      <w:r w:rsidRPr="785840DB">
        <w:rPr>
          <w:rFonts w:ascii="Times New Roman" w:hAnsi="Times New Roman" w:cs="Times New Roman"/>
          <w:sz w:val="24"/>
          <w:szCs w:val="24"/>
        </w:rPr>
        <w:t xml:space="preserve"> framework that describes the course of action for receiving and processing allegations of SEA. This includes systems for processing complaints within an organization, as well as procedures for beneficiaries to bring complaints forward.</w:t>
      </w:r>
    </w:p>
    <w:p w14:paraId="3C5AA1CF" w14:textId="77777777" w:rsidR="00C629B4" w:rsidRPr="00C629B4" w:rsidRDefault="00C629B4" w:rsidP="00C629B4">
      <w:pPr>
        <w:pStyle w:val="ListParagraph"/>
        <w:rPr>
          <w:rFonts w:ascii="Times New Roman" w:hAnsi="Times New Roman" w:cs="Times New Roman"/>
          <w:b/>
          <w:sz w:val="24"/>
          <w:szCs w:val="24"/>
        </w:rPr>
      </w:pPr>
    </w:p>
    <w:p w14:paraId="7BF406ED" w14:textId="77777777" w:rsidR="006552C7" w:rsidRDefault="00E41BF5" w:rsidP="00C57B6D">
      <w:pPr>
        <w:pStyle w:val="ListParagraph"/>
        <w:numPr>
          <w:ilvl w:val="0"/>
          <w:numId w:val="3"/>
        </w:numPr>
        <w:ind w:left="360"/>
        <w:jc w:val="both"/>
        <w:rPr>
          <w:rFonts w:ascii="Times New Roman" w:hAnsi="Times New Roman" w:cs="Times New Roman"/>
          <w:sz w:val="24"/>
          <w:szCs w:val="24"/>
        </w:rPr>
      </w:pPr>
      <w:r w:rsidRPr="00C629B4">
        <w:rPr>
          <w:rFonts w:ascii="Times New Roman" w:hAnsi="Times New Roman" w:cs="Times New Roman"/>
          <w:b/>
          <w:sz w:val="24"/>
          <w:szCs w:val="24"/>
        </w:rPr>
        <w:t>“Economic exploitation”</w:t>
      </w:r>
      <w:r w:rsidRPr="00C629B4">
        <w:rPr>
          <w:rFonts w:ascii="Times New Roman" w:hAnsi="Times New Roman" w:cs="Times New Roman"/>
          <w:sz w:val="24"/>
          <w:szCs w:val="24"/>
        </w:rPr>
        <w:t>: The deliberate misplacement, exploitation, or wrongful temporary or permanent use of belongings or money</w:t>
      </w:r>
      <w:r w:rsidR="00D20BC8" w:rsidRPr="00C629B4">
        <w:rPr>
          <w:rFonts w:ascii="Times New Roman" w:hAnsi="Times New Roman" w:cs="Times New Roman"/>
          <w:sz w:val="24"/>
          <w:szCs w:val="24"/>
        </w:rPr>
        <w:t>.</w:t>
      </w:r>
    </w:p>
    <w:p w14:paraId="5BBAA64F" w14:textId="77777777" w:rsidR="006552C7" w:rsidRPr="006552C7" w:rsidRDefault="006552C7" w:rsidP="006552C7">
      <w:pPr>
        <w:pStyle w:val="ListParagraph"/>
        <w:rPr>
          <w:rFonts w:ascii="Times New Roman" w:hAnsi="Times New Roman" w:cs="Times New Roman"/>
          <w:b/>
          <w:sz w:val="24"/>
          <w:szCs w:val="24"/>
        </w:rPr>
      </w:pPr>
    </w:p>
    <w:p w14:paraId="683DBB17" w14:textId="4ADEAE6C" w:rsidR="006552C7" w:rsidRDefault="122F1699" w:rsidP="006552C7">
      <w:pPr>
        <w:pStyle w:val="ListParagraph"/>
        <w:numPr>
          <w:ilvl w:val="0"/>
          <w:numId w:val="3"/>
        </w:numPr>
        <w:ind w:left="360"/>
        <w:jc w:val="both"/>
        <w:rPr>
          <w:rFonts w:ascii="Times New Roman" w:hAnsi="Times New Roman" w:cs="Times New Roman"/>
          <w:sz w:val="24"/>
          <w:szCs w:val="24"/>
        </w:rPr>
      </w:pPr>
      <w:r w:rsidRPr="0CD8E694">
        <w:rPr>
          <w:rFonts w:ascii="Times New Roman" w:hAnsi="Times New Roman" w:cs="Times New Roman"/>
          <w:b/>
          <w:bCs/>
          <w:sz w:val="24"/>
          <w:szCs w:val="24"/>
        </w:rPr>
        <w:t xml:space="preserve"> </w:t>
      </w:r>
      <w:r w:rsidR="00D20BC8" w:rsidRPr="006552C7">
        <w:rPr>
          <w:rFonts w:ascii="Times New Roman" w:hAnsi="Times New Roman" w:cs="Times New Roman"/>
          <w:b/>
          <w:sz w:val="24"/>
          <w:szCs w:val="24"/>
        </w:rPr>
        <w:t>“Emotional abuse</w:t>
      </w:r>
      <w:r w:rsidR="00766940">
        <w:rPr>
          <w:rFonts w:ascii="Times New Roman" w:hAnsi="Times New Roman" w:cs="Times New Roman"/>
          <w:b/>
          <w:sz w:val="24"/>
          <w:szCs w:val="24"/>
        </w:rPr>
        <w:t xml:space="preserve"> or ill treatment</w:t>
      </w:r>
      <w:r w:rsidR="00D20BC8" w:rsidRPr="006552C7">
        <w:rPr>
          <w:rFonts w:ascii="Times New Roman" w:hAnsi="Times New Roman" w:cs="Times New Roman"/>
          <w:b/>
          <w:sz w:val="24"/>
          <w:szCs w:val="24"/>
        </w:rPr>
        <w:t>”</w:t>
      </w:r>
      <w:r w:rsidR="00D20BC8" w:rsidRPr="006552C7">
        <w:rPr>
          <w:rFonts w:ascii="Times New Roman" w:hAnsi="Times New Roman" w:cs="Times New Roman"/>
          <w:sz w:val="24"/>
          <w:szCs w:val="24"/>
        </w:rPr>
        <w:t xml:space="preserve">: Constitutes injury to </w:t>
      </w:r>
      <w:r w:rsidR="00C57B6D">
        <w:rPr>
          <w:rFonts w:ascii="Times New Roman" w:hAnsi="Times New Roman" w:cs="Times New Roman"/>
          <w:sz w:val="24"/>
          <w:szCs w:val="24"/>
        </w:rPr>
        <w:t>one’s</w:t>
      </w:r>
      <w:r w:rsidR="00D20BC8" w:rsidRPr="006552C7">
        <w:rPr>
          <w:rFonts w:ascii="Times New Roman" w:hAnsi="Times New Roman" w:cs="Times New Roman"/>
          <w:sz w:val="24"/>
          <w:szCs w:val="24"/>
        </w:rPr>
        <w:t xml:space="preserve"> psychological capacity or emotional stability</w:t>
      </w:r>
      <w:r w:rsidR="00C57B6D">
        <w:rPr>
          <w:rFonts w:ascii="Times New Roman" w:hAnsi="Times New Roman" w:cs="Times New Roman"/>
          <w:sz w:val="24"/>
          <w:szCs w:val="24"/>
        </w:rPr>
        <w:t>,</w:t>
      </w:r>
      <w:r w:rsidR="00D20BC8" w:rsidRPr="006552C7">
        <w:rPr>
          <w:rFonts w:ascii="Times New Roman" w:hAnsi="Times New Roman" w:cs="Times New Roman"/>
          <w:sz w:val="24"/>
          <w:szCs w:val="24"/>
        </w:rPr>
        <w:t xml:space="preserve"> caused by acts, threats of acts, or coercive tactics. Emotional abuse may include, but is not limited to: Humiliation, control, isolation, withholding of information, or any other deliberate activity that makes </w:t>
      </w:r>
      <w:r w:rsidR="00C57B6D">
        <w:rPr>
          <w:rFonts w:ascii="Times New Roman" w:hAnsi="Times New Roman" w:cs="Times New Roman"/>
          <w:sz w:val="24"/>
          <w:szCs w:val="24"/>
        </w:rPr>
        <w:t>one</w:t>
      </w:r>
      <w:r w:rsidR="00D20BC8" w:rsidRPr="006552C7">
        <w:rPr>
          <w:rFonts w:ascii="Times New Roman" w:hAnsi="Times New Roman" w:cs="Times New Roman"/>
          <w:sz w:val="24"/>
          <w:szCs w:val="24"/>
        </w:rPr>
        <w:t xml:space="preserve"> feel diminished or embarrassed.</w:t>
      </w:r>
    </w:p>
    <w:p w14:paraId="233F5100" w14:textId="77777777" w:rsidR="006552C7" w:rsidRPr="006552C7" w:rsidRDefault="006552C7" w:rsidP="006552C7">
      <w:pPr>
        <w:pStyle w:val="ListParagraph"/>
        <w:rPr>
          <w:rFonts w:ascii="Times New Roman" w:hAnsi="Times New Roman" w:cs="Times New Roman"/>
          <w:b/>
          <w:bCs/>
          <w:sz w:val="24"/>
          <w:szCs w:val="24"/>
        </w:rPr>
      </w:pPr>
    </w:p>
    <w:p w14:paraId="522F89C5" w14:textId="6C7E80EE" w:rsidR="006552C7" w:rsidRPr="006552C7" w:rsidRDefault="2BFFBB70" w:rsidP="006552C7">
      <w:pPr>
        <w:pStyle w:val="ListParagraph"/>
        <w:numPr>
          <w:ilvl w:val="0"/>
          <w:numId w:val="3"/>
        </w:numPr>
        <w:ind w:left="360"/>
        <w:jc w:val="both"/>
        <w:rPr>
          <w:rFonts w:ascii="Times New Roman" w:hAnsi="Times New Roman" w:cs="Times New Roman"/>
          <w:sz w:val="24"/>
          <w:szCs w:val="24"/>
        </w:rPr>
      </w:pPr>
      <w:r w:rsidRPr="0CD8E694">
        <w:rPr>
          <w:rFonts w:ascii="Times New Roman" w:hAnsi="Times New Roman" w:cs="Times New Roman"/>
          <w:b/>
          <w:bCs/>
          <w:sz w:val="24"/>
          <w:szCs w:val="24"/>
        </w:rPr>
        <w:t xml:space="preserve"> </w:t>
      </w:r>
      <w:r w:rsidR="00E41BF5" w:rsidRPr="785840DB">
        <w:rPr>
          <w:rFonts w:ascii="Times New Roman" w:hAnsi="Times New Roman" w:cs="Times New Roman"/>
          <w:b/>
          <w:bCs/>
          <w:sz w:val="24"/>
          <w:szCs w:val="24"/>
        </w:rPr>
        <w:t>“Exploitative relationship”</w:t>
      </w:r>
      <w:r w:rsidR="00E41BF5" w:rsidRPr="785840DB">
        <w:rPr>
          <w:rFonts w:ascii="Times New Roman" w:hAnsi="Times New Roman" w:cs="Times New Roman"/>
          <w:sz w:val="24"/>
          <w:szCs w:val="24"/>
        </w:rPr>
        <w:t xml:space="preserve">: A relationship that constitutes sexual exploitation </w:t>
      </w:r>
      <w:r w:rsidR="663DB3AB" w:rsidRPr="785840DB">
        <w:rPr>
          <w:rFonts w:ascii="Times New Roman" w:hAnsi="Times New Roman" w:cs="Times New Roman"/>
          <w:sz w:val="24"/>
          <w:szCs w:val="24"/>
        </w:rPr>
        <w:t>(</w:t>
      </w:r>
      <w:r w:rsidR="00E41BF5" w:rsidRPr="785840DB">
        <w:rPr>
          <w:rFonts w:ascii="Times New Roman" w:hAnsi="Times New Roman" w:cs="Times New Roman"/>
          <w:sz w:val="24"/>
          <w:szCs w:val="24"/>
        </w:rPr>
        <w:t>i.e.</w:t>
      </w:r>
      <w:r w:rsidR="3F09F603" w:rsidRPr="785840DB">
        <w:rPr>
          <w:rFonts w:ascii="Times New Roman" w:hAnsi="Times New Roman" w:cs="Times New Roman"/>
          <w:sz w:val="24"/>
          <w:szCs w:val="24"/>
        </w:rPr>
        <w:t>,</w:t>
      </w:r>
      <w:r w:rsidR="00E41BF5" w:rsidRPr="785840DB">
        <w:rPr>
          <w:rFonts w:ascii="Times New Roman" w:hAnsi="Times New Roman" w:cs="Times New Roman"/>
          <w:sz w:val="24"/>
          <w:szCs w:val="24"/>
        </w:rPr>
        <w:t xml:space="preserve"> any actual or attempted abuse of a position of vulnerability, differential power</w:t>
      </w:r>
      <w:r w:rsidR="00942A56" w:rsidRPr="785840DB">
        <w:rPr>
          <w:rFonts w:ascii="Times New Roman" w:hAnsi="Times New Roman" w:cs="Times New Roman"/>
          <w:sz w:val="24"/>
          <w:szCs w:val="24"/>
        </w:rPr>
        <w:t>,</w:t>
      </w:r>
      <w:r w:rsidR="00E41BF5" w:rsidRPr="785840DB">
        <w:rPr>
          <w:rFonts w:ascii="Times New Roman" w:hAnsi="Times New Roman" w:cs="Times New Roman"/>
          <w:sz w:val="24"/>
          <w:szCs w:val="24"/>
        </w:rPr>
        <w:t xml:space="preserve"> or trust, for sexual purposes, including, but not limited to</w:t>
      </w:r>
      <w:r w:rsidR="16436612" w:rsidRPr="785840DB">
        <w:rPr>
          <w:rFonts w:ascii="Times New Roman" w:hAnsi="Times New Roman" w:cs="Times New Roman"/>
          <w:sz w:val="24"/>
          <w:szCs w:val="24"/>
        </w:rPr>
        <w:t>:</w:t>
      </w:r>
      <w:r w:rsidR="00E41BF5" w:rsidRPr="785840DB">
        <w:rPr>
          <w:rFonts w:ascii="Times New Roman" w:hAnsi="Times New Roman" w:cs="Times New Roman"/>
          <w:sz w:val="24"/>
          <w:szCs w:val="24"/>
        </w:rPr>
        <w:t xml:space="preserve"> </w:t>
      </w:r>
      <w:r w:rsidR="4E7EF20B" w:rsidRPr="785840DB">
        <w:rPr>
          <w:rFonts w:ascii="Times New Roman" w:hAnsi="Times New Roman" w:cs="Times New Roman"/>
          <w:sz w:val="24"/>
          <w:szCs w:val="24"/>
        </w:rPr>
        <w:t>P</w:t>
      </w:r>
      <w:r w:rsidR="00E41BF5" w:rsidRPr="785840DB">
        <w:rPr>
          <w:rFonts w:ascii="Times New Roman" w:hAnsi="Times New Roman" w:cs="Times New Roman"/>
          <w:sz w:val="24"/>
          <w:szCs w:val="24"/>
        </w:rPr>
        <w:t>rofiting monetarily, socially</w:t>
      </w:r>
      <w:r w:rsidR="25883F67" w:rsidRPr="785840DB">
        <w:rPr>
          <w:rFonts w:ascii="Times New Roman" w:hAnsi="Times New Roman" w:cs="Times New Roman"/>
          <w:sz w:val="24"/>
          <w:szCs w:val="24"/>
        </w:rPr>
        <w:t>,</w:t>
      </w:r>
      <w:r w:rsidR="00E41BF5" w:rsidRPr="785840DB">
        <w:rPr>
          <w:rFonts w:ascii="Times New Roman" w:hAnsi="Times New Roman" w:cs="Times New Roman"/>
          <w:sz w:val="24"/>
          <w:szCs w:val="24"/>
        </w:rPr>
        <w:t xml:space="preserve"> or politically from the sexual exploitation of another.</w:t>
      </w:r>
      <w:r w:rsidR="2305605E" w:rsidRPr="785840DB">
        <w:rPr>
          <w:rFonts w:ascii="Times New Roman" w:hAnsi="Times New Roman" w:cs="Times New Roman"/>
          <w:sz w:val="24"/>
          <w:szCs w:val="24"/>
        </w:rPr>
        <w:t>)</w:t>
      </w:r>
      <w:r w:rsidR="00E41BF5" w:rsidRPr="785840DB">
        <w:rPr>
          <w:rFonts w:ascii="Times New Roman" w:eastAsia="Calibri" w:hAnsi="Times New Roman" w:cs="Times New Roman"/>
          <w:b/>
          <w:bCs/>
        </w:rPr>
        <w:t xml:space="preserve"> </w:t>
      </w:r>
    </w:p>
    <w:p w14:paraId="04C51B0B" w14:textId="77777777" w:rsidR="006552C7" w:rsidRPr="006552C7" w:rsidRDefault="006552C7" w:rsidP="006552C7">
      <w:pPr>
        <w:pStyle w:val="ListParagraph"/>
        <w:rPr>
          <w:rFonts w:ascii="Times New Roman" w:hAnsi="Times New Roman" w:cs="Times New Roman"/>
          <w:b/>
          <w:bCs/>
          <w:sz w:val="24"/>
          <w:szCs w:val="24"/>
        </w:rPr>
      </w:pPr>
    </w:p>
    <w:p w14:paraId="76FDE140" w14:textId="48D62FF0" w:rsidR="009C6FF5" w:rsidRDefault="2BF7580E" w:rsidP="00FB11F3">
      <w:pPr>
        <w:pStyle w:val="ListParagraph"/>
        <w:numPr>
          <w:ilvl w:val="0"/>
          <w:numId w:val="3"/>
        </w:numPr>
        <w:ind w:left="360"/>
        <w:jc w:val="both"/>
        <w:rPr>
          <w:rFonts w:ascii="Times New Roman" w:hAnsi="Times New Roman" w:cs="Times New Roman"/>
          <w:sz w:val="24"/>
          <w:szCs w:val="24"/>
        </w:rPr>
      </w:pPr>
      <w:r w:rsidRPr="0CD8E694">
        <w:rPr>
          <w:rFonts w:ascii="Times New Roman" w:hAnsi="Times New Roman" w:cs="Times New Roman"/>
          <w:b/>
          <w:bCs/>
          <w:sz w:val="24"/>
          <w:szCs w:val="24"/>
        </w:rPr>
        <w:t xml:space="preserve"> </w:t>
      </w:r>
      <w:r w:rsidR="00140FB6" w:rsidRPr="006552C7">
        <w:rPr>
          <w:rFonts w:ascii="Times New Roman" w:hAnsi="Times New Roman" w:cs="Times New Roman"/>
          <w:b/>
          <w:bCs/>
          <w:sz w:val="24"/>
          <w:szCs w:val="24"/>
        </w:rPr>
        <w:t>“Incident”</w:t>
      </w:r>
      <w:r w:rsidR="00140FB6" w:rsidRPr="006552C7">
        <w:rPr>
          <w:rFonts w:ascii="Times New Roman" w:hAnsi="Times New Roman" w:cs="Times New Roman"/>
          <w:sz w:val="24"/>
          <w:szCs w:val="24"/>
        </w:rPr>
        <w:t>: Instances of sexual exploitation and abuse, violence, suicide, accident, or other trauma.</w:t>
      </w:r>
    </w:p>
    <w:p w14:paraId="04B74E3D" w14:textId="77777777" w:rsidR="009C6FF5" w:rsidRPr="009C6FF5" w:rsidRDefault="009C6FF5" w:rsidP="009C6FF5">
      <w:pPr>
        <w:pStyle w:val="ListParagraph"/>
        <w:rPr>
          <w:rFonts w:ascii="Times New Roman" w:hAnsi="Times New Roman" w:cs="Times New Roman"/>
          <w:b/>
          <w:bCs/>
          <w:sz w:val="24"/>
          <w:szCs w:val="24"/>
        </w:rPr>
      </w:pPr>
    </w:p>
    <w:p w14:paraId="0BBE8B6D" w14:textId="6E74EFC0" w:rsidR="00343D03" w:rsidRDefault="654F6CF8" w:rsidP="00E66760">
      <w:pPr>
        <w:pStyle w:val="ListParagraph"/>
        <w:numPr>
          <w:ilvl w:val="0"/>
          <w:numId w:val="3"/>
        </w:numPr>
        <w:ind w:left="360"/>
        <w:jc w:val="both"/>
        <w:rPr>
          <w:rFonts w:ascii="Times New Roman" w:hAnsi="Times New Roman" w:cs="Times New Roman"/>
          <w:sz w:val="24"/>
          <w:szCs w:val="24"/>
        </w:rPr>
      </w:pPr>
      <w:r w:rsidRPr="0CD8E694">
        <w:rPr>
          <w:rFonts w:ascii="Times New Roman" w:hAnsi="Times New Roman" w:cs="Times New Roman"/>
          <w:b/>
          <w:bCs/>
          <w:sz w:val="24"/>
          <w:szCs w:val="24"/>
        </w:rPr>
        <w:t xml:space="preserve"> </w:t>
      </w:r>
      <w:r w:rsidR="00DA2804" w:rsidRPr="009C6FF5">
        <w:rPr>
          <w:rFonts w:ascii="Times New Roman" w:hAnsi="Times New Roman" w:cs="Times New Roman"/>
          <w:b/>
          <w:bCs/>
          <w:sz w:val="24"/>
          <w:szCs w:val="24"/>
        </w:rPr>
        <w:t>“Participant</w:t>
      </w:r>
      <w:r w:rsidR="00F2212C" w:rsidRPr="009C6FF5">
        <w:rPr>
          <w:rFonts w:ascii="Times New Roman" w:hAnsi="Times New Roman" w:cs="Times New Roman"/>
          <w:b/>
          <w:bCs/>
          <w:sz w:val="24"/>
          <w:szCs w:val="24"/>
        </w:rPr>
        <w:t xml:space="preserve"> </w:t>
      </w:r>
      <w:r w:rsidR="0070078D" w:rsidRPr="009C6FF5">
        <w:rPr>
          <w:rFonts w:ascii="Times New Roman" w:hAnsi="Times New Roman" w:cs="Times New Roman"/>
          <w:b/>
          <w:bCs/>
          <w:sz w:val="24"/>
          <w:szCs w:val="24"/>
        </w:rPr>
        <w:t>or Participants”</w:t>
      </w:r>
      <w:r w:rsidR="00DA2804" w:rsidRPr="009C6FF5">
        <w:rPr>
          <w:rFonts w:ascii="Times New Roman" w:hAnsi="Times New Roman" w:cs="Times New Roman"/>
          <w:sz w:val="24"/>
          <w:szCs w:val="24"/>
        </w:rPr>
        <w:t>:</w:t>
      </w:r>
      <w:r w:rsidR="00071F0A" w:rsidRPr="009C6FF5">
        <w:rPr>
          <w:rFonts w:ascii="Times New Roman" w:hAnsi="Times New Roman" w:cs="Times New Roman"/>
          <w:sz w:val="24"/>
          <w:szCs w:val="24"/>
        </w:rPr>
        <w:t xml:space="preserve"> </w:t>
      </w:r>
      <w:r w:rsidR="00CF0A5E">
        <w:rPr>
          <w:rFonts w:ascii="Times New Roman" w:hAnsi="Times New Roman" w:cs="Times New Roman"/>
          <w:sz w:val="24"/>
          <w:szCs w:val="24"/>
        </w:rPr>
        <w:t>POA p</w:t>
      </w:r>
      <w:r w:rsidR="00071F0A" w:rsidRPr="009C6FF5">
        <w:rPr>
          <w:rFonts w:ascii="Times New Roman" w:hAnsi="Times New Roman" w:cs="Times New Roman"/>
          <w:sz w:val="24"/>
          <w:szCs w:val="24"/>
        </w:rPr>
        <w:t>rogram beneficiaries</w:t>
      </w:r>
    </w:p>
    <w:p w14:paraId="5F22CBC4" w14:textId="77777777" w:rsidR="00E66760" w:rsidRPr="00E66760" w:rsidRDefault="00E66760" w:rsidP="00E66760">
      <w:pPr>
        <w:pStyle w:val="ListParagraph"/>
        <w:rPr>
          <w:rFonts w:ascii="Times New Roman" w:hAnsi="Times New Roman" w:cs="Times New Roman"/>
          <w:sz w:val="24"/>
          <w:szCs w:val="24"/>
        </w:rPr>
      </w:pPr>
    </w:p>
    <w:p w14:paraId="1C5659B0" w14:textId="2B510CED" w:rsidR="00343D03" w:rsidRDefault="1E1964EC" w:rsidP="00343D03">
      <w:pPr>
        <w:pStyle w:val="ListParagraph"/>
        <w:numPr>
          <w:ilvl w:val="0"/>
          <w:numId w:val="3"/>
        </w:numPr>
        <w:ind w:left="360"/>
        <w:jc w:val="both"/>
        <w:rPr>
          <w:rFonts w:ascii="Times New Roman" w:hAnsi="Times New Roman" w:cs="Times New Roman"/>
          <w:sz w:val="24"/>
          <w:szCs w:val="24"/>
        </w:rPr>
      </w:pPr>
      <w:r w:rsidRPr="0CD8E694">
        <w:rPr>
          <w:rFonts w:ascii="Times New Roman" w:hAnsi="Times New Roman" w:cs="Times New Roman"/>
          <w:b/>
          <w:bCs/>
          <w:sz w:val="24"/>
          <w:szCs w:val="24"/>
        </w:rPr>
        <w:t xml:space="preserve"> </w:t>
      </w:r>
      <w:r w:rsidR="007D3FCA" w:rsidRPr="785840DB">
        <w:rPr>
          <w:rFonts w:ascii="Times New Roman" w:hAnsi="Times New Roman" w:cs="Times New Roman"/>
          <w:b/>
          <w:bCs/>
          <w:sz w:val="24"/>
          <w:szCs w:val="24"/>
        </w:rPr>
        <w:t>“Partner Organizations”</w:t>
      </w:r>
      <w:r w:rsidR="007D3FCA" w:rsidRPr="785840DB">
        <w:rPr>
          <w:rFonts w:ascii="Times New Roman" w:hAnsi="Times New Roman" w:cs="Times New Roman"/>
          <w:sz w:val="24"/>
          <w:szCs w:val="24"/>
        </w:rPr>
        <w:t xml:space="preserve">: </w:t>
      </w:r>
      <w:r w:rsidR="49EC965E" w:rsidRPr="785840DB">
        <w:rPr>
          <w:rFonts w:ascii="Times New Roman" w:hAnsi="Times New Roman" w:cs="Times New Roman"/>
          <w:sz w:val="24"/>
          <w:szCs w:val="24"/>
        </w:rPr>
        <w:t>A</w:t>
      </w:r>
      <w:r w:rsidR="00DA0E17" w:rsidRPr="785840DB">
        <w:rPr>
          <w:rFonts w:ascii="Times New Roman" w:hAnsi="Times New Roman" w:cs="Times New Roman"/>
          <w:sz w:val="24"/>
          <w:szCs w:val="24"/>
        </w:rPr>
        <w:t xml:space="preserve">ny </w:t>
      </w:r>
      <w:r w:rsidR="00F2212C" w:rsidRPr="785840DB">
        <w:rPr>
          <w:rFonts w:ascii="Times New Roman" w:hAnsi="Times New Roman" w:cs="Times New Roman"/>
          <w:sz w:val="24"/>
          <w:szCs w:val="24"/>
        </w:rPr>
        <w:t xml:space="preserve">organization that has a contractual relationship with </w:t>
      </w:r>
      <w:r w:rsidR="004E3295">
        <w:rPr>
          <w:rFonts w:ascii="Times New Roman" w:hAnsi="Times New Roman" w:cs="Times New Roman"/>
          <w:sz w:val="24"/>
          <w:szCs w:val="24"/>
        </w:rPr>
        <w:t>POA</w:t>
      </w:r>
      <w:r w:rsidR="00F2212C" w:rsidRPr="785840DB">
        <w:rPr>
          <w:rFonts w:ascii="Times New Roman" w:hAnsi="Times New Roman" w:cs="Times New Roman"/>
          <w:sz w:val="24"/>
          <w:szCs w:val="24"/>
        </w:rPr>
        <w:t xml:space="preserve">, including </w:t>
      </w:r>
      <w:r w:rsidR="002109B0" w:rsidRPr="785840DB">
        <w:rPr>
          <w:rFonts w:ascii="Times New Roman" w:hAnsi="Times New Roman" w:cs="Times New Roman"/>
          <w:sz w:val="24"/>
          <w:szCs w:val="24"/>
        </w:rPr>
        <w:t>subcontractor</w:t>
      </w:r>
      <w:r w:rsidR="00F2212C" w:rsidRPr="785840DB">
        <w:rPr>
          <w:rFonts w:ascii="Times New Roman" w:hAnsi="Times New Roman" w:cs="Times New Roman"/>
          <w:sz w:val="24"/>
          <w:szCs w:val="24"/>
        </w:rPr>
        <w:t>s</w:t>
      </w:r>
      <w:r w:rsidR="002109B0" w:rsidRPr="785840DB">
        <w:rPr>
          <w:rFonts w:ascii="Times New Roman" w:hAnsi="Times New Roman" w:cs="Times New Roman"/>
          <w:sz w:val="24"/>
          <w:szCs w:val="24"/>
        </w:rPr>
        <w:t xml:space="preserve"> </w:t>
      </w:r>
      <w:r w:rsidR="00F2212C" w:rsidRPr="785840DB">
        <w:rPr>
          <w:rFonts w:ascii="Times New Roman" w:hAnsi="Times New Roman" w:cs="Times New Roman"/>
          <w:sz w:val="24"/>
          <w:szCs w:val="24"/>
        </w:rPr>
        <w:t>and</w:t>
      </w:r>
      <w:r w:rsidR="002109B0" w:rsidRPr="785840DB">
        <w:rPr>
          <w:rFonts w:ascii="Times New Roman" w:hAnsi="Times New Roman" w:cs="Times New Roman"/>
          <w:sz w:val="24"/>
          <w:szCs w:val="24"/>
        </w:rPr>
        <w:t xml:space="preserve"> </w:t>
      </w:r>
      <w:r w:rsidR="00F2212C" w:rsidRPr="785840DB">
        <w:rPr>
          <w:rFonts w:ascii="Times New Roman" w:hAnsi="Times New Roman" w:cs="Times New Roman"/>
          <w:sz w:val="24"/>
          <w:szCs w:val="24"/>
        </w:rPr>
        <w:t>sub</w:t>
      </w:r>
      <w:r w:rsidR="41FDEC0E" w:rsidRPr="785840DB">
        <w:rPr>
          <w:rFonts w:ascii="Times New Roman" w:hAnsi="Times New Roman" w:cs="Times New Roman"/>
          <w:sz w:val="24"/>
          <w:szCs w:val="24"/>
        </w:rPr>
        <w:t>-</w:t>
      </w:r>
      <w:r w:rsidR="00F2212C" w:rsidRPr="785840DB">
        <w:rPr>
          <w:rFonts w:ascii="Times New Roman" w:hAnsi="Times New Roman" w:cs="Times New Roman"/>
          <w:sz w:val="24"/>
          <w:szCs w:val="24"/>
        </w:rPr>
        <w:t>award</w:t>
      </w:r>
      <w:r w:rsidR="351EC764" w:rsidRPr="785840DB">
        <w:rPr>
          <w:rFonts w:ascii="Times New Roman" w:hAnsi="Times New Roman" w:cs="Times New Roman"/>
          <w:sz w:val="24"/>
          <w:szCs w:val="24"/>
        </w:rPr>
        <w:t>ee</w:t>
      </w:r>
      <w:r w:rsidR="00F2212C" w:rsidRPr="785840DB">
        <w:rPr>
          <w:rFonts w:ascii="Times New Roman" w:hAnsi="Times New Roman" w:cs="Times New Roman"/>
          <w:sz w:val="24"/>
          <w:szCs w:val="24"/>
        </w:rPr>
        <w:t>s.</w:t>
      </w:r>
    </w:p>
    <w:p w14:paraId="07BB3025" w14:textId="77777777" w:rsidR="00343D03" w:rsidRPr="00343D03" w:rsidRDefault="00343D03" w:rsidP="00343D03">
      <w:pPr>
        <w:pStyle w:val="ListParagraph"/>
        <w:rPr>
          <w:rFonts w:ascii="Times New Roman" w:hAnsi="Times New Roman" w:cs="Times New Roman"/>
          <w:b/>
          <w:bCs/>
          <w:sz w:val="24"/>
          <w:szCs w:val="24"/>
        </w:rPr>
      </w:pPr>
    </w:p>
    <w:p w14:paraId="550DF262" w14:textId="48E592A2" w:rsidR="00343D03" w:rsidRDefault="24501789" w:rsidP="00343D03">
      <w:pPr>
        <w:pStyle w:val="ListParagraph"/>
        <w:numPr>
          <w:ilvl w:val="0"/>
          <w:numId w:val="3"/>
        </w:numPr>
        <w:ind w:left="360"/>
        <w:jc w:val="both"/>
        <w:rPr>
          <w:rFonts w:ascii="Times New Roman" w:hAnsi="Times New Roman" w:cs="Times New Roman"/>
          <w:sz w:val="24"/>
          <w:szCs w:val="24"/>
        </w:rPr>
      </w:pPr>
      <w:r w:rsidRPr="0CD8E694">
        <w:rPr>
          <w:rFonts w:ascii="Times New Roman" w:hAnsi="Times New Roman" w:cs="Times New Roman"/>
          <w:b/>
          <w:bCs/>
          <w:sz w:val="24"/>
          <w:szCs w:val="24"/>
        </w:rPr>
        <w:t xml:space="preserve"> </w:t>
      </w:r>
      <w:r w:rsidR="002258A4" w:rsidRPr="00343D03">
        <w:rPr>
          <w:rFonts w:ascii="Times New Roman" w:hAnsi="Times New Roman" w:cs="Times New Roman"/>
          <w:b/>
          <w:bCs/>
          <w:sz w:val="24"/>
          <w:szCs w:val="24"/>
        </w:rPr>
        <w:t>“Physical abuse”</w:t>
      </w:r>
      <w:r w:rsidR="002258A4" w:rsidRPr="00343D03">
        <w:rPr>
          <w:rFonts w:ascii="Times New Roman" w:hAnsi="Times New Roman" w:cs="Times New Roman"/>
          <w:sz w:val="24"/>
          <w:szCs w:val="24"/>
        </w:rPr>
        <w:t>: Constitutes acts or failures to act resulting in injury (not necessarily visible), unnecessary or unjustified pain or suffering without causing injury, harm</w:t>
      </w:r>
      <w:r w:rsidR="07CC97E2" w:rsidRPr="00343D03">
        <w:rPr>
          <w:rFonts w:ascii="Times New Roman" w:hAnsi="Times New Roman" w:cs="Times New Roman"/>
          <w:sz w:val="24"/>
          <w:szCs w:val="24"/>
        </w:rPr>
        <w:t>,</w:t>
      </w:r>
      <w:r w:rsidR="002258A4" w:rsidRPr="00343D03">
        <w:rPr>
          <w:rFonts w:ascii="Times New Roman" w:hAnsi="Times New Roman" w:cs="Times New Roman"/>
          <w:sz w:val="24"/>
          <w:szCs w:val="24"/>
        </w:rPr>
        <w:t xml:space="preserve"> or risk of harm to </w:t>
      </w:r>
      <w:r w:rsidR="005F3E65" w:rsidRPr="00343D03">
        <w:rPr>
          <w:rFonts w:ascii="Times New Roman" w:hAnsi="Times New Roman" w:cs="Times New Roman"/>
          <w:sz w:val="24"/>
          <w:szCs w:val="24"/>
        </w:rPr>
        <w:t>an</w:t>
      </w:r>
      <w:r w:rsidR="002258A4" w:rsidRPr="00343D03">
        <w:rPr>
          <w:rFonts w:ascii="Times New Roman" w:hAnsi="Times New Roman" w:cs="Times New Roman"/>
          <w:sz w:val="24"/>
          <w:szCs w:val="24"/>
        </w:rPr>
        <w:t xml:space="preserve"> </w:t>
      </w:r>
      <w:r w:rsidR="006F7FB2" w:rsidRPr="00343D03">
        <w:rPr>
          <w:rFonts w:ascii="Times New Roman" w:hAnsi="Times New Roman" w:cs="Times New Roman"/>
          <w:sz w:val="24"/>
          <w:szCs w:val="24"/>
        </w:rPr>
        <w:t>indivi</w:t>
      </w:r>
      <w:r w:rsidR="00821F8B" w:rsidRPr="00343D03">
        <w:rPr>
          <w:rFonts w:ascii="Times New Roman" w:hAnsi="Times New Roman" w:cs="Times New Roman"/>
          <w:sz w:val="24"/>
          <w:szCs w:val="24"/>
        </w:rPr>
        <w:t>dual’s</w:t>
      </w:r>
      <w:r w:rsidR="002258A4" w:rsidRPr="00343D03">
        <w:rPr>
          <w:rFonts w:ascii="Times New Roman" w:hAnsi="Times New Roman" w:cs="Times New Roman"/>
          <w:sz w:val="24"/>
          <w:szCs w:val="24"/>
        </w:rPr>
        <w:t xml:space="preserve"> health or welfare, or death. Such acts may include, but are not limited to: Punching, beating, kicking, biting, shaking, throwing, stabbing, choking, or hitting (regardless of object used), or burning. These acts are considered abuse regardless of whether they were intended to hurt the individual.</w:t>
      </w:r>
    </w:p>
    <w:p w14:paraId="581F0C70" w14:textId="77777777" w:rsidR="00343D03" w:rsidRPr="00343D03" w:rsidRDefault="00343D03" w:rsidP="00343D03">
      <w:pPr>
        <w:pStyle w:val="ListParagraph"/>
        <w:rPr>
          <w:rFonts w:ascii="Times New Roman" w:hAnsi="Times New Roman" w:cs="Times New Roman"/>
          <w:b/>
          <w:bCs/>
          <w:sz w:val="24"/>
          <w:szCs w:val="24"/>
        </w:rPr>
      </w:pPr>
    </w:p>
    <w:p w14:paraId="3416B64D" w14:textId="4C8A9564" w:rsidR="00343D03" w:rsidRPr="000C77C0" w:rsidRDefault="47711751" w:rsidP="000C77C0">
      <w:pPr>
        <w:pStyle w:val="ListParagraph"/>
        <w:numPr>
          <w:ilvl w:val="0"/>
          <w:numId w:val="3"/>
        </w:numPr>
        <w:ind w:left="360"/>
        <w:jc w:val="both"/>
        <w:rPr>
          <w:rFonts w:ascii="Times New Roman" w:hAnsi="Times New Roman" w:cs="Times New Roman"/>
          <w:sz w:val="24"/>
          <w:szCs w:val="24"/>
        </w:rPr>
      </w:pPr>
      <w:r w:rsidRPr="0CD8E694">
        <w:rPr>
          <w:rFonts w:ascii="Times New Roman" w:hAnsi="Times New Roman" w:cs="Times New Roman"/>
          <w:b/>
          <w:bCs/>
          <w:sz w:val="24"/>
          <w:szCs w:val="24"/>
        </w:rPr>
        <w:t xml:space="preserve"> </w:t>
      </w:r>
      <w:r w:rsidR="00FF76BF" w:rsidRPr="00343D03">
        <w:rPr>
          <w:rFonts w:ascii="Times New Roman" w:hAnsi="Times New Roman" w:cs="Times New Roman"/>
          <w:b/>
          <w:bCs/>
          <w:sz w:val="24"/>
          <w:szCs w:val="24"/>
        </w:rPr>
        <w:t>“Sexual exploitation”</w:t>
      </w:r>
      <w:r w:rsidR="00FF76BF" w:rsidRPr="00343D03">
        <w:rPr>
          <w:rFonts w:ascii="Times New Roman" w:hAnsi="Times New Roman" w:cs="Times New Roman"/>
          <w:sz w:val="24"/>
          <w:szCs w:val="24"/>
        </w:rPr>
        <w:t xml:space="preserve">: Any actual or attempted abuse of </w:t>
      </w:r>
      <w:r w:rsidR="00BD547D" w:rsidRPr="00343D03">
        <w:rPr>
          <w:rFonts w:ascii="Times New Roman" w:hAnsi="Times New Roman" w:cs="Times New Roman"/>
          <w:sz w:val="24"/>
          <w:szCs w:val="24"/>
        </w:rPr>
        <w:t>position of vulnerability, differential power, or trust, for sexual purposes, including</w:t>
      </w:r>
      <w:r w:rsidR="01BDF70C" w:rsidRPr="00343D03">
        <w:rPr>
          <w:rFonts w:ascii="Times New Roman" w:hAnsi="Times New Roman" w:cs="Times New Roman"/>
          <w:sz w:val="24"/>
          <w:szCs w:val="24"/>
        </w:rPr>
        <w:t>,</w:t>
      </w:r>
      <w:r w:rsidR="00BD547D" w:rsidRPr="00343D03">
        <w:rPr>
          <w:rFonts w:ascii="Times New Roman" w:hAnsi="Times New Roman" w:cs="Times New Roman"/>
          <w:sz w:val="24"/>
          <w:szCs w:val="24"/>
        </w:rPr>
        <w:t xml:space="preserve"> but not limited to</w:t>
      </w:r>
      <w:r w:rsidR="48C88845" w:rsidRPr="00343D03">
        <w:rPr>
          <w:rFonts w:ascii="Times New Roman" w:hAnsi="Times New Roman" w:cs="Times New Roman"/>
          <w:sz w:val="24"/>
          <w:szCs w:val="24"/>
        </w:rPr>
        <w:t>:</w:t>
      </w:r>
      <w:r w:rsidR="00BD547D" w:rsidRPr="00343D03">
        <w:rPr>
          <w:rFonts w:ascii="Times New Roman" w:hAnsi="Times New Roman" w:cs="Times New Roman"/>
          <w:sz w:val="24"/>
          <w:szCs w:val="24"/>
        </w:rPr>
        <w:t xml:space="preserve"> </w:t>
      </w:r>
      <w:r w:rsidR="72112C3B" w:rsidRPr="00343D03">
        <w:rPr>
          <w:rFonts w:ascii="Times New Roman" w:hAnsi="Times New Roman" w:cs="Times New Roman"/>
          <w:sz w:val="24"/>
          <w:szCs w:val="24"/>
        </w:rPr>
        <w:t>P</w:t>
      </w:r>
      <w:r w:rsidR="00BD547D" w:rsidRPr="00343D03">
        <w:rPr>
          <w:rFonts w:ascii="Times New Roman" w:hAnsi="Times New Roman" w:cs="Times New Roman"/>
          <w:sz w:val="24"/>
          <w:szCs w:val="24"/>
        </w:rPr>
        <w:t xml:space="preserve">rofiting </w:t>
      </w:r>
      <w:r w:rsidR="00BD547D" w:rsidRPr="00343D03">
        <w:rPr>
          <w:rFonts w:ascii="Times New Roman" w:hAnsi="Times New Roman" w:cs="Times New Roman"/>
          <w:sz w:val="24"/>
          <w:szCs w:val="24"/>
        </w:rPr>
        <w:lastRenderedPageBreak/>
        <w:t xml:space="preserve">monetarily, socially, or politically from the sexual exploitation of </w:t>
      </w:r>
      <w:r w:rsidR="00FF76BF" w:rsidRPr="00343D03">
        <w:rPr>
          <w:rFonts w:ascii="Times New Roman" w:hAnsi="Times New Roman" w:cs="Times New Roman"/>
          <w:sz w:val="24"/>
          <w:szCs w:val="24"/>
        </w:rPr>
        <w:t xml:space="preserve">another. Other types of exploitation associated with sexual exploitation include: </w:t>
      </w:r>
    </w:p>
    <w:p w14:paraId="6D8D6130" w14:textId="0D4E1C36" w:rsidR="00C5001C" w:rsidRPr="00F47FC5" w:rsidRDefault="00C5001C" w:rsidP="00C46FAA">
      <w:pPr>
        <w:pStyle w:val="ListParagraph"/>
        <w:numPr>
          <w:ilvl w:val="2"/>
          <w:numId w:val="13"/>
        </w:numPr>
        <w:ind w:left="1080"/>
        <w:jc w:val="both"/>
        <w:rPr>
          <w:rFonts w:ascii="Times New Roman" w:hAnsi="Times New Roman" w:cs="Times New Roman"/>
          <w:sz w:val="24"/>
          <w:szCs w:val="24"/>
        </w:rPr>
      </w:pPr>
      <w:r w:rsidRPr="68AD596C">
        <w:rPr>
          <w:rFonts w:ascii="Times New Roman" w:hAnsi="Times New Roman" w:cs="Times New Roman"/>
          <w:b/>
          <w:bCs/>
          <w:sz w:val="24"/>
          <w:szCs w:val="24"/>
        </w:rPr>
        <w:t>“Transactional sex”</w:t>
      </w:r>
      <w:r w:rsidRPr="68AD596C">
        <w:rPr>
          <w:rFonts w:ascii="Times New Roman" w:hAnsi="Times New Roman" w:cs="Times New Roman"/>
          <w:sz w:val="24"/>
          <w:szCs w:val="24"/>
        </w:rPr>
        <w:t>: The exchange of money, employment, goods</w:t>
      </w:r>
      <w:r w:rsidR="5DCB2756" w:rsidRPr="68AD596C">
        <w:rPr>
          <w:rFonts w:ascii="Times New Roman" w:hAnsi="Times New Roman" w:cs="Times New Roman"/>
          <w:sz w:val="24"/>
          <w:szCs w:val="24"/>
        </w:rPr>
        <w:t>,</w:t>
      </w:r>
      <w:r w:rsidRPr="68AD596C">
        <w:rPr>
          <w:rFonts w:ascii="Times New Roman" w:hAnsi="Times New Roman" w:cs="Times New Roman"/>
          <w:sz w:val="24"/>
          <w:szCs w:val="24"/>
        </w:rPr>
        <w:t xml:space="preserve"> or services for sex, including sexual favors other forms of humiliating, degrading</w:t>
      </w:r>
      <w:r w:rsidR="17CDE43B" w:rsidRPr="68AD596C">
        <w:rPr>
          <w:rFonts w:ascii="Times New Roman" w:hAnsi="Times New Roman" w:cs="Times New Roman"/>
          <w:sz w:val="24"/>
          <w:szCs w:val="24"/>
        </w:rPr>
        <w:t>,</w:t>
      </w:r>
      <w:r w:rsidRPr="68AD596C">
        <w:rPr>
          <w:rFonts w:ascii="Times New Roman" w:hAnsi="Times New Roman" w:cs="Times New Roman"/>
          <w:sz w:val="24"/>
          <w:szCs w:val="24"/>
        </w:rPr>
        <w:t xml:space="preserve"> or exploitative behavior. This includes any exchange of assistance that is due to beneficiaries of assistance.</w:t>
      </w:r>
    </w:p>
    <w:p w14:paraId="63D66918" w14:textId="73682EE3" w:rsidR="00343D03" w:rsidRDefault="00C5001C" w:rsidP="00343D03">
      <w:pPr>
        <w:pStyle w:val="ListParagraph"/>
        <w:numPr>
          <w:ilvl w:val="2"/>
          <w:numId w:val="13"/>
        </w:numPr>
        <w:ind w:left="1080"/>
        <w:jc w:val="both"/>
        <w:rPr>
          <w:rFonts w:ascii="Times New Roman" w:hAnsi="Times New Roman" w:cs="Times New Roman"/>
          <w:sz w:val="24"/>
          <w:szCs w:val="24"/>
        </w:rPr>
      </w:pPr>
      <w:r w:rsidRPr="00C5001C">
        <w:rPr>
          <w:rFonts w:ascii="Times New Roman" w:hAnsi="Times New Roman" w:cs="Times New Roman"/>
          <w:b/>
          <w:bCs/>
          <w:sz w:val="24"/>
          <w:szCs w:val="24"/>
        </w:rPr>
        <w:t>“Solicitation of transactional sex”</w:t>
      </w:r>
      <w:r w:rsidRPr="00C5001C">
        <w:rPr>
          <w:rFonts w:ascii="Times New Roman" w:hAnsi="Times New Roman" w:cs="Times New Roman"/>
          <w:sz w:val="24"/>
          <w:szCs w:val="24"/>
        </w:rPr>
        <w:t>: Requesting transactional sex.</w:t>
      </w:r>
    </w:p>
    <w:p w14:paraId="36A173FB" w14:textId="6D584220" w:rsidR="17DBD8B5" w:rsidRDefault="32485587" w:rsidP="00CE7EEA">
      <w:pPr>
        <w:pStyle w:val="ListParagraph"/>
        <w:numPr>
          <w:ilvl w:val="2"/>
          <w:numId w:val="13"/>
        </w:numPr>
        <w:spacing w:line="240" w:lineRule="auto"/>
        <w:ind w:left="1080"/>
        <w:jc w:val="both"/>
        <w:rPr>
          <w:b/>
        </w:rPr>
      </w:pPr>
      <w:r w:rsidRPr="00CE7EEA">
        <w:rPr>
          <w:rFonts w:ascii="Times New Roman" w:hAnsi="Times New Roman" w:cs="Times New Roman"/>
          <w:b/>
          <w:bCs/>
          <w:sz w:val="24"/>
          <w:szCs w:val="24"/>
        </w:rPr>
        <w:t>“Digital Exploitation”:</w:t>
      </w:r>
      <w:r w:rsidRPr="77861409">
        <w:rPr>
          <w:rFonts w:ascii="Times New Roman" w:hAnsi="Times New Roman" w:cs="Times New Roman"/>
          <w:sz w:val="24"/>
          <w:szCs w:val="24"/>
        </w:rPr>
        <w:t xml:space="preserve"> Non-consensual digital, video or audio recording of nudity or sexual activity</w:t>
      </w:r>
      <w:r w:rsidRPr="5ED62B1F">
        <w:rPr>
          <w:rFonts w:ascii="Times New Roman" w:hAnsi="Times New Roman" w:cs="Times New Roman"/>
          <w:sz w:val="24"/>
          <w:szCs w:val="24"/>
        </w:rPr>
        <w:t>.</w:t>
      </w:r>
      <w:r w:rsidRPr="0CD8E694">
        <w:rPr>
          <w:rFonts w:ascii="Times New Roman" w:hAnsi="Times New Roman" w:cs="Times New Roman"/>
          <w:sz w:val="24"/>
          <w:szCs w:val="24"/>
        </w:rPr>
        <w:t xml:space="preserve"> </w:t>
      </w:r>
      <w:r w:rsidR="3F0ACD93" w:rsidRPr="0CD8E694">
        <w:rPr>
          <w:rFonts w:ascii="Times New Roman" w:hAnsi="Times New Roman" w:cs="Times New Roman"/>
          <w:sz w:val="24"/>
          <w:szCs w:val="24"/>
        </w:rPr>
        <w:t>Unauthorized sharing or distribution of digital, video or audio recording of nudity or sexual activity</w:t>
      </w:r>
      <w:r w:rsidRPr="0CD8E694">
        <w:rPr>
          <w:rStyle w:val="FootnoteReference"/>
          <w:rFonts w:ascii="Times New Roman" w:hAnsi="Times New Roman" w:cs="Times New Roman"/>
          <w:sz w:val="24"/>
          <w:szCs w:val="24"/>
        </w:rPr>
        <w:footnoteReference w:id="3"/>
      </w:r>
    </w:p>
    <w:p w14:paraId="11EA5539" w14:textId="77777777" w:rsidR="000C77C0" w:rsidRDefault="000C77C0" w:rsidP="000C77C0">
      <w:pPr>
        <w:pStyle w:val="ListParagraph"/>
        <w:ind w:left="1080"/>
        <w:jc w:val="both"/>
        <w:rPr>
          <w:rFonts w:ascii="Times New Roman" w:hAnsi="Times New Roman" w:cs="Times New Roman"/>
          <w:sz w:val="24"/>
          <w:szCs w:val="24"/>
        </w:rPr>
      </w:pPr>
    </w:p>
    <w:p w14:paraId="33C9D7CE" w14:textId="526D39A7" w:rsidR="00F47FC5" w:rsidRPr="00343D03" w:rsidRDefault="364CADE5" w:rsidP="00B21CAF">
      <w:pPr>
        <w:pStyle w:val="ListParagraph"/>
        <w:numPr>
          <w:ilvl w:val="0"/>
          <w:numId w:val="3"/>
        </w:numPr>
        <w:ind w:left="360"/>
        <w:jc w:val="both"/>
        <w:rPr>
          <w:rFonts w:ascii="Times New Roman" w:hAnsi="Times New Roman" w:cs="Times New Roman"/>
          <w:sz w:val="24"/>
          <w:szCs w:val="24"/>
        </w:rPr>
      </w:pPr>
      <w:r w:rsidRPr="0CD8E694">
        <w:rPr>
          <w:rFonts w:ascii="Times New Roman" w:hAnsi="Times New Roman" w:cs="Times New Roman"/>
          <w:b/>
          <w:bCs/>
          <w:sz w:val="24"/>
          <w:szCs w:val="24"/>
        </w:rPr>
        <w:t xml:space="preserve"> </w:t>
      </w:r>
      <w:r w:rsidR="00F47FC5" w:rsidRPr="00343D03">
        <w:rPr>
          <w:rFonts w:ascii="Times New Roman" w:hAnsi="Times New Roman" w:cs="Times New Roman"/>
          <w:b/>
          <w:bCs/>
          <w:sz w:val="24"/>
          <w:szCs w:val="24"/>
        </w:rPr>
        <w:t>“Sexual abuse”</w:t>
      </w:r>
      <w:r w:rsidR="00F47FC5" w:rsidRPr="00343D03">
        <w:rPr>
          <w:rFonts w:ascii="Times New Roman" w:hAnsi="Times New Roman" w:cs="Times New Roman"/>
          <w:sz w:val="24"/>
          <w:szCs w:val="24"/>
        </w:rPr>
        <w:t>: The actual or threatened physical intrusion of a sexual nature, whether by force or under unequal or coercive conditions. Other types of abuse associated with sexual abuse include:</w:t>
      </w:r>
    </w:p>
    <w:p w14:paraId="5A69529C" w14:textId="5257E7C1" w:rsidR="00C569CA" w:rsidRPr="00F47FC5" w:rsidRDefault="005F20C0" w:rsidP="00C46FAA">
      <w:pPr>
        <w:pStyle w:val="ListParagraph"/>
        <w:widowControl w:val="0"/>
        <w:numPr>
          <w:ilvl w:val="1"/>
          <w:numId w:val="12"/>
        </w:numPr>
        <w:jc w:val="both"/>
        <w:rPr>
          <w:rFonts w:ascii="Times New Roman" w:hAnsi="Times New Roman" w:cs="Times New Roman"/>
          <w:sz w:val="24"/>
          <w:szCs w:val="24"/>
        </w:rPr>
      </w:pPr>
      <w:r w:rsidRPr="68AD596C">
        <w:rPr>
          <w:rFonts w:ascii="Times New Roman" w:hAnsi="Times New Roman" w:cs="Times New Roman"/>
          <w:sz w:val="24"/>
          <w:szCs w:val="24"/>
        </w:rPr>
        <w:t xml:space="preserve"> </w:t>
      </w:r>
      <w:r w:rsidR="00F47FC5" w:rsidRPr="68AD596C">
        <w:rPr>
          <w:rFonts w:ascii="Times New Roman" w:hAnsi="Times New Roman" w:cs="Times New Roman"/>
          <w:b/>
          <w:bCs/>
          <w:sz w:val="24"/>
          <w:szCs w:val="24"/>
        </w:rPr>
        <w:t>“Sexual abuse perpetrated by an adult”</w:t>
      </w:r>
      <w:r w:rsidR="00F47FC5" w:rsidRPr="68AD596C">
        <w:rPr>
          <w:rFonts w:ascii="Times New Roman" w:hAnsi="Times New Roman" w:cs="Times New Roman"/>
          <w:sz w:val="24"/>
          <w:szCs w:val="24"/>
        </w:rPr>
        <w:t>: Any contact or activity of a sexual nature that occurs between a child and an adult. This includes any activity which is meant to arouse or gratify the sexual desires of the adult</w:t>
      </w:r>
      <w:r w:rsidR="00B914D8" w:rsidRPr="68AD596C">
        <w:rPr>
          <w:rFonts w:ascii="Times New Roman" w:hAnsi="Times New Roman" w:cs="Times New Roman"/>
          <w:sz w:val="24"/>
          <w:szCs w:val="24"/>
        </w:rPr>
        <w:t xml:space="preserve"> or </w:t>
      </w:r>
      <w:r w:rsidR="00F47FC5" w:rsidRPr="68AD596C">
        <w:rPr>
          <w:rFonts w:ascii="Times New Roman" w:hAnsi="Times New Roman" w:cs="Times New Roman"/>
          <w:sz w:val="24"/>
          <w:szCs w:val="24"/>
        </w:rPr>
        <w:t>child</w:t>
      </w:r>
      <w:r w:rsidR="00B914D8" w:rsidRPr="68AD596C">
        <w:rPr>
          <w:rFonts w:ascii="Times New Roman" w:hAnsi="Times New Roman" w:cs="Times New Roman"/>
          <w:sz w:val="24"/>
          <w:szCs w:val="24"/>
        </w:rPr>
        <w:t>.</w:t>
      </w:r>
    </w:p>
    <w:p w14:paraId="13E30EC9" w14:textId="12C8E5C7" w:rsidR="00FF76BF" w:rsidRDefault="00F47FC5" w:rsidP="00C46FAA">
      <w:pPr>
        <w:pStyle w:val="ListParagraph"/>
        <w:widowControl w:val="0"/>
        <w:numPr>
          <w:ilvl w:val="1"/>
          <w:numId w:val="12"/>
        </w:numPr>
        <w:jc w:val="both"/>
      </w:pPr>
      <w:r w:rsidRPr="000457B0">
        <w:rPr>
          <w:rFonts w:ascii="Times New Roman" w:hAnsi="Times New Roman" w:cs="Times New Roman"/>
          <w:b/>
          <w:sz w:val="24"/>
          <w:szCs w:val="24"/>
        </w:rPr>
        <w:t xml:space="preserve">“Sexual abuse perpetrated by another child or </w:t>
      </w:r>
      <w:r w:rsidR="00F1395D" w:rsidRPr="00C46FAA">
        <w:rPr>
          <w:rFonts w:ascii="Times New Roman" w:hAnsi="Times New Roman" w:cs="Times New Roman"/>
          <w:b/>
          <w:bCs/>
          <w:sz w:val="24"/>
          <w:szCs w:val="24"/>
        </w:rPr>
        <w:t>children</w:t>
      </w:r>
      <w:r w:rsidRPr="000457B0">
        <w:rPr>
          <w:rFonts w:ascii="Times New Roman" w:hAnsi="Times New Roman" w:cs="Times New Roman"/>
          <w:b/>
          <w:sz w:val="24"/>
          <w:szCs w:val="24"/>
        </w:rPr>
        <w:t>”</w:t>
      </w:r>
      <w:r w:rsidRPr="000457B0">
        <w:rPr>
          <w:rFonts w:ascii="Times New Roman" w:hAnsi="Times New Roman" w:cs="Times New Roman"/>
          <w:sz w:val="24"/>
          <w:szCs w:val="24"/>
        </w:rPr>
        <w:t xml:space="preserve">: Any contact or activity of a sexual nature that occurs between a child or </w:t>
      </w:r>
      <w:r w:rsidR="00F1395D" w:rsidRPr="00C46FAA">
        <w:rPr>
          <w:rFonts w:ascii="Times New Roman" w:hAnsi="Times New Roman" w:cs="Times New Roman"/>
          <w:sz w:val="24"/>
          <w:szCs w:val="24"/>
        </w:rPr>
        <w:t xml:space="preserve">children </w:t>
      </w:r>
      <w:r w:rsidRPr="000457B0">
        <w:rPr>
          <w:rFonts w:ascii="Times New Roman" w:hAnsi="Times New Roman" w:cs="Times New Roman"/>
          <w:sz w:val="24"/>
          <w:szCs w:val="24"/>
        </w:rPr>
        <w:t>and another c</w:t>
      </w:r>
      <w:r w:rsidRPr="00C46FAA">
        <w:rPr>
          <w:rFonts w:ascii="Times New Roman" w:hAnsi="Times New Roman" w:cs="Times New Roman"/>
          <w:sz w:val="24"/>
          <w:szCs w:val="24"/>
        </w:rPr>
        <w:t>hild when there is no consent, when consent is not possible, or when one child has power over the other child. This includes any activity which is meant to arouse or gratify the sexual desires of any of the children</w:t>
      </w:r>
      <w:r w:rsidR="006B216B" w:rsidRPr="00C46FAA">
        <w:rPr>
          <w:rFonts w:ascii="Times New Roman" w:hAnsi="Times New Roman" w:cs="Times New Roman"/>
          <w:sz w:val="24"/>
          <w:szCs w:val="24"/>
        </w:rPr>
        <w:t>.</w:t>
      </w:r>
      <w:r w:rsidRPr="000457B0">
        <w:rPr>
          <w:rFonts w:ascii="Times New Roman" w:hAnsi="Times New Roman" w:cs="Times New Roman"/>
          <w:sz w:val="24"/>
          <w:szCs w:val="24"/>
        </w:rPr>
        <w:t xml:space="preserve"> </w:t>
      </w:r>
    </w:p>
    <w:p w14:paraId="65BC86D5" w14:textId="77777777" w:rsidR="006B216B" w:rsidRPr="00C46FAA" w:rsidRDefault="006B216B" w:rsidP="00C46FAA">
      <w:pPr>
        <w:pStyle w:val="ListParagraph"/>
        <w:ind w:left="360"/>
        <w:jc w:val="both"/>
        <w:rPr>
          <w:rFonts w:ascii="Times New Roman" w:hAnsi="Times New Roman" w:cs="Times New Roman"/>
          <w:sz w:val="24"/>
          <w:szCs w:val="24"/>
        </w:rPr>
      </w:pPr>
    </w:p>
    <w:p w14:paraId="369EF9D1" w14:textId="220B0265" w:rsidR="00EC14CD" w:rsidRDefault="4236FC38" w:rsidP="00B21CAF">
      <w:pPr>
        <w:pStyle w:val="ListParagraph"/>
        <w:numPr>
          <w:ilvl w:val="0"/>
          <w:numId w:val="3"/>
        </w:numPr>
        <w:ind w:left="360"/>
        <w:jc w:val="both"/>
        <w:rPr>
          <w:rFonts w:ascii="Times New Roman" w:hAnsi="Times New Roman" w:cs="Times New Roman"/>
          <w:sz w:val="24"/>
          <w:szCs w:val="24"/>
        </w:rPr>
      </w:pPr>
      <w:r w:rsidRPr="0CD8E694">
        <w:rPr>
          <w:rFonts w:ascii="Times New Roman" w:hAnsi="Times New Roman" w:cs="Times New Roman"/>
          <w:b/>
          <w:bCs/>
          <w:sz w:val="24"/>
          <w:szCs w:val="24"/>
        </w:rPr>
        <w:t xml:space="preserve"> </w:t>
      </w:r>
      <w:r w:rsidR="00EC14CD" w:rsidRPr="1EDC2527">
        <w:rPr>
          <w:rFonts w:ascii="Times New Roman" w:hAnsi="Times New Roman" w:cs="Times New Roman"/>
          <w:b/>
          <w:bCs/>
          <w:sz w:val="24"/>
          <w:szCs w:val="24"/>
        </w:rPr>
        <w:t>“Victim”</w:t>
      </w:r>
      <w:r w:rsidR="00EC14CD" w:rsidRPr="1EDC2527">
        <w:rPr>
          <w:rFonts w:ascii="Times New Roman" w:hAnsi="Times New Roman" w:cs="Times New Roman"/>
          <w:sz w:val="24"/>
          <w:szCs w:val="24"/>
        </w:rPr>
        <w:t>: The person who is sexually exploited or sexually abused. The term Victim is not meant to imply a lack of strength, resilience, or capacity to survive.</w:t>
      </w:r>
    </w:p>
    <w:p w14:paraId="642C34BE" w14:textId="6286A6FD" w:rsidR="00F47FC5" w:rsidRPr="000C6651" w:rsidRDefault="00242277" w:rsidP="0006087D">
      <w:pPr>
        <w:pStyle w:val="Heading1"/>
        <w:numPr>
          <w:ilvl w:val="0"/>
          <w:numId w:val="1"/>
        </w:numPr>
        <w:ind w:left="360"/>
        <w:jc w:val="both"/>
      </w:pPr>
      <w:bookmarkStart w:id="13" w:name="_Toc40479676"/>
      <w:bookmarkStart w:id="14" w:name="_Toc40479738"/>
      <w:bookmarkStart w:id="15" w:name="_Toc54279257"/>
      <w:bookmarkEnd w:id="13"/>
      <w:bookmarkEnd w:id="14"/>
      <w:r>
        <w:t>Core Principles</w:t>
      </w:r>
      <w:bookmarkEnd w:id="15"/>
    </w:p>
    <w:p w14:paraId="6707EBF6" w14:textId="69E29E2B" w:rsidR="00FF76BF" w:rsidRDefault="006300A2" w:rsidP="00005E0C">
      <w:pPr>
        <w:pBdr>
          <w:top w:val="nil"/>
          <w:left w:val="nil"/>
          <w:bottom w:val="nil"/>
          <w:right w:val="nil"/>
          <w:between w:val="nil"/>
        </w:pBdr>
        <w:spacing w:after="0"/>
        <w:jc w:val="both"/>
        <w:rPr>
          <w:rFonts w:ascii="Times New Roman" w:hAnsi="Times New Roman" w:cs="Times New Roman"/>
          <w:sz w:val="24"/>
          <w:szCs w:val="24"/>
        </w:rPr>
      </w:pPr>
      <w:r>
        <w:rPr>
          <w:rFonts w:ascii="Times New Roman" w:hAnsi="Times New Roman" w:cs="Times New Roman"/>
          <w:sz w:val="24"/>
          <w:szCs w:val="24"/>
        </w:rPr>
        <w:t xml:space="preserve">POA </w:t>
      </w:r>
      <w:r w:rsidR="002C75DA">
        <w:rPr>
          <w:rFonts w:ascii="Times New Roman" w:hAnsi="Times New Roman" w:cs="Times New Roman"/>
          <w:sz w:val="24"/>
          <w:szCs w:val="24"/>
        </w:rPr>
        <w:t>Affiliates</w:t>
      </w:r>
      <w:r w:rsidR="00A516D5" w:rsidRPr="68AD596C">
        <w:rPr>
          <w:rFonts w:ascii="Times New Roman" w:hAnsi="Times New Roman" w:cs="Times New Roman"/>
          <w:sz w:val="24"/>
          <w:szCs w:val="24"/>
        </w:rPr>
        <w:t xml:space="preserve"> will respond to Participants with respect, consideration</w:t>
      </w:r>
      <w:r w:rsidR="3C5812C8" w:rsidRPr="68AD596C">
        <w:rPr>
          <w:rFonts w:ascii="Times New Roman" w:hAnsi="Times New Roman" w:cs="Times New Roman"/>
          <w:sz w:val="24"/>
          <w:szCs w:val="24"/>
        </w:rPr>
        <w:t>,</w:t>
      </w:r>
      <w:r w:rsidR="00A516D5" w:rsidRPr="68AD596C">
        <w:rPr>
          <w:rFonts w:ascii="Times New Roman" w:hAnsi="Times New Roman" w:cs="Times New Roman"/>
          <w:sz w:val="24"/>
          <w:szCs w:val="24"/>
        </w:rPr>
        <w:t xml:space="preserve"> and equal treatment, regardless of sex, </w:t>
      </w:r>
      <w:r w:rsidR="7BAE2EA1" w:rsidRPr="68AD596C">
        <w:rPr>
          <w:rFonts w:ascii="Times New Roman" w:hAnsi="Times New Roman" w:cs="Times New Roman"/>
          <w:sz w:val="24"/>
          <w:szCs w:val="24"/>
        </w:rPr>
        <w:t xml:space="preserve">gender, </w:t>
      </w:r>
      <w:r w:rsidR="00A516D5" w:rsidRPr="68AD596C">
        <w:rPr>
          <w:rFonts w:ascii="Times New Roman" w:hAnsi="Times New Roman" w:cs="Times New Roman"/>
          <w:sz w:val="24"/>
          <w:szCs w:val="24"/>
        </w:rPr>
        <w:t>race, religion, sexual orientation, culture</w:t>
      </w:r>
      <w:r w:rsidR="54ACBB84" w:rsidRPr="68AD596C">
        <w:rPr>
          <w:rFonts w:ascii="Times New Roman" w:hAnsi="Times New Roman" w:cs="Times New Roman"/>
          <w:sz w:val="24"/>
          <w:szCs w:val="24"/>
        </w:rPr>
        <w:t>,</w:t>
      </w:r>
      <w:r w:rsidR="00A516D5" w:rsidRPr="68AD596C">
        <w:rPr>
          <w:rFonts w:ascii="Times New Roman" w:hAnsi="Times New Roman" w:cs="Times New Roman"/>
          <w:sz w:val="24"/>
          <w:szCs w:val="24"/>
        </w:rPr>
        <w:t xml:space="preserve"> </w:t>
      </w:r>
      <w:r w:rsidR="00ED1BC1" w:rsidRPr="68AD596C">
        <w:rPr>
          <w:rFonts w:ascii="Times New Roman" w:hAnsi="Times New Roman" w:cs="Times New Roman"/>
          <w:sz w:val="24"/>
          <w:szCs w:val="24"/>
        </w:rPr>
        <w:t xml:space="preserve">ability, </w:t>
      </w:r>
      <w:r w:rsidR="00A516D5" w:rsidRPr="68AD596C">
        <w:rPr>
          <w:rFonts w:ascii="Times New Roman" w:hAnsi="Times New Roman" w:cs="Times New Roman"/>
          <w:sz w:val="24"/>
          <w:szCs w:val="24"/>
        </w:rPr>
        <w:t>or socio-economic status</w:t>
      </w:r>
      <w:r w:rsidR="0051534E" w:rsidRPr="68AD596C">
        <w:rPr>
          <w:rFonts w:ascii="Times New Roman" w:hAnsi="Times New Roman" w:cs="Times New Roman"/>
          <w:sz w:val="24"/>
          <w:szCs w:val="24"/>
        </w:rPr>
        <w:t>.</w:t>
      </w:r>
      <w:r w:rsidR="00E04CEB" w:rsidRPr="68AD596C">
        <w:rPr>
          <w:rFonts w:ascii="Times New Roman" w:hAnsi="Times New Roman" w:cs="Times New Roman"/>
          <w:sz w:val="24"/>
          <w:szCs w:val="24"/>
        </w:rPr>
        <w:t xml:space="preserve"> </w:t>
      </w:r>
      <w:r w:rsidR="002C75DA">
        <w:rPr>
          <w:rFonts w:ascii="Times New Roman" w:hAnsi="Times New Roman" w:cs="Times New Roman"/>
          <w:sz w:val="24"/>
          <w:szCs w:val="24"/>
        </w:rPr>
        <w:t>Affiliates</w:t>
      </w:r>
      <w:r w:rsidR="0040361C" w:rsidRPr="68AD596C">
        <w:rPr>
          <w:rFonts w:ascii="Times New Roman" w:hAnsi="Times New Roman" w:cs="Times New Roman"/>
          <w:sz w:val="24"/>
          <w:szCs w:val="24"/>
        </w:rPr>
        <w:t xml:space="preserve"> must conduct themselves in a professional manner as representatives of the organization, consistent with the standards for U.N. employees in Section 3 of the U.N. Secretary General’s Bulletin-Special Measures for Protection from Sexual Exploitation and Sexual Abuse </w:t>
      </w:r>
      <w:r w:rsidR="0040361C" w:rsidRPr="68AD596C">
        <w:rPr>
          <w:rFonts w:ascii="Times New Roman" w:hAnsi="Times New Roman" w:cs="Times New Roman"/>
          <w:sz w:val="24"/>
          <w:szCs w:val="24"/>
        </w:rPr>
        <w:lastRenderedPageBreak/>
        <w:t>(</w:t>
      </w:r>
      <w:hyperlink r:id="rId13">
        <w:r w:rsidR="0040361C" w:rsidRPr="68AD596C">
          <w:rPr>
            <w:rStyle w:val="Hyperlink"/>
            <w:rFonts w:ascii="Times New Roman" w:hAnsi="Times New Roman" w:cs="Times New Roman"/>
            <w:sz w:val="24"/>
            <w:szCs w:val="24"/>
          </w:rPr>
          <w:t>ST/SGB/2003/13</w:t>
        </w:r>
      </w:hyperlink>
      <w:r w:rsidR="0040361C" w:rsidRPr="68AD596C">
        <w:rPr>
          <w:rFonts w:ascii="Times New Roman" w:hAnsi="Times New Roman" w:cs="Times New Roman"/>
          <w:sz w:val="24"/>
          <w:szCs w:val="24"/>
        </w:rPr>
        <w:t xml:space="preserve">). Thus, as a condition of their employment or engagement, </w:t>
      </w:r>
      <w:r>
        <w:rPr>
          <w:rFonts w:ascii="Times New Roman" w:hAnsi="Times New Roman" w:cs="Times New Roman"/>
          <w:sz w:val="24"/>
          <w:szCs w:val="24"/>
        </w:rPr>
        <w:t xml:space="preserve">POA </w:t>
      </w:r>
      <w:r w:rsidR="002C75DA">
        <w:rPr>
          <w:rFonts w:ascii="Times New Roman" w:hAnsi="Times New Roman" w:cs="Times New Roman"/>
          <w:sz w:val="24"/>
          <w:szCs w:val="24"/>
        </w:rPr>
        <w:t>Affiliates</w:t>
      </w:r>
      <w:r w:rsidR="0040361C" w:rsidRPr="68AD596C">
        <w:rPr>
          <w:rFonts w:ascii="Times New Roman" w:hAnsi="Times New Roman" w:cs="Times New Roman"/>
          <w:sz w:val="24"/>
          <w:szCs w:val="24"/>
        </w:rPr>
        <w:t xml:space="preserve"> must acknowledge and agree to the following core principles which are consistent with Section 3 of the U.N. Secretary-General’s Bulletin (</w:t>
      </w:r>
      <w:hyperlink r:id="rId14">
        <w:r w:rsidR="0040361C" w:rsidRPr="68AD596C">
          <w:rPr>
            <w:rStyle w:val="Hyperlink"/>
            <w:rFonts w:ascii="Times New Roman" w:hAnsi="Times New Roman" w:cs="Times New Roman"/>
            <w:sz w:val="24"/>
            <w:szCs w:val="24"/>
          </w:rPr>
          <w:t>ST/SGB/2003/13</w:t>
        </w:r>
      </w:hyperlink>
      <w:r w:rsidR="0040361C" w:rsidRPr="68AD596C">
        <w:rPr>
          <w:rFonts w:ascii="Times New Roman" w:hAnsi="Times New Roman" w:cs="Times New Roman"/>
          <w:sz w:val="24"/>
          <w:szCs w:val="24"/>
        </w:rPr>
        <w:t xml:space="preserve">): </w:t>
      </w:r>
    </w:p>
    <w:p w14:paraId="1F869F8B" w14:textId="77777777" w:rsidR="00DE56F6" w:rsidRDefault="00DE56F6" w:rsidP="00005E0C">
      <w:pPr>
        <w:pBdr>
          <w:top w:val="nil"/>
          <w:left w:val="nil"/>
          <w:bottom w:val="nil"/>
          <w:right w:val="nil"/>
          <w:between w:val="nil"/>
        </w:pBdr>
        <w:spacing w:after="0"/>
        <w:jc w:val="both"/>
        <w:rPr>
          <w:rFonts w:ascii="Times New Roman" w:hAnsi="Times New Roman" w:cs="Times New Roman"/>
          <w:sz w:val="24"/>
          <w:szCs w:val="24"/>
        </w:rPr>
      </w:pPr>
    </w:p>
    <w:p w14:paraId="71BE5BFC" w14:textId="50439B8F" w:rsidR="00807CB1" w:rsidRDefault="00D66346" w:rsidP="00807CB1">
      <w:pPr>
        <w:numPr>
          <w:ilvl w:val="0"/>
          <w:numId w:val="4"/>
        </w:numPr>
        <w:pBdr>
          <w:top w:val="nil"/>
          <w:left w:val="nil"/>
          <w:bottom w:val="nil"/>
          <w:right w:val="nil"/>
          <w:between w:val="nil"/>
        </w:pBdr>
        <w:spacing w:after="0" w:line="240" w:lineRule="auto"/>
        <w:jc w:val="both"/>
        <w:rPr>
          <w:rFonts w:ascii="Times New Roman" w:hAnsi="Times New Roman" w:cs="Times New Roman"/>
          <w:sz w:val="24"/>
          <w:szCs w:val="24"/>
        </w:rPr>
      </w:pPr>
      <w:r w:rsidRPr="00E045AE">
        <w:rPr>
          <w:rFonts w:ascii="Times New Roman" w:hAnsi="Times New Roman" w:cs="Times New Roman"/>
          <w:sz w:val="24"/>
          <w:szCs w:val="24"/>
        </w:rPr>
        <w:t>Sexual exploitation and abuse by a</w:t>
      </w:r>
      <w:r w:rsidR="006300A2">
        <w:rPr>
          <w:rFonts w:ascii="Times New Roman" w:hAnsi="Times New Roman" w:cs="Times New Roman"/>
          <w:sz w:val="24"/>
          <w:szCs w:val="24"/>
        </w:rPr>
        <w:t xml:space="preserve"> POA</w:t>
      </w:r>
      <w:r w:rsidRPr="00E045AE">
        <w:rPr>
          <w:rFonts w:ascii="Times New Roman" w:hAnsi="Times New Roman" w:cs="Times New Roman"/>
          <w:sz w:val="24"/>
          <w:szCs w:val="24"/>
        </w:rPr>
        <w:t xml:space="preserve"> Affiliate constitute acts of gross misconduct and are therefore grounds for termination of employment and/or relationship</w:t>
      </w:r>
      <w:r w:rsidR="0065456B" w:rsidRPr="00E045AE">
        <w:rPr>
          <w:rFonts w:ascii="Times New Roman" w:hAnsi="Times New Roman" w:cs="Times New Roman"/>
          <w:sz w:val="24"/>
          <w:szCs w:val="24"/>
        </w:rPr>
        <w:t>;</w:t>
      </w:r>
    </w:p>
    <w:p w14:paraId="3F1B0C1A" w14:textId="77777777" w:rsidR="001F7BA9" w:rsidRPr="00E045AE" w:rsidRDefault="001F7BA9" w:rsidP="00C46FAA">
      <w:pPr>
        <w:pBdr>
          <w:top w:val="nil"/>
          <w:left w:val="nil"/>
          <w:bottom w:val="nil"/>
          <w:right w:val="nil"/>
          <w:between w:val="nil"/>
        </w:pBdr>
        <w:spacing w:after="0" w:line="240" w:lineRule="auto"/>
        <w:ind w:left="360"/>
        <w:jc w:val="both"/>
        <w:rPr>
          <w:rFonts w:ascii="Times New Roman" w:hAnsi="Times New Roman" w:cs="Times New Roman"/>
          <w:sz w:val="24"/>
          <w:szCs w:val="24"/>
        </w:rPr>
      </w:pPr>
      <w:bookmarkStart w:id="16" w:name="_gjdgxs"/>
      <w:bookmarkEnd w:id="16"/>
    </w:p>
    <w:p w14:paraId="2EDBC32A" w14:textId="6360AA4B" w:rsidR="00D66346" w:rsidRPr="00E045AE" w:rsidRDefault="00D66346" w:rsidP="00D66346">
      <w:pPr>
        <w:numPr>
          <w:ilvl w:val="0"/>
          <w:numId w:val="4"/>
        </w:numPr>
        <w:pBdr>
          <w:top w:val="nil"/>
          <w:left w:val="nil"/>
          <w:bottom w:val="nil"/>
          <w:right w:val="nil"/>
          <w:between w:val="nil"/>
        </w:pBdr>
        <w:spacing w:after="0" w:line="240" w:lineRule="auto"/>
        <w:jc w:val="both"/>
        <w:rPr>
          <w:rFonts w:ascii="Times New Roman" w:hAnsi="Times New Roman" w:cs="Times New Roman"/>
          <w:sz w:val="24"/>
          <w:szCs w:val="24"/>
        </w:rPr>
      </w:pPr>
      <w:r w:rsidRPr="00E045AE">
        <w:rPr>
          <w:rFonts w:ascii="Times New Roman" w:hAnsi="Times New Roman" w:cs="Times New Roman"/>
          <w:sz w:val="24"/>
          <w:szCs w:val="24"/>
        </w:rPr>
        <w:t>Sexual activity with children (defined according to the Convention on the Rights of the Child as all persons under the age of 18) is prohibited regardless of the age of majority or age of consent locally. Mistaken belief in the age of a child is not a defense</w:t>
      </w:r>
      <w:r w:rsidR="0065456B" w:rsidRPr="00E045AE">
        <w:rPr>
          <w:rFonts w:ascii="Times New Roman" w:hAnsi="Times New Roman" w:cs="Times New Roman"/>
          <w:sz w:val="24"/>
          <w:szCs w:val="24"/>
        </w:rPr>
        <w:t>;</w:t>
      </w:r>
    </w:p>
    <w:p w14:paraId="6F3E401E" w14:textId="77777777" w:rsidR="0065456B" w:rsidRPr="00E045AE" w:rsidRDefault="0065456B" w:rsidP="0057646B">
      <w:pPr>
        <w:pBdr>
          <w:top w:val="nil"/>
          <w:left w:val="nil"/>
          <w:bottom w:val="nil"/>
          <w:right w:val="nil"/>
          <w:between w:val="nil"/>
        </w:pBdr>
        <w:spacing w:after="0" w:line="240" w:lineRule="auto"/>
        <w:ind w:left="360"/>
        <w:jc w:val="both"/>
        <w:rPr>
          <w:rFonts w:ascii="Times New Roman" w:hAnsi="Times New Roman" w:cs="Times New Roman"/>
          <w:sz w:val="24"/>
          <w:szCs w:val="24"/>
        </w:rPr>
      </w:pPr>
    </w:p>
    <w:p w14:paraId="3FDAFC66" w14:textId="431A5636" w:rsidR="00807CB1" w:rsidRDefault="00D66346" w:rsidP="00807CB1">
      <w:pPr>
        <w:numPr>
          <w:ilvl w:val="0"/>
          <w:numId w:val="4"/>
        </w:numPr>
        <w:pBdr>
          <w:top w:val="nil"/>
          <w:left w:val="nil"/>
          <w:bottom w:val="nil"/>
          <w:right w:val="nil"/>
          <w:between w:val="nil"/>
        </w:pBdr>
        <w:spacing w:after="0" w:line="240" w:lineRule="auto"/>
        <w:jc w:val="both"/>
        <w:rPr>
          <w:rFonts w:ascii="Times New Roman" w:hAnsi="Times New Roman" w:cs="Times New Roman"/>
          <w:sz w:val="24"/>
          <w:szCs w:val="24"/>
        </w:rPr>
      </w:pPr>
      <w:r w:rsidRPr="00E045AE">
        <w:rPr>
          <w:rFonts w:ascii="Times New Roman" w:hAnsi="Times New Roman" w:cs="Times New Roman"/>
          <w:sz w:val="24"/>
          <w:szCs w:val="24"/>
        </w:rPr>
        <w:t>Exchange of money, employment, goods, or services for sex, including sexual favors or other forms of humiliating, degrading, or exploitative behavior, is prohibited. This includes exchange of assistance that is due to beneficiaries</w:t>
      </w:r>
      <w:r w:rsidR="0065456B" w:rsidRPr="00E045AE">
        <w:rPr>
          <w:rFonts w:ascii="Times New Roman" w:hAnsi="Times New Roman" w:cs="Times New Roman"/>
          <w:sz w:val="24"/>
          <w:szCs w:val="24"/>
        </w:rPr>
        <w:t>;</w:t>
      </w:r>
    </w:p>
    <w:p w14:paraId="6593E632" w14:textId="77777777" w:rsidR="001F7BA9" w:rsidRPr="00E045AE" w:rsidRDefault="001F7BA9" w:rsidP="00C46FAA">
      <w:pPr>
        <w:pBdr>
          <w:top w:val="nil"/>
          <w:left w:val="nil"/>
          <w:bottom w:val="nil"/>
          <w:right w:val="nil"/>
          <w:between w:val="nil"/>
        </w:pBdr>
        <w:spacing w:after="0" w:line="240" w:lineRule="auto"/>
        <w:ind w:left="360"/>
        <w:jc w:val="both"/>
        <w:rPr>
          <w:rFonts w:ascii="Times New Roman" w:hAnsi="Times New Roman" w:cs="Times New Roman"/>
          <w:sz w:val="24"/>
          <w:szCs w:val="24"/>
        </w:rPr>
      </w:pPr>
    </w:p>
    <w:p w14:paraId="4F119C3C" w14:textId="24F9351A" w:rsidR="00807CB1" w:rsidRDefault="00D66346" w:rsidP="00807CB1">
      <w:pPr>
        <w:numPr>
          <w:ilvl w:val="0"/>
          <w:numId w:val="4"/>
        </w:numPr>
        <w:pBdr>
          <w:top w:val="nil"/>
          <w:left w:val="nil"/>
          <w:bottom w:val="nil"/>
          <w:right w:val="nil"/>
          <w:between w:val="nil"/>
        </w:pBdr>
        <w:spacing w:after="0" w:line="240" w:lineRule="auto"/>
        <w:jc w:val="both"/>
        <w:rPr>
          <w:rFonts w:ascii="Times New Roman" w:hAnsi="Times New Roman" w:cs="Times New Roman"/>
          <w:sz w:val="24"/>
          <w:szCs w:val="24"/>
        </w:rPr>
      </w:pPr>
      <w:r w:rsidRPr="00E045AE">
        <w:rPr>
          <w:rFonts w:ascii="Times New Roman" w:hAnsi="Times New Roman" w:cs="Times New Roman"/>
          <w:sz w:val="24"/>
          <w:szCs w:val="24"/>
        </w:rPr>
        <w:t xml:space="preserve">Sexual relationships between </w:t>
      </w:r>
      <w:r w:rsidR="0030593D">
        <w:rPr>
          <w:rFonts w:ascii="Times New Roman" w:hAnsi="Times New Roman" w:cs="Times New Roman"/>
          <w:sz w:val="24"/>
          <w:szCs w:val="24"/>
        </w:rPr>
        <w:t xml:space="preserve">POA </w:t>
      </w:r>
      <w:r w:rsidR="002C75DA">
        <w:rPr>
          <w:rFonts w:ascii="Times New Roman" w:hAnsi="Times New Roman" w:cs="Times New Roman"/>
          <w:sz w:val="24"/>
          <w:szCs w:val="24"/>
        </w:rPr>
        <w:t>Affiliates</w:t>
      </w:r>
      <w:r w:rsidRPr="00E045AE">
        <w:rPr>
          <w:rFonts w:ascii="Times New Roman" w:hAnsi="Times New Roman" w:cs="Times New Roman"/>
          <w:sz w:val="24"/>
          <w:szCs w:val="24"/>
        </w:rPr>
        <w:t xml:space="preserve"> and </w:t>
      </w:r>
      <w:r w:rsidR="001D3454">
        <w:rPr>
          <w:rFonts w:ascii="Times New Roman" w:hAnsi="Times New Roman" w:cs="Times New Roman"/>
          <w:sz w:val="24"/>
          <w:szCs w:val="24"/>
        </w:rPr>
        <w:t>Participants</w:t>
      </w:r>
      <w:r w:rsidR="001D3454" w:rsidRPr="00E045AE">
        <w:rPr>
          <w:rFonts w:ascii="Times New Roman" w:hAnsi="Times New Roman" w:cs="Times New Roman"/>
          <w:sz w:val="24"/>
          <w:szCs w:val="24"/>
        </w:rPr>
        <w:t xml:space="preserve"> </w:t>
      </w:r>
      <w:r w:rsidRPr="00E045AE">
        <w:rPr>
          <w:rFonts w:ascii="Times New Roman" w:hAnsi="Times New Roman" w:cs="Times New Roman"/>
          <w:sz w:val="24"/>
          <w:szCs w:val="24"/>
        </w:rPr>
        <w:t>are prohibited since they are based on inherently unequal power dynamics. Such relationships undermine the credibility and integrity of humanitarian aid work</w:t>
      </w:r>
      <w:r w:rsidR="0065456B" w:rsidRPr="00E045AE">
        <w:rPr>
          <w:rFonts w:ascii="Times New Roman" w:hAnsi="Times New Roman" w:cs="Times New Roman"/>
          <w:sz w:val="24"/>
          <w:szCs w:val="24"/>
        </w:rPr>
        <w:t>;</w:t>
      </w:r>
    </w:p>
    <w:p w14:paraId="075C6D44" w14:textId="77777777" w:rsidR="001F7BA9" w:rsidRPr="00E045AE" w:rsidRDefault="001F7BA9" w:rsidP="00C46FAA">
      <w:pPr>
        <w:pBdr>
          <w:top w:val="nil"/>
          <w:left w:val="nil"/>
          <w:bottom w:val="nil"/>
          <w:right w:val="nil"/>
          <w:between w:val="nil"/>
        </w:pBdr>
        <w:spacing w:after="0" w:line="240" w:lineRule="auto"/>
        <w:jc w:val="both"/>
        <w:rPr>
          <w:rFonts w:ascii="Times New Roman" w:hAnsi="Times New Roman" w:cs="Times New Roman"/>
          <w:sz w:val="24"/>
          <w:szCs w:val="24"/>
        </w:rPr>
      </w:pPr>
    </w:p>
    <w:p w14:paraId="573EEBE9" w14:textId="2A26E96C" w:rsidR="0065456B" w:rsidRPr="00FD5BD0" w:rsidRDefault="00D66346" w:rsidP="00005E0C">
      <w:pPr>
        <w:numPr>
          <w:ilvl w:val="0"/>
          <w:numId w:val="4"/>
        </w:numPr>
        <w:pBdr>
          <w:top w:val="nil"/>
          <w:left w:val="nil"/>
          <w:bottom w:val="nil"/>
          <w:right w:val="nil"/>
          <w:between w:val="nil"/>
        </w:pBdr>
        <w:spacing w:after="0" w:line="240" w:lineRule="auto"/>
        <w:jc w:val="both"/>
        <w:rPr>
          <w:rFonts w:ascii="Times New Roman" w:hAnsi="Times New Roman" w:cs="Times New Roman"/>
          <w:sz w:val="24"/>
          <w:szCs w:val="24"/>
        </w:rPr>
      </w:pPr>
      <w:r w:rsidRPr="00E045AE">
        <w:rPr>
          <w:rFonts w:ascii="Times New Roman" w:hAnsi="Times New Roman" w:cs="Times New Roman"/>
          <w:sz w:val="24"/>
          <w:szCs w:val="24"/>
        </w:rPr>
        <w:t>Where a</w:t>
      </w:r>
      <w:r w:rsidR="00583FB7">
        <w:rPr>
          <w:rFonts w:ascii="Times New Roman" w:hAnsi="Times New Roman" w:cs="Times New Roman"/>
          <w:sz w:val="24"/>
          <w:szCs w:val="24"/>
        </w:rPr>
        <w:t>n</w:t>
      </w:r>
      <w:r w:rsidRPr="00E045AE">
        <w:rPr>
          <w:rFonts w:ascii="Times New Roman" w:hAnsi="Times New Roman" w:cs="Times New Roman"/>
          <w:sz w:val="24"/>
          <w:szCs w:val="24"/>
        </w:rPr>
        <w:t xml:space="preserve"> </w:t>
      </w:r>
      <w:r w:rsidR="0030593D">
        <w:rPr>
          <w:rFonts w:ascii="Times New Roman" w:hAnsi="Times New Roman" w:cs="Times New Roman"/>
          <w:sz w:val="24"/>
          <w:szCs w:val="24"/>
        </w:rPr>
        <w:t xml:space="preserve">POA </w:t>
      </w:r>
      <w:r w:rsidRPr="00E045AE">
        <w:rPr>
          <w:rFonts w:ascii="Times New Roman" w:hAnsi="Times New Roman" w:cs="Times New Roman"/>
          <w:sz w:val="24"/>
          <w:szCs w:val="24"/>
        </w:rPr>
        <w:t xml:space="preserve">Affiliate develops concerns or suspicions regarding </w:t>
      </w:r>
      <w:r w:rsidR="00D80362">
        <w:rPr>
          <w:rFonts w:ascii="Times New Roman" w:hAnsi="Times New Roman" w:cs="Times New Roman"/>
          <w:sz w:val="24"/>
          <w:szCs w:val="24"/>
        </w:rPr>
        <w:t>SEA</w:t>
      </w:r>
      <w:r w:rsidRPr="00E045AE">
        <w:rPr>
          <w:rFonts w:ascii="Times New Roman" w:hAnsi="Times New Roman" w:cs="Times New Roman"/>
          <w:sz w:val="24"/>
          <w:szCs w:val="24"/>
        </w:rPr>
        <w:t xml:space="preserve"> by another </w:t>
      </w:r>
      <w:r w:rsidR="0030593D">
        <w:rPr>
          <w:rFonts w:ascii="Times New Roman" w:hAnsi="Times New Roman" w:cs="Times New Roman"/>
          <w:sz w:val="24"/>
          <w:szCs w:val="24"/>
        </w:rPr>
        <w:t xml:space="preserve">POA </w:t>
      </w:r>
      <w:r w:rsidRPr="00E045AE">
        <w:rPr>
          <w:rFonts w:ascii="Times New Roman" w:hAnsi="Times New Roman" w:cs="Times New Roman"/>
          <w:sz w:val="24"/>
          <w:szCs w:val="24"/>
        </w:rPr>
        <w:t>Affiliate, they must report such concerns via established organizational reporting mechanisms</w:t>
      </w:r>
      <w:r w:rsidR="0065456B" w:rsidRPr="00E045AE">
        <w:rPr>
          <w:rFonts w:ascii="Times New Roman" w:hAnsi="Times New Roman" w:cs="Times New Roman"/>
          <w:sz w:val="24"/>
          <w:szCs w:val="24"/>
        </w:rPr>
        <w:t>;</w:t>
      </w:r>
    </w:p>
    <w:p w14:paraId="6D27A984" w14:textId="77777777" w:rsidR="001F7BA9" w:rsidRPr="00E045AE" w:rsidRDefault="001F7BA9" w:rsidP="00C46FAA">
      <w:pPr>
        <w:pBdr>
          <w:top w:val="nil"/>
          <w:left w:val="nil"/>
          <w:bottom w:val="nil"/>
          <w:right w:val="nil"/>
          <w:between w:val="nil"/>
        </w:pBdr>
        <w:spacing w:after="0" w:line="240" w:lineRule="auto"/>
        <w:jc w:val="both"/>
        <w:rPr>
          <w:rFonts w:ascii="Times New Roman" w:hAnsi="Times New Roman" w:cs="Times New Roman"/>
          <w:sz w:val="24"/>
          <w:szCs w:val="24"/>
        </w:rPr>
      </w:pPr>
    </w:p>
    <w:p w14:paraId="338C8B39" w14:textId="7B662008" w:rsidR="00623B89" w:rsidRPr="008F69B5" w:rsidRDefault="0030593D" w:rsidP="00C46FAA">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 xml:space="preserve">POA </w:t>
      </w:r>
      <w:r w:rsidR="002C75DA">
        <w:rPr>
          <w:rFonts w:ascii="Times New Roman" w:hAnsi="Times New Roman" w:cs="Times New Roman"/>
          <w:sz w:val="24"/>
          <w:szCs w:val="24"/>
        </w:rPr>
        <w:t>Affiliates</w:t>
      </w:r>
      <w:r w:rsidR="00D66346" w:rsidRPr="00E045AE">
        <w:rPr>
          <w:rFonts w:ascii="Times New Roman" w:hAnsi="Times New Roman" w:cs="Times New Roman"/>
          <w:sz w:val="24"/>
          <w:szCs w:val="24"/>
        </w:rPr>
        <w:t xml:space="preserve"> are obliged to create and maintain an environment that prevents </w:t>
      </w:r>
      <w:r w:rsidR="00450818">
        <w:rPr>
          <w:rFonts w:ascii="Times New Roman" w:hAnsi="Times New Roman" w:cs="Times New Roman"/>
          <w:sz w:val="24"/>
          <w:szCs w:val="24"/>
        </w:rPr>
        <w:t>SEA</w:t>
      </w:r>
      <w:r w:rsidR="00D66346" w:rsidRPr="00E045AE">
        <w:rPr>
          <w:rFonts w:ascii="Times New Roman" w:hAnsi="Times New Roman" w:cs="Times New Roman"/>
          <w:sz w:val="24"/>
          <w:szCs w:val="24"/>
        </w:rPr>
        <w:t xml:space="preserve"> and promotes the implementation of this code of conduct. Managers at all levels have a particular responsibility to support and develop systems that maintain this environment</w:t>
      </w:r>
      <w:r w:rsidR="0065456B" w:rsidRPr="00E045AE">
        <w:rPr>
          <w:rFonts w:ascii="Times New Roman" w:hAnsi="Times New Roman" w:cs="Times New Roman"/>
          <w:sz w:val="24"/>
          <w:szCs w:val="24"/>
        </w:rPr>
        <w:t>.</w:t>
      </w:r>
    </w:p>
    <w:p w14:paraId="0D140593" w14:textId="06F3202E" w:rsidR="00B03E30" w:rsidRPr="000C6651" w:rsidRDefault="00B03E30" w:rsidP="0006087D">
      <w:pPr>
        <w:pStyle w:val="Heading1"/>
        <w:numPr>
          <w:ilvl w:val="0"/>
          <w:numId w:val="1"/>
        </w:numPr>
        <w:ind w:left="360"/>
        <w:jc w:val="both"/>
      </w:pPr>
      <w:bookmarkStart w:id="17" w:name="_Toc54279258"/>
      <w:r>
        <w:t>Screening and Requirements</w:t>
      </w:r>
      <w:bookmarkEnd w:id="17"/>
    </w:p>
    <w:p w14:paraId="5E019AF3" w14:textId="7F5DE4DB" w:rsidR="00B16555" w:rsidRDefault="00E86533" w:rsidP="009C55F9">
      <w:pPr>
        <w:jc w:val="both"/>
        <w:rPr>
          <w:rFonts w:ascii="Times New Roman" w:hAnsi="Times New Roman" w:cs="Times New Roman"/>
          <w:sz w:val="24"/>
          <w:szCs w:val="24"/>
        </w:rPr>
      </w:pPr>
      <w:r>
        <w:rPr>
          <w:rFonts w:ascii="Times New Roman" w:hAnsi="Times New Roman" w:cs="Times New Roman"/>
          <w:sz w:val="24"/>
          <w:szCs w:val="24"/>
        </w:rPr>
        <w:t xml:space="preserve">To </w:t>
      </w:r>
      <w:r w:rsidR="00E3582F">
        <w:rPr>
          <w:rFonts w:ascii="Times New Roman" w:hAnsi="Times New Roman" w:cs="Times New Roman"/>
          <w:sz w:val="24"/>
          <w:szCs w:val="24"/>
        </w:rPr>
        <w:t xml:space="preserve">reduce the risk of SEA and </w:t>
      </w:r>
      <w:r w:rsidR="00173493">
        <w:rPr>
          <w:rFonts w:ascii="Times New Roman" w:hAnsi="Times New Roman" w:cs="Times New Roman"/>
          <w:sz w:val="24"/>
          <w:szCs w:val="24"/>
        </w:rPr>
        <w:t xml:space="preserve">protect Participants, </w:t>
      </w:r>
      <w:r w:rsidR="0030593D">
        <w:rPr>
          <w:rFonts w:ascii="Times New Roman" w:hAnsi="Times New Roman" w:cs="Times New Roman"/>
          <w:sz w:val="24"/>
          <w:szCs w:val="24"/>
        </w:rPr>
        <w:t>POA</w:t>
      </w:r>
      <w:r w:rsidR="00173493">
        <w:rPr>
          <w:rFonts w:ascii="Times New Roman" w:hAnsi="Times New Roman" w:cs="Times New Roman"/>
          <w:sz w:val="24"/>
          <w:szCs w:val="24"/>
        </w:rPr>
        <w:t xml:space="preserve"> </w:t>
      </w:r>
      <w:r w:rsidR="00480D8D">
        <w:rPr>
          <w:rFonts w:ascii="Times New Roman" w:hAnsi="Times New Roman" w:cs="Times New Roman"/>
          <w:sz w:val="24"/>
          <w:szCs w:val="24"/>
        </w:rPr>
        <w:t>has established the follow</w:t>
      </w:r>
      <w:r w:rsidR="00674603">
        <w:rPr>
          <w:rFonts w:ascii="Times New Roman" w:hAnsi="Times New Roman" w:cs="Times New Roman"/>
          <w:sz w:val="24"/>
          <w:szCs w:val="24"/>
        </w:rPr>
        <w:t>ing</w:t>
      </w:r>
      <w:r w:rsidR="00480D8D">
        <w:rPr>
          <w:rFonts w:ascii="Times New Roman" w:hAnsi="Times New Roman" w:cs="Times New Roman"/>
          <w:sz w:val="24"/>
          <w:szCs w:val="24"/>
        </w:rPr>
        <w:t xml:space="preserve"> practices, which apply to all </w:t>
      </w:r>
      <w:r w:rsidR="0030593D">
        <w:rPr>
          <w:rFonts w:ascii="Times New Roman" w:hAnsi="Times New Roman" w:cs="Times New Roman"/>
          <w:sz w:val="24"/>
          <w:szCs w:val="24"/>
        </w:rPr>
        <w:t xml:space="preserve">POA </w:t>
      </w:r>
      <w:r w:rsidR="002C75DA">
        <w:rPr>
          <w:rFonts w:ascii="Times New Roman" w:hAnsi="Times New Roman" w:cs="Times New Roman"/>
          <w:sz w:val="24"/>
          <w:szCs w:val="24"/>
        </w:rPr>
        <w:t>Affiliates</w:t>
      </w:r>
      <w:r w:rsidR="00376BBB">
        <w:rPr>
          <w:rFonts w:ascii="Times New Roman" w:hAnsi="Times New Roman" w:cs="Times New Roman"/>
          <w:sz w:val="24"/>
          <w:szCs w:val="24"/>
        </w:rPr>
        <w:t>.</w:t>
      </w:r>
    </w:p>
    <w:p w14:paraId="4FDE35F6" w14:textId="0DCA852C" w:rsidR="00471E8F" w:rsidRPr="000C6651" w:rsidRDefault="008A26E5" w:rsidP="00471E8F">
      <w:pPr>
        <w:pStyle w:val="Heading2"/>
      </w:pPr>
      <w:bookmarkStart w:id="18" w:name="_Toc54279259"/>
      <w:r>
        <w:t>6</w:t>
      </w:r>
      <w:r w:rsidR="00471E8F">
        <w:t xml:space="preserve">.1 </w:t>
      </w:r>
      <w:r w:rsidR="009C3D32">
        <w:t>Screening</w:t>
      </w:r>
      <w:bookmarkEnd w:id="18"/>
      <w:r w:rsidR="009C3D32">
        <w:t xml:space="preserve">  </w:t>
      </w:r>
    </w:p>
    <w:p w14:paraId="3852EB3B" w14:textId="42CFD290" w:rsidR="009C55F9" w:rsidRDefault="002B6EB7" w:rsidP="009C55F9">
      <w:pPr>
        <w:jc w:val="both"/>
        <w:rPr>
          <w:rFonts w:ascii="Times New Roman" w:hAnsi="Times New Roman" w:cs="Times New Roman"/>
          <w:sz w:val="24"/>
          <w:szCs w:val="24"/>
        </w:rPr>
      </w:pPr>
      <w:r>
        <w:rPr>
          <w:rFonts w:ascii="Times New Roman" w:hAnsi="Times New Roman" w:cs="Times New Roman"/>
          <w:sz w:val="24"/>
          <w:szCs w:val="24"/>
        </w:rPr>
        <w:t>POA</w:t>
      </w:r>
      <w:r w:rsidR="00F85DA2" w:rsidRPr="19D82217">
        <w:rPr>
          <w:rFonts w:ascii="Times New Roman" w:hAnsi="Times New Roman" w:cs="Times New Roman"/>
          <w:sz w:val="24"/>
          <w:szCs w:val="24"/>
        </w:rPr>
        <w:t xml:space="preserve"> will </w:t>
      </w:r>
      <w:r w:rsidR="004D7E1E">
        <w:rPr>
          <w:rFonts w:ascii="Times New Roman" w:hAnsi="Times New Roman" w:cs="Times New Roman"/>
          <w:sz w:val="24"/>
          <w:szCs w:val="24"/>
        </w:rPr>
        <w:t xml:space="preserve">screen individuals and entities who </w:t>
      </w:r>
      <w:r w:rsidR="00B1754F">
        <w:rPr>
          <w:rFonts w:ascii="Times New Roman" w:hAnsi="Times New Roman" w:cs="Times New Roman"/>
          <w:sz w:val="24"/>
          <w:szCs w:val="24"/>
        </w:rPr>
        <w:t xml:space="preserve">are expected to directly interact with </w:t>
      </w:r>
      <w:r w:rsidR="00382C42">
        <w:rPr>
          <w:rFonts w:ascii="Times New Roman" w:hAnsi="Times New Roman" w:cs="Times New Roman"/>
          <w:sz w:val="24"/>
          <w:szCs w:val="24"/>
        </w:rPr>
        <w:t>Participants</w:t>
      </w:r>
      <w:r w:rsidR="00B84EFA">
        <w:rPr>
          <w:rFonts w:ascii="Times New Roman" w:hAnsi="Times New Roman" w:cs="Times New Roman"/>
          <w:sz w:val="24"/>
          <w:szCs w:val="24"/>
        </w:rPr>
        <w:t xml:space="preserve"> </w:t>
      </w:r>
      <w:r w:rsidR="00915F93">
        <w:rPr>
          <w:rFonts w:ascii="Times New Roman" w:hAnsi="Times New Roman" w:cs="Times New Roman"/>
          <w:sz w:val="24"/>
          <w:szCs w:val="24"/>
        </w:rPr>
        <w:t xml:space="preserve">on </w:t>
      </w:r>
      <w:r>
        <w:rPr>
          <w:rFonts w:ascii="Times New Roman" w:hAnsi="Times New Roman" w:cs="Times New Roman"/>
          <w:sz w:val="24"/>
          <w:szCs w:val="24"/>
        </w:rPr>
        <w:t>POA</w:t>
      </w:r>
      <w:r w:rsidR="00BB1E59">
        <w:rPr>
          <w:rFonts w:ascii="Times New Roman" w:hAnsi="Times New Roman" w:cs="Times New Roman"/>
          <w:sz w:val="24"/>
          <w:szCs w:val="24"/>
        </w:rPr>
        <w:t xml:space="preserve"> HQ programs </w:t>
      </w:r>
      <w:r w:rsidR="00B84EFA">
        <w:rPr>
          <w:rFonts w:ascii="Times New Roman" w:hAnsi="Times New Roman" w:cs="Times New Roman"/>
          <w:sz w:val="24"/>
          <w:szCs w:val="24"/>
        </w:rPr>
        <w:t>as follows</w:t>
      </w:r>
      <w:r>
        <w:rPr>
          <w:rFonts w:ascii="Times New Roman" w:hAnsi="Times New Roman" w:cs="Times New Roman"/>
          <w:sz w:val="24"/>
          <w:szCs w:val="24"/>
        </w:rPr>
        <w:t>:</w:t>
      </w:r>
    </w:p>
    <w:p w14:paraId="3CB67074" w14:textId="2A2B825C" w:rsidR="00741F0E" w:rsidRDefault="00741F0E" w:rsidP="009C55F9">
      <w:pPr>
        <w:jc w:val="both"/>
        <w:rPr>
          <w:rFonts w:ascii="Times New Roman" w:hAnsi="Times New Roman" w:cs="Times New Roman"/>
          <w:sz w:val="24"/>
          <w:szCs w:val="24"/>
        </w:rPr>
      </w:pPr>
      <w:r>
        <w:rPr>
          <w:rFonts w:ascii="Times New Roman" w:hAnsi="Times New Roman" w:cs="Times New Roman"/>
          <w:sz w:val="24"/>
          <w:szCs w:val="24"/>
        </w:rPr>
        <w:t>For Individuals:</w:t>
      </w:r>
    </w:p>
    <w:p w14:paraId="5EDB6B85" w14:textId="487511EC" w:rsidR="009C55F9" w:rsidRDefault="00A340F1" w:rsidP="0006087D">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Receive signed S</w:t>
      </w:r>
      <w:r w:rsidR="001D749E">
        <w:rPr>
          <w:rFonts w:ascii="Times New Roman" w:hAnsi="Times New Roman" w:cs="Times New Roman"/>
          <w:sz w:val="24"/>
          <w:szCs w:val="24"/>
        </w:rPr>
        <w:t xml:space="preserve">EA Prevention </w:t>
      </w:r>
      <w:r w:rsidR="009C55F9" w:rsidRPr="68AD596C">
        <w:rPr>
          <w:rFonts w:ascii="Times New Roman" w:hAnsi="Times New Roman" w:cs="Times New Roman"/>
          <w:sz w:val="24"/>
          <w:szCs w:val="24"/>
        </w:rPr>
        <w:t>Code of Conduct</w:t>
      </w:r>
      <w:r w:rsidR="00A170B1" w:rsidRPr="68AD596C">
        <w:rPr>
          <w:rFonts w:ascii="Times New Roman" w:hAnsi="Times New Roman" w:cs="Times New Roman"/>
          <w:sz w:val="24"/>
          <w:szCs w:val="24"/>
        </w:rPr>
        <w:t>;</w:t>
      </w:r>
    </w:p>
    <w:p w14:paraId="4E953AE4" w14:textId="40FD1D6A" w:rsidR="009C55F9" w:rsidRDefault="00331F53" w:rsidP="0006087D">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lastRenderedPageBreak/>
        <w:t>Run a</w:t>
      </w:r>
      <w:r w:rsidR="009C55F9" w:rsidRPr="31114C04">
        <w:rPr>
          <w:rFonts w:ascii="Times New Roman" w:hAnsi="Times New Roman" w:cs="Times New Roman"/>
          <w:sz w:val="24"/>
          <w:szCs w:val="24"/>
        </w:rPr>
        <w:t xml:space="preserve"> </w:t>
      </w:r>
      <w:r>
        <w:rPr>
          <w:rFonts w:ascii="Times New Roman" w:hAnsi="Times New Roman" w:cs="Times New Roman"/>
          <w:sz w:val="24"/>
          <w:szCs w:val="24"/>
        </w:rPr>
        <w:t>Visual</w:t>
      </w:r>
      <w:r w:rsidR="00565EDF">
        <w:rPr>
          <w:rFonts w:ascii="Times New Roman" w:hAnsi="Times New Roman" w:cs="Times New Roman"/>
          <w:sz w:val="24"/>
          <w:szCs w:val="24"/>
        </w:rPr>
        <w:t xml:space="preserve"> Compliance</w:t>
      </w:r>
      <w:r w:rsidR="009C55F9" w:rsidRPr="31114C04">
        <w:rPr>
          <w:rFonts w:ascii="Times New Roman" w:hAnsi="Times New Roman" w:cs="Times New Roman"/>
          <w:sz w:val="24"/>
          <w:szCs w:val="24"/>
        </w:rPr>
        <w:t xml:space="preserve"> check</w:t>
      </w:r>
      <w:r w:rsidR="000E163E">
        <w:rPr>
          <w:rFonts w:ascii="Times New Roman" w:hAnsi="Times New Roman" w:cs="Times New Roman"/>
          <w:sz w:val="24"/>
          <w:szCs w:val="24"/>
        </w:rPr>
        <w:t xml:space="preserve"> </w:t>
      </w:r>
      <w:r w:rsidR="00B828CB">
        <w:rPr>
          <w:rFonts w:ascii="Times New Roman" w:hAnsi="Times New Roman" w:cs="Times New Roman"/>
          <w:sz w:val="24"/>
          <w:szCs w:val="24"/>
        </w:rPr>
        <w:t>(</w:t>
      </w:r>
      <w:hyperlink r:id="rId15" w:history="1">
        <w:r w:rsidR="00B828CB" w:rsidRPr="00081EEE">
          <w:rPr>
            <w:rStyle w:val="Hyperlink"/>
            <w:rFonts w:ascii="Times New Roman" w:hAnsi="Times New Roman" w:cs="Times New Roman"/>
            <w:sz w:val="24"/>
            <w:szCs w:val="24"/>
          </w:rPr>
          <w:t>https://www4.visualcompliance.com/_logon.cfm</w:t>
        </w:r>
      </w:hyperlink>
      <w:r w:rsidR="00B828CB" w:rsidRPr="007A6E18">
        <w:rPr>
          <w:rFonts w:ascii="Times New Roman" w:hAnsi="Times New Roman" w:cs="Times New Roman"/>
          <w:sz w:val="24"/>
          <w:szCs w:val="24"/>
        </w:rPr>
        <w:t>)</w:t>
      </w:r>
      <w:r w:rsidR="00A170B1" w:rsidRPr="31114C04">
        <w:rPr>
          <w:rFonts w:ascii="Times New Roman" w:hAnsi="Times New Roman" w:cs="Times New Roman"/>
          <w:sz w:val="24"/>
          <w:szCs w:val="24"/>
        </w:rPr>
        <w:t>;</w:t>
      </w:r>
      <w:r w:rsidR="004F54D8">
        <w:rPr>
          <w:rFonts w:ascii="Times New Roman" w:hAnsi="Times New Roman" w:cs="Times New Roman"/>
          <w:sz w:val="24"/>
          <w:szCs w:val="24"/>
        </w:rPr>
        <w:t xml:space="preserve"> and</w:t>
      </w:r>
    </w:p>
    <w:p w14:paraId="002FD9A0" w14:textId="6B646BE4" w:rsidR="009C55F9" w:rsidRDefault="00026E4F" w:rsidP="0006087D">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If the individual is U.S. based, r</w:t>
      </w:r>
      <w:r w:rsidR="00331F53">
        <w:rPr>
          <w:rFonts w:ascii="Times New Roman" w:hAnsi="Times New Roman" w:cs="Times New Roman"/>
          <w:sz w:val="24"/>
          <w:szCs w:val="24"/>
        </w:rPr>
        <w:t>un a</w:t>
      </w:r>
      <w:r w:rsidR="009C55F9" w:rsidRPr="009C55F9">
        <w:rPr>
          <w:rFonts w:ascii="Times New Roman" w:hAnsi="Times New Roman" w:cs="Times New Roman"/>
          <w:sz w:val="24"/>
          <w:szCs w:val="24"/>
        </w:rPr>
        <w:t xml:space="preserve"> sex offender registry</w:t>
      </w:r>
      <w:r w:rsidR="004F53D9">
        <w:rPr>
          <w:rFonts w:ascii="Times New Roman" w:hAnsi="Times New Roman" w:cs="Times New Roman"/>
          <w:sz w:val="24"/>
          <w:szCs w:val="24"/>
        </w:rPr>
        <w:t xml:space="preserve"> </w:t>
      </w:r>
      <w:r w:rsidR="00B828CB">
        <w:rPr>
          <w:rFonts w:ascii="Times New Roman" w:hAnsi="Times New Roman" w:cs="Times New Roman"/>
          <w:sz w:val="24"/>
          <w:szCs w:val="24"/>
        </w:rPr>
        <w:t>(</w:t>
      </w:r>
      <w:hyperlink r:id="rId16" w:history="1">
        <w:r w:rsidR="00B828CB" w:rsidRPr="00081EEE">
          <w:rPr>
            <w:rStyle w:val="Hyperlink"/>
            <w:rFonts w:ascii="Times New Roman" w:hAnsi="Times New Roman" w:cs="Times New Roman"/>
            <w:sz w:val="24"/>
            <w:szCs w:val="24"/>
          </w:rPr>
          <w:t>https://www.nsopw.gov/</w:t>
        </w:r>
      </w:hyperlink>
      <w:r w:rsidR="00B828CB">
        <w:rPr>
          <w:rStyle w:val="Hyperlink"/>
          <w:rFonts w:ascii="Times New Roman" w:hAnsi="Times New Roman" w:cs="Times New Roman"/>
          <w:sz w:val="24"/>
          <w:szCs w:val="24"/>
        </w:rPr>
        <w:t>)</w:t>
      </w:r>
      <w:r w:rsidR="004F54D8">
        <w:rPr>
          <w:rFonts w:ascii="Times New Roman" w:hAnsi="Times New Roman" w:cs="Times New Roman"/>
          <w:sz w:val="24"/>
          <w:szCs w:val="24"/>
        </w:rPr>
        <w:t>.</w:t>
      </w:r>
    </w:p>
    <w:p w14:paraId="3C54DF32" w14:textId="45142699" w:rsidR="00741F0E" w:rsidRPr="00D36124" w:rsidRDefault="00855B5A" w:rsidP="00D36124">
      <w:pPr>
        <w:jc w:val="both"/>
        <w:rPr>
          <w:rFonts w:ascii="Times New Roman" w:hAnsi="Times New Roman" w:cs="Times New Roman"/>
          <w:sz w:val="24"/>
          <w:szCs w:val="24"/>
        </w:rPr>
      </w:pPr>
      <w:r w:rsidRPr="785840DB">
        <w:rPr>
          <w:rFonts w:ascii="Times New Roman" w:hAnsi="Times New Roman" w:cs="Times New Roman"/>
          <w:sz w:val="24"/>
          <w:szCs w:val="24"/>
        </w:rPr>
        <w:t>If additional verification is require</w:t>
      </w:r>
      <w:r w:rsidR="00C049B3" w:rsidRPr="785840DB">
        <w:rPr>
          <w:rFonts w:ascii="Times New Roman" w:hAnsi="Times New Roman" w:cs="Times New Roman"/>
          <w:sz w:val="24"/>
          <w:szCs w:val="24"/>
        </w:rPr>
        <w:t xml:space="preserve">d or </w:t>
      </w:r>
      <w:r w:rsidR="002B6EB7">
        <w:rPr>
          <w:rFonts w:ascii="Times New Roman" w:hAnsi="Times New Roman" w:cs="Times New Roman"/>
          <w:sz w:val="24"/>
          <w:szCs w:val="24"/>
        </w:rPr>
        <w:t>POA</w:t>
      </w:r>
      <w:r w:rsidR="00C049B3" w:rsidRPr="785840DB">
        <w:rPr>
          <w:rFonts w:ascii="Times New Roman" w:hAnsi="Times New Roman" w:cs="Times New Roman"/>
          <w:sz w:val="24"/>
          <w:szCs w:val="24"/>
        </w:rPr>
        <w:t xml:space="preserve"> staff has concern</w:t>
      </w:r>
      <w:r w:rsidR="36D3E90B" w:rsidRPr="785840DB">
        <w:rPr>
          <w:rFonts w:ascii="Times New Roman" w:hAnsi="Times New Roman" w:cs="Times New Roman"/>
          <w:sz w:val="24"/>
          <w:szCs w:val="24"/>
        </w:rPr>
        <w:t>s</w:t>
      </w:r>
      <w:r w:rsidR="00F729FC" w:rsidRPr="785840DB">
        <w:rPr>
          <w:rFonts w:ascii="Times New Roman" w:hAnsi="Times New Roman" w:cs="Times New Roman"/>
          <w:sz w:val="24"/>
          <w:szCs w:val="24"/>
        </w:rPr>
        <w:t>: r</w:t>
      </w:r>
      <w:r w:rsidR="009C55F9" w:rsidRPr="785840DB">
        <w:rPr>
          <w:rFonts w:ascii="Times New Roman" w:hAnsi="Times New Roman" w:cs="Times New Roman"/>
          <w:sz w:val="24"/>
          <w:szCs w:val="24"/>
        </w:rPr>
        <w:t xml:space="preserve">eference checks by persons outside the organization who know the </w:t>
      </w:r>
      <w:r w:rsidR="002B6EB7">
        <w:rPr>
          <w:rFonts w:ascii="Times New Roman" w:hAnsi="Times New Roman" w:cs="Times New Roman"/>
          <w:sz w:val="24"/>
          <w:szCs w:val="24"/>
        </w:rPr>
        <w:t xml:space="preserve">POA </w:t>
      </w:r>
      <w:r w:rsidR="009C55F9" w:rsidRPr="785840DB">
        <w:rPr>
          <w:rFonts w:ascii="Times New Roman" w:hAnsi="Times New Roman" w:cs="Times New Roman"/>
          <w:sz w:val="24"/>
          <w:szCs w:val="24"/>
        </w:rPr>
        <w:t>Affiliate</w:t>
      </w:r>
      <w:r w:rsidR="00937DFC" w:rsidRPr="785840DB">
        <w:rPr>
          <w:rFonts w:ascii="Times New Roman" w:hAnsi="Times New Roman" w:cs="Times New Roman"/>
          <w:sz w:val="24"/>
          <w:szCs w:val="24"/>
        </w:rPr>
        <w:t>.</w:t>
      </w:r>
    </w:p>
    <w:p w14:paraId="56089EE6" w14:textId="433EF6BD" w:rsidR="00741F0E" w:rsidRPr="000709A4" w:rsidRDefault="00741F0E" w:rsidP="000709A4">
      <w:pPr>
        <w:jc w:val="both"/>
        <w:rPr>
          <w:rFonts w:ascii="Times New Roman" w:hAnsi="Times New Roman" w:cs="Times New Roman"/>
          <w:sz w:val="24"/>
          <w:szCs w:val="24"/>
        </w:rPr>
      </w:pPr>
      <w:r w:rsidRPr="000709A4">
        <w:rPr>
          <w:rFonts w:ascii="Times New Roman" w:hAnsi="Times New Roman" w:cs="Times New Roman"/>
          <w:sz w:val="24"/>
          <w:szCs w:val="24"/>
        </w:rPr>
        <w:t xml:space="preserve">For </w:t>
      </w:r>
      <w:r w:rsidR="00994E1C">
        <w:rPr>
          <w:rFonts w:ascii="Times New Roman" w:hAnsi="Times New Roman" w:cs="Times New Roman"/>
          <w:sz w:val="24"/>
          <w:szCs w:val="24"/>
        </w:rPr>
        <w:t>Partner Organizations</w:t>
      </w:r>
      <w:r w:rsidRPr="000709A4">
        <w:rPr>
          <w:rFonts w:ascii="Times New Roman" w:hAnsi="Times New Roman" w:cs="Times New Roman"/>
          <w:sz w:val="24"/>
          <w:szCs w:val="24"/>
        </w:rPr>
        <w:t>:</w:t>
      </w:r>
    </w:p>
    <w:p w14:paraId="224B8DCC" w14:textId="668DCD09" w:rsidR="00A156CC" w:rsidRDefault="00A156CC" w:rsidP="00A156CC">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Receive signed SEA Prevention </w:t>
      </w:r>
      <w:r w:rsidRPr="68AD596C">
        <w:rPr>
          <w:rFonts w:ascii="Times New Roman" w:hAnsi="Times New Roman" w:cs="Times New Roman"/>
          <w:sz w:val="24"/>
          <w:szCs w:val="24"/>
        </w:rPr>
        <w:t>Code of Conduct</w:t>
      </w:r>
      <w:r w:rsidR="00B40DEA">
        <w:rPr>
          <w:rFonts w:ascii="Times New Roman" w:hAnsi="Times New Roman" w:cs="Times New Roman"/>
          <w:sz w:val="24"/>
          <w:szCs w:val="24"/>
        </w:rPr>
        <w:t xml:space="preserve"> </w:t>
      </w:r>
      <w:r w:rsidR="00BE61BA">
        <w:rPr>
          <w:rFonts w:ascii="Times New Roman" w:hAnsi="Times New Roman" w:cs="Times New Roman"/>
          <w:sz w:val="24"/>
          <w:szCs w:val="24"/>
        </w:rPr>
        <w:t>from</w:t>
      </w:r>
      <w:r w:rsidR="00B40DEA">
        <w:rPr>
          <w:rFonts w:ascii="Times New Roman" w:hAnsi="Times New Roman" w:cs="Times New Roman"/>
          <w:sz w:val="24"/>
          <w:szCs w:val="24"/>
        </w:rPr>
        <w:t xml:space="preserve"> entit</w:t>
      </w:r>
      <w:r w:rsidR="00BE61BA">
        <w:rPr>
          <w:rFonts w:ascii="Times New Roman" w:hAnsi="Times New Roman" w:cs="Times New Roman"/>
          <w:sz w:val="24"/>
          <w:szCs w:val="24"/>
        </w:rPr>
        <w:t>y’</w:t>
      </w:r>
      <w:r w:rsidR="00B40DEA">
        <w:rPr>
          <w:rFonts w:ascii="Times New Roman" w:hAnsi="Times New Roman" w:cs="Times New Roman"/>
          <w:sz w:val="24"/>
          <w:szCs w:val="24"/>
        </w:rPr>
        <w:t>s legal representative</w:t>
      </w:r>
      <w:r w:rsidRPr="68AD596C">
        <w:rPr>
          <w:rFonts w:ascii="Times New Roman" w:hAnsi="Times New Roman" w:cs="Times New Roman"/>
          <w:sz w:val="24"/>
          <w:szCs w:val="24"/>
        </w:rPr>
        <w:t>;</w:t>
      </w:r>
    </w:p>
    <w:p w14:paraId="54269C70" w14:textId="2AB76F13" w:rsidR="00B03E30" w:rsidRPr="00741F0E" w:rsidRDefault="00B40DEA" w:rsidP="00741F0E">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Verify the entity has a policy and procedure in place</w:t>
      </w:r>
      <w:r w:rsidR="00B66353">
        <w:rPr>
          <w:rFonts w:ascii="Times New Roman" w:hAnsi="Times New Roman" w:cs="Times New Roman"/>
          <w:sz w:val="24"/>
          <w:szCs w:val="24"/>
        </w:rPr>
        <w:t xml:space="preserve"> for SEA Prevention</w:t>
      </w:r>
      <w:r w:rsidR="006231B2">
        <w:rPr>
          <w:rFonts w:ascii="Times New Roman" w:hAnsi="Times New Roman" w:cs="Times New Roman"/>
          <w:sz w:val="24"/>
          <w:szCs w:val="24"/>
        </w:rPr>
        <w:t xml:space="preserve">. If not, provide guidance to the entity </w:t>
      </w:r>
      <w:r w:rsidR="00645DB9">
        <w:rPr>
          <w:rFonts w:ascii="Times New Roman" w:hAnsi="Times New Roman" w:cs="Times New Roman"/>
          <w:sz w:val="24"/>
          <w:szCs w:val="24"/>
        </w:rPr>
        <w:t>to establish pr</w:t>
      </w:r>
      <w:r w:rsidR="00A22F13">
        <w:rPr>
          <w:rFonts w:ascii="Times New Roman" w:hAnsi="Times New Roman" w:cs="Times New Roman"/>
          <w:sz w:val="24"/>
          <w:szCs w:val="24"/>
        </w:rPr>
        <w:t>ocedures on SEA Prevention</w:t>
      </w:r>
      <w:r w:rsidR="004259AA">
        <w:rPr>
          <w:rFonts w:ascii="Times New Roman" w:hAnsi="Times New Roman" w:cs="Times New Roman"/>
          <w:sz w:val="24"/>
          <w:szCs w:val="24"/>
        </w:rPr>
        <w:t>.</w:t>
      </w:r>
    </w:p>
    <w:p w14:paraId="102857C0" w14:textId="16E3AD37" w:rsidR="00F5047E" w:rsidRPr="00C46FAA" w:rsidRDefault="00F5047E" w:rsidP="00C46FAA">
      <w:pPr>
        <w:jc w:val="both"/>
        <w:rPr>
          <w:rFonts w:ascii="Times New Roman" w:hAnsi="Times New Roman" w:cs="Times New Roman"/>
          <w:sz w:val="24"/>
          <w:szCs w:val="24"/>
        </w:rPr>
      </w:pPr>
      <w:r w:rsidRPr="68AD596C">
        <w:rPr>
          <w:rFonts w:ascii="Times New Roman" w:hAnsi="Times New Roman" w:cs="Times New Roman"/>
          <w:sz w:val="24"/>
          <w:szCs w:val="24"/>
        </w:rPr>
        <w:t xml:space="preserve">All Program Directors </w:t>
      </w:r>
      <w:r w:rsidR="00D35753" w:rsidRPr="68AD596C">
        <w:rPr>
          <w:rFonts w:ascii="Times New Roman" w:hAnsi="Times New Roman" w:cs="Times New Roman"/>
          <w:sz w:val="24"/>
          <w:szCs w:val="24"/>
        </w:rPr>
        <w:t>are responsible for ensuring that</w:t>
      </w:r>
      <w:r w:rsidR="00F166A6" w:rsidRPr="68AD596C">
        <w:rPr>
          <w:rFonts w:ascii="Times New Roman" w:hAnsi="Times New Roman" w:cs="Times New Roman"/>
          <w:sz w:val="24"/>
          <w:szCs w:val="24"/>
        </w:rPr>
        <w:t xml:space="preserve"> any </w:t>
      </w:r>
      <w:r w:rsidR="00142961">
        <w:rPr>
          <w:rFonts w:ascii="Times New Roman" w:hAnsi="Times New Roman" w:cs="Times New Roman"/>
          <w:sz w:val="24"/>
          <w:szCs w:val="24"/>
        </w:rPr>
        <w:t xml:space="preserve">POA </w:t>
      </w:r>
      <w:r w:rsidR="002C75DA">
        <w:rPr>
          <w:rFonts w:ascii="Times New Roman" w:hAnsi="Times New Roman" w:cs="Times New Roman"/>
          <w:sz w:val="24"/>
          <w:szCs w:val="24"/>
        </w:rPr>
        <w:t>Affiliates</w:t>
      </w:r>
      <w:r w:rsidR="00F166A6" w:rsidRPr="68AD596C">
        <w:rPr>
          <w:rFonts w:ascii="Times New Roman" w:hAnsi="Times New Roman" w:cs="Times New Roman"/>
          <w:sz w:val="24"/>
          <w:szCs w:val="24"/>
        </w:rPr>
        <w:t xml:space="preserve"> </w:t>
      </w:r>
      <w:r w:rsidR="000B28F9">
        <w:rPr>
          <w:rFonts w:ascii="Times New Roman" w:hAnsi="Times New Roman" w:cs="Times New Roman"/>
          <w:sz w:val="24"/>
          <w:szCs w:val="24"/>
        </w:rPr>
        <w:t xml:space="preserve">on </w:t>
      </w:r>
      <w:r w:rsidR="00142961">
        <w:rPr>
          <w:rFonts w:ascii="Times New Roman" w:hAnsi="Times New Roman" w:cs="Times New Roman"/>
          <w:sz w:val="24"/>
          <w:szCs w:val="24"/>
        </w:rPr>
        <w:t>POA</w:t>
      </w:r>
      <w:r w:rsidR="000B28F9">
        <w:rPr>
          <w:rFonts w:ascii="Times New Roman" w:hAnsi="Times New Roman" w:cs="Times New Roman"/>
          <w:sz w:val="24"/>
          <w:szCs w:val="24"/>
        </w:rPr>
        <w:t xml:space="preserve"> HQ programs </w:t>
      </w:r>
      <w:r w:rsidR="00F166A6" w:rsidRPr="68AD596C">
        <w:rPr>
          <w:rFonts w:ascii="Times New Roman" w:hAnsi="Times New Roman" w:cs="Times New Roman"/>
          <w:sz w:val="24"/>
          <w:szCs w:val="24"/>
        </w:rPr>
        <w:t>are screened prior to interacting with participants.</w:t>
      </w:r>
      <w:r w:rsidR="00EB67FF">
        <w:rPr>
          <w:rFonts w:ascii="Times New Roman" w:hAnsi="Times New Roman" w:cs="Times New Roman"/>
          <w:sz w:val="24"/>
          <w:szCs w:val="24"/>
        </w:rPr>
        <w:t xml:space="preserve"> </w:t>
      </w:r>
      <w:r w:rsidR="00142961">
        <w:rPr>
          <w:rFonts w:ascii="Times New Roman" w:hAnsi="Times New Roman" w:cs="Times New Roman"/>
          <w:sz w:val="24"/>
          <w:szCs w:val="24"/>
        </w:rPr>
        <w:t>POA’s</w:t>
      </w:r>
      <w:r w:rsidR="00EB67FF">
        <w:rPr>
          <w:rFonts w:ascii="Times New Roman" w:hAnsi="Times New Roman" w:cs="Times New Roman"/>
          <w:sz w:val="24"/>
          <w:szCs w:val="24"/>
        </w:rPr>
        <w:t xml:space="preserve"> HR department is responsible for verifying that </w:t>
      </w:r>
      <w:r w:rsidR="00142961">
        <w:rPr>
          <w:rFonts w:ascii="Times New Roman" w:hAnsi="Times New Roman" w:cs="Times New Roman"/>
          <w:sz w:val="24"/>
          <w:szCs w:val="24"/>
        </w:rPr>
        <w:t>POA</w:t>
      </w:r>
      <w:r w:rsidR="00EB67FF">
        <w:rPr>
          <w:rFonts w:ascii="Times New Roman" w:hAnsi="Times New Roman" w:cs="Times New Roman"/>
          <w:sz w:val="24"/>
          <w:szCs w:val="24"/>
        </w:rPr>
        <w:t xml:space="preserve"> HQ staff, interns and consultants complete the above requirements as part of the new hire onboarding process.</w:t>
      </w:r>
    </w:p>
    <w:p w14:paraId="11BCD93A" w14:textId="644D6BD1" w:rsidR="00471E8F" w:rsidRPr="000C6651" w:rsidRDefault="008A26E5" w:rsidP="00471E8F">
      <w:pPr>
        <w:pStyle w:val="Heading2"/>
      </w:pPr>
      <w:bookmarkStart w:id="19" w:name="_Toc54279260"/>
      <w:r>
        <w:t>6</w:t>
      </w:r>
      <w:r w:rsidR="00471E8F">
        <w:t>.2 Onboarding Requirements</w:t>
      </w:r>
      <w:bookmarkEnd w:id="19"/>
      <w:r w:rsidR="00471E8F">
        <w:t xml:space="preserve"> </w:t>
      </w:r>
    </w:p>
    <w:p w14:paraId="029D11E5" w14:textId="74FAF567" w:rsidR="00BE6CF7" w:rsidRDefault="00471E8F" w:rsidP="00BE6CF7">
      <w:pPr>
        <w:jc w:val="both"/>
        <w:rPr>
          <w:rFonts w:ascii="Times New Roman" w:hAnsi="Times New Roman" w:cs="Times New Roman"/>
          <w:sz w:val="24"/>
          <w:szCs w:val="24"/>
        </w:rPr>
      </w:pPr>
      <w:r w:rsidRPr="009C55F9">
        <w:rPr>
          <w:rFonts w:ascii="Times New Roman" w:hAnsi="Times New Roman" w:cs="Times New Roman"/>
          <w:sz w:val="24"/>
          <w:szCs w:val="24"/>
        </w:rPr>
        <w:t xml:space="preserve">Prior </w:t>
      </w:r>
      <w:r w:rsidR="00BE6CF7" w:rsidRPr="00BE6CF7">
        <w:rPr>
          <w:rFonts w:ascii="Times New Roman" w:hAnsi="Times New Roman" w:cs="Times New Roman"/>
          <w:sz w:val="24"/>
          <w:szCs w:val="24"/>
        </w:rPr>
        <w:t xml:space="preserve">to interacting with Participants, all </w:t>
      </w:r>
      <w:r w:rsidR="00142961">
        <w:rPr>
          <w:rFonts w:ascii="Times New Roman" w:hAnsi="Times New Roman" w:cs="Times New Roman"/>
          <w:sz w:val="24"/>
          <w:szCs w:val="24"/>
        </w:rPr>
        <w:t xml:space="preserve">POA </w:t>
      </w:r>
      <w:r w:rsidR="002C75DA">
        <w:rPr>
          <w:rFonts w:ascii="Times New Roman" w:hAnsi="Times New Roman" w:cs="Times New Roman"/>
          <w:sz w:val="24"/>
          <w:szCs w:val="24"/>
        </w:rPr>
        <w:t>Affiliates</w:t>
      </w:r>
      <w:r w:rsidR="00BE6CF7" w:rsidRPr="00BE6CF7">
        <w:rPr>
          <w:rFonts w:ascii="Times New Roman" w:hAnsi="Times New Roman" w:cs="Times New Roman"/>
          <w:sz w:val="24"/>
          <w:szCs w:val="24"/>
        </w:rPr>
        <w:t xml:space="preserve"> must</w:t>
      </w:r>
      <w:r w:rsidR="00EE7899">
        <w:rPr>
          <w:rFonts w:ascii="Times New Roman" w:hAnsi="Times New Roman" w:cs="Times New Roman"/>
          <w:sz w:val="24"/>
          <w:szCs w:val="24"/>
        </w:rPr>
        <w:t xml:space="preserve"> complete the following</w:t>
      </w:r>
      <w:r w:rsidR="00FA092A">
        <w:rPr>
          <w:rFonts w:ascii="Times New Roman" w:hAnsi="Times New Roman" w:cs="Times New Roman"/>
          <w:sz w:val="24"/>
          <w:szCs w:val="24"/>
        </w:rPr>
        <w:t>:</w:t>
      </w:r>
    </w:p>
    <w:p w14:paraId="1440E8D4" w14:textId="0C901694" w:rsidR="00915B67" w:rsidRPr="00BE6CF7" w:rsidRDefault="00915B67" w:rsidP="00BE6CF7">
      <w:pPr>
        <w:jc w:val="both"/>
        <w:rPr>
          <w:rFonts w:ascii="Times New Roman" w:hAnsi="Times New Roman" w:cs="Times New Roman"/>
          <w:sz w:val="24"/>
          <w:szCs w:val="24"/>
        </w:rPr>
      </w:pPr>
      <w:r>
        <w:rPr>
          <w:rFonts w:ascii="Times New Roman" w:hAnsi="Times New Roman" w:cs="Times New Roman"/>
          <w:sz w:val="24"/>
          <w:szCs w:val="24"/>
        </w:rPr>
        <w:t>For Individuals:</w:t>
      </w:r>
    </w:p>
    <w:p w14:paraId="6C1711A2" w14:textId="08D63397" w:rsidR="00EF38A4" w:rsidRDefault="00EF38A4" w:rsidP="0006087D">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 xml:space="preserve">Fully read and review the </w:t>
      </w:r>
      <w:r w:rsidR="0062163A">
        <w:rPr>
          <w:rFonts w:ascii="Times New Roman" w:hAnsi="Times New Roman" w:cs="Times New Roman"/>
          <w:sz w:val="24"/>
          <w:szCs w:val="24"/>
        </w:rPr>
        <w:t xml:space="preserve">SEA Prevention </w:t>
      </w:r>
      <w:r>
        <w:rPr>
          <w:rFonts w:ascii="Times New Roman" w:hAnsi="Times New Roman" w:cs="Times New Roman"/>
          <w:sz w:val="24"/>
          <w:szCs w:val="24"/>
        </w:rPr>
        <w:t>Policy;</w:t>
      </w:r>
    </w:p>
    <w:p w14:paraId="086934FF" w14:textId="5EC2FCB7" w:rsidR="00BE6CF7" w:rsidRDefault="00BE6CF7" w:rsidP="0006087D">
      <w:pPr>
        <w:pStyle w:val="ListParagraph"/>
        <w:numPr>
          <w:ilvl w:val="0"/>
          <w:numId w:val="7"/>
        </w:numPr>
        <w:jc w:val="both"/>
        <w:rPr>
          <w:rFonts w:ascii="Times New Roman" w:hAnsi="Times New Roman" w:cs="Times New Roman"/>
          <w:sz w:val="24"/>
          <w:szCs w:val="24"/>
        </w:rPr>
      </w:pPr>
      <w:r w:rsidRPr="00BE6CF7">
        <w:rPr>
          <w:rFonts w:ascii="Times New Roman" w:hAnsi="Times New Roman" w:cs="Times New Roman"/>
          <w:sz w:val="24"/>
          <w:szCs w:val="24"/>
        </w:rPr>
        <w:t xml:space="preserve">Sign </w:t>
      </w:r>
      <w:r w:rsidR="00142961">
        <w:rPr>
          <w:rFonts w:ascii="Times New Roman" w:hAnsi="Times New Roman" w:cs="Times New Roman"/>
          <w:sz w:val="24"/>
          <w:szCs w:val="24"/>
        </w:rPr>
        <w:t>POA’s</w:t>
      </w:r>
      <w:r w:rsidRPr="00BE6CF7">
        <w:rPr>
          <w:rFonts w:ascii="Times New Roman" w:hAnsi="Times New Roman" w:cs="Times New Roman"/>
          <w:sz w:val="24"/>
          <w:szCs w:val="24"/>
        </w:rPr>
        <w:t xml:space="preserve"> </w:t>
      </w:r>
      <w:r w:rsidR="0062163A">
        <w:rPr>
          <w:rFonts w:ascii="Times New Roman" w:hAnsi="Times New Roman" w:cs="Times New Roman"/>
          <w:sz w:val="24"/>
          <w:szCs w:val="24"/>
        </w:rPr>
        <w:t xml:space="preserve">SEA Prevention </w:t>
      </w:r>
      <w:r w:rsidRPr="00BE6CF7">
        <w:rPr>
          <w:rFonts w:ascii="Times New Roman" w:hAnsi="Times New Roman" w:cs="Times New Roman"/>
          <w:sz w:val="24"/>
          <w:szCs w:val="24"/>
        </w:rPr>
        <w:t>Code of Conduct</w:t>
      </w:r>
      <w:r w:rsidR="00F620B0">
        <w:rPr>
          <w:rFonts w:ascii="Times New Roman" w:hAnsi="Times New Roman" w:cs="Times New Roman"/>
          <w:sz w:val="24"/>
          <w:szCs w:val="24"/>
        </w:rPr>
        <w:t>; and</w:t>
      </w:r>
    </w:p>
    <w:p w14:paraId="52BF1EAC" w14:textId="61F85E05" w:rsidR="002977CD" w:rsidRDefault="002977CD" w:rsidP="0006087D">
      <w:pPr>
        <w:pStyle w:val="ListParagraph"/>
        <w:numPr>
          <w:ilvl w:val="0"/>
          <w:numId w:val="7"/>
        </w:numPr>
        <w:jc w:val="both"/>
        <w:rPr>
          <w:rFonts w:ascii="Times New Roman" w:hAnsi="Times New Roman" w:cs="Times New Roman"/>
          <w:sz w:val="24"/>
          <w:szCs w:val="24"/>
        </w:rPr>
      </w:pPr>
      <w:r w:rsidRPr="785840DB">
        <w:rPr>
          <w:rFonts w:ascii="Times New Roman" w:hAnsi="Times New Roman" w:cs="Times New Roman"/>
          <w:sz w:val="24"/>
          <w:szCs w:val="24"/>
        </w:rPr>
        <w:t>Annually attend a training</w:t>
      </w:r>
      <w:r w:rsidR="00766C0B" w:rsidRPr="785840DB">
        <w:rPr>
          <w:rFonts w:ascii="Times New Roman" w:hAnsi="Times New Roman" w:cs="Times New Roman"/>
          <w:sz w:val="24"/>
          <w:szCs w:val="24"/>
        </w:rPr>
        <w:t>/course</w:t>
      </w:r>
      <w:r w:rsidR="00593D29" w:rsidRPr="785840DB">
        <w:rPr>
          <w:rFonts w:ascii="Times New Roman" w:hAnsi="Times New Roman" w:cs="Times New Roman"/>
          <w:sz w:val="24"/>
          <w:szCs w:val="24"/>
        </w:rPr>
        <w:t xml:space="preserve">, all </w:t>
      </w:r>
      <w:r w:rsidR="00142961">
        <w:rPr>
          <w:rFonts w:ascii="Times New Roman" w:hAnsi="Times New Roman" w:cs="Times New Roman"/>
          <w:sz w:val="24"/>
          <w:szCs w:val="24"/>
        </w:rPr>
        <w:t xml:space="preserve">POA </w:t>
      </w:r>
      <w:r w:rsidR="00136EE9" w:rsidRPr="785840DB">
        <w:rPr>
          <w:rFonts w:ascii="Times New Roman" w:hAnsi="Times New Roman" w:cs="Times New Roman"/>
          <w:sz w:val="24"/>
          <w:szCs w:val="24"/>
        </w:rPr>
        <w:t>Affiliates must choose one of the following options</w:t>
      </w:r>
      <w:r w:rsidRPr="785840DB">
        <w:rPr>
          <w:rFonts w:ascii="Times New Roman" w:hAnsi="Times New Roman" w:cs="Times New Roman"/>
          <w:sz w:val="24"/>
          <w:szCs w:val="24"/>
        </w:rPr>
        <w:t>:</w:t>
      </w:r>
    </w:p>
    <w:p w14:paraId="7A3F4806" w14:textId="54272BA7" w:rsidR="007123EF" w:rsidRDefault="00BE6CF7" w:rsidP="007123EF">
      <w:pPr>
        <w:pStyle w:val="ListParagraph"/>
        <w:numPr>
          <w:ilvl w:val="1"/>
          <w:numId w:val="7"/>
        </w:numPr>
        <w:jc w:val="both"/>
        <w:rPr>
          <w:rFonts w:ascii="Times New Roman" w:hAnsi="Times New Roman" w:cs="Times New Roman"/>
          <w:sz w:val="24"/>
          <w:szCs w:val="24"/>
        </w:rPr>
      </w:pPr>
      <w:r w:rsidRPr="785840DB">
        <w:rPr>
          <w:rFonts w:ascii="Times New Roman" w:hAnsi="Times New Roman" w:cs="Times New Roman"/>
          <w:sz w:val="24"/>
          <w:szCs w:val="24"/>
        </w:rPr>
        <w:t xml:space="preserve">Attend a </w:t>
      </w:r>
      <w:r w:rsidR="00142961">
        <w:rPr>
          <w:rFonts w:ascii="Times New Roman" w:hAnsi="Times New Roman" w:cs="Times New Roman"/>
          <w:sz w:val="24"/>
          <w:szCs w:val="24"/>
        </w:rPr>
        <w:t>POA</w:t>
      </w:r>
      <w:r w:rsidRPr="785840DB">
        <w:rPr>
          <w:rFonts w:ascii="Times New Roman" w:hAnsi="Times New Roman" w:cs="Times New Roman"/>
          <w:sz w:val="24"/>
          <w:szCs w:val="24"/>
        </w:rPr>
        <w:t xml:space="preserve"> </w:t>
      </w:r>
      <w:r w:rsidR="0062163A" w:rsidRPr="785840DB">
        <w:rPr>
          <w:rFonts w:ascii="Times New Roman" w:hAnsi="Times New Roman" w:cs="Times New Roman"/>
          <w:sz w:val="24"/>
          <w:szCs w:val="24"/>
        </w:rPr>
        <w:t xml:space="preserve">SEA Prevention </w:t>
      </w:r>
      <w:r w:rsidRPr="785840DB">
        <w:rPr>
          <w:rFonts w:ascii="Times New Roman" w:hAnsi="Times New Roman" w:cs="Times New Roman"/>
          <w:sz w:val="24"/>
          <w:szCs w:val="24"/>
        </w:rPr>
        <w:t xml:space="preserve">training </w:t>
      </w:r>
      <w:r w:rsidR="005A3701" w:rsidRPr="785840DB">
        <w:rPr>
          <w:rFonts w:ascii="Times New Roman" w:hAnsi="Times New Roman" w:cs="Times New Roman"/>
          <w:sz w:val="24"/>
          <w:szCs w:val="24"/>
        </w:rPr>
        <w:t>in-person or watch on-demand online.</w:t>
      </w:r>
      <w:r w:rsidR="007123EF" w:rsidRPr="785840DB">
        <w:rPr>
          <w:rFonts w:ascii="Times New Roman" w:hAnsi="Times New Roman" w:cs="Times New Roman"/>
          <w:sz w:val="24"/>
          <w:szCs w:val="24"/>
        </w:rPr>
        <w:t xml:space="preserve"> Trainings will be available at least once a year in-person led by </w:t>
      </w:r>
      <w:r w:rsidR="009A5B45">
        <w:rPr>
          <w:rFonts w:ascii="Times New Roman" w:hAnsi="Times New Roman" w:cs="Times New Roman"/>
          <w:sz w:val="24"/>
          <w:szCs w:val="24"/>
        </w:rPr>
        <w:t>POA’s</w:t>
      </w:r>
      <w:r w:rsidR="007123EF" w:rsidRPr="785840DB">
        <w:rPr>
          <w:rFonts w:ascii="Times New Roman" w:hAnsi="Times New Roman" w:cs="Times New Roman"/>
          <w:sz w:val="24"/>
          <w:szCs w:val="24"/>
        </w:rPr>
        <w:t xml:space="preserve"> HR staff and/or </w:t>
      </w:r>
      <w:r w:rsidR="00D658A9" w:rsidRPr="785840DB">
        <w:rPr>
          <w:rFonts w:ascii="Times New Roman" w:hAnsi="Times New Roman" w:cs="Times New Roman"/>
          <w:sz w:val="24"/>
          <w:szCs w:val="24"/>
        </w:rPr>
        <w:t>an</w:t>
      </w:r>
      <w:r w:rsidR="007123EF" w:rsidRPr="785840DB">
        <w:rPr>
          <w:rFonts w:ascii="Times New Roman" w:hAnsi="Times New Roman" w:cs="Times New Roman"/>
          <w:sz w:val="24"/>
          <w:szCs w:val="24"/>
        </w:rPr>
        <w:t xml:space="preserve"> external</w:t>
      </w:r>
      <w:r w:rsidR="00E51977" w:rsidRPr="785840DB">
        <w:rPr>
          <w:rFonts w:ascii="Times New Roman" w:hAnsi="Times New Roman" w:cs="Times New Roman"/>
          <w:sz w:val="24"/>
          <w:szCs w:val="24"/>
        </w:rPr>
        <w:t xml:space="preserve"> firm</w:t>
      </w:r>
      <w:r w:rsidR="007123EF" w:rsidRPr="785840DB">
        <w:rPr>
          <w:rFonts w:ascii="Times New Roman" w:hAnsi="Times New Roman" w:cs="Times New Roman"/>
          <w:sz w:val="24"/>
          <w:szCs w:val="24"/>
        </w:rPr>
        <w:t xml:space="preserve">. </w:t>
      </w:r>
      <w:r w:rsidR="00136EE9" w:rsidRPr="785840DB">
        <w:rPr>
          <w:rFonts w:ascii="Times New Roman" w:hAnsi="Times New Roman" w:cs="Times New Roman"/>
          <w:sz w:val="24"/>
          <w:szCs w:val="24"/>
        </w:rPr>
        <w:t>Annual trainings will be recorded and available on-demand</w:t>
      </w:r>
      <w:r w:rsidR="007C0494" w:rsidRPr="785840DB">
        <w:rPr>
          <w:rFonts w:ascii="Times New Roman" w:hAnsi="Times New Roman" w:cs="Times New Roman"/>
          <w:sz w:val="24"/>
          <w:szCs w:val="24"/>
        </w:rPr>
        <w:t xml:space="preserve"> </w:t>
      </w:r>
      <w:r w:rsidR="00616BB5" w:rsidRPr="785840DB">
        <w:rPr>
          <w:rFonts w:ascii="Times New Roman" w:hAnsi="Times New Roman" w:cs="Times New Roman"/>
          <w:sz w:val="24"/>
          <w:szCs w:val="24"/>
        </w:rPr>
        <w:t xml:space="preserve">via </w:t>
      </w:r>
      <w:r w:rsidR="009A5B45">
        <w:rPr>
          <w:rFonts w:ascii="Times New Roman" w:hAnsi="Times New Roman" w:cs="Times New Roman"/>
          <w:sz w:val="24"/>
          <w:szCs w:val="24"/>
        </w:rPr>
        <w:t>POA’s</w:t>
      </w:r>
      <w:r w:rsidR="00616BB5" w:rsidRPr="785840DB">
        <w:rPr>
          <w:rFonts w:ascii="Times New Roman" w:hAnsi="Times New Roman" w:cs="Times New Roman"/>
          <w:sz w:val="24"/>
          <w:szCs w:val="24"/>
        </w:rPr>
        <w:t xml:space="preserve"> External SharePoint.</w:t>
      </w:r>
      <w:r w:rsidR="005A3701" w:rsidRPr="785840DB">
        <w:rPr>
          <w:rFonts w:ascii="Times New Roman" w:hAnsi="Times New Roman" w:cs="Times New Roman"/>
          <w:sz w:val="24"/>
          <w:szCs w:val="24"/>
        </w:rPr>
        <w:t xml:space="preserve"> These trainings will be in English; however, the PowerPoint slides will be available in Spanish and Portuguese.</w:t>
      </w:r>
    </w:p>
    <w:p w14:paraId="5111D6CB" w14:textId="72E49767" w:rsidR="002E61DA" w:rsidRDefault="007123EF" w:rsidP="002977CD">
      <w:pPr>
        <w:pStyle w:val="ListParagraph"/>
        <w:numPr>
          <w:ilvl w:val="1"/>
          <w:numId w:val="7"/>
        </w:numPr>
        <w:jc w:val="both"/>
        <w:rPr>
          <w:rFonts w:ascii="Times New Roman" w:hAnsi="Times New Roman" w:cs="Times New Roman"/>
          <w:sz w:val="24"/>
          <w:szCs w:val="24"/>
        </w:rPr>
      </w:pPr>
      <w:r>
        <w:rPr>
          <w:rFonts w:ascii="Times New Roman" w:hAnsi="Times New Roman" w:cs="Times New Roman"/>
          <w:sz w:val="24"/>
          <w:szCs w:val="24"/>
        </w:rPr>
        <w:t>C</w:t>
      </w:r>
      <w:r w:rsidR="007B05F2">
        <w:rPr>
          <w:rFonts w:ascii="Times New Roman" w:hAnsi="Times New Roman" w:cs="Times New Roman"/>
          <w:sz w:val="24"/>
          <w:szCs w:val="24"/>
        </w:rPr>
        <w:t xml:space="preserve">omplete the online </w:t>
      </w:r>
      <w:r w:rsidR="00E24050">
        <w:rPr>
          <w:rFonts w:ascii="Times New Roman" w:hAnsi="Times New Roman" w:cs="Times New Roman"/>
          <w:sz w:val="24"/>
          <w:szCs w:val="24"/>
        </w:rPr>
        <w:t xml:space="preserve">SEA Prevention </w:t>
      </w:r>
      <w:r w:rsidR="007B05F2">
        <w:rPr>
          <w:rFonts w:ascii="Times New Roman" w:hAnsi="Times New Roman" w:cs="Times New Roman"/>
          <w:sz w:val="24"/>
          <w:szCs w:val="24"/>
        </w:rPr>
        <w:t xml:space="preserve">course </w:t>
      </w:r>
      <w:r w:rsidR="00704129">
        <w:rPr>
          <w:rFonts w:ascii="Times New Roman" w:hAnsi="Times New Roman" w:cs="Times New Roman"/>
          <w:sz w:val="24"/>
          <w:szCs w:val="24"/>
        </w:rPr>
        <w:t>provided by</w:t>
      </w:r>
      <w:r w:rsidR="006C7DB8">
        <w:rPr>
          <w:rFonts w:ascii="Times New Roman" w:hAnsi="Times New Roman" w:cs="Times New Roman"/>
          <w:sz w:val="24"/>
          <w:szCs w:val="24"/>
        </w:rPr>
        <w:t xml:space="preserve"> </w:t>
      </w:r>
      <w:hyperlink r:id="rId17" w:history="1">
        <w:r w:rsidR="006C7DB8" w:rsidRPr="00704129">
          <w:rPr>
            <w:rStyle w:val="Hyperlink"/>
            <w:rFonts w:ascii="Times New Roman" w:hAnsi="Times New Roman" w:cs="Times New Roman"/>
            <w:sz w:val="24"/>
            <w:szCs w:val="24"/>
          </w:rPr>
          <w:t>Interaction</w:t>
        </w:r>
        <w:r w:rsidR="00704129" w:rsidRPr="00704129">
          <w:rPr>
            <w:rStyle w:val="Hyperlink"/>
            <w:rFonts w:ascii="Times New Roman" w:hAnsi="Times New Roman" w:cs="Times New Roman"/>
            <w:sz w:val="24"/>
            <w:szCs w:val="24"/>
          </w:rPr>
          <w:t>.org</w:t>
        </w:r>
      </w:hyperlink>
      <w:r w:rsidR="00BF3024">
        <w:rPr>
          <w:rStyle w:val="Hyperlink"/>
          <w:rFonts w:ascii="Times New Roman" w:hAnsi="Times New Roman" w:cs="Times New Roman"/>
          <w:sz w:val="24"/>
          <w:szCs w:val="24"/>
        </w:rPr>
        <w:t xml:space="preserve"> </w:t>
      </w:r>
      <w:r w:rsidR="00D33A4F">
        <w:rPr>
          <w:rFonts w:ascii="Times New Roman" w:hAnsi="Times New Roman" w:cs="Times New Roman"/>
          <w:sz w:val="24"/>
          <w:szCs w:val="24"/>
        </w:rPr>
        <w:t xml:space="preserve">annually </w:t>
      </w:r>
      <w:r w:rsidR="00704129">
        <w:rPr>
          <w:rFonts w:ascii="Times New Roman" w:hAnsi="Times New Roman" w:cs="Times New Roman"/>
          <w:sz w:val="24"/>
          <w:szCs w:val="24"/>
        </w:rPr>
        <w:t>and s</w:t>
      </w:r>
      <w:r w:rsidR="00264E2D">
        <w:rPr>
          <w:rFonts w:ascii="Times New Roman" w:hAnsi="Times New Roman" w:cs="Times New Roman"/>
          <w:sz w:val="24"/>
          <w:szCs w:val="24"/>
        </w:rPr>
        <w:t xml:space="preserve">end copy of certification to </w:t>
      </w:r>
      <w:r w:rsidR="004337A5" w:rsidRPr="785840DB">
        <w:rPr>
          <w:rFonts w:ascii="Times New Roman" w:hAnsi="Times New Roman" w:cs="Times New Roman"/>
          <w:sz w:val="24"/>
          <w:szCs w:val="24"/>
        </w:rPr>
        <w:t xml:space="preserve">their point of contact at </w:t>
      </w:r>
      <w:r w:rsidR="004337A5">
        <w:rPr>
          <w:rFonts w:ascii="Times New Roman" w:hAnsi="Times New Roman" w:cs="Times New Roman"/>
          <w:sz w:val="24"/>
          <w:szCs w:val="24"/>
        </w:rPr>
        <w:t>POA</w:t>
      </w:r>
      <w:r w:rsidR="00264E2D">
        <w:rPr>
          <w:rFonts w:ascii="Times New Roman" w:hAnsi="Times New Roman" w:cs="Times New Roman"/>
          <w:sz w:val="24"/>
          <w:szCs w:val="24"/>
        </w:rPr>
        <w:t>.</w:t>
      </w:r>
      <w:r w:rsidR="006B3553">
        <w:rPr>
          <w:rFonts w:ascii="Times New Roman" w:hAnsi="Times New Roman" w:cs="Times New Roman"/>
          <w:sz w:val="24"/>
          <w:szCs w:val="24"/>
        </w:rPr>
        <w:t xml:space="preserve"> </w:t>
      </w:r>
      <w:r w:rsidR="005A3701">
        <w:rPr>
          <w:rFonts w:ascii="Times New Roman" w:hAnsi="Times New Roman" w:cs="Times New Roman"/>
          <w:sz w:val="24"/>
          <w:szCs w:val="24"/>
        </w:rPr>
        <w:t xml:space="preserve">This course is only available in English. </w:t>
      </w:r>
    </w:p>
    <w:p w14:paraId="670130CA" w14:textId="03795C11" w:rsidR="000201F4" w:rsidRDefault="00B6244C" w:rsidP="002977CD">
      <w:pPr>
        <w:pStyle w:val="ListParagraph"/>
        <w:numPr>
          <w:ilvl w:val="1"/>
          <w:numId w:val="7"/>
        </w:numPr>
        <w:jc w:val="both"/>
        <w:rPr>
          <w:rFonts w:ascii="Times New Roman" w:hAnsi="Times New Roman" w:cs="Times New Roman"/>
          <w:sz w:val="24"/>
          <w:szCs w:val="24"/>
        </w:rPr>
      </w:pPr>
      <w:r w:rsidRPr="785840DB">
        <w:rPr>
          <w:rFonts w:ascii="Times New Roman" w:hAnsi="Times New Roman" w:cs="Times New Roman"/>
          <w:sz w:val="24"/>
          <w:szCs w:val="24"/>
        </w:rPr>
        <w:t xml:space="preserve">For non-English speaking </w:t>
      </w:r>
      <w:r w:rsidR="00397C6E">
        <w:rPr>
          <w:rFonts w:ascii="Times New Roman" w:hAnsi="Times New Roman" w:cs="Times New Roman"/>
          <w:sz w:val="24"/>
          <w:szCs w:val="24"/>
        </w:rPr>
        <w:t xml:space="preserve">POA </w:t>
      </w:r>
      <w:r w:rsidRPr="785840DB">
        <w:rPr>
          <w:rFonts w:ascii="Times New Roman" w:hAnsi="Times New Roman" w:cs="Times New Roman"/>
          <w:sz w:val="24"/>
          <w:szCs w:val="24"/>
        </w:rPr>
        <w:t>Affiliates</w:t>
      </w:r>
      <w:r w:rsidR="00E71AE7" w:rsidRPr="785840DB">
        <w:rPr>
          <w:rFonts w:ascii="Times New Roman" w:hAnsi="Times New Roman" w:cs="Times New Roman"/>
          <w:sz w:val="24"/>
          <w:szCs w:val="24"/>
        </w:rPr>
        <w:t xml:space="preserve"> </w:t>
      </w:r>
      <w:r w:rsidR="00E73430" w:rsidRPr="785840DB">
        <w:rPr>
          <w:rFonts w:ascii="Times New Roman" w:hAnsi="Times New Roman" w:cs="Times New Roman"/>
          <w:sz w:val="24"/>
          <w:szCs w:val="24"/>
        </w:rPr>
        <w:t xml:space="preserve">as an alternative </w:t>
      </w:r>
      <w:r w:rsidR="00262F67" w:rsidRPr="785840DB">
        <w:rPr>
          <w:rFonts w:ascii="Times New Roman" w:hAnsi="Times New Roman" w:cs="Times New Roman"/>
          <w:sz w:val="24"/>
          <w:szCs w:val="24"/>
        </w:rPr>
        <w:t xml:space="preserve">to the above options, </w:t>
      </w:r>
      <w:r w:rsidR="00C63FF2" w:rsidRPr="785840DB">
        <w:rPr>
          <w:rFonts w:ascii="Times New Roman" w:hAnsi="Times New Roman" w:cs="Times New Roman"/>
          <w:sz w:val="24"/>
          <w:szCs w:val="24"/>
        </w:rPr>
        <w:t xml:space="preserve">individuals may watch the </w:t>
      </w:r>
      <w:r w:rsidR="00802A2B" w:rsidRPr="785840DB">
        <w:rPr>
          <w:rFonts w:ascii="Times New Roman" w:hAnsi="Times New Roman" w:cs="Times New Roman"/>
          <w:sz w:val="24"/>
          <w:szCs w:val="24"/>
        </w:rPr>
        <w:t xml:space="preserve">SEA Prevention video found </w:t>
      </w:r>
      <w:hyperlink r:id="rId18">
        <w:r w:rsidR="00802A2B" w:rsidRPr="785840DB">
          <w:rPr>
            <w:rStyle w:val="Hyperlink"/>
            <w:rFonts w:ascii="Times New Roman" w:hAnsi="Times New Roman" w:cs="Times New Roman"/>
            <w:sz w:val="24"/>
            <w:szCs w:val="24"/>
          </w:rPr>
          <w:t>here</w:t>
        </w:r>
      </w:hyperlink>
      <w:r w:rsidR="00802A2B" w:rsidRPr="785840DB">
        <w:rPr>
          <w:rFonts w:ascii="Times New Roman" w:hAnsi="Times New Roman" w:cs="Times New Roman"/>
          <w:sz w:val="24"/>
          <w:szCs w:val="24"/>
        </w:rPr>
        <w:t xml:space="preserve">, with </w:t>
      </w:r>
      <w:r w:rsidR="00A977DD" w:rsidRPr="785840DB">
        <w:rPr>
          <w:rFonts w:ascii="Times New Roman" w:hAnsi="Times New Roman" w:cs="Times New Roman"/>
          <w:sz w:val="24"/>
          <w:szCs w:val="24"/>
        </w:rPr>
        <w:t>subtitles</w:t>
      </w:r>
      <w:r w:rsidR="00802A2B" w:rsidRPr="785840DB">
        <w:rPr>
          <w:rFonts w:ascii="Times New Roman" w:hAnsi="Times New Roman" w:cs="Times New Roman"/>
          <w:sz w:val="24"/>
          <w:szCs w:val="24"/>
        </w:rPr>
        <w:t xml:space="preserve"> in </w:t>
      </w:r>
      <w:r w:rsidR="00853F5F" w:rsidRPr="785840DB">
        <w:rPr>
          <w:rFonts w:ascii="Times New Roman" w:hAnsi="Times New Roman" w:cs="Times New Roman"/>
          <w:sz w:val="24"/>
          <w:szCs w:val="24"/>
        </w:rPr>
        <w:t>their appropriate language.</w:t>
      </w:r>
      <w:r w:rsidR="00100BFA" w:rsidRPr="785840DB">
        <w:rPr>
          <w:rFonts w:ascii="Times New Roman" w:hAnsi="Times New Roman" w:cs="Times New Roman"/>
          <w:sz w:val="24"/>
          <w:szCs w:val="24"/>
        </w:rPr>
        <w:t xml:space="preserve"> </w:t>
      </w:r>
      <w:r w:rsidR="00F753BD" w:rsidRPr="785840DB">
        <w:rPr>
          <w:rFonts w:ascii="Times New Roman" w:hAnsi="Times New Roman" w:cs="Times New Roman"/>
          <w:sz w:val="24"/>
          <w:szCs w:val="24"/>
        </w:rPr>
        <w:t>If i</w:t>
      </w:r>
      <w:r w:rsidR="00100BFA" w:rsidRPr="785840DB">
        <w:rPr>
          <w:rFonts w:ascii="Times New Roman" w:hAnsi="Times New Roman" w:cs="Times New Roman"/>
          <w:sz w:val="24"/>
          <w:szCs w:val="24"/>
        </w:rPr>
        <w:t>ndividuals</w:t>
      </w:r>
      <w:r w:rsidR="00C83A1F" w:rsidRPr="785840DB">
        <w:rPr>
          <w:rFonts w:ascii="Times New Roman" w:hAnsi="Times New Roman" w:cs="Times New Roman"/>
          <w:sz w:val="24"/>
          <w:szCs w:val="24"/>
        </w:rPr>
        <w:t xml:space="preserve"> select </w:t>
      </w:r>
      <w:r w:rsidR="00C75BBC" w:rsidRPr="785840DB">
        <w:rPr>
          <w:rFonts w:ascii="Times New Roman" w:hAnsi="Times New Roman" w:cs="Times New Roman"/>
          <w:sz w:val="24"/>
          <w:szCs w:val="24"/>
        </w:rPr>
        <w:t>this</w:t>
      </w:r>
      <w:r w:rsidR="00C83A1F" w:rsidRPr="785840DB">
        <w:rPr>
          <w:rFonts w:ascii="Times New Roman" w:hAnsi="Times New Roman" w:cs="Times New Roman"/>
          <w:sz w:val="24"/>
          <w:szCs w:val="24"/>
        </w:rPr>
        <w:t xml:space="preserve"> option, they</w:t>
      </w:r>
      <w:r w:rsidR="00100BFA" w:rsidRPr="785840DB">
        <w:rPr>
          <w:rFonts w:ascii="Times New Roman" w:hAnsi="Times New Roman" w:cs="Times New Roman"/>
          <w:sz w:val="24"/>
          <w:szCs w:val="24"/>
        </w:rPr>
        <w:t xml:space="preserve"> should send a </w:t>
      </w:r>
      <w:r w:rsidR="00100BFA" w:rsidRPr="785840DB">
        <w:rPr>
          <w:rFonts w:ascii="Times New Roman" w:hAnsi="Times New Roman" w:cs="Times New Roman"/>
          <w:sz w:val="24"/>
          <w:szCs w:val="24"/>
        </w:rPr>
        <w:lastRenderedPageBreak/>
        <w:t xml:space="preserve">confirmation email to their point of contact at </w:t>
      </w:r>
      <w:r w:rsidR="00C8736F">
        <w:rPr>
          <w:rFonts w:ascii="Times New Roman" w:hAnsi="Times New Roman" w:cs="Times New Roman"/>
          <w:sz w:val="24"/>
          <w:szCs w:val="24"/>
        </w:rPr>
        <w:t>POA</w:t>
      </w:r>
      <w:r w:rsidR="00100BFA" w:rsidRPr="785840DB">
        <w:rPr>
          <w:rFonts w:ascii="Times New Roman" w:hAnsi="Times New Roman" w:cs="Times New Roman"/>
          <w:sz w:val="24"/>
          <w:szCs w:val="24"/>
        </w:rPr>
        <w:t xml:space="preserve"> to confirm th</w:t>
      </w:r>
      <w:r w:rsidR="00C83A1F" w:rsidRPr="785840DB">
        <w:rPr>
          <w:rFonts w:ascii="Times New Roman" w:hAnsi="Times New Roman" w:cs="Times New Roman"/>
          <w:sz w:val="24"/>
          <w:szCs w:val="24"/>
        </w:rPr>
        <w:t xml:space="preserve">at they have watched the video, following up with any questions as applicable. </w:t>
      </w:r>
    </w:p>
    <w:p w14:paraId="61CDA641" w14:textId="60423C1F" w:rsidR="000C206C" w:rsidRDefault="000C206C" w:rsidP="000C206C">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Once training is completed, the individual will need to complete</w:t>
      </w:r>
      <w:r w:rsidR="003A3259">
        <w:rPr>
          <w:rFonts w:ascii="Times New Roman" w:hAnsi="Times New Roman" w:cs="Times New Roman"/>
          <w:sz w:val="24"/>
          <w:szCs w:val="24"/>
        </w:rPr>
        <w:t xml:space="preserve"> a confirmation of training which is available </w:t>
      </w:r>
      <w:hyperlink r:id="rId19" w:anchor="/templates/XNTEBDdxhnPBXapqC6Ss7D" w:history="1">
        <w:r w:rsidR="00C003D1" w:rsidRPr="00C003D1">
          <w:rPr>
            <w:rStyle w:val="Hyperlink"/>
            <w:rFonts w:ascii="Times New Roman" w:hAnsi="Times New Roman" w:cs="Times New Roman"/>
            <w:sz w:val="24"/>
            <w:szCs w:val="24"/>
          </w:rPr>
          <w:t>electronically</w:t>
        </w:r>
      </w:hyperlink>
      <w:r w:rsidR="00C003D1">
        <w:rPr>
          <w:rFonts w:ascii="Times New Roman" w:hAnsi="Times New Roman" w:cs="Times New Roman"/>
          <w:sz w:val="24"/>
          <w:szCs w:val="24"/>
        </w:rPr>
        <w:t xml:space="preserve"> or </w:t>
      </w:r>
      <w:r w:rsidR="003A3259">
        <w:rPr>
          <w:rFonts w:ascii="Times New Roman" w:hAnsi="Times New Roman" w:cs="Times New Roman"/>
          <w:sz w:val="24"/>
          <w:szCs w:val="24"/>
        </w:rPr>
        <w:t>hard copy</w:t>
      </w:r>
      <w:r w:rsidR="004337A5">
        <w:rPr>
          <w:rFonts w:ascii="Times New Roman" w:hAnsi="Times New Roman" w:cs="Times New Roman"/>
          <w:sz w:val="24"/>
          <w:szCs w:val="24"/>
        </w:rPr>
        <w:t xml:space="preserve"> from the individuals</w:t>
      </w:r>
      <w:r w:rsidR="004337A5" w:rsidRPr="785840DB">
        <w:rPr>
          <w:rFonts w:ascii="Times New Roman" w:hAnsi="Times New Roman" w:cs="Times New Roman"/>
          <w:sz w:val="24"/>
          <w:szCs w:val="24"/>
        </w:rPr>
        <w:t xml:space="preserve"> point of contact at </w:t>
      </w:r>
      <w:r w:rsidR="004337A5">
        <w:rPr>
          <w:rFonts w:ascii="Times New Roman" w:hAnsi="Times New Roman" w:cs="Times New Roman"/>
          <w:sz w:val="24"/>
          <w:szCs w:val="24"/>
        </w:rPr>
        <w:t>POA</w:t>
      </w:r>
      <w:r w:rsidR="00C003D1">
        <w:rPr>
          <w:rFonts w:ascii="Times New Roman" w:hAnsi="Times New Roman" w:cs="Times New Roman"/>
          <w:sz w:val="24"/>
          <w:szCs w:val="24"/>
        </w:rPr>
        <w:t>.</w:t>
      </w:r>
    </w:p>
    <w:p w14:paraId="5F73C6A6" w14:textId="33A2130F" w:rsidR="00915B67" w:rsidRPr="00915B67" w:rsidRDefault="00915B67" w:rsidP="00915B67">
      <w:pPr>
        <w:jc w:val="both"/>
        <w:rPr>
          <w:rFonts w:ascii="Times New Roman" w:hAnsi="Times New Roman" w:cs="Times New Roman"/>
          <w:sz w:val="24"/>
          <w:szCs w:val="24"/>
        </w:rPr>
      </w:pPr>
      <w:r w:rsidRPr="00915B67">
        <w:rPr>
          <w:rFonts w:ascii="Times New Roman" w:hAnsi="Times New Roman" w:cs="Times New Roman"/>
          <w:sz w:val="24"/>
          <w:szCs w:val="24"/>
        </w:rPr>
        <w:t xml:space="preserve">For </w:t>
      </w:r>
      <w:r w:rsidR="00994E1C">
        <w:rPr>
          <w:rFonts w:ascii="Times New Roman" w:hAnsi="Times New Roman" w:cs="Times New Roman"/>
          <w:sz w:val="24"/>
          <w:szCs w:val="24"/>
        </w:rPr>
        <w:t>Partner Organizations</w:t>
      </w:r>
      <w:r w:rsidRPr="00915B67">
        <w:rPr>
          <w:rFonts w:ascii="Times New Roman" w:hAnsi="Times New Roman" w:cs="Times New Roman"/>
          <w:sz w:val="24"/>
          <w:szCs w:val="24"/>
        </w:rPr>
        <w:t>:</w:t>
      </w:r>
    </w:p>
    <w:p w14:paraId="455C092A" w14:textId="064AEFF1" w:rsidR="00915B67" w:rsidRDefault="00CD7D50" w:rsidP="00915B67">
      <w:pPr>
        <w:pStyle w:val="ListParagraph"/>
        <w:numPr>
          <w:ilvl w:val="0"/>
          <w:numId w:val="27"/>
        </w:numPr>
        <w:jc w:val="both"/>
        <w:rPr>
          <w:rFonts w:ascii="Times New Roman" w:hAnsi="Times New Roman" w:cs="Times New Roman"/>
          <w:sz w:val="24"/>
          <w:szCs w:val="24"/>
        </w:rPr>
      </w:pPr>
      <w:r>
        <w:rPr>
          <w:rFonts w:ascii="Times New Roman" w:hAnsi="Times New Roman" w:cs="Times New Roman"/>
          <w:sz w:val="24"/>
          <w:szCs w:val="24"/>
        </w:rPr>
        <w:t>If able, s</w:t>
      </w:r>
      <w:r w:rsidR="00915B67" w:rsidRPr="00915B67">
        <w:rPr>
          <w:rFonts w:ascii="Times New Roman" w:hAnsi="Times New Roman" w:cs="Times New Roman"/>
          <w:sz w:val="24"/>
          <w:szCs w:val="24"/>
        </w:rPr>
        <w:t xml:space="preserve">ign </w:t>
      </w:r>
      <w:r w:rsidR="00C8736F">
        <w:rPr>
          <w:rFonts w:ascii="Times New Roman" w:hAnsi="Times New Roman" w:cs="Times New Roman"/>
          <w:sz w:val="24"/>
          <w:szCs w:val="24"/>
        </w:rPr>
        <w:t>POA’s</w:t>
      </w:r>
      <w:r w:rsidR="00915B67" w:rsidRPr="00915B67">
        <w:rPr>
          <w:rFonts w:ascii="Times New Roman" w:hAnsi="Times New Roman" w:cs="Times New Roman"/>
          <w:sz w:val="24"/>
          <w:szCs w:val="24"/>
        </w:rPr>
        <w:t xml:space="preserve"> SEA Prevention Code of Conduct; and</w:t>
      </w:r>
    </w:p>
    <w:p w14:paraId="5BC75CDA" w14:textId="379873E8" w:rsidR="00335DC4" w:rsidRPr="00915B67" w:rsidRDefault="00335DC4" w:rsidP="00915B67">
      <w:pPr>
        <w:pStyle w:val="ListParagraph"/>
        <w:numPr>
          <w:ilvl w:val="0"/>
          <w:numId w:val="27"/>
        </w:numPr>
        <w:jc w:val="both"/>
        <w:rPr>
          <w:rFonts w:ascii="Times New Roman" w:hAnsi="Times New Roman" w:cs="Times New Roman"/>
          <w:sz w:val="24"/>
          <w:szCs w:val="24"/>
        </w:rPr>
      </w:pPr>
      <w:r>
        <w:rPr>
          <w:rFonts w:ascii="Times New Roman" w:hAnsi="Times New Roman" w:cs="Times New Roman"/>
          <w:sz w:val="24"/>
          <w:szCs w:val="24"/>
        </w:rPr>
        <w:t xml:space="preserve">Follow organizational policy and procedure on </w:t>
      </w:r>
      <w:r w:rsidR="00036F1D">
        <w:rPr>
          <w:rFonts w:ascii="Times New Roman" w:hAnsi="Times New Roman" w:cs="Times New Roman"/>
          <w:sz w:val="24"/>
          <w:szCs w:val="24"/>
        </w:rPr>
        <w:t>SEA Prevention</w:t>
      </w:r>
    </w:p>
    <w:p w14:paraId="578527B2" w14:textId="57940A93" w:rsidR="0033487F" w:rsidRPr="001A568A" w:rsidRDefault="00C8736F" w:rsidP="001A568A">
      <w:pPr>
        <w:jc w:val="both"/>
      </w:pPr>
      <w:r>
        <w:rPr>
          <w:rFonts w:ascii="Times New Roman" w:hAnsi="Times New Roman" w:cs="Times New Roman"/>
          <w:sz w:val="24"/>
          <w:szCs w:val="24"/>
        </w:rPr>
        <w:t>POA’s</w:t>
      </w:r>
      <w:r w:rsidR="002B3911" w:rsidRPr="007E4DAA">
        <w:rPr>
          <w:rFonts w:ascii="Times New Roman" w:hAnsi="Times New Roman" w:cs="Times New Roman"/>
          <w:sz w:val="24"/>
          <w:szCs w:val="24"/>
        </w:rPr>
        <w:t xml:space="preserve"> Program Directors are responsible for verifying that </w:t>
      </w:r>
      <w:r>
        <w:rPr>
          <w:rFonts w:ascii="Times New Roman" w:hAnsi="Times New Roman" w:cs="Times New Roman"/>
          <w:sz w:val="24"/>
          <w:szCs w:val="24"/>
        </w:rPr>
        <w:t xml:space="preserve">POA </w:t>
      </w:r>
      <w:r w:rsidR="00E24050" w:rsidRPr="007E4DAA">
        <w:rPr>
          <w:rFonts w:ascii="Times New Roman" w:hAnsi="Times New Roman" w:cs="Times New Roman"/>
          <w:sz w:val="24"/>
          <w:szCs w:val="24"/>
        </w:rPr>
        <w:t xml:space="preserve">Affiliates under their program(s) complete the above requirements. </w:t>
      </w:r>
      <w:r>
        <w:rPr>
          <w:rFonts w:ascii="Times New Roman" w:hAnsi="Times New Roman" w:cs="Times New Roman"/>
          <w:sz w:val="24"/>
          <w:szCs w:val="24"/>
        </w:rPr>
        <w:t>POA’s</w:t>
      </w:r>
      <w:r w:rsidR="00660F45">
        <w:rPr>
          <w:rFonts w:ascii="Times New Roman" w:hAnsi="Times New Roman" w:cs="Times New Roman"/>
          <w:sz w:val="24"/>
          <w:szCs w:val="24"/>
        </w:rPr>
        <w:t xml:space="preserve"> HR </w:t>
      </w:r>
      <w:r w:rsidR="00FC6038">
        <w:rPr>
          <w:rFonts w:ascii="Times New Roman" w:hAnsi="Times New Roman" w:cs="Times New Roman"/>
          <w:sz w:val="24"/>
          <w:szCs w:val="24"/>
        </w:rPr>
        <w:t>D</w:t>
      </w:r>
      <w:r w:rsidR="00660F45">
        <w:rPr>
          <w:rFonts w:ascii="Times New Roman" w:hAnsi="Times New Roman" w:cs="Times New Roman"/>
          <w:sz w:val="24"/>
          <w:szCs w:val="24"/>
        </w:rPr>
        <w:t xml:space="preserve">epartment is responsible for verifying that </w:t>
      </w:r>
      <w:r>
        <w:rPr>
          <w:rFonts w:ascii="Times New Roman" w:hAnsi="Times New Roman" w:cs="Times New Roman"/>
          <w:sz w:val="24"/>
          <w:szCs w:val="24"/>
        </w:rPr>
        <w:t>POA</w:t>
      </w:r>
      <w:r w:rsidR="00660F45">
        <w:rPr>
          <w:rFonts w:ascii="Times New Roman" w:hAnsi="Times New Roman" w:cs="Times New Roman"/>
          <w:sz w:val="24"/>
          <w:szCs w:val="24"/>
        </w:rPr>
        <w:t xml:space="preserve"> HQ staff, interns and consultants complete the above requirements as part of the new hire onboarding process.</w:t>
      </w:r>
    </w:p>
    <w:p w14:paraId="1636B2E5" w14:textId="2A50C164" w:rsidR="00272224" w:rsidRPr="00272224" w:rsidRDefault="008A26E5" w:rsidP="0033487F">
      <w:pPr>
        <w:pStyle w:val="Heading2"/>
      </w:pPr>
      <w:bookmarkStart w:id="20" w:name="_Toc54279261"/>
      <w:r>
        <w:t>6</w:t>
      </w:r>
      <w:r w:rsidR="006F7159">
        <w:t>.3 Education and Training Requirements</w:t>
      </w:r>
      <w:bookmarkEnd w:id="20"/>
      <w:r w:rsidR="006F7159">
        <w:t xml:space="preserve"> </w:t>
      </w:r>
    </w:p>
    <w:p w14:paraId="1C1CB78B" w14:textId="4C47778A" w:rsidR="00962A33" w:rsidRPr="00C46FAA" w:rsidRDefault="00CD7D50" w:rsidP="00C46FAA">
      <w:pPr>
        <w:jc w:val="both"/>
      </w:pPr>
      <w:r>
        <w:rPr>
          <w:rFonts w:ascii="Times New Roman" w:hAnsi="Times New Roman" w:cs="Times New Roman"/>
          <w:sz w:val="24"/>
          <w:szCs w:val="24"/>
        </w:rPr>
        <w:t>POA</w:t>
      </w:r>
      <w:r w:rsidR="00962A33">
        <w:rPr>
          <w:rFonts w:ascii="Times New Roman" w:hAnsi="Times New Roman" w:cs="Times New Roman"/>
          <w:sz w:val="24"/>
          <w:szCs w:val="24"/>
        </w:rPr>
        <w:t xml:space="preserve"> understands the importance of pro</w:t>
      </w:r>
      <w:r w:rsidR="000F47E0">
        <w:rPr>
          <w:rFonts w:ascii="Times New Roman" w:hAnsi="Times New Roman" w:cs="Times New Roman"/>
          <w:sz w:val="24"/>
          <w:szCs w:val="24"/>
        </w:rPr>
        <w:t xml:space="preserve">viding </w:t>
      </w:r>
      <w:r w:rsidR="009B066D">
        <w:rPr>
          <w:rFonts w:ascii="Times New Roman" w:hAnsi="Times New Roman" w:cs="Times New Roman"/>
          <w:sz w:val="24"/>
          <w:szCs w:val="24"/>
        </w:rPr>
        <w:t>adequate</w:t>
      </w:r>
      <w:r w:rsidR="000F47E0">
        <w:rPr>
          <w:rFonts w:ascii="Times New Roman" w:hAnsi="Times New Roman" w:cs="Times New Roman"/>
          <w:sz w:val="24"/>
          <w:szCs w:val="24"/>
        </w:rPr>
        <w:t xml:space="preserve"> training and awareness to staff and </w:t>
      </w:r>
      <w:r>
        <w:rPr>
          <w:rFonts w:ascii="Times New Roman" w:hAnsi="Times New Roman" w:cs="Times New Roman"/>
          <w:sz w:val="24"/>
          <w:szCs w:val="24"/>
        </w:rPr>
        <w:t xml:space="preserve">POA </w:t>
      </w:r>
      <w:r w:rsidR="002C75DA">
        <w:rPr>
          <w:rFonts w:ascii="Times New Roman" w:hAnsi="Times New Roman" w:cs="Times New Roman"/>
          <w:sz w:val="24"/>
          <w:szCs w:val="24"/>
        </w:rPr>
        <w:t>Affiliates</w:t>
      </w:r>
      <w:r w:rsidR="000F47E0">
        <w:rPr>
          <w:rFonts w:ascii="Times New Roman" w:hAnsi="Times New Roman" w:cs="Times New Roman"/>
          <w:sz w:val="24"/>
          <w:szCs w:val="24"/>
        </w:rPr>
        <w:t xml:space="preserve"> </w:t>
      </w:r>
      <w:r w:rsidR="009B066D">
        <w:rPr>
          <w:rFonts w:ascii="Times New Roman" w:hAnsi="Times New Roman" w:cs="Times New Roman"/>
          <w:sz w:val="24"/>
          <w:szCs w:val="24"/>
        </w:rPr>
        <w:t xml:space="preserve">to ensure </w:t>
      </w:r>
      <w:r w:rsidR="00720CFC">
        <w:rPr>
          <w:rFonts w:ascii="Times New Roman" w:hAnsi="Times New Roman" w:cs="Times New Roman"/>
          <w:sz w:val="24"/>
          <w:szCs w:val="24"/>
        </w:rPr>
        <w:t>a</w:t>
      </w:r>
      <w:r w:rsidR="00660B72">
        <w:rPr>
          <w:rFonts w:ascii="Times New Roman" w:hAnsi="Times New Roman" w:cs="Times New Roman"/>
          <w:sz w:val="24"/>
          <w:szCs w:val="24"/>
        </w:rPr>
        <w:t xml:space="preserve"> clear understanding and </w:t>
      </w:r>
      <w:r w:rsidR="009B066D">
        <w:rPr>
          <w:rFonts w:ascii="Times New Roman" w:hAnsi="Times New Roman" w:cs="Times New Roman"/>
          <w:sz w:val="24"/>
          <w:szCs w:val="24"/>
        </w:rPr>
        <w:t xml:space="preserve">effective enforcement </w:t>
      </w:r>
      <w:r w:rsidR="004667B8">
        <w:rPr>
          <w:rFonts w:ascii="Times New Roman" w:hAnsi="Times New Roman" w:cs="Times New Roman"/>
          <w:sz w:val="24"/>
          <w:szCs w:val="24"/>
        </w:rPr>
        <w:t xml:space="preserve">of the policy. </w:t>
      </w:r>
      <w:r w:rsidR="00203FF1">
        <w:rPr>
          <w:rFonts w:ascii="Times New Roman" w:hAnsi="Times New Roman" w:cs="Times New Roman"/>
          <w:sz w:val="24"/>
          <w:szCs w:val="24"/>
        </w:rPr>
        <w:t xml:space="preserve">Therefore, </w:t>
      </w:r>
      <w:r w:rsidR="009C3008">
        <w:rPr>
          <w:rFonts w:ascii="Times New Roman" w:hAnsi="Times New Roman" w:cs="Times New Roman"/>
          <w:sz w:val="24"/>
          <w:szCs w:val="24"/>
        </w:rPr>
        <w:t>POA</w:t>
      </w:r>
      <w:r w:rsidR="00203FF1">
        <w:rPr>
          <w:rFonts w:ascii="Times New Roman" w:hAnsi="Times New Roman" w:cs="Times New Roman"/>
          <w:sz w:val="24"/>
          <w:szCs w:val="24"/>
        </w:rPr>
        <w:t xml:space="preserve"> commits to:</w:t>
      </w:r>
    </w:p>
    <w:p w14:paraId="3EB56A61" w14:textId="1AD348FC" w:rsidR="00203FF1" w:rsidRDefault="00203FF1" w:rsidP="00C46FAA">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Diss</w:t>
      </w:r>
      <w:r w:rsidR="007804E4">
        <w:rPr>
          <w:rFonts w:ascii="Times New Roman" w:hAnsi="Times New Roman" w:cs="Times New Roman"/>
          <w:sz w:val="24"/>
          <w:szCs w:val="24"/>
        </w:rPr>
        <w:t xml:space="preserve">eminating and </w:t>
      </w:r>
      <w:r w:rsidR="007804E4" w:rsidDel="00966766">
        <w:rPr>
          <w:rFonts w:ascii="Times New Roman" w:hAnsi="Times New Roman" w:cs="Times New Roman"/>
          <w:sz w:val="24"/>
          <w:szCs w:val="24"/>
        </w:rPr>
        <w:t xml:space="preserve">promoting </w:t>
      </w:r>
      <w:r w:rsidR="007804E4">
        <w:rPr>
          <w:rFonts w:ascii="Times New Roman" w:hAnsi="Times New Roman" w:cs="Times New Roman"/>
          <w:sz w:val="24"/>
          <w:szCs w:val="24"/>
        </w:rPr>
        <w:t>the policy</w:t>
      </w:r>
      <w:r w:rsidR="007804E4" w:rsidDel="003E2B61">
        <w:rPr>
          <w:rFonts w:ascii="Times New Roman" w:hAnsi="Times New Roman" w:cs="Times New Roman"/>
          <w:sz w:val="24"/>
          <w:szCs w:val="24"/>
        </w:rPr>
        <w:t xml:space="preserve"> </w:t>
      </w:r>
      <w:r w:rsidR="00851602">
        <w:rPr>
          <w:rFonts w:ascii="Times New Roman" w:hAnsi="Times New Roman" w:cs="Times New Roman"/>
          <w:sz w:val="24"/>
          <w:szCs w:val="24"/>
        </w:rPr>
        <w:t>to al</w:t>
      </w:r>
      <w:r w:rsidR="00A8436E">
        <w:rPr>
          <w:rFonts w:ascii="Times New Roman" w:hAnsi="Times New Roman" w:cs="Times New Roman"/>
          <w:sz w:val="24"/>
          <w:szCs w:val="24"/>
        </w:rPr>
        <w:t xml:space="preserve">l </w:t>
      </w:r>
      <w:r w:rsidR="009C3008">
        <w:rPr>
          <w:rFonts w:ascii="Times New Roman" w:hAnsi="Times New Roman" w:cs="Times New Roman"/>
          <w:sz w:val="24"/>
          <w:szCs w:val="24"/>
        </w:rPr>
        <w:t xml:space="preserve">POA </w:t>
      </w:r>
      <w:r w:rsidR="002C75DA">
        <w:rPr>
          <w:rFonts w:ascii="Times New Roman" w:hAnsi="Times New Roman" w:cs="Times New Roman"/>
          <w:sz w:val="24"/>
          <w:szCs w:val="24"/>
        </w:rPr>
        <w:t>Affiliates</w:t>
      </w:r>
      <w:r w:rsidR="00F63D0F">
        <w:rPr>
          <w:rFonts w:ascii="Times New Roman" w:hAnsi="Times New Roman" w:cs="Times New Roman"/>
          <w:sz w:val="24"/>
          <w:szCs w:val="24"/>
        </w:rPr>
        <w:t xml:space="preserve">. </w:t>
      </w:r>
      <w:r w:rsidR="009C3008">
        <w:rPr>
          <w:rFonts w:ascii="Times New Roman" w:hAnsi="Times New Roman" w:cs="Times New Roman"/>
          <w:sz w:val="24"/>
          <w:szCs w:val="24"/>
        </w:rPr>
        <w:t>POA</w:t>
      </w:r>
      <w:r w:rsidR="00CE21E3">
        <w:rPr>
          <w:rFonts w:ascii="Times New Roman" w:hAnsi="Times New Roman" w:cs="Times New Roman"/>
          <w:sz w:val="24"/>
          <w:szCs w:val="24"/>
        </w:rPr>
        <w:t xml:space="preserve"> will make the policy</w:t>
      </w:r>
      <w:r w:rsidR="00851602">
        <w:rPr>
          <w:rFonts w:ascii="Times New Roman" w:hAnsi="Times New Roman" w:cs="Times New Roman"/>
          <w:sz w:val="24"/>
          <w:szCs w:val="24"/>
        </w:rPr>
        <w:t xml:space="preserve"> available </w:t>
      </w:r>
      <w:r w:rsidR="00CE21E3">
        <w:rPr>
          <w:rFonts w:ascii="Times New Roman" w:hAnsi="Times New Roman" w:cs="Times New Roman"/>
          <w:sz w:val="24"/>
          <w:szCs w:val="24"/>
        </w:rPr>
        <w:t xml:space="preserve">and accessible </w:t>
      </w:r>
      <w:r w:rsidR="00F14AE6">
        <w:rPr>
          <w:rFonts w:ascii="Times New Roman" w:hAnsi="Times New Roman" w:cs="Times New Roman"/>
          <w:sz w:val="24"/>
          <w:szCs w:val="24"/>
        </w:rPr>
        <w:t>both in print and electronic formats.</w:t>
      </w:r>
    </w:p>
    <w:p w14:paraId="06D6443B" w14:textId="62CA2632" w:rsidR="00AA0088" w:rsidRDefault="00CA0F01" w:rsidP="00C46FAA">
      <w:pPr>
        <w:pStyle w:val="ListParagraph"/>
        <w:numPr>
          <w:ilvl w:val="0"/>
          <w:numId w:val="8"/>
        </w:numPr>
        <w:jc w:val="both"/>
        <w:rPr>
          <w:rFonts w:ascii="Times New Roman" w:hAnsi="Times New Roman" w:cs="Times New Roman"/>
          <w:sz w:val="24"/>
          <w:szCs w:val="24"/>
        </w:rPr>
      </w:pPr>
      <w:r w:rsidRPr="19D82217">
        <w:rPr>
          <w:rFonts w:ascii="Times New Roman" w:hAnsi="Times New Roman" w:cs="Times New Roman"/>
          <w:sz w:val="24"/>
          <w:szCs w:val="24"/>
        </w:rPr>
        <w:t>Translating</w:t>
      </w:r>
      <w:r w:rsidR="00D16142" w:rsidRPr="19D82217">
        <w:rPr>
          <w:rFonts w:ascii="Times New Roman" w:hAnsi="Times New Roman" w:cs="Times New Roman"/>
          <w:sz w:val="24"/>
          <w:szCs w:val="24"/>
        </w:rPr>
        <w:t xml:space="preserve"> and </w:t>
      </w:r>
      <w:r w:rsidR="00F6748E" w:rsidRPr="19D82217">
        <w:rPr>
          <w:rFonts w:ascii="Times New Roman" w:hAnsi="Times New Roman" w:cs="Times New Roman"/>
          <w:sz w:val="24"/>
          <w:szCs w:val="24"/>
        </w:rPr>
        <w:t>creat</w:t>
      </w:r>
      <w:r w:rsidRPr="19D82217">
        <w:rPr>
          <w:rFonts w:ascii="Times New Roman" w:hAnsi="Times New Roman" w:cs="Times New Roman"/>
          <w:sz w:val="24"/>
          <w:szCs w:val="24"/>
        </w:rPr>
        <w:t xml:space="preserve">ing </w:t>
      </w:r>
      <w:r w:rsidR="002D1778" w:rsidRPr="19D82217">
        <w:rPr>
          <w:rFonts w:ascii="Times New Roman" w:hAnsi="Times New Roman" w:cs="Times New Roman"/>
          <w:sz w:val="24"/>
          <w:szCs w:val="24"/>
        </w:rPr>
        <w:t xml:space="preserve">versions of the </w:t>
      </w:r>
      <w:r w:rsidR="004117F5" w:rsidRPr="19D82217">
        <w:rPr>
          <w:rFonts w:ascii="Times New Roman" w:hAnsi="Times New Roman" w:cs="Times New Roman"/>
          <w:sz w:val="24"/>
          <w:szCs w:val="24"/>
        </w:rPr>
        <w:t>p</w:t>
      </w:r>
      <w:r w:rsidR="00D16142" w:rsidRPr="19D82217">
        <w:rPr>
          <w:rFonts w:ascii="Times New Roman" w:hAnsi="Times New Roman" w:cs="Times New Roman"/>
          <w:sz w:val="24"/>
          <w:szCs w:val="24"/>
        </w:rPr>
        <w:t xml:space="preserve">olicy in the </w:t>
      </w:r>
      <w:r w:rsidR="2B0728A5" w:rsidRPr="19D82217">
        <w:rPr>
          <w:rFonts w:ascii="Times New Roman" w:hAnsi="Times New Roman" w:cs="Times New Roman"/>
          <w:sz w:val="24"/>
          <w:szCs w:val="24"/>
        </w:rPr>
        <w:t xml:space="preserve">primary languages (English, Spanish, Portuguese, </w:t>
      </w:r>
      <w:r w:rsidR="00186537">
        <w:rPr>
          <w:rFonts w:ascii="Times New Roman" w:hAnsi="Times New Roman" w:cs="Times New Roman"/>
          <w:sz w:val="24"/>
          <w:szCs w:val="24"/>
        </w:rPr>
        <w:t>French</w:t>
      </w:r>
      <w:r w:rsidR="00942A56">
        <w:rPr>
          <w:rFonts w:ascii="Times New Roman" w:hAnsi="Times New Roman" w:cs="Times New Roman"/>
          <w:sz w:val="24"/>
          <w:szCs w:val="24"/>
        </w:rPr>
        <w:t>,</w:t>
      </w:r>
      <w:r w:rsidR="00186537">
        <w:rPr>
          <w:rFonts w:ascii="Times New Roman" w:hAnsi="Times New Roman" w:cs="Times New Roman"/>
          <w:sz w:val="24"/>
          <w:szCs w:val="24"/>
        </w:rPr>
        <w:t xml:space="preserve"> Burmese</w:t>
      </w:r>
      <w:r w:rsidR="007D218B">
        <w:rPr>
          <w:rFonts w:ascii="Times New Roman" w:hAnsi="Times New Roman" w:cs="Times New Roman"/>
          <w:sz w:val="24"/>
          <w:szCs w:val="24"/>
        </w:rPr>
        <w:t xml:space="preserve"> and other language as appropriate</w:t>
      </w:r>
      <w:r w:rsidR="2B0728A5" w:rsidRPr="19D82217">
        <w:rPr>
          <w:rFonts w:ascii="Times New Roman" w:hAnsi="Times New Roman" w:cs="Times New Roman"/>
          <w:sz w:val="24"/>
          <w:szCs w:val="24"/>
        </w:rPr>
        <w:t>)</w:t>
      </w:r>
      <w:r w:rsidR="00992E69" w:rsidRPr="19D82217">
        <w:rPr>
          <w:rFonts w:ascii="Times New Roman" w:hAnsi="Times New Roman" w:cs="Times New Roman"/>
          <w:sz w:val="24"/>
          <w:szCs w:val="24"/>
        </w:rPr>
        <w:t>.</w:t>
      </w:r>
    </w:p>
    <w:p w14:paraId="239AADA7" w14:textId="7FAA5ACC" w:rsidR="00A57931" w:rsidRDefault="00CA0F01" w:rsidP="00C46FAA">
      <w:pPr>
        <w:pStyle w:val="ListParagraph"/>
        <w:numPr>
          <w:ilvl w:val="0"/>
          <w:numId w:val="8"/>
        </w:numPr>
        <w:jc w:val="both"/>
        <w:rPr>
          <w:rFonts w:ascii="Times New Roman" w:hAnsi="Times New Roman" w:cs="Times New Roman"/>
          <w:sz w:val="24"/>
          <w:szCs w:val="24"/>
        </w:rPr>
      </w:pPr>
      <w:r w:rsidRPr="785840DB">
        <w:rPr>
          <w:rFonts w:ascii="Times New Roman" w:hAnsi="Times New Roman" w:cs="Times New Roman"/>
          <w:sz w:val="24"/>
          <w:szCs w:val="24"/>
        </w:rPr>
        <w:t>Providing</w:t>
      </w:r>
      <w:r w:rsidR="000A7F33" w:rsidRPr="785840DB">
        <w:rPr>
          <w:rFonts w:ascii="Times New Roman" w:hAnsi="Times New Roman" w:cs="Times New Roman"/>
          <w:sz w:val="24"/>
          <w:szCs w:val="24"/>
        </w:rPr>
        <w:t xml:space="preserve"> </w:t>
      </w:r>
      <w:r w:rsidR="004759C9" w:rsidRPr="785840DB">
        <w:rPr>
          <w:rFonts w:ascii="Times New Roman" w:hAnsi="Times New Roman" w:cs="Times New Roman"/>
          <w:sz w:val="24"/>
          <w:szCs w:val="24"/>
        </w:rPr>
        <w:t>regular</w:t>
      </w:r>
      <w:r w:rsidR="001B0536" w:rsidRPr="785840DB">
        <w:rPr>
          <w:rFonts w:ascii="Times New Roman" w:hAnsi="Times New Roman" w:cs="Times New Roman"/>
          <w:sz w:val="24"/>
          <w:szCs w:val="24"/>
        </w:rPr>
        <w:t xml:space="preserve"> briefings and </w:t>
      </w:r>
      <w:r w:rsidR="004759C9" w:rsidRPr="785840DB">
        <w:rPr>
          <w:rFonts w:ascii="Times New Roman" w:hAnsi="Times New Roman" w:cs="Times New Roman"/>
          <w:sz w:val="24"/>
          <w:szCs w:val="24"/>
        </w:rPr>
        <w:t xml:space="preserve">annual </w:t>
      </w:r>
      <w:r w:rsidR="001B0536" w:rsidRPr="785840DB">
        <w:rPr>
          <w:rFonts w:ascii="Times New Roman" w:hAnsi="Times New Roman" w:cs="Times New Roman"/>
          <w:sz w:val="24"/>
          <w:szCs w:val="24"/>
        </w:rPr>
        <w:t xml:space="preserve">trainings </w:t>
      </w:r>
      <w:r w:rsidR="004759C9" w:rsidRPr="785840DB">
        <w:rPr>
          <w:rFonts w:ascii="Times New Roman" w:hAnsi="Times New Roman" w:cs="Times New Roman"/>
          <w:sz w:val="24"/>
          <w:szCs w:val="24"/>
        </w:rPr>
        <w:t>on</w:t>
      </w:r>
      <w:r w:rsidR="001B0536" w:rsidRPr="785840DB">
        <w:rPr>
          <w:rFonts w:ascii="Times New Roman" w:hAnsi="Times New Roman" w:cs="Times New Roman"/>
          <w:sz w:val="24"/>
          <w:szCs w:val="24"/>
        </w:rPr>
        <w:t xml:space="preserve"> the </w:t>
      </w:r>
      <w:r w:rsidR="004117F5" w:rsidRPr="785840DB">
        <w:rPr>
          <w:rFonts w:ascii="Times New Roman" w:hAnsi="Times New Roman" w:cs="Times New Roman"/>
          <w:sz w:val="24"/>
          <w:szCs w:val="24"/>
        </w:rPr>
        <w:t>p</w:t>
      </w:r>
      <w:r w:rsidR="001B0536" w:rsidRPr="785840DB">
        <w:rPr>
          <w:rFonts w:ascii="Times New Roman" w:hAnsi="Times New Roman" w:cs="Times New Roman"/>
          <w:sz w:val="24"/>
          <w:szCs w:val="24"/>
        </w:rPr>
        <w:t>olicy</w:t>
      </w:r>
      <w:r w:rsidR="00A57931" w:rsidRPr="785840DB">
        <w:rPr>
          <w:rFonts w:ascii="Times New Roman" w:hAnsi="Times New Roman" w:cs="Times New Roman"/>
          <w:sz w:val="24"/>
          <w:szCs w:val="24"/>
        </w:rPr>
        <w:t xml:space="preserve"> and incorporat</w:t>
      </w:r>
      <w:r w:rsidR="609F7982" w:rsidRPr="785840DB">
        <w:rPr>
          <w:rFonts w:ascii="Times New Roman" w:hAnsi="Times New Roman" w:cs="Times New Roman"/>
          <w:sz w:val="24"/>
          <w:szCs w:val="24"/>
        </w:rPr>
        <w:t>ing</w:t>
      </w:r>
      <w:r w:rsidR="00A57931" w:rsidRPr="785840DB">
        <w:rPr>
          <w:rFonts w:ascii="Times New Roman" w:hAnsi="Times New Roman" w:cs="Times New Roman"/>
          <w:sz w:val="24"/>
          <w:szCs w:val="24"/>
        </w:rPr>
        <w:t xml:space="preserve"> trainings as part of its onboarding process for new hires.</w:t>
      </w:r>
    </w:p>
    <w:p w14:paraId="021BCDE6" w14:textId="79BFDC9D" w:rsidR="0006087D" w:rsidRDefault="00CA0F01" w:rsidP="00C46FAA">
      <w:pPr>
        <w:pStyle w:val="ListParagraph"/>
        <w:numPr>
          <w:ilvl w:val="0"/>
          <w:numId w:val="8"/>
        </w:numPr>
        <w:jc w:val="both"/>
        <w:rPr>
          <w:rFonts w:ascii="Times New Roman" w:hAnsi="Times New Roman" w:cs="Times New Roman"/>
          <w:sz w:val="24"/>
          <w:szCs w:val="24"/>
        </w:rPr>
      </w:pPr>
      <w:r w:rsidRPr="68AD596C">
        <w:rPr>
          <w:rFonts w:ascii="Times New Roman" w:hAnsi="Times New Roman" w:cs="Times New Roman"/>
          <w:sz w:val="24"/>
          <w:szCs w:val="24"/>
        </w:rPr>
        <w:t>Providing</w:t>
      </w:r>
      <w:r w:rsidR="00A57931" w:rsidRPr="68AD596C">
        <w:rPr>
          <w:rFonts w:ascii="Times New Roman" w:hAnsi="Times New Roman" w:cs="Times New Roman"/>
          <w:sz w:val="24"/>
          <w:szCs w:val="24"/>
        </w:rPr>
        <w:t xml:space="preserve"> </w:t>
      </w:r>
      <w:r w:rsidR="000A7F33" w:rsidRPr="68AD596C">
        <w:rPr>
          <w:rFonts w:ascii="Times New Roman" w:hAnsi="Times New Roman" w:cs="Times New Roman"/>
          <w:sz w:val="24"/>
          <w:szCs w:val="24"/>
        </w:rPr>
        <w:t xml:space="preserve">training to all </w:t>
      </w:r>
      <w:r w:rsidR="009C3008">
        <w:rPr>
          <w:rFonts w:ascii="Times New Roman" w:hAnsi="Times New Roman" w:cs="Times New Roman"/>
          <w:sz w:val="24"/>
          <w:szCs w:val="24"/>
        </w:rPr>
        <w:t xml:space="preserve">POA </w:t>
      </w:r>
      <w:r w:rsidR="002C75DA">
        <w:rPr>
          <w:rFonts w:ascii="Times New Roman" w:hAnsi="Times New Roman" w:cs="Times New Roman"/>
          <w:sz w:val="24"/>
          <w:szCs w:val="24"/>
        </w:rPr>
        <w:t>Affiliates</w:t>
      </w:r>
      <w:r w:rsidR="000A7F33" w:rsidRPr="68AD596C">
        <w:rPr>
          <w:rFonts w:ascii="Times New Roman" w:hAnsi="Times New Roman" w:cs="Times New Roman"/>
          <w:sz w:val="24"/>
          <w:szCs w:val="24"/>
        </w:rPr>
        <w:t xml:space="preserve"> who will teach, work with, counsel, supervise, chaperone, lead</w:t>
      </w:r>
      <w:r w:rsidR="6739D94D" w:rsidRPr="68AD596C">
        <w:rPr>
          <w:rFonts w:ascii="Times New Roman" w:hAnsi="Times New Roman" w:cs="Times New Roman"/>
          <w:sz w:val="24"/>
          <w:szCs w:val="24"/>
        </w:rPr>
        <w:t>,</w:t>
      </w:r>
      <w:r w:rsidR="000A7F33" w:rsidRPr="68AD596C">
        <w:rPr>
          <w:rFonts w:ascii="Times New Roman" w:hAnsi="Times New Roman" w:cs="Times New Roman"/>
          <w:sz w:val="24"/>
          <w:szCs w:val="24"/>
        </w:rPr>
        <w:t xml:space="preserve"> or direct any Participant</w:t>
      </w:r>
      <w:r w:rsidR="0033201B" w:rsidRPr="68AD596C">
        <w:rPr>
          <w:rFonts w:ascii="Times New Roman" w:hAnsi="Times New Roman" w:cs="Times New Roman"/>
          <w:sz w:val="24"/>
          <w:szCs w:val="24"/>
        </w:rPr>
        <w:t>.</w:t>
      </w:r>
    </w:p>
    <w:p w14:paraId="0D5BCAAD" w14:textId="6552707B" w:rsidR="0006087D" w:rsidRDefault="00EF0AE3" w:rsidP="00C46FAA">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Ensuring </w:t>
      </w:r>
      <w:r w:rsidR="009C3008">
        <w:rPr>
          <w:rFonts w:ascii="Times New Roman" w:hAnsi="Times New Roman" w:cs="Times New Roman"/>
          <w:sz w:val="24"/>
          <w:szCs w:val="24"/>
        </w:rPr>
        <w:t xml:space="preserve">POA </w:t>
      </w:r>
      <w:r w:rsidR="002C75DA">
        <w:rPr>
          <w:rFonts w:ascii="Times New Roman" w:hAnsi="Times New Roman" w:cs="Times New Roman"/>
          <w:sz w:val="24"/>
          <w:szCs w:val="24"/>
        </w:rPr>
        <w:t>Affiliates</w:t>
      </w:r>
      <w:r w:rsidR="000A7F33" w:rsidRPr="0006087D">
        <w:rPr>
          <w:rFonts w:ascii="Times New Roman" w:hAnsi="Times New Roman" w:cs="Times New Roman"/>
          <w:sz w:val="24"/>
          <w:szCs w:val="24"/>
        </w:rPr>
        <w:t xml:space="preserve"> attend </w:t>
      </w:r>
      <w:r>
        <w:rPr>
          <w:rFonts w:ascii="Times New Roman" w:hAnsi="Times New Roman" w:cs="Times New Roman"/>
          <w:sz w:val="24"/>
          <w:szCs w:val="24"/>
        </w:rPr>
        <w:t xml:space="preserve">at least </w:t>
      </w:r>
      <w:r w:rsidR="000A7F33" w:rsidRPr="0006087D">
        <w:rPr>
          <w:rFonts w:ascii="Times New Roman" w:hAnsi="Times New Roman" w:cs="Times New Roman"/>
          <w:sz w:val="24"/>
          <w:szCs w:val="24"/>
        </w:rPr>
        <w:t xml:space="preserve">one </w:t>
      </w:r>
      <w:r>
        <w:rPr>
          <w:rFonts w:ascii="Times New Roman" w:hAnsi="Times New Roman" w:cs="Times New Roman"/>
          <w:sz w:val="24"/>
          <w:szCs w:val="24"/>
        </w:rPr>
        <w:t xml:space="preserve">training on </w:t>
      </w:r>
      <w:r w:rsidR="00947673">
        <w:rPr>
          <w:rFonts w:ascii="Times New Roman" w:hAnsi="Times New Roman" w:cs="Times New Roman"/>
          <w:sz w:val="24"/>
          <w:szCs w:val="24"/>
        </w:rPr>
        <w:t>SEA</w:t>
      </w:r>
      <w:r w:rsidR="000A7F33" w:rsidRPr="0006087D">
        <w:rPr>
          <w:rFonts w:ascii="Times New Roman" w:hAnsi="Times New Roman" w:cs="Times New Roman"/>
          <w:sz w:val="24"/>
          <w:szCs w:val="24"/>
        </w:rPr>
        <w:t xml:space="preserve"> </w:t>
      </w:r>
      <w:r w:rsidR="005725AA">
        <w:rPr>
          <w:rFonts w:ascii="Times New Roman" w:hAnsi="Times New Roman" w:cs="Times New Roman"/>
          <w:sz w:val="24"/>
          <w:szCs w:val="24"/>
        </w:rPr>
        <w:t xml:space="preserve">Prevention </w:t>
      </w:r>
      <w:r w:rsidR="00EC3322">
        <w:rPr>
          <w:rFonts w:ascii="Times New Roman" w:hAnsi="Times New Roman" w:cs="Times New Roman"/>
          <w:sz w:val="24"/>
          <w:szCs w:val="24"/>
        </w:rPr>
        <w:t>annually</w:t>
      </w:r>
      <w:r w:rsidR="006C276C">
        <w:rPr>
          <w:rFonts w:ascii="Times New Roman" w:hAnsi="Times New Roman" w:cs="Times New Roman"/>
          <w:sz w:val="24"/>
          <w:szCs w:val="24"/>
        </w:rPr>
        <w:t>.</w:t>
      </w:r>
    </w:p>
    <w:p w14:paraId="0F294A06" w14:textId="02E43D50" w:rsidR="00CA0F01" w:rsidRDefault="00EF0AE3" w:rsidP="00C46FAA">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Providing further training</w:t>
      </w:r>
      <w:r w:rsidR="00CA0F01" w:rsidRPr="00CA0F01">
        <w:rPr>
          <w:rFonts w:ascii="Times New Roman" w:hAnsi="Times New Roman" w:cs="Times New Roman"/>
          <w:sz w:val="24"/>
          <w:szCs w:val="24"/>
        </w:rPr>
        <w:t xml:space="preserve"> for </w:t>
      </w:r>
      <w:r w:rsidR="009C3008">
        <w:rPr>
          <w:rFonts w:ascii="Times New Roman" w:hAnsi="Times New Roman" w:cs="Times New Roman"/>
          <w:sz w:val="24"/>
          <w:szCs w:val="24"/>
        </w:rPr>
        <w:t xml:space="preserve">POA </w:t>
      </w:r>
      <w:r w:rsidR="002C75DA">
        <w:rPr>
          <w:rFonts w:ascii="Times New Roman" w:hAnsi="Times New Roman" w:cs="Times New Roman"/>
          <w:sz w:val="24"/>
          <w:szCs w:val="24"/>
        </w:rPr>
        <w:t>Affiliates</w:t>
      </w:r>
      <w:r>
        <w:rPr>
          <w:rFonts w:ascii="Times New Roman" w:hAnsi="Times New Roman" w:cs="Times New Roman"/>
          <w:sz w:val="24"/>
          <w:szCs w:val="24"/>
        </w:rPr>
        <w:t xml:space="preserve"> </w:t>
      </w:r>
      <w:r w:rsidR="00CA0F01" w:rsidRPr="00CA0F01">
        <w:rPr>
          <w:rFonts w:ascii="Times New Roman" w:hAnsi="Times New Roman" w:cs="Times New Roman"/>
          <w:sz w:val="24"/>
          <w:szCs w:val="24"/>
        </w:rPr>
        <w:t>with specific responsibilities under this policy. These groups would include anyone working directly with children</w:t>
      </w:r>
      <w:r w:rsidR="00A7680E">
        <w:rPr>
          <w:rFonts w:ascii="Times New Roman" w:hAnsi="Times New Roman" w:cs="Times New Roman"/>
          <w:sz w:val="24"/>
          <w:szCs w:val="24"/>
        </w:rPr>
        <w:t>,</w:t>
      </w:r>
      <w:r w:rsidR="00CA0F01" w:rsidRPr="00CA0F01">
        <w:rPr>
          <w:rFonts w:ascii="Times New Roman" w:hAnsi="Times New Roman" w:cs="Times New Roman"/>
          <w:sz w:val="24"/>
          <w:szCs w:val="24"/>
        </w:rPr>
        <w:t xml:space="preserve"> and</w:t>
      </w:r>
      <w:r w:rsidR="00F87B8B">
        <w:rPr>
          <w:rFonts w:ascii="Times New Roman" w:hAnsi="Times New Roman" w:cs="Times New Roman"/>
          <w:sz w:val="24"/>
          <w:szCs w:val="24"/>
        </w:rPr>
        <w:t xml:space="preserve"> </w:t>
      </w:r>
      <w:r w:rsidR="009C3008">
        <w:rPr>
          <w:rFonts w:ascii="Times New Roman" w:hAnsi="Times New Roman" w:cs="Times New Roman"/>
          <w:sz w:val="24"/>
          <w:szCs w:val="24"/>
        </w:rPr>
        <w:t xml:space="preserve">POA’s </w:t>
      </w:r>
      <w:r w:rsidR="00BF0EAC">
        <w:rPr>
          <w:rFonts w:ascii="Times New Roman" w:hAnsi="Times New Roman" w:cs="Times New Roman"/>
          <w:sz w:val="24"/>
          <w:szCs w:val="24"/>
        </w:rPr>
        <w:t>Program</w:t>
      </w:r>
      <w:r w:rsidR="00A7680E">
        <w:rPr>
          <w:rFonts w:ascii="Times New Roman" w:hAnsi="Times New Roman" w:cs="Times New Roman"/>
          <w:sz w:val="24"/>
          <w:szCs w:val="24"/>
        </w:rPr>
        <w:t xml:space="preserve"> Directors</w:t>
      </w:r>
      <w:r w:rsidR="00BF0EAC">
        <w:rPr>
          <w:rFonts w:ascii="Times New Roman" w:hAnsi="Times New Roman" w:cs="Times New Roman"/>
          <w:sz w:val="24"/>
          <w:szCs w:val="24"/>
        </w:rPr>
        <w:t xml:space="preserve"> and Country Directors </w:t>
      </w:r>
      <w:r w:rsidR="00CA0F01" w:rsidRPr="00CA0F01">
        <w:rPr>
          <w:rFonts w:ascii="Times New Roman" w:hAnsi="Times New Roman" w:cs="Times New Roman"/>
          <w:sz w:val="24"/>
          <w:szCs w:val="24"/>
        </w:rPr>
        <w:t xml:space="preserve">designated to receive and respond to </w:t>
      </w:r>
      <w:r w:rsidR="00A7680E">
        <w:rPr>
          <w:rFonts w:ascii="Times New Roman" w:hAnsi="Times New Roman" w:cs="Times New Roman"/>
          <w:sz w:val="24"/>
          <w:szCs w:val="24"/>
        </w:rPr>
        <w:t xml:space="preserve">SEA </w:t>
      </w:r>
      <w:r w:rsidR="00CA0F01" w:rsidRPr="00CA0F01">
        <w:rPr>
          <w:rFonts w:ascii="Times New Roman" w:hAnsi="Times New Roman" w:cs="Times New Roman"/>
          <w:sz w:val="24"/>
          <w:szCs w:val="24"/>
        </w:rPr>
        <w:t>complaints.</w:t>
      </w:r>
    </w:p>
    <w:p w14:paraId="4796DDFD" w14:textId="0E894126" w:rsidR="0006087D" w:rsidRDefault="00842799" w:rsidP="00C46FAA">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POA’s</w:t>
      </w:r>
      <w:r w:rsidR="000A7F33" w:rsidRPr="0006087D">
        <w:rPr>
          <w:rFonts w:ascii="Times New Roman" w:hAnsi="Times New Roman" w:cs="Times New Roman"/>
          <w:sz w:val="24"/>
          <w:szCs w:val="24"/>
        </w:rPr>
        <w:t xml:space="preserve"> Program Directors are required to:</w:t>
      </w:r>
    </w:p>
    <w:p w14:paraId="739D0FC3" w14:textId="5BCC26F9" w:rsidR="00BA537B" w:rsidRDefault="00BA537B" w:rsidP="00C46FAA">
      <w:pPr>
        <w:pStyle w:val="ListParagraph"/>
        <w:numPr>
          <w:ilvl w:val="1"/>
          <w:numId w:val="8"/>
        </w:numPr>
        <w:jc w:val="both"/>
        <w:rPr>
          <w:rFonts w:ascii="Times New Roman" w:hAnsi="Times New Roman" w:cs="Times New Roman"/>
          <w:sz w:val="24"/>
          <w:szCs w:val="24"/>
        </w:rPr>
      </w:pPr>
      <w:r>
        <w:rPr>
          <w:rFonts w:ascii="Times New Roman" w:hAnsi="Times New Roman" w:cs="Times New Roman"/>
          <w:sz w:val="24"/>
          <w:szCs w:val="24"/>
        </w:rPr>
        <w:t xml:space="preserve">Ensure </w:t>
      </w:r>
      <w:r w:rsidR="0066367E">
        <w:rPr>
          <w:rFonts w:ascii="Times New Roman" w:hAnsi="Times New Roman" w:cs="Times New Roman"/>
          <w:sz w:val="24"/>
          <w:szCs w:val="24"/>
        </w:rPr>
        <w:t xml:space="preserve">all </w:t>
      </w:r>
      <w:r w:rsidR="00842799">
        <w:rPr>
          <w:rFonts w:ascii="Times New Roman" w:hAnsi="Times New Roman" w:cs="Times New Roman"/>
          <w:sz w:val="24"/>
          <w:szCs w:val="24"/>
        </w:rPr>
        <w:t xml:space="preserve">POA </w:t>
      </w:r>
      <w:r w:rsidR="002C75DA">
        <w:rPr>
          <w:rFonts w:ascii="Times New Roman" w:hAnsi="Times New Roman" w:cs="Times New Roman"/>
          <w:sz w:val="24"/>
          <w:szCs w:val="24"/>
        </w:rPr>
        <w:t>Affiliates</w:t>
      </w:r>
      <w:r>
        <w:rPr>
          <w:rFonts w:ascii="Times New Roman" w:hAnsi="Times New Roman" w:cs="Times New Roman"/>
          <w:sz w:val="24"/>
          <w:szCs w:val="24"/>
        </w:rPr>
        <w:t xml:space="preserve"> re</w:t>
      </w:r>
      <w:r w:rsidR="0066367E">
        <w:rPr>
          <w:rFonts w:ascii="Times New Roman" w:hAnsi="Times New Roman" w:cs="Times New Roman"/>
          <w:sz w:val="24"/>
          <w:szCs w:val="24"/>
        </w:rPr>
        <w:t xml:space="preserve">view and sign the SEA </w:t>
      </w:r>
      <w:r w:rsidR="003742C3">
        <w:rPr>
          <w:rFonts w:ascii="Times New Roman" w:hAnsi="Times New Roman" w:cs="Times New Roman"/>
          <w:sz w:val="24"/>
          <w:szCs w:val="24"/>
        </w:rPr>
        <w:t>Prevention</w:t>
      </w:r>
      <w:r w:rsidR="00EC3322">
        <w:rPr>
          <w:rFonts w:ascii="Times New Roman" w:hAnsi="Times New Roman" w:cs="Times New Roman"/>
          <w:sz w:val="24"/>
          <w:szCs w:val="24"/>
        </w:rPr>
        <w:t xml:space="preserve"> </w:t>
      </w:r>
      <w:r w:rsidR="0066367E">
        <w:rPr>
          <w:rFonts w:ascii="Times New Roman" w:hAnsi="Times New Roman" w:cs="Times New Roman"/>
          <w:sz w:val="24"/>
          <w:szCs w:val="24"/>
        </w:rPr>
        <w:t>Code of Conduct;</w:t>
      </w:r>
    </w:p>
    <w:p w14:paraId="796BF807" w14:textId="4BF3785C" w:rsidR="0006087D" w:rsidRDefault="000A7F33" w:rsidP="00C46FAA">
      <w:pPr>
        <w:pStyle w:val="ListParagraph"/>
        <w:numPr>
          <w:ilvl w:val="1"/>
          <w:numId w:val="8"/>
        </w:numPr>
        <w:jc w:val="both"/>
        <w:rPr>
          <w:rFonts w:ascii="Times New Roman" w:hAnsi="Times New Roman" w:cs="Times New Roman"/>
          <w:sz w:val="24"/>
          <w:szCs w:val="24"/>
        </w:rPr>
      </w:pPr>
      <w:r w:rsidRPr="0006087D">
        <w:rPr>
          <w:rFonts w:ascii="Times New Roman" w:hAnsi="Times New Roman" w:cs="Times New Roman"/>
          <w:sz w:val="24"/>
          <w:szCs w:val="24"/>
        </w:rPr>
        <w:t xml:space="preserve">Ensure all staff within their unit attend a </w:t>
      </w:r>
      <w:r w:rsidR="00A7680E">
        <w:rPr>
          <w:rFonts w:ascii="Times New Roman" w:hAnsi="Times New Roman" w:cs="Times New Roman"/>
          <w:sz w:val="24"/>
          <w:szCs w:val="24"/>
        </w:rPr>
        <w:t xml:space="preserve">SEA </w:t>
      </w:r>
      <w:r w:rsidR="003742C3">
        <w:rPr>
          <w:rFonts w:ascii="Times New Roman" w:hAnsi="Times New Roman" w:cs="Times New Roman"/>
          <w:sz w:val="24"/>
          <w:szCs w:val="24"/>
        </w:rPr>
        <w:t xml:space="preserve">Prevention </w:t>
      </w:r>
      <w:r w:rsidRPr="0006087D">
        <w:rPr>
          <w:rFonts w:ascii="Times New Roman" w:hAnsi="Times New Roman" w:cs="Times New Roman"/>
          <w:sz w:val="24"/>
          <w:szCs w:val="24"/>
        </w:rPr>
        <w:t>training annually</w:t>
      </w:r>
      <w:r w:rsidR="0066755E">
        <w:rPr>
          <w:rFonts w:ascii="Times New Roman" w:hAnsi="Times New Roman" w:cs="Times New Roman"/>
          <w:sz w:val="24"/>
          <w:szCs w:val="24"/>
        </w:rPr>
        <w:t>;</w:t>
      </w:r>
      <w:r w:rsidR="0066367E">
        <w:rPr>
          <w:rFonts w:ascii="Times New Roman" w:hAnsi="Times New Roman" w:cs="Times New Roman"/>
          <w:sz w:val="24"/>
          <w:szCs w:val="24"/>
        </w:rPr>
        <w:t xml:space="preserve"> and</w:t>
      </w:r>
    </w:p>
    <w:p w14:paraId="46A80982" w14:textId="2D64E26C" w:rsidR="00D53EA3" w:rsidRPr="004434BB" w:rsidRDefault="000A7F33" w:rsidP="004434BB">
      <w:pPr>
        <w:pStyle w:val="ListParagraph"/>
        <w:numPr>
          <w:ilvl w:val="1"/>
          <w:numId w:val="8"/>
        </w:numPr>
        <w:jc w:val="both"/>
        <w:rPr>
          <w:rFonts w:ascii="Times New Roman" w:hAnsi="Times New Roman" w:cs="Times New Roman"/>
          <w:sz w:val="24"/>
          <w:szCs w:val="24"/>
        </w:rPr>
      </w:pPr>
      <w:r w:rsidRPr="19D82217">
        <w:rPr>
          <w:rFonts w:ascii="Times New Roman" w:hAnsi="Times New Roman" w:cs="Times New Roman"/>
          <w:sz w:val="24"/>
          <w:szCs w:val="24"/>
        </w:rPr>
        <w:lastRenderedPageBreak/>
        <w:t>Maintain individual confidential records that include who has attended the training and the date of attendance</w:t>
      </w:r>
      <w:r w:rsidR="0066367E" w:rsidRPr="19D82217">
        <w:rPr>
          <w:rFonts w:ascii="Times New Roman" w:hAnsi="Times New Roman" w:cs="Times New Roman"/>
          <w:sz w:val="24"/>
          <w:szCs w:val="24"/>
        </w:rPr>
        <w:t>.</w:t>
      </w:r>
    </w:p>
    <w:p w14:paraId="50AD57DD" w14:textId="1D13B0F4" w:rsidR="00B55BF3" w:rsidRDefault="00EB1DD2" w:rsidP="00005E0C">
      <w:pPr>
        <w:jc w:val="both"/>
        <w:rPr>
          <w:rFonts w:ascii="Times New Roman" w:hAnsi="Times New Roman" w:cs="Times New Roman"/>
          <w:sz w:val="24"/>
          <w:szCs w:val="24"/>
        </w:rPr>
      </w:pPr>
      <w:r>
        <w:rPr>
          <w:rFonts w:ascii="Times New Roman" w:hAnsi="Times New Roman" w:cs="Times New Roman"/>
          <w:sz w:val="24"/>
          <w:szCs w:val="24"/>
        </w:rPr>
        <w:t>POA</w:t>
      </w:r>
      <w:r w:rsidR="00943D2D">
        <w:rPr>
          <w:rFonts w:ascii="Times New Roman" w:hAnsi="Times New Roman" w:cs="Times New Roman"/>
          <w:sz w:val="24"/>
          <w:szCs w:val="24"/>
        </w:rPr>
        <w:t xml:space="preserve"> will use</w:t>
      </w:r>
      <w:r w:rsidR="00B55BF3" w:rsidRPr="003D5841">
        <w:rPr>
          <w:rFonts w:ascii="Times New Roman" w:hAnsi="Times New Roman" w:cs="Times New Roman"/>
          <w:sz w:val="24"/>
          <w:szCs w:val="24"/>
        </w:rPr>
        <w:t xml:space="preserve"> </w:t>
      </w:r>
      <w:r w:rsidR="00545471">
        <w:rPr>
          <w:rFonts w:ascii="Times New Roman" w:hAnsi="Times New Roman" w:cs="Times New Roman"/>
          <w:sz w:val="24"/>
          <w:szCs w:val="24"/>
        </w:rPr>
        <w:t>the</w:t>
      </w:r>
      <w:r w:rsidR="00665989">
        <w:rPr>
          <w:rFonts w:ascii="Times New Roman" w:hAnsi="Times New Roman" w:cs="Times New Roman"/>
          <w:sz w:val="24"/>
          <w:szCs w:val="24"/>
        </w:rPr>
        <w:t xml:space="preserve"> </w:t>
      </w:r>
      <w:hyperlink r:id="rId20" w:history="1">
        <w:r w:rsidR="00665989" w:rsidRPr="00545471">
          <w:rPr>
            <w:rStyle w:val="Hyperlink"/>
            <w:rFonts w:ascii="Times New Roman" w:hAnsi="Times New Roman" w:cs="Times New Roman"/>
            <w:sz w:val="24"/>
            <w:szCs w:val="24"/>
          </w:rPr>
          <w:t>Excel</w:t>
        </w:r>
        <w:r w:rsidR="00167BA1" w:rsidRPr="00545471">
          <w:rPr>
            <w:rStyle w:val="Hyperlink"/>
            <w:rFonts w:ascii="Times New Roman" w:hAnsi="Times New Roman" w:cs="Times New Roman"/>
            <w:sz w:val="24"/>
            <w:szCs w:val="24"/>
          </w:rPr>
          <w:t xml:space="preserve"> </w:t>
        </w:r>
        <w:r w:rsidR="00545471" w:rsidRPr="00545471">
          <w:rPr>
            <w:rStyle w:val="Hyperlink"/>
            <w:rFonts w:ascii="Times New Roman" w:hAnsi="Times New Roman" w:cs="Times New Roman"/>
            <w:sz w:val="24"/>
            <w:szCs w:val="24"/>
          </w:rPr>
          <w:t>database</w:t>
        </w:r>
      </w:hyperlink>
      <w:r w:rsidR="00545471">
        <w:rPr>
          <w:rFonts w:ascii="Times New Roman" w:hAnsi="Times New Roman" w:cs="Times New Roman"/>
          <w:sz w:val="24"/>
          <w:szCs w:val="24"/>
        </w:rPr>
        <w:t xml:space="preserve"> on SharePoint </w:t>
      </w:r>
      <w:r w:rsidR="00B55BF3" w:rsidRPr="003D5841">
        <w:rPr>
          <w:rFonts w:ascii="Times New Roman" w:hAnsi="Times New Roman" w:cs="Times New Roman"/>
          <w:sz w:val="24"/>
          <w:szCs w:val="24"/>
        </w:rPr>
        <w:t>that HR and Program Directors have access to</w:t>
      </w:r>
      <w:r w:rsidR="00167BA1">
        <w:rPr>
          <w:rFonts w:ascii="Times New Roman" w:hAnsi="Times New Roman" w:cs="Times New Roman"/>
          <w:sz w:val="24"/>
          <w:szCs w:val="24"/>
        </w:rPr>
        <w:t xml:space="preserve"> in order to verify who has attended trainings and when, </w:t>
      </w:r>
      <w:r w:rsidR="00BE3F9D">
        <w:rPr>
          <w:rFonts w:ascii="Times New Roman" w:hAnsi="Times New Roman" w:cs="Times New Roman"/>
          <w:sz w:val="24"/>
          <w:szCs w:val="24"/>
        </w:rPr>
        <w:t xml:space="preserve">and whether those people are </w:t>
      </w:r>
      <w:r w:rsidR="00832F78">
        <w:rPr>
          <w:rFonts w:ascii="Times New Roman" w:hAnsi="Times New Roman" w:cs="Times New Roman"/>
          <w:sz w:val="24"/>
          <w:szCs w:val="24"/>
        </w:rPr>
        <w:t xml:space="preserve">one-time </w:t>
      </w:r>
      <w:r w:rsidR="004408BC">
        <w:rPr>
          <w:rFonts w:ascii="Times New Roman" w:hAnsi="Times New Roman" w:cs="Times New Roman"/>
          <w:sz w:val="24"/>
          <w:szCs w:val="24"/>
        </w:rPr>
        <w:t xml:space="preserve">POA </w:t>
      </w:r>
      <w:r w:rsidR="00832F78">
        <w:rPr>
          <w:rFonts w:ascii="Times New Roman" w:hAnsi="Times New Roman" w:cs="Times New Roman"/>
          <w:sz w:val="24"/>
          <w:szCs w:val="24"/>
        </w:rPr>
        <w:t>Affi</w:t>
      </w:r>
      <w:r w:rsidR="00E14921">
        <w:rPr>
          <w:rFonts w:ascii="Times New Roman" w:hAnsi="Times New Roman" w:cs="Times New Roman"/>
          <w:sz w:val="24"/>
          <w:szCs w:val="24"/>
        </w:rPr>
        <w:t>liates</w:t>
      </w:r>
      <w:r w:rsidR="002C2B52">
        <w:rPr>
          <w:rFonts w:ascii="Times New Roman" w:hAnsi="Times New Roman" w:cs="Times New Roman"/>
          <w:sz w:val="24"/>
          <w:szCs w:val="24"/>
        </w:rPr>
        <w:t xml:space="preserve"> or reoccurring</w:t>
      </w:r>
      <w:r w:rsidR="00B55BF3" w:rsidRPr="003D5841">
        <w:rPr>
          <w:rFonts w:ascii="Times New Roman" w:hAnsi="Times New Roman" w:cs="Times New Roman"/>
          <w:sz w:val="24"/>
          <w:szCs w:val="24"/>
        </w:rPr>
        <w:t xml:space="preserve">. </w:t>
      </w:r>
      <w:r w:rsidR="004408BC">
        <w:rPr>
          <w:rFonts w:ascii="Times New Roman" w:hAnsi="Times New Roman" w:cs="Times New Roman"/>
          <w:sz w:val="24"/>
          <w:szCs w:val="24"/>
        </w:rPr>
        <w:t>POA</w:t>
      </w:r>
      <w:r w:rsidR="002C2B52">
        <w:rPr>
          <w:rFonts w:ascii="Times New Roman" w:hAnsi="Times New Roman" w:cs="Times New Roman"/>
          <w:sz w:val="24"/>
          <w:szCs w:val="24"/>
        </w:rPr>
        <w:t xml:space="preserve"> will use</w:t>
      </w:r>
      <w:r w:rsidR="00B55BF3" w:rsidRPr="003D5841">
        <w:rPr>
          <w:rFonts w:ascii="Times New Roman" w:hAnsi="Times New Roman" w:cs="Times New Roman"/>
          <w:sz w:val="24"/>
          <w:szCs w:val="24"/>
        </w:rPr>
        <w:t xml:space="preserve"> </w:t>
      </w:r>
      <w:hyperlink r:id="rId21" w:history="1">
        <w:r w:rsidR="00B55BF3" w:rsidRPr="002B740E">
          <w:rPr>
            <w:rStyle w:val="Hyperlink"/>
            <w:rFonts w:ascii="Times New Roman" w:hAnsi="Times New Roman" w:cs="Times New Roman"/>
            <w:sz w:val="24"/>
            <w:szCs w:val="24"/>
          </w:rPr>
          <w:t>PandaDoc</w:t>
        </w:r>
      </w:hyperlink>
      <w:r w:rsidR="00B55BF3" w:rsidRPr="003D5841">
        <w:rPr>
          <w:rFonts w:ascii="Times New Roman" w:hAnsi="Times New Roman" w:cs="Times New Roman"/>
          <w:sz w:val="24"/>
          <w:szCs w:val="24"/>
        </w:rPr>
        <w:t xml:space="preserve"> to </w:t>
      </w:r>
      <w:r w:rsidR="002C2B52">
        <w:rPr>
          <w:rFonts w:ascii="Times New Roman" w:hAnsi="Times New Roman" w:cs="Times New Roman"/>
          <w:sz w:val="24"/>
          <w:szCs w:val="24"/>
        </w:rPr>
        <w:t>request that</w:t>
      </w:r>
      <w:r w:rsidR="00B55BF3" w:rsidRPr="003D5841">
        <w:rPr>
          <w:rFonts w:ascii="Times New Roman" w:hAnsi="Times New Roman" w:cs="Times New Roman"/>
          <w:sz w:val="24"/>
          <w:szCs w:val="24"/>
        </w:rPr>
        <w:t xml:space="preserve"> </w:t>
      </w:r>
      <w:r w:rsidR="004408BC">
        <w:rPr>
          <w:rFonts w:ascii="Times New Roman" w:hAnsi="Times New Roman" w:cs="Times New Roman"/>
          <w:sz w:val="24"/>
          <w:szCs w:val="24"/>
        </w:rPr>
        <w:t xml:space="preserve">POA </w:t>
      </w:r>
      <w:r w:rsidR="00B55BF3" w:rsidRPr="003D5841">
        <w:rPr>
          <w:rFonts w:ascii="Times New Roman" w:hAnsi="Times New Roman" w:cs="Times New Roman"/>
          <w:sz w:val="24"/>
          <w:szCs w:val="24"/>
        </w:rPr>
        <w:t xml:space="preserve">Affiliates </w:t>
      </w:r>
      <w:r w:rsidR="009E1128">
        <w:rPr>
          <w:rFonts w:ascii="Times New Roman" w:hAnsi="Times New Roman" w:cs="Times New Roman"/>
          <w:sz w:val="24"/>
          <w:szCs w:val="24"/>
        </w:rPr>
        <w:t xml:space="preserve">annually sign a SEA Prevention Training </w:t>
      </w:r>
      <w:r w:rsidR="002B740E">
        <w:rPr>
          <w:rFonts w:ascii="Times New Roman" w:hAnsi="Times New Roman" w:cs="Times New Roman"/>
          <w:sz w:val="24"/>
          <w:szCs w:val="24"/>
        </w:rPr>
        <w:t>Confirmation</w:t>
      </w:r>
      <w:r w:rsidR="00F339B6">
        <w:rPr>
          <w:rFonts w:ascii="Times New Roman" w:hAnsi="Times New Roman" w:cs="Times New Roman"/>
          <w:sz w:val="24"/>
          <w:szCs w:val="24"/>
        </w:rPr>
        <w:t xml:space="preserve"> form, attaching </w:t>
      </w:r>
      <w:r w:rsidR="0014222D">
        <w:rPr>
          <w:rFonts w:ascii="Times New Roman" w:hAnsi="Times New Roman" w:cs="Times New Roman"/>
          <w:sz w:val="24"/>
          <w:szCs w:val="24"/>
        </w:rPr>
        <w:t>their training certificate as applicable.</w:t>
      </w:r>
      <w:r w:rsidR="00F339B6">
        <w:rPr>
          <w:rFonts w:ascii="Times New Roman" w:hAnsi="Times New Roman" w:cs="Times New Roman"/>
          <w:sz w:val="24"/>
          <w:szCs w:val="24"/>
        </w:rPr>
        <w:t xml:space="preserve"> </w:t>
      </w:r>
      <w:r w:rsidR="003F4F30">
        <w:rPr>
          <w:rFonts w:ascii="Times New Roman" w:hAnsi="Times New Roman" w:cs="Times New Roman"/>
          <w:sz w:val="24"/>
          <w:szCs w:val="24"/>
        </w:rPr>
        <w:t xml:space="preserve">POA </w:t>
      </w:r>
      <w:r w:rsidR="00B55BF3" w:rsidRPr="003D5841">
        <w:rPr>
          <w:rFonts w:ascii="Times New Roman" w:hAnsi="Times New Roman" w:cs="Times New Roman"/>
          <w:sz w:val="24"/>
          <w:szCs w:val="24"/>
        </w:rPr>
        <w:t xml:space="preserve">Affiliates </w:t>
      </w:r>
      <w:r w:rsidR="002C2B52">
        <w:rPr>
          <w:rFonts w:ascii="Times New Roman" w:hAnsi="Times New Roman" w:cs="Times New Roman"/>
          <w:sz w:val="24"/>
          <w:szCs w:val="24"/>
        </w:rPr>
        <w:t>will</w:t>
      </w:r>
      <w:r w:rsidR="00B55BF3" w:rsidRPr="003D5841">
        <w:rPr>
          <w:rFonts w:ascii="Times New Roman" w:hAnsi="Times New Roman" w:cs="Times New Roman"/>
          <w:sz w:val="24"/>
          <w:szCs w:val="24"/>
        </w:rPr>
        <w:t xml:space="preserve"> sign </w:t>
      </w:r>
      <w:r w:rsidR="00EA3165">
        <w:rPr>
          <w:rFonts w:ascii="Times New Roman" w:hAnsi="Times New Roman" w:cs="Times New Roman"/>
          <w:sz w:val="24"/>
          <w:szCs w:val="24"/>
        </w:rPr>
        <w:t xml:space="preserve">the SEA Prevention Code of Conduct </w:t>
      </w:r>
      <w:r w:rsidR="00B55BF3" w:rsidRPr="003D5841">
        <w:rPr>
          <w:rFonts w:ascii="Times New Roman" w:hAnsi="Times New Roman" w:cs="Times New Roman"/>
          <w:sz w:val="24"/>
          <w:szCs w:val="24"/>
        </w:rPr>
        <w:t>when they first start</w:t>
      </w:r>
      <w:r w:rsidR="00AC1A24">
        <w:rPr>
          <w:rFonts w:ascii="Times New Roman" w:hAnsi="Times New Roman" w:cs="Times New Roman"/>
          <w:sz w:val="24"/>
          <w:szCs w:val="24"/>
        </w:rPr>
        <w:t xml:space="preserve"> working with </w:t>
      </w:r>
      <w:r w:rsidR="00EA3165">
        <w:rPr>
          <w:rFonts w:ascii="Times New Roman" w:hAnsi="Times New Roman" w:cs="Times New Roman"/>
          <w:sz w:val="24"/>
          <w:szCs w:val="24"/>
        </w:rPr>
        <w:t>POA.</w:t>
      </w:r>
      <w:r w:rsidR="00B55BF3" w:rsidRPr="003D5841">
        <w:rPr>
          <w:rFonts w:ascii="Times New Roman" w:hAnsi="Times New Roman" w:cs="Times New Roman"/>
          <w:sz w:val="24"/>
          <w:szCs w:val="24"/>
        </w:rPr>
        <w:t xml:space="preserve"> </w:t>
      </w:r>
      <w:r w:rsidR="00983877">
        <w:rPr>
          <w:rFonts w:ascii="Times New Roman" w:hAnsi="Times New Roman" w:cs="Times New Roman"/>
          <w:sz w:val="24"/>
          <w:szCs w:val="24"/>
        </w:rPr>
        <w:t>HR will conduct a</w:t>
      </w:r>
      <w:r w:rsidR="00B55BF3" w:rsidRPr="003D5841">
        <w:rPr>
          <w:rFonts w:ascii="Times New Roman" w:hAnsi="Times New Roman" w:cs="Times New Roman"/>
          <w:sz w:val="24"/>
          <w:szCs w:val="24"/>
        </w:rPr>
        <w:t>nnual check</w:t>
      </w:r>
      <w:r w:rsidR="00983877">
        <w:rPr>
          <w:rFonts w:ascii="Times New Roman" w:hAnsi="Times New Roman" w:cs="Times New Roman"/>
          <w:sz w:val="24"/>
          <w:szCs w:val="24"/>
        </w:rPr>
        <w:t xml:space="preserve">s </w:t>
      </w:r>
      <w:r w:rsidR="00274615">
        <w:rPr>
          <w:rFonts w:ascii="Times New Roman" w:hAnsi="Times New Roman" w:cs="Times New Roman"/>
          <w:sz w:val="24"/>
          <w:szCs w:val="24"/>
        </w:rPr>
        <w:t xml:space="preserve">to ensure </w:t>
      </w:r>
      <w:r w:rsidR="003B1EA6">
        <w:rPr>
          <w:rFonts w:ascii="Times New Roman" w:hAnsi="Times New Roman" w:cs="Times New Roman"/>
          <w:sz w:val="24"/>
          <w:szCs w:val="24"/>
        </w:rPr>
        <w:t xml:space="preserve">all </w:t>
      </w:r>
      <w:r w:rsidR="00DA3485">
        <w:rPr>
          <w:rFonts w:ascii="Times New Roman" w:hAnsi="Times New Roman" w:cs="Times New Roman"/>
          <w:sz w:val="24"/>
          <w:szCs w:val="24"/>
        </w:rPr>
        <w:t xml:space="preserve">POA </w:t>
      </w:r>
      <w:r w:rsidR="003B1EA6">
        <w:rPr>
          <w:rFonts w:ascii="Times New Roman" w:hAnsi="Times New Roman" w:cs="Times New Roman"/>
          <w:sz w:val="24"/>
          <w:szCs w:val="24"/>
        </w:rPr>
        <w:t>Affil</w:t>
      </w:r>
      <w:r w:rsidR="00A862E6">
        <w:rPr>
          <w:rFonts w:ascii="Times New Roman" w:hAnsi="Times New Roman" w:cs="Times New Roman"/>
          <w:sz w:val="24"/>
          <w:szCs w:val="24"/>
        </w:rPr>
        <w:t>iates have signed</w:t>
      </w:r>
      <w:r w:rsidR="00831F2C">
        <w:rPr>
          <w:rFonts w:ascii="Times New Roman" w:hAnsi="Times New Roman" w:cs="Times New Roman"/>
          <w:sz w:val="24"/>
          <w:szCs w:val="24"/>
        </w:rPr>
        <w:t xml:space="preserve"> the Code of Conduct</w:t>
      </w:r>
      <w:r w:rsidR="00B861B1">
        <w:rPr>
          <w:rFonts w:ascii="Times New Roman" w:hAnsi="Times New Roman" w:cs="Times New Roman"/>
          <w:sz w:val="24"/>
          <w:szCs w:val="24"/>
        </w:rPr>
        <w:t xml:space="preserve"> and attended </w:t>
      </w:r>
      <w:r w:rsidR="00A570F3">
        <w:rPr>
          <w:rFonts w:ascii="Times New Roman" w:hAnsi="Times New Roman" w:cs="Times New Roman"/>
          <w:sz w:val="24"/>
          <w:szCs w:val="24"/>
        </w:rPr>
        <w:t>a SEA Prevention training.</w:t>
      </w:r>
    </w:p>
    <w:p w14:paraId="11823072" w14:textId="63B543C9" w:rsidR="008437F7" w:rsidRPr="00005E0C" w:rsidRDefault="00DA3485" w:rsidP="00005E0C">
      <w:pPr>
        <w:jc w:val="both"/>
        <w:rPr>
          <w:rFonts w:ascii="Times New Roman" w:hAnsi="Times New Roman" w:cs="Times New Roman"/>
          <w:sz w:val="24"/>
          <w:szCs w:val="24"/>
        </w:rPr>
      </w:pPr>
      <w:r>
        <w:rPr>
          <w:rFonts w:ascii="Times New Roman" w:hAnsi="Times New Roman" w:cs="Times New Roman"/>
          <w:sz w:val="24"/>
          <w:szCs w:val="24"/>
        </w:rPr>
        <w:t>POA</w:t>
      </w:r>
      <w:r w:rsidR="008437F7" w:rsidRPr="68AD596C">
        <w:rPr>
          <w:rFonts w:ascii="Times New Roman" w:hAnsi="Times New Roman" w:cs="Times New Roman"/>
          <w:sz w:val="24"/>
          <w:szCs w:val="24"/>
        </w:rPr>
        <w:t xml:space="preserve"> will ensure </w:t>
      </w:r>
      <w:r>
        <w:rPr>
          <w:rFonts w:ascii="Times New Roman" w:hAnsi="Times New Roman" w:cs="Times New Roman"/>
          <w:sz w:val="24"/>
          <w:szCs w:val="24"/>
        </w:rPr>
        <w:t xml:space="preserve">POA </w:t>
      </w:r>
      <w:r w:rsidR="008437F7" w:rsidRPr="68AD596C">
        <w:rPr>
          <w:rFonts w:ascii="Times New Roman" w:hAnsi="Times New Roman" w:cs="Times New Roman"/>
          <w:sz w:val="24"/>
          <w:szCs w:val="24"/>
        </w:rPr>
        <w:t xml:space="preserve">Affiliates have access to materials and resources </w:t>
      </w:r>
      <w:r w:rsidR="00F7323C">
        <w:rPr>
          <w:rFonts w:ascii="Times New Roman" w:hAnsi="Times New Roman" w:cs="Times New Roman"/>
          <w:sz w:val="24"/>
          <w:szCs w:val="24"/>
        </w:rPr>
        <w:t xml:space="preserve">on the External SharePoint </w:t>
      </w:r>
      <w:r w:rsidR="00714A29" w:rsidRPr="68AD596C">
        <w:rPr>
          <w:rFonts w:ascii="Times New Roman" w:hAnsi="Times New Roman" w:cs="Times New Roman"/>
          <w:sz w:val="24"/>
          <w:szCs w:val="24"/>
        </w:rPr>
        <w:t>that support understanding and implementation of this policy</w:t>
      </w:r>
      <w:r w:rsidR="00B6656C" w:rsidRPr="68AD596C">
        <w:rPr>
          <w:rFonts w:ascii="Times New Roman" w:hAnsi="Times New Roman" w:cs="Times New Roman"/>
          <w:sz w:val="24"/>
          <w:szCs w:val="24"/>
        </w:rPr>
        <w:t xml:space="preserve">. </w:t>
      </w:r>
      <w:r w:rsidR="00A16293">
        <w:rPr>
          <w:rFonts w:ascii="Times New Roman" w:hAnsi="Times New Roman" w:cs="Times New Roman"/>
          <w:sz w:val="24"/>
          <w:szCs w:val="24"/>
        </w:rPr>
        <w:t>POA</w:t>
      </w:r>
      <w:r w:rsidR="00B6656C" w:rsidRPr="68AD596C">
        <w:rPr>
          <w:rFonts w:ascii="Times New Roman" w:hAnsi="Times New Roman" w:cs="Times New Roman"/>
          <w:sz w:val="24"/>
          <w:szCs w:val="24"/>
        </w:rPr>
        <w:t xml:space="preserve"> will also encourage and facilitate the sharing of best practices i</w:t>
      </w:r>
      <w:r w:rsidR="00A0360C" w:rsidRPr="68AD596C">
        <w:rPr>
          <w:rFonts w:ascii="Times New Roman" w:hAnsi="Times New Roman" w:cs="Times New Roman"/>
          <w:sz w:val="24"/>
          <w:szCs w:val="24"/>
        </w:rPr>
        <w:t xml:space="preserve">n implementing </w:t>
      </w:r>
      <w:r w:rsidR="00AD657E" w:rsidRPr="68AD596C">
        <w:rPr>
          <w:rFonts w:ascii="Times New Roman" w:hAnsi="Times New Roman" w:cs="Times New Roman"/>
          <w:sz w:val="24"/>
          <w:szCs w:val="24"/>
        </w:rPr>
        <w:t xml:space="preserve">the SEA </w:t>
      </w:r>
      <w:r w:rsidR="003742C3" w:rsidRPr="68AD596C">
        <w:rPr>
          <w:rFonts w:ascii="Times New Roman" w:hAnsi="Times New Roman" w:cs="Times New Roman"/>
          <w:sz w:val="24"/>
          <w:szCs w:val="24"/>
        </w:rPr>
        <w:t xml:space="preserve">Prevention </w:t>
      </w:r>
      <w:r w:rsidR="00A837EA">
        <w:rPr>
          <w:rFonts w:ascii="Times New Roman" w:hAnsi="Times New Roman" w:cs="Times New Roman"/>
          <w:sz w:val="24"/>
          <w:szCs w:val="24"/>
        </w:rPr>
        <w:t>P</w:t>
      </w:r>
      <w:r w:rsidR="00AD657E" w:rsidRPr="68AD596C">
        <w:rPr>
          <w:rFonts w:ascii="Times New Roman" w:hAnsi="Times New Roman" w:cs="Times New Roman"/>
          <w:sz w:val="24"/>
          <w:szCs w:val="24"/>
        </w:rPr>
        <w:t>olicy.</w:t>
      </w:r>
    </w:p>
    <w:p w14:paraId="6BE1B1CB" w14:textId="0B0182E5" w:rsidR="00D53EA3" w:rsidRPr="000C6651" w:rsidRDefault="00D53EA3" w:rsidP="00D53EA3">
      <w:pPr>
        <w:pStyle w:val="Heading1"/>
        <w:numPr>
          <w:ilvl w:val="0"/>
          <w:numId w:val="1"/>
        </w:numPr>
        <w:ind w:left="360"/>
        <w:jc w:val="both"/>
      </w:pPr>
      <w:bookmarkStart w:id="21" w:name="_Toc54279262"/>
      <w:r>
        <w:t>Reporting Procedures</w:t>
      </w:r>
      <w:bookmarkEnd w:id="21"/>
    </w:p>
    <w:p w14:paraId="5323E43D" w14:textId="7F892C4C" w:rsidR="001202D3" w:rsidRDefault="00A16293" w:rsidP="00C46FAA">
      <w:pPr>
        <w:jc w:val="both"/>
        <w:rPr>
          <w:rFonts w:ascii="Times New Roman" w:hAnsi="Times New Roman" w:cs="Times New Roman"/>
          <w:sz w:val="24"/>
          <w:szCs w:val="24"/>
        </w:rPr>
      </w:pPr>
      <w:r>
        <w:rPr>
          <w:rFonts w:ascii="Times New Roman" w:hAnsi="Times New Roman" w:cs="Times New Roman"/>
          <w:sz w:val="24"/>
          <w:szCs w:val="24"/>
        </w:rPr>
        <w:t>POA</w:t>
      </w:r>
      <w:r w:rsidR="001202D3" w:rsidRPr="149EA85D">
        <w:rPr>
          <w:rFonts w:ascii="Times New Roman" w:hAnsi="Times New Roman" w:cs="Times New Roman"/>
          <w:sz w:val="24"/>
          <w:szCs w:val="24"/>
        </w:rPr>
        <w:t xml:space="preserve"> is committed to </w:t>
      </w:r>
      <w:r w:rsidR="00C06ABA" w:rsidRPr="149EA85D">
        <w:rPr>
          <w:rFonts w:ascii="Times New Roman" w:hAnsi="Times New Roman" w:cs="Times New Roman"/>
          <w:sz w:val="24"/>
          <w:szCs w:val="24"/>
        </w:rPr>
        <w:t>protect</w:t>
      </w:r>
      <w:r w:rsidR="001360CB" w:rsidRPr="149EA85D">
        <w:rPr>
          <w:rFonts w:ascii="Times New Roman" w:hAnsi="Times New Roman" w:cs="Times New Roman"/>
          <w:sz w:val="24"/>
          <w:szCs w:val="24"/>
        </w:rPr>
        <w:t>ing</w:t>
      </w:r>
      <w:r w:rsidR="00C06ABA" w:rsidRPr="149EA85D">
        <w:rPr>
          <w:rFonts w:ascii="Times New Roman" w:hAnsi="Times New Roman" w:cs="Times New Roman"/>
          <w:sz w:val="24"/>
          <w:szCs w:val="24"/>
        </w:rPr>
        <w:t xml:space="preserve"> any Participant affected by </w:t>
      </w:r>
      <w:r w:rsidR="00612FA9" w:rsidRPr="149EA85D">
        <w:rPr>
          <w:rFonts w:ascii="Times New Roman" w:hAnsi="Times New Roman" w:cs="Times New Roman"/>
          <w:sz w:val="24"/>
          <w:szCs w:val="24"/>
        </w:rPr>
        <w:t>SEA</w:t>
      </w:r>
      <w:r w:rsidR="00DD5A80" w:rsidRPr="149EA85D">
        <w:rPr>
          <w:rFonts w:ascii="Times New Roman" w:hAnsi="Times New Roman" w:cs="Times New Roman"/>
          <w:sz w:val="24"/>
          <w:szCs w:val="24"/>
        </w:rPr>
        <w:t xml:space="preserve"> </w:t>
      </w:r>
      <w:r w:rsidR="00CF758F" w:rsidRPr="149EA85D">
        <w:rPr>
          <w:rFonts w:ascii="Times New Roman" w:hAnsi="Times New Roman" w:cs="Times New Roman"/>
          <w:sz w:val="24"/>
          <w:szCs w:val="24"/>
        </w:rPr>
        <w:t>and any</w:t>
      </w:r>
      <w:r w:rsidR="004C619F" w:rsidRPr="149EA85D">
        <w:rPr>
          <w:rFonts w:ascii="Times New Roman" w:hAnsi="Times New Roman" w:cs="Times New Roman"/>
          <w:sz w:val="24"/>
          <w:szCs w:val="24"/>
        </w:rPr>
        <w:t>one who submits a report on behalf of a Participant</w:t>
      </w:r>
      <w:r w:rsidR="004A5E59" w:rsidRPr="149EA85D">
        <w:rPr>
          <w:rFonts w:ascii="Times New Roman" w:hAnsi="Times New Roman" w:cs="Times New Roman"/>
          <w:sz w:val="24"/>
          <w:szCs w:val="24"/>
        </w:rPr>
        <w:t xml:space="preserve"> affected by SEA</w:t>
      </w:r>
      <w:r w:rsidR="00612FA9" w:rsidRPr="149EA85D">
        <w:rPr>
          <w:rFonts w:ascii="Times New Roman" w:hAnsi="Times New Roman" w:cs="Times New Roman"/>
          <w:sz w:val="24"/>
          <w:szCs w:val="24"/>
        </w:rPr>
        <w:t>.</w:t>
      </w:r>
      <w:r w:rsidR="7F43D34B" w:rsidRPr="149EA85D">
        <w:rPr>
          <w:rFonts w:ascii="Times New Roman" w:hAnsi="Times New Roman" w:cs="Times New Roman"/>
          <w:sz w:val="24"/>
          <w:szCs w:val="24"/>
        </w:rPr>
        <w:t xml:space="preserve"> </w:t>
      </w:r>
      <w:r w:rsidR="001704EC" w:rsidRPr="149EA85D">
        <w:rPr>
          <w:rFonts w:ascii="Times New Roman" w:hAnsi="Times New Roman" w:cs="Times New Roman"/>
          <w:sz w:val="24"/>
          <w:szCs w:val="24"/>
        </w:rPr>
        <w:t>Therefore, t</w:t>
      </w:r>
      <w:r w:rsidR="00304E64" w:rsidRPr="149EA85D">
        <w:rPr>
          <w:rFonts w:ascii="Times New Roman" w:hAnsi="Times New Roman" w:cs="Times New Roman"/>
          <w:sz w:val="24"/>
          <w:szCs w:val="24"/>
        </w:rPr>
        <w:t>he following procedures</w:t>
      </w:r>
      <w:r w:rsidR="001704EC" w:rsidRPr="149EA85D">
        <w:rPr>
          <w:rFonts w:ascii="Times New Roman" w:hAnsi="Times New Roman" w:cs="Times New Roman"/>
          <w:sz w:val="24"/>
          <w:szCs w:val="24"/>
        </w:rPr>
        <w:t xml:space="preserve"> </w:t>
      </w:r>
      <w:r w:rsidR="00B66FE3" w:rsidRPr="149EA85D">
        <w:rPr>
          <w:rFonts w:ascii="Times New Roman" w:hAnsi="Times New Roman" w:cs="Times New Roman"/>
          <w:sz w:val="24"/>
          <w:szCs w:val="24"/>
        </w:rPr>
        <w:t xml:space="preserve">were developed </w:t>
      </w:r>
      <w:r w:rsidR="00F751A2" w:rsidRPr="149EA85D">
        <w:rPr>
          <w:rFonts w:ascii="Times New Roman" w:hAnsi="Times New Roman" w:cs="Times New Roman"/>
          <w:sz w:val="24"/>
          <w:szCs w:val="24"/>
        </w:rPr>
        <w:t xml:space="preserve">to </w:t>
      </w:r>
      <w:r w:rsidR="001360CB" w:rsidRPr="149EA85D">
        <w:rPr>
          <w:rFonts w:ascii="Times New Roman" w:hAnsi="Times New Roman" w:cs="Times New Roman"/>
          <w:sz w:val="24"/>
          <w:szCs w:val="24"/>
        </w:rPr>
        <w:t>maintain</w:t>
      </w:r>
      <w:r w:rsidR="00F751A2" w:rsidRPr="149EA85D">
        <w:rPr>
          <w:rFonts w:ascii="Times New Roman" w:hAnsi="Times New Roman" w:cs="Times New Roman"/>
          <w:sz w:val="24"/>
          <w:szCs w:val="24"/>
        </w:rPr>
        <w:t xml:space="preserve"> a</w:t>
      </w:r>
      <w:r w:rsidR="001360CB" w:rsidRPr="149EA85D">
        <w:rPr>
          <w:rFonts w:ascii="Times New Roman" w:hAnsi="Times New Roman" w:cs="Times New Roman"/>
          <w:sz w:val="24"/>
          <w:szCs w:val="24"/>
        </w:rPr>
        <w:t xml:space="preserve"> safe and confidential </w:t>
      </w:r>
      <w:r w:rsidR="00F751A2" w:rsidRPr="149EA85D">
        <w:rPr>
          <w:rFonts w:ascii="Times New Roman" w:hAnsi="Times New Roman" w:cs="Times New Roman"/>
          <w:sz w:val="24"/>
          <w:szCs w:val="24"/>
        </w:rPr>
        <w:t xml:space="preserve">experience </w:t>
      </w:r>
      <w:r w:rsidR="00240877" w:rsidRPr="149EA85D">
        <w:rPr>
          <w:rFonts w:ascii="Times New Roman" w:hAnsi="Times New Roman" w:cs="Times New Roman"/>
          <w:sz w:val="24"/>
          <w:szCs w:val="24"/>
        </w:rPr>
        <w:t xml:space="preserve">during the </w:t>
      </w:r>
      <w:r w:rsidR="00F751A2" w:rsidRPr="149EA85D">
        <w:rPr>
          <w:rFonts w:ascii="Times New Roman" w:hAnsi="Times New Roman" w:cs="Times New Roman"/>
          <w:sz w:val="24"/>
          <w:szCs w:val="24"/>
        </w:rPr>
        <w:t>r</w:t>
      </w:r>
      <w:r w:rsidR="001360CB" w:rsidRPr="149EA85D">
        <w:rPr>
          <w:rFonts w:ascii="Times New Roman" w:hAnsi="Times New Roman" w:cs="Times New Roman"/>
          <w:sz w:val="24"/>
          <w:szCs w:val="24"/>
        </w:rPr>
        <w:t xml:space="preserve">eporting </w:t>
      </w:r>
      <w:r w:rsidR="00240877" w:rsidRPr="149EA85D">
        <w:rPr>
          <w:rFonts w:ascii="Times New Roman" w:hAnsi="Times New Roman" w:cs="Times New Roman"/>
          <w:sz w:val="24"/>
          <w:szCs w:val="24"/>
        </w:rPr>
        <w:t>process</w:t>
      </w:r>
      <w:r w:rsidR="007A3B4C">
        <w:rPr>
          <w:rFonts w:ascii="Times New Roman" w:hAnsi="Times New Roman" w:cs="Times New Roman"/>
          <w:sz w:val="24"/>
          <w:szCs w:val="24"/>
        </w:rPr>
        <w:t>.</w:t>
      </w:r>
    </w:p>
    <w:p w14:paraId="698009D2" w14:textId="26344B97" w:rsidR="00086D08" w:rsidRPr="00086D08" w:rsidRDefault="008A26E5" w:rsidP="00086D08">
      <w:pPr>
        <w:pStyle w:val="Heading2"/>
      </w:pPr>
      <w:bookmarkStart w:id="22" w:name="_Toc54279263"/>
      <w:r>
        <w:t>7</w:t>
      </w:r>
      <w:r w:rsidR="00D53EA3">
        <w:t>.1 Filing a Report</w:t>
      </w:r>
      <w:bookmarkEnd w:id="22"/>
      <w:r w:rsidR="00D53EA3">
        <w:t xml:space="preserve"> </w:t>
      </w:r>
    </w:p>
    <w:p w14:paraId="650CE07D" w14:textId="50576A88" w:rsidR="00134C0D" w:rsidRDefault="00134C0D" w:rsidP="00D67B23">
      <w:pPr>
        <w:jc w:val="both"/>
        <w:rPr>
          <w:rFonts w:ascii="Times New Roman" w:hAnsi="Times New Roman" w:cs="Times New Roman"/>
          <w:sz w:val="24"/>
          <w:szCs w:val="24"/>
        </w:rPr>
      </w:pPr>
      <w:r>
        <w:rPr>
          <w:rFonts w:ascii="Times New Roman" w:hAnsi="Times New Roman" w:cs="Times New Roman"/>
          <w:sz w:val="24"/>
          <w:szCs w:val="24"/>
        </w:rPr>
        <w:t>For Individuals:</w:t>
      </w:r>
    </w:p>
    <w:p w14:paraId="39F204F5" w14:textId="3F700BFB" w:rsidR="00D67B23" w:rsidRPr="002E5168" w:rsidRDefault="00D67B23" w:rsidP="002E5168">
      <w:pPr>
        <w:pStyle w:val="ListParagraph"/>
        <w:numPr>
          <w:ilvl w:val="0"/>
          <w:numId w:val="29"/>
        </w:numPr>
        <w:jc w:val="both"/>
        <w:rPr>
          <w:rFonts w:ascii="Times New Roman" w:hAnsi="Times New Roman" w:cs="Times New Roman"/>
          <w:sz w:val="24"/>
          <w:szCs w:val="24"/>
        </w:rPr>
      </w:pPr>
      <w:r w:rsidRPr="002E5168">
        <w:rPr>
          <w:rFonts w:ascii="Times New Roman" w:hAnsi="Times New Roman" w:cs="Times New Roman"/>
          <w:sz w:val="24"/>
          <w:szCs w:val="24"/>
        </w:rPr>
        <w:t xml:space="preserve">All reports of inappropriate behavior or policy violations with Participants will be taken seriously. If </w:t>
      </w:r>
      <w:r w:rsidR="00A16293">
        <w:rPr>
          <w:rFonts w:ascii="Times New Roman" w:hAnsi="Times New Roman" w:cs="Times New Roman"/>
          <w:sz w:val="24"/>
          <w:szCs w:val="24"/>
        </w:rPr>
        <w:t xml:space="preserve">POA </w:t>
      </w:r>
      <w:r w:rsidR="002C75DA" w:rsidRPr="002E5168">
        <w:rPr>
          <w:rFonts w:ascii="Times New Roman" w:hAnsi="Times New Roman" w:cs="Times New Roman"/>
          <w:sz w:val="24"/>
          <w:szCs w:val="24"/>
        </w:rPr>
        <w:t>Affiliates</w:t>
      </w:r>
      <w:r w:rsidRPr="002E5168">
        <w:rPr>
          <w:rFonts w:ascii="Times New Roman" w:hAnsi="Times New Roman" w:cs="Times New Roman"/>
          <w:sz w:val="24"/>
          <w:szCs w:val="24"/>
        </w:rPr>
        <w:t xml:space="preserve"> observe any inappropriate behavior</w:t>
      </w:r>
      <w:r w:rsidR="00255089" w:rsidRPr="002E5168">
        <w:rPr>
          <w:rFonts w:ascii="Times New Roman" w:hAnsi="Times New Roman" w:cs="Times New Roman"/>
          <w:sz w:val="24"/>
          <w:szCs w:val="24"/>
        </w:rPr>
        <w:t xml:space="preserve"> or behavior</w:t>
      </w:r>
      <w:r w:rsidRPr="002E5168">
        <w:rPr>
          <w:rFonts w:ascii="Times New Roman" w:hAnsi="Times New Roman" w:cs="Times New Roman"/>
          <w:sz w:val="24"/>
          <w:szCs w:val="24"/>
        </w:rPr>
        <w:t xml:space="preserve"> that may violate any provision of this policy, they must immediately report their observations in one of the following ways:</w:t>
      </w:r>
    </w:p>
    <w:p w14:paraId="15F15077" w14:textId="0DEE5C5B" w:rsidR="00962747" w:rsidRPr="00005E0C" w:rsidRDefault="00962747" w:rsidP="00FD5BD0">
      <w:pPr>
        <w:pStyle w:val="ListParagraph"/>
        <w:numPr>
          <w:ilvl w:val="0"/>
          <w:numId w:val="9"/>
        </w:numPr>
        <w:jc w:val="both"/>
        <w:rPr>
          <w:rFonts w:ascii="Times New Roman" w:hAnsi="Times New Roman" w:cs="Times New Roman"/>
          <w:sz w:val="24"/>
          <w:szCs w:val="24"/>
        </w:rPr>
      </w:pPr>
      <w:r w:rsidRPr="68AD596C">
        <w:rPr>
          <w:rFonts w:ascii="Times New Roman" w:hAnsi="Times New Roman" w:cs="Times New Roman"/>
          <w:sz w:val="24"/>
          <w:szCs w:val="24"/>
        </w:rPr>
        <w:t>Contact the immediate supervisor</w:t>
      </w:r>
      <w:r w:rsidR="004F4267" w:rsidRPr="68AD596C">
        <w:rPr>
          <w:rFonts w:ascii="Times New Roman" w:hAnsi="Times New Roman" w:cs="Times New Roman"/>
          <w:sz w:val="24"/>
          <w:szCs w:val="24"/>
        </w:rPr>
        <w:t>, program</w:t>
      </w:r>
      <w:r w:rsidR="00942A56" w:rsidRPr="68AD596C">
        <w:rPr>
          <w:rFonts w:ascii="Times New Roman" w:hAnsi="Times New Roman" w:cs="Times New Roman"/>
          <w:sz w:val="24"/>
          <w:szCs w:val="24"/>
        </w:rPr>
        <w:t>,</w:t>
      </w:r>
      <w:r w:rsidR="004F4267" w:rsidRPr="68AD596C">
        <w:rPr>
          <w:rFonts w:ascii="Times New Roman" w:hAnsi="Times New Roman" w:cs="Times New Roman"/>
          <w:sz w:val="24"/>
          <w:szCs w:val="24"/>
        </w:rPr>
        <w:t xml:space="preserve"> or country director </w:t>
      </w:r>
      <w:r w:rsidRPr="68AD596C">
        <w:rPr>
          <w:rFonts w:ascii="Times New Roman" w:hAnsi="Times New Roman" w:cs="Times New Roman"/>
          <w:sz w:val="24"/>
          <w:szCs w:val="24"/>
        </w:rPr>
        <w:t>of the alleged offender</w:t>
      </w:r>
      <w:r w:rsidR="50CC22EB" w:rsidRPr="68AD596C">
        <w:rPr>
          <w:rFonts w:ascii="Times New Roman" w:hAnsi="Times New Roman" w:cs="Times New Roman"/>
          <w:sz w:val="24"/>
          <w:szCs w:val="24"/>
        </w:rPr>
        <w:t>.</w:t>
      </w:r>
    </w:p>
    <w:p w14:paraId="6E23CEAD" w14:textId="70F4B1CC" w:rsidR="00A51812" w:rsidRPr="00723024" w:rsidRDefault="001F2718" w:rsidP="004D7D41">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Contact </w:t>
      </w:r>
      <w:r w:rsidR="004872DD">
        <w:rPr>
          <w:rFonts w:ascii="Times New Roman" w:hAnsi="Times New Roman" w:cs="Times New Roman"/>
          <w:sz w:val="24"/>
          <w:szCs w:val="24"/>
        </w:rPr>
        <w:t>POA’s</w:t>
      </w:r>
      <w:r w:rsidR="00A51812">
        <w:rPr>
          <w:rFonts w:ascii="Times New Roman" w:hAnsi="Times New Roman" w:cs="Times New Roman"/>
          <w:sz w:val="24"/>
          <w:szCs w:val="24"/>
        </w:rPr>
        <w:t xml:space="preserve"> external </w:t>
      </w:r>
      <w:r w:rsidR="00A21B36">
        <w:rPr>
          <w:rFonts w:ascii="Times New Roman" w:hAnsi="Times New Roman" w:cs="Times New Roman"/>
          <w:sz w:val="24"/>
          <w:szCs w:val="24"/>
        </w:rPr>
        <w:t xml:space="preserve">and confidential </w:t>
      </w:r>
      <w:r w:rsidR="00836AFA">
        <w:rPr>
          <w:rFonts w:ascii="Times New Roman" w:hAnsi="Times New Roman" w:cs="Times New Roman"/>
          <w:sz w:val="24"/>
          <w:szCs w:val="24"/>
        </w:rPr>
        <w:t>hotline</w:t>
      </w:r>
      <w:r w:rsidR="00A51812">
        <w:rPr>
          <w:rFonts w:ascii="Times New Roman" w:hAnsi="Times New Roman" w:cs="Times New Roman"/>
          <w:sz w:val="24"/>
          <w:szCs w:val="24"/>
        </w:rPr>
        <w:t>, Foster Thomas</w:t>
      </w:r>
      <w:r w:rsidR="00673B0A">
        <w:rPr>
          <w:rFonts w:ascii="Times New Roman" w:hAnsi="Times New Roman" w:cs="Times New Roman"/>
          <w:sz w:val="24"/>
          <w:szCs w:val="24"/>
        </w:rPr>
        <w:t>,</w:t>
      </w:r>
      <w:r w:rsidR="00A51812">
        <w:rPr>
          <w:rFonts w:ascii="Times New Roman" w:hAnsi="Times New Roman" w:cs="Times New Roman"/>
          <w:sz w:val="24"/>
          <w:szCs w:val="24"/>
        </w:rPr>
        <w:t xml:space="preserve"> at </w:t>
      </w:r>
      <w:r w:rsidR="00060D91" w:rsidRPr="00060D91">
        <w:rPr>
          <w:rFonts w:ascii="Times New Roman" w:hAnsi="Times New Roman" w:cs="Times New Roman"/>
          <w:sz w:val="24"/>
          <w:szCs w:val="24"/>
        </w:rPr>
        <w:t>(443)-951-4951</w:t>
      </w:r>
      <w:r w:rsidR="00B56013">
        <w:rPr>
          <w:rFonts w:ascii="Times New Roman" w:hAnsi="Times New Roman" w:cs="Times New Roman"/>
          <w:sz w:val="24"/>
          <w:szCs w:val="24"/>
        </w:rPr>
        <w:t>.</w:t>
      </w:r>
      <w:r w:rsidR="002360AB">
        <w:rPr>
          <w:rFonts w:ascii="Times New Roman" w:hAnsi="Times New Roman" w:cs="Times New Roman"/>
          <w:sz w:val="24"/>
          <w:szCs w:val="24"/>
        </w:rPr>
        <w:t xml:space="preserve"> </w:t>
      </w:r>
      <w:r w:rsidR="002360AB" w:rsidRPr="00100B1B">
        <w:rPr>
          <w:rFonts w:ascii="Times New Roman" w:hAnsi="Times New Roman" w:cs="Times New Roman"/>
          <w:i/>
          <w:iCs/>
          <w:sz w:val="24"/>
          <w:szCs w:val="24"/>
        </w:rPr>
        <w:t xml:space="preserve">Foster Thomas is </w:t>
      </w:r>
      <w:r w:rsidR="00DB00A0" w:rsidRPr="00100B1B">
        <w:rPr>
          <w:rFonts w:ascii="Times New Roman" w:hAnsi="Times New Roman" w:cs="Times New Roman"/>
          <w:i/>
          <w:iCs/>
          <w:sz w:val="24"/>
          <w:szCs w:val="24"/>
        </w:rPr>
        <w:t>an outside part</w:t>
      </w:r>
      <w:r w:rsidR="008D6963" w:rsidRPr="00100B1B">
        <w:rPr>
          <w:rFonts w:ascii="Times New Roman" w:hAnsi="Times New Roman" w:cs="Times New Roman"/>
          <w:i/>
          <w:iCs/>
          <w:sz w:val="24"/>
          <w:szCs w:val="24"/>
        </w:rPr>
        <w:t>y who will relay any concerns to the Ethics Committee of the Board.</w:t>
      </w:r>
      <w:r w:rsidR="00662010" w:rsidRPr="00100B1B">
        <w:rPr>
          <w:rFonts w:ascii="Times New Roman" w:hAnsi="Times New Roman" w:cs="Times New Roman"/>
          <w:i/>
          <w:iCs/>
          <w:sz w:val="24"/>
          <w:szCs w:val="24"/>
        </w:rPr>
        <w:t xml:space="preserve"> Reports may be made anonymously.</w:t>
      </w:r>
    </w:p>
    <w:p w14:paraId="1B48A1F4" w14:textId="2B36E7CF" w:rsidR="002E5168" w:rsidRDefault="00CF0E63" w:rsidP="00E70F89">
      <w:pPr>
        <w:pStyle w:val="ListParagraph"/>
        <w:numPr>
          <w:ilvl w:val="0"/>
          <w:numId w:val="9"/>
        </w:numPr>
        <w:jc w:val="both"/>
        <w:rPr>
          <w:rFonts w:ascii="Times New Roman" w:hAnsi="Times New Roman" w:cs="Times New Roman"/>
          <w:sz w:val="24"/>
          <w:szCs w:val="24"/>
        </w:rPr>
      </w:pPr>
      <w:r w:rsidRPr="00723024">
        <w:rPr>
          <w:rFonts w:ascii="Times New Roman" w:hAnsi="Times New Roman" w:cs="Times New Roman"/>
          <w:sz w:val="24"/>
          <w:szCs w:val="24"/>
        </w:rPr>
        <w:t xml:space="preserve">Contact </w:t>
      </w:r>
      <w:r w:rsidR="00C935E8">
        <w:rPr>
          <w:rFonts w:ascii="Times New Roman" w:hAnsi="Times New Roman" w:cs="Times New Roman"/>
          <w:sz w:val="24"/>
          <w:szCs w:val="24"/>
        </w:rPr>
        <w:t>POA’s</w:t>
      </w:r>
      <w:r w:rsidRPr="00723024">
        <w:rPr>
          <w:rFonts w:ascii="Times New Roman" w:hAnsi="Times New Roman" w:cs="Times New Roman"/>
          <w:sz w:val="24"/>
          <w:szCs w:val="24"/>
        </w:rPr>
        <w:t xml:space="preserve"> internal HR department </w:t>
      </w:r>
      <w:r w:rsidR="008A4686" w:rsidRPr="00723024">
        <w:rPr>
          <w:rFonts w:ascii="Times New Roman" w:hAnsi="Times New Roman" w:cs="Times New Roman"/>
          <w:sz w:val="24"/>
          <w:szCs w:val="24"/>
        </w:rPr>
        <w:t xml:space="preserve">at </w:t>
      </w:r>
      <w:hyperlink r:id="rId22" w:history="1">
        <w:r w:rsidR="008B3D1F" w:rsidRPr="0008133A">
          <w:rPr>
            <w:rStyle w:val="Hyperlink"/>
            <w:rFonts w:ascii="Times New Roman" w:hAnsi="Times New Roman" w:cs="Times New Roman"/>
            <w:sz w:val="24"/>
            <w:szCs w:val="24"/>
            <w:shd w:val="clear" w:color="auto" w:fill="FFFFFF"/>
          </w:rPr>
          <w:t>poahr@partners.net</w:t>
        </w:r>
      </w:hyperlink>
      <w:r w:rsidR="00895EE6" w:rsidRPr="00005E0C">
        <w:rPr>
          <w:rFonts w:ascii="Times New Roman" w:hAnsi="Times New Roman" w:cs="Times New Roman"/>
          <w:sz w:val="24"/>
          <w:szCs w:val="24"/>
        </w:rPr>
        <w:t>.</w:t>
      </w:r>
      <w:r w:rsidR="00EB05C3" w:rsidRPr="00723024">
        <w:rPr>
          <w:rFonts w:ascii="Times New Roman" w:hAnsi="Times New Roman" w:cs="Times New Roman"/>
          <w:sz w:val="24"/>
          <w:szCs w:val="24"/>
        </w:rPr>
        <w:t xml:space="preserve"> </w:t>
      </w:r>
    </w:p>
    <w:p w14:paraId="542C9C12" w14:textId="508862F1" w:rsidR="005E2C89" w:rsidRPr="002E5168" w:rsidRDefault="003051B5" w:rsidP="002E5168">
      <w:pPr>
        <w:pStyle w:val="ListParagraph"/>
        <w:numPr>
          <w:ilvl w:val="0"/>
          <w:numId w:val="29"/>
        </w:numPr>
        <w:jc w:val="both"/>
        <w:rPr>
          <w:rFonts w:ascii="Times New Roman" w:hAnsi="Times New Roman" w:cs="Times New Roman"/>
          <w:sz w:val="24"/>
          <w:szCs w:val="24"/>
        </w:rPr>
      </w:pPr>
      <w:r w:rsidRPr="002E5168">
        <w:rPr>
          <w:rFonts w:ascii="Times New Roman" w:hAnsi="Times New Roman" w:cs="Times New Roman"/>
          <w:sz w:val="24"/>
          <w:szCs w:val="24"/>
        </w:rPr>
        <w:t xml:space="preserve">If the </w:t>
      </w:r>
      <w:r w:rsidR="00684381" w:rsidRPr="002E5168">
        <w:rPr>
          <w:rFonts w:ascii="Times New Roman" w:hAnsi="Times New Roman" w:cs="Times New Roman"/>
          <w:sz w:val="24"/>
          <w:szCs w:val="24"/>
        </w:rPr>
        <w:t xml:space="preserve">reporter does not receive a response </w:t>
      </w:r>
      <w:r w:rsidR="00E576BA" w:rsidRPr="002E5168">
        <w:rPr>
          <w:rFonts w:ascii="Times New Roman" w:hAnsi="Times New Roman" w:cs="Times New Roman"/>
          <w:sz w:val="24"/>
          <w:szCs w:val="24"/>
        </w:rPr>
        <w:t xml:space="preserve">from </w:t>
      </w:r>
      <w:r w:rsidR="00D16F86" w:rsidRPr="002E5168">
        <w:rPr>
          <w:rFonts w:ascii="Times New Roman" w:hAnsi="Times New Roman" w:cs="Times New Roman"/>
          <w:sz w:val="24"/>
          <w:szCs w:val="24"/>
        </w:rPr>
        <w:t>one</w:t>
      </w:r>
      <w:r w:rsidR="00E576BA" w:rsidRPr="002E5168">
        <w:rPr>
          <w:rFonts w:ascii="Times New Roman" w:hAnsi="Times New Roman" w:cs="Times New Roman"/>
          <w:sz w:val="24"/>
          <w:szCs w:val="24"/>
        </w:rPr>
        <w:t xml:space="preserve"> of the </w:t>
      </w:r>
      <w:r w:rsidR="007B003E" w:rsidRPr="002E5168">
        <w:rPr>
          <w:rFonts w:ascii="Times New Roman" w:hAnsi="Times New Roman" w:cs="Times New Roman"/>
          <w:sz w:val="24"/>
          <w:szCs w:val="24"/>
        </w:rPr>
        <w:t xml:space="preserve">above </w:t>
      </w:r>
      <w:r w:rsidR="001D3CF2" w:rsidRPr="002E5168">
        <w:rPr>
          <w:rFonts w:ascii="Times New Roman" w:hAnsi="Times New Roman" w:cs="Times New Roman"/>
          <w:sz w:val="24"/>
          <w:szCs w:val="24"/>
        </w:rPr>
        <w:t xml:space="preserve">personnel within </w:t>
      </w:r>
      <w:r w:rsidR="00CA15DC" w:rsidRPr="002E5168">
        <w:rPr>
          <w:rFonts w:ascii="Times New Roman" w:hAnsi="Times New Roman" w:cs="Times New Roman"/>
          <w:sz w:val="24"/>
          <w:szCs w:val="24"/>
        </w:rPr>
        <w:t>t</w:t>
      </w:r>
      <w:r w:rsidR="000E1538" w:rsidRPr="002E5168">
        <w:rPr>
          <w:rFonts w:ascii="Times New Roman" w:hAnsi="Times New Roman" w:cs="Times New Roman"/>
          <w:sz w:val="24"/>
          <w:szCs w:val="24"/>
        </w:rPr>
        <w:t>hree</w:t>
      </w:r>
      <w:r w:rsidR="00FA25C6" w:rsidRPr="002E5168">
        <w:rPr>
          <w:rFonts w:ascii="Times New Roman" w:hAnsi="Times New Roman" w:cs="Times New Roman"/>
          <w:sz w:val="24"/>
          <w:szCs w:val="24"/>
        </w:rPr>
        <w:t xml:space="preserve"> business day</w:t>
      </w:r>
      <w:r w:rsidR="00217990" w:rsidRPr="002E5168">
        <w:rPr>
          <w:rFonts w:ascii="Times New Roman" w:hAnsi="Times New Roman" w:cs="Times New Roman"/>
          <w:sz w:val="24"/>
          <w:szCs w:val="24"/>
        </w:rPr>
        <w:t>s</w:t>
      </w:r>
      <w:r w:rsidR="00D16F86" w:rsidRPr="002E5168">
        <w:rPr>
          <w:rFonts w:ascii="Times New Roman" w:hAnsi="Times New Roman" w:cs="Times New Roman"/>
          <w:sz w:val="24"/>
          <w:szCs w:val="24"/>
        </w:rPr>
        <w:t>, they should immediately submit a re</w:t>
      </w:r>
      <w:r w:rsidR="00137C37" w:rsidRPr="002E5168">
        <w:rPr>
          <w:rFonts w:ascii="Times New Roman" w:hAnsi="Times New Roman" w:cs="Times New Roman"/>
          <w:sz w:val="24"/>
          <w:szCs w:val="24"/>
        </w:rPr>
        <w:t xml:space="preserve">port </w:t>
      </w:r>
      <w:r w:rsidR="00067529" w:rsidRPr="002E5168">
        <w:rPr>
          <w:rFonts w:ascii="Times New Roman" w:hAnsi="Times New Roman" w:cs="Times New Roman"/>
          <w:sz w:val="24"/>
          <w:szCs w:val="24"/>
        </w:rPr>
        <w:t xml:space="preserve">via another method listed above. </w:t>
      </w:r>
    </w:p>
    <w:p w14:paraId="440B449C" w14:textId="6BC1F0B3" w:rsidR="00134C0D" w:rsidRDefault="00134C0D" w:rsidP="00E70F89">
      <w:pPr>
        <w:jc w:val="both"/>
        <w:rPr>
          <w:rFonts w:ascii="Times New Roman" w:hAnsi="Times New Roman" w:cs="Times New Roman"/>
          <w:sz w:val="24"/>
          <w:szCs w:val="24"/>
        </w:rPr>
      </w:pPr>
      <w:r>
        <w:rPr>
          <w:rFonts w:ascii="Times New Roman" w:hAnsi="Times New Roman" w:cs="Times New Roman"/>
          <w:sz w:val="24"/>
          <w:szCs w:val="24"/>
        </w:rPr>
        <w:lastRenderedPageBreak/>
        <w:t xml:space="preserve">For </w:t>
      </w:r>
      <w:r w:rsidR="00994E1C">
        <w:rPr>
          <w:rFonts w:ascii="Times New Roman" w:hAnsi="Times New Roman" w:cs="Times New Roman"/>
          <w:sz w:val="24"/>
          <w:szCs w:val="24"/>
        </w:rPr>
        <w:t>Partner Organizations</w:t>
      </w:r>
      <w:r>
        <w:rPr>
          <w:rFonts w:ascii="Times New Roman" w:hAnsi="Times New Roman" w:cs="Times New Roman"/>
          <w:sz w:val="24"/>
          <w:szCs w:val="24"/>
        </w:rPr>
        <w:t>:</w:t>
      </w:r>
    </w:p>
    <w:p w14:paraId="6F238C1F" w14:textId="0BB6313B" w:rsidR="00E70F89" w:rsidRPr="00134C0D" w:rsidRDefault="0066519A" w:rsidP="00134C0D">
      <w:pPr>
        <w:pStyle w:val="ListParagraph"/>
        <w:numPr>
          <w:ilvl w:val="0"/>
          <w:numId w:val="28"/>
        </w:numPr>
        <w:jc w:val="both"/>
        <w:rPr>
          <w:rFonts w:ascii="Times New Roman" w:hAnsi="Times New Roman" w:cs="Times New Roman"/>
          <w:sz w:val="24"/>
          <w:szCs w:val="24"/>
        </w:rPr>
      </w:pPr>
      <w:r>
        <w:rPr>
          <w:rFonts w:ascii="Times New Roman" w:hAnsi="Times New Roman" w:cs="Times New Roman"/>
          <w:sz w:val="24"/>
          <w:szCs w:val="24"/>
        </w:rPr>
        <w:t xml:space="preserve">In accordance with Section </w:t>
      </w:r>
      <w:hyperlink w:anchor="_7.5_Complaints_about" w:history="1">
        <w:r w:rsidRPr="00340489">
          <w:rPr>
            <w:rStyle w:val="Hyperlink"/>
            <w:rFonts w:ascii="Times New Roman" w:hAnsi="Times New Roman" w:cs="Times New Roman"/>
            <w:sz w:val="24"/>
            <w:szCs w:val="24"/>
          </w:rPr>
          <w:t>7.5</w:t>
        </w:r>
        <w:r w:rsidR="00C15A0B" w:rsidRPr="00340489">
          <w:rPr>
            <w:rStyle w:val="Hyperlink"/>
            <w:rFonts w:ascii="Times New Roman" w:hAnsi="Times New Roman" w:cs="Times New Roman"/>
            <w:sz w:val="24"/>
            <w:szCs w:val="24"/>
          </w:rPr>
          <w:t xml:space="preserve"> Complaints about Partner Organizations</w:t>
        </w:r>
      </w:hyperlink>
      <w:r>
        <w:rPr>
          <w:rFonts w:ascii="Times New Roman" w:hAnsi="Times New Roman" w:cs="Times New Roman"/>
          <w:sz w:val="24"/>
          <w:szCs w:val="24"/>
        </w:rPr>
        <w:t xml:space="preserve">, </w:t>
      </w:r>
      <w:r w:rsidR="00FC6B30">
        <w:rPr>
          <w:rFonts w:ascii="Times New Roman" w:hAnsi="Times New Roman" w:cs="Times New Roman"/>
          <w:sz w:val="24"/>
          <w:szCs w:val="24"/>
        </w:rPr>
        <w:t>Partner Organizations</w:t>
      </w:r>
      <w:r w:rsidR="00D35BD0">
        <w:rPr>
          <w:rFonts w:ascii="Times New Roman" w:hAnsi="Times New Roman" w:cs="Times New Roman"/>
          <w:sz w:val="24"/>
          <w:szCs w:val="24"/>
        </w:rPr>
        <w:t xml:space="preserve"> with a contractual relationship to </w:t>
      </w:r>
      <w:r w:rsidR="00C935E8">
        <w:rPr>
          <w:rFonts w:ascii="Times New Roman" w:hAnsi="Times New Roman" w:cs="Times New Roman"/>
          <w:sz w:val="24"/>
          <w:szCs w:val="24"/>
        </w:rPr>
        <w:t>POA</w:t>
      </w:r>
      <w:r w:rsidR="00D35BD0">
        <w:rPr>
          <w:rFonts w:ascii="Times New Roman" w:hAnsi="Times New Roman" w:cs="Times New Roman"/>
          <w:sz w:val="24"/>
          <w:szCs w:val="24"/>
        </w:rPr>
        <w:t xml:space="preserve"> upon receiving a </w:t>
      </w:r>
      <w:r w:rsidR="004A06DB">
        <w:rPr>
          <w:rFonts w:ascii="Times New Roman" w:hAnsi="Times New Roman" w:cs="Times New Roman"/>
          <w:sz w:val="24"/>
          <w:szCs w:val="24"/>
        </w:rPr>
        <w:t xml:space="preserve">SEA violation report, should follow their organization policy. Notification of the </w:t>
      </w:r>
      <w:r w:rsidR="00502F39">
        <w:rPr>
          <w:rFonts w:ascii="Times New Roman" w:hAnsi="Times New Roman" w:cs="Times New Roman"/>
          <w:sz w:val="24"/>
          <w:szCs w:val="24"/>
        </w:rPr>
        <w:t xml:space="preserve">alleged </w:t>
      </w:r>
      <w:r w:rsidR="004A06DB">
        <w:rPr>
          <w:rFonts w:ascii="Times New Roman" w:hAnsi="Times New Roman" w:cs="Times New Roman"/>
          <w:sz w:val="24"/>
          <w:szCs w:val="24"/>
        </w:rPr>
        <w:t xml:space="preserve">SEA violation should be sent to </w:t>
      </w:r>
      <w:r w:rsidR="00C935E8">
        <w:rPr>
          <w:rFonts w:ascii="Times New Roman" w:hAnsi="Times New Roman" w:cs="Times New Roman"/>
          <w:sz w:val="24"/>
          <w:szCs w:val="24"/>
        </w:rPr>
        <w:t>POA’s</w:t>
      </w:r>
      <w:r w:rsidR="004A06DB">
        <w:rPr>
          <w:rFonts w:ascii="Times New Roman" w:hAnsi="Times New Roman" w:cs="Times New Roman"/>
          <w:sz w:val="24"/>
          <w:szCs w:val="24"/>
        </w:rPr>
        <w:t xml:space="preserve"> point of contact within three (3) business days. </w:t>
      </w:r>
    </w:p>
    <w:p w14:paraId="5B7F9357" w14:textId="658470C6" w:rsidR="00037787" w:rsidRPr="00C46FAA" w:rsidRDefault="00037787" w:rsidP="00C46FAA">
      <w:pPr>
        <w:jc w:val="both"/>
        <w:rPr>
          <w:rFonts w:ascii="Times New Roman" w:hAnsi="Times New Roman" w:cs="Times New Roman"/>
          <w:sz w:val="28"/>
          <w:szCs w:val="28"/>
        </w:rPr>
      </w:pPr>
      <w:r w:rsidRPr="19D82217">
        <w:rPr>
          <w:rFonts w:ascii="Times New Roman" w:hAnsi="Times New Roman" w:cs="Times New Roman"/>
          <w:sz w:val="24"/>
          <w:szCs w:val="24"/>
        </w:rPr>
        <w:t>Malicious reporting of SEA with the intention of harming another person’s integrity or reputation amounts to misconduct and is subject to disciplinary action. This is distinct from reports made in good faith based on the judgment and information available at the time of the report, which may not be confirmed by an investigation.</w:t>
      </w:r>
      <w:r w:rsidR="00A431CD">
        <w:rPr>
          <w:rFonts w:ascii="Times New Roman" w:hAnsi="Times New Roman" w:cs="Times New Roman"/>
          <w:sz w:val="24"/>
          <w:szCs w:val="24"/>
        </w:rPr>
        <w:t xml:space="preserve"> </w:t>
      </w:r>
    </w:p>
    <w:p w14:paraId="00176A5F" w14:textId="1FE252A2" w:rsidR="005E38DD" w:rsidRPr="000C6651" w:rsidRDefault="008A26E5" w:rsidP="005E38DD">
      <w:pPr>
        <w:pStyle w:val="Heading2"/>
      </w:pPr>
      <w:bookmarkStart w:id="23" w:name="_Toc54279264"/>
      <w:r>
        <w:t>7</w:t>
      </w:r>
      <w:r w:rsidR="00D67B23">
        <w:t xml:space="preserve">.2 </w:t>
      </w:r>
      <w:r w:rsidR="005E38DD">
        <w:t>Response to a Report</w:t>
      </w:r>
      <w:bookmarkEnd w:id="23"/>
      <w:r w:rsidR="005E38DD">
        <w:t xml:space="preserve"> </w:t>
      </w:r>
    </w:p>
    <w:p w14:paraId="54154157" w14:textId="71AB232E" w:rsidR="00CB70A6" w:rsidRPr="0052043F" w:rsidRDefault="001360E1" w:rsidP="00CB70A6">
      <w:pPr>
        <w:jc w:val="both"/>
        <w:rPr>
          <w:rFonts w:ascii="Times New Roman" w:hAnsi="Times New Roman" w:cs="Times New Roman"/>
          <w:sz w:val="28"/>
          <w:szCs w:val="28"/>
        </w:rPr>
      </w:pPr>
      <w:r w:rsidRPr="785840DB">
        <w:rPr>
          <w:rFonts w:ascii="Times New Roman" w:hAnsi="Times New Roman" w:cs="Times New Roman"/>
          <w:sz w:val="24"/>
          <w:szCs w:val="24"/>
        </w:rPr>
        <w:t xml:space="preserve">Once </w:t>
      </w:r>
      <w:r w:rsidR="001A5FD9">
        <w:rPr>
          <w:rFonts w:ascii="Times New Roman" w:hAnsi="Times New Roman" w:cs="Times New Roman"/>
          <w:sz w:val="24"/>
          <w:szCs w:val="24"/>
        </w:rPr>
        <w:t>POA</w:t>
      </w:r>
      <w:r w:rsidR="007B4205" w:rsidRPr="785840DB">
        <w:rPr>
          <w:rFonts w:ascii="Times New Roman" w:hAnsi="Times New Roman" w:cs="Times New Roman"/>
          <w:sz w:val="24"/>
          <w:szCs w:val="24"/>
        </w:rPr>
        <w:t xml:space="preserve"> and</w:t>
      </w:r>
      <w:r w:rsidR="003871F5" w:rsidRPr="785840DB">
        <w:rPr>
          <w:rFonts w:ascii="Times New Roman" w:hAnsi="Times New Roman" w:cs="Times New Roman"/>
          <w:sz w:val="24"/>
          <w:szCs w:val="24"/>
        </w:rPr>
        <w:t>/or</w:t>
      </w:r>
      <w:r w:rsidR="007B4205" w:rsidRPr="785840DB">
        <w:rPr>
          <w:rFonts w:ascii="Times New Roman" w:hAnsi="Times New Roman" w:cs="Times New Roman"/>
          <w:sz w:val="24"/>
          <w:szCs w:val="24"/>
        </w:rPr>
        <w:t xml:space="preserve"> Foster Thomas </w:t>
      </w:r>
      <w:r w:rsidR="00B043A1" w:rsidRPr="785840DB">
        <w:rPr>
          <w:rFonts w:ascii="Times New Roman" w:hAnsi="Times New Roman" w:cs="Times New Roman"/>
          <w:sz w:val="24"/>
          <w:szCs w:val="24"/>
        </w:rPr>
        <w:t xml:space="preserve">receives </w:t>
      </w:r>
      <w:r w:rsidR="00ED6770" w:rsidRPr="785840DB">
        <w:rPr>
          <w:rFonts w:ascii="Times New Roman" w:hAnsi="Times New Roman" w:cs="Times New Roman"/>
          <w:sz w:val="24"/>
          <w:szCs w:val="24"/>
        </w:rPr>
        <w:t>an alleged SEA</w:t>
      </w:r>
      <w:r w:rsidR="00B043A1" w:rsidRPr="785840DB">
        <w:rPr>
          <w:rFonts w:ascii="Times New Roman" w:hAnsi="Times New Roman" w:cs="Times New Roman"/>
          <w:sz w:val="24"/>
          <w:szCs w:val="24"/>
        </w:rPr>
        <w:t xml:space="preserve"> report, </w:t>
      </w:r>
      <w:r w:rsidR="001A5FD9">
        <w:rPr>
          <w:rFonts w:ascii="Times New Roman" w:hAnsi="Times New Roman" w:cs="Times New Roman"/>
          <w:sz w:val="24"/>
          <w:szCs w:val="24"/>
        </w:rPr>
        <w:t>POA</w:t>
      </w:r>
      <w:r w:rsidR="00CB70A6" w:rsidRPr="785840DB">
        <w:rPr>
          <w:rFonts w:ascii="Times New Roman" w:hAnsi="Times New Roman" w:cs="Times New Roman"/>
          <w:sz w:val="24"/>
          <w:szCs w:val="24"/>
        </w:rPr>
        <w:t xml:space="preserve"> will consult with a 3</w:t>
      </w:r>
      <w:r w:rsidR="00CB70A6" w:rsidRPr="785840DB">
        <w:rPr>
          <w:rFonts w:ascii="Times New Roman" w:hAnsi="Times New Roman" w:cs="Times New Roman"/>
          <w:sz w:val="24"/>
          <w:szCs w:val="24"/>
          <w:vertAlign w:val="superscript"/>
        </w:rPr>
        <w:t>rd</w:t>
      </w:r>
      <w:r w:rsidR="00CB70A6" w:rsidRPr="785840DB">
        <w:rPr>
          <w:rFonts w:ascii="Times New Roman" w:hAnsi="Times New Roman" w:cs="Times New Roman"/>
          <w:sz w:val="24"/>
          <w:szCs w:val="24"/>
        </w:rPr>
        <w:t xml:space="preserve"> party firm to determine if a formal investigation is necessary, and if so, the 3</w:t>
      </w:r>
      <w:r w:rsidR="00CB70A6" w:rsidRPr="785840DB">
        <w:rPr>
          <w:rFonts w:ascii="Times New Roman" w:hAnsi="Times New Roman" w:cs="Times New Roman"/>
          <w:sz w:val="24"/>
          <w:szCs w:val="24"/>
          <w:vertAlign w:val="superscript"/>
        </w:rPr>
        <w:t>rd</w:t>
      </w:r>
      <w:r w:rsidR="00CB70A6" w:rsidRPr="785840DB">
        <w:rPr>
          <w:rFonts w:ascii="Times New Roman" w:hAnsi="Times New Roman" w:cs="Times New Roman"/>
          <w:sz w:val="24"/>
          <w:szCs w:val="24"/>
        </w:rPr>
        <w:t xml:space="preserve"> party firm will lead the investigation effort in coordination with </w:t>
      </w:r>
      <w:r w:rsidR="001A5FD9">
        <w:rPr>
          <w:rFonts w:ascii="Times New Roman" w:hAnsi="Times New Roman" w:cs="Times New Roman"/>
          <w:sz w:val="24"/>
          <w:szCs w:val="24"/>
        </w:rPr>
        <w:t>POA</w:t>
      </w:r>
      <w:r w:rsidR="00CB70A6" w:rsidRPr="785840DB">
        <w:rPr>
          <w:rFonts w:ascii="Times New Roman" w:hAnsi="Times New Roman" w:cs="Times New Roman"/>
          <w:sz w:val="24"/>
          <w:szCs w:val="24"/>
        </w:rPr>
        <w:t xml:space="preserve">. </w:t>
      </w:r>
      <w:r w:rsidR="001A5FD9">
        <w:rPr>
          <w:rFonts w:ascii="Times New Roman" w:hAnsi="Times New Roman" w:cs="Times New Roman"/>
          <w:sz w:val="24"/>
          <w:szCs w:val="24"/>
        </w:rPr>
        <w:t>POA’s</w:t>
      </w:r>
      <w:r w:rsidR="006B08AE" w:rsidRPr="785840DB">
        <w:rPr>
          <w:rFonts w:ascii="Times New Roman" w:hAnsi="Times New Roman" w:cs="Times New Roman"/>
          <w:sz w:val="24"/>
          <w:szCs w:val="24"/>
        </w:rPr>
        <w:t xml:space="preserve"> HR </w:t>
      </w:r>
      <w:r w:rsidR="00391095">
        <w:rPr>
          <w:rFonts w:ascii="Times New Roman" w:hAnsi="Times New Roman" w:cs="Times New Roman"/>
          <w:sz w:val="24"/>
          <w:szCs w:val="24"/>
        </w:rPr>
        <w:t xml:space="preserve">department </w:t>
      </w:r>
      <w:r w:rsidR="006B08AE" w:rsidRPr="785840DB">
        <w:rPr>
          <w:rFonts w:ascii="Times New Roman" w:hAnsi="Times New Roman" w:cs="Times New Roman"/>
          <w:sz w:val="24"/>
          <w:szCs w:val="24"/>
        </w:rPr>
        <w:t>will notify the complainant if an investigation is deemed necessary by the 3</w:t>
      </w:r>
      <w:r w:rsidR="006B08AE" w:rsidRPr="785840DB">
        <w:rPr>
          <w:rFonts w:ascii="Times New Roman" w:hAnsi="Times New Roman" w:cs="Times New Roman"/>
          <w:sz w:val="24"/>
          <w:szCs w:val="24"/>
          <w:vertAlign w:val="superscript"/>
        </w:rPr>
        <w:t>rd</w:t>
      </w:r>
      <w:r w:rsidR="006B08AE" w:rsidRPr="785840DB">
        <w:rPr>
          <w:rFonts w:ascii="Times New Roman" w:hAnsi="Times New Roman" w:cs="Times New Roman"/>
          <w:sz w:val="24"/>
          <w:szCs w:val="24"/>
        </w:rPr>
        <w:t xml:space="preserve"> party firm. </w:t>
      </w:r>
      <w:r w:rsidR="003C36A4" w:rsidRPr="785840DB">
        <w:rPr>
          <w:rFonts w:ascii="Times New Roman" w:hAnsi="Times New Roman" w:cs="Times New Roman"/>
          <w:sz w:val="24"/>
          <w:szCs w:val="24"/>
        </w:rPr>
        <w:t xml:space="preserve">Foster Thomas, </w:t>
      </w:r>
      <w:r w:rsidR="00391095">
        <w:rPr>
          <w:rFonts w:ascii="Times New Roman" w:hAnsi="Times New Roman" w:cs="Times New Roman"/>
          <w:sz w:val="24"/>
          <w:szCs w:val="24"/>
        </w:rPr>
        <w:t>POA’s</w:t>
      </w:r>
      <w:r w:rsidR="003C36A4" w:rsidRPr="785840DB">
        <w:rPr>
          <w:rFonts w:ascii="Times New Roman" w:hAnsi="Times New Roman" w:cs="Times New Roman"/>
          <w:sz w:val="24"/>
          <w:szCs w:val="24"/>
        </w:rPr>
        <w:t xml:space="preserve"> HR department, and any supervisors that receive a report are expected to notify the 3</w:t>
      </w:r>
      <w:r w:rsidR="003C36A4" w:rsidRPr="785840DB">
        <w:rPr>
          <w:rFonts w:ascii="Times New Roman" w:hAnsi="Times New Roman" w:cs="Times New Roman"/>
          <w:sz w:val="24"/>
          <w:szCs w:val="24"/>
          <w:vertAlign w:val="superscript"/>
        </w:rPr>
        <w:t>rd</w:t>
      </w:r>
      <w:r w:rsidR="003C36A4" w:rsidRPr="785840DB">
        <w:rPr>
          <w:rFonts w:ascii="Times New Roman" w:hAnsi="Times New Roman" w:cs="Times New Roman"/>
          <w:sz w:val="24"/>
          <w:szCs w:val="24"/>
        </w:rPr>
        <w:t xml:space="preserve"> party firm within three (3) business days. </w:t>
      </w:r>
      <w:r w:rsidR="39C7C880" w:rsidRPr="785840DB">
        <w:rPr>
          <w:rFonts w:ascii="Times New Roman" w:hAnsi="Times New Roman" w:cs="Times New Roman"/>
          <w:sz w:val="24"/>
          <w:szCs w:val="24"/>
        </w:rPr>
        <w:t>The</w:t>
      </w:r>
      <w:r w:rsidR="25D1E9F0" w:rsidRPr="785840DB">
        <w:rPr>
          <w:rFonts w:ascii="Times New Roman" w:hAnsi="Times New Roman" w:cs="Times New Roman"/>
          <w:sz w:val="24"/>
          <w:szCs w:val="24"/>
        </w:rPr>
        <w:t xml:space="preserve"> 3</w:t>
      </w:r>
      <w:r w:rsidR="25D1E9F0" w:rsidRPr="785840DB">
        <w:rPr>
          <w:rFonts w:ascii="Times New Roman" w:hAnsi="Times New Roman" w:cs="Times New Roman"/>
          <w:sz w:val="24"/>
          <w:szCs w:val="24"/>
          <w:vertAlign w:val="superscript"/>
        </w:rPr>
        <w:t>rd</w:t>
      </w:r>
      <w:r w:rsidR="25D1E9F0" w:rsidRPr="785840DB">
        <w:rPr>
          <w:rFonts w:ascii="Times New Roman" w:hAnsi="Times New Roman" w:cs="Times New Roman"/>
          <w:sz w:val="24"/>
          <w:szCs w:val="24"/>
        </w:rPr>
        <w:t xml:space="preserve"> party firm </w:t>
      </w:r>
      <w:r w:rsidR="732A8CDD" w:rsidRPr="785840DB">
        <w:rPr>
          <w:rFonts w:ascii="Times New Roman" w:hAnsi="Times New Roman" w:cs="Times New Roman"/>
          <w:sz w:val="24"/>
          <w:szCs w:val="24"/>
        </w:rPr>
        <w:t>is</w:t>
      </w:r>
      <w:r w:rsidR="25D1E9F0" w:rsidRPr="785840DB">
        <w:rPr>
          <w:rFonts w:ascii="Times New Roman" w:hAnsi="Times New Roman" w:cs="Times New Roman"/>
          <w:sz w:val="24"/>
          <w:szCs w:val="24"/>
        </w:rPr>
        <w:t xml:space="preserve"> expected to convene a meeting to review the report within three (3) business days of receipt. </w:t>
      </w:r>
      <w:r w:rsidR="0E9A6D14" w:rsidRPr="785840DB">
        <w:rPr>
          <w:rFonts w:ascii="Times New Roman" w:hAnsi="Times New Roman" w:cs="Times New Roman"/>
          <w:sz w:val="24"/>
          <w:szCs w:val="24"/>
        </w:rPr>
        <w:t>They</w:t>
      </w:r>
      <w:r w:rsidR="003C36A4" w:rsidRPr="785840DB">
        <w:rPr>
          <w:rFonts w:ascii="Times New Roman" w:hAnsi="Times New Roman" w:cs="Times New Roman"/>
          <w:sz w:val="24"/>
          <w:szCs w:val="24"/>
        </w:rPr>
        <w:t xml:space="preserve"> will then review the circumstances of the incident and develop a response plan accordingly</w:t>
      </w:r>
      <w:r w:rsidR="0E9A6D14" w:rsidRPr="785840DB">
        <w:rPr>
          <w:rFonts w:ascii="Times New Roman" w:hAnsi="Times New Roman" w:cs="Times New Roman"/>
          <w:sz w:val="24"/>
          <w:szCs w:val="24"/>
        </w:rPr>
        <w:t>.</w:t>
      </w:r>
      <w:r w:rsidR="003C36A4" w:rsidRPr="785840DB">
        <w:rPr>
          <w:rFonts w:ascii="Times New Roman" w:hAnsi="Times New Roman" w:cs="Times New Roman"/>
          <w:sz w:val="24"/>
          <w:szCs w:val="24"/>
        </w:rPr>
        <w:t xml:space="preserve"> </w:t>
      </w:r>
      <w:r w:rsidR="009D7CE6" w:rsidRPr="785840DB">
        <w:rPr>
          <w:rFonts w:ascii="Times New Roman" w:hAnsi="Times New Roman" w:cs="Times New Roman"/>
          <w:sz w:val="24"/>
          <w:szCs w:val="24"/>
        </w:rPr>
        <w:t xml:space="preserve">If </w:t>
      </w:r>
      <w:r w:rsidR="00391095">
        <w:rPr>
          <w:rFonts w:ascii="Times New Roman" w:hAnsi="Times New Roman" w:cs="Times New Roman"/>
          <w:sz w:val="24"/>
          <w:szCs w:val="24"/>
        </w:rPr>
        <w:t>POA</w:t>
      </w:r>
      <w:r w:rsidR="009D7CE6" w:rsidRPr="785840DB">
        <w:rPr>
          <w:rFonts w:ascii="Times New Roman" w:hAnsi="Times New Roman" w:cs="Times New Roman"/>
          <w:sz w:val="24"/>
          <w:szCs w:val="24"/>
        </w:rPr>
        <w:t xml:space="preserve"> and/or the 3</w:t>
      </w:r>
      <w:r w:rsidR="009D7CE6" w:rsidRPr="785840DB">
        <w:rPr>
          <w:rFonts w:ascii="Times New Roman" w:hAnsi="Times New Roman" w:cs="Times New Roman"/>
          <w:sz w:val="24"/>
          <w:szCs w:val="24"/>
          <w:vertAlign w:val="superscript"/>
        </w:rPr>
        <w:t>rd</w:t>
      </w:r>
      <w:r w:rsidR="009D7CE6" w:rsidRPr="785840DB">
        <w:rPr>
          <w:rFonts w:ascii="Times New Roman" w:hAnsi="Times New Roman" w:cs="Times New Roman"/>
          <w:sz w:val="24"/>
          <w:szCs w:val="24"/>
        </w:rPr>
        <w:t xml:space="preserve"> party firm believe that there are any serious or imminent threats to the safety of the report’s subject, appropriate action will be taken immediately to ensure the individuals safety. </w:t>
      </w:r>
      <w:r w:rsidR="00391095">
        <w:rPr>
          <w:rFonts w:ascii="Times New Roman" w:hAnsi="Times New Roman" w:cs="Times New Roman"/>
          <w:sz w:val="24"/>
          <w:szCs w:val="24"/>
        </w:rPr>
        <w:t>POA’s</w:t>
      </w:r>
      <w:r w:rsidR="00CB70A6" w:rsidRPr="785840DB">
        <w:rPr>
          <w:rFonts w:ascii="Times New Roman" w:hAnsi="Times New Roman" w:cs="Times New Roman"/>
          <w:sz w:val="24"/>
          <w:szCs w:val="24"/>
        </w:rPr>
        <w:t xml:space="preserve"> HR department will continuously update the complainant regarding the status of the investigation.</w:t>
      </w:r>
      <w:r w:rsidR="001207A1" w:rsidRPr="785840DB">
        <w:rPr>
          <w:rFonts w:ascii="Times New Roman" w:hAnsi="Times New Roman" w:cs="Times New Roman"/>
          <w:sz w:val="24"/>
          <w:szCs w:val="24"/>
        </w:rPr>
        <w:t xml:space="preserve"> </w:t>
      </w:r>
    </w:p>
    <w:p w14:paraId="22E2C88E" w14:textId="6A605862" w:rsidR="7E6F89F9" w:rsidRDefault="7E6F89F9" w:rsidP="4EFEE3F2">
      <w:pPr>
        <w:jc w:val="both"/>
        <w:rPr>
          <w:rFonts w:ascii="Times New Roman" w:hAnsi="Times New Roman" w:cs="Times New Roman"/>
          <w:sz w:val="24"/>
          <w:szCs w:val="24"/>
        </w:rPr>
      </w:pPr>
      <w:r w:rsidRPr="785840DB">
        <w:rPr>
          <w:rFonts w:ascii="Times New Roman" w:hAnsi="Times New Roman" w:cs="Times New Roman"/>
          <w:sz w:val="24"/>
          <w:szCs w:val="24"/>
        </w:rPr>
        <w:t>In the absence of a 3</w:t>
      </w:r>
      <w:r w:rsidRPr="785840DB">
        <w:rPr>
          <w:rFonts w:ascii="Times New Roman" w:hAnsi="Times New Roman" w:cs="Times New Roman"/>
          <w:sz w:val="24"/>
          <w:szCs w:val="24"/>
          <w:vertAlign w:val="superscript"/>
        </w:rPr>
        <w:t>rd</w:t>
      </w:r>
      <w:r w:rsidRPr="785840DB">
        <w:rPr>
          <w:rFonts w:ascii="Times New Roman" w:hAnsi="Times New Roman" w:cs="Times New Roman"/>
          <w:sz w:val="24"/>
          <w:szCs w:val="24"/>
        </w:rPr>
        <w:t xml:space="preserve"> party firm, POA will designate </w:t>
      </w:r>
      <w:r w:rsidR="6D35E7FB" w:rsidRPr="785840DB">
        <w:rPr>
          <w:rFonts w:ascii="Times New Roman" w:hAnsi="Times New Roman" w:cs="Times New Roman"/>
          <w:sz w:val="24"/>
          <w:szCs w:val="24"/>
        </w:rPr>
        <w:t>a minimum of two</w:t>
      </w:r>
      <w:r w:rsidRPr="785840DB">
        <w:rPr>
          <w:rFonts w:ascii="Times New Roman" w:hAnsi="Times New Roman" w:cs="Times New Roman"/>
          <w:sz w:val="24"/>
          <w:szCs w:val="24"/>
        </w:rPr>
        <w:t xml:space="preserve"> </w:t>
      </w:r>
      <w:r w:rsidR="2AF7495D" w:rsidRPr="785840DB">
        <w:rPr>
          <w:rFonts w:ascii="Times New Roman" w:hAnsi="Times New Roman" w:cs="Times New Roman"/>
          <w:sz w:val="24"/>
          <w:szCs w:val="24"/>
        </w:rPr>
        <w:t>member</w:t>
      </w:r>
      <w:r w:rsidR="46F5E004" w:rsidRPr="785840DB">
        <w:rPr>
          <w:rFonts w:ascii="Times New Roman" w:hAnsi="Times New Roman" w:cs="Times New Roman"/>
          <w:sz w:val="24"/>
          <w:szCs w:val="24"/>
        </w:rPr>
        <w:t>s</w:t>
      </w:r>
      <w:r w:rsidR="2AF7495D" w:rsidRPr="785840DB">
        <w:rPr>
          <w:rFonts w:ascii="Times New Roman" w:hAnsi="Times New Roman" w:cs="Times New Roman"/>
          <w:sz w:val="24"/>
          <w:szCs w:val="24"/>
        </w:rPr>
        <w:t xml:space="preserve"> of the Board of Directors </w:t>
      </w:r>
      <w:r w:rsidR="30C2F55A" w:rsidRPr="785840DB">
        <w:rPr>
          <w:rFonts w:ascii="Times New Roman" w:hAnsi="Times New Roman" w:cs="Times New Roman"/>
          <w:sz w:val="24"/>
          <w:szCs w:val="24"/>
        </w:rPr>
        <w:t xml:space="preserve">to serve </w:t>
      </w:r>
      <w:r w:rsidR="6A48AAB4" w:rsidRPr="785840DB">
        <w:rPr>
          <w:rFonts w:ascii="Times New Roman" w:hAnsi="Times New Roman" w:cs="Times New Roman"/>
          <w:sz w:val="24"/>
          <w:szCs w:val="24"/>
        </w:rPr>
        <w:t>in</w:t>
      </w:r>
      <w:r w:rsidR="2AF7495D" w:rsidRPr="785840DB">
        <w:rPr>
          <w:rFonts w:ascii="Times New Roman" w:hAnsi="Times New Roman" w:cs="Times New Roman"/>
          <w:sz w:val="24"/>
          <w:szCs w:val="24"/>
        </w:rPr>
        <w:t xml:space="preserve"> the POA Compliance </w:t>
      </w:r>
      <w:r w:rsidR="6579AE87" w:rsidRPr="785840DB">
        <w:rPr>
          <w:rFonts w:ascii="Times New Roman" w:hAnsi="Times New Roman" w:cs="Times New Roman"/>
          <w:sz w:val="24"/>
          <w:szCs w:val="24"/>
        </w:rPr>
        <w:t>Committee</w:t>
      </w:r>
      <w:r w:rsidR="2AF7495D" w:rsidRPr="785840DB">
        <w:rPr>
          <w:rFonts w:ascii="Times New Roman" w:hAnsi="Times New Roman" w:cs="Times New Roman"/>
          <w:sz w:val="24"/>
          <w:szCs w:val="24"/>
        </w:rPr>
        <w:t xml:space="preserve"> </w:t>
      </w:r>
      <w:r w:rsidR="642CAFE8" w:rsidRPr="785840DB">
        <w:rPr>
          <w:rFonts w:ascii="Times New Roman" w:hAnsi="Times New Roman" w:cs="Times New Roman"/>
          <w:sz w:val="24"/>
          <w:szCs w:val="24"/>
        </w:rPr>
        <w:t xml:space="preserve">who </w:t>
      </w:r>
      <w:r w:rsidR="2AF7495D" w:rsidRPr="785840DB">
        <w:rPr>
          <w:rFonts w:ascii="Times New Roman" w:hAnsi="Times New Roman" w:cs="Times New Roman"/>
          <w:sz w:val="24"/>
          <w:szCs w:val="24"/>
        </w:rPr>
        <w:t xml:space="preserve">will be available to investigate good faith disclosures or reports of any wrongdoing, including anonymously or confidentially. </w:t>
      </w:r>
      <w:r w:rsidR="08CDA874" w:rsidRPr="785840DB">
        <w:rPr>
          <w:rFonts w:ascii="Times New Roman" w:hAnsi="Times New Roman" w:cs="Times New Roman"/>
          <w:sz w:val="24"/>
          <w:szCs w:val="24"/>
        </w:rPr>
        <w:t xml:space="preserve">The POA Compliance Committee will lead an investigation, with </w:t>
      </w:r>
      <w:r w:rsidR="6BEA3C78" w:rsidRPr="785840DB">
        <w:rPr>
          <w:rFonts w:ascii="Times New Roman" w:hAnsi="Times New Roman" w:cs="Times New Roman"/>
          <w:sz w:val="24"/>
          <w:szCs w:val="24"/>
        </w:rPr>
        <w:t xml:space="preserve">outside advisory </w:t>
      </w:r>
      <w:r w:rsidR="08CDA874" w:rsidRPr="785840DB">
        <w:rPr>
          <w:rFonts w:ascii="Times New Roman" w:hAnsi="Times New Roman" w:cs="Times New Roman"/>
          <w:sz w:val="24"/>
          <w:szCs w:val="24"/>
        </w:rPr>
        <w:t>consultat</w:t>
      </w:r>
      <w:r w:rsidR="13043A14" w:rsidRPr="785840DB">
        <w:rPr>
          <w:rFonts w:ascii="Times New Roman" w:hAnsi="Times New Roman" w:cs="Times New Roman"/>
          <w:sz w:val="24"/>
          <w:szCs w:val="24"/>
        </w:rPr>
        <w:t>ion</w:t>
      </w:r>
      <w:r w:rsidR="08CDA874" w:rsidRPr="785840DB">
        <w:rPr>
          <w:rFonts w:ascii="Times New Roman" w:hAnsi="Times New Roman" w:cs="Times New Roman"/>
          <w:sz w:val="24"/>
          <w:szCs w:val="24"/>
        </w:rPr>
        <w:t xml:space="preserve"> provided as needed</w:t>
      </w:r>
      <w:r w:rsidR="39671721" w:rsidRPr="785840DB">
        <w:rPr>
          <w:rFonts w:ascii="Times New Roman" w:hAnsi="Times New Roman" w:cs="Times New Roman"/>
          <w:sz w:val="24"/>
          <w:szCs w:val="24"/>
        </w:rPr>
        <w:t>.</w:t>
      </w:r>
      <w:r w:rsidR="2AF7495D" w:rsidRPr="785840DB">
        <w:rPr>
          <w:rFonts w:ascii="Times New Roman" w:hAnsi="Times New Roman" w:cs="Times New Roman"/>
          <w:sz w:val="24"/>
          <w:szCs w:val="24"/>
        </w:rPr>
        <w:t xml:space="preserve"> </w:t>
      </w:r>
      <w:r w:rsidR="5859AC0C" w:rsidRPr="785840DB">
        <w:rPr>
          <w:rFonts w:ascii="Times New Roman" w:hAnsi="Times New Roman" w:cs="Times New Roman"/>
          <w:sz w:val="24"/>
          <w:szCs w:val="24"/>
        </w:rPr>
        <w:t xml:space="preserve">Based on the consultation and investigation, the POA Compliance Committee will render a decision on how to respond and what actions, </w:t>
      </w:r>
      <w:r w:rsidR="33BF34E3" w:rsidRPr="785840DB">
        <w:rPr>
          <w:rFonts w:ascii="Times New Roman" w:hAnsi="Times New Roman" w:cs="Times New Roman"/>
          <w:sz w:val="24"/>
          <w:szCs w:val="24"/>
        </w:rPr>
        <w:t>if any, to take</w:t>
      </w:r>
      <w:r w:rsidR="5859AC0C" w:rsidRPr="785840DB">
        <w:rPr>
          <w:rFonts w:ascii="Times New Roman" w:hAnsi="Times New Roman" w:cs="Times New Roman"/>
          <w:sz w:val="24"/>
          <w:szCs w:val="24"/>
        </w:rPr>
        <w:t xml:space="preserve">. </w:t>
      </w:r>
      <w:r w:rsidR="6F379FE1" w:rsidRPr="785840DB">
        <w:rPr>
          <w:rFonts w:ascii="Times New Roman" w:hAnsi="Times New Roman" w:cs="Times New Roman"/>
          <w:sz w:val="24"/>
          <w:szCs w:val="24"/>
        </w:rPr>
        <w:t>No</w:t>
      </w:r>
      <w:r w:rsidR="111F1B04" w:rsidRPr="785840DB">
        <w:rPr>
          <w:rFonts w:ascii="Times New Roman" w:hAnsi="Times New Roman" w:cs="Times New Roman"/>
          <w:sz w:val="24"/>
          <w:szCs w:val="24"/>
        </w:rPr>
        <w:t xml:space="preserve"> prior experience in a legal or investigative field is necessary</w:t>
      </w:r>
      <w:r w:rsidR="17C60177" w:rsidRPr="785840DB">
        <w:rPr>
          <w:rFonts w:ascii="Times New Roman" w:hAnsi="Times New Roman" w:cs="Times New Roman"/>
          <w:sz w:val="24"/>
          <w:szCs w:val="24"/>
        </w:rPr>
        <w:t xml:space="preserve"> to serve on the committee</w:t>
      </w:r>
      <w:r w:rsidR="6F379FE1" w:rsidRPr="785840DB">
        <w:rPr>
          <w:rFonts w:ascii="Times New Roman" w:hAnsi="Times New Roman" w:cs="Times New Roman"/>
          <w:sz w:val="24"/>
          <w:szCs w:val="24"/>
        </w:rPr>
        <w:t>.</w:t>
      </w:r>
      <w:r w:rsidR="111F1B04" w:rsidRPr="785840DB">
        <w:rPr>
          <w:rFonts w:ascii="Times New Roman" w:hAnsi="Times New Roman" w:cs="Times New Roman"/>
          <w:sz w:val="24"/>
          <w:szCs w:val="24"/>
        </w:rPr>
        <w:t xml:space="preserve"> However, POA will allocate funds to support training for the Compliance </w:t>
      </w:r>
      <w:r w:rsidR="3629EA11" w:rsidRPr="785840DB">
        <w:rPr>
          <w:rFonts w:ascii="Times New Roman" w:hAnsi="Times New Roman" w:cs="Times New Roman"/>
          <w:sz w:val="24"/>
          <w:szCs w:val="24"/>
        </w:rPr>
        <w:t>Committee</w:t>
      </w:r>
      <w:r w:rsidR="26AEFFDE" w:rsidRPr="785840DB">
        <w:rPr>
          <w:rFonts w:ascii="Times New Roman" w:hAnsi="Times New Roman" w:cs="Times New Roman"/>
          <w:sz w:val="24"/>
          <w:szCs w:val="24"/>
        </w:rPr>
        <w:t xml:space="preserve">. </w:t>
      </w:r>
      <w:r w:rsidR="6F379FE1" w:rsidRPr="785840DB">
        <w:rPr>
          <w:rFonts w:ascii="Times New Roman" w:hAnsi="Times New Roman" w:cs="Times New Roman"/>
          <w:sz w:val="24"/>
          <w:szCs w:val="24"/>
        </w:rPr>
        <w:t xml:space="preserve"> </w:t>
      </w:r>
    </w:p>
    <w:p w14:paraId="0FC601E9" w14:textId="4475BE71" w:rsidR="00B5714F" w:rsidRPr="000C6651" w:rsidRDefault="008A26E5" w:rsidP="00B5714F">
      <w:pPr>
        <w:pStyle w:val="Heading2"/>
      </w:pPr>
      <w:bookmarkStart w:id="24" w:name="_Toc54279265"/>
      <w:r>
        <w:t>7</w:t>
      </w:r>
      <w:r w:rsidR="00263D21">
        <w:t>.</w:t>
      </w:r>
      <w:r w:rsidR="0009154E">
        <w:t>3</w:t>
      </w:r>
      <w:r w:rsidR="00B5714F">
        <w:t xml:space="preserve"> Confidentially</w:t>
      </w:r>
      <w:bookmarkEnd w:id="24"/>
      <w:r w:rsidR="00B5714F">
        <w:t xml:space="preserve">  </w:t>
      </w:r>
    </w:p>
    <w:p w14:paraId="2DEE0837" w14:textId="108F4781" w:rsidR="00C9209B" w:rsidRDefault="00046220" w:rsidP="00C9209B">
      <w:pPr>
        <w:jc w:val="both"/>
        <w:rPr>
          <w:rFonts w:ascii="Times New Roman" w:hAnsi="Times New Roman" w:cs="Times New Roman"/>
          <w:sz w:val="24"/>
          <w:szCs w:val="24"/>
        </w:rPr>
      </w:pPr>
      <w:r>
        <w:rPr>
          <w:rFonts w:ascii="Times New Roman" w:hAnsi="Times New Roman" w:cs="Times New Roman"/>
          <w:sz w:val="24"/>
          <w:szCs w:val="24"/>
        </w:rPr>
        <w:t>POA</w:t>
      </w:r>
      <w:r w:rsidR="00C9209B" w:rsidRPr="68AD596C">
        <w:rPr>
          <w:rFonts w:ascii="Times New Roman" w:hAnsi="Times New Roman" w:cs="Times New Roman"/>
          <w:sz w:val="24"/>
          <w:szCs w:val="24"/>
        </w:rPr>
        <w:t xml:space="preserve"> understands due to the nature of incidents related to SEA; action must be taken immediately. SEA investigations will be carried out in a timely, fair, objective, and confidential </w:t>
      </w:r>
      <w:r w:rsidR="00C9209B" w:rsidRPr="68AD596C">
        <w:rPr>
          <w:rFonts w:ascii="Times New Roman" w:hAnsi="Times New Roman" w:cs="Times New Roman"/>
          <w:sz w:val="24"/>
          <w:szCs w:val="24"/>
        </w:rPr>
        <w:lastRenderedPageBreak/>
        <w:t>manner. This includes the use of appropriate interviewing practice with reports and witnesses. All information and documented evidence will be held securely and in the strictest confidence. The name of the complainant will not be revealed to the person(s) potentially implicated in the allegation or to any other person unless the individual personally authorizes the disclosure of their identity.</w:t>
      </w:r>
      <w:r w:rsidR="00C9209B">
        <w:t xml:space="preserve"> </w:t>
      </w:r>
    </w:p>
    <w:p w14:paraId="40810EA2" w14:textId="7B68F48B" w:rsidR="00E51C54" w:rsidRPr="00C46FAA" w:rsidRDefault="00E51C54" w:rsidP="00C46FAA">
      <w:pPr>
        <w:jc w:val="both"/>
        <w:rPr>
          <w:rFonts w:ascii="Times New Roman" w:hAnsi="Times New Roman" w:cs="Times New Roman"/>
          <w:sz w:val="24"/>
          <w:szCs w:val="24"/>
        </w:rPr>
      </w:pPr>
      <w:r w:rsidRPr="00C46FAA">
        <w:rPr>
          <w:rFonts w:ascii="Times New Roman" w:hAnsi="Times New Roman" w:cs="Times New Roman"/>
          <w:sz w:val="24"/>
          <w:szCs w:val="24"/>
        </w:rPr>
        <w:t xml:space="preserve">Every effort will be made to maintain confidentiality throughout the complaints process. Information that identifies individuals involved in a complaint will be limited to essential personnel and will not be shared further without obtaining the informed consent of those involved, except if someone’s life is at risk, a child is at risk, or as required by law in consultation with legal counsel and where safe to do so. Non-identifying information will be shared </w:t>
      </w:r>
      <w:r w:rsidR="00F62B35">
        <w:rPr>
          <w:rFonts w:ascii="Times New Roman" w:hAnsi="Times New Roman" w:cs="Times New Roman"/>
          <w:sz w:val="24"/>
          <w:szCs w:val="24"/>
        </w:rPr>
        <w:t xml:space="preserve">with </w:t>
      </w:r>
      <w:r w:rsidR="00660A51">
        <w:rPr>
          <w:rFonts w:ascii="Times New Roman" w:hAnsi="Times New Roman" w:cs="Times New Roman"/>
          <w:sz w:val="24"/>
          <w:szCs w:val="24"/>
        </w:rPr>
        <w:t xml:space="preserve">authorized people which will include the </w:t>
      </w:r>
      <w:r w:rsidR="004C67E5">
        <w:rPr>
          <w:rFonts w:ascii="Times New Roman" w:hAnsi="Times New Roman" w:cs="Times New Roman"/>
          <w:sz w:val="24"/>
          <w:szCs w:val="24"/>
        </w:rPr>
        <w:t>3</w:t>
      </w:r>
      <w:r w:rsidR="004C67E5" w:rsidRPr="004C67E5">
        <w:rPr>
          <w:rFonts w:ascii="Times New Roman" w:hAnsi="Times New Roman" w:cs="Times New Roman"/>
          <w:sz w:val="24"/>
          <w:szCs w:val="24"/>
          <w:vertAlign w:val="superscript"/>
        </w:rPr>
        <w:t>rd</w:t>
      </w:r>
      <w:r w:rsidR="004C67E5">
        <w:rPr>
          <w:rFonts w:ascii="Times New Roman" w:hAnsi="Times New Roman" w:cs="Times New Roman"/>
          <w:sz w:val="24"/>
          <w:szCs w:val="24"/>
        </w:rPr>
        <w:t xml:space="preserve"> party investigation firm</w:t>
      </w:r>
      <w:r w:rsidR="008E679E">
        <w:rPr>
          <w:rFonts w:ascii="Times New Roman" w:hAnsi="Times New Roman" w:cs="Times New Roman"/>
          <w:sz w:val="24"/>
          <w:szCs w:val="24"/>
        </w:rPr>
        <w:t xml:space="preserve">, </w:t>
      </w:r>
      <w:r w:rsidR="00046220">
        <w:rPr>
          <w:rFonts w:ascii="Times New Roman" w:hAnsi="Times New Roman" w:cs="Times New Roman"/>
          <w:sz w:val="24"/>
          <w:szCs w:val="24"/>
        </w:rPr>
        <w:t>POA’s</w:t>
      </w:r>
      <w:r w:rsidR="006C2F37">
        <w:rPr>
          <w:rFonts w:ascii="Times New Roman" w:hAnsi="Times New Roman" w:cs="Times New Roman"/>
          <w:sz w:val="24"/>
          <w:szCs w:val="24"/>
        </w:rPr>
        <w:t xml:space="preserve"> </w:t>
      </w:r>
      <w:r w:rsidR="008E679E">
        <w:rPr>
          <w:rFonts w:ascii="Times New Roman" w:hAnsi="Times New Roman" w:cs="Times New Roman"/>
          <w:sz w:val="24"/>
          <w:szCs w:val="24"/>
        </w:rPr>
        <w:t xml:space="preserve">HR </w:t>
      </w:r>
      <w:r w:rsidR="00A21238">
        <w:rPr>
          <w:rFonts w:ascii="Times New Roman" w:hAnsi="Times New Roman" w:cs="Times New Roman"/>
          <w:sz w:val="24"/>
          <w:szCs w:val="24"/>
        </w:rPr>
        <w:t xml:space="preserve">manager, </w:t>
      </w:r>
      <w:r w:rsidR="006C2F37">
        <w:rPr>
          <w:rFonts w:ascii="Times New Roman" w:hAnsi="Times New Roman" w:cs="Times New Roman"/>
          <w:sz w:val="24"/>
          <w:szCs w:val="24"/>
        </w:rPr>
        <w:t xml:space="preserve">Foster Thomas, </w:t>
      </w:r>
      <w:r w:rsidR="00A21238">
        <w:rPr>
          <w:rFonts w:ascii="Times New Roman" w:hAnsi="Times New Roman" w:cs="Times New Roman"/>
          <w:sz w:val="24"/>
          <w:szCs w:val="24"/>
        </w:rPr>
        <w:t>and local law enforcement if necessar</w:t>
      </w:r>
      <w:r w:rsidR="000671ED">
        <w:rPr>
          <w:rFonts w:ascii="Times New Roman" w:hAnsi="Times New Roman" w:cs="Times New Roman"/>
          <w:sz w:val="24"/>
          <w:szCs w:val="24"/>
        </w:rPr>
        <w:t>y.</w:t>
      </w:r>
      <w:r w:rsidRPr="00C46FAA">
        <w:rPr>
          <w:rFonts w:ascii="Times New Roman" w:hAnsi="Times New Roman" w:cs="Times New Roman"/>
          <w:sz w:val="24"/>
          <w:szCs w:val="24"/>
        </w:rPr>
        <w:t xml:space="preserve"> </w:t>
      </w:r>
    </w:p>
    <w:p w14:paraId="7D6A5BE1" w14:textId="38EEB75B" w:rsidR="00EC225F" w:rsidRPr="00F00F62" w:rsidRDefault="00EC225F" w:rsidP="00EC225F">
      <w:pPr>
        <w:jc w:val="both"/>
        <w:rPr>
          <w:rFonts w:ascii="Times New Roman" w:hAnsi="Times New Roman" w:cs="Times New Roman"/>
          <w:sz w:val="24"/>
          <w:szCs w:val="24"/>
        </w:rPr>
      </w:pPr>
      <w:r w:rsidRPr="003B70F3">
        <w:rPr>
          <w:rFonts w:ascii="Times New Roman" w:hAnsi="Times New Roman" w:cs="Times New Roman"/>
          <w:sz w:val="24"/>
          <w:szCs w:val="24"/>
        </w:rPr>
        <w:t>All SEA-related information must be kept confidential</w:t>
      </w:r>
      <w:r>
        <w:rPr>
          <w:rFonts w:ascii="Times New Roman" w:hAnsi="Times New Roman" w:cs="Times New Roman"/>
          <w:sz w:val="24"/>
          <w:szCs w:val="24"/>
        </w:rPr>
        <w:t xml:space="preserve">, </w:t>
      </w:r>
      <w:r w:rsidRPr="003B70F3">
        <w:rPr>
          <w:rFonts w:ascii="Times New Roman" w:hAnsi="Times New Roman" w:cs="Times New Roman"/>
          <w:sz w:val="24"/>
          <w:szCs w:val="24"/>
        </w:rPr>
        <w:t>identities must be</w:t>
      </w:r>
      <w:r>
        <w:rPr>
          <w:rFonts w:ascii="Times New Roman" w:hAnsi="Times New Roman" w:cs="Times New Roman"/>
          <w:sz w:val="24"/>
          <w:szCs w:val="24"/>
        </w:rPr>
        <w:t xml:space="preserve"> </w:t>
      </w:r>
      <w:r w:rsidRPr="003B70F3">
        <w:rPr>
          <w:rFonts w:ascii="Times New Roman" w:hAnsi="Times New Roman" w:cs="Times New Roman"/>
          <w:sz w:val="24"/>
          <w:szCs w:val="24"/>
        </w:rPr>
        <w:t>protected</w:t>
      </w:r>
      <w:r w:rsidR="002B5A29">
        <w:rPr>
          <w:rFonts w:ascii="Times New Roman" w:hAnsi="Times New Roman" w:cs="Times New Roman"/>
          <w:sz w:val="24"/>
          <w:szCs w:val="24"/>
        </w:rPr>
        <w:t xml:space="preserve"> to the extent possibl</w:t>
      </w:r>
      <w:r w:rsidR="00440B35">
        <w:rPr>
          <w:rFonts w:ascii="Times New Roman" w:hAnsi="Times New Roman" w:cs="Times New Roman"/>
          <w:sz w:val="24"/>
          <w:szCs w:val="24"/>
        </w:rPr>
        <w:t>e</w:t>
      </w:r>
      <w:r w:rsidRPr="003B70F3">
        <w:rPr>
          <w:rFonts w:ascii="Times New Roman" w:hAnsi="Times New Roman" w:cs="Times New Roman"/>
          <w:sz w:val="24"/>
          <w:szCs w:val="24"/>
        </w:rPr>
        <w:t xml:space="preserve">, and personal information should be collected and </w:t>
      </w:r>
      <w:r>
        <w:rPr>
          <w:rFonts w:ascii="Times New Roman" w:hAnsi="Times New Roman" w:cs="Times New Roman"/>
          <w:sz w:val="24"/>
          <w:szCs w:val="24"/>
        </w:rPr>
        <w:t>s</w:t>
      </w:r>
      <w:r w:rsidRPr="003B70F3">
        <w:rPr>
          <w:rFonts w:ascii="Times New Roman" w:hAnsi="Times New Roman" w:cs="Times New Roman"/>
          <w:sz w:val="24"/>
          <w:szCs w:val="24"/>
        </w:rPr>
        <w:t xml:space="preserve">hared only </w:t>
      </w:r>
      <w:r w:rsidRPr="008211EE">
        <w:rPr>
          <w:rFonts w:ascii="Times New Roman" w:hAnsi="Times New Roman" w:cs="Times New Roman"/>
          <w:sz w:val="24"/>
          <w:szCs w:val="24"/>
        </w:rPr>
        <w:t>to</w:t>
      </w:r>
      <w:r>
        <w:rPr>
          <w:rFonts w:ascii="Times New Roman" w:hAnsi="Times New Roman" w:cs="Times New Roman"/>
          <w:sz w:val="24"/>
          <w:szCs w:val="24"/>
        </w:rPr>
        <w:t xml:space="preserve"> a limited number of authorized people for the purpose of </w:t>
      </w:r>
      <w:r w:rsidR="000C532D">
        <w:rPr>
          <w:rFonts w:ascii="Times New Roman" w:hAnsi="Times New Roman" w:cs="Times New Roman"/>
          <w:sz w:val="24"/>
          <w:szCs w:val="24"/>
        </w:rPr>
        <w:t>investigating</w:t>
      </w:r>
      <w:r>
        <w:rPr>
          <w:rFonts w:ascii="Times New Roman" w:hAnsi="Times New Roman" w:cs="Times New Roman"/>
          <w:sz w:val="24"/>
          <w:szCs w:val="24"/>
        </w:rPr>
        <w:t>.</w:t>
      </w:r>
    </w:p>
    <w:p w14:paraId="70B212B3" w14:textId="5BC487AD" w:rsidR="00E51C54" w:rsidRDefault="00E51C54" w:rsidP="00E51C54">
      <w:pPr>
        <w:jc w:val="both"/>
        <w:rPr>
          <w:rFonts w:ascii="Times New Roman" w:hAnsi="Times New Roman" w:cs="Times New Roman"/>
          <w:sz w:val="24"/>
          <w:szCs w:val="24"/>
        </w:rPr>
      </w:pPr>
      <w:r w:rsidRPr="00C46FAA">
        <w:rPr>
          <w:rFonts w:ascii="Times New Roman" w:hAnsi="Times New Roman" w:cs="Times New Roman"/>
          <w:sz w:val="24"/>
          <w:szCs w:val="24"/>
        </w:rPr>
        <w:t xml:space="preserve">Staff involved in the complaints process will be made aware of the importance of maintaining confidentiality and </w:t>
      </w:r>
      <w:r w:rsidR="00520406">
        <w:rPr>
          <w:rFonts w:ascii="Times New Roman" w:hAnsi="Times New Roman" w:cs="Times New Roman"/>
          <w:sz w:val="24"/>
          <w:szCs w:val="24"/>
        </w:rPr>
        <w:t>will</w:t>
      </w:r>
      <w:r w:rsidRPr="00C46FAA">
        <w:rPr>
          <w:rFonts w:ascii="Times New Roman" w:hAnsi="Times New Roman" w:cs="Times New Roman"/>
          <w:sz w:val="24"/>
          <w:szCs w:val="24"/>
        </w:rPr>
        <w:t xml:space="preserve"> be asked to sign a confidentiality agreement. Employees who breach confidentiality may be subject to disciplinary action up to and including termination of employment, and others who work with </w:t>
      </w:r>
      <w:r w:rsidR="00046220">
        <w:rPr>
          <w:rFonts w:ascii="Times New Roman" w:hAnsi="Times New Roman" w:cs="Times New Roman"/>
          <w:sz w:val="24"/>
          <w:szCs w:val="24"/>
        </w:rPr>
        <w:t>POA</w:t>
      </w:r>
      <w:r w:rsidRPr="00C46FAA">
        <w:rPr>
          <w:rFonts w:ascii="Times New Roman" w:hAnsi="Times New Roman" w:cs="Times New Roman"/>
          <w:sz w:val="24"/>
          <w:szCs w:val="24"/>
        </w:rPr>
        <w:t xml:space="preserve"> may have their relationship with </w:t>
      </w:r>
      <w:r w:rsidR="00046220">
        <w:rPr>
          <w:rFonts w:ascii="Times New Roman" w:hAnsi="Times New Roman" w:cs="Times New Roman"/>
          <w:sz w:val="24"/>
          <w:szCs w:val="24"/>
        </w:rPr>
        <w:t xml:space="preserve">POA </w:t>
      </w:r>
      <w:r w:rsidRPr="00C46FAA">
        <w:rPr>
          <w:rFonts w:ascii="Times New Roman" w:hAnsi="Times New Roman" w:cs="Times New Roman"/>
          <w:sz w:val="24"/>
          <w:szCs w:val="24"/>
        </w:rPr>
        <w:t>terminated. In some cases, such breaches may constitute breaking the law.</w:t>
      </w:r>
    </w:p>
    <w:p w14:paraId="65DE8C30" w14:textId="5206BFE0" w:rsidR="00627F12" w:rsidRPr="000C6651" w:rsidRDefault="008A26E5" w:rsidP="00627F12">
      <w:pPr>
        <w:pStyle w:val="Heading2"/>
      </w:pPr>
      <w:bookmarkStart w:id="25" w:name="_Toc54279266"/>
      <w:r>
        <w:t>7</w:t>
      </w:r>
      <w:r w:rsidR="00627F12">
        <w:t>.</w:t>
      </w:r>
      <w:r w:rsidR="0009154E">
        <w:t>4</w:t>
      </w:r>
      <w:r w:rsidR="00627F12">
        <w:t xml:space="preserve"> </w:t>
      </w:r>
      <w:r w:rsidR="00627F12" w:rsidRPr="00627F12">
        <w:t>Retaliation against Complainants</w:t>
      </w:r>
      <w:r w:rsidR="00E0154D">
        <w:t>,</w:t>
      </w:r>
      <w:r w:rsidR="00627F12" w:rsidRPr="00627F12">
        <w:t xml:space="preserve"> Witnesses</w:t>
      </w:r>
      <w:r w:rsidR="00E0154D">
        <w:t>, or Victims</w:t>
      </w:r>
      <w:bookmarkEnd w:id="25"/>
    </w:p>
    <w:p w14:paraId="181D20EF" w14:textId="0518A2B2" w:rsidR="00723024" w:rsidRPr="000E4AF5" w:rsidRDefault="00046220" w:rsidP="00723024">
      <w:pPr>
        <w:pStyle w:val="Default"/>
        <w:spacing w:line="276" w:lineRule="auto"/>
        <w:jc w:val="both"/>
        <w:rPr>
          <w:rFonts w:ascii="Times New Roman" w:hAnsi="Times New Roman" w:cs="Times New Roman"/>
        </w:rPr>
      </w:pPr>
      <w:r>
        <w:rPr>
          <w:rFonts w:ascii="Times New Roman" w:hAnsi="Times New Roman" w:cs="Times New Roman"/>
        </w:rPr>
        <w:t>POA</w:t>
      </w:r>
      <w:r w:rsidR="00A439C8" w:rsidRPr="68AD596C">
        <w:rPr>
          <w:rFonts w:ascii="Times New Roman" w:hAnsi="Times New Roman" w:cs="Times New Roman"/>
        </w:rPr>
        <w:t xml:space="preserve"> prohibits any retaliation against anyone who legitimately exercise</w:t>
      </w:r>
      <w:r w:rsidR="61F2B884" w:rsidRPr="68AD596C">
        <w:rPr>
          <w:rFonts w:ascii="Times New Roman" w:hAnsi="Times New Roman" w:cs="Times New Roman"/>
        </w:rPr>
        <w:t>s</w:t>
      </w:r>
      <w:r w:rsidR="00A439C8" w:rsidRPr="68AD596C">
        <w:rPr>
          <w:rFonts w:ascii="Times New Roman" w:hAnsi="Times New Roman" w:cs="Times New Roman"/>
        </w:rPr>
        <w:t xml:space="preserve"> their rights under this policy or who participates</w:t>
      </w:r>
      <w:r w:rsidR="00694D42" w:rsidRPr="68AD596C">
        <w:rPr>
          <w:rFonts w:ascii="Times New Roman" w:hAnsi="Times New Roman" w:cs="Times New Roman"/>
        </w:rPr>
        <w:t>/cooperates</w:t>
      </w:r>
      <w:r w:rsidR="00A439C8" w:rsidRPr="68AD596C">
        <w:rPr>
          <w:rFonts w:ascii="Times New Roman" w:hAnsi="Times New Roman" w:cs="Times New Roman"/>
        </w:rPr>
        <w:t xml:space="preserve"> in an investigation. There is to be no interference, coercion, discrimination, reprisal</w:t>
      </w:r>
      <w:r w:rsidR="7F768589" w:rsidRPr="68AD596C">
        <w:rPr>
          <w:rFonts w:ascii="Times New Roman" w:hAnsi="Times New Roman" w:cs="Times New Roman"/>
        </w:rPr>
        <w:t>,</w:t>
      </w:r>
      <w:r w:rsidR="00A439C8" w:rsidRPr="68AD596C">
        <w:rPr>
          <w:rFonts w:ascii="Times New Roman" w:hAnsi="Times New Roman" w:cs="Times New Roman"/>
        </w:rPr>
        <w:t xml:space="preserve"> or retaliation against any person for making a valid and truthful complaint or report of a violation. Anyone who believes they are being discriminated against because of legitimately filing a complaint or truthfully participating in an investigation should immediately </w:t>
      </w:r>
      <w:r w:rsidR="00723024" w:rsidRPr="68AD596C">
        <w:rPr>
          <w:rFonts w:ascii="Times New Roman" w:hAnsi="Times New Roman" w:cs="Times New Roman"/>
        </w:rPr>
        <w:t>file a report in one of the following ways:</w:t>
      </w:r>
    </w:p>
    <w:p w14:paraId="308522E1" w14:textId="77777777" w:rsidR="00723024" w:rsidRPr="000E4AF5" w:rsidRDefault="00723024" w:rsidP="00723024">
      <w:pPr>
        <w:pStyle w:val="Default"/>
        <w:spacing w:line="276" w:lineRule="auto"/>
        <w:jc w:val="both"/>
        <w:rPr>
          <w:rFonts w:ascii="Times New Roman" w:hAnsi="Times New Roman" w:cs="Times New Roman"/>
        </w:rPr>
      </w:pPr>
    </w:p>
    <w:p w14:paraId="7E97D219" w14:textId="6ADE912C" w:rsidR="00723024" w:rsidRPr="000E4AF5" w:rsidRDefault="00723024" w:rsidP="00723024">
      <w:pPr>
        <w:pStyle w:val="ListParagraph"/>
        <w:numPr>
          <w:ilvl w:val="0"/>
          <w:numId w:val="26"/>
        </w:numPr>
        <w:jc w:val="both"/>
        <w:rPr>
          <w:rFonts w:ascii="Times New Roman" w:hAnsi="Times New Roman" w:cs="Times New Roman"/>
          <w:color w:val="000000"/>
          <w:sz w:val="24"/>
          <w:szCs w:val="24"/>
        </w:rPr>
      </w:pPr>
      <w:r w:rsidRPr="68AD596C">
        <w:rPr>
          <w:rFonts w:ascii="Times New Roman" w:hAnsi="Times New Roman" w:cs="Times New Roman"/>
          <w:color w:val="000000" w:themeColor="text1"/>
          <w:sz w:val="24"/>
          <w:szCs w:val="24"/>
        </w:rPr>
        <w:t>Contact the immediate supervisor, program</w:t>
      </w:r>
      <w:r w:rsidR="00942A56" w:rsidRPr="68AD596C">
        <w:rPr>
          <w:rFonts w:ascii="Times New Roman" w:hAnsi="Times New Roman" w:cs="Times New Roman"/>
          <w:color w:val="000000" w:themeColor="text1"/>
          <w:sz w:val="24"/>
          <w:szCs w:val="24"/>
        </w:rPr>
        <w:t>,</w:t>
      </w:r>
      <w:r w:rsidRPr="68AD596C">
        <w:rPr>
          <w:rFonts w:ascii="Times New Roman" w:hAnsi="Times New Roman" w:cs="Times New Roman"/>
          <w:color w:val="000000" w:themeColor="text1"/>
          <w:sz w:val="24"/>
          <w:szCs w:val="24"/>
        </w:rPr>
        <w:t xml:space="preserve"> or country director of the alleged offender</w:t>
      </w:r>
      <w:r w:rsidR="3472237D" w:rsidRPr="68AD596C">
        <w:rPr>
          <w:rFonts w:ascii="Times New Roman" w:hAnsi="Times New Roman" w:cs="Times New Roman"/>
          <w:color w:val="000000" w:themeColor="text1"/>
          <w:sz w:val="24"/>
          <w:szCs w:val="24"/>
        </w:rPr>
        <w:t>.</w:t>
      </w:r>
    </w:p>
    <w:p w14:paraId="21640A69" w14:textId="30E26CB6" w:rsidR="00723024" w:rsidRPr="000E4AF5" w:rsidRDefault="00723024" w:rsidP="00723024">
      <w:pPr>
        <w:pStyle w:val="ListParagraph"/>
        <w:numPr>
          <w:ilvl w:val="0"/>
          <w:numId w:val="26"/>
        </w:numPr>
        <w:jc w:val="both"/>
        <w:rPr>
          <w:rFonts w:ascii="Times New Roman" w:hAnsi="Times New Roman" w:cs="Times New Roman"/>
          <w:color w:val="000000"/>
          <w:sz w:val="24"/>
          <w:szCs w:val="24"/>
        </w:rPr>
      </w:pPr>
      <w:r w:rsidRPr="000E4AF5">
        <w:rPr>
          <w:rFonts w:ascii="Times New Roman" w:hAnsi="Times New Roman" w:cs="Times New Roman"/>
          <w:color w:val="000000"/>
          <w:sz w:val="24"/>
          <w:szCs w:val="24"/>
        </w:rPr>
        <w:t xml:space="preserve">Contact </w:t>
      </w:r>
      <w:r w:rsidR="00982B52">
        <w:rPr>
          <w:rFonts w:ascii="Times New Roman" w:hAnsi="Times New Roman" w:cs="Times New Roman"/>
          <w:color w:val="000000"/>
          <w:sz w:val="24"/>
          <w:szCs w:val="24"/>
        </w:rPr>
        <w:t>POA’s</w:t>
      </w:r>
      <w:r w:rsidRPr="000E4AF5">
        <w:rPr>
          <w:rFonts w:ascii="Times New Roman" w:hAnsi="Times New Roman" w:cs="Times New Roman"/>
          <w:color w:val="000000"/>
          <w:sz w:val="24"/>
          <w:szCs w:val="24"/>
        </w:rPr>
        <w:t xml:space="preserve"> external and confidential hotline, Foster Thomas, at </w:t>
      </w:r>
      <w:r w:rsidR="00060D91">
        <w:rPr>
          <w:rFonts w:ascii="Times New Roman" w:hAnsi="Times New Roman" w:cs="Times New Roman"/>
          <w:color w:val="000000"/>
          <w:sz w:val="24"/>
          <w:szCs w:val="24"/>
        </w:rPr>
        <w:t xml:space="preserve">+1 </w:t>
      </w:r>
      <w:r w:rsidR="00060D91" w:rsidRPr="00060D91">
        <w:rPr>
          <w:rFonts w:ascii="Times New Roman" w:hAnsi="Times New Roman" w:cs="Times New Roman"/>
          <w:color w:val="000000"/>
          <w:sz w:val="24"/>
          <w:szCs w:val="24"/>
        </w:rPr>
        <w:t>(443)-951-4951</w:t>
      </w:r>
      <w:r w:rsidRPr="000E4AF5">
        <w:rPr>
          <w:rFonts w:ascii="Times New Roman" w:hAnsi="Times New Roman" w:cs="Times New Roman"/>
          <w:color w:val="000000"/>
          <w:sz w:val="24"/>
          <w:szCs w:val="24"/>
        </w:rPr>
        <w:t>. Foster Thomas is an outside party who will relay any concerns to the Ethics Committee of the Board. Reports may be made anonymously.</w:t>
      </w:r>
    </w:p>
    <w:p w14:paraId="4A435870" w14:textId="41C382DE" w:rsidR="00723024" w:rsidRPr="00F23905" w:rsidRDefault="00723024" w:rsidP="000E4AF5">
      <w:pPr>
        <w:pStyle w:val="ListParagraph"/>
        <w:numPr>
          <w:ilvl w:val="0"/>
          <w:numId w:val="26"/>
        </w:numPr>
        <w:jc w:val="both"/>
        <w:rPr>
          <w:rFonts w:ascii="Times New Roman" w:hAnsi="Times New Roman" w:cs="Times New Roman"/>
        </w:rPr>
      </w:pPr>
      <w:r w:rsidRPr="68AD596C">
        <w:rPr>
          <w:rFonts w:ascii="Times New Roman" w:hAnsi="Times New Roman" w:cs="Times New Roman"/>
          <w:color w:val="000000" w:themeColor="text1"/>
          <w:sz w:val="24"/>
          <w:szCs w:val="24"/>
        </w:rPr>
        <w:t xml:space="preserve">Contact </w:t>
      </w:r>
      <w:r w:rsidR="00982B52">
        <w:rPr>
          <w:rFonts w:ascii="Times New Roman" w:hAnsi="Times New Roman" w:cs="Times New Roman"/>
          <w:color w:val="000000" w:themeColor="text1"/>
          <w:sz w:val="24"/>
          <w:szCs w:val="24"/>
        </w:rPr>
        <w:t xml:space="preserve">POA’s </w:t>
      </w:r>
      <w:r w:rsidRPr="68AD596C">
        <w:rPr>
          <w:rFonts w:ascii="Times New Roman" w:hAnsi="Times New Roman" w:cs="Times New Roman"/>
          <w:color w:val="000000" w:themeColor="text1"/>
          <w:sz w:val="24"/>
          <w:szCs w:val="24"/>
        </w:rPr>
        <w:t xml:space="preserve">internal HR department at </w:t>
      </w:r>
      <w:hyperlink r:id="rId23" w:history="1">
        <w:r w:rsidR="008B3D1F" w:rsidRPr="0008133A">
          <w:rPr>
            <w:rStyle w:val="Hyperlink"/>
            <w:rFonts w:ascii="Times New Roman" w:hAnsi="Times New Roman" w:cs="Times New Roman"/>
            <w:sz w:val="24"/>
            <w:szCs w:val="24"/>
          </w:rPr>
          <w:t>poahr@partners.net</w:t>
        </w:r>
      </w:hyperlink>
      <w:r w:rsidR="6F16D856" w:rsidRPr="68AD596C">
        <w:rPr>
          <w:rFonts w:ascii="Times New Roman" w:hAnsi="Times New Roman" w:cs="Times New Roman"/>
          <w:color w:val="000000" w:themeColor="text1"/>
          <w:sz w:val="24"/>
          <w:szCs w:val="24"/>
        </w:rPr>
        <w:t>.</w:t>
      </w:r>
      <w:r w:rsidR="0061392B" w:rsidRPr="68AD596C">
        <w:rPr>
          <w:rFonts w:ascii="Times New Roman" w:hAnsi="Times New Roman" w:cs="Times New Roman"/>
          <w:color w:val="000000" w:themeColor="text1"/>
          <w:sz w:val="24"/>
          <w:szCs w:val="24"/>
        </w:rPr>
        <w:t xml:space="preserve"> </w:t>
      </w:r>
      <w:r w:rsidRPr="68AD596C">
        <w:rPr>
          <w:rFonts w:ascii="Times New Roman" w:hAnsi="Times New Roman" w:cs="Times New Roman"/>
          <w:color w:val="000000" w:themeColor="text1"/>
          <w:sz w:val="24"/>
          <w:szCs w:val="24"/>
        </w:rPr>
        <w:t xml:space="preserve">  </w:t>
      </w:r>
    </w:p>
    <w:p w14:paraId="0B1B3855" w14:textId="13E94698" w:rsidR="00627F12" w:rsidRDefault="00854930" w:rsidP="00042E02">
      <w:pPr>
        <w:pStyle w:val="Default"/>
        <w:spacing w:line="276" w:lineRule="auto"/>
        <w:jc w:val="both"/>
        <w:rPr>
          <w:rFonts w:ascii="Times New Roman" w:hAnsi="Times New Roman" w:cs="Times New Roman"/>
          <w:color w:val="auto"/>
        </w:rPr>
      </w:pPr>
      <w:r w:rsidRPr="68AD596C">
        <w:rPr>
          <w:rFonts w:ascii="Times New Roman" w:hAnsi="Times New Roman" w:cs="Times New Roman"/>
        </w:rPr>
        <w:lastRenderedPageBreak/>
        <w:t xml:space="preserve">Anyone who becomes aware of possible harassment or retaliation must immediately </w:t>
      </w:r>
      <w:r w:rsidR="00443403" w:rsidRPr="68AD596C">
        <w:rPr>
          <w:rFonts w:ascii="Times New Roman" w:hAnsi="Times New Roman" w:cs="Times New Roman"/>
        </w:rPr>
        <w:t>file a report</w:t>
      </w:r>
      <w:r w:rsidRPr="68AD596C">
        <w:rPr>
          <w:rFonts w:ascii="Times New Roman" w:hAnsi="Times New Roman" w:cs="Times New Roman"/>
        </w:rPr>
        <w:t xml:space="preserve"> so that the organization can investigate in a timely and confidential manner. </w:t>
      </w:r>
      <w:r w:rsidR="00982B52">
        <w:rPr>
          <w:rFonts w:ascii="Times New Roman" w:hAnsi="Times New Roman" w:cs="Times New Roman"/>
        </w:rPr>
        <w:t>POA</w:t>
      </w:r>
      <w:r w:rsidR="00627F12" w:rsidRPr="68AD596C">
        <w:rPr>
          <w:rFonts w:ascii="Times New Roman" w:hAnsi="Times New Roman" w:cs="Times New Roman"/>
        </w:rPr>
        <w:t xml:space="preserve"> will take action against anyone,</w:t>
      </w:r>
      <w:r w:rsidR="00627F12" w:rsidRPr="68AD596C">
        <w:rPr>
          <w:rFonts w:ascii="Times New Roman" w:hAnsi="Times New Roman" w:cs="Times New Roman"/>
          <w:color w:val="auto"/>
        </w:rPr>
        <w:t xml:space="preserve"> whether they are the subject of a complaint or not, who seek</w:t>
      </w:r>
      <w:r w:rsidR="71070919" w:rsidRPr="68AD596C">
        <w:rPr>
          <w:rFonts w:ascii="Times New Roman" w:hAnsi="Times New Roman" w:cs="Times New Roman"/>
          <w:color w:val="auto"/>
        </w:rPr>
        <w:t>s</w:t>
      </w:r>
      <w:r w:rsidR="00627F12" w:rsidRPr="68AD596C">
        <w:rPr>
          <w:rFonts w:ascii="Times New Roman" w:hAnsi="Times New Roman" w:cs="Times New Roman"/>
          <w:color w:val="auto"/>
        </w:rPr>
        <w:t xml:space="preserve"> or carr</w:t>
      </w:r>
      <w:r w:rsidR="26897CF0" w:rsidRPr="68AD596C">
        <w:rPr>
          <w:rFonts w:ascii="Times New Roman" w:hAnsi="Times New Roman" w:cs="Times New Roman"/>
          <w:color w:val="auto"/>
        </w:rPr>
        <w:t>ies</w:t>
      </w:r>
      <w:r w:rsidR="00627F12" w:rsidRPr="68AD596C">
        <w:rPr>
          <w:rFonts w:ascii="Times New Roman" w:hAnsi="Times New Roman" w:cs="Times New Roman"/>
          <w:color w:val="auto"/>
        </w:rPr>
        <w:t xml:space="preserve"> out retaliatory action against complainants, witnesses</w:t>
      </w:r>
      <w:r w:rsidR="5A225EC4" w:rsidRPr="68AD596C">
        <w:rPr>
          <w:rFonts w:ascii="Times New Roman" w:hAnsi="Times New Roman" w:cs="Times New Roman"/>
          <w:color w:val="auto"/>
        </w:rPr>
        <w:t>,</w:t>
      </w:r>
      <w:r w:rsidR="00E0154D" w:rsidRPr="68AD596C">
        <w:rPr>
          <w:rFonts w:ascii="Times New Roman" w:hAnsi="Times New Roman" w:cs="Times New Roman"/>
          <w:color w:val="auto"/>
        </w:rPr>
        <w:t xml:space="preserve"> or victims</w:t>
      </w:r>
      <w:r w:rsidR="00627F12" w:rsidRPr="68AD596C">
        <w:rPr>
          <w:rFonts w:ascii="Times New Roman" w:hAnsi="Times New Roman" w:cs="Times New Roman"/>
          <w:color w:val="auto"/>
        </w:rPr>
        <w:t xml:space="preserve">. Employees may be subject to disciplinary action, up to and including </w:t>
      </w:r>
      <w:r w:rsidR="000B5264" w:rsidRPr="68AD596C">
        <w:rPr>
          <w:rFonts w:ascii="Times New Roman" w:hAnsi="Times New Roman" w:cs="Times New Roman"/>
          <w:color w:val="auto"/>
        </w:rPr>
        <w:t>termination</w:t>
      </w:r>
      <w:r w:rsidR="00627F12" w:rsidRPr="68AD596C">
        <w:rPr>
          <w:rFonts w:ascii="Times New Roman" w:hAnsi="Times New Roman" w:cs="Times New Roman"/>
          <w:color w:val="auto"/>
        </w:rPr>
        <w:t xml:space="preserve"> of employment. Others who work with </w:t>
      </w:r>
      <w:r w:rsidR="00982B52">
        <w:rPr>
          <w:rFonts w:ascii="Times New Roman" w:hAnsi="Times New Roman" w:cs="Times New Roman"/>
          <w:color w:val="auto"/>
        </w:rPr>
        <w:t>POA</w:t>
      </w:r>
      <w:r w:rsidR="00E0154D" w:rsidRPr="68AD596C">
        <w:rPr>
          <w:rFonts w:ascii="Times New Roman" w:hAnsi="Times New Roman" w:cs="Times New Roman"/>
          <w:color w:val="auto"/>
        </w:rPr>
        <w:t xml:space="preserve"> </w:t>
      </w:r>
      <w:r w:rsidR="00627F12" w:rsidRPr="68AD596C">
        <w:rPr>
          <w:rFonts w:ascii="Times New Roman" w:hAnsi="Times New Roman" w:cs="Times New Roman"/>
          <w:color w:val="auto"/>
        </w:rPr>
        <w:t xml:space="preserve">may have their relationship with </w:t>
      </w:r>
      <w:r w:rsidR="00982B52">
        <w:rPr>
          <w:rFonts w:ascii="Times New Roman" w:hAnsi="Times New Roman" w:cs="Times New Roman"/>
          <w:color w:val="auto"/>
        </w:rPr>
        <w:t>POA</w:t>
      </w:r>
      <w:r w:rsidR="00627F12" w:rsidRPr="68AD596C">
        <w:rPr>
          <w:rFonts w:ascii="Times New Roman" w:hAnsi="Times New Roman" w:cs="Times New Roman"/>
          <w:color w:val="auto"/>
        </w:rPr>
        <w:t xml:space="preserve"> terminated.</w:t>
      </w:r>
    </w:p>
    <w:p w14:paraId="542A81B8" w14:textId="452542FE" w:rsidR="009A1432" w:rsidRPr="00AE44F1" w:rsidRDefault="008A26E5" w:rsidP="009A1432">
      <w:pPr>
        <w:pStyle w:val="Heading2"/>
      </w:pPr>
      <w:bookmarkStart w:id="26" w:name="_Toc54279267"/>
      <w:r>
        <w:t>7</w:t>
      </w:r>
      <w:r w:rsidR="009A1432" w:rsidRPr="00AE44F1">
        <w:t>.</w:t>
      </w:r>
      <w:r w:rsidR="0009154E">
        <w:t>5</w:t>
      </w:r>
      <w:r w:rsidR="009A1432" w:rsidRPr="00AE44F1">
        <w:t xml:space="preserve"> </w:t>
      </w:r>
      <w:r w:rsidR="005C22EF">
        <w:t>Complaints</w:t>
      </w:r>
      <w:r w:rsidR="00F50D9B">
        <w:t xml:space="preserve"> </w:t>
      </w:r>
      <w:r w:rsidR="007E4A87">
        <w:t xml:space="preserve">about Partner </w:t>
      </w:r>
      <w:r w:rsidR="005C22EF">
        <w:t>Organizations</w:t>
      </w:r>
      <w:bookmarkEnd w:id="26"/>
      <w:r w:rsidR="005C22EF">
        <w:t xml:space="preserve"> </w:t>
      </w:r>
      <w:r w:rsidR="009A1432" w:rsidRPr="00AE44F1">
        <w:t xml:space="preserve"> </w:t>
      </w:r>
    </w:p>
    <w:p w14:paraId="3C080E6B" w14:textId="24344389" w:rsidR="000B5264" w:rsidRDefault="002E1D7F" w:rsidP="003F6EE6">
      <w:pPr>
        <w:pStyle w:val="Default"/>
        <w:spacing w:line="276" w:lineRule="auto"/>
        <w:jc w:val="both"/>
        <w:rPr>
          <w:rFonts w:ascii="Times New Roman" w:hAnsi="Times New Roman" w:cs="Times New Roman"/>
          <w:color w:val="auto"/>
        </w:rPr>
      </w:pPr>
      <w:r>
        <w:rPr>
          <w:rFonts w:ascii="Times New Roman" w:hAnsi="Times New Roman" w:cs="Times New Roman"/>
        </w:rPr>
        <w:t xml:space="preserve">As mentioned in </w:t>
      </w:r>
      <w:hyperlink w:anchor="_7.1_Filing_a" w:history="1">
        <w:r w:rsidRPr="00024FB2">
          <w:rPr>
            <w:rStyle w:val="Hyperlink"/>
            <w:rFonts w:ascii="Times New Roman" w:hAnsi="Times New Roman" w:cs="Times New Roman"/>
          </w:rPr>
          <w:t>7.1 Filing a Report</w:t>
        </w:r>
      </w:hyperlink>
      <w:r>
        <w:rPr>
          <w:rFonts w:ascii="Times New Roman" w:hAnsi="Times New Roman" w:cs="Times New Roman"/>
        </w:rPr>
        <w:t xml:space="preserve">, </w:t>
      </w:r>
      <w:r w:rsidR="00451630">
        <w:rPr>
          <w:rFonts w:ascii="Times New Roman" w:hAnsi="Times New Roman" w:cs="Times New Roman"/>
        </w:rPr>
        <w:t>Partner Organizations</w:t>
      </w:r>
      <w:r w:rsidR="0065354C">
        <w:rPr>
          <w:rFonts w:ascii="Times New Roman" w:hAnsi="Times New Roman" w:cs="Times New Roman"/>
        </w:rPr>
        <w:t xml:space="preserve"> </w:t>
      </w:r>
      <w:r>
        <w:rPr>
          <w:rFonts w:ascii="Times New Roman" w:hAnsi="Times New Roman" w:cs="Times New Roman"/>
        </w:rPr>
        <w:t xml:space="preserve">should notify </w:t>
      </w:r>
      <w:r w:rsidR="00446CEE">
        <w:rPr>
          <w:rFonts w:ascii="Times New Roman" w:hAnsi="Times New Roman" w:cs="Times New Roman"/>
        </w:rPr>
        <w:t>POA’s</w:t>
      </w:r>
      <w:r w:rsidR="0065354C">
        <w:rPr>
          <w:rFonts w:ascii="Times New Roman" w:hAnsi="Times New Roman" w:cs="Times New Roman"/>
        </w:rPr>
        <w:t xml:space="preserve"> point of contact of </w:t>
      </w:r>
      <w:r w:rsidR="00AF54CE">
        <w:rPr>
          <w:rFonts w:ascii="Times New Roman" w:hAnsi="Times New Roman" w:cs="Times New Roman"/>
        </w:rPr>
        <w:t>any</w:t>
      </w:r>
      <w:r w:rsidR="0065354C">
        <w:rPr>
          <w:rFonts w:ascii="Times New Roman" w:hAnsi="Times New Roman" w:cs="Times New Roman"/>
        </w:rPr>
        <w:t xml:space="preserve"> alleged SEA violation within three (3) business days. </w:t>
      </w:r>
      <w:r w:rsidR="000B5264" w:rsidRPr="68AD596C">
        <w:rPr>
          <w:rFonts w:ascii="Times New Roman" w:hAnsi="Times New Roman" w:cs="Times New Roman"/>
          <w:color w:val="auto"/>
        </w:rPr>
        <w:t xml:space="preserve">Where </w:t>
      </w:r>
      <w:r w:rsidR="00446CEE">
        <w:rPr>
          <w:rFonts w:ascii="Times New Roman" w:hAnsi="Times New Roman" w:cs="Times New Roman"/>
          <w:color w:val="auto"/>
        </w:rPr>
        <w:t>POA</w:t>
      </w:r>
      <w:r w:rsidR="000B5264" w:rsidRPr="68AD596C">
        <w:rPr>
          <w:rFonts w:ascii="Times New Roman" w:hAnsi="Times New Roman" w:cs="Times New Roman"/>
          <w:color w:val="auto"/>
        </w:rPr>
        <w:t xml:space="preserve"> receives a complaint about a partner </w:t>
      </w:r>
      <w:r w:rsidR="00325B37" w:rsidRPr="68AD596C">
        <w:rPr>
          <w:rFonts w:ascii="Times New Roman" w:hAnsi="Times New Roman" w:cs="Times New Roman"/>
          <w:color w:val="auto"/>
        </w:rPr>
        <w:t>organization</w:t>
      </w:r>
      <w:r w:rsidR="000B5264" w:rsidRPr="68AD596C">
        <w:rPr>
          <w:rFonts w:ascii="Times New Roman" w:hAnsi="Times New Roman" w:cs="Times New Roman"/>
          <w:color w:val="auto"/>
        </w:rPr>
        <w:t xml:space="preserve">, </w:t>
      </w:r>
      <w:r w:rsidR="00446CEE">
        <w:rPr>
          <w:rFonts w:ascii="Times New Roman" w:hAnsi="Times New Roman" w:cs="Times New Roman"/>
          <w:color w:val="auto"/>
        </w:rPr>
        <w:t>POA</w:t>
      </w:r>
      <w:r w:rsidR="000B5264" w:rsidRPr="68AD596C">
        <w:rPr>
          <w:rFonts w:ascii="Times New Roman" w:hAnsi="Times New Roman" w:cs="Times New Roman"/>
          <w:color w:val="auto"/>
        </w:rPr>
        <w:t xml:space="preserve"> will expect the partner to respond safely, quickly</w:t>
      </w:r>
      <w:r w:rsidR="089A0538" w:rsidRPr="68AD596C">
        <w:rPr>
          <w:rFonts w:ascii="Times New Roman" w:hAnsi="Times New Roman" w:cs="Times New Roman"/>
          <w:color w:val="auto"/>
        </w:rPr>
        <w:t>,</w:t>
      </w:r>
      <w:r w:rsidR="000B5264" w:rsidRPr="68AD596C">
        <w:rPr>
          <w:rFonts w:ascii="Times New Roman" w:hAnsi="Times New Roman" w:cs="Times New Roman"/>
          <w:color w:val="auto"/>
        </w:rPr>
        <w:t xml:space="preserve"> and appropriately. </w:t>
      </w:r>
      <w:r w:rsidR="00446CEE">
        <w:rPr>
          <w:rFonts w:ascii="Times New Roman" w:hAnsi="Times New Roman" w:cs="Times New Roman"/>
          <w:color w:val="auto"/>
        </w:rPr>
        <w:t>POA</w:t>
      </w:r>
      <w:r w:rsidR="000B5264" w:rsidRPr="68AD596C">
        <w:rPr>
          <w:rFonts w:ascii="Times New Roman" w:hAnsi="Times New Roman" w:cs="Times New Roman"/>
          <w:color w:val="auto"/>
        </w:rPr>
        <w:t xml:space="preserve"> will assist the partner to ascertain its reporting obligations. </w:t>
      </w:r>
    </w:p>
    <w:p w14:paraId="1F4A45F3" w14:textId="77777777" w:rsidR="005C22EF" w:rsidRPr="00C46FAA" w:rsidRDefault="005C22EF" w:rsidP="00C46FAA">
      <w:pPr>
        <w:pStyle w:val="Default"/>
        <w:spacing w:line="276" w:lineRule="auto"/>
        <w:jc w:val="both"/>
        <w:rPr>
          <w:rFonts w:ascii="Times New Roman" w:hAnsi="Times New Roman" w:cs="Times New Roman"/>
          <w:color w:val="auto"/>
        </w:rPr>
      </w:pPr>
    </w:p>
    <w:p w14:paraId="1297C571" w14:textId="5714FCEF" w:rsidR="000B5264" w:rsidRPr="00042E02" w:rsidRDefault="000B5264" w:rsidP="00C46FAA">
      <w:pPr>
        <w:pStyle w:val="Default"/>
        <w:spacing w:line="276" w:lineRule="auto"/>
        <w:jc w:val="both"/>
        <w:rPr>
          <w:rFonts w:ascii="Times New Roman" w:hAnsi="Times New Roman" w:cs="Times New Roman"/>
        </w:rPr>
      </w:pPr>
      <w:r w:rsidRPr="00C46FAA">
        <w:rPr>
          <w:rFonts w:ascii="Times New Roman" w:hAnsi="Times New Roman" w:cs="Times New Roman"/>
          <w:color w:val="auto"/>
        </w:rPr>
        <w:t xml:space="preserve">Where appropriate, </w:t>
      </w:r>
      <w:r w:rsidR="003F6EE6">
        <w:rPr>
          <w:rFonts w:ascii="Times New Roman" w:hAnsi="Times New Roman" w:cs="Times New Roman"/>
          <w:color w:val="auto"/>
        </w:rPr>
        <w:t>P</w:t>
      </w:r>
      <w:r w:rsidR="00446CEE">
        <w:rPr>
          <w:rFonts w:ascii="Times New Roman" w:hAnsi="Times New Roman" w:cs="Times New Roman"/>
          <w:color w:val="auto"/>
        </w:rPr>
        <w:t>OA</w:t>
      </w:r>
      <w:r w:rsidRPr="00C46FAA">
        <w:rPr>
          <w:rFonts w:ascii="Times New Roman" w:hAnsi="Times New Roman" w:cs="Times New Roman"/>
          <w:color w:val="auto"/>
        </w:rPr>
        <w:t xml:space="preserve"> will work with the partner to address the issue through an appropriate independent investigation. If the outcome is that abuse has occurred, ongoing work with the partner cannot involve the individual(s) concerned. If there is reason to believe that an allegation of abuse has</w:t>
      </w:r>
      <w:r w:rsidR="00325B37">
        <w:rPr>
          <w:rFonts w:ascii="Times New Roman" w:hAnsi="Times New Roman" w:cs="Times New Roman"/>
          <w:color w:val="auto"/>
        </w:rPr>
        <w:t xml:space="preserve"> </w:t>
      </w:r>
      <w:r w:rsidR="00325B37" w:rsidRPr="00C46FAA">
        <w:rPr>
          <w:rFonts w:ascii="Times New Roman" w:hAnsi="Times New Roman" w:cs="Times New Roman"/>
          <w:color w:val="auto"/>
        </w:rPr>
        <w:t>been dealt with inappropriately by a partner, then they risk withdrawal of funding or ending</w:t>
      </w:r>
      <w:r w:rsidR="00036C04">
        <w:rPr>
          <w:rFonts w:ascii="Times New Roman" w:hAnsi="Times New Roman" w:cs="Times New Roman"/>
          <w:color w:val="auto"/>
        </w:rPr>
        <w:t xml:space="preserve"> of</w:t>
      </w:r>
      <w:r w:rsidR="00325B37" w:rsidRPr="00C46FAA">
        <w:rPr>
          <w:rFonts w:ascii="Times New Roman" w:hAnsi="Times New Roman" w:cs="Times New Roman"/>
          <w:color w:val="auto"/>
        </w:rPr>
        <w:t xml:space="preserve"> the relationshi</w:t>
      </w:r>
      <w:r w:rsidR="003F6EE6">
        <w:rPr>
          <w:rFonts w:ascii="Times New Roman" w:hAnsi="Times New Roman" w:cs="Times New Roman"/>
          <w:color w:val="auto"/>
        </w:rPr>
        <w:t>p</w:t>
      </w:r>
      <w:r w:rsidR="00325B37" w:rsidRPr="00C46FAA">
        <w:rPr>
          <w:rFonts w:ascii="Times New Roman" w:hAnsi="Times New Roman" w:cs="Times New Roman"/>
          <w:color w:val="auto"/>
        </w:rPr>
        <w:t>.</w:t>
      </w:r>
    </w:p>
    <w:p w14:paraId="5A5009A1" w14:textId="166C3105" w:rsidR="00263D21" w:rsidRPr="000C6651" w:rsidRDefault="008A26E5" w:rsidP="00263D21">
      <w:pPr>
        <w:pStyle w:val="Heading2"/>
      </w:pPr>
      <w:bookmarkStart w:id="27" w:name="_Toc54279268"/>
      <w:r>
        <w:t>7</w:t>
      </w:r>
      <w:r w:rsidR="00263D21" w:rsidRPr="00325B37">
        <w:t>.</w:t>
      </w:r>
      <w:r w:rsidR="0009154E">
        <w:t>6</w:t>
      </w:r>
      <w:r w:rsidR="00263D21">
        <w:t xml:space="preserve"> Communication</w:t>
      </w:r>
      <w:bookmarkEnd w:id="27"/>
      <w:r w:rsidR="00263D21">
        <w:t xml:space="preserve"> </w:t>
      </w:r>
    </w:p>
    <w:p w14:paraId="2E143852" w14:textId="19E18998" w:rsidR="00263D21" w:rsidRDefault="00263D21" w:rsidP="00E47E80">
      <w:pPr>
        <w:jc w:val="both"/>
        <w:rPr>
          <w:rFonts w:ascii="Times New Roman" w:hAnsi="Times New Roman" w:cs="Times New Roman"/>
          <w:sz w:val="24"/>
          <w:szCs w:val="24"/>
        </w:rPr>
      </w:pPr>
      <w:r w:rsidRPr="785840DB">
        <w:rPr>
          <w:rFonts w:ascii="Times New Roman" w:hAnsi="Times New Roman" w:cs="Times New Roman"/>
          <w:sz w:val="24"/>
          <w:szCs w:val="24"/>
        </w:rPr>
        <w:t xml:space="preserve">If there </w:t>
      </w:r>
      <w:r w:rsidR="3614A655" w:rsidRPr="785840DB">
        <w:rPr>
          <w:rFonts w:ascii="Times New Roman" w:hAnsi="Times New Roman" w:cs="Times New Roman"/>
          <w:sz w:val="24"/>
          <w:szCs w:val="24"/>
        </w:rPr>
        <w:t xml:space="preserve">is </w:t>
      </w:r>
      <w:r w:rsidR="006D5357" w:rsidRPr="785840DB">
        <w:rPr>
          <w:rFonts w:ascii="Times New Roman" w:hAnsi="Times New Roman" w:cs="Times New Roman"/>
          <w:sz w:val="24"/>
          <w:szCs w:val="24"/>
        </w:rPr>
        <w:t>an alleged SEA violation</w:t>
      </w:r>
      <w:r w:rsidRPr="785840DB">
        <w:rPr>
          <w:rFonts w:ascii="Times New Roman" w:hAnsi="Times New Roman" w:cs="Times New Roman"/>
          <w:sz w:val="24"/>
          <w:szCs w:val="24"/>
        </w:rPr>
        <w:t xml:space="preserve">, </w:t>
      </w:r>
      <w:r w:rsidR="00A85A9A">
        <w:rPr>
          <w:rFonts w:ascii="Times New Roman" w:hAnsi="Times New Roman" w:cs="Times New Roman"/>
          <w:sz w:val="24"/>
          <w:szCs w:val="24"/>
        </w:rPr>
        <w:t xml:space="preserve">POA </w:t>
      </w:r>
      <w:r w:rsidRPr="785840DB">
        <w:rPr>
          <w:rFonts w:ascii="Times New Roman" w:hAnsi="Times New Roman" w:cs="Times New Roman"/>
          <w:sz w:val="24"/>
          <w:szCs w:val="24"/>
        </w:rPr>
        <w:t>Affiliate</w:t>
      </w:r>
      <w:r w:rsidR="0047247E" w:rsidRPr="785840DB">
        <w:rPr>
          <w:rFonts w:ascii="Times New Roman" w:hAnsi="Times New Roman" w:cs="Times New Roman"/>
          <w:sz w:val="24"/>
          <w:szCs w:val="24"/>
        </w:rPr>
        <w:t>s</w:t>
      </w:r>
      <w:r w:rsidRPr="785840DB">
        <w:rPr>
          <w:rFonts w:ascii="Times New Roman" w:hAnsi="Times New Roman" w:cs="Times New Roman"/>
          <w:sz w:val="24"/>
          <w:szCs w:val="24"/>
        </w:rPr>
        <w:t xml:space="preserve"> </w:t>
      </w:r>
      <w:r w:rsidR="006D5357" w:rsidRPr="785840DB">
        <w:rPr>
          <w:rFonts w:ascii="Times New Roman" w:hAnsi="Times New Roman" w:cs="Times New Roman"/>
          <w:sz w:val="24"/>
          <w:szCs w:val="24"/>
        </w:rPr>
        <w:t>are</w:t>
      </w:r>
      <w:r w:rsidRPr="785840DB">
        <w:rPr>
          <w:rFonts w:ascii="Times New Roman" w:hAnsi="Times New Roman" w:cs="Times New Roman"/>
          <w:sz w:val="24"/>
          <w:szCs w:val="24"/>
        </w:rPr>
        <w:t xml:space="preserve"> not </w:t>
      </w:r>
      <w:r w:rsidR="006D5357" w:rsidRPr="785840DB">
        <w:rPr>
          <w:rFonts w:ascii="Times New Roman" w:hAnsi="Times New Roman" w:cs="Times New Roman"/>
          <w:sz w:val="24"/>
          <w:szCs w:val="24"/>
        </w:rPr>
        <w:t xml:space="preserve">permitted </w:t>
      </w:r>
      <w:r w:rsidRPr="785840DB">
        <w:rPr>
          <w:rFonts w:ascii="Times New Roman" w:hAnsi="Times New Roman" w:cs="Times New Roman"/>
          <w:sz w:val="24"/>
          <w:szCs w:val="24"/>
        </w:rPr>
        <w:t>to send communications</w:t>
      </w:r>
      <w:r w:rsidR="00085203" w:rsidRPr="785840DB">
        <w:rPr>
          <w:rFonts w:ascii="Times New Roman" w:hAnsi="Times New Roman" w:cs="Times New Roman"/>
          <w:sz w:val="24"/>
          <w:szCs w:val="24"/>
        </w:rPr>
        <w:t xml:space="preserve"> </w:t>
      </w:r>
      <w:r w:rsidRPr="785840DB">
        <w:rPr>
          <w:rFonts w:ascii="Times New Roman" w:hAnsi="Times New Roman" w:cs="Times New Roman"/>
          <w:sz w:val="24"/>
          <w:szCs w:val="24"/>
        </w:rPr>
        <w:t>to employees, donors, participants</w:t>
      </w:r>
      <w:r w:rsidR="134B7D0B" w:rsidRPr="785840DB">
        <w:rPr>
          <w:rFonts w:ascii="Times New Roman" w:hAnsi="Times New Roman" w:cs="Times New Roman"/>
          <w:sz w:val="24"/>
          <w:szCs w:val="24"/>
        </w:rPr>
        <w:t>,</w:t>
      </w:r>
      <w:r w:rsidRPr="785840DB">
        <w:rPr>
          <w:rFonts w:ascii="Times New Roman" w:hAnsi="Times New Roman" w:cs="Times New Roman"/>
          <w:sz w:val="24"/>
          <w:szCs w:val="24"/>
        </w:rPr>
        <w:t xml:space="preserve"> or others about the incident. Due to the sensitivity of the subject matter, all communications must be approved by </w:t>
      </w:r>
      <w:r w:rsidR="008D6BE9" w:rsidRPr="785840DB">
        <w:rPr>
          <w:rFonts w:ascii="Times New Roman" w:hAnsi="Times New Roman" w:cs="Times New Roman"/>
          <w:sz w:val="24"/>
          <w:szCs w:val="24"/>
        </w:rPr>
        <w:t>P</w:t>
      </w:r>
      <w:r w:rsidR="00A85A9A">
        <w:rPr>
          <w:rFonts w:ascii="Times New Roman" w:hAnsi="Times New Roman" w:cs="Times New Roman"/>
          <w:sz w:val="24"/>
          <w:szCs w:val="24"/>
        </w:rPr>
        <w:t>OA’s</w:t>
      </w:r>
      <w:r w:rsidR="008D6BE9" w:rsidRPr="785840DB">
        <w:rPr>
          <w:rFonts w:ascii="Times New Roman" w:hAnsi="Times New Roman" w:cs="Times New Roman"/>
          <w:sz w:val="24"/>
          <w:szCs w:val="24"/>
        </w:rPr>
        <w:t xml:space="preserve"> </w:t>
      </w:r>
      <w:r w:rsidR="00336B99" w:rsidRPr="785840DB">
        <w:rPr>
          <w:rFonts w:ascii="Times New Roman" w:hAnsi="Times New Roman" w:cs="Times New Roman"/>
          <w:sz w:val="24"/>
          <w:szCs w:val="24"/>
        </w:rPr>
        <w:t>HR</w:t>
      </w:r>
      <w:r w:rsidRPr="785840DB">
        <w:rPr>
          <w:rFonts w:ascii="Times New Roman" w:hAnsi="Times New Roman" w:cs="Times New Roman"/>
          <w:sz w:val="24"/>
          <w:szCs w:val="24"/>
        </w:rPr>
        <w:t xml:space="preserve">. This especially includes, but is not limited to, communications with the general public or the media.  </w:t>
      </w:r>
    </w:p>
    <w:p w14:paraId="20088292" w14:textId="785A4CD8" w:rsidR="00594F31" w:rsidRPr="000C6651" w:rsidRDefault="008A26E5" w:rsidP="00594F31">
      <w:pPr>
        <w:pStyle w:val="Heading2"/>
      </w:pPr>
      <w:bookmarkStart w:id="28" w:name="_Toc54279269"/>
      <w:r>
        <w:t>7</w:t>
      </w:r>
      <w:r w:rsidR="00594F31" w:rsidRPr="00325B37">
        <w:t>.</w:t>
      </w:r>
      <w:r w:rsidR="0009154E">
        <w:t>7</w:t>
      </w:r>
      <w:r w:rsidR="00594F31">
        <w:t xml:space="preserve"> Accountability </w:t>
      </w:r>
      <w:r w:rsidR="00E43679">
        <w:t>of Management</w:t>
      </w:r>
      <w:bookmarkEnd w:id="28"/>
    </w:p>
    <w:p w14:paraId="228D2330" w14:textId="1B95BD18" w:rsidR="00F619A3" w:rsidRPr="0023094C" w:rsidRDefault="00E43679" w:rsidP="00C46FAA">
      <w:pPr>
        <w:jc w:val="both"/>
        <w:rPr>
          <w:rFonts w:ascii="Times New Roman" w:hAnsi="Times New Roman" w:cs="Times New Roman"/>
          <w:sz w:val="24"/>
          <w:szCs w:val="24"/>
        </w:rPr>
      </w:pPr>
      <w:r w:rsidRPr="68AD596C">
        <w:rPr>
          <w:rFonts w:ascii="Times New Roman" w:hAnsi="Times New Roman" w:cs="Times New Roman"/>
          <w:sz w:val="24"/>
          <w:szCs w:val="24"/>
        </w:rPr>
        <w:t>P</w:t>
      </w:r>
      <w:r w:rsidR="00A85A9A">
        <w:rPr>
          <w:rFonts w:ascii="Times New Roman" w:hAnsi="Times New Roman" w:cs="Times New Roman"/>
          <w:sz w:val="24"/>
          <w:szCs w:val="24"/>
        </w:rPr>
        <w:t>OA</w:t>
      </w:r>
      <w:r w:rsidR="007F2AD0" w:rsidRPr="68AD596C">
        <w:rPr>
          <w:rFonts w:ascii="Times New Roman" w:hAnsi="Times New Roman" w:cs="Times New Roman"/>
          <w:sz w:val="24"/>
          <w:szCs w:val="24"/>
        </w:rPr>
        <w:t xml:space="preserve"> Management is committed to taking all appropriate corrective actions. Disciplinary, legal</w:t>
      </w:r>
      <w:r w:rsidR="1A5AB59F" w:rsidRPr="68AD596C">
        <w:rPr>
          <w:rFonts w:ascii="Times New Roman" w:hAnsi="Times New Roman" w:cs="Times New Roman"/>
          <w:sz w:val="24"/>
          <w:szCs w:val="24"/>
        </w:rPr>
        <w:t>,</w:t>
      </w:r>
      <w:r w:rsidR="007F2AD0" w:rsidRPr="68AD596C">
        <w:rPr>
          <w:rFonts w:ascii="Times New Roman" w:hAnsi="Times New Roman" w:cs="Times New Roman"/>
          <w:sz w:val="24"/>
          <w:szCs w:val="24"/>
        </w:rPr>
        <w:t xml:space="preserve"> or other applicable actions in response to any violation of the </w:t>
      </w:r>
      <w:r w:rsidRPr="68AD596C">
        <w:rPr>
          <w:rFonts w:ascii="Times New Roman" w:hAnsi="Times New Roman" w:cs="Times New Roman"/>
          <w:sz w:val="24"/>
          <w:szCs w:val="24"/>
        </w:rPr>
        <w:t xml:space="preserve">SEA </w:t>
      </w:r>
      <w:r w:rsidR="00D90828" w:rsidRPr="68AD596C">
        <w:rPr>
          <w:rFonts w:ascii="Times New Roman" w:hAnsi="Times New Roman" w:cs="Times New Roman"/>
          <w:sz w:val="24"/>
          <w:szCs w:val="24"/>
        </w:rPr>
        <w:t xml:space="preserve">Prevention </w:t>
      </w:r>
      <w:r w:rsidR="007F2AD0" w:rsidRPr="68AD596C">
        <w:rPr>
          <w:rFonts w:ascii="Times New Roman" w:hAnsi="Times New Roman" w:cs="Times New Roman"/>
          <w:sz w:val="24"/>
          <w:szCs w:val="24"/>
        </w:rPr>
        <w:t xml:space="preserve">Policy will be taken against any individual who has committed a </w:t>
      </w:r>
      <w:r w:rsidR="00C45087" w:rsidRPr="68AD596C">
        <w:rPr>
          <w:rFonts w:ascii="Times New Roman" w:hAnsi="Times New Roman" w:cs="Times New Roman"/>
          <w:sz w:val="24"/>
          <w:szCs w:val="24"/>
        </w:rPr>
        <w:t xml:space="preserve">SEA </w:t>
      </w:r>
      <w:r w:rsidR="007F2AD0" w:rsidRPr="68AD596C">
        <w:rPr>
          <w:rFonts w:ascii="Times New Roman" w:hAnsi="Times New Roman" w:cs="Times New Roman"/>
          <w:sz w:val="24"/>
          <w:szCs w:val="24"/>
        </w:rPr>
        <w:t xml:space="preserve">violation and/or anyone who knew of such a violation and failed to act or report. </w:t>
      </w:r>
      <w:r w:rsidR="00C45087" w:rsidRPr="68AD596C">
        <w:rPr>
          <w:rFonts w:ascii="Times New Roman" w:hAnsi="Times New Roman" w:cs="Times New Roman"/>
          <w:sz w:val="24"/>
          <w:szCs w:val="24"/>
        </w:rPr>
        <w:t>P</w:t>
      </w:r>
      <w:r w:rsidR="00A85A9A">
        <w:rPr>
          <w:rFonts w:ascii="Times New Roman" w:hAnsi="Times New Roman" w:cs="Times New Roman"/>
          <w:sz w:val="24"/>
          <w:szCs w:val="24"/>
        </w:rPr>
        <w:t>OA</w:t>
      </w:r>
      <w:r w:rsidR="007F2AD0" w:rsidRPr="68AD596C">
        <w:rPr>
          <w:rFonts w:ascii="Times New Roman" w:hAnsi="Times New Roman" w:cs="Times New Roman"/>
          <w:sz w:val="24"/>
          <w:szCs w:val="24"/>
        </w:rPr>
        <w:t xml:space="preserve"> Management will continuously evaluate findings of violations to the </w:t>
      </w:r>
      <w:r w:rsidR="00C45087" w:rsidRPr="68AD596C">
        <w:rPr>
          <w:rFonts w:ascii="Times New Roman" w:hAnsi="Times New Roman" w:cs="Times New Roman"/>
          <w:sz w:val="24"/>
          <w:szCs w:val="24"/>
        </w:rPr>
        <w:t>SEA</w:t>
      </w:r>
      <w:r w:rsidR="005725AA" w:rsidRPr="68AD596C">
        <w:rPr>
          <w:rFonts w:ascii="Times New Roman" w:hAnsi="Times New Roman" w:cs="Times New Roman"/>
          <w:sz w:val="24"/>
          <w:szCs w:val="24"/>
        </w:rPr>
        <w:t xml:space="preserve"> Prevention</w:t>
      </w:r>
      <w:r w:rsidR="00E64433">
        <w:rPr>
          <w:rFonts w:ascii="Times New Roman" w:hAnsi="Times New Roman" w:cs="Times New Roman"/>
          <w:sz w:val="24"/>
          <w:szCs w:val="24"/>
        </w:rPr>
        <w:t xml:space="preserve"> </w:t>
      </w:r>
      <w:r w:rsidR="007F2AD0" w:rsidRPr="68AD596C">
        <w:rPr>
          <w:rFonts w:ascii="Times New Roman" w:hAnsi="Times New Roman" w:cs="Times New Roman"/>
          <w:sz w:val="24"/>
          <w:szCs w:val="24"/>
        </w:rPr>
        <w:t>Policy to identify and address gaps and/or weaknesses in applicable policies, procedures</w:t>
      </w:r>
      <w:r w:rsidR="5DF422FD" w:rsidRPr="68AD596C">
        <w:rPr>
          <w:rFonts w:ascii="Times New Roman" w:hAnsi="Times New Roman" w:cs="Times New Roman"/>
          <w:sz w:val="24"/>
          <w:szCs w:val="24"/>
        </w:rPr>
        <w:t>,</w:t>
      </w:r>
      <w:r w:rsidR="007F2AD0" w:rsidRPr="68AD596C">
        <w:rPr>
          <w:rFonts w:ascii="Times New Roman" w:hAnsi="Times New Roman" w:cs="Times New Roman"/>
          <w:sz w:val="24"/>
          <w:szCs w:val="24"/>
        </w:rPr>
        <w:t xml:space="preserve"> and protocols.</w:t>
      </w:r>
      <w:bookmarkStart w:id="29" w:name="_Toc40479687"/>
      <w:bookmarkStart w:id="30" w:name="_Toc40479749"/>
      <w:bookmarkEnd w:id="29"/>
      <w:bookmarkEnd w:id="30"/>
    </w:p>
    <w:sectPr w:rsidR="00F619A3" w:rsidRPr="0023094C" w:rsidSect="00664FE0">
      <w:headerReference w:type="default" r:id="rId24"/>
      <w:footerReference w:type="default" r:id="rId2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607AAD" w14:textId="77777777" w:rsidR="00CE02A8" w:rsidRDefault="00CE02A8" w:rsidP="00EE2BCE">
      <w:pPr>
        <w:spacing w:after="0" w:line="240" w:lineRule="auto"/>
      </w:pPr>
      <w:r>
        <w:separator/>
      </w:r>
    </w:p>
  </w:endnote>
  <w:endnote w:type="continuationSeparator" w:id="0">
    <w:p w14:paraId="5BFA2F0A" w14:textId="77777777" w:rsidR="00CE02A8" w:rsidRDefault="00CE02A8" w:rsidP="00EE2BCE">
      <w:pPr>
        <w:spacing w:after="0" w:line="240" w:lineRule="auto"/>
      </w:pPr>
      <w:r>
        <w:continuationSeparator/>
      </w:r>
    </w:p>
  </w:endnote>
  <w:endnote w:type="continuationNotice" w:id="1">
    <w:p w14:paraId="108D0E86" w14:textId="77777777" w:rsidR="00CE02A8" w:rsidRDefault="00CE02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327B9" w14:textId="63348B17" w:rsidR="00972748" w:rsidRDefault="00972748">
    <w:pPr>
      <w:pStyle w:val="Footer"/>
      <w:pBdr>
        <w:top w:val="single" w:sz="4" w:space="1" w:color="D9D9D9" w:themeColor="background1" w:themeShade="D9"/>
      </w:pBdr>
    </w:pPr>
  </w:p>
  <w:p w14:paraId="3A221B71" w14:textId="7AD8BC4E" w:rsidR="00972748" w:rsidRDefault="00972748">
    <w:pPr>
      <w:pStyle w:val="Footer"/>
      <w:pBdr>
        <w:top w:val="single" w:sz="4" w:space="1" w:color="D9D9D9" w:themeColor="background1" w:themeShade="D9"/>
      </w:pBdr>
    </w:pPr>
  </w:p>
  <w:sdt>
    <w:sdtPr>
      <w:id w:val="-340314981"/>
      <w:docPartObj>
        <w:docPartGallery w:val="Page Numbers (Bottom of Page)"/>
        <w:docPartUnique/>
      </w:docPartObj>
    </w:sdtPr>
    <w:sdtEndPr>
      <w:rPr>
        <w:color w:val="808080" w:themeColor="background1" w:themeShade="80"/>
        <w:spacing w:val="60"/>
      </w:rPr>
    </w:sdtEndPr>
    <w:sdtContent>
      <w:p w14:paraId="121C3174" w14:textId="77777777" w:rsidR="00972748" w:rsidRDefault="00972748">
        <w:pPr>
          <w:pStyle w:val="Footer"/>
          <w:pBdr>
            <w:top w:val="single" w:sz="4" w:space="1" w:color="D9D9D9" w:themeColor="background1" w:themeShade="D9"/>
          </w:pBdr>
        </w:pPr>
      </w:p>
      <w:p w14:paraId="2812E9CB" w14:textId="326FE70C" w:rsidR="00FD10F8" w:rsidRDefault="00FD10F8">
        <w:pPr>
          <w:pStyle w:val="Footer"/>
          <w:pBdr>
            <w:top w:val="single" w:sz="4" w:space="1" w:color="D9D9D9" w:themeColor="background1" w:themeShade="D9"/>
          </w:pBdr>
        </w:pPr>
      </w:p>
      <w:p w14:paraId="4BD48FEB" w14:textId="09FF74E1" w:rsidR="005043DD" w:rsidRDefault="005043DD">
        <w:pPr>
          <w:pStyle w:val="Footer"/>
          <w:pBdr>
            <w:top w:val="single" w:sz="4" w:space="1" w:color="D9D9D9" w:themeColor="background1" w:themeShade="D9"/>
          </w:pBdr>
          <w:rPr>
            <w:b/>
            <w:bCs/>
          </w:rPr>
        </w:pPr>
        <w:r>
          <w:rPr>
            <w:noProof/>
          </w:rPr>
          <w:drawing>
            <wp:anchor distT="0" distB="0" distL="114300" distR="114300" simplePos="0" relativeHeight="251658240" behindDoc="1" locked="0" layoutInCell="1" allowOverlap="1" wp14:anchorId="676F59B9" wp14:editId="35D1F157">
              <wp:simplePos x="0" y="0"/>
              <wp:positionH relativeFrom="column">
                <wp:posOffset>2053590</wp:posOffset>
              </wp:positionH>
              <wp:positionV relativeFrom="paragraph">
                <wp:posOffset>59055</wp:posOffset>
              </wp:positionV>
              <wp:extent cx="4352290" cy="283210"/>
              <wp:effectExtent l="0" t="0" r="0" b="0"/>
              <wp:wrapTight wrapText="bothSides">
                <wp:wrapPolygon edited="0">
                  <wp:start x="0" y="0"/>
                  <wp:lineTo x="0" y="20341"/>
                  <wp:lineTo x="21461" y="20341"/>
                  <wp:lineTo x="21461" y="0"/>
                  <wp:lineTo x="0" y="0"/>
                </wp:wrapPolygon>
              </wp:wrapTight>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sidR="3AA3868C" w:rsidRPr="00C375B3">
          <w:rPr>
            <w:b/>
            <w:bCs/>
            <w:noProof/>
          </w:rPr>
          <w:t>20</w:t>
        </w:r>
        <w:r>
          <w:rPr>
            <w:b/>
            <w:bCs/>
            <w:noProof/>
          </w:rPr>
          <w:fldChar w:fldCharType="end"/>
        </w:r>
        <w:r w:rsidR="3AA3868C">
          <w:rPr>
            <w:b/>
            <w:bCs/>
          </w:rPr>
          <w:t xml:space="preserve"> | </w:t>
        </w:r>
        <w:r w:rsidR="3AA3868C" w:rsidRPr="00155666">
          <w:rPr>
            <w:color w:val="808080" w:themeColor="background1" w:themeShade="80"/>
            <w:spacing w:val="60"/>
          </w:rPr>
          <w:t>Page</w:t>
        </w:r>
      </w:p>
    </w:sdtContent>
  </w:sdt>
  <w:p w14:paraId="34A213A5" w14:textId="77777777" w:rsidR="005043DD" w:rsidRDefault="00504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0DBBA7" w14:textId="77777777" w:rsidR="00CE02A8" w:rsidRDefault="00CE02A8" w:rsidP="00EE2BCE">
      <w:pPr>
        <w:spacing w:after="0" w:line="240" w:lineRule="auto"/>
      </w:pPr>
      <w:r>
        <w:separator/>
      </w:r>
    </w:p>
  </w:footnote>
  <w:footnote w:type="continuationSeparator" w:id="0">
    <w:p w14:paraId="542DD71A" w14:textId="77777777" w:rsidR="00CE02A8" w:rsidRDefault="00CE02A8" w:rsidP="00EE2BCE">
      <w:pPr>
        <w:spacing w:after="0" w:line="240" w:lineRule="auto"/>
      </w:pPr>
      <w:r>
        <w:continuationSeparator/>
      </w:r>
    </w:p>
  </w:footnote>
  <w:footnote w:type="continuationNotice" w:id="1">
    <w:p w14:paraId="481FD315" w14:textId="77777777" w:rsidR="00CE02A8" w:rsidRDefault="00CE02A8">
      <w:pPr>
        <w:spacing w:after="0" w:line="240" w:lineRule="auto"/>
      </w:pPr>
    </w:p>
  </w:footnote>
  <w:footnote w:id="2">
    <w:p w14:paraId="24C1391A" w14:textId="77777777" w:rsidR="00767C0A" w:rsidRDefault="00234B9F" w:rsidP="00767C0A">
      <w:pPr>
        <w:spacing w:after="0" w:line="240" w:lineRule="auto"/>
        <w:rPr>
          <w:rFonts w:ascii="Times New Roman" w:eastAsia="Times New Roman" w:hAnsi="Times New Roman" w:cs="Times New Roman"/>
          <w:sz w:val="16"/>
          <w:szCs w:val="16"/>
        </w:rPr>
      </w:pPr>
      <w:r>
        <w:rPr>
          <w:rStyle w:val="FootnoteReference"/>
        </w:rPr>
        <w:footnoteRef/>
      </w:r>
      <w:r>
        <w:t xml:space="preserve"> </w:t>
      </w:r>
      <w:r w:rsidR="00767C0A">
        <w:rPr>
          <w:rFonts w:ascii="Times New Roman" w:eastAsia="Times New Roman" w:hAnsi="Times New Roman" w:cs="Times New Roman"/>
          <w:sz w:val="16"/>
          <w:szCs w:val="16"/>
        </w:rPr>
        <w:t>Per the UN Secretary-General’s Bulletin (</w:t>
      </w:r>
      <w:hyperlink r:id="rId1" w:history="1">
        <w:r w:rsidR="00767C0A" w:rsidRPr="00651911">
          <w:rPr>
            <w:rStyle w:val="Hyperlink"/>
            <w:rFonts w:ascii="Times New Roman" w:eastAsia="Times New Roman" w:hAnsi="Times New Roman" w:cs="Times New Roman"/>
            <w:sz w:val="16"/>
            <w:szCs w:val="16"/>
          </w:rPr>
          <w:t>ST/SGB/2003/13</w:t>
        </w:r>
      </w:hyperlink>
      <w:r w:rsidR="00767C0A">
        <w:rPr>
          <w:rFonts w:ascii="Times New Roman" w:eastAsia="Times New Roman" w:hAnsi="Times New Roman" w:cs="Times New Roman"/>
          <w:sz w:val="16"/>
          <w:szCs w:val="16"/>
        </w:rPr>
        <w:t>), sexual exploitation is defined as “any actual or attempted abuse of a position of</w:t>
      </w:r>
    </w:p>
    <w:p w14:paraId="63B12345" w14:textId="23B8715D" w:rsidR="00234B9F" w:rsidRDefault="00767C0A" w:rsidP="00767C0A">
      <w:pPr>
        <w:pStyle w:val="FootnoteText"/>
      </w:pPr>
      <w:r>
        <w:rPr>
          <w:rFonts w:ascii="Times New Roman" w:eastAsia="Times New Roman" w:hAnsi="Times New Roman" w:cs="Times New Roman"/>
          <w:sz w:val="16"/>
          <w:szCs w:val="16"/>
        </w:rPr>
        <w:t>vulnerability, differential power, or trust, for sexual purposes, including, but not limited to, profiting monetarily, socially or politically from the sexual exploitation of another.” Sexual abuse is defined as “the actual or threatened physical intrusion of a sexual nature, whether by force or under unequal or coercive conditions.”</w:t>
      </w:r>
    </w:p>
  </w:footnote>
  <w:footnote w:id="3">
    <w:p w14:paraId="12ECD9E1" w14:textId="7F358912" w:rsidR="0CD8E694" w:rsidRDefault="0CD8E694" w:rsidP="005C6A4C">
      <w:pPr>
        <w:pStyle w:val="FootnoteText"/>
      </w:pPr>
      <w:r w:rsidRPr="0CD8E694">
        <w:rPr>
          <w:rStyle w:val="FootnoteReference"/>
        </w:rPr>
        <w:footnoteRef/>
      </w:r>
      <w:r>
        <w:t xml:space="preserve"> https://www.elon.edu/u/ceie/violence-response/types-of-violence/sexual-violence/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C254F" w14:textId="77777777" w:rsidR="005043DD" w:rsidRDefault="3AA3868C">
    <w:pPr>
      <w:pStyle w:val="Header"/>
    </w:pPr>
    <w:r>
      <w:rPr>
        <w:noProof/>
      </w:rPr>
      <w:drawing>
        <wp:inline distT="0" distB="0" distL="0" distR="0" wp14:anchorId="188C0A6D" wp14:editId="695EE779">
          <wp:extent cx="2614930" cy="584835"/>
          <wp:effectExtent l="0" t="0" r="0" b="5715"/>
          <wp:docPr id="61272442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14:paraId="787BE24F" w14:textId="77777777" w:rsidR="000D65AF" w:rsidRDefault="000D65AF">
    <w:pPr>
      <w:pStyle w:val="Header"/>
    </w:pPr>
  </w:p>
  <w:p w14:paraId="09500FEF" w14:textId="77777777" w:rsidR="005043DD" w:rsidRDefault="005043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72EB0"/>
    <w:multiLevelType w:val="hybridMultilevel"/>
    <w:tmpl w:val="7F7A0E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AE080A"/>
    <w:multiLevelType w:val="hybridMultilevel"/>
    <w:tmpl w:val="119A7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27208A"/>
    <w:multiLevelType w:val="hybridMultilevel"/>
    <w:tmpl w:val="1A964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1F4E75"/>
    <w:multiLevelType w:val="hybridMultilevel"/>
    <w:tmpl w:val="4DDA3192"/>
    <w:lvl w:ilvl="0" w:tplc="4A44ABB6">
      <w:start w:val="1"/>
      <w:numFmt w:val="bullet"/>
      <w:lvlText w:val="●"/>
      <w:lvlJc w:val="left"/>
      <w:pPr>
        <w:ind w:left="720" w:hanging="360"/>
      </w:pPr>
      <w:rPr>
        <w:rFonts w:ascii="Noto Sans Symbols" w:eastAsia="Noto Sans Symbols" w:hAnsi="Noto Sans Symbols" w:cs="Noto Sans Symbols"/>
      </w:rPr>
    </w:lvl>
    <w:lvl w:ilvl="1" w:tplc="1B18A836">
      <w:start w:val="1"/>
      <w:numFmt w:val="bullet"/>
      <w:lvlText w:val="o"/>
      <w:lvlJc w:val="left"/>
      <w:pPr>
        <w:ind w:left="1440" w:hanging="360"/>
      </w:pPr>
      <w:rPr>
        <w:rFonts w:ascii="Courier New" w:eastAsia="Courier New" w:hAnsi="Courier New" w:cs="Courier New"/>
      </w:rPr>
    </w:lvl>
    <w:lvl w:ilvl="2" w:tplc="C2188A1C">
      <w:start w:val="1"/>
      <w:numFmt w:val="bullet"/>
      <w:lvlText w:val="▪"/>
      <w:lvlJc w:val="left"/>
      <w:pPr>
        <w:ind w:left="2160" w:hanging="360"/>
      </w:pPr>
      <w:rPr>
        <w:rFonts w:ascii="Noto Sans Symbols" w:eastAsia="Noto Sans Symbols" w:hAnsi="Noto Sans Symbols" w:cs="Noto Sans Symbols"/>
      </w:rPr>
    </w:lvl>
    <w:lvl w:ilvl="3" w:tplc="D7E8999A">
      <w:start w:val="1"/>
      <w:numFmt w:val="bullet"/>
      <w:lvlText w:val="●"/>
      <w:lvlJc w:val="left"/>
      <w:pPr>
        <w:ind w:left="2880" w:hanging="360"/>
      </w:pPr>
      <w:rPr>
        <w:rFonts w:ascii="Noto Sans Symbols" w:eastAsia="Noto Sans Symbols" w:hAnsi="Noto Sans Symbols" w:cs="Noto Sans Symbols"/>
      </w:rPr>
    </w:lvl>
    <w:lvl w:ilvl="4" w:tplc="2F729CA2">
      <w:start w:val="1"/>
      <w:numFmt w:val="bullet"/>
      <w:lvlText w:val="o"/>
      <w:lvlJc w:val="left"/>
      <w:pPr>
        <w:ind w:left="3600" w:hanging="360"/>
      </w:pPr>
      <w:rPr>
        <w:rFonts w:ascii="Courier New" w:eastAsia="Courier New" w:hAnsi="Courier New" w:cs="Courier New"/>
      </w:rPr>
    </w:lvl>
    <w:lvl w:ilvl="5" w:tplc="88AA606E">
      <w:start w:val="1"/>
      <w:numFmt w:val="bullet"/>
      <w:lvlText w:val="▪"/>
      <w:lvlJc w:val="left"/>
      <w:pPr>
        <w:ind w:left="4320" w:hanging="360"/>
      </w:pPr>
      <w:rPr>
        <w:rFonts w:ascii="Noto Sans Symbols" w:eastAsia="Noto Sans Symbols" w:hAnsi="Noto Sans Symbols" w:cs="Noto Sans Symbols"/>
      </w:rPr>
    </w:lvl>
    <w:lvl w:ilvl="6" w:tplc="D054AE70">
      <w:start w:val="1"/>
      <w:numFmt w:val="bullet"/>
      <w:lvlText w:val="●"/>
      <w:lvlJc w:val="left"/>
      <w:pPr>
        <w:ind w:left="5040" w:hanging="360"/>
      </w:pPr>
      <w:rPr>
        <w:rFonts w:ascii="Noto Sans Symbols" w:eastAsia="Noto Sans Symbols" w:hAnsi="Noto Sans Symbols" w:cs="Noto Sans Symbols"/>
      </w:rPr>
    </w:lvl>
    <w:lvl w:ilvl="7" w:tplc="9B8CE5C6">
      <w:start w:val="1"/>
      <w:numFmt w:val="bullet"/>
      <w:lvlText w:val="o"/>
      <w:lvlJc w:val="left"/>
      <w:pPr>
        <w:ind w:left="5760" w:hanging="360"/>
      </w:pPr>
      <w:rPr>
        <w:rFonts w:ascii="Courier New" w:eastAsia="Courier New" w:hAnsi="Courier New" w:cs="Courier New"/>
      </w:rPr>
    </w:lvl>
    <w:lvl w:ilvl="8" w:tplc="9D94DC1C">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EB01CEF"/>
    <w:multiLevelType w:val="multilevel"/>
    <w:tmpl w:val="ED4E4E32"/>
    <w:lvl w:ilvl="0">
      <w:start w:val="1"/>
      <w:numFmt w:val="decimal"/>
      <w:lvlText w:val="%1."/>
      <w:lvlJc w:val="left"/>
      <w:pPr>
        <w:ind w:left="234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01939E6"/>
    <w:multiLevelType w:val="multilevel"/>
    <w:tmpl w:val="29BC8298"/>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5837CC7"/>
    <w:multiLevelType w:val="hybridMultilevel"/>
    <w:tmpl w:val="424CD9C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DC1FA7"/>
    <w:multiLevelType w:val="hybridMultilevel"/>
    <w:tmpl w:val="8C1A4E28"/>
    <w:lvl w:ilvl="0" w:tplc="BD784AB6">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E24C92"/>
    <w:multiLevelType w:val="hybridMultilevel"/>
    <w:tmpl w:val="AA7262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7831F3"/>
    <w:multiLevelType w:val="hybridMultilevel"/>
    <w:tmpl w:val="0409001D"/>
    <w:lvl w:ilvl="0" w:tplc="7D5CB3A2">
      <w:start w:val="1"/>
      <w:numFmt w:val="decimal"/>
      <w:lvlText w:val="%1)"/>
      <w:lvlJc w:val="left"/>
      <w:pPr>
        <w:ind w:left="360" w:hanging="360"/>
      </w:pPr>
    </w:lvl>
    <w:lvl w:ilvl="1" w:tplc="D30E7208">
      <w:start w:val="1"/>
      <w:numFmt w:val="lowerLetter"/>
      <w:lvlText w:val="%2)"/>
      <w:lvlJc w:val="left"/>
      <w:pPr>
        <w:ind w:left="720" w:hanging="360"/>
      </w:pPr>
    </w:lvl>
    <w:lvl w:ilvl="2" w:tplc="32DA1CDE">
      <w:start w:val="1"/>
      <w:numFmt w:val="lowerRoman"/>
      <w:lvlText w:val="%3)"/>
      <w:lvlJc w:val="left"/>
      <w:pPr>
        <w:ind w:left="1080" w:hanging="360"/>
      </w:pPr>
    </w:lvl>
    <w:lvl w:ilvl="3" w:tplc="D36666FA">
      <w:start w:val="1"/>
      <w:numFmt w:val="decimal"/>
      <w:lvlText w:val="(%4)"/>
      <w:lvlJc w:val="left"/>
      <w:pPr>
        <w:ind w:left="1440" w:hanging="360"/>
      </w:pPr>
    </w:lvl>
    <w:lvl w:ilvl="4" w:tplc="F1E0CAE0">
      <w:start w:val="1"/>
      <w:numFmt w:val="lowerLetter"/>
      <w:lvlText w:val="(%5)"/>
      <w:lvlJc w:val="left"/>
      <w:pPr>
        <w:ind w:left="1800" w:hanging="360"/>
      </w:pPr>
    </w:lvl>
    <w:lvl w:ilvl="5" w:tplc="A9D8345E">
      <w:start w:val="1"/>
      <w:numFmt w:val="lowerRoman"/>
      <w:lvlText w:val="(%6)"/>
      <w:lvlJc w:val="left"/>
      <w:pPr>
        <w:ind w:left="2160" w:hanging="360"/>
      </w:pPr>
    </w:lvl>
    <w:lvl w:ilvl="6" w:tplc="53A0855A">
      <w:start w:val="1"/>
      <w:numFmt w:val="decimal"/>
      <w:lvlText w:val="%7."/>
      <w:lvlJc w:val="left"/>
      <w:pPr>
        <w:ind w:left="2520" w:hanging="360"/>
      </w:pPr>
    </w:lvl>
    <w:lvl w:ilvl="7" w:tplc="51EC4A06">
      <w:start w:val="1"/>
      <w:numFmt w:val="lowerLetter"/>
      <w:lvlText w:val="%8."/>
      <w:lvlJc w:val="left"/>
      <w:pPr>
        <w:ind w:left="2880" w:hanging="360"/>
      </w:pPr>
    </w:lvl>
    <w:lvl w:ilvl="8" w:tplc="25A80BFA">
      <w:start w:val="1"/>
      <w:numFmt w:val="lowerRoman"/>
      <w:lvlText w:val="%9."/>
      <w:lvlJc w:val="left"/>
      <w:pPr>
        <w:ind w:left="3240" w:hanging="360"/>
      </w:pPr>
    </w:lvl>
  </w:abstractNum>
  <w:abstractNum w:abstractNumId="10" w15:restartNumberingAfterBreak="0">
    <w:nsid w:val="27966ABB"/>
    <w:multiLevelType w:val="hybridMultilevel"/>
    <w:tmpl w:val="E1EEE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04355F"/>
    <w:multiLevelType w:val="hybridMultilevel"/>
    <w:tmpl w:val="89BA41DE"/>
    <w:lvl w:ilvl="0" w:tplc="F4DAE74A">
      <w:start w:val="1"/>
      <w:numFmt w:val="decimal"/>
      <w:lvlText w:val="%1)"/>
      <w:lvlJc w:val="left"/>
      <w:pPr>
        <w:ind w:left="720" w:hanging="360"/>
      </w:pPr>
    </w:lvl>
    <w:lvl w:ilvl="1" w:tplc="80CC7714">
      <w:start w:val="1"/>
      <w:numFmt w:val="lowerRoman"/>
      <w:lvlText w:val="%2."/>
      <w:lvlJc w:val="right"/>
      <w:pPr>
        <w:ind w:left="1080" w:hanging="360"/>
      </w:pPr>
      <w:rPr>
        <w:rFonts w:ascii="Times New Roman" w:hAnsi="Times New Roman" w:cs="Times New Roman" w:hint="default"/>
        <w:sz w:val="24"/>
        <w:szCs w:val="24"/>
      </w:rPr>
    </w:lvl>
    <w:lvl w:ilvl="2" w:tplc="D2BE7800">
      <w:start w:val="1"/>
      <w:numFmt w:val="lowerRoman"/>
      <w:lvlText w:val="%3)"/>
      <w:lvlJc w:val="left"/>
      <w:pPr>
        <w:ind w:left="1440" w:hanging="360"/>
      </w:pPr>
      <w:rPr>
        <w:rFonts w:hint="default"/>
        <w:sz w:val="22"/>
      </w:rPr>
    </w:lvl>
    <w:lvl w:ilvl="3" w:tplc="26609DAE">
      <w:start w:val="1"/>
      <w:numFmt w:val="decimal"/>
      <w:lvlText w:val="(%4)"/>
      <w:lvlJc w:val="left"/>
      <w:pPr>
        <w:ind w:left="1800" w:hanging="360"/>
      </w:pPr>
      <w:rPr>
        <w:rFonts w:hint="default"/>
      </w:rPr>
    </w:lvl>
    <w:lvl w:ilvl="4" w:tplc="B1243988">
      <w:start w:val="1"/>
      <w:numFmt w:val="lowerLetter"/>
      <w:lvlText w:val="(%5)"/>
      <w:lvlJc w:val="left"/>
      <w:pPr>
        <w:ind w:left="2160" w:hanging="360"/>
      </w:pPr>
      <w:rPr>
        <w:rFonts w:hint="default"/>
      </w:rPr>
    </w:lvl>
    <w:lvl w:ilvl="5" w:tplc="61BAA6C4">
      <w:start w:val="1"/>
      <w:numFmt w:val="lowerRoman"/>
      <w:lvlText w:val="(%6)"/>
      <w:lvlJc w:val="left"/>
      <w:pPr>
        <w:ind w:left="2520" w:hanging="360"/>
      </w:pPr>
      <w:rPr>
        <w:rFonts w:hint="default"/>
      </w:rPr>
    </w:lvl>
    <w:lvl w:ilvl="6" w:tplc="467A4DB8">
      <w:start w:val="1"/>
      <w:numFmt w:val="decimal"/>
      <w:lvlText w:val="%7."/>
      <w:lvlJc w:val="left"/>
      <w:pPr>
        <w:ind w:left="2880" w:hanging="360"/>
      </w:pPr>
      <w:rPr>
        <w:rFonts w:hint="default"/>
      </w:rPr>
    </w:lvl>
    <w:lvl w:ilvl="7" w:tplc="FC98D5DC">
      <w:start w:val="1"/>
      <w:numFmt w:val="lowerLetter"/>
      <w:lvlText w:val="%8."/>
      <w:lvlJc w:val="left"/>
      <w:pPr>
        <w:ind w:left="3240" w:hanging="360"/>
      </w:pPr>
      <w:rPr>
        <w:rFonts w:hint="default"/>
      </w:rPr>
    </w:lvl>
    <w:lvl w:ilvl="8" w:tplc="12E8D67A">
      <w:start w:val="1"/>
      <w:numFmt w:val="lowerRoman"/>
      <w:lvlText w:val="%9."/>
      <w:lvlJc w:val="left"/>
      <w:pPr>
        <w:ind w:left="3600" w:hanging="360"/>
      </w:pPr>
      <w:rPr>
        <w:rFonts w:hint="default"/>
      </w:rPr>
    </w:lvl>
  </w:abstractNum>
  <w:abstractNum w:abstractNumId="12" w15:restartNumberingAfterBreak="0">
    <w:nsid w:val="3E7C5769"/>
    <w:multiLevelType w:val="hybridMultilevel"/>
    <w:tmpl w:val="0409001D"/>
    <w:lvl w:ilvl="0" w:tplc="5A1669D2">
      <w:start w:val="1"/>
      <w:numFmt w:val="decimal"/>
      <w:lvlText w:val="%1)"/>
      <w:lvlJc w:val="left"/>
      <w:pPr>
        <w:ind w:left="360" w:hanging="360"/>
      </w:pPr>
    </w:lvl>
    <w:lvl w:ilvl="1" w:tplc="348EB88C">
      <w:start w:val="1"/>
      <w:numFmt w:val="lowerLetter"/>
      <w:lvlText w:val="%2)"/>
      <w:lvlJc w:val="left"/>
      <w:pPr>
        <w:ind w:left="720" w:hanging="360"/>
      </w:pPr>
    </w:lvl>
    <w:lvl w:ilvl="2" w:tplc="523C223A">
      <w:start w:val="1"/>
      <w:numFmt w:val="lowerRoman"/>
      <w:lvlText w:val="%3)"/>
      <w:lvlJc w:val="left"/>
      <w:pPr>
        <w:ind w:left="1080" w:hanging="360"/>
      </w:pPr>
    </w:lvl>
    <w:lvl w:ilvl="3" w:tplc="88F0E1A2">
      <w:start w:val="1"/>
      <w:numFmt w:val="decimal"/>
      <w:lvlText w:val="(%4)"/>
      <w:lvlJc w:val="left"/>
      <w:pPr>
        <w:ind w:left="1440" w:hanging="360"/>
      </w:pPr>
    </w:lvl>
    <w:lvl w:ilvl="4" w:tplc="7F2E9E08">
      <w:start w:val="1"/>
      <w:numFmt w:val="lowerLetter"/>
      <w:lvlText w:val="(%5)"/>
      <w:lvlJc w:val="left"/>
      <w:pPr>
        <w:ind w:left="1800" w:hanging="360"/>
      </w:pPr>
    </w:lvl>
    <w:lvl w:ilvl="5" w:tplc="278C834C">
      <w:start w:val="1"/>
      <w:numFmt w:val="lowerRoman"/>
      <w:lvlText w:val="(%6)"/>
      <w:lvlJc w:val="left"/>
      <w:pPr>
        <w:ind w:left="2160" w:hanging="360"/>
      </w:pPr>
    </w:lvl>
    <w:lvl w:ilvl="6" w:tplc="759AFEF4">
      <w:start w:val="1"/>
      <w:numFmt w:val="decimal"/>
      <w:lvlText w:val="%7."/>
      <w:lvlJc w:val="left"/>
      <w:pPr>
        <w:ind w:left="2520" w:hanging="360"/>
      </w:pPr>
    </w:lvl>
    <w:lvl w:ilvl="7" w:tplc="6C22C076">
      <w:start w:val="1"/>
      <w:numFmt w:val="lowerLetter"/>
      <w:lvlText w:val="%8."/>
      <w:lvlJc w:val="left"/>
      <w:pPr>
        <w:ind w:left="2880" w:hanging="360"/>
      </w:pPr>
    </w:lvl>
    <w:lvl w:ilvl="8" w:tplc="0E1246FA">
      <w:start w:val="1"/>
      <w:numFmt w:val="lowerRoman"/>
      <w:lvlText w:val="%9."/>
      <w:lvlJc w:val="left"/>
      <w:pPr>
        <w:ind w:left="3240" w:hanging="360"/>
      </w:pPr>
    </w:lvl>
  </w:abstractNum>
  <w:abstractNum w:abstractNumId="13" w15:restartNumberingAfterBreak="0">
    <w:nsid w:val="42D64C65"/>
    <w:multiLevelType w:val="hybridMultilevel"/>
    <w:tmpl w:val="5C2EA63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9E1B4F"/>
    <w:multiLevelType w:val="hybridMultilevel"/>
    <w:tmpl w:val="C90AF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695028"/>
    <w:multiLevelType w:val="multilevel"/>
    <w:tmpl w:val="A83EEEBC"/>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BAA02FF"/>
    <w:multiLevelType w:val="hybridMultilevel"/>
    <w:tmpl w:val="F0D0FA1E"/>
    <w:lvl w:ilvl="0" w:tplc="D592BFF6">
      <w:start w:val="1"/>
      <w:numFmt w:val="decimal"/>
      <w:lvlText w:val="%1)"/>
      <w:lvlJc w:val="left"/>
      <w:pPr>
        <w:ind w:left="720" w:hanging="360"/>
      </w:pPr>
    </w:lvl>
    <w:lvl w:ilvl="1" w:tplc="C7BAA0C4">
      <w:start w:val="1"/>
      <w:numFmt w:val="lowerLetter"/>
      <w:lvlText w:val="%2)"/>
      <w:lvlJc w:val="left"/>
      <w:pPr>
        <w:ind w:left="1080" w:hanging="360"/>
      </w:pPr>
      <w:rPr>
        <w:rFonts w:hint="default"/>
      </w:rPr>
    </w:lvl>
    <w:lvl w:ilvl="2" w:tplc="0936A890">
      <w:start w:val="1"/>
      <w:numFmt w:val="lowerRoman"/>
      <w:lvlText w:val="%3."/>
      <w:lvlJc w:val="right"/>
      <w:pPr>
        <w:ind w:left="1440" w:hanging="360"/>
      </w:pPr>
      <w:rPr>
        <w:rFonts w:hint="default"/>
        <w:sz w:val="22"/>
      </w:rPr>
    </w:lvl>
    <w:lvl w:ilvl="3" w:tplc="06B6F170">
      <w:start w:val="1"/>
      <w:numFmt w:val="decimal"/>
      <w:lvlText w:val="(%4)"/>
      <w:lvlJc w:val="left"/>
      <w:pPr>
        <w:ind w:left="1800" w:hanging="360"/>
      </w:pPr>
      <w:rPr>
        <w:rFonts w:hint="default"/>
      </w:rPr>
    </w:lvl>
    <w:lvl w:ilvl="4" w:tplc="0E0E95D4">
      <w:start w:val="1"/>
      <w:numFmt w:val="lowerLetter"/>
      <w:lvlText w:val="(%5)"/>
      <w:lvlJc w:val="left"/>
      <w:pPr>
        <w:ind w:left="2160" w:hanging="360"/>
      </w:pPr>
      <w:rPr>
        <w:rFonts w:hint="default"/>
      </w:rPr>
    </w:lvl>
    <w:lvl w:ilvl="5" w:tplc="90F44B80">
      <w:start w:val="1"/>
      <w:numFmt w:val="lowerRoman"/>
      <w:lvlText w:val="(%6)"/>
      <w:lvlJc w:val="left"/>
      <w:pPr>
        <w:ind w:left="2520" w:hanging="360"/>
      </w:pPr>
      <w:rPr>
        <w:rFonts w:hint="default"/>
      </w:rPr>
    </w:lvl>
    <w:lvl w:ilvl="6" w:tplc="CD1A0A24">
      <w:start w:val="1"/>
      <w:numFmt w:val="decimal"/>
      <w:lvlText w:val="%7."/>
      <w:lvlJc w:val="left"/>
      <w:pPr>
        <w:ind w:left="2880" w:hanging="360"/>
      </w:pPr>
      <w:rPr>
        <w:rFonts w:hint="default"/>
      </w:rPr>
    </w:lvl>
    <w:lvl w:ilvl="7" w:tplc="6B9E19B4">
      <w:start w:val="1"/>
      <w:numFmt w:val="lowerLetter"/>
      <w:lvlText w:val="%8."/>
      <w:lvlJc w:val="left"/>
      <w:pPr>
        <w:ind w:left="3240" w:hanging="360"/>
      </w:pPr>
      <w:rPr>
        <w:rFonts w:hint="default"/>
      </w:rPr>
    </w:lvl>
    <w:lvl w:ilvl="8" w:tplc="549A030A">
      <w:start w:val="1"/>
      <w:numFmt w:val="lowerRoman"/>
      <w:lvlText w:val="%9."/>
      <w:lvlJc w:val="left"/>
      <w:pPr>
        <w:ind w:left="3600" w:hanging="360"/>
      </w:pPr>
      <w:rPr>
        <w:rFonts w:hint="default"/>
      </w:rPr>
    </w:lvl>
  </w:abstractNum>
  <w:abstractNum w:abstractNumId="17" w15:restartNumberingAfterBreak="0">
    <w:nsid w:val="56135F4A"/>
    <w:multiLevelType w:val="hybridMultilevel"/>
    <w:tmpl w:val="167CD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AC5DD6"/>
    <w:multiLevelType w:val="hybridMultilevel"/>
    <w:tmpl w:val="0409001D"/>
    <w:lvl w:ilvl="0" w:tplc="D0106E04">
      <w:start w:val="1"/>
      <w:numFmt w:val="decimal"/>
      <w:lvlText w:val="%1)"/>
      <w:lvlJc w:val="left"/>
      <w:pPr>
        <w:ind w:left="360" w:hanging="360"/>
      </w:pPr>
    </w:lvl>
    <w:lvl w:ilvl="1" w:tplc="23ACD1D0">
      <w:start w:val="1"/>
      <w:numFmt w:val="lowerLetter"/>
      <w:lvlText w:val="%2)"/>
      <w:lvlJc w:val="left"/>
      <w:pPr>
        <w:ind w:left="720" w:hanging="360"/>
      </w:pPr>
    </w:lvl>
    <w:lvl w:ilvl="2" w:tplc="9132A3A4">
      <w:start w:val="1"/>
      <w:numFmt w:val="lowerRoman"/>
      <w:lvlText w:val="%3)"/>
      <w:lvlJc w:val="left"/>
      <w:pPr>
        <w:ind w:left="1080" w:hanging="360"/>
      </w:pPr>
    </w:lvl>
    <w:lvl w:ilvl="3" w:tplc="63EA73C0">
      <w:start w:val="1"/>
      <w:numFmt w:val="decimal"/>
      <w:lvlText w:val="(%4)"/>
      <w:lvlJc w:val="left"/>
      <w:pPr>
        <w:ind w:left="1440" w:hanging="360"/>
      </w:pPr>
    </w:lvl>
    <w:lvl w:ilvl="4" w:tplc="27A0979A">
      <w:start w:val="1"/>
      <w:numFmt w:val="lowerLetter"/>
      <w:lvlText w:val="(%5)"/>
      <w:lvlJc w:val="left"/>
      <w:pPr>
        <w:ind w:left="1800" w:hanging="360"/>
      </w:pPr>
    </w:lvl>
    <w:lvl w:ilvl="5" w:tplc="6968140A">
      <w:start w:val="1"/>
      <w:numFmt w:val="lowerRoman"/>
      <w:lvlText w:val="(%6)"/>
      <w:lvlJc w:val="left"/>
      <w:pPr>
        <w:ind w:left="2160" w:hanging="360"/>
      </w:pPr>
    </w:lvl>
    <w:lvl w:ilvl="6" w:tplc="15943564">
      <w:start w:val="1"/>
      <w:numFmt w:val="decimal"/>
      <w:lvlText w:val="%7."/>
      <w:lvlJc w:val="left"/>
      <w:pPr>
        <w:ind w:left="2520" w:hanging="360"/>
      </w:pPr>
    </w:lvl>
    <w:lvl w:ilvl="7" w:tplc="B2A2930C">
      <w:start w:val="1"/>
      <w:numFmt w:val="lowerLetter"/>
      <w:lvlText w:val="%8."/>
      <w:lvlJc w:val="left"/>
      <w:pPr>
        <w:ind w:left="2880" w:hanging="360"/>
      </w:pPr>
    </w:lvl>
    <w:lvl w:ilvl="8" w:tplc="D340E668">
      <w:start w:val="1"/>
      <w:numFmt w:val="lowerRoman"/>
      <w:lvlText w:val="%9."/>
      <w:lvlJc w:val="left"/>
      <w:pPr>
        <w:ind w:left="3240" w:hanging="360"/>
      </w:pPr>
    </w:lvl>
  </w:abstractNum>
  <w:abstractNum w:abstractNumId="19" w15:restartNumberingAfterBreak="0">
    <w:nsid w:val="5AA12405"/>
    <w:multiLevelType w:val="multilevel"/>
    <w:tmpl w:val="27600D0A"/>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60166BE9"/>
    <w:multiLevelType w:val="hybridMultilevel"/>
    <w:tmpl w:val="19D2D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F978EA"/>
    <w:multiLevelType w:val="hybridMultilevel"/>
    <w:tmpl w:val="E65E63DC"/>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22" w15:restartNumberingAfterBreak="0">
    <w:nsid w:val="6C4721FD"/>
    <w:multiLevelType w:val="hybridMultilevel"/>
    <w:tmpl w:val="35FEDFA6"/>
    <w:lvl w:ilvl="0" w:tplc="D026EEFE">
      <w:start w:val="2"/>
      <w:numFmt w:val="decimal"/>
      <w:lvlText w:val="%1)"/>
      <w:lvlJc w:val="left"/>
      <w:pPr>
        <w:ind w:left="720" w:hanging="360"/>
      </w:pPr>
      <w:rPr>
        <w:rFonts w:hint="default"/>
        <w:b w:val="0"/>
        <w:bCs/>
      </w:rPr>
    </w:lvl>
    <w:lvl w:ilvl="1" w:tplc="0F7429BA">
      <w:start w:val="9"/>
      <w:numFmt w:val="lowerLetter"/>
      <w:lvlText w:val="%2)"/>
      <w:lvlJc w:val="left"/>
      <w:pPr>
        <w:ind w:left="1080" w:hanging="360"/>
      </w:pPr>
      <w:rPr>
        <w:rFonts w:hint="default"/>
      </w:rPr>
    </w:lvl>
    <w:lvl w:ilvl="2" w:tplc="131A3A84">
      <w:start w:val="1"/>
      <w:numFmt w:val="lowerRoman"/>
      <w:lvlText w:val="%3)"/>
      <w:lvlJc w:val="left"/>
      <w:pPr>
        <w:ind w:left="1440" w:hanging="360"/>
      </w:pPr>
      <w:rPr>
        <w:rFonts w:hint="default"/>
        <w:sz w:val="22"/>
      </w:rPr>
    </w:lvl>
    <w:lvl w:ilvl="3" w:tplc="266AFFE0">
      <w:start w:val="1"/>
      <w:numFmt w:val="decimal"/>
      <w:lvlText w:val="(%4)"/>
      <w:lvlJc w:val="left"/>
      <w:pPr>
        <w:ind w:left="1800" w:hanging="360"/>
      </w:pPr>
      <w:rPr>
        <w:rFonts w:hint="default"/>
      </w:rPr>
    </w:lvl>
    <w:lvl w:ilvl="4" w:tplc="C076E314">
      <w:start w:val="1"/>
      <w:numFmt w:val="lowerLetter"/>
      <w:lvlText w:val="(%5)"/>
      <w:lvlJc w:val="left"/>
      <w:pPr>
        <w:ind w:left="2160" w:hanging="360"/>
      </w:pPr>
      <w:rPr>
        <w:rFonts w:hint="default"/>
      </w:rPr>
    </w:lvl>
    <w:lvl w:ilvl="5" w:tplc="2242B14C">
      <w:start w:val="1"/>
      <w:numFmt w:val="lowerRoman"/>
      <w:lvlText w:val="(%6)"/>
      <w:lvlJc w:val="left"/>
      <w:pPr>
        <w:ind w:left="2520" w:hanging="360"/>
      </w:pPr>
      <w:rPr>
        <w:rFonts w:hint="default"/>
      </w:rPr>
    </w:lvl>
    <w:lvl w:ilvl="6" w:tplc="3A7AD006">
      <w:start w:val="1"/>
      <w:numFmt w:val="decimal"/>
      <w:lvlText w:val="%7."/>
      <w:lvlJc w:val="left"/>
      <w:pPr>
        <w:ind w:left="2880" w:hanging="360"/>
      </w:pPr>
      <w:rPr>
        <w:rFonts w:hint="default"/>
      </w:rPr>
    </w:lvl>
    <w:lvl w:ilvl="7" w:tplc="2D9079D8">
      <w:start w:val="1"/>
      <w:numFmt w:val="lowerLetter"/>
      <w:lvlText w:val="%8."/>
      <w:lvlJc w:val="left"/>
      <w:pPr>
        <w:ind w:left="3240" w:hanging="360"/>
      </w:pPr>
      <w:rPr>
        <w:rFonts w:hint="default"/>
      </w:rPr>
    </w:lvl>
    <w:lvl w:ilvl="8" w:tplc="EB3AA484">
      <w:start w:val="1"/>
      <w:numFmt w:val="lowerRoman"/>
      <w:lvlText w:val="%9."/>
      <w:lvlJc w:val="left"/>
      <w:pPr>
        <w:ind w:left="3600" w:hanging="360"/>
      </w:pPr>
      <w:rPr>
        <w:rFonts w:hint="default"/>
      </w:rPr>
    </w:lvl>
  </w:abstractNum>
  <w:abstractNum w:abstractNumId="23" w15:restartNumberingAfterBreak="0">
    <w:nsid w:val="6D7E3AD8"/>
    <w:multiLevelType w:val="hybridMultilevel"/>
    <w:tmpl w:val="544A312C"/>
    <w:lvl w:ilvl="0" w:tplc="11B24E82">
      <w:start w:val="1"/>
      <w:numFmt w:val="decimal"/>
      <w:lvlText w:val="%1)"/>
      <w:lvlJc w:val="left"/>
      <w:pPr>
        <w:ind w:left="720" w:hanging="360"/>
      </w:pPr>
    </w:lvl>
    <w:lvl w:ilvl="1" w:tplc="2D54456C">
      <w:start w:val="1"/>
      <w:numFmt w:val="lowerLetter"/>
      <w:lvlText w:val="%2)"/>
      <w:lvlJc w:val="left"/>
      <w:pPr>
        <w:ind w:left="1080" w:hanging="360"/>
      </w:pPr>
      <w:rPr>
        <w:rFonts w:hint="default"/>
      </w:rPr>
    </w:lvl>
    <w:lvl w:ilvl="2" w:tplc="BBD8EEC2">
      <w:start w:val="1"/>
      <w:numFmt w:val="lowerRoman"/>
      <w:lvlText w:val="%3)"/>
      <w:lvlJc w:val="left"/>
      <w:pPr>
        <w:ind w:left="1440" w:hanging="360"/>
      </w:pPr>
      <w:rPr>
        <w:rFonts w:hint="default"/>
        <w:sz w:val="22"/>
      </w:rPr>
    </w:lvl>
    <w:lvl w:ilvl="3" w:tplc="0CEC2EB8">
      <w:start w:val="1"/>
      <w:numFmt w:val="decimal"/>
      <w:lvlText w:val="(%4)"/>
      <w:lvlJc w:val="left"/>
      <w:pPr>
        <w:ind w:left="1800" w:hanging="360"/>
      </w:pPr>
      <w:rPr>
        <w:rFonts w:hint="default"/>
      </w:rPr>
    </w:lvl>
    <w:lvl w:ilvl="4" w:tplc="B226EC04">
      <w:start w:val="1"/>
      <w:numFmt w:val="lowerLetter"/>
      <w:lvlText w:val="(%5)"/>
      <w:lvlJc w:val="left"/>
      <w:pPr>
        <w:ind w:left="2160" w:hanging="360"/>
      </w:pPr>
      <w:rPr>
        <w:rFonts w:hint="default"/>
      </w:rPr>
    </w:lvl>
    <w:lvl w:ilvl="5" w:tplc="EE503046">
      <w:start w:val="1"/>
      <w:numFmt w:val="lowerRoman"/>
      <w:lvlText w:val="(%6)"/>
      <w:lvlJc w:val="left"/>
      <w:pPr>
        <w:ind w:left="2520" w:hanging="360"/>
      </w:pPr>
      <w:rPr>
        <w:rFonts w:hint="default"/>
      </w:rPr>
    </w:lvl>
    <w:lvl w:ilvl="6" w:tplc="67FA74C6">
      <w:start w:val="1"/>
      <w:numFmt w:val="decimal"/>
      <w:lvlText w:val="%7."/>
      <w:lvlJc w:val="left"/>
      <w:pPr>
        <w:ind w:left="2880" w:hanging="360"/>
      </w:pPr>
      <w:rPr>
        <w:rFonts w:hint="default"/>
      </w:rPr>
    </w:lvl>
    <w:lvl w:ilvl="7" w:tplc="58D0A056">
      <w:start w:val="1"/>
      <w:numFmt w:val="lowerLetter"/>
      <w:lvlText w:val="%8."/>
      <w:lvlJc w:val="left"/>
      <w:pPr>
        <w:ind w:left="3240" w:hanging="360"/>
      </w:pPr>
      <w:rPr>
        <w:rFonts w:hint="default"/>
      </w:rPr>
    </w:lvl>
    <w:lvl w:ilvl="8" w:tplc="8FC609F6">
      <w:start w:val="1"/>
      <w:numFmt w:val="lowerRoman"/>
      <w:lvlText w:val="%9."/>
      <w:lvlJc w:val="left"/>
      <w:pPr>
        <w:ind w:left="3600" w:hanging="360"/>
      </w:pPr>
      <w:rPr>
        <w:rFonts w:hint="default"/>
      </w:rPr>
    </w:lvl>
  </w:abstractNum>
  <w:abstractNum w:abstractNumId="24" w15:restartNumberingAfterBreak="0">
    <w:nsid w:val="6D814EAB"/>
    <w:multiLevelType w:val="hybridMultilevel"/>
    <w:tmpl w:val="C62E5FD4"/>
    <w:lvl w:ilvl="0" w:tplc="7C7889AE">
      <w:start w:val="1"/>
      <w:numFmt w:val="decimal"/>
      <w:lvlText w:val="%1)"/>
      <w:lvlJc w:val="left"/>
      <w:pPr>
        <w:ind w:left="360" w:hanging="360"/>
      </w:pPr>
      <w:rPr>
        <w:rFonts w:hint="default"/>
      </w:rPr>
    </w:lvl>
    <w:lvl w:ilvl="1" w:tplc="41303950">
      <w:start w:val="1"/>
      <w:numFmt w:val="lowerLetter"/>
      <w:lvlText w:val="%2)"/>
      <w:lvlJc w:val="left"/>
      <w:pPr>
        <w:ind w:left="720" w:hanging="360"/>
      </w:pPr>
      <w:rPr>
        <w:rFonts w:hint="default"/>
      </w:rPr>
    </w:lvl>
    <w:lvl w:ilvl="2" w:tplc="17AA2D12">
      <w:start w:val="1"/>
      <w:numFmt w:val="lowerRoman"/>
      <w:lvlText w:val="%3)"/>
      <w:lvlJc w:val="left"/>
      <w:pPr>
        <w:ind w:left="1080" w:hanging="360"/>
      </w:pPr>
      <w:rPr>
        <w:rFonts w:hint="default"/>
      </w:rPr>
    </w:lvl>
    <w:lvl w:ilvl="3" w:tplc="619CFAE8">
      <w:start w:val="1"/>
      <w:numFmt w:val="decimal"/>
      <w:lvlText w:val="(%4)"/>
      <w:lvlJc w:val="left"/>
      <w:pPr>
        <w:ind w:left="1440" w:hanging="360"/>
      </w:pPr>
      <w:rPr>
        <w:rFonts w:hint="default"/>
      </w:rPr>
    </w:lvl>
    <w:lvl w:ilvl="4" w:tplc="32C622F8">
      <w:start w:val="1"/>
      <w:numFmt w:val="lowerLetter"/>
      <w:lvlText w:val="(%5)"/>
      <w:lvlJc w:val="left"/>
      <w:pPr>
        <w:ind w:left="1800" w:hanging="360"/>
      </w:pPr>
      <w:rPr>
        <w:rFonts w:hint="default"/>
      </w:rPr>
    </w:lvl>
    <w:lvl w:ilvl="5" w:tplc="D3563556">
      <w:start w:val="1"/>
      <w:numFmt w:val="lowerRoman"/>
      <w:lvlText w:val="(%6)"/>
      <w:lvlJc w:val="left"/>
      <w:pPr>
        <w:ind w:left="2160" w:hanging="360"/>
      </w:pPr>
      <w:rPr>
        <w:rFonts w:hint="default"/>
      </w:rPr>
    </w:lvl>
    <w:lvl w:ilvl="6" w:tplc="756E7DC0">
      <w:start w:val="1"/>
      <w:numFmt w:val="decimal"/>
      <w:lvlText w:val="%7."/>
      <w:lvlJc w:val="left"/>
      <w:pPr>
        <w:ind w:left="2520" w:hanging="360"/>
      </w:pPr>
      <w:rPr>
        <w:rFonts w:hint="default"/>
      </w:rPr>
    </w:lvl>
    <w:lvl w:ilvl="7" w:tplc="C7301CD4">
      <w:start w:val="1"/>
      <w:numFmt w:val="lowerLetter"/>
      <w:lvlText w:val="%8."/>
      <w:lvlJc w:val="left"/>
      <w:pPr>
        <w:ind w:left="2880" w:hanging="360"/>
      </w:pPr>
      <w:rPr>
        <w:rFonts w:hint="default"/>
      </w:rPr>
    </w:lvl>
    <w:lvl w:ilvl="8" w:tplc="39D2788C">
      <w:start w:val="1"/>
      <w:numFmt w:val="lowerRoman"/>
      <w:lvlText w:val="%9."/>
      <w:lvlJc w:val="left"/>
      <w:pPr>
        <w:ind w:left="3240" w:hanging="360"/>
      </w:pPr>
      <w:rPr>
        <w:rFonts w:hint="default"/>
      </w:rPr>
    </w:lvl>
  </w:abstractNum>
  <w:abstractNum w:abstractNumId="25" w15:restartNumberingAfterBreak="0">
    <w:nsid w:val="6F460E39"/>
    <w:multiLevelType w:val="hybridMultilevel"/>
    <w:tmpl w:val="84DA1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BD63BE"/>
    <w:multiLevelType w:val="hybridMultilevel"/>
    <w:tmpl w:val="5D8676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7F62AE"/>
    <w:multiLevelType w:val="hybridMultilevel"/>
    <w:tmpl w:val="E1EEE5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8CB4BAE"/>
    <w:multiLevelType w:val="hybridMultilevel"/>
    <w:tmpl w:val="42B0C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3751674">
    <w:abstractNumId w:val="4"/>
  </w:num>
  <w:num w:numId="2" w16cid:durableId="1071267474">
    <w:abstractNumId w:val="1"/>
  </w:num>
  <w:num w:numId="3" w16cid:durableId="281309463">
    <w:abstractNumId w:val="23"/>
  </w:num>
  <w:num w:numId="4" w16cid:durableId="2012104408">
    <w:abstractNumId w:val="18"/>
  </w:num>
  <w:num w:numId="5" w16cid:durableId="1817869492">
    <w:abstractNumId w:val="9"/>
  </w:num>
  <w:num w:numId="6" w16cid:durableId="538205216">
    <w:abstractNumId w:val="20"/>
  </w:num>
  <w:num w:numId="7" w16cid:durableId="162621773">
    <w:abstractNumId w:val="13"/>
  </w:num>
  <w:num w:numId="8" w16cid:durableId="1918589426">
    <w:abstractNumId w:val="8"/>
  </w:num>
  <w:num w:numId="9" w16cid:durableId="411585612">
    <w:abstractNumId w:val="27"/>
  </w:num>
  <w:num w:numId="10" w16cid:durableId="1420983269">
    <w:abstractNumId w:val="2"/>
  </w:num>
  <w:num w:numId="11" w16cid:durableId="1694457705">
    <w:abstractNumId w:val="21"/>
  </w:num>
  <w:num w:numId="12" w16cid:durableId="1689913590">
    <w:abstractNumId w:val="11"/>
  </w:num>
  <w:num w:numId="13" w16cid:durableId="1154563877">
    <w:abstractNumId w:val="16"/>
  </w:num>
  <w:num w:numId="14" w16cid:durableId="981154112">
    <w:abstractNumId w:val="28"/>
  </w:num>
  <w:num w:numId="15" w16cid:durableId="1624732543">
    <w:abstractNumId w:val="22"/>
  </w:num>
  <w:num w:numId="16" w16cid:durableId="1616864992">
    <w:abstractNumId w:val="3"/>
  </w:num>
  <w:num w:numId="17" w16cid:durableId="1528834524">
    <w:abstractNumId w:val="12"/>
  </w:num>
  <w:num w:numId="18" w16cid:durableId="491605162">
    <w:abstractNumId w:val="24"/>
  </w:num>
  <w:num w:numId="19" w16cid:durableId="145708259">
    <w:abstractNumId w:val="15"/>
  </w:num>
  <w:num w:numId="20" w16cid:durableId="1495414744">
    <w:abstractNumId w:val="19"/>
  </w:num>
  <w:num w:numId="21" w16cid:durableId="1400444248">
    <w:abstractNumId w:val="5"/>
  </w:num>
  <w:num w:numId="22" w16cid:durableId="580792654">
    <w:abstractNumId w:val="0"/>
  </w:num>
  <w:num w:numId="23" w16cid:durableId="268777419">
    <w:abstractNumId w:val="26"/>
  </w:num>
  <w:num w:numId="24" w16cid:durableId="556285215">
    <w:abstractNumId w:val="6"/>
  </w:num>
  <w:num w:numId="25" w16cid:durableId="575941580">
    <w:abstractNumId w:val="7"/>
  </w:num>
  <w:num w:numId="26" w16cid:durableId="570164658">
    <w:abstractNumId w:val="10"/>
  </w:num>
  <w:num w:numId="27" w16cid:durableId="1972905541">
    <w:abstractNumId w:val="25"/>
  </w:num>
  <w:num w:numId="28" w16cid:durableId="611523003">
    <w:abstractNumId w:val="14"/>
  </w:num>
  <w:num w:numId="29" w16cid:durableId="1298803333">
    <w:abstractNumId w:val="17"/>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le Martin">
    <w15:presenceInfo w15:providerId="None" w15:userId="Danielle Mart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33AA"/>
    <w:rsid w:val="0000084F"/>
    <w:rsid w:val="00000A2D"/>
    <w:rsid w:val="00001CB5"/>
    <w:rsid w:val="00001F58"/>
    <w:rsid w:val="000027BF"/>
    <w:rsid w:val="0000382A"/>
    <w:rsid w:val="00003B57"/>
    <w:rsid w:val="00003DD6"/>
    <w:rsid w:val="00003EBE"/>
    <w:rsid w:val="00005D30"/>
    <w:rsid w:val="00005E04"/>
    <w:rsid w:val="00005E0C"/>
    <w:rsid w:val="000074DB"/>
    <w:rsid w:val="0001172D"/>
    <w:rsid w:val="000119A5"/>
    <w:rsid w:val="0001311D"/>
    <w:rsid w:val="00014123"/>
    <w:rsid w:val="00014F0E"/>
    <w:rsid w:val="00016339"/>
    <w:rsid w:val="00016498"/>
    <w:rsid w:val="00016F1E"/>
    <w:rsid w:val="0001712C"/>
    <w:rsid w:val="00017161"/>
    <w:rsid w:val="00017390"/>
    <w:rsid w:val="00017F73"/>
    <w:rsid w:val="00020004"/>
    <w:rsid w:val="000201F4"/>
    <w:rsid w:val="00020355"/>
    <w:rsid w:val="00020D1C"/>
    <w:rsid w:val="0002180E"/>
    <w:rsid w:val="00022087"/>
    <w:rsid w:val="000230BF"/>
    <w:rsid w:val="000235F4"/>
    <w:rsid w:val="00024334"/>
    <w:rsid w:val="000243A6"/>
    <w:rsid w:val="00024FB2"/>
    <w:rsid w:val="00025C32"/>
    <w:rsid w:val="00026E4F"/>
    <w:rsid w:val="0002736E"/>
    <w:rsid w:val="00027C24"/>
    <w:rsid w:val="000300B8"/>
    <w:rsid w:val="00031512"/>
    <w:rsid w:val="0003240B"/>
    <w:rsid w:val="00033AFD"/>
    <w:rsid w:val="00033F82"/>
    <w:rsid w:val="00034A35"/>
    <w:rsid w:val="00036184"/>
    <w:rsid w:val="00036276"/>
    <w:rsid w:val="00036C04"/>
    <w:rsid w:val="00036F1D"/>
    <w:rsid w:val="00037787"/>
    <w:rsid w:val="000377DB"/>
    <w:rsid w:val="00037C01"/>
    <w:rsid w:val="00041A23"/>
    <w:rsid w:val="000422CA"/>
    <w:rsid w:val="00042325"/>
    <w:rsid w:val="00042E02"/>
    <w:rsid w:val="00044484"/>
    <w:rsid w:val="000452B6"/>
    <w:rsid w:val="000457B0"/>
    <w:rsid w:val="00045DE1"/>
    <w:rsid w:val="00046220"/>
    <w:rsid w:val="00046A41"/>
    <w:rsid w:val="000527E2"/>
    <w:rsid w:val="000536F0"/>
    <w:rsid w:val="00054059"/>
    <w:rsid w:val="000544E5"/>
    <w:rsid w:val="00054EE5"/>
    <w:rsid w:val="00056075"/>
    <w:rsid w:val="00056E3A"/>
    <w:rsid w:val="00056FE1"/>
    <w:rsid w:val="00057167"/>
    <w:rsid w:val="0006087D"/>
    <w:rsid w:val="00060D91"/>
    <w:rsid w:val="00061257"/>
    <w:rsid w:val="000615EC"/>
    <w:rsid w:val="00061B86"/>
    <w:rsid w:val="000622F2"/>
    <w:rsid w:val="00062711"/>
    <w:rsid w:val="00062A09"/>
    <w:rsid w:val="00063573"/>
    <w:rsid w:val="00064C89"/>
    <w:rsid w:val="0006508A"/>
    <w:rsid w:val="00065BA4"/>
    <w:rsid w:val="00065F3A"/>
    <w:rsid w:val="000671ED"/>
    <w:rsid w:val="00067529"/>
    <w:rsid w:val="000679DC"/>
    <w:rsid w:val="000709A4"/>
    <w:rsid w:val="00071528"/>
    <w:rsid w:val="000719D6"/>
    <w:rsid w:val="00071B19"/>
    <w:rsid w:val="00071F0A"/>
    <w:rsid w:val="00072CBF"/>
    <w:rsid w:val="000740E3"/>
    <w:rsid w:val="00074286"/>
    <w:rsid w:val="0007432C"/>
    <w:rsid w:val="000751CF"/>
    <w:rsid w:val="00075273"/>
    <w:rsid w:val="00076A14"/>
    <w:rsid w:val="00076F52"/>
    <w:rsid w:val="00077C39"/>
    <w:rsid w:val="00080434"/>
    <w:rsid w:val="000805E7"/>
    <w:rsid w:val="00080D78"/>
    <w:rsid w:val="00080DE1"/>
    <w:rsid w:val="00082063"/>
    <w:rsid w:val="0008238D"/>
    <w:rsid w:val="00082784"/>
    <w:rsid w:val="000830FF"/>
    <w:rsid w:val="000836F1"/>
    <w:rsid w:val="0008418D"/>
    <w:rsid w:val="00084395"/>
    <w:rsid w:val="00085203"/>
    <w:rsid w:val="00085803"/>
    <w:rsid w:val="0008580F"/>
    <w:rsid w:val="00085951"/>
    <w:rsid w:val="00086D08"/>
    <w:rsid w:val="000876B5"/>
    <w:rsid w:val="000878C7"/>
    <w:rsid w:val="00087A1B"/>
    <w:rsid w:val="00090C67"/>
    <w:rsid w:val="0009154E"/>
    <w:rsid w:val="000919CF"/>
    <w:rsid w:val="00091B59"/>
    <w:rsid w:val="00092EDC"/>
    <w:rsid w:val="00093B4E"/>
    <w:rsid w:val="000948C6"/>
    <w:rsid w:val="000951DB"/>
    <w:rsid w:val="00095572"/>
    <w:rsid w:val="000958D0"/>
    <w:rsid w:val="00096234"/>
    <w:rsid w:val="0009642F"/>
    <w:rsid w:val="000A1BEB"/>
    <w:rsid w:val="000A1F65"/>
    <w:rsid w:val="000A25D8"/>
    <w:rsid w:val="000A2662"/>
    <w:rsid w:val="000A3E03"/>
    <w:rsid w:val="000A4E10"/>
    <w:rsid w:val="000A51BB"/>
    <w:rsid w:val="000A59CD"/>
    <w:rsid w:val="000A5DBC"/>
    <w:rsid w:val="000A7F33"/>
    <w:rsid w:val="000A7F5A"/>
    <w:rsid w:val="000B06BD"/>
    <w:rsid w:val="000B0752"/>
    <w:rsid w:val="000B20BD"/>
    <w:rsid w:val="000B28F9"/>
    <w:rsid w:val="000B2EF5"/>
    <w:rsid w:val="000B3A40"/>
    <w:rsid w:val="000B3E81"/>
    <w:rsid w:val="000B40BD"/>
    <w:rsid w:val="000B44A9"/>
    <w:rsid w:val="000B4BB3"/>
    <w:rsid w:val="000B5264"/>
    <w:rsid w:val="000B5271"/>
    <w:rsid w:val="000B5794"/>
    <w:rsid w:val="000B654F"/>
    <w:rsid w:val="000B685B"/>
    <w:rsid w:val="000B75FD"/>
    <w:rsid w:val="000C013F"/>
    <w:rsid w:val="000C01A1"/>
    <w:rsid w:val="000C02FA"/>
    <w:rsid w:val="000C0DDB"/>
    <w:rsid w:val="000C206C"/>
    <w:rsid w:val="000C30C1"/>
    <w:rsid w:val="000C38FB"/>
    <w:rsid w:val="000C4135"/>
    <w:rsid w:val="000C532D"/>
    <w:rsid w:val="000C552E"/>
    <w:rsid w:val="000C5C51"/>
    <w:rsid w:val="000C5EBA"/>
    <w:rsid w:val="000C65C5"/>
    <w:rsid w:val="000C6651"/>
    <w:rsid w:val="000C702E"/>
    <w:rsid w:val="000C742C"/>
    <w:rsid w:val="000C77C0"/>
    <w:rsid w:val="000D0C93"/>
    <w:rsid w:val="000D1D76"/>
    <w:rsid w:val="000D22D3"/>
    <w:rsid w:val="000D38EC"/>
    <w:rsid w:val="000D6231"/>
    <w:rsid w:val="000D65AF"/>
    <w:rsid w:val="000E0483"/>
    <w:rsid w:val="000E09FA"/>
    <w:rsid w:val="000E1538"/>
    <w:rsid w:val="000E15DD"/>
    <w:rsid w:val="000E163E"/>
    <w:rsid w:val="000E1720"/>
    <w:rsid w:val="000E1B4A"/>
    <w:rsid w:val="000E1C48"/>
    <w:rsid w:val="000E25FD"/>
    <w:rsid w:val="000E2AA5"/>
    <w:rsid w:val="000E2B6E"/>
    <w:rsid w:val="000E3B28"/>
    <w:rsid w:val="000E3D51"/>
    <w:rsid w:val="000E4950"/>
    <w:rsid w:val="000E4AF5"/>
    <w:rsid w:val="000E4F9D"/>
    <w:rsid w:val="000E573E"/>
    <w:rsid w:val="000E637E"/>
    <w:rsid w:val="000E6AE7"/>
    <w:rsid w:val="000E77D6"/>
    <w:rsid w:val="000E78A2"/>
    <w:rsid w:val="000F0D13"/>
    <w:rsid w:val="000F1B20"/>
    <w:rsid w:val="000F2503"/>
    <w:rsid w:val="000F2769"/>
    <w:rsid w:val="000F47E0"/>
    <w:rsid w:val="000F49A6"/>
    <w:rsid w:val="000F62C1"/>
    <w:rsid w:val="000F638C"/>
    <w:rsid w:val="00100776"/>
    <w:rsid w:val="00100B1B"/>
    <w:rsid w:val="00100BFA"/>
    <w:rsid w:val="001022E8"/>
    <w:rsid w:val="00103665"/>
    <w:rsid w:val="00103F9E"/>
    <w:rsid w:val="0010417F"/>
    <w:rsid w:val="00105595"/>
    <w:rsid w:val="00106125"/>
    <w:rsid w:val="00106386"/>
    <w:rsid w:val="0010673A"/>
    <w:rsid w:val="00106BEC"/>
    <w:rsid w:val="00107A24"/>
    <w:rsid w:val="00111009"/>
    <w:rsid w:val="00111087"/>
    <w:rsid w:val="00113E08"/>
    <w:rsid w:val="001153A0"/>
    <w:rsid w:val="001154D4"/>
    <w:rsid w:val="00115C4D"/>
    <w:rsid w:val="001169B9"/>
    <w:rsid w:val="00116BB6"/>
    <w:rsid w:val="00116C84"/>
    <w:rsid w:val="001170AE"/>
    <w:rsid w:val="001202D3"/>
    <w:rsid w:val="00120651"/>
    <w:rsid w:val="00120746"/>
    <w:rsid w:val="001207A1"/>
    <w:rsid w:val="00120C32"/>
    <w:rsid w:val="00121367"/>
    <w:rsid w:val="001213ED"/>
    <w:rsid w:val="00121620"/>
    <w:rsid w:val="00121FA2"/>
    <w:rsid w:val="00123514"/>
    <w:rsid w:val="00123BD1"/>
    <w:rsid w:val="00123F41"/>
    <w:rsid w:val="00124B9E"/>
    <w:rsid w:val="0012707A"/>
    <w:rsid w:val="001271F0"/>
    <w:rsid w:val="001273B9"/>
    <w:rsid w:val="00127C83"/>
    <w:rsid w:val="00130C42"/>
    <w:rsid w:val="001317FB"/>
    <w:rsid w:val="00131EAC"/>
    <w:rsid w:val="001320DD"/>
    <w:rsid w:val="00134C0D"/>
    <w:rsid w:val="00135050"/>
    <w:rsid w:val="00135DFC"/>
    <w:rsid w:val="00135E75"/>
    <w:rsid w:val="001360CB"/>
    <w:rsid w:val="001360E1"/>
    <w:rsid w:val="00136A23"/>
    <w:rsid w:val="00136D8D"/>
    <w:rsid w:val="00136EE9"/>
    <w:rsid w:val="00137C37"/>
    <w:rsid w:val="00140737"/>
    <w:rsid w:val="00140FB6"/>
    <w:rsid w:val="00141347"/>
    <w:rsid w:val="0014222D"/>
    <w:rsid w:val="00142961"/>
    <w:rsid w:val="00144421"/>
    <w:rsid w:val="00144819"/>
    <w:rsid w:val="00144E05"/>
    <w:rsid w:val="0014711C"/>
    <w:rsid w:val="00147555"/>
    <w:rsid w:val="00147AFE"/>
    <w:rsid w:val="0015100E"/>
    <w:rsid w:val="0015216D"/>
    <w:rsid w:val="00152245"/>
    <w:rsid w:val="00152B07"/>
    <w:rsid w:val="00153CC4"/>
    <w:rsid w:val="00155666"/>
    <w:rsid w:val="00157E19"/>
    <w:rsid w:val="00161479"/>
    <w:rsid w:val="001616C1"/>
    <w:rsid w:val="0016370E"/>
    <w:rsid w:val="00165025"/>
    <w:rsid w:val="00165143"/>
    <w:rsid w:val="0016666C"/>
    <w:rsid w:val="001672CB"/>
    <w:rsid w:val="001678F7"/>
    <w:rsid w:val="00167BA1"/>
    <w:rsid w:val="00167E60"/>
    <w:rsid w:val="001704EC"/>
    <w:rsid w:val="00170EAD"/>
    <w:rsid w:val="00170F9A"/>
    <w:rsid w:val="001715DD"/>
    <w:rsid w:val="0017235F"/>
    <w:rsid w:val="00173493"/>
    <w:rsid w:val="001742FD"/>
    <w:rsid w:val="001754E9"/>
    <w:rsid w:val="001757D4"/>
    <w:rsid w:val="001764CD"/>
    <w:rsid w:val="00176C1D"/>
    <w:rsid w:val="001771E5"/>
    <w:rsid w:val="001801B7"/>
    <w:rsid w:val="001809A7"/>
    <w:rsid w:val="00180EF5"/>
    <w:rsid w:val="00181020"/>
    <w:rsid w:val="001810DB"/>
    <w:rsid w:val="00181457"/>
    <w:rsid w:val="0018150A"/>
    <w:rsid w:val="00181761"/>
    <w:rsid w:val="0018179D"/>
    <w:rsid w:val="00181FA7"/>
    <w:rsid w:val="001834AF"/>
    <w:rsid w:val="001834DC"/>
    <w:rsid w:val="001834E0"/>
    <w:rsid w:val="00183C6F"/>
    <w:rsid w:val="00183EF0"/>
    <w:rsid w:val="001849B2"/>
    <w:rsid w:val="00184AAE"/>
    <w:rsid w:val="00184B74"/>
    <w:rsid w:val="00185322"/>
    <w:rsid w:val="00185BC6"/>
    <w:rsid w:val="00185EE8"/>
    <w:rsid w:val="0018620A"/>
    <w:rsid w:val="00186384"/>
    <w:rsid w:val="00186537"/>
    <w:rsid w:val="00186EF3"/>
    <w:rsid w:val="001875E3"/>
    <w:rsid w:val="00187B89"/>
    <w:rsid w:val="00187C9E"/>
    <w:rsid w:val="0019055D"/>
    <w:rsid w:val="001908C4"/>
    <w:rsid w:val="0019119A"/>
    <w:rsid w:val="001912DD"/>
    <w:rsid w:val="0019146D"/>
    <w:rsid w:val="00191AEF"/>
    <w:rsid w:val="001923CE"/>
    <w:rsid w:val="001931D8"/>
    <w:rsid w:val="00193267"/>
    <w:rsid w:val="001953D0"/>
    <w:rsid w:val="0019545E"/>
    <w:rsid w:val="001966B0"/>
    <w:rsid w:val="001A027D"/>
    <w:rsid w:val="001A3452"/>
    <w:rsid w:val="001A5110"/>
    <w:rsid w:val="001A52E4"/>
    <w:rsid w:val="001A568A"/>
    <w:rsid w:val="001A5FD9"/>
    <w:rsid w:val="001A667B"/>
    <w:rsid w:val="001A7384"/>
    <w:rsid w:val="001A76F7"/>
    <w:rsid w:val="001B0536"/>
    <w:rsid w:val="001B0CEB"/>
    <w:rsid w:val="001B0FBB"/>
    <w:rsid w:val="001B1787"/>
    <w:rsid w:val="001B1981"/>
    <w:rsid w:val="001B209E"/>
    <w:rsid w:val="001B2158"/>
    <w:rsid w:val="001B311A"/>
    <w:rsid w:val="001B4C71"/>
    <w:rsid w:val="001B5D95"/>
    <w:rsid w:val="001B64D5"/>
    <w:rsid w:val="001B69A8"/>
    <w:rsid w:val="001B6D69"/>
    <w:rsid w:val="001B7640"/>
    <w:rsid w:val="001B7962"/>
    <w:rsid w:val="001B799B"/>
    <w:rsid w:val="001C0069"/>
    <w:rsid w:val="001C00F9"/>
    <w:rsid w:val="001C038D"/>
    <w:rsid w:val="001C076E"/>
    <w:rsid w:val="001C0A1A"/>
    <w:rsid w:val="001C20B8"/>
    <w:rsid w:val="001C3A04"/>
    <w:rsid w:val="001C3B5F"/>
    <w:rsid w:val="001C3E8C"/>
    <w:rsid w:val="001C455A"/>
    <w:rsid w:val="001C4B8E"/>
    <w:rsid w:val="001D0654"/>
    <w:rsid w:val="001D0A73"/>
    <w:rsid w:val="001D0FD8"/>
    <w:rsid w:val="001D1956"/>
    <w:rsid w:val="001D1BCD"/>
    <w:rsid w:val="001D1CBC"/>
    <w:rsid w:val="001D291E"/>
    <w:rsid w:val="001D303D"/>
    <w:rsid w:val="001D3454"/>
    <w:rsid w:val="001D36D2"/>
    <w:rsid w:val="001D38B6"/>
    <w:rsid w:val="001D3CF2"/>
    <w:rsid w:val="001D4BDF"/>
    <w:rsid w:val="001D4C63"/>
    <w:rsid w:val="001D522A"/>
    <w:rsid w:val="001D749E"/>
    <w:rsid w:val="001D7758"/>
    <w:rsid w:val="001D7F9A"/>
    <w:rsid w:val="001E0090"/>
    <w:rsid w:val="001E1168"/>
    <w:rsid w:val="001E14F5"/>
    <w:rsid w:val="001E2FAA"/>
    <w:rsid w:val="001E3ED5"/>
    <w:rsid w:val="001E47A4"/>
    <w:rsid w:val="001E483F"/>
    <w:rsid w:val="001E4B67"/>
    <w:rsid w:val="001E51F3"/>
    <w:rsid w:val="001E559D"/>
    <w:rsid w:val="001E7546"/>
    <w:rsid w:val="001E78EE"/>
    <w:rsid w:val="001F1650"/>
    <w:rsid w:val="001F269E"/>
    <w:rsid w:val="001F2718"/>
    <w:rsid w:val="001F3326"/>
    <w:rsid w:val="001F3647"/>
    <w:rsid w:val="001F4565"/>
    <w:rsid w:val="001F589F"/>
    <w:rsid w:val="001F5F40"/>
    <w:rsid w:val="001F6206"/>
    <w:rsid w:val="001F7B77"/>
    <w:rsid w:val="001F7BA9"/>
    <w:rsid w:val="0020003C"/>
    <w:rsid w:val="0020007E"/>
    <w:rsid w:val="00200BF5"/>
    <w:rsid w:val="002016A1"/>
    <w:rsid w:val="00201AB5"/>
    <w:rsid w:val="0020269E"/>
    <w:rsid w:val="00202773"/>
    <w:rsid w:val="00202B8B"/>
    <w:rsid w:val="00203467"/>
    <w:rsid w:val="00203AE6"/>
    <w:rsid w:val="00203FF1"/>
    <w:rsid w:val="00204A55"/>
    <w:rsid w:val="002059A9"/>
    <w:rsid w:val="002068CF"/>
    <w:rsid w:val="00206DB9"/>
    <w:rsid w:val="00210170"/>
    <w:rsid w:val="002109B0"/>
    <w:rsid w:val="00211171"/>
    <w:rsid w:val="00211198"/>
    <w:rsid w:val="002118F8"/>
    <w:rsid w:val="00211A5B"/>
    <w:rsid w:val="00211B78"/>
    <w:rsid w:val="00211F69"/>
    <w:rsid w:val="002129A8"/>
    <w:rsid w:val="00212B4D"/>
    <w:rsid w:val="00213C1C"/>
    <w:rsid w:val="0021469E"/>
    <w:rsid w:val="00214E4B"/>
    <w:rsid w:val="00217508"/>
    <w:rsid w:val="0021787C"/>
    <w:rsid w:val="00217990"/>
    <w:rsid w:val="00217CB2"/>
    <w:rsid w:val="00220569"/>
    <w:rsid w:val="002210E5"/>
    <w:rsid w:val="002210F2"/>
    <w:rsid w:val="002225CB"/>
    <w:rsid w:val="0022261B"/>
    <w:rsid w:val="00222956"/>
    <w:rsid w:val="00223426"/>
    <w:rsid w:val="00223EA4"/>
    <w:rsid w:val="00224754"/>
    <w:rsid w:val="00224E83"/>
    <w:rsid w:val="002258A4"/>
    <w:rsid w:val="00226109"/>
    <w:rsid w:val="00226E7B"/>
    <w:rsid w:val="002274EE"/>
    <w:rsid w:val="00227AF2"/>
    <w:rsid w:val="00227EBB"/>
    <w:rsid w:val="002306FF"/>
    <w:rsid w:val="0023094C"/>
    <w:rsid w:val="00230E13"/>
    <w:rsid w:val="002312E8"/>
    <w:rsid w:val="002324FF"/>
    <w:rsid w:val="00233310"/>
    <w:rsid w:val="00233717"/>
    <w:rsid w:val="00234B9F"/>
    <w:rsid w:val="002358DF"/>
    <w:rsid w:val="00235DD6"/>
    <w:rsid w:val="002360AB"/>
    <w:rsid w:val="00236446"/>
    <w:rsid w:val="00237352"/>
    <w:rsid w:val="002373AD"/>
    <w:rsid w:val="002375BF"/>
    <w:rsid w:val="002401EE"/>
    <w:rsid w:val="00240877"/>
    <w:rsid w:val="00241572"/>
    <w:rsid w:val="00241CF3"/>
    <w:rsid w:val="00242277"/>
    <w:rsid w:val="0024322A"/>
    <w:rsid w:val="002433B8"/>
    <w:rsid w:val="00246009"/>
    <w:rsid w:val="00246677"/>
    <w:rsid w:val="002467E0"/>
    <w:rsid w:val="0024714C"/>
    <w:rsid w:val="00247247"/>
    <w:rsid w:val="00247FC7"/>
    <w:rsid w:val="00250C4C"/>
    <w:rsid w:val="00250E2B"/>
    <w:rsid w:val="002513D9"/>
    <w:rsid w:val="002516E5"/>
    <w:rsid w:val="0025237D"/>
    <w:rsid w:val="00252904"/>
    <w:rsid w:val="002530CD"/>
    <w:rsid w:val="00253B0E"/>
    <w:rsid w:val="002548FD"/>
    <w:rsid w:val="00254FD5"/>
    <w:rsid w:val="00255089"/>
    <w:rsid w:val="002552AE"/>
    <w:rsid w:val="00255900"/>
    <w:rsid w:val="00255C4A"/>
    <w:rsid w:val="0025610C"/>
    <w:rsid w:val="00256FED"/>
    <w:rsid w:val="00257343"/>
    <w:rsid w:val="002577B5"/>
    <w:rsid w:val="00257A0D"/>
    <w:rsid w:val="002616AE"/>
    <w:rsid w:val="00261EC2"/>
    <w:rsid w:val="00262035"/>
    <w:rsid w:val="00262E43"/>
    <w:rsid w:val="00262F67"/>
    <w:rsid w:val="002630F4"/>
    <w:rsid w:val="0026368E"/>
    <w:rsid w:val="00263D21"/>
    <w:rsid w:val="0026480E"/>
    <w:rsid w:val="00264947"/>
    <w:rsid w:val="00264E2D"/>
    <w:rsid w:val="00265583"/>
    <w:rsid w:val="00265948"/>
    <w:rsid w:val="00267223"/>
    <w:rsid w:val="00267630"/>
    <w:rsid w:val="00270112"/>
    <w:rsid w:val="00270DFB"/>
    <w:rsid w:val="00271BA0"/>
    <w:rsid w:val="00272224"/>
    <w:rsid w:val="00272933"/>
    <w:rsid w:val="00273675"/>
    <w:rsid w:val="002738B7"/>
    <w:rsid w:val="00274615"/>
    <w:rsid w:val="00274E94"/>
    <w:rsid w:val="00275475"/>
    <w:rsid w:val="00275616"/>
    <w:rsid w:val="00276A52"/>
    <w:rsid w:val="00277AD7"/>
    <w:rsid w:val="002807A2"/>
    <w:rsid w:val="00280DBF"/>
    <w:rsid w:val="002815E0"/>
    <w:rsid w:val="002823FB"/>
    <w:rsid w:val="00282574"/>
    <w:rsid w:val="00283998"/>
    <w:rsid w:val="00284767"/>
    <w:rsid w:val="00285997"/>
    <w:rsid w:val="002878E5"/>
    <w:rsid w:val="00287EEB"/>
    <w:rsid w:val="0029036D"/>
    <w:rsid w:val="00290524"/>
    <w:rsid w:val="002906A1"/>
    <w:rsid w:val="002909DC"/>
    <w:rsid w:val="00290A9A"/>
    <w:rsid w:val="00290B59"/>
    <w:rsid w:val="00290EA2"/>
    <w:rsid w:val="00291F2F"/>
    <w:rsid w:val="002920BA"/>
    <w:rsid w:val="00292801"/>
    <w:rsid w:val="00292C88"/>
    <w:rsid w:val="002935DF"/>
    <w:rsid w:val="002941F4"/>
    <w:rsid w:val="00295335"/>
    <w:rsid w:val="00295C3B"/>
    <w:rsid w:val="00296559"/>
    <w:rsid w:val="00297251"/>
    <w:rsid w:val="002977CD"/>
    <w:rsid w:val="00297E36"/>
    <w:rsid w:val="002A0109"/>
    <w:rsid w:val="002A0D94"/>
    <w:rsid w:val="002A12C0"/>
    <w:rsid w:val="002A1CEF"/>
    <w:rsid w:val="002A1DD1"/>
    <w:rsid w:val="002A2EE7"/>
    <w:rsid w:val="002A3B2A"/>
    <w:rsid w:val="002A3E8F"/>
    <w:rsid w:val="002A47CE"/>
    <w:rsid w:val="002A5C64"/>
    <w:rsid w:val="002A648F"/>
    <w:rsid w:val="002A6F3E"/>
    <w:rsid w:val="002B0CE7"/>
    <w:rsid w:val="002B1AD6"/>
    <w:rsid w:val="002B2D6A"/>
    <w:rsid w:val="002B351C"/>
    <w:rsid w:val="002B3911"/>
    <w:rsid w:val="002B58C3"/>
    <w:rsid w:val="002B5A29"/>
    <w:rsid w:val="002B6E8E"/>
    <w:rsid w:val="002B6EB7"/>
    <w:rsid w:val="002B6EFD"/>
    <w:rsid w:val="002B740E"/>
    <w:rsid w:val="002B7522"/>
    <w:rsid w:val="002B7642"/>
    <w:rsid w:val="002B7E20"/>
    <w:rsid w:val="002B7E66"/>
    <w:rsid w:val="002C1BED"/>
    <w:rsid w:val="002C2226"/>
    <w:rsid w:val="002C2230"/>
    <w:rsid w:val="002C2528"/>
    <w:rsid w:val="002C289F"/>
    <w:rsid w:val="002C2B52"/>
    <w:rsid w:val="002C396C"/>
    <w:rsid w:val="002C486D"/>
    <w:rsid w:val="002C58D0"/>
    <w:rsid w:val="002C5ACE"/>
    <w:rsid w:val="002C75DA"/>
    <w:rsid w:val="002D1778"/>
    <w:rsid w:val="002D1991"/>
    <w:rsid w:val="002D1D46"/>
    <w:rsid w:val="002D2369"/>
    <w:rsid w:val="002D24CB"/>
    <w:rsid w:val="002D2A39"/>
    <w:rsid w:val="002D2A53"/>
    <w:rsid w:val="002D2FB2"/>
    <w:rsid w:val="002D48BF"/>
    <w:rsid w:val="002D7DA0"/>
    <w:rsid w:val="002E0D41"/>
    <w:rsid w:val="002E15FF"/>
    <w:rsid w:val="002E1D7F"/>
    <w:rsid w:val="002E2C1D"/>
    <w:rsid w:val="002E2C37"/>
    <w:rsid w:val="002E2E6D"/>
    <w:rsid w:val="002E324A"/>
    <w:rsid w:val="002E374F"/>
    <w:rsid w:val="002E49C2"/>
    <w:rsid w:val="002E5168"/>
    <w:rsid w:val="002E5BA2"/>
    <w:rsid w:val="002E61DA"/>
    <w:rsid w:val="002E7BD9"/>
    <w:rsid w:val="002E7F5B"/>
    <w:rsid w:val="002F08CD"/>
    <w:rsid w:val="002F0990"/>
    <w:rsid w:val="002F16AD"/>
    <w:rsid w:val="002F2B79"/>
    <w:rsid w:val="002F3F25"/>
    <w:rsid w:val="002F4113"/>
    <w:rsid w:val="002F57FF"/>
    <w:rsid w:val="002F5FAC"/>
    <w:rsid w:val="002F60FA"/>
    <w:rsid w:val="002F6951"/>
    <w:rsid w:val="002F6C15"/>
    <w:rsid w:val="002F7995"/>
    <w:rsid w:val="00300060"/>
    <w:rsid w:val="00300593"/>
    <w:rsid w:val="003012C4"/>
    <w:rsid w:val="00301A6B"/>
    <w:rsid w:val="003021F8"/>
    <w:rsid w:val="003027F9"/>
    <w:rsid w:val="003028A0"/>
    <w:rsid w:val="003030B7"/>
    <w:rsid w:val="003034FB"/>
    <w:rsid w:val="00304E64"/>
    <w:rsid w:val="003051B5"/>
    <w:rsid w:val="003053B2"/>
    <w:rsid w:val="00305654"/>
    <w:rsid w:val="0030593D"/>
    <w:rsid w:val="00306321"/>
    <w:rsid w:val="00306697"/>
    <w:rsid w:val="00306C1F"/>
    <w:rsid w:val="00306C45"/>
    <w:rsid w:val="00307506"/>
    <w:rsid w:val="00310680"/>
    <w:rsid w:val="003108CF"/>
    <w:rsid w:val="00310B96"/>
    <w:rsid w:val="00312108"/>
    <w:rsid w:val="003123CD"/>
    <w:rsid w:val="00312577"/>
    <w:rsid w:val="003133F5"/>
    <w:rsid w:val="00313BAB"/>
    <w:rsid w:val="00314750"/>
    <w:rsid w:val="00314A21"/>
    <w:rsid w:val="00314B6E"/>
    <w:rsid w:val="003154EF"/>
    <w:rsid w:val="00315FEF"/>
    <w:rsid w:val="003204BE"/>
    <w:rsid w:val="003204C0"/>
    <w:rsid w:val="00321F9F"/>
    <w:rsid w:val="0032253F"/>
    <w:rsid w:val="003231DC"/>
    <w:rsid w:val="00323507"/>
    <w:rsid w:val="003236A6"/>
    <w:rsid w:val="0032495B"/>
    <w:rsid w:val="003251CF"/>
    <w:rsid w:val="0032554A"/>
    <w:rsid w:val="00325B37"/>
    <w:rsid w:val="00325E75"/>
    <w:rsid w:val="0032612E"/>
    <w:rsid w:val="00327058"/>
    <w:rsid w:val="0032752A"/>
    <w:rsid w:val="00327AE1"/>
    <w:rsid w:val="0033010E"/>
    <w:rsid w:val="00330154"/>
    <w:rsid w:val="00330822"/>
    <w:rsid w:val="0033188E"/>
    <w:rsid w:val="00331F53"/>
    <w:rsid w:val="0033201B"/>
    <w:rsid w:val="00332087"/>
    <w:rsid w:val="0033258E"/>
    <w:rsid w:val="003328A4"/>
    <w:rsid w:val="00333123"/>
    <w:rsid w:val="0033347A"/>
    <w:rsid w:val="003336D3"/>
    <w:rsid w:val="003342A7"/>
    <w:rsid w:val="003345A1"/>
    <w:rsid w:val="0033487F"/>
    <w:rsid w:val="003358A2"/>
    <w:rsid w:val="00335B0D"/>
    <w:rsid w:val="00335DC4"/>
    <w:rsid w:val="0033609F"/>
    <w:rsid w:val="00336B99"/>
    <w:rsid w:val="003371F5"/>
    <w:rsid w:val="003403C2"/>
    <w:rsid w:val="003403DC"/>
    <w:rsid w:val="00340489"/>
    <w:rsid w:val="003404CD"/>
    <w:rsid w:val="00340D76"/>
    <w:rsid w:val="003411F2"/>
    <w:rsid w:val="00342017"/>
    <w:rsid w:val="00342049"/>
    <w:rsid w:val="0034249B"/>
    <w:rsid w:val="0034264F"/>
    <w:rsid w:val="003427FC"/>
    <w:rsid w:val="0034293C"/>
    <w:rsid w:val="00343D03"/>
    <w:rsid w:val="00343D1B"/>
    <w:rsid w:val="003441B8"/>
    <w:rsid w:val="00344C82"/>
    <w:rsid w:val="00344D2E"/>
    <w:rsid w:val="00345A62"/>
    <w:rsid w:val="00345B0C"/>
    <w:rsid w:val="00350321"/>
    <w:rsid w:val="00350E92"/>
    <w:rsid w:val="00351811"/>
    <w:rsid w:val="00351E5B"/>
    <w:rsid w:val="00353B50"/>
    <w:rsid w:val="0035594E"/>
    <w:rsid w:val="00355B95"/>
    <w:rsid w:val="003563BB"/>
    <w:rsid w:val="00356539"/>
    <w:rsid w:val="0035703D"/>
    <w:rsid w:val="003575C2"/>
    <w:rsid w:val="0035783C"/>
    <w:rsid w:val="003579D8"/>
    <w:rsid w:val="00363251"/>
    <w:rsid w:val="003641B7"/>
    <w:rsid w:val="003653D2"/>
    <w:rsid w:val="0036556E"/>
    <w:rsid w:val="00365811"/>
    <w:rsid w:val="00366202"/>
    <w:rsid w:val="00366D77"/>
    <w:rsid w:val="00366FFC"/>
    <w:rsid w:val="003670A5"/>
    <w:rsid w:val="00367452"/>
    <w:rsid w:val="00367E43"/>
    <w:rsid w:val="00371732"/>
    <w:rsid w:val="00371A34"/>
    <w:rsid w:val="00371F55"/>
    <w:rsid w:val="0037248F"/>
    <w:rsid w:val="00374166"/>
    <w:rsid w:val="003742C3"/>
    <w:rsid w:val="00374BB3"/>
    <w:rsid w:val="00374E77"/>
    <w:rsid w:val="00375731"/>
    <w:rsid w:val="00376BBB"/>
    <w:rsid w:val="00376EA6"/>
    <w:rsid w:val="00377041"/>
    <w:rsid w:val="00377A9B"/>
    <w:rsid w:val="00380319"/>
    <w:rsid w:val="0038054C"/>
    <w:rsid w:val="003810CA"/>
    <w:rsid w:val="0038115A"/>
    <w:rsid w:val="0038131C"/>
    <w:rsid w:val="00382C42"/>
    <w:rsid w:val="003832D4"/>
    <w:rsid w:val="00383D6E"/>
    <w:rsid w:val="00384F05"/>
    <w:rsid w:val="003850C4"/>
    <w:rsid w:val="00385F11"/>
    <w:rsid w:val="00385FD7"/>
    <w:rsid w:val="003862B1"/>
    <w:rsid w:val="00386314"/>
    <w:rsid w:val="003867BC"/>
    <w:rsid w:val="003871F5"/>
    <w:rsid w:val="0038786C"/>
    <w:rsid w:val="00387C87"/>
    <w:rsid w:val="00391095"/>
    <w:rsid w:val="00391120"/>
    <w:rsid w:val="003918D3"/>
    <w:rsid w:val="00393541"/>
    <w:rsid w:val="003936FD"/>
    <w:rsid w:val="00393ED2"/>
    <w:rsid w:val="00396BE0"/>
    <w:rsid w:val="00396C0F"/>
    <w:rsid w:val="00397147"/>
    <w:rsid w:val="00397559"/>
    <w:rsid w:val="0039784E"/>
    <w:rsid w:val="00397C6E"/>
    <w:rsid w:val="003A0DD3"/>
    <w:rsid w:val="003A165A"/>
    <w:rsid w:val="003A2494"/>
    <w:rsid w:val="003A3259"/>
    <w:rsid w:val="003A3563"/>
    <w:rsid w:val="003A4365"/>
    <w:rsid w:val="003A482D"/>
    <w:rsid w:val="003A5C6D"/>
    <w:rsid w:val="003A6989"/>
    <w:rsid w:val="003A79B3"/>
    <w:rsid w:val="003B0262"/>
    <w:rsid w:val="003B02A3"/>
    <w:rsid w:val="003B0323"/>
    <w:rsid w:val="003B0E06"/>
    <w:rsid w:val="003B0E46"/>
    <w:rsid w:val="003B11B6"/>
    <w:rsid w:val="003B14B3"/>
    <w:rsid w:val="003B193E"/>
    <w:rsid w:val="003B1EA6"/>
    <w:rsid w:val="003B20FF"/>
    <w:rsid w:val="003B2349"/>
    <w:rsid w:val="003B27D5"/>
    <w:rsid w:val="003B439D"/>
    <w:rsid w:val="003B43DD"/>
    <w:rsid w:val="003B5362"/>
    <w:rsid w:val="003B6E26"/>
    <w:rsid w:val="003B70F3"/>
    <w:rsid w:val="003B765D"/>
    <w:rsid w:val="003C01A6"/>
    <w:rsid w:val="003C0405"/>
    <w:rsid w:val="003C05EE"/>
    <w:rsid w:val="003C087B"/>
    <w:rsid w:val="003C162B"/>
    <w:rsid w:val="003C2809"/>
    <w:rsid w:val="003C2D6D"/>
    <w:rsid w:val="003C36A4"/>
    <w:rsid w:val="003C3A42"/>
    <w:rsid w:val="003C46A6"/>
    <w:rsid w:val="003C5604"/>
    <w:rsid w:val="003C59F6"/>
    <w:rsid w:val="003C5A3A"/>
    <w:rsid w:val="003C658A"/>
    <w:rsid w:val="003C67BF"/>
    <w:rsid w:val="003C6BF4"/>
    <w:rsid w:val="003C6C36"/>
    <w:rsid w:val="003D00C8"/>
    <w:rsid w:val="003D0547"/>
    <w:rsid w:val="003D0D57"/>
    <w:rsid w:val="003D1982"/>
    <w:rsid w:val="003D220B"/>
    <w:rsid w:val="003D257A"/>
    <w:rsid w:val="003D262D"/>
    <w:rsid w:val="003D3FE8"/>
    <w:rsid w:val="003D46F2"/>
    <w:rsid w:val="003D4FCD"/>
    <w:rsid w:val="003D5767"/>
    <w:rsid w:val="003D5841"/>
    <w:rsid w:val="003D662A"/>
    <w:rsid w:val="003D776E"/>
    <w:rsid w:val="003D783A"/>
    <w:rsid w:val="003D7F4F"/>
    <w:rsid w:val="003E2A1F"/>
    <w:rsid w:val="003E2B61"/>
    <w:rsid w:val="003E35BF"/>
    <w:rsid w:val="003E52D5"/>
    <w:rsid w:val="003E57D1"/>
    <w:rsid w:val="003E62D6"/>
    <w:rsid w:val="003E7690"/>
    <w:rsid w:val="003F006C"/>
    <w:rsid w:val="003F0532"/>
    <w:rsid w:val="003F0E37"/>
    <w:rsid w:val="003F0E66"/>
    <w:rsid w:val="003F1038"/>
    <w:rsid w:val="003F1081"/>
    <w:rsid w:val="003F11EA"/>
    <w:rsid w:val="003F22B6"/>
    <w:rsid w:val="003F3838"/>
    <w:rsid w:val="003F4F30"/>
    <w:rsid w:val="003F506B"/>
    <w:rsid w:val="003F5191"/>
    <w:rsid w:val="003F53FF"/>
    <w:rsid w:val="003F6EE6"/>
    <w:rsid w:val="003F702C"/>
    <w:rsid w:val="003F78E1"/>
    <w:rsid w:val="003F7950"/>
    <w:rsid w:val="00400119"/>
    <w:rsid w:val="00400C3A"/>
    <w:rsid w:val="00400D1F"/>
    <w:rsid w:val="00401826"/>
    <w:rsid w:val="00401EBD"/>
    <w:rsid w:val="00402576"/>
    <w:rsid w:val="0040361C"/>
    <w:rsid w:val="00403A5E"/>
    <w:rsid w:val="00405566"/>
    <w:rsid w:val="00405B1E"/>
    <w:rsid w:val="00405F2C"/>
    <w:rsid w:val="004076C4"/>
    <w:rsid w:val="00407711"/>
    <w:rsid w:val="00410338"/>
    <w:rsid w:val="00410687"/>
    <w:rsid w:val="00411425"/>
    <w:rsid w:val="004117F5"/>
    <w:rsid w:val="00412483"/>
    <w:rsid w:val="00412652"/>
    <w:rsid w:val="0041311A"/>
    <w:rsid w:val="00413C7E"/>
    <w:rsid w:val="00414BD2"/>
    <w:rsid w:val="00420461"/>
    <w:rsid w:val="004205F9"/>
    <w:rsid w:val="00420DDC"/>
    <w:rsid w:val="00421EDC"/>
    <w:rsid w:val="004220F7"/>
    <w:rsid w:val="004222A3"/>
    <w:rsid w:val="00422D6C"/>
    <w:rsid w:val="00424254"/>
    <w:rsid w:val="004244B3"/>
    <w:rsid w:val="004249FA"/>
    <w:rsid w:val="00424C8A"/>
    <w:rsid w:val="00425930"/>
    <w:rsid w:val="0042594D"/>
    <w:rsid w:val="004259AA"/>
    <w:rsid w:val="00426FDE"/>
    <w:rsid w:val="004270C9"/>
    <w:rsid w:val="00427202"/>
    <w:rsid w:val="00427BCB"/>
    <w:rsid w:val="00430E6A"/>
    <w:rsid w:val="00431159"/>
    <w:rsid w:val="0043147A"/>
    <w:rsid w:val="00433605"/>
    <w:rsid w:val="004337A5"/>
    <w:rsid w:val="00433A56"/>
    <w:rsid w:val="00433AFA"/>
    <w:rsid w:val="00435E49"/>
    <w:rsid w:val="0043625F"/>
    <w:rsid w:val="004367F5"/>
    <w:rsid w:val="00436AC5"/>
    <w:rsid w:val="00436B0C"/>
    <w:rsid w:val="004379CE"/>
    <w:rsid w:val="004401F1"/>
    <w:rsid w:val="004405D1"/>
    <w:rsid w:val="00440727"/>
    <w:rsid w:val="004408BC"/>
    <w:rsid w:val="00440B35"/>
    <w:rsid w:val="00440E3C"/>
    <w:rsid w:val="00441245"/>
    <w:rsid w:val="00441A9B"/>
    <w:rsid w:val="00443403"/>
    <w:rsid w:val="004434BB"/>
    <w:rsid w:val="00443AB6"/>
    <w:rsid w:val="00444092"/>
    <w:rsid w:val="00445ED2"/>
    <w:rsid w:val="00445F6A"/>
    <w:rsid w:val="00446CEE"/>
    <w:rsid w:val="0044737C"/>
    <w:rsid w:val="004501D9"/>
    <w:rsid w:val="00450818"/>
    <w:rsid w:val="00451630"/>
    <w:rsid w:val="00453006"/>
    <w:rsid w:val="004536EB"/>
    <w:rsid w:val="0045375C"/>
    <w:rsid w:val="00453AC2"/>
    <w:rsid w:val="00453D5D"/>
    <w:rsid w:val="004542EC"/>
    <w:rsid w:val="00455581"/>
    <w:rsid w:val="004560B6"/>
    <w:rsid w:val="004570AA"/>
    <w:rsid w:val="00457326"/>
    <w:rsid w:val="00457539"/>
    <w:rsid w:val="004575DF"/>
    <w:rsid w:val="00457687"/>
    <w:rsid w:val="00457B71"/>
    <w:rsid w:val="00457C3C"/>
    <w:rsid w:val="004607E0"/>
    <w:rsid w:val="00462B21"/>
    <w:rsid w:val="00462B94"/>
    <w:rsid w:val="00462C98"/>
    <w:rsid w:val="00462D36"/>
    <w:rsid w:val="00463062"/>
    <w:rsid w:val="00465C2A"/>
    <w:rsid w:val="00466105"/>
    <w:rsid w:val="004667B8"/>
    <w:rsid w:val="00466CB3"/>
    <w:rsid w:val="00470C6E"/>
    <w:rsid w:val="004712D3"/>
    <w:rsid w:val="00471E8F"/>
    <w:rsid w:val="004722A7"/>
    <w:rsid w:val="004722B4"/>
    <w:rsid w:val="0047247E"/>
    <w:rsid w:val="00474F14"/>
    <w:rsid w:val="00475451"/>
    <w:rsid w:val="004759C9"/>
    <w:rsid w:val="004763E8"/>
    <w:rsid w:val="0047769F"/>
    <w:rsid w:val="00477E01"/>
    <w:rsid w:val="00477F0A"/>
    <w:rsid w:val="00480D8D"/>
    <w:rsid w:val="004817ED"/>
    <w:rsid w:val="00481876"/>
    <w:rsid w:val="00482775"/>
    <w:rsid w:val="00483480"/>
    <w:rsid w:val="004842A7"/>
    <w:rsid w:val="00484332"/>
    <w:rsid w:val="00484D67"/>
    <w:rsid w:val="004857B1"/>
    <w:rsid w:val="00486807"/>
    <w:rsid w:val="004872DD"/>
    <w:rsid w:val="00491F23"/>
    <w:rsid w:val="00491FDF"/>
    <w:rsid w:val="004924C3"/>
    <w:rsid w:val="00493093"/>
    <w:rsid w:val="004941BB"/>
    <w:rsid w:val="004945E0"/>
    <w:rsid w:val="00495130"/>
    <w:rsid w:val="00495464"/>
    <w:rsid w:val="00495D07"/>
    <w:rsid w:val="00496219"/>
    <w:rsid w:val="0049724C"/>
    <w:rsid w:val="004A04D5"/>
    <w:rsid w:val="004A06DB"/>
    <w:rsid w:val="004A088B"/>
    <w:rsid w:val="004A15B2"/>
    <w:rsid w:val="004A1D7D"/>
    <w:rsid w:val="004A2C64"/>
    <w:rsid w:val="004A2E5B"/>
    <w:rsid w:val="004A332E"/>
    <w:rsid w:val="004A3D58"/>
    <w:rsid w:val="004A42E2"/>
    <w:rsid w:val="004A5956"/>
    <w:rsid w:val="004A5C17"/>
    <w:rsid w:val="004A5E59"/>
    <w:rsid w:val="004A6DE2"/>
    <w:rsid w:val="004A6FB4"/>
    <w:rsid w:val="004A7C68"/>
    <w:rsid w:val="004B02F0"/>
    <w:rsid w:val="004B0ADA"/>
    <w:rsid w:val="004B0BE2"/>
    <w:rsid w:val="004B1324"/>
    <w:rsid w:val="004B29D8"/>
    <w:rsid w:val="004B2CD4"/>
    <w:rsid w:val="004B39DE"/>
    <w:rsid w:val="004B46B8"/>
    <w:rsid w:val="004B4A01"/>
    <w:rsid w:val="004B543C"/>
    <w:rsid w:val="004B54CD"/>
    <w:rsid w:val="004B5702"/>
    <w:rsid w:val="004B58C2"/>
    <w:rsid w:val="004B713C"/>
    <w:rsid w:val="004B72B8"/>
    <w:rsid w:val="004C195C"/>
    <w:rsid w:val="004C1E1B"/>
    <w:rsid w:val="004C251E"/>
    <w:rsid w:val="004C2863"/>
    <w:rsid w:val="004C3239"/>
    <w:rsid w:val="004C41B6"/>
    <w:rsid w:val="004C54D0"/>
    <w:rsid w:val="004C619F"/>
    <w:rsid w:val="004C67B8"/>
    <w:rsid w:val="004C67DE"/>
    <w:rsid w:val="004C67E5"/>
    <w:rsid w:val="004C7481"/>
    <w:rsid w:val="004C7A01"/>
    <w:rsid w:val="004D02BB"/>
    <w:rsid w:val="004D24F3"/>
    <w:rsid w:val="004D26CE"/>
    <w:rsid w:val="004D3630"/>
    <w:rsid w:val="004D5231"/>
    <w:rsid w:val="004D58D3"/>
    <w:rsid w:val="004D7D41"/>
    <w:rsid w:val="004D7E1E"/>
    <w:rsid w:val="004E0F59"/>
    <w:rsid w:val="004E1059"/>
    <w:rsid w:val="004E1417"/>
    <w:rsid w:val="004E174A"/>
    <w:rsid w:val="004E3295"/>
    <w:rsid w:val="004E34DF"/>
    <w:rsid w:val="004E3F6A"/>
    <w:rsid w:val="004E4BEC"/>
    <w:rsid w:val="004E4C9A"/>
    <w:rsid w:val="004E52D2"/>
    <w:rsid w:val="004E7490"/>
    <w:rsid w:val="004E778F"/>
    <w:rsid w:val="004F0DBF"/>
    <w:rsid w:val="004F1018"/>
    <w:rsid w:val="004F3517"/>
    <w:rsid w:val="004F395D"/>
    <w:rsid w:val="004F4267"/>
    <w:rsid w:val="004F4375"/>
    <w:rsid w:val="004F4BB5"/>
    <w:rsid w:val="004F53D9"/>
    <w:rsid w:val="004F54D8"/>
    <w:rsid w:val="004F59F5"/>
    <w:rsid w:val="004F5F1F"/>
    <w:rsid w:val="004F6030"/>
    <w:rsid w:val="004F607A"/>
    <w:rsid w:val="004F60B7"/>
    <w:rsid w:val="004F6291"/>
    <w:rsid w:val="004F62E4"/>
    <w:rsid w:val="004F63C3"/>
    <w:rsid w:val="004F73BB"/>
    <w:rsid w:val="004F74D7"/>
    <w:rsid w:val="004F7879"/>
    <w:rsid w:val="004F7C59"/>
    <w:rsid w:val="0050018D"/>
    <w:rsid w:val="005007AF"/>
    <w:rsid w:val="00500B30"/>
    <w:rsid w:val="00500B3B"/>
    <w:rsid w:val="00500C72"/>
    <w:rsid w:val="00500C87"/>
    <w:rsid w:val="005013C0"/>
    <w:rsid w:val="00501B5C"/>
    <w:rsid w:val="005020B8"/>
    <w:rsid w:val="00502297"/>
    <w:rsid w:val="00502B4E"/>
    <w:rsid w:val="00502E7F"/>
    <w:rsid w:val="00502F39"/>
    <w:rsid w:val="00502FC8"/>
    <w:rsid w:val="005043DD"/>
    <w:rsid w:val="00504855"/>
    <w:rsid w:val="00504ED7"/>
    <w:rsid w:val="00504FEC"/>
    <w:rsid w:val="0050520D"/>
    <w:rsid w:val="005055A6"/>
    <w:rsid w:val="005060D5"/>
    <w:rsid w:val="00506871"/>
    <w:rsid w:val="00507B79"/>
    <w:rsid w:val="00510989"/>
    <w:rsid w:val="00511156"/>
    <w:rsid w:val="0051182A"/>
    <w:rsid w:val="00512849"/>
    <w:rsid w:val="005144FC"/>
    <w:rsid w:val="005145BA"/>
    <w:rsid w:val="005148F7"/>
    <w:rsid w:val="00514D4B"/>
    <w:rsid w:val="0051534E"/>
    <w:rsid w:val="00515CB1"/>
    <w:rsid w:val="00515CEF"/>
    <w:rsid w:val="00516BB8"/>
    <w:rsid w:val="00520406"/>
    <w:rsid w:val="0052043F"/>
    <w:rsid w:val="00520621"/>
    <w:rsid w:val="00520A01"/>
    <w:rsid w:val="00524164"/>
    <w:rsid w:val="00525734"/>
    <w:rsid w:val="00525A5C"/>
    <w:rsid w:val="00525ABC"/>
    <w:rsid w:val="005265BE"/>
    <w:rsid w:val="0052682C"/>
    <w:rsid w:val="00527B76"/>
    <w:rsid w:val="0053149B"/>
    <w:rsid w:val="00531988"/>
    <w:rsid w:val="0053255B"/>
    <w:rsid w:val="005337D5"/>
    <w:rsid w:val="005347DA"/>
    <w:rsid w:val="00534A70"/>
    <w:rsid w:val="00534D4D"/>
    <w:rsid w:val="005350D0"/>
    <w:rsid w:val="005365D7"/>
    <w:rsid w:val="0053704A"/>
    <w:rsid w:val="00537D7A"/>
    <w:rsid w:val="005409B6"/>
    <w:rsid w:val="00542431"/>
    <w:rsid w:val="0054247A"/>
    <w:rsid w:val="00542CA0"/>
    <w:rsid w:val="00542EF2"/>
    <w:rsid w:val="0054439F"/>
    <w:rsid w:val="00545471"/>
    <w:rsid w:val="0054562C"/>
    <w:rsid w:val="00545E07"/>
    <w:rsid w:val="0055172B"/>
    <w:rsid w:val="00551B2B"/>
    <w:rsid w:val="00551F19"/>
    <w:rsid w:val="005525E0"/>
    <w:rsid w:val="00552A98"/>
    <w:rsid w:val="00553539"/>
    <w:rsid w:val="00553C2D"/>
    <w:rsid w:val="0055456F"/>
    <w:rsid w:val="005550DC"/>
    <w:rsid w:val="00555A74"/>
    <w:rsid w:val="00555B02"/>
    <w:rsid w:val="00557853"/>
    <w:rsid w:val="005578FE"/>
    <w:rsid w:val="005614AD"/>
    <w:rsid w:val="0056275F"/>
    <w:rsid w:val="00562E08"/>
    <w:rsid w:val="00562ECF"/>
    <w:rsid w:val="00564584"/>
    <w:rsid w:val="0056467D"/>
    <w:rsid w:val="00564CC0"/>
    <w:rsid w:val="00564E96"/>
    <w:rsid w:val="0056510E"/>
    <w:rsid w:val="005655A7"/>
    <w:rsid w:val="00565A01"/>
    <w:rsid w:val="00565EDF"/>
    <w:rsid w:val="00567B58"/>
    <w:rsid w:val="00567E90"/>
    <w:rsid w:val="005703F3"/>
    <w:rsid w:val="00571487"/>
    <w:rsid w:val="005725AA"/>
    <w:rsid w:val="00572900"/>
    <w:rsid w:val="005731A1"/>
    <w:rsid w:val="005732E5"/>
    <w:rsid w:val="00574027"/>
    <w:rsid w:val="0057462C"/>
    <w:rsid w:val="005748D0"/>
    <w:rsid w:val="0057515C"/>
    <w:rsid w:val="00575B86"/>
    <w:rsid w:val="0057646B"/>
    <w:rsid w:val="0057647B"/>
    <w:rsid w:val="0057761C"/>
    <w:rsid w:val="00577E72"/>
    <w:rsid w:val="00580841"/>
    <w:rsid w:val="005818A6"/>
    <w:rsid w:val="00581E3E"/>
    <w:rsid w:val="00581F6A"/>
    <w:rsid w:val="00582800"/>
    <w:rsid w:val="00582A2C"/>
    <w:rsid w:val="00582AB8"/>
    <w:rsid w:val="00583DFC"/>
    <w:rsid w:val="00583E26"/>
    <w:rsid w:val="00583FB7"/>
    <w:rsid w:val="005841C2"/>
    <w:rsid w:val="005844CB"/>
    <w:rsid w:val="00584D17"/>
    <w:rsid w:val="00584DD2"/>
    <w:rsid w:val="005859C8"/>
    <w:rsid w:val="00585CDF"/>
    <w:rsid w:val="00590739"/>
    <w:rsid w:val="00590DB6"/>
    <w:rsid w:val="0059157B"/>
    <w:rsid w:val="005919C5"/>
    <w:rsid w:val="00593214"/>
    <w:rsid w:val="005933DB"/>
    <w:rsid w:val="0059364A"/>
    <w:rsid w:val="005939E4"/>
    <w:rsid w:val="00593D29"/>
    <w:rsid w:val="00594135"/>
    <w:rsid w:val="005948A2"/>
    <w:rsid w:val="00594B31"/>
    <w:rsid w:val="00594F31"/>
    <w:rsid w:val="005961DE"/>
    <w:rsid w:val="0059661E"/>
    <w:rsid w:val="00596662"/>
    <w:rsid w:val="00596CEC"/>
    <w:rsid w:val="00596DF6"/>
    <w:rsid w:val="00596F44"/>
    <w:rsid w:val="00597889"/>
    <w:rsid w:val="005A178C"/>
    <w:rsid w:val="005A28E7"/>
    <w:rsid w:val="005A3701"/>
    <w:rsid w:val="005A3E5E"/>
    <w:rsid w:val="005A4C8D"/>
    <w:rsid w:val="005A4E73"/>
    <w:rsid w:val="005A6337"/>
    <w:rsid w:val="005A6FBE"/>
    <w:rsid w:val="005A71EC"/>
    <w:rsid w:val="005A79BB"/>
    <w:rsid w:val="005B047F"/>
    <w:rsid w:val="005B0546"/>
    <w:rsid w:val="005B1984"/>
    <w:rsid w:val="005B2244"/>
    <w:rsid w:val="005B3269"/>
    <w:rsid w:val="005B40DE"/>
    <w:rsid w:val="005B58B8"/>
    <w:rsid w:val="005B5F02"/>
    <w:rsid w:val="005B6562"/>
    <w:rsid w:val="005B7A8F"/>
    <w:rsid w:val="005C0FF1"/>
    <w:rsid w:val="005C1CA3"/>
    <w:rsid w:val="005C1CD7"/>
    <w:rsid w:val="005C22EF"/>
    <w:rsid w:val="005C2570"/>
    <w:rsid w:val="005C32F9"/>
    <w:rsid w:val="005C35F4"/>
    <w:rsid w:val="005C44B3"/>
    <w:rsid w:val="005C4632"/>
    <w:rsid w:val="005C4886"/>
    <w:rsid w:val="005C48BC"/>
    <w:rsid w:val="005C4BE9"/>
    <w:rsid w:val="005C65B9"/>
    <w:rsid w:val="005C6A4C"/>
    <w:rsid w:val="005C6DDE"/>
    <w:rsid w:val="005C7445"/>
    <w:rsid w:val="005D012A"/>
    <w:rsid w:val="005D03CE"/>
    <w:rsid w:val="005D22B0"/>
    <w:rsid w:val="005D294F"/>
    <w:rsid w:val="005D2C7E"/>
    <w:rsid w:val="005D2FA0"/>
    <w:rsid w:val="005D340F"/>
    <w:rsid w:val="005D443F"/>
    <w:rsid w:val="005D6F4E"/>
    <w:rsid w:val="005D74F0"/>
    <w:rsid w:val="005D77D6"/>
    <w:rsid w:val="005D7CEA"/>
    <w:rsid w:val="005D7FD8"/>
    <w:rsid w:val="005E0291"/>
    <w:rsid w:val="005E0A6B"/>
    <w:rsid w:val="005E187F"/>
    <w:rsid w:val="005E1B21"/>
    <w:rsid w:val="005E1E60"/>
    <w:rsid w:val="005E2C89"/>
    <w:rsid w:val="005E2DE2"/>
    <w:rsid w:val="005E3078"/>
    <w:rsid w:val="005E3562"/>
    <w:rsid w:val="005E36BC"/>
    <w:rsid w:val="005E38DD"/>
    <w:rsid w:val="005E397E"/>
    <w:rsid w:val="005E42AA"/>
    <w:rsid w:val="005E4415"/>
    <w:rsid w:val="005E4BAC"/>
    <w:rsid w:val="005E5C73"/>
    <w:rsid w:val="005E615F"/>
    <w:rsid w:val="005E648E"/>
    <w:rsid w:val="005E674C"/>
    <w:rsid w:val="005E688E"/>
    <w:rsid w:val="005E721E"/>
    <w:rsid w:val="005E7475"/>
    <w:rsid w:val="005F0321"/>
    <w:rsid w:val="005F15ED"/>
    <w:rsid w:val="005F15F8"/>
    <w:rsid w:val="005F2007"/>
    <w:rsid w:val="005F20C0"/>
    <w:rsid w:val="005F216F"/>
    <w:rsid w:val="005F2A1B"/>
    <w:rsid w:val="005F3A1A"/>
    <w:rsid w:val="005F3B78"/>
    <w:rsid w:val="005F3D1E"/>
    <w:rsid w:val="005F3E65"/>
    <w:rsid w:val="005F4D84"/>
    <w:rsid w:val="005F5B5B"/>
    <w:rsid w:val="005F5BB2"/>
    <w:rsid w:val="005F7C06"/>
    <w:rsid w:val="00600F4A"/>
    <w:rsid w:val="006010F9"/>
    <w:rsid w:val="006032D6"/>
    <w:rsid w:val="00603566"/>
    <w:rsid w:val="00603A1C"/>
    <w:rsid w:val="00603AAD"/>
    <w:rsid w:val="00603DFD"/>
    <w:rsid w:val="006043C0"/>
    <w:rsid w:val="00605645"/>
    <w:rsid w:val="0060589C"/>
    <w:rsid w:val="00605CD0"/>
    <w:rsid w:val="00605EFD"/>
    <w:rsid w:val="006063C9"/>
    <w:rsid w:val="006067B2"/>
    <w:rsid w:val="006109A2"/>
    <w:rsid w:val="006118CA"/>
    <w:rsid w:val="00611D42"/>
    <w:rsid w:val="00612334"/>
    <w:rsid w:val="0061268E"/>
    <w:rsid w:val="00612FA9"/>
    <w:rsid w:val="0061313E"/>
    <w:rsid w:val="0061392B"/>
    <w:rsid w:val="00613DA1"/>
    <w:rsid w:val="00614098"/>
    <w:rsid w:val="0061557F"/>
    <w:rsid w:val="00616BB5"/>
    <w:rsid w:val="00617321"/>
    <w:rsid w:val="00617FA0"/>
    <w:rsid w:val="00620A33"/>
    <w:rsid w:val="00620B16"/>
    <w:rsid w:val="0062163A"/>
    <w:rsid w:val="00621CE7"/>
    <w:rsid w:val="006224E8"/>
    <w:rsid w:val="006228D4"/>
    <w:rsid w:val="00622B7F"/>
    <w:rsid w:val="00622E04"/>
    <w:rsid w:val="006231B2"/>
    <w:rsid w:val="0062337B"/>
    <w:rsid w:val="006233F2"/>
    <w:rsid w:val="00623B89"/>
    <w:rsid w:val="00623EFE"/>
    <w:rsid w:val="00624825"/>
    <w:rsid w:val="00625CA3"/>
    <w:rsid w:val="00627850"/>
    <w:rsid w:val="00627F12"/>
    <w:rsid w:val="00630032"/>
    <w:rsid w:val="006300A2"/>
    <w:rsid w:val="00630117"/>
    <w:rsid w:val="00630707"/>
    <w:rsid w:val="0063091D"/>
    <w:rsid w:val="00631679"/>
    <w:rsid w:val="00631C69"/>
    <w:rsid w:val="00631E8C"/>
    <w:rsid w:val="00632135"/>
    <w:rsid w:val="006323AD"/>
    <w:rsid w:val="00632F01"/>
    <w:rsid w:val="006343F5"/>
    <w:rsid w:val="00635104"/>
    <w:rsid w:val="00635D6F"/>
    <w:rsid w:val="0063614F"/>
    <w:rsid w:val="00636467"/>
    <w:rsid w:val="00636840"/>
    <w:rsid w:val="00637C3B"/>
    <w:rsid w:val="00637CF3"/>
    <w:rsid w:val="00640B98"/>
    <w:rsid w:val="00641DDE"/>
    <w:rsid w:val="00642073"/>
    <w:rsid w:val="00642396"/>
    <w:rsid w:val="00643920"/>
    <w:rsid w:val="00645D60"/>
    <w:rsid w:val="00645DB9"/>
    <w:rsid w:val="006504D8"/>
    <w:rsid w:val="00650DDF"/>
    <w:rsid w:val="00650DEC"/>
    <w:rsid w:val="0065331A"/>
    <w:rsid w:val="0065354C"/>
    <w:rsid w:val="0065456B"/>
    <w:rsid w:val="0065505D"/>
    <w:rsid w:val="006552C7"/>
    <w:rsid w:val="00655CA3"/>
    <w:rsid w:val="00656736"/>
    <w:rsid w:val="00656BEA"/>
    <w:rsid w:val="00656D00"/>
    <w:rsid w:val="006571ED"/>
    <w:rsid w:val="0066097D"/>
    <w:rsid w:val="00660A51"/>
    <w:rsid w:val="00660B72"/>
    <w:rsid w:val="00660F45"/>
    <w:rsid w:val="00662010"/>
    <w:rsid w:val="006626E7"/>
    <w:rsid w:val="00662EFA"/>
    <w:rsid w:val="00662FFF"/>
    <w:rsid w:val="0066319C"/>
    <w:rsid w:val="0066367E"/>
    <w:rsid w:val="006639C5"/>
    <w:rsid w:val="00663E3D"/>
    <w:rsid w:val="0066491A"/>
    <w:rsid w:val="00664F70"/>
    <w:rsid w:val="00664FE0"/>
    <w:rsid w:val="006650EC"/>
    <w:rsid w:val="0066519A"/>
    <w:rsid w:val="006656B2"/>
    <w:rsid w:val="00665989"/>
    <w:rsid w:val="00665AE4"/>
    <w:rsid w:val="00665C90"/>
    <w:rsid w:val="00665F57"/>
    <w:rsid w:val="00666617"/>
    <w:rsid w:val="0066755E"/>
    <w:rsid w:val="00667670"/>
    <w:rsid w:val="0067140F"/>
    <w:rsid w:val="00671669"/>
    <w:rsid w:val="00673A6B"/>
    <w:rsid w:val="00673B0A"/>
    <w:rsid w:val="00674603"/>
    <w:rsid w:val="00675092"/>
    <w:rsid w:val="00675441"/>
    <w:rsid w:val="006756EB"/>
    <w:rsid w:val="0067624B"/>
    <w:rsid w:val="00676B0F"/>
    <w:rsid w:val="00677001"/>
    <w:rsid w:val="006773C7"/>
    <w:rsid w:val="00677E52"/>
    <w:rsid w:val="00677E88"/>
    <w:rsid w:val="00680B82"/>
    <w:rsid w:val="00681299"/>
    <w:rsid w:val="00682304"/>
    <w:rsid w:val="00684381"/>
    <w:rsid w:val="00684DF5"/>
    <w:rsid w:val="00685F6F"/>
    <w:rsid w:val="006862BB"/>
    <w:rsid w:val="00687A12"/>
    <w:rsid w:val="00687B86"/>
    <w:rsid w:val="006900CE"/>
    <w:rsid w:val="006906DB"/>
    <w:rsid w:val="006910AF"/>
    <w:rsid w:val="00691641"/>
    <w:rsid w:val="00692489"/>
    <w:rsid w:val="006930D3"/>
    <w:rsid w:val="00693C56"/>
    <w:rsid w:val="00693F20"/>
    <w:rsid w:val="00694BEE"/>
    <w:rsid w:val="00694D42"/>
    <w:rsid w:val="00695E4C"/>
    <w:rsid w:val="0069673D"/>
    <w:rsid w:val="006A00EF"/>
    <w:rsid w:val="006A0E74"/>
    <w:rsid w:val="006A0EE8"/>
    <w:rsid w:val="006A1506"/>
    <w:rsid w:val="006A2114"/>
    <w:rsid w:val="006A357B"/>
    <w:rsid w:val="006A39C2"/>
    <w:rsid w:val="006A4B1A"/>
    <w:rsid w:val="006A4C59"/>
    <w:rsid w:val="006A4EC6"/>
    <w:rsid w:val="006A4FF6"/>
    <w:rsid w:val="006A61F7"/>
    <w:rsid w:val="006A6BBB"/>
    <w:rsid w:val="006A6D71"/>
    <w:rsid w:val="006B08AE"/>
    <w:rsid w:val="006B11E3"/>
    <w:rsid w:val="006B12F7"/>
    <w:rsid w:val="006B158E"/>
    <w:rsid w:val="006B216B"/>
    <w:rsid w:val="006B2739"/>
    <w:rsid w:val="006B2B61"/>
    <w:rsid w:val="006B3483"/>
    <w:rsid w:val="006B3513"/>
    <w:rsid w:val="006B3553"/>
    <w:rsid w:val="006B3606"/>
    <w:rsid w:val="006B38CE"/>
    <w:rsid w:val="006B3B42"/>
    <w:rsid w:val="006B42D6"/>
    <w:rsid w:val="006B468A"/>
    <w:rsid w:val="006B555A"/>
    <w:rsid w:val="006B5B54"/>
    <w:rsid w:val="006B777D"/>
    <w:rsid w:val="006C00F5"/>
    <w:rsid w:val="006C10F8"/>
    <w:rsid w:val="006C23FB"/>
    <w:rsid w:val="006C252D"/>
    <w:rsid w:val="006C276C"/>
    <w:rsid w:val="006C2F37"/>
    <w:rsid w:val="006C3147"/>
    <w:rsid w:val="006C42C6"/>
    <w:rsid w:val="006C4600"/>
    <w:rsid w:val="006C5C99"/>
    <w:rsid w:val="006C6998"/>
    <w:rsid w:val="006C7DB8"/>
    <w:rsid w:val="006C7EA2"/>
    <w:rsid w:val="006D0610"/>
    <w:rsid w:val="006D0926"/>
    <w:rsid w:val="006D0D39"/>
    <w:rsid w:val="006D12AB"/>
    <w:rsid w:val="006D3B4D"/>
    <w:rsid w:val="006D5357"/>
    <w:rsid w:val="006D561A"/>
    <w:rsid w:val="006D56B2"/>
    <w:rsid w:val="006D5913"/>
    <w:rsid w:val="006D5A9F"/>
    <w:rsid w:val="006D5ECB"/>
    <w:rsid w:val="006D620F"/>
    <w:rsid w:val="006D6D59"/>
    <w:rsid w:val="006D7A8C"/>
    <w:rsid w:val="006D7B50"/>
    <w:rsid w:val="006D7CB8"/>
    <w:rsid w:val="006E0185"/>
    <w:rsid w:val="006E0E80"/>
    <w:rsid w:val="006E0FF8"/>
    <w:rsid w:val="006E29E0"/>
    <w:rsid w:val="006E3964"/>
    <w:rsid w:val="006E3C43"/>
    <w:rsid w:val="006E4008"/>
    <w:rsid w:val="006E447D"/>
    <w:rsid w:val="006E5F5F"/>
    <w:rsid w:val="006E6141"/>
    <w:rsid w:val="006E6654"/>
    <w:rsid w:val="006E6966"/>
    <w:rsid w:val="006E7CDF"/>
    <w:rsid w:val="006F01C4"/>
    <w:rsid w:val="006F05AB"/>
    <w:rsid w:val="006F0D37"/>
    <w:rsid w:val="006F109C"/>
    <w:rsid w:val="006F1CC7"/>
    <w:rsid w:val="006F27F8"/>
    <w:rsid w:val="006F2B85"/>
    <w:rsid w:val="006F2BB5"/>
    <w:rsid w:val="006F43B6"/>
    <w:rsid w:val="006F4EF1"/>
    <w:rsid w:val="006F5051"/>
    <w:rsid w:val="006F5980"/>
    <w:rsid w:val="006F5B3B"/>
    <w:rsid w:val="006F5CE6"/>
    <w:rsid w:val="006F7159"/>
    <w:rsid w:val="006F7C6A"/>
    <w:rsid w:val="006F7FB2"/>
    <w:rsid w:val="00700160"/>
    <w:rsid w:val="00700741"/>
    <w:rsid w:val="0070078D"/>
    <w:rsid w:val="007007D4"/>
    <w:rsid w:val="00700D97"/>
    <w:rsid w:val="0070110B"/>
    <w:rsid w:val="00703D6A"/>
    <w:rsid w:val="00704129"/>
    <w:rsid w:val="00704347"/>
    <w:rsid w:val="00704648"/>
    <w:rsid w:val="007048A7"/>
    <w:rsid w:val="0070524B"/>
    <w:rsid w:val="0070664F"/>
    <w:rsid w:val="0070700D"/>
    <w:rsid w:val="007074E7"/>
    <w:rsid w:val="0070776F"/>
    <w:rsid w:val="00707ECD"/>
    <w:rsid w:val="0071175F"/>
    <w:rsid w:val="00712221"/>
    <w:rsid w:val="007123EF"/>
    <w:rsid w:val="0071241B"/>
    <w:rsid w:val="00712D9D"/>
    <w:rsid w:val="00712EEC"/>
    <w:rsid w:val="00714A29"/>
    <w:rsid w:val="00714D19"/>
    <w:rsid w:val="00714E28"/>
    <w:rsid w:val="0071589E"/>
    <w:rsid w:val="007159B9"/>
    <w:rsid w:val="007163BE"/>
    <w:rsid w:val="0071737D"/>
    <w:rsid w:val="00720949"/>
    <w:rsid w:val="00720B80"/>
    <w:rsid w:val="00720CFC"/>
    <w:rsid w:val="00720E5D"/>
    <w:rsid w:val="007212B8"/>
    <w:rsid w:val="007218C5"/>
    <w:rsid w:val="0072229B"/>
    <w:rsid w:val="00723024"/>
    <w:rsid w:val="00723424"/>
    <w:rsid w:val="00723F6A"/>
    <w:rsid w:val="00724A04"/>
    <w:rsid w:val="00724CD8"/>
    <w:rsid w:val="00724F7C"/>
    <w:rsid w:val="00725D63"/>
    <w:rsid w:val="00725E53"/>
    <w:rsid w:val="007271A8"/>
    <w:rsid w:val="0073006D"/>
    <w:rsid w:val="00730476"/>
    <w:rsid w:val="007304D4"/>
    <w:rsid w:val="00730F25"/>
    <w:rsid w:val="00731428"/>
    <w:rsid w:val="00732C7A"/>
    <w:rsid w:val="00733493"/>
    <w:rsid w:val="00733C36"/>
    <w:rsid w:val="00734A46"/>
    <w:rsid w:val="00734E33"/>
    <w:rsid w:val="007357BF"/>
    <w:rsid w:val="00735F30"/>
    <w:rsid w:val="0073613F"/>
    <w:rsid w:val="00736A89"/>
    <w:rsid w:val="00740905"/>
    <w:rsid w:val="00741C70"/>
    <w:rsid w:val="00741F0E"/>
    <w:rsid w:val="00742895"/>
    <w:rsid w:val="00742AC0"/>
    <w:rsid w:val="00742E47"/>
    <w:rsid w:val="00743207"/>
    <w:rsid w:val="007434B9"/>
    <w:rsid w:val="00743707"/>
    <w:rsid w:val="00744539"/>
    <w:rsid w:val="00744E92"/>
    <w:rsid w:val="007457A6"/>
    <w:rsid w:val="007463B0"/>
    <w:rsid w:val="007469B1"/>
    <w:rsid w:val="00746D46"/>
    <w:rsid w:val="00747E2A"/>
    <w:rsid w:val="00747F19"/>
    <w:rsid w:val="007508B5"/>
    <w:rsid w:val="00752146"/>
    <w:rsid w:val="0075239C"/>
    <w:rsid w:val="0075405F"/>
    <w:rsid w:val="00754D64"/>
    <w:rsid w:val="00757405"/>
    <w:rsid w:val="00757589"/>
    <w:rsid w:val="007576FA"/>
    <w:rsid w:val="00762A96"/>
    <w:rsid w:val="00762D2E"/>
    <w:rsid w:val="007632E9"/>
    <w:rsid w:val="007644D2"/>
    <w:rsid w:val="00764E6E"/>
    <w:rsid w:val="007659FA"/>
    <w:rsid w:val="00766940"/>
    <w:rsid w:val="007669F1"/>
    <w:rsid w:val="00766C0B"/>
    <w:rsid w:val="007672F1"/>
    <w:rsid w:val="00767C0A"/>
    <w:rsid w:val="0077098A"/>
    <w:rsid w:val="00771406"/>
    <w:rsid w:val="0077168E"/>
    <w:rsid w:val="00772DC6"/>
    <w:rsid w:val="00774736"/>
    <w:rsid w:val="00774E4A"/>
    <w:rsid w:val="007760EA"/>
    <w:rsid w:val="007804E4"/>
    <w:rsid w:val="00780933"/>
    <w:rsid w:val="00780DBC"/>
    <w:rsid w:val="00781225"/>
    <w:rsid w:val="00782317"/>
    <w:rsid w:val="007839AF"/>
    <w:rsid w:val="00784A31"/>
    <w:rsid w:val="007860B3"/>
    <w:rsid w:val="007869D0"/>
    <w:rsid w:val="00786A13"/>
    <w:rsid w:val="00786C2F"/>
    <w:rsid w:val="00787974"/>
    <w:rsid w:val="00787EBB"/>
    <w:rsid w:val="00790183"/>
    <w:rsid w:val="00790422"/>
    <w:rsid w:val="00790AB0"/>
    <w:rsid w:val="00791504"/>
    <w:rsid w:val="007915D0"/>
    <w:rsid w:val="00791C35"/>
    <w:rsid w:val="007929F7"/>
    <w:rsid w:val="00792F46"/>
    <w:rsid w:val="00793653"/>
    <w:rsid w:val="0079399E"/>
    <w:rsid w:val="007939BA"/>
    <w:rsid w:val="00794080"/>
    <w:rsid w:val="00794418"/>
    <w:rsid w:val="00794B51"/>
    <w:rsid w:val="0079508B"/>
    <w:rsid w:val="0079524C"/>
    <w:rsid w:val="00795439"/>
    <w:rsid w:val="007958E9"/>
    <w:rsid w:val="007970E0"/>
    <w:rsid w:val="007971F8"/>
    <w:rsid w:val="007977BD"/>
    <w:rsid w:val="00797EA7"/>
    <w:rsid w:val="007A0D34"/>
    <w:rsid w:val="007A22A6"/>
    <w:rsid w:val="007A27E7"/>
    <w:rsid w:val="007A3B4C"/>
    <w:rsid w:val="007A3FB4"/>
    <w:rsid w:val="007A427D"/>
    <w:rsid w:val="007A5EF4"/>
    <w:rsid w:val="007A649B"/>
    <w:rsid w:val="007A65E4"/>
    <w:rsid w:val="007A67A7"/>
    <w:rsid w:val="007A6E18"/>
    <w:rsid w:val="007A7C4A"/>
    <w:rsid w:val="007B003E"/>
    <w:rsid w:val="007B05F2"/>
    <w:rsid w:val="007B1059"/>
    <w:rsid w:val="007B1B89"/>
    <w:rsid w:val="007B2F2E"/>
    <w:rsid w:val="007B2FE8"/>
    <w:rsid w:val="007B4205"/>
    <w:rsid w:val="007B51D8"/>
    <w:rsid w:val="007B5563"/>
    <w:rsid w:val="007B5CC5"/>
    <w:rsid w:val="007B6A28"/>
    <w:rsid w:val="007C0494"/>
    <w:rsid w:val="007C0ED9"/>
    <w:rsid w:val="007C11E3"/>
    <w:rsid w:val="007C1EC0"/>
    <w:rsid w:val="007C2401"/>
    <w:rsid w:val="007C29FD"/>
    <w:rsid w:val="007C32FD"/>
    <w:rsid w:val="007C3826"/>
    <w:rsid w:val="007C3E27"/>
    <w:rsid w:val="007C4847"/>
    <w:rsid w:val="007C5201"/>
    <w:rsid w:val="007C6DDD"/>
    <w:rsid w:val="007C73BE"/>
    <w:rsid w:val="007D0048"/>
    <w:rsid w:val="007D0927"/>
    <w:rsid w:val="007D0F60"/>
    <w:rsid w:val="007D1DBF"/>
    <w:rsid w:val="007D218B"/>
    <w:rsid w:val="007D2A94"/>
    <w:rsid w:val="007D3366"/>
    <w:rsid w:val="007D36BC"/>
    <w:rsid w:val="007D3721"/>
    <w:rsid w:val="007D3FCA"/>
    <w:rsid w:val="007D45A3"/>
    <w:rsid w:val="007D48BB"/>
    <w:rsid w:val="007D5165"/>
    <w:rsid w:val="007D6132"/>
    <w:rsid w:val="007D633A"/>
    <w:rsid w:val="007D78E6"/>
    <w:rsid w:val="007E0590"/>
    <w:rsid w:val="007E0AAA"/>
    <w:rsid w:val="007E1106"/>
    <w:rsid w:val="007E1684"/>
    <w:rsid w:val="007E191E"/>
    <w:rsid w:val="007E2641"/>
    <w:rsid w:val="007E2873"/>
    <w:rsid w:val="007E4A87"/>
    <w:rsid w:val="007E4DAA"/>
    <w:rsid w:val="007E53E3"/>
    <w:rsid w:val="007E5825"/>
    <w:rsid w:val="007E61DE"/>
    <w:rsid w:val="007E682A"/>
    <w:rsid w:val="007E6886"/>
    <w:rsid w:val="007E6BA1"/>
    <w:rsid w:val="007F015E"/>
    <w:rsid w:val="007F05F2"/>
    <w:rsid w:val="007F094F"/>
    <w:rsid w:val="007F2473"/>
    <w:rsid w:val="007F2751"/>
    <w:rsid w:val="007F2AD0"/>
    <w:rsid w:val="007F341D"/>
    <w:rsid w:val="007F3660"/>
    <w:rsid w:val="007F3A41"/>
    <w:rsid w:val="007F43BE"/>
    <w:rsid w:val="007F4B6D"/>
    <w:rsid w:val="007F5EC4"/>
    <w:rsid w:val="007F5FF2"/>
    <w:rsid w:val="007F6A69"/>
    <w:rsid w:val="007F6CC1"/>
    <w:rsid w:val="007F744E"/>
    <w:rsid w:val="007F7798"/>
    <w:rsid w:val="007F7A75"/>
    <w:rsid w:val="00800AC3"/>
    <w:rsid w:val="00801FD0"/>
    <w:rsid w:val="00802174"/>
    <w:rsid w:val="00802961"/>
    <w:rsid w:val="00802A2B"/>
    <w:rsid w:val="00805064"/>
    <w:rsid w:val="00805346"/>
    <w:rsid w:val="00807931"/>
    <w:rsid w:val="0080793E"/>
    <w:rsid w:val="00807CB1"/>
    <w:rsid w:val="00807DA1"/>
    <w:rsid w:val="00810014"/>
    <w:rsid w:val="008104F9"/>
    <w:rsid w:val="00810954"/>
    <w:rsid w:val="008120DE"/>
    <w:rsid w:val="0081230F"/>
    <w:rsid w:val="00812C4E"/>
    <w:rsid w:val="00812E46"/>
    <w:rsid w:val="00812E9C"/>
    <w:rsid w:val="00814A38"/>
    <w:rsid w:val="00815577"/>
    <w:rsid w:val="008158FB"/>
    <w:rsid w:val="00815B11"/>
    <w:rsid w:val="00815CEB"/>
    <w:rsid w:val="008161CC"/>
    <w:rsid w:val="008173FE"/>
    <w:rsid w:val="0082048C"/>
    <w:rsid w:val="008207F6"/>
    <w:rsid w:val="008211EE"/>
    <w:rsid w:val="00821655"/>
    <w:rsid w:val="00821F8B"/>
    <w:rsid w:val="00822238"/>
    <w:rsid w:val="00822CFB"/>
    <w:rsid w:val="0082355E"/>
    <w:rsid w:val="008243F2"/>
    <w:rsid w:val="008245C8"/>
    <w:rsid w:val="0082473F"/>
    <w:rsid w:val="00824BC7"/>
    <w:rsid w:val="00824EAE"/>
    <w:rsid w:val="0082520D"/>
    <w:rsid w:val="00825442"/>
    <w:rsid w:val="00825767"/>
    <w:rsid w:val="00825A31"/>
    <w:rsid w:val="0082661E"/>
    <w:rsid w:val="00827471"/>
    <w:rsid w:val="00827557"/>
    <w:rsid w:val="008279EE"/>
    <w:rsid w:val="0082B1A1"/>
    <w:rsid w:val="008313CC"/>
    <w:rsid w:val="00831467"/>
    <w:rsid w:val="00831F2C"/>
    <w:rsid w:val="00832F78"/>
    <w:rsid w:val="00833804"/>
    <w:rsid w:val="00836034"/>
    <w:rsid w:val="008363D4"/>
    <w:rsid w:val="00836658"/>
    <w:rsid w:val="00836AFA"/>
    <w:rsid w:val="00836FDC"/>
    <w:rsid w:val="00837311"/>
    <w:rsid w:val="008409FF"/>
    <w:rsid w:val="008412F0"/>
    <w:rsid w:val="00841377"/>
    <w:rsid w:val="0084148C"/>
    <w:rsid w:val="00841643"/>
    <w:rsid w:val="00842043"/>
    <w:rsid w:val="00842799"/>
    <w:rsid w:val="008436A5"/>
    <w:rsid w:val="008437F7"/>
    <w:rsid w:val="00843DDD"/>
    <w:rsid w:val="008442B2"/>
    <w:rsid w:val="008448CD"/>
    <w:rsid w:val="00844D88"/>
    <w:rsid w:val="0084502E"/>
    <w:rsid w:val="00845920"/>
    <w:rsid w:val="00847F36"/>
    <w:rsid w:val="008501FF"/>
    <w:rsid w:val="00850314"/>
    <w:rsid w:val="00850569"/>
    <w:rsid w:val="00850F82"/>
    <w:rsid w:val="00850FF6"/>
    <w:rsid w:val="00851602"/>
    <w:rsid w:val="00852973"/>
    <w:rsid w:val="00852C94"/>
    <w:rsid w:val="008531D7"/>
    <w:rsid w:val="00853F5F"/>
    <w:rsid w:val="00854930"/>
    <w:rsid w:val="00854DA8"/>
    <w:rsid w:val="00854EA9"/>
    <w:rsid w:val="008557A3"/>
    <w:rsid w:val="00855B5A"/>
    <w:rsid w:val="008601C0"/>
    <w:rsid w:val="00861644"/>
    <w:rsid w:val="00861655"/>
    <w:rsid w:val="00862725"/>
    <w:rsid w:val="0086391F"/>
    <w:rsid w:val="008642DF"/>
    <w:rsid w:val="008643DF"/>
    <w:rsid w:val="00864D91"/>
    <w:rsid w:val="00864F5D"/>
    <w:rsid w:val="00865D2F"/>
    <w:rsid w:val="0086601B"/>
    <w:rsid w:val="008661E0"/>
    <w:rsid w:val="008662A0"/>
    <w:rsid w:val="00866AB1"/>
    <w:rsid w:val="00866D39"/>
    <w:rsid w:val="008706DD"/>
    <w:rsid w:val="00871AB8"/>
    <w:rsid w:val="00873411"/>
    <w:rsid w:val="008739C5"/>
    <w:rsid w:val="00873AAE"/>
    <w:rsid w:val="00873DCC"/>
    <w:rsid w:val="0087493F"/>
    <w:rsid w:val="008749CE"/>
    <w:rsid w:val="0087527C"/>
    <w:rsid w:val="008755C7"/>
    <w:rsid w:val="00875683"/>
    <w:rsid w:val="00876471"/>
    <w:rsid w:val="00880A24"/>
    <w:rsid w:val="008813F6"/>
    <w:rsid w:val="00881933"/>
    <w:rsid w:val="0088227C"/>
    <w:rsid w:val="0088236B"/>
    <w:rsid w:val="008823F4"/>
    <w:rsid w:val="00882E01"/>
    <w:rsid w:val="00884AD9"/>
    <w:rsid w:val="00884D16"/>
    <w:rsid w:val="0088524F"/>
    <w:rsid w:val="00885291"/>
    <w:rsid w:val="00885644"/>
    <w:rsid w:val="0089294F"/>
    <w:rsid w:val="00892A9A"/>
    <w:rsid w:val="00892B8E"/>
    <w:rsid w:val="008939A4"/>
    <w:rsid w:val="00893BEA"/>
    <w:rsid w:val="00893C0B"/>
    <w:rsid w:val="00894AD3"/>
    <w:rsid w:val="00894B6A"/>
    <w:rsid w:val="0089517C"/>
    <w:rsid w:val="0089587F"/>
    <w:rsid w:val="00895EE6"/>
    <w:rsid w:val="00897078"/>
    <w:rsid w:val="0089719F"/>
    <w:rsid w:val="008A0E8C"/>
    <w:rsid w:val="008A1551"/>
    <w:rsid w:val="008A26E5"/>
    <w:rsid w:val="008A397B"/>
    <w:rsid w:val="008A39BE"/>
    <w:rsid w:val="008A3ED9"/>
    <w:rsid w:val="008A4498"/>
    <w:rsid w:val="008A4686"/>
    <w:rsid w:val="008A4ABF"/>
    <w:rsid w:val="008A4CFA"/>
    <w:rsid w:val="008A668F"/>
    <w:rsid w:val="008A6E47"/>
    <w:rsid w:val="008A7771"/>
    <w:rsid w:val="008A7E82"/>
    <w:rsid w:val="008B00FF"/>
    <w:rsid w:val="008B0808"/>
    <w:rsid w:val="008B0B07"/>
    <w:rsid w:val="008B0E59"/>
    <w:rsid w:val="008B11AC"/>
    <w:rsid w:val="008B1E53"/>
    <w:rsid w:val="008B303A"/>
    <w:rsid w:val="008B3B34"/>
    <w:rsid w:val="008B3D1F"/>
    <w:rsid w:val="008B3DAE"/>
    <w:rsid w:val="008B4301"/>
    <w:rsid w:val="008B5E83"/>
    <w:rsid w:val="008B654A"/>
    <w:rsid w:val="008B6A69"/>
    <w:rsid w:val="008B6FDC"/>
    <w:rsid w:val="008B77AC"/>
    <w:rsid w:val="008B7BDA"/>
    <w:rsid w:val="008B7C2B"/>
    <w:rsid w:val="008B7F5B"/>
    <w:rsid w:val="008C0925"/>
    <w:rsid w:val="008C0C03"/>
    <w:rsid w:val="008C17CD"/>
    <w:rsid w:val="008C3912"/>
    <w:rsid w:val="008C3A28"/>
    <w:rsid w:val="008C3C54"/>
    <w:rsid w:val="008C4323"/>
    <w:rsid w:val="008C4655"/>
    <w:rsid w:val="008C4C5A"/>
    <w:rsid w:val="008C5469"/>
    <w:rsid w:val="008C65A5"/>
    <w:rsid w:val="008C668F"/>
    <w:rsid w:val="008C6F31"/>
    <w:rsid w:val="008C7FE4"/>
    <w:rsid w:val="008D01AD"/>
    <w:rsid w:val="008D0815"/>
    <w:rsid w:val="008D0DB9"/>
    <w:rsid w:val="008D21DA"/>
    <w:rsid w:val="008D23E7"/>
    <w:rsid w:val="008D27C1"/>
    <w:rsid w:val="008D3DDE"/>
    <w:rsid w:val="008D4515"/>
    <w:rsid w:val="008D5FC0"/>
    <w:rsid w:val="008D65AA"/>
    <w:rsid w:val="008D6963"/>
    <w:rsid w:val="008D6BE9"/>
    <w:rsid w:val="008D6E20"/>
    <w:rsid w:val="008D6F29"/>
    <w:rsid w:val="008D7187"/>
    <w:rsid w:val="008D748C"/>
    <w:rsid w:val="008D7ACC"/>
    <w:rsid w:val="008E0261"/>
    <w:rsid w:val="008E19AC"/>
    <w:rsid w:val="008E25CD"/>
    <w:rsid w:val="008E3160"/>
    <w:rsid w:val="008E3D13"/>
    <w:rsid w:val="008E44F0"/>
    <w:rsid w:val="008E4994"/>
    <w:rsid w:val="008E4C31"/>
    <w:rsid w:val="008E544D"/>
    <w:rsid w:val="008E5A92"/>
    <w:rsid w:val="008E5CDD"/>
    <w:rsid w:val="008E5F4A"/>
    <w:rsid w:val="008E6414"/>
    <w:rsid w:val="008E679E"/>
    <w:rsid w:val="008E6AE0"/>
    <w:rsid w:val="008E718F"/>
    <w:rsid w:val="008E72CD"/>
    <w:rsid w:val="008E7D4E"/>
    <w:rsid w:val="008F0293"/>
    <w:rsid w:val="008F158F"/>
    <w:rsid w:val="008F171E"/>
    <w:rsid w:val="008F173C"/>
    <w:rsid w:val="008F1EC6"/>
    <w:rsid w:val="008F2521"/>
    <w:rsid w:val="008F4FEB"/>
    <w:rsid w:val="008F596E"/>
    <w:rsid w:val="008F69B5"/>
    <w:rsid w:val="009001CC"/>
    <w:rsid w:val="0090028A"/>
    <w:rsid w:val="009011C0"/>
    <w:rsid w:val="00901507"/>
    <w:rsid w:val="0090225F"/>
    <w:rsid w:val="00902801"/>
    <w:rsid w:val="00902B95"/>
    <w:rsid w:val="00903449"/>
    <w:rsid w:val="00904163"/>
    <w:rsid w:val="00904734"/>
    <w:rsid w:val="00904FD5"/>
    <w:rsid w:val="009053F0"/>
    <w:rsid w:val="009061F3"/>
    <w:rsid w:val="0090690B"/>
    <w:rsid w:val="00906DB1"/>
    <w:rsid w:val="00907AFF"/>
    <w:rsid w:val="00910D8E"/>
    <w:rsid w:val="009116A6"/>
    <w:rsid w:val="00913F38"/>
    <w:rsid w:val="00914AF9"/>
    <w:rsid w:val="00915B67"/>
    <w:rsid w:val="00915F93"/>
    <w:rsid w:val="00916431"/>
    <w:rsid w:val="00916600"/>
    <w:rsid w:val="00916AD0"/>
    <w:rsid w:val="00916CB2"/>
    <w:rsid w:val="009179F4"/>
    <w:rsid w:val="009205E7"/>
    <w:rsid w:val="00920863"/>
    <w:rsid w:val="00921D08"/>
    <w:rsid w:val="009222AA"/>
    <w:rsid w:val="00924960"/>
    <w:rsid w:val="009255E6"/>
    <w:rsid w:val="00925802"/>
    <w:rsid w:val="00926319"/>
    <w:rsid w:val="00930288"/>
    <w:rsid w:val="00930F6E"/>
    <w:rsid w:val="00932083"/>
    <w:rsid w:val="009329C7"/>
    <w:rsid w:val="00932B3F"/>
    <w:rsid w:val="009338F9"/>
    <w:rsid w:val="0093392C"/>
    <w:rsid w:val="00934AC1"/>
    <w:rsid w:val="0093577F"/>
    <w:rsid w:val="00935B20"/>
    <w:rsid w:val="00935E86"/>
    <w:rsid w:val="00936D59"/>
    <w:rsid w:val="00937A26"/>
    <w:rsid w:val="00937DFC"/>
    <w:rsid w:val="00940043"/>
    <w:rsid w:val="00940271"/>
    <w:rsid w:val="009419D1"/>
    <w:rsid w:val="00942A56"/>
    <w:rsid w:val="00943929"/>
    <w:rsid w:val="00943D2D"/>
    <w:rsid w:val="00944209"/>
    <w:rsid w:val="00944245"/>
    <w:rsid w:val="009445F6"/>
    <w:rsid w:val="00947135"/>
    <w:rsid w:val="00947673"/>
    <w:rsid w:val="00947702"/>
    <w:rsid w:val="0095037C"/>
    <w:rsid w:val="00950B12"/>
    <w:rsid w:val="009512B3"/>
    <w:rsid w:val="00951D90"/>
    <w:rsid w:val="00952148"/>
    <w:rsid w:val="00952297"/>
    <w:rsid w:val="00952A2B"/>
    <w:rsid w:val="00953176"/>
    <w:rsid w:val="009549BA"/>
    <w:rsid w:val="00955882"/>
    <w:rsid w:val="009572BF"/>
    <w:rsid w:val="00957939"/>
    <w:rsid w:val="0095795F"/>
    <w:rsid w:val="009602FD"/>
    <w:rsid w:val="0096063A"/>
    <w:rsid w:val="00960A6A"/>
    <w:rsid w:val="009613CE"/>
    <w:rsid w:val="00962747"/>
    <w:rsid w:val="00962A33"/>
    <w:rsid w:val="00965BCC"/>
    <w:rsid w:val="00966766"/>
    <w:rsid w:val="00967DD0"/>
    <w:rsid w:val="009702B4"/>
    <w:rsid w:val="00971D08"/>
    <w:rsid w:val="00972748"/>
    <w:rsid w:val="00973239"/>
    <w:rsid w:val="009736E1"/>
    <w:rsid w:val="009741B9"/>
    <w:rsid w:val="00974EA4"/>
    <w:rsid w:val="00975DEA"/>
    <w:rsid w:val="00975F79"/>
    <w:rsid w:val="00976274"/>
    <w:rsid w:val="00976319"/>
    <w:rsid w:val="00976777"/>
    <w:rsid w:val="00976E8E"/>
    <w:rsid w:val="0097705F"/>
    <w:rsid w:val="00977493"/>
    <w:rsid w:val="00977AA3"/>
    <w:rsid w:val="00980091"/>
    <w:rsid w:val="009803AA"/>
    <w:rsid w:val="009825EA"/>
    <w:rsid w:val="0098279A"/>
    <w:rsid w:val="00982B52"/>
    <w:rsid w:val="00983061"/>
    <w:rsid w:val="00983877"/>
    <w:rsid w:val="00983C14"/>
    <w:rsid w:val="0098400A"/>
    <w:rsid w:val="00984295"/>
    <w:rsid w:val="00985131"/>
    <w:rsid w:val="009854EB"/>
    <w:rsid w:val="00986302"/>
    <w:rsid w:val="00986CC4"/>
    <w:rsid w:val="0098700E"/>
    <w:rsid w:val="00987538"/>
    <w:rsid w:val="009876D0"/>
    <w:rsid w:val="009900F1"/>
    <w:rsid w:val="009901B5"/>
    <w:rsid w:val="009902BB"/>
    <w:rsid w:val="0099079B"/>
    <w:rsid w:val="009911FC"/>
    <w:rsid w:val="00991C96"/>
    <w:rsid w:val="00991DFF"/>
    <w:rsid w:val="00991F83"/>
    <w:rsid w:val="00992126"/>
    <w:rsid w:val="00992467"/>
    <w:rsid w:val="0099248F"/>
    <w:rsid w:val="00992D38"/>
    <w:rsid w:val="00992E69"/>
    <w:rsid w:val="00992F52"/>
    <w:rsid w:val="009932A9"/>
    <w:rsid w:val="009934EB"/>
    <w:rsid w:val="00993839"/>
    <w:rsid w:val="00994B3F"/>
    <w:rsid w:val="00994E1C"/>
    <w:rsid w:val="00995C48"/>
    <w:rsid w:val="00995EC6"/>
    <w:rsid w:val="00996ADA"/>
    <w:rsid w:val="00996AF4"/>
    <w:rsid w:val="00996DEE"/>
    <w:rsid w:val="009A0EBA"/>
    <w:rsid w:val="009A10DF"/>
    <w:rsid w:val="009A1432"/>
    <w:rsid w:val="009A2075"/>
    <w:rsid w:val="009A2895"/>
    <w:rsid w:val="009A2AA8"/>
    <w:rsid w:val="009A34DB"/>
    <w:rsid w:val="009A485F"/>
    <w:rsid w:val="009A537F"/>
    <w:rsid w:val="009A5A63"/>
    <w:rsid w:val="009A5B45"/>
    <w:rsid w:val="009A69CD"/>
    <w:rsid w:val="009A7301"/>
    <w:rsid w:val="009A7B6E"/>
    <w:rsid w:val="009A7F7A"/>
    <w:rsid w:val="009B066D"/>
    <w:rsid w:val="009B10D7"/>
    <w:rsid w:val="009B1546"/>
    <w:rsid w:val="009B2038"/>
    <w:rsid w:val="009B29D7"/>
    <w:rsid w:val="009B2CBE"/>
    <w:rsid w:val="009B3850"/>
    <w:rsid w:val="009B438B"/>
    <w:rsid w:val="009B5770"/>
    <w:rsid w:val="009B588D"/>
    <w:rsid w:val="009B60C2"/>
    <w:rsid w:val="009B64FD"/>
    <w:rsid w:val="009B6DC9"/>
    <w:rsid w:val="009B7B86"/>
    <w:rsid w:val="009B7E5D"/>
    <w:rsid w:val="009B7ED9"/>
    <w:rsid w:val="009C0257"/>
    <w:rsid w:val="009C10FE"/>
    <w:rsid w:val="009C1753"/>
    <w:rsid w:val="009C1862"/>
    <w:rsid w:val="009C2126"/>
    <w:rsid w:val="009C2E08"/>
    <w:rsid w:val="009C3008"/>
    <w:rsid w:val="009C3225"/>
    <w:rsid w:val="009C3D32"/>
    <w:rsid w:val="009C3F88"/>
    <w:rsid w:val="009C4955"/>
    <w:rsid w:val="009C4C38"/>
    <w:rsid w:val="009C55F9"/>
    <w:rsid w:val="009C6C29"/>
    <w:rsid w:val="009C6FF5"/>
    <w:rsid w:val="009C7281"/>
    <w:rsid w:val="009C7B85"/>
    <w:rsid w:val="009D02BB"/>
    <w:rsid w:val="009D03DF"/>
    <w:rsid w:val="009D0A45"/>
    <w:rsid w:val="009D0CE2"/>
    <w:rsid w:val="009D28ED"/>
    <w:rsid w:val="009D4913"/>
    <w:rsid w:val="009D5B2D"/>
    <w:rsid w:val="009D5C89"/>
    <w:rsid w:val="009D5E84"/>
    <w:rsid w:val="009D6654"/>
    <w:rsid w:val="009D6F0A"/>
    <w:rsid w:val="009D710A"/>
    <w:rsid w:val="009D7CE6"/>
    <w:rsid w:val="009E0BE6"/>
    <w:rsid w:val="009E1128"/>
    <w:rsid w:val="009E1A4A"/>
    <w:rsid w:val="009E280D"/>
    <w:rsid w:val="009E29EB"/>
    <w:rsid w:val="009E30AB"/>
    <w:rsid w:val="009E3AD8"/>
    <w:rsid w:val="009E45B2"/>
    <w:rsid w:val="009E4944"/>
    <w:rsid w:val="009E78C2"/>
    <w:rsid w:val="009F13D5"/>
    <w:rsid w:val="009F1674"/>
    <w:rsid w:val="009F381B"/>
    <w:rsid w:val="009F4490"/>
    <w:rsid w:val="009F5D7B"/>
    <w:rsid w:val="009F6BB2"/>
    <w:rsid w:val="009F7F01"/>
    <w:rsid w:val="00A0013F"/>
    <w:rsid w:val="00A003FC"/>
    <w:rsid w:val="00A008A5"/>
    <w:rsid w:val="00A00DF9"/>
    <w:rsid w:val="00A01D0D"/>
    <w:rsid w:val="00A020E1"/>
    <w:rsid w:val="00A028BF"/>
    <w:rsid w:val="00A02AE9"/>
    <w:rsid w:val="00A031CF"/>
    <w:rsid w:val="00A03347"/>
    <w:rsid w:val="00A0360C"/>
    <w:rsid w:val="00A03BB6"/>
    <w:rsid w:val="00A04F5C"/>
    <w:rsid w:val="00A05432"/>
    <w:rsid w:val="00A05D57"/>
    <w:rsid w:val="00A06032"/>
    <w:rsid w:val="00A0725E"/>
    <w:rsid w:val="00A07451"/>
    <w:rsid w:val="00A07742"/>
    <w:rsid w:val="00A07769"/>
    <w:rsid w:val="00A11B2C"/>
    <w:rsid w:val="00A11C4E"/>
    <w:rsid w:val="00A11E10"/>
    <w:rsid w:val="00A11EBC"/>
    <w:rsid w:val="00A12E50"/>
    <w:rsid w:val="00A12E67"/>
    <w:rsid w:val="00A134BD"/>
    <w:rsid w:val="00A136F3"/>
    <w:rsid w:val="00A13A8E"/>
    <w:rsid w:val="00A13B52"/>
    <w:rsid w:val="00A14098"/>
    <w:rsid w:val="00A140AA"/>
    <w:rsid w:val="00A144DC"/>
    <w:rsid w:val="00A14BFF"/>
    <w:rsid w:val="00A14C5E"/>
    <w:rsid w:val="00A156CC"/>
    <w:rsid w:val="00A16293"/>
    <w:rsid w:val="00A170B1"/>
    <w:rsid w:val="00A20D96"/>
    <w:rsid w:val="00A21238"/>
    <w:rsid w:val="00A21B36"/>
    <w:rsid w:val="00A21BBE"/>
    <w:rsid w:val="00A2200E"/>
    <w:rsid w:val="00A22235"/>
    <w:rsid w:val="00A226E4"/>
    <w:rsid w:val="00A22A1B"/>
    <w:rsid w:val="00A22F13"/>
    <w:rsid w:val="00A23E0F"/>
    <w:rsid w:val="00A242F6"/>
    <w:rsid w:val="00A2509D"/>
    <w:rsid w:val="00A25733"/>
    <w:rsid w:val="00A25C5B"/>
    <w:rsid w:val="00A25EFA"/>
    <w:rsid w:val="00A27870"/>
    <w:rsid w:val="00A3108A"/>
    <w:rsid w:val="00A31880"/>
    <w:rsid w:val="00A31D23"/>
    <w:rsid w:val="00A33AC3"/>
    <w:rsid w:val="00A340F1"/>
    <w:rsid w:val="00A342D9"/>
    <w:rsid w:val="00A3467E"/>
    <w:rsid w:val="00A35148"/>
    <w:rsid w:val="00A360AE"/>
    <w:rsid w:val="00A36995"/>
    <w:rsid w:val="00A36C9E"/>
    <w:rsid w:val="00A375F7"/>
    <w:rsid w:val="00A37846"/>
    <w:rsid w:val="00A37C8B"/>
    <w:rsid w:val="00A40457"/>
    <w:rsid w:val="00A40CCA"/>
    <w:rsid w:val="00A41832"/>
    <w:rsid w:val="00A41981"/>
    <w:rsid w:val="00A41D0C"/>
    <w:rsid w:val="00A4283B"/>
    <w:rsid w:val="00A431CD"/>
    <w:rsid w:val="00A439C8"/>
    <w:rsid w:val="00A43CE2"/>
    <w:rsid w:val="00A44570"/>
    <w:rsid w:val="00A44FF4"/>
    <w:rsid w:val="00A5025B"/>
    <w:rsid w:val="00A502A4"/>
    <w:rsid w:val="00A516D5"/>
    <w:rsid w:val="00A51812"/>
    <w:rsid w:val="00A51945"/>
    <w:rsid w:val="00A51A14"/>
    <w:rsid w:val="00A525E5"/>
    <w:rsid w:val="00A53D26"/>
    <w:rsid w:val="00A543A0"/>
    <w:rsid w:val="00A56EBB"/>
    <w:rsid w:val="00A570F3"/>
    <w:rsid w:val="00A57759"/>
    <w:rsid w:val="00A57931"/>
    <w:rsid w:val="00A61432"/>
    <w:rsid w:val="00A61903"/>
    <w:rsid w:val="00A619F5"/>
    <w:rsid w:val="00A61D91"/>
    <w:rsid w:val="00A62591"/>
    <w:rsid w:val="00A62ACF"/>
    <w:rsid w:val="00A63207"/>
    <w:rsid w:val="00A641D7"/>
    <w:rsid w:val="00A6450A"/>
    <w:rsid w:val="00A64A9B"/>
    <w:rsid w:val="00A654FD"/>
    <w:rsid w:val="00A65E12"/>
    <w:rsid w:val="00A66912"/>
    <w:rsid w:val="00A6718B"/>
    <w:rsid w:val="00A67BF1"/>
    <w:rsid w:val="00A67DA0"/>
    <w:rsid w:val="00A700DF"/>
    <w:rsid w:val="00A716E9"/>
    <w:rsid w:val="00A722AE"/>
    <w:rsid w:val="00A72D6F"/>
    <w:rsid w:val="00A7306A"/>
    <w:rsid w:val="00A736DE"/>
    <w:rsid w:val="00A74479"/>
    <w:rsid w:val="00A757A4"/>
    <w:rsid w:val="00A75B72"/>
    <w:rsid w:val="00A76097"/>
    <w:rsid w:val="00A7646B"/>
    <w:rsid w:val="00A7680E"/>
    <w:rsid w:val="00A76F3B"/>
    <w:rsid w:val="00A77C33"/>
    <w:rsid w:val="00A80222"/>
    <w:rsid w:val="00A82B91"/>
    <w:rsid w:val="00A837EA"/>
    <w:rsid w:val="00A8436E"/>
    <w:rsid w:val="00A857AD"/>
    <w:rsid w:val="00A85A9A"/>
    <w:rsid w:val="00A85EAC"/>
    <w:rsid w:val="00A862E6"/>
    <w:rsid w:val="00A87F03"/>
    <w:rsid w:val="00A90676"/>
    <w:rsid w:val="00A90885"/>
    <w:rsid w:val="00A90E11"/>
    <w:rsid w:val="00A9213A"/>
    <w:rsid w:val="00A935C0"/>
    <w:rsid w:val="00A95E18"/>
    <w:rsid w:val="00A963CB"/>
    <w:rsid w:val="00A971DA"/>
    <w:rsid w:val="00A977DD"/>
    <w:rsid w:val="00AA0088"/>
    <w:rsid w:val="00AA1E0A"/>
    <w:rsid w:val="00AA2A55"/>
    <w:rsid w:val="00AA2C37"/>
    <w:rsid w:val="00AA3640"/>
    <w:rsid w:val="00AA450D"/>
    <w:rsid w:val="00AA47BD"/>
    <w:rsid w:val="00AA661C"/>
    <w:rsid w:val="00AA69EA"/>
    <w:rsid w:val="00AA6A92"/>
    <w:rsid w:val="00AA6FBF"/>
    <w:rsid w:val="00AA76B6"/>
    <w:rsid w:val="00AA7AB1"/>
    <w:rsid w:val="00AB0288"/>
    <w:rsid w:val="00AB035E"/>
    <w:rsid w:val="00AB0B08"/>
    <w:rsid w:val="00AB0B2B"/>
    <w:rsid w:val="00AB1417"/>
    <w:rsid w:val="00AB1BEB"/>
    <w:rsid w:val="00AB22D9"/>
    <w:rsid w:val="00AB2485"/>
    <w:rsid w:val="00AB2A41"/>
    <w:rsid w:val="00AB42AA"/>
    <w:rsid w:val="00AB4A58"/>
    <w:rsid w:val="00AB5832"/>
    <w:rsid w:val="00AB5F1D"/>
    <w:rsid w:val="00AB60BE"/>
    <w:rsid w:val="00AC1927"/>
    <w:rsid w:val="00AC1A24"/>
    <w:rsid w:val="00AC222E"/>
    <w:rsid w:val="00AC2B69"/>
    <w:rsid w:val="00AC2C5E"/>
    <w:rsid w:val="00AC2E28"/>
    <w:rsid w:val="00AC31C8"/>
    <w:rsid w:val="00AC32C1"/>
    <w:rsid w:val="00AC48DB"/>
    <w:rsid w:val="00AC48E4"/>
    <w:rsid w:val="00AC561D"/>
    <w:rsid w:val="00AC59AE"/>
    <w:rsid w:val="00AC6D32"/>
    <w:rsid w:val="00AC7500"/>
    <w:rsid w:val="00AC76BE"/>
    <w:rsid w:val="00AD03E8"/>
    <w:rsid w:val="00AD059E"/>
    <w:rsid w:val="00AD0F99"/>
    <w:rsid w:val="00AD14EA"/>
    <w:rsid w:val="00AD1FF8"/>
    <w:rsid w:val="00AD2C9B"/>
    <w:rsid w:val="00AD3767"/>
    <w:rsid w:val="00AD4471"/>
    <w:rsid w:val="00AD657E"/>
    <w:rsid w:val="00AD66A2"/>
    <w:rsid w:val="00AD6FAB"/>
    <w:rsid w:val="00AD6FF8"/>
    <w:rsid w:val="00AE028A"/>
    <w:rsid w:val="00AE03EB"/>
    <w:rsid w:val="00AE0CA1"/>
    <w:rsid w:val="00AE1B26"/>
    <w:rsid w:val="00AE291B"/>
    <w:rsid w:val="00AE2D6A"/>
    <w:rsid w:val="00AE3624"/>
    <w:rsid w:val="00AE3D8A"/>
    <w:rsid w:val="00AE3E30"/>
    <w:rsid w:val="00AE49C0"/>
    <w:rsid w:val="00AE58F6"/>
    <w:rsid w:val="00AE5A11"/>
    <w:rsid w:val="00AE5C90"/>
    <w:rsid w:val="00AE6511"/>
    <w:rsid w:val="00AE7702"/>
    <w:rsid w:val="00AE7D0C"/>
    <w:rsid w:val="00AF077A"/>
    <w:rsid w:val="00AF1553"/>
    <w:rsid w:val="00AF1690"/>
    <w:rsid w:val="00AF2060"/>
    <w:rsid w:val="00AF257E"/>
    <w:rsid w:val="00AF3EF3"/>
    <w:rsid w:val="00AF4D48"/>
    <w:rsid w:val="00AF4DCA"/>
    <w:rsid w:val="00AF54CE"/>
    <w:rsid w:val="00AF5DC9"/>
    <w:rsid w:val="00AF6D60"/>
    <w:rsid w:val="00AF7672"/>
    <w:rsid w:val="00B0069E"/>
    <w:rsid w:val="00B00AFC"/>
    <w:rsid w:val="00B01455"/>
    <w:rsid w:val="00B022D6"/>
    <w:rsid w:val="00B02F5F"/>
    <w:rsid w:val="00B03E30"/>
    <w:rsid w:val="00B043A1"/>
    <w:rsid w:val="00B0444A"/>
    <w:rsid w:val="00B04B2E"/>
    <w:rsid w:val="00B04D7F"/>
    <w:rsid w:val="00B056D8"/>
    <w:rsid w:val="00B05F87"/>
    <w:rsid w:val="00B068B4"/>
    <w:rsid w:val="00B11AD0"/>
    <w:rsid w:val="00B11C0D"/>
    <w:rsid w:val="00B120DE"/>
    <w:rsid w:val="00B122A7"/>
    <w:rsid w:val="00B1251A"/>
    <w:rsid w:val="00B12963"/>
    <w:rsid w:val="00B12E57"/>
    <w:rsid w:val="00B13154"/>
    <w:rsid w:val="00B139B9"/>
    <w:rsid w:val="00B13E49"/>
    <w:rsid w:val="00B14E24"/>
    <w:rsid w:val="00B15F23"/>
    <w:rsid w:val="00B16138"/>
    <w:rsid w:val="00B16555"/>
    <w:rsid w:val="00B16E59"/>
    <w:rsid w:val="00B1754F"/>
    <w:rsid w:val="00B17F1A"/>
    <w:rsid w:val="00B20040"/>
    <w:rsid w:val="00B20430"/>
    <w:rsid w:val="00B21CAF"/>
    <w:rsid w:val="00B21DB9"/>
    <w:rsid w:val="00B22460"/>
    <w:rsid w:val="00B23906"/>
    <w:rsid w:val="00B23D72"/>
    <w:rsid w:val="00B240A3"/>
    <w:rsid w:val="00B243E7"/>
    <w:rsid w:val="00B249BC"/>
    <w:rsid w:val="00B24E92"/>
    <w:rsid w:val="00B25929"/>
    <w:rsid w:val="00B25B25"/>
    <w:rsid w:val="00B25C1E"/>
    <w:rsid w:val="00B25CED"/>
    <w:rsid w:val="00B25F0E"/>
    <w:rsid w:val="00B30A00"/>
    <w:rsid w:val="00B311DF"/>
    <w:rsid w:val="00B31F8E"/>
    <w:rsid w:val="00B32875"/>
    <w:rsid w:val="00B33E0F"/>
    <w:rsid w:val="00B342E7"/>
    <w:rsid w:val="00B345AC"/>
    <w:rsid w:val="00B34786"/>
    <w:rsid w:val="00B34AF6"/>
    <w:rsid w:val="00B356B7"/>
    <w:rsid w:val="00B35B8D"/>
    <w:rsid w:val="00B35F7B"/>
    <w:rsid w:val="00B40110"/>
    <w:rsid w:val="00B40DEA"/>
    <w:rsid w:val="00B426C2"/>
    <w:rsid w:val="00B429A5"/>
    <w:rsid w:val="00B434D8"/>
    <w:rsid w:val="00B44417"/>
    <w:rsid w:val="00B4593F"/>
    <w:rsid w:val="00B45C1F"/>
    <w:rsid w:val="00B45CFA"/>
    <w:rsid w:val="00B46225"/>
    <w:rsid w:val="00B4682D"/>
    <w:rsid w:val="00B46DC7"/>
    <w:rsid w:val="00B474E9"/>
    <w:rsid w:val="00B47CBA"/>
    <w:rsid w:val="00B5356C"/>
    <w:rsid w:val="00B53896"/>
    <w:rsid w:val="00B53A08"/>
    <w:rsid w:val="00B547C9"/>
    <w:rsid w:val="00B54D3F"/>
    <w:rsid w:val="00B551DE"/>
    <w:rsid w:val="00B552DF"/>
    <w:rsid w:val="00B5559B"/>
    <w:rsid w:val="00B5580D"/>
    <w:rsid w:val="00B55BF3"/>
    <w:rsid w:val="00B56013"/>
    <w:rsid w:val="00B56584"/>
    <w:rsid w:val="00B5714F"/>
    <w:rsid w:val="00B573DB"/>
    <w:rsid w:val="00B57E55"/>
    <w:rsid w:val="00B6058D"/>
    <w:rsid w:val="00B6244C"/>
    <w:rsid w:val="00B6280D"/>
    <w:rsid w:val="00B62B7E"/>
    <w:rsid w:val="00B630F7"/>
    <w:rsid w:val="00B64C16"/>
    <w:rsid w:val="00B652C3"/>
    <w:rsid w:val="00B65CF5"/>
    <w:rsid w:val="00B66353"/>
    <w:rsid w:val="00B6656C"/>
    <w:rsid w:val="00B66FE3"/>
    <w:rsid w:val="00B67F0E"/>
    <w:rsid w:val="00B71999"/>
    <w:rsid w:val="00B73298"/>
    <w:rsid w:val="00B73663"/>
    <w:rsid w:val="00B73D8E"/>
    <w:rsid w:val="00B75748"/>
    <w:rsid w:val="00B75A54"/>
    <w:rsid w:val="00B75BB8"/>
    <w:rsid w:val="00B75D4B"/>
    <w:rsid w:val="00B761F9"/>
    <w:rsid w:val="00B769D1"/>
    <w:rsid w:val="00B76C14"/>
    <w:rsid w:val="00B76CB3"/>
    <w:rsid w:val="00B774AD"/>
    <w:rsid w:val="00B77B8A"/>
    <w:rsid w:val="00B77DFE"/>
    <w:rsid w:val="00B80C01"/>
    <w:rsid w:val="00B81255"/>
    <w:rsid w:val="00B820C9"/>
    <w:rsid w:val="00B828CB"/>
    <w:rsid w:val="00B8321A"/>
    <w:rsid w:val="00B83498"/>
    <w:rsid w:val="00B838F4"/>
    <w:rsid w:val="00B84571"/>
    <w:rsid w:val="00B84A8A"/>
    <w:rsid w:val="00B84EFA"/>
    <w:rsid w:val="00B857D9"/>
    <w:rsid w:val="00B861B1"/>
    <w:rsid w:val="00B8651B"/>
    <w:rsid w:val="00B86A3E"/>
    <w:rsid w:val="00B87387"/>
    <w:rsid w:val="00B879A5"/>
    <w:rsid w:val="00B901A9"/>
    <w:rsid w:val="00B90A2D"/>
    <w:rsid w:val="00B914D8"/>
    <w:rsid w:val="00B91AFD"/>
    <w:rsid w:val="00B91D29"/>
    <w:rsid w:val="00B92899"/>
    <w:rsid w:val="00B93C63"/>
    <w:rsid w:val="00B93FC4"/>
    <w:rsid w:val="00B94395"/>
    <w:rsid w:val="00B9535F"/>
    <w:rsid w:val="00B9644D"/>
    <w:rsid w:val="00B966A9"/>
    <w:rsid w:val="00B96E1E"/>
    <w:rsid w:val="00B97968"/>
    <w:rsid w:val="00BA0A1D"/>
    <w:rsid w:val="00BA0CD0"/>
    <w:rsid w:val="00BA2A47"/>
    <w:rsid w:val="00BA2D1C"/>
    <w:rsid w:val="00BA3C35"/>
    <w:rsid w:val="00BA4A23"/>
    <w:rsid w:val="00BA537B"/>
    <w:rsid w:val="00BA6784"/>
    <w:rsid w:val="00BA7089"/>
    <w:rsid w:val="00BA794C"/>
    <w:rsid w:val="00BA7F13"/>
    <w:rsid w:val="00BA7F99"/>
    <w:rsid w:val="00BB06F6"/>
    <w:rsid w:val="00BB0849"/>
    <w:rsid w:val="00BB0AE0"/>
    <w:rsid w:val="00BB0DC5"/>
    <w:rsid w:val="00BB1372"/>
    <w:rsid w:val="00BB1E59"/>
    <w:rsid w:val="00BB26FD"/>
    <w:rsid w:val="00BB4E28"/>
    <w:rsid w:val="00BB677A"/>
    <w:rsid w:val="00BB6DE3"/>
    <w:rsid w:val="00BC02A1"/>
    <w:rsid w:val="00BC035A"/>
    <w:rsid w:val="00BC054F"/>
    <w:rsid w:val="00BC2C72"/>
    <w:rsid w:val="00BC2EBA"/>
    <w:rsid w:val="00BC3429"/>
    <w:rsid w:val="00BC3611"/>
    <w:rsid w:val="00BC44FB"/>
    <w:rsid w:val="00BC542A"/>
    <w:rsid w:val="00BC58AA"/>
    <w:rsid w:val="00BC67B7"/>
    <w:rsid w:val="00BC70EF"/>
    <w:rsid w:val="00BD0796"/>
    <w:rsid w:val="00BD0AB1"/>
    <w:rsid w:val="00BD0F1D"/>
    <w:rsid w:val="00BD1352"/>
    <w:rsid w:val="00BD1549"/>
    <w:rsid w:val="00BD1A89"/>
    <w:rsid w:val="00BD2090"/>
    <w:rsid w:val="00BD227A"/>
    <w:rsid w:val="00BD2438"/>
    <w:rsid w:val="00BD24A3"/>
    <w:rsid w:val="00BD4607"/>
    <w:rsid w:val="00BD4F57"/>
    <w:rsid w:val="00BD547D"/>
    <w:rsid w:val="00BD570A"/>
    <w:rsid w:val="00BD5A11"/>
    <w:rsid w:val="00BD5F63"/>
    <w:rsid w:val="00BD6EE2"/>
    <w:rsid w:val="00BD7255"/>
    <w:rsid w:val="00BD76BE"/>
    <w:rsid w:val="00BD7F36"/>
    <w:rsid w:val="00BE20F9"/>
    <w:rsid w:val="00BE2A20"/>
    <w:rsid w:val="00BE3814"/>
    <w:rsid w:val="00BE3DFF"/>
    <w:rsid w:val="00BE3F9D"/>
    <w:rsid w:val="00BE46A8"/>
    <w:rsid w:val="00BE51A4"/>
    <w:rsid w:val="00BE58E7"/>
    <w:rsid w:val="00BE61BA"/>
    <w:rsid w:val="00BE6CF7"/>
    <w:rsid w:val="00BE6E37"/>
    <w:rsid w:val="00BE7F93"/>
    <w:rsid w:val="00BF0A2B"/>
    <w:rsid w:val="00BF0ACF"/>
    <w:rsid w:val="00BF0EAC"/>
    <w:rsid w:val="00BF1039"/>
    <w:rsid w:val="00BF1665"/>
    <w:rsid w:val="00BF2250"/>
    <w:rsid w:val="00BF247E"/>
    <w:rsid w:val="00BF25FC"/>
    <w:rsid w:val="00BF2B3B"/>
    <w:rsid w:val="00BF2DBF"/>
    <w:rsid w:val="00BF3024"/>
    <w:rsid w:val="00BF3225"/>
    <w:rsid w:val="00BF3EE5"/>
    <w:rsid w:val="00BF44F7"/>
    <w:rsid w:val="00BF631E"/>
    <w:rsid w:val="00BF6B13"/>
    <w:rsid w:val="00BF7479"/>
    <w:rsid w:val="00BF7FCB"/>
    <w:rsid w:val="00C003D1"/>
    <w:rsid w:val="00C01BE3"/>
    <w:rsid w:val="00C0291C"/>
    <w:rsid w:val="00C03CA8"/>
    <w:rsid w:val="00C040FC"/>
    <w:rsid w:val="00C049B3"/>
    <w:rsid w:val="00C04F76"/>
    <w:rsid w:val="00C04F98"/>
    <w:rsid w:val="00C05EDD"/>
    <w:rsid w:val="00C06091"/>
    <w:rsid w:val="00C062D9"/>
    <w:rsid w:val="00C06ABA"/>
    <w:rsid w:val="00C06CA4"/>
    <w:rsid w:val="00C074D2"/>
    <w:rsid w:val="00C07600"/>
    <w:rsid w:val="00C1037C"/>
    <w:rsid w:val="00C10506"/>
    <w:rsid w:val="00C10DDB"/>
    <w:rsid w:val="00C11020"/>
    <w:rsid w:val="00C1244A"/>
    <w:rsid w:val="00C12CAD"/>
    <w:rsid w:val="00C12D1C"/>
    <w:rsid w:val="00C13118"/>
    <w:rsid w:val="00C13542"/>
    <w:rsid w:val="00C14300"/>
    <w:rsid w:val="00C14AD0"/>
    <w:rsid w:val="00C159CC"/>
    <w:rsid w:val="00C15A0B"/>
    <w:rsid w:val="00C16537"/>
    <w:rsid w:val="00C16959"/>
    <w:rsid w:val="00C17617"/>
    <w:rsid w:val="00C17C9A"/>
    <w:rsid w:val="00C20129"/>
    <w:rsid w:val="00C20ED6"/>
    <w:rsid w:val="00C21ADC"/>
    <w:rsid w:val="00C221C0"/>
    <w:rsid w:val="00C23C8A"/>
    <w:rsid w:val="00C23E51"/>
    <w:rsid w:val="00C2468C"/>
    <w:rsid w:val="00C2476F"/>
    <w:rsid w:val="00C275B7"/>
    <w:rsid w:val="00C30140"/>
    <w:rsid w:val="00C30150"/>
    <w:rsid w:val="00C304A0"/>
    <w:rsid w:val="00C30EB0"/>
    <w:rsid w:val="00C323DA"/>
    <w:rsid w:val="00C34DEB"/>
    <w:rsid w:val="00C353EB"/>
    <w:rsid w:val="00C36FC0"/>
    <w:rsid w:val="00C375B3"/>
    <w:rsid w:val="00C376E1"/>
    <w:rsid w:val="00C378BD"/>
    <w:rsid w:val="00C408C9"/>
    <w:rsid w:val="00C408E6"/>
    <w:rsid w:val="00C40D8C"/>
    <w:rsid w:val="00C41FCA"/>
    <w:rsid w:val="00C4236D"/>
    <w:rsid w:val="00C43598"/>
    <w:rsid w:val="00C43806"/>
    <w:rsid w:val="00C440EB"/>
    <w:rsid w:val="00C4452D"/>
    <w:rsid w:val="00C44EA0"/>
    <w:rsid w:val="00C45087"/>
    <w:rsid w:val="00C46871"/>
    <w:rsid w:val="00C469A2"/>
    <w:rsid w:val="00C46FAA"/>
    <w:rsid w:val="00C5001C"/>
    <w:rsid w:val="00C5024F"/>
    <w:rsid w:val="00C507A9"/>
    <w:rsid w:val="00C50FD9"/>
    <w:rsid w:val="00C52243"/>
    <w:rsid w:val="00C53484"/>
    <w:rsid w:val="00C5420D"/>
    <w:rsid w:val="00C54320"/>
    <w:rsid w:val="00C54973"/>
    <w:rsid w:val="00C555F1"/>
    <w:rsid w:val="00C557D8"/>
    <w:rsid w:val="00C55B0E"/>
    <w:rsid w:val="00C5664E"/>
    <w:rsid w:val="00C569CA"/>
    <w:rsid w:val="00C57B6D"/>
    <w:rsid w:val="00C6060E"/>
    <w:rsid w:val="00C6139F"/>
    <w:rsid w:val="00C623B9"/>
    <w:rsid w:val="00C629B4"/>
    <w:rsid w:val="00C63FF2"/>
    <w:rsid w:val="00C646B9"/>
    <w:rsid w:val="00C65153"/>
    <w:rsid w:val="00C658D7"/>
    <w:rsid w:val="00C6595D"/>
    <w:rsid w:val="00C65B49"/>
    <w:rsid w:val="00C65E64"/>
    <w:rsid w:val="00C667CA"/>
    <w:rsid w:val="00C66983"/>
    <w:rsid w:val="00C66A9B"/>
    <w:rsid w:val="00C67CB6"/>
    <w:rsid w:val="00C70112"/>
    <w:rsid w:val="00C704F9"/>
    <w:rsid w:val="00C710CA"/>
    <w:rsid w:val="00C7170F"/>
    <w:rsid w:val="00C717FE"/>
    <w:rsid w:val="00C719F6"/>
    <w:rsid w:val="00C72EA6"/>
    <w:rsid w:val="00C72EAE"/>
    <w:rsid w:val="00C73439"/>
    <w:rsid w:val="00C73DFC"/>
    <w:rsid w:val="00C743AE"/>
    <w:rsid w:val="00C74BE9"/>
    <w:rsid w:val="00C74CD4"/>
    <w:rsid w:val="00C74D40"/>
    <w:rsid w:val="00C7575E"/>
    <w:rsid w:val="00C75BBC"/>
    <w:rsid w:val="00C7669D"/>
    <w:rsid w:val="00C76CC4"/>
    <w:rsid w:val="00C815B3"/>
    <w:rsid w:val="00C815C3"/>
    <w:rsid w:val="00C818FE"/>
    <w:rsid w:val="00C821B5"/>
    <w:rsid w:val="00C821F7"/>
    <w:rsid w:val="00C8330E"/>
    <w:rsid w:val="00C835D3"/>
    <w:rsid w:val="00C837EC"/>
    <w:rsid w:val="00C83A1F"/>
    <w:rsid w:val="00C84037"/>
    <w:rsid w:val="00C862E0"/>
    <w:rsid w:val="00C86C35"/>
    <w:rsid w:val="00C8736F"/>
    <w:rsid w:val="00C87615"/>
    <w:rsid w:val="00C8769C"/>
    <w:rsid w:val="00C87716"/>
    <w:rsid w:val="00C8778C"/>
    <w:rsid w:val="00C9041A"/>
    <w:rsid w:val="00C90857"/>
    <w:rsid w:val="00C9097F"/>
    <w:rsid w:val="00C9152A"/>
    <w:rsid w:val="00C9209B"/>
    <w:rsid w:val="00C9234D"/>
    <w:rsid w:val="00C9286C"/>
    <w:rsid w:val="00C935E8"/>
    <w:rsid w:val="00C93F18"/>
    <w:rsid w:val="00C95BE4"/>
    <w:rsid w:val="00C9680B"/>
    <w:rsid w:val="00C96D7A"/>
    <w:rsid w:val="00C96DF8"/>
    <w:rsid w:val="00C977E5"/>
    <w:rsid w:val="00C97816"/>
    <w:rsid w:val="00CA0B65"/>
    <w:rsid w:val="00CA0F01"/>
    <w:rsid w:val="00CA10D0"/>
    <w:rsid w:val="00CA15DC"/>
    <w:rsid w:val="00CA2679"/>
    <w:rsid w:val="00CA3143"/>
    <w:rsid w:val="00CA3334"/>
    <w:rsid w:val="00CA390E"/>
    <w:rsid w:val="00CA59B6"/>
    <w:rsid w:val="00CA6C01"/>
    <w:rsid w:val="00CA70D4"/>
    <w:rsid w:val="00CA772F"/>
    <w:rsid w:val="00CB15D9"/>
    <w:rsid w:val="00CB1965"/>
    <w:rsid w:val="00CB3C05"/>
    <w:rsid w:val="00CB608C"/>
    <w:rsid w:val="00CB70A6"/>
    <w:rsid w:val="00CB7B10"/>
    <w:rsid w:val="00CB7F65"/>
    <w:rsid w:val="00CB7FBB"/>
    <w:rsid w:val="00CC0437"/>
    <w:rsid w:val="00CC0674"/>
    <w:rsid w:val="00CC0DBD"/>
    <w:rsid w:val="00CC12D2"/>
    <w:rsid w:val="00CC29AC"/>
    <w:rsid w:val="00CC2F9F"/>
    <w:rsid w:val="00CC320F"/>
    <w:rsid w:val="00CC3293"/>
    <w:rsid w:val="00CC35F4"/>
    <w:rsid w:val="00CC37BE"/>
    <w:rsid w:val="00CC52D7"/>
    <w:rsid w:val="00CC54B1"/>
    <w:rsid w:val="00CC5CF2"/>
    <w:rsid w:val="00CC6315"/>
    <w:rsid w:val="00CC6378"/>
    <w:rsid w:val="00CC6BA3"/>
    <w:rsid w:val="00CC7134"/>
    <w:rsid w:val="00CC746D"/>
    <w:rsid w:val="00CC7AD0"/>
    <w:rsid w:val="00CC7B78"/>
    <w:rsid w:val="00CC7DD3"/>
    <w:rsid w:val="00CD023D"/>
    <w:rsid w:val="00CD0E88"/>
    <w:rsid w:val="00CD22C8"/>
    <w:rsid w:val="00CD24E3"/>
    <w:rsid w:val="00CD26A5"/>
    <w:rsid w:val="00CD2B10"/>
    <w:rsid w:val="00CD2C29"/>
    <w:rsid w:val="00CD61E7"/>
    <w:rsid w:val="00CD672C"/>
    <w:rsid w:val="00CD68DC"/>
    <w:rsid w:val="00CD7D50"/>
    <w:rsid w:val="00CE02A8"/>
    <w:rsid w:val="00CE0647"/>
    <w:rsid w:val="00CE2189"/>
    <w:rsid w:val="00CE21E3"/>
    <w:rsid w:val="00CE32CA"/>
    <w:rsid w:val="00CE33AA"/>
    <w:rsid w:val="00CE638A"/>
    <w:rsid w:val="00CE6826"/>
    <w:rsid w:val="00CE6E9C"/>
    <w:rsid w:val="00CE734B"/>
    <w:rsid w:val="00CE790A"/>
    <w:rsid w:val="00CE7E61"/>
    <w:rsid w:val="00CE7EEA"/>
    <w:rsid w:val="00CF042F"/>
    <w:rsid w:val="00CF0A5E"/>
    <w:rsid w:val="00CF0AFD"/>
    <w:rsid w:val="00CF0D4E"/>
    <w:rsid w:val="00CF0E12"/>
    <w:rsid w:val="00CF0E63"/>
    <w:rsid w:val="00CF142A"/>
    <w:rsid w:val="00CF1D5C"/>
    <w:rsid w:val="00CF26C6"/>
    <w:rsid w:val="00CF292F"/>
    <w:rsid w:val="00CF2E01"/>
    <w:rsid w:val="00CF3368"/>
    <w:rsid w:val="00CF354C"/>
    <w:rsid w:val="00CF37B0"/>
    <w:rsid w:val="00CF3948"/>
    <w:rsid w:val="00CF4B8D"/>
    <w:rsid w:val="00CF5A38"/>
    <w:rsid w:val="00CF5AAD"/>
    <w:rsid w:val="00CF5C5D"/>
    <w:rsid w:val="00CF68AE"/>
    <w:rsid w:val="00CF6E9D"/>
    <w:rsid w:val="00CF6F9B"/>
    <w:rsid w:val="00CF709E"/>
    <w:rsid w:val="00CF758F"/>
    <w:rsid w:val="00CF7AE0"/>
    <w:rsid w:val="00D003B3"/>
    <w:rsid w:val="00D015AE"/>
    <w:rsid w:val="00D023EC"/>
    <w:rsid w:val="00D02B29"/>
    <w:rsid w:val="00D02D7C"/>
    <w:rsid w:val="00D034A9"/>
    <w:rsid w:val="00D039EC"/>
    <w:rsid w:val="00D03EF8"/>
    <w:rsid w:val="00D05612"/>
    <w:rsid w:val="00D05782"/>
    <w:rsid w:val="00D0625F"/>
    <w:rsid w:val="00D06798"/>
    <w:rsid w:val="00D07860"/>
    <w:rsid w:val="00D10A61"/>
    <w:rsid w:val="00D10DEC"/>
    <w:rsid w:val="00D12D28"/>
    <w:rsid w:val="00D13DF8"/>
    <w:rsid w:val="00D16142"/>
    <w:rsid w:val="00D16F86"/>
    <w:rsid w:val="00D17CD8"/>
    <w:rsid w:val="00D17DE1"/>
    <w:rsid w:val="00D17EF6"/>
    <w:rsid w:val="00D205E3"/>
    <w:rsid w:val="00D20BC8"/>
    <w:rsid w:val="00D21B9F"/>
    <w:rsid w:val="00D227A9"/>
    <w:rsid w:val="00D22B44"/>
    <w:rsid w:val="00D242C8"/>
    <w:rsid w:val="00D25418"/>
    <w:rsid w:val="00D25A13"/>
    <w:rsid w:val="00D2642B"/>
    <w:rsid w:val="00D2683C"/>
    <w:rsid w:val="00D26A8E"/>
    <w:rsid w:val="00D272C1"/>
    <w:rsid w:val="00D2735B"/>
    <w:rsid w:val="00D317DB"/>
    <w:rsid w:val="00D31AE4"/>
    <w:rsid w:val="00D31D69"/>
    <w:rsid w:val="00D31D89"/>
    <w:rsid w:val="00D32784"/>
    <w:rsid w:val="00D330C6"/>
    <w:rsid w:val="00D33265"/>
    <w:rsid w:val="00D33A4F"/>
    <w:rsid w:val="00D352AB"/>
    <w:rsid w:val="00D35753"/>
    <w:rsid w:val="00D35BD0"/>
    <w:rsid w:val="00D35FCE"/>
    <w:rsid w:val="00D36124"/>
    <w:rsid w:val="00D3655D"/>
    <w:rsid w:val="00D365E5"/>
    <w:rsid w:val="00D37DB4"/>
    <w:rsid w:val="00D4031E"/>
    <w:rsid w:val="00D40BC6"/>
    <w:rsid w:val="00D40F43"/>
    <w:rsid w:val="00D4139A"/>
    <w:rsid w:val="00D41BB4"/>
    <w:rsid w:val="00D43C9D"/>
    <w:rsid w:val="00D443C7"/>
    <w:rsid w:val="00D4491C"/>
    <w:rsid w:val="00D4501D"/>
    <w:rsid w:val="00D468D2"/>
    <w:rsid w:val="00D46B42"/>
    <w:rsid w:val="00D505CD"/>
    <w:rsid w:val="00D5101B"/>
    <w:rsid w:val="00D51035"/>
    <w:rsid w:val="00D51D2D"/>
    <w:rsid w:val="00D5259D"/>
    <w:rsid w:val="00D52D5E"/>
    <w:rsid w:val="00D5305A"/>
    <w:rsid w:val="00D53175"/>
    <w:rsid w:val="00D53EA3"/>
    <w:rsid w:val="00D53FD8"/>
    <w:rsid w:val="00D54747"/>
    <w:rsid w:val="00D55E55"/>
    <w:rsid w:val="00D56F62"/>
    <w:rsid w:val="00D57307"/>
    <w:rsid w:val="00D600EB"/>
    <w:rsid w:val="00D610B6"/>
    <w:rsid w:val="00D61D13"/>
    <w:rsid w:val="00D62732"/>
    <w:rsid w:val="00D62AC0"/>
    <w:rsid w:val="00D62D00"/>
    <w:rsid w:val="00D63CAB"/>
    <w:rsid w:val="00D63D6A"/>
    <w:rsid w:val="00D6457B"/>
    <w:rsid w:val="00D64A52"/>
    <w:rsid w:val="00D6553F"/>
    <w:rsid w:val="00D658A9"/>
    <w:rsid w:val="00D65F57"/>
    <w:rsid w:val="00D66346"/>
    <w:rsid w:val="00D676B4"/>
    <w:rsid w:val="00D677F8"/>
    <w:rsid w:val="00D67B23"/>
    <w:rsid w:val="00D71231"/>
    <w:rsid w:val="00D71BEE"/>
    <w:rsid w:val="00D724BB"/>
    <w:rsid w:val="00D7252D"/>
    <w:rsid w:val="00D737B4"/>
    <w:rsid w:val="00D73E91"/>
    <w:rsid w:val="00D7422B"/>
    <w:rsid w:val="00D748EE"/>
    <w:rsid w:val="00D74BF3"/>
    <w:rsid w:val="00D74F3B"/>
    <w:rsid w:val="00D757BF"/>
    <w:rsid w:val="00D802E3"/>
    <w:rsid w:val="00D80362"/>
    <w:rsid w:val="00D80525"/>
    <w:rsid w:val="00D80B83"/>
    <w:rsid w:val="00D8106D"/>
    <w:rsid w:val="00D81656"/>
    <w:rsid w:val="00D82C7D"/>
    <w:rsid w:val="00D82DAC"/>
    <w:rsid w:val="00D82E42"/>
    <w:rsid w:val="00D83EE5"/>
    <w:rsid w:val="00D8495E"/>
    <w:rsid w:val="00D84F48"/>
    <w:rsid w:val="00D86712"/>
    <w:rsid w:val="00D87573"/>
    <w:rsid w:val="00D8770E"/>
    <w:rsid w:val="00D87813"/>
    <w:rsid w:val="00D878EA"/>
    <w:rsid w:val="00D90121"/>
    <w:rsid w:val="00D90355"/>
    <w:rsid w:val="00D90828"/>
    <w:rsid w:val="00D90B16"/>
    <w:rsid w:val="00D914E5"/>
    <w:rsid w:val="00D91596"/>
    <w:rsid w:val="00D93C60"/>
    <w:rsid w:val="00D93CEF"/>
    <w:rsid w:val="00D94589"/>
    <w:rsid w:val="00D9554E"/>
    <w:rsid w:val="00D9583A"/>
    <w:rsid w:val="00D95B48"/>
    <w:rsid w:val="00D9610C"/>
    <w:rsid w:val="00D96928"/>
    <w:rsid w:val="00DA0E17"/>
    <w:rsid w:val="00DA114C"/>
    <w:rsid w:val="00DA1F9A"/>
    <w:rsid w:val="00DA2804"/>
    <w:rsid w:val="00DA3485"/>
    <w:rsid w:val="00DA4A64"/>
    <w:rsid w:val="00DA4CF4"/>
    <w:rsid w:val="00DA4F0F"/>
    <w:rsid w:val="00DA5D3B"/>
    <w:rsid w:val="00DA5FDB"/>
    <w:rsid w:val="00DB00A0"/>
    <w:rsid w:val="00DB12A5"/>
    <w:rsid w:val="00DB15D4"/>
    <w:rsid w:val="00DB17B1"/>
    <w:rsid w:val="00DB1895"/>
    <w:rsid w:val="00DB25DF"/>
    <w:rsid w:val="00DB3691"/>
    <w:rsid w:val="00DB6C72"/>
    <w:rsid w:val="00DB758D"/>
    <w:rsid w:val="00DB77C2"/>
    <w:rsid w:val="00DB7888"/>
    <w:rsid w:val="00DB7CD9"/>
    <w:rsid w:val="00DC047A"/>
    <w:rsid w:val="00DC0726"/>
    <w:rsid w:val="00DC2B50"/>
    <w:rsid w:val="00DC3692"/>
    <w:rsid w:val="00DC44BD"/>
    <w:rsid w:val="00DC5A03"/>
    <w:rsid w:val="00DC7C2E"/>
    <w:rsid w:val="00DD1627"/>
    <w:rsid w:val="00DD1B91"/>
    <w:rsid w:val="00DD1CC7"/>
    <w:rsid w:val="00DD1F5B"/>
    <w:rsid w:val="00DD21F3"/>
    <w:rsid w:val="00DD42D7"/>
    <w:rsid w:val="00DD536D"/>
    <w:rsid w:val="00DD58D2"/>
    <w:rsid w:val="00DD592A"/>
    <w:rsid w:val="00DD5A80"/>
    <w:rsid w:val="00DD6997"/>
    <w:rsid w:val="00DD7E9F"/>
    <w:rsid w:val="00DE11F3"/>
    <w:rsid w:val="00DE344F"/>
    <w:rsid w:val="00DE3615"/>
    <w:rsid w:val="00DE423C"/>
    <w:rsid w:val="00DE56F6"/>
    <w:rsid w:val="00DE647A"/>
    <w:rsid w:val="00DE6764"/>
    <w:rsid w:val="00DE6B8B"/>
    <w:rsid w:val="00DE6E4E"/>
    <w:rsid w:val="00DE7E09"/>
    <w:rsid w:val="00DF093D"/>
    <w:rsid w:val="00DF13FD"/>
    <w:rsid w:val="00DF14F3"/>
    <w:rsid w:val="00DF1AF9"/>
    <w:rsid w:val="00DF2719"/>
    <w:rsid w:val="00DF35DA"/>
    <w:rsid w:val="00DF3E6C"/>
    <w:rsid w:val="00DF437E"/>
    <w:rsid w:val="00DF56A8"/>
    <w:rsid w:val="00DF6070"/>
    <w:rsid w:val="00DF74FB"/>
    <w:rsid w:val="00DF75E6"/>
    <w:rsid w:val="00E00292"/>
    <w:rsid w:val="00E0031C"/>
    <w:rsid w:val="00E005BD"/>
    <w:rsid w:val="00E0147E"/>
    <w:rsid w:val="00E014FF"/>
    <w:rsid w:val="00E0154D"/>
    <w:rsid w:val="00E01CB9"/>
    <w:rsid w:val="00E03482"/>
    <w:rsid w:val="00E045AE"/>
    <w:rsid w:val="00E04CEB"/>
    <w:rsid w:val="00E04FC5"/>
    <w:rsid w:val="00E059C1"/>
    <w:rsid w:val="00E06009"/>
    <w:rsid w:val="00E06D79"/>
    <w:rsid w:val="00E06DBE"/>
    <w:rsid w:val="00E06EA5"/>
    <w:rsid w:val="00E0713F"/>
    <w:rsid w:val="00E0792F"/>
    <w:rsid w:val="00E1008E"/>
    <w:rsid w:val="00E1059B"/>
    <w:rsid w:val="00E121EA"/>
    <w:rsid w:val="00E12238"/>
    <w:rsid w:val="00E12E22"/>
    <w:rsid w:val="00E1352E"/>
    <w:rsid w:val="00E13822"/>
    <w:rsid w:val="00E139BF"/>
    <w:rsid w:val="00E14157"/>
    <w:rsid w:val="00E14921"/>
    <w:rsid w:val="00E14CF3"/>
    <w:rsid w:val="00E15EFD"/>
    <w:rsid w:val="00E1665D"/>
    <w:rsid w:val="00E16E24"/>
    <w:rsid w:val="00E173EF"/>
    <w:rsid w:val="00E20124"/>
    <w:rsid w:val="00E21C7B"/>
    <w:rsid w:val="00E22323"/>
    <w:rsid w:val="00E2263E"/>
    <w:rsid w:val="00E2317F"/>
    <w:rsid w:val="00E23791"/>
    <w:rsid w:val="00E23813"/>
    <w:rsid w:val="00E23D95"/>
    <w:rsid w:val="00E23F6B"/>
    <w:rsid w:val="00E23F78"/>
    <w:rsid w:val="00E24050"/>
    <w:rsid w:val="00E25647"/>
    <w:rsid w:val="00E25772"/>
    <w:rsid w:val="00E25E2E"/>
    <w:rsid w:val="00E306F3"/>
    <w:rsid w:val="00E30EC2"/>
    <w:rsid w:val="00E3298A"/>
    <w:rsid w:val="00E32F6D"/>
    <w:rsid w:val="00E330B9"/>
    <w:rsid w:val="00E3382E"/>
    <w:rsid w:val="00E351F2"/>
    <w:rsid w:val="00E35290"/>
    <w:rsid w:val="00E3582F"/>
    <w:rsid w:val="00E35BD1"/>
    <w:rsid w:val="00E37799"/>
    <w:rsid w:val="00E40695"/>
    <w:rsid w:val="00E40B95"/>
    <w:rsid w:val="00E41BF5"/>
    <w:rsid w:val="00E42662"/>
    <w:rsid w:val="00E43679"/>
    <w:rsid w:val="00E44A0C"/>
    <w:rsid w:val="00E452B1"/>
    <w:rsid w:val="00E4583E"/>
    <w:rsid w:val="00E45F36"/>
    <w:rsid w:val="00E466A9"/>
    <w:rsid w:val="00E474DA"/>
    <w:rsid w:val="00E47738"/>
    <w:rsid w:val="00E47E80"/>
    <w:rsid w:val="00E505DC"/>
    <w:rsid w:val="00E50AD0"/>
    <w:rsid w:val="00E5109F"/>
    <w:rsid w:val="00E5117A"/>
    <w:rsid w:val="00E51977"/>
    <w:rsid w:val="00E51C54"/>
    <w:rsid w:val="00E527F9"/>
    <w:rsid w:val="00E53494"/>
    <w:rsid w:val="00E53E06"/>
    <w:rsid w:val="00E54A96"/>
    <w:rsid w:val="00E54AD8"/>
    <w:rsid w:val="00E54D6B"/>
    <w:rsid w:val="00E54E28"/>
    <w:rsid w:val="00E55BE3"/>
    <w:rsid w:val="00E55FC9"/>
    <w:rsid w:val="00E56515"/>
    <w:rsid w:val="00E57233"/>
    <w:rsid w:val="00E576BA"/>
    <w:rsid w:val="00E60956"/>
    <w:rsid w:val="00E60C48"/>
    <w:rsid w:val="00E6133A"/>
    <w:rsid w:val="00E617CB"/>
    <w:rsid w:val="00E61F8C"/>
    <w:rsid w:val="00E620A2"/>
    <w:rsid w:val="00E62DD0"/>
    <w:rsid w:val="00E62E1B"/>
    <w:rsid w:val="00E63E54"/>
    <w:rsid w:val="00E63F84"/>
    <w:rsid w:val="00E64433"/>
    <w:rsid w:val="00E64EE2"/>
    <w:rsid w:val="00E6544A"/>
    <w:rsid w:val="00E65B1E"/>
    <w:rsid w:val="00E66760"/>
    <w:rsid w:val="00E66B66"/>
    <w:rsid w:val="00E67EAB"/>
    <w:rsid w:val="00E701BA"/>
    <w:rsid w:val="00E708AC"/>
    <w:rsid w:val="00E70F89"/>
    <w:rsid w:val="00E718B3"/>
    <w:rsid w:val="00E71AE7"/>
    <w:rsid w:val="00E730F8"/>
    <w:rsid w:val="00E73297"/>
    <w:rsid w:val="00E73430"/>
    <w:rsid w:val="00E73481"/>
    <w:rsid w:val="00E73502"/>
    <w:rsid w:val="00E74744"/>
    <w:rsid w:val="00E7520C"/>
    <w:rsid w:val="00E75A88"/>
    <w:rsid w:val="00E75BCC"/>
    <w:rsid w:val="00E760CA"/>
    <w:rsid w:val="00E77549"/>
    <w:rsid w:val="00E800CB"/>
    <w:rsid w:val="00E8030F"/>
    <w:rsid w:val="00E81251"/>
    <w:rsid w:val="00E812E5"/>
    <w:rsid w:val="00E81CF0"/>
    <w:rsid w:val="00E8248E"/>
    <w:rsid w:val="00E832EE"/>
    <w:rsid w:val="00E8362B"/>
    <w:rsid w:val="00E83BC5"/>
    <w:rsid w:val="00E84F74"/>
    <w:rsid w:val="00E85B8C"/>
    <w:rsid w:val="00E85FCD"/>
    <w:rsid w:val="00E86533"/>
    <w:rsid w:val="00E86F4C"/>
    <w:rsid w:val="00E87FAB"/>
    <w:rsid w:val="00E915AD"/>
    <w:rsid w:val="00E91FC7"/>
    <w:rsid w:val="00E9245F"/>
    <w:rsid w:val="00E9276D"/>
    <w:rsid w:val="00E931E9"/>
    <w:rsid w:val="00E93FDC"/>
    <w:rsid w:val="00E9481E"/>
    <w:rsid w:val="00E94E59"/>
    <w:rsid w:val="00E95406"/>
    <w:rsid w:val="00E95719"/>
    <w:rsid w:val="00E96DF3"/>
    <w:rsid w:val="00EA050F"/>
    <w:rsid w:val="00EA111E"/>
    <w:rsid w:val="00EA183D"/>
    <w:rsid w:val="00EA2AA1"/>
    <w:rsid w:val="00EA30EF"/>
    <w:rsid w:val="00EA3165"/>
    <w:rsid w:val="00EA3E5B"/>
    <w:rsid w:val="00EA409F"/>
    <w:rsid w:val="00EA4B78"/>
    <w:rsid w:val="00EA510E"/>
    <w:rsid w:val="00EA52B2"/>
    <w:rsid w:val="00EB00BF"/>
    <w:rsid w:val="00EB05C3"/>
    <w:rsid w:val="00EB0D60"/>
    <w:rsid w:val="00EB1AE7"/>
    <w:rsid w:val="00EB1DD2"/>
    <w:rsid w:val="00EB246E"/>
    <w:rsid w:val="00EB3598"/>
    <w:rsid w:val="00EB3FF4"/>
    <w:rsid w:val="00EB40F2"/>
    <w:rsid w:val="00EB51CF"/>
    <w:rsid w:val="00EB592A"/>
    <w:rsid w:val="00EB5E92"/>
    <w:rsid w:val="00EB67FF"/>
    <w:rsid w:val="00EB7221"/>
    <w:rsid w:val="00EC0A26"/>
    <w:rsid w:val="00EC14A9"/>
    <w:rsid w:val="00EC14CD"/>
    <w:rsid w:val="00EC225F"/>
    <w:rsid w:val="00EC267F"/>
    <w:rsid w:val="00EC277F"/>
    <w:rsid w:val="00EC2E44"/>
    <w:rsid w:val="00EC3322"/>
    <w:rsid w:val="00EC5142"/>
    <w:rsid w:val="00EC544F"/>
    <w:rsid w:val="00EC7C84"/>
    <w:rsid w:val="00ED07A5"/>
    <w:rsid w:val="00ED0AEE"/>
    <w:rsid w:val="00ED1AD1"/>
    <w:rsid w:val="00ED1BC1"/>
    <w:rsid w:val="00ED1BF5"/>
    <w:rsid w:val="00ED31C6"/>
    <w:rsid w:val="00ED410E"/>
    <w:rsid w:val="00ED4431"/>
    <w:rsid w:val="00ED4C7F"/>
    <w:rsid w:val="00ED5124"/>
    <w:rsid w:val="00ED6770"/>
    <w:rsid w:val="00EE0C19"/>
    <w:rsid w:val="00EE17D3"/>
    <w:rsid w:val="00EE1B7C"/>
    <w:rsid w:val="00EE1F84"/>
    <w:rsid w:val="00EE20D3"/>
    <w:rsid w:val="00EE214D"/>
    <w:rsid w:val="00EE22B0"/>
    <w:rsid w:val="00EE283C"/>
    <w:rsid w:val="00EE2BCE"/>
    <w:rsid w:val="00EE2DC2"/>
    <w:rsid w:val="00EE3CB4"/>
    <w:rsid w:val="00EE4489"/>
    <w:rsid w:val="00EE52DE"/>
    <w:rsid w:val="00EE6035"/>
    <w:rsid w:val="00EE738A"/>
    <w:rsid w:val="00EE7899"/>
    <w:rsid w:val="00EF04DC"/>
    <w:rsid w:val="00EF0AE3"/>
    <w:rsid w:val="00EF1CC2"/>
    <w:rsid w:val="00EF38A4"/>
    <w:rsid w:val="00EF4712"/>
    <w:rsid w:val="00EF53E9"/>
    <w:rsid w:val="00EF5A64"/>
    <w:rsid w:val="00EF5D9C"/>
    <w:rsid w:val="00EF64E2"/>
    <w:rsid w:val="00EF7C45"/>
    <w:rsid w:val="00EF7CFD"/>
    <w:rsid w:val="00EF7F65"/>
    <w:rsid w:val="00F00F62"/>
    <w:rsid w:val="00F01469"/>
    <w:rsid w:val="00F0283B"/>
    <w:rsid w:val="00F03776"/>
    <w:rsid w:val="00F03A3E"/>
    <w:rsid w:val="00F04124"/>
    <w:rsid w:val="00F04182"/>
    <w:rsid w:val="00F0429A"/>
    <w:rsid w:val="00F04C69"/>
    <w:rsid w:val="00F05C13"/>
    <w:rsid w:val="00F06BCC"/>
    <w:rsid w:val="00F06D5B"/>
    <w:rsid w:val="00F07380"/>
    <w:rsid w:val="00F073E7"/>
    <w:rsid w:val="00F07C08"/>
    <w:rsid w:val="00F10119"/>
    <w:rsid w:val="00F10C79"/>
    <w:rsid w:val="00F10C8E"/>
    <w:rsid w:val="00F13222"/>
    <w:rsid w:val="00F134DB"/>
    <w:rsid w:val="00F1395D"/>
    <w:rsid w:val="00F14322"/>
    <w:rsid w:val="00F14672"/>
    <w:rsid w:val="00F14AE6"/>
    <w:rsid w:val="00F1640C"/>
    <w:rsid w:val="00F16590"/>
    <w:rsid w:val="00F166A6"/>
    <w:rsid w:val="00F16846"/>
    <w:rsid w:val="00F17B1C"/>
    <w:rsid w:val="00F20139"/>
    <w:rsid w:val="00F21D40"/>
    <w:rsid w:val="00F2212C"/>
    <w:rsid w:val="00F23208"/>
    <w:rsid w:val="00F23905"/>
    <w:rsid w:val="00F2446A"/>
    <w:rsid w:val="00F2461E"/>
    <w:rsid w:val="00F24725"/>
    <w:rsid w:val="00F248C3"/>
    <w:rsid w:val="00F255CE"/>
    <w:rsid w:val="00F26089"/>
    <w:rsid w:val="00F26678"/>
    <w:rsid w:val="00F267A2"/>
    <w:rsid w:val="00F27940"/>
    <w:rsid w:val="00F27C05"/>
    <w:rsid w:val="00F27FBB"/>
    <w:rsid w:val="00F31AAB"/>
    <w:rsid w:val="00F339B6"/>
    <w:rsid w:val="00F33DCB"/>
    <w:rsid w:val="00F34FF9"/>
    <w:rsid w:val="00F355E4"/>
    <w:rsid w:val="00F35B4D"/>
    <w:rsid w:val="00F36C71"/>
    <w:rsid w:val="00F37607"/>
    <w:rsid w:val="00F37E0E"/>
    <w:rsid w:val="00F418D3"/>
    <w:rsid w:val="00F424BC"/>
    <w:rsid w:val="00F42626"/>
    <w:rsid w:val="00F426FC"/>
    <w:rsid w:val="00F43039"/>
    <w:rsid w:val="00F43128"/>
    <w:rsid w:val="00F4312A"/>
    <w:rsid w:val="00F43639"/>
    <w:rsid w:val="00F44288"/>
    <w:rsid w:val="00F45B71"/>
    <w:rsid w:val="00F4603C"/>
    <w:rsid w:val="00F4622A"/>
    <w:rsid w:val="00F46531"/>
    <w:rsid w:val="00F47995"/>
    <w:rsid w:val="00F47FC5"/>
    <w:rsid w:val="00F5047E"/>
    <w:rsid w:val="00F509C5"/>
    <w:rsid w:val="00F50D9B"/>
    <w:rsid w:val="00F510E5"/>
    <w:rsid w:val="00F51201"/>
    <w:rsid w:val="00F52490"/>
    <w:rsid w:val="00F558EA"/>
    <w:rsid w:val="00F565B3"/>
    <w:rsid w:val="00F5715B"/>
    <w:rsid w:val="00F57A70"/>
    <w:rsid w:val="00F60FE3"/>
    <w:rsid w:val="00F619A3"/>
    <w:rsid w:val="00F61A22"/>
    <w:rsid w:val="00F620B0"/>
    <w:rsid w:val="00F628F4"/>
    <w:rsid w:val="00F62B35"/>
    <w:rsid w:val="00F63D0F"/>
    <w:rsid w:val="00F63DEB"/>
    <w:rsid w:val="00F63E4B"/>
    <w:rsid w:val="00F6626A"/>
    <w:rsid w:val="00F66339"/>
    <w:rsid w:val="00F663FB"/>
    <w:rsid w:val="00F6748E"/>
    <w:rsid w:val="00F67DE4"/>
    <w:rsid w:val="00F7090B"/>
    <w:rsid w:val="00F70CB4"/>
    <w:rsid w:val="00F72117"/>
    <w:rsid w:val="00F727F4"/>
    <w:rsid w:val="00F729FC"/>
    <w:rsid w:val="00F7323C"/>
    <w:rsid w:val="00F742A0"/>
    <w:rsid w:val="00F7482C"/>
    <w:rsid w:val="00F751A2"/>
    <w:rsid w:val="00F753BD"/>
    <w:rsid w:val="00F7593A"/>
    <w:rsid w:val="00F75C0C"/>
    <w:rsid w:val="00F76052"/>
    <w:rsid w:val="00F77868"/>
    <w:rsid w:val="00F778E3"/>
    <w:rsid w:val="00F82674"/>
    <w:rsid w:val="00F828BA"/>
    <w:rsid w:val="00F82C15"/>
    <w:rsid w:val="00F8349E"/>
    <w:rsid w:val="00F842D5"/>
    <w:rsid w:val="00F84346"/>
    <w:rsid w:val="00F84ABA"/>
    <w:rsid w:val="00F85213"/>
    <w:rsid w:val="00F85706"/>
    <w:rsid w:val="00F85B49"/>
    <w:rsid w:val="00F85BAA"/>
    <w:rsid w:val="00F85DA2"/>
    <w:rsid w:val="00F8719F"/>
    <w:rsid w:val="00F8762A"/>
    <w:rsid w:val="00F87B8B"/>
    <w:rsid w:val="00F90338"/>
    <w:rsid w:val="00F909BF"/>
    <w:rsid w:val="00F916BF"/>
    <w:rsid w:val="00F916F4"/>
    <w:rsid w:val="00F92E63"/>
    <w:rsid w:val="00F93353"/>
    <w:rsid w:val="00F93565"/>
    <w:rsid w:val="00F950F3"/>
    <w:rsid w:val="00F95B6F"/>
    <w:rsid w:val="00F95DBD"/>
    <w:rsid w:val="00F9648D"/>
    <w:rsid w:val="00F97B72"/>
    <w:rsid w:val="00FA0216"/>
    <w:rsid w:val="00FA0268"/>
    <w:rsid w:val="00FA092A"/>
    <w:rsid w:val="00FA25C6"/>
    <w:rsid w:val="00FA392B"/>
    <w:rsid w:val="00FA3EE9"/>
    <w:rsid w:val="00FA5314"/>
    <w:rsid w:val="00FA6873"/>
    <w:rsid w:val="00FA6EBB"/>
    <w:rsid w:val="00FA7930"/>
    <w:rsid w:val="00FA7CD7"/>
    <w:rsid w:val="00FA7FAB"/>
    <w:rsid w:val="00FA7FF9"/>
    <w:rsid w:val="00FB0D1C"/>
    <w:rsid w:val="00FB10D9"/>
    <w:rsid w:val="00FB11F3"/>
    <w:rsid w:val="00FB4CF2"/>
    <w:rsid w:val="00FB5214"/>
    <w:rsid w:val="00FC0796"/>
    <w:rsid w:val="00FC07BB"/>
    <w:rsid w:val="00FC1FCA"/>
    <w:rsid w:val="00FC29F1"/>
    <w:rsid w:val="00FC2BE2"/>
    <w:rsid w:val="00FC2D68"/>
    <w:rsid w:val="00FC43ED"/>
    <w:rsid w:val="00FC57F9"/>
    <w:rsid w:val="00FC6038"/>
    <w:rsid w:val="00FC6B30"/>
    <w:rsid w:val="00FC6EEB"/>
    <w:rsid w:val="00FD03E3"/>
    <w:rsid w:val="00FD10F8"/>
    <w:rsid w:val="00FD14C6"/>
    <w:rsid w:val="00FD1DA1"/>
    <w:rsid w:val="00FD3589"/>
    <w:rsid w:val="00FD3B70"/>
    <w:rsid w:val="00FD4856"/>
    <w:rsid w:val="00FD4BC0"/>
    <w:rsid w:val="00FD527A"/>
    <w:rsid w:val="00FD56D5"/>
    <w:rsid w:val="00FD5BD0"/>
    <w:rsid w:val="00FD6255"/>
    <w:rsid w:val="00FD70F1"/>
    <w:rsid w:val="00FE0149"/>
    <w:rsid w:val="00FE1613"/>
    <w:rsid w:val="00FE2FC3"/>
    <w:rsid w:val="00FE3C0F"/>
    <w:rsid w:val="00FE3F75"/>
    <w:rsid w:val="00FE4081"/>
    <w:rsid w:val="00FE51F4"/>
    <w:rsid w:val="00FE58B2"/>
    <w:rsid w:val="00FE58E6"/>
    <w:rsid w:val="00FE65F4"/>
    <w:rsid w:val="00FE68DF"/>
    <w:rsid w:val="00FE6C62"/>
    <w:rsid w:val="00FE7C98"/>
    <w:rsid w:val="00FF17A8"/>
    <w:rsid w:val="00FF223E"/>
    <w:rsid w:val="00FF3196"/>
    <w:rsid w:val="00FF4C90"/>
    <w:rsid w:val="00FF721A"/>
    <w:rsid w:val="00FF75D0"/>
    <w:rsid w:val="00FF76BF"/>
    <w:rsid w:val="0113CDF3"/>
    <w:rsid w:val="01369185"/>
    <w:rsid w:val="0192CD54"/>
    <w:rsid w:val="01BDF70C"/>
    <w:rsid w:val="028CE610"/>
    <w:rsid w:val="0298A33A"/>
    <w:rsid w:val="02C5D2C9"/>
    <w:rsid w:val="03EA2A6F"/>
    <w:rsid w:val="044D9F9E"/>
    <w:rsid w:val="04F5F5E0"/>
    <w:rsid w:val="056FE8D1"/>
    <w:rsid w:val="058A41C4"/>
    <w:rsid w:val="05AB3306"/>
    <w:rsid w:val="05D1D65A"/>
    <w:rsid w:val="0662EECC"/>
    <w:rsid w:val="06F4CDAF"/>
    <w:rsid w:val="073D4201"/>
    <w:rsid w:val="07CB6E8F"/>
    <w:rsid w:val="07CC97E2"/>
    <w:rsid w:val="0823614E"/>
    <w:rsid w:val="089A0538"/>
    <w:rsid w:val="08C1F291"/>
    <w:rsid w:val="08CDA874"/>
    <w:rsid w:val="09587C47"/>
    <w:rsid w:val="096A5755"/>
    <w:rsid w:val="09AF3039"/>
    <w:rsid w:val="09C7A1DB"/>
    <w:rsid w:val="0A714CA1"/>
    <w:rsid w:val="0B3D1633"/>
    <w:rsid w:val="0B85D217"/>
    <w:rsid w:val="0B893195"/>
    <w:rsid w:val="0CD8E694"/>
    <w:rsid w:val="0CF16EF7"/>
    <w:rsid w:val="0D72BCF5"/>
    <w:rsid w:val="0E9A6D14"/>
    <w:rsid w:val="0F6D8789"/>
    <w:rsid w:val="0FD4B8AE"/>
    <w:rsid w:val="1102410C"/>
    <w:rsid w:val="110C69A5"/>
    <w:rsid w:val="111F1B04"/>
    <w:rsid w:val="11F8B2CA"/>
    <w:rsid w:val="122F1699"/>
    <w:rsid w:val="129A83A7"/>
    <w:rsid w:val="13043A14"/>
    <w:rsid w:val="130EB51C"/>
    <w:rsid w:val="134B7D0B"/>
    <w:rsid w:val="139895A8"/>
    <w:rsid w:val="13CBF33B"/>
    <w:rsid w:val="13D1C570"/>
    <w:rsid w:val="143E3511"/>
    <w:rsid w:val="14417BEA"/>
    <w:rsid w:val="149EA85D"/>
    <w:rsid w:val="1641338A"/>
    <w:rsid w:val="16436612"/>
    <w:rsid w:val="166E0ED1"/>
    <w:rsid w:val="16D4E155"/>
    <w:rsid w:val="17129BFA"/>
    <w:rsid w:val="1773C044"/>
    <w:rsid w:val="17C60177"/>
    <w:rsid w:val="17CDE43B"/>
    <w:rsid w:val="17DBD8B5"/>
    <w:rsid w:val="19D82217"/>
    <w:rsid w:val="1A4BA563"/>
    <w:rsid w:val="1A5AB59F"/>
    <w:rsid w:val="1A5CB6B7"/>
    <w:rsid w:val="1AAD3E06"/>
    <w:rsid w:val="1B419B3A"/>
    <w:rsid w:val="1D6900A2"/>
    <w:rsid w:val="1DA852E6"/>
    <w:rsid w:val="1DD5781B"/>
    <w:rsid w:val="1E0FAF11"/>
    <w:rsid w:val="1E1964EC"/>
    <w:rsid w:val="1EDC2527"/>
    <w:rsid w:val="1F31C609"/>
    <w:rsid w:val="1F77F794"/>
    <w:rsid w:val="20146196"/>
    <w:rsid w:val="20BF3320"/>
    <w:rsid w:val="21E2D651"/>
    <w:rsid w:val="2305605E"/>
    <w:rsid w:val="2334758A"/>
    <w:rsid w:val="233B3E1F"/>
    <w:rsid w:val="23477066"/>
    <w:rsid w:val="23748673"/>
    <w:rsid w:val="23C9A38F"/>
    <w:rsid w:val="24501789"/>
    <w:rsid w:val="251C754B"/>
    <w:rsid w:val="25487092"/>
    <w:rsid w:val="25827407"/>
    <w:rsid w:val="25883F67"/>
    <w:rsid w:val="2598E831"/>
    <w:rsid w:val="25D1E9F0"/>
    <w:rsid w:val="26750100"/>
    <w:rsid w:val="26791EC9"/>
    <w:rsid w:val="26897CF0"/>
    <w:rsid w:val="26AEFFDE"/>
    <w:rsid w:val="26CD4BF5"/>
    <w:rsid w:val="275A35CD"/>
    <w:rsid w:val="282C2E41"/>
    <w:rsid w:val="282E5B88"/>
    <w:rsid w:val="28B2B60F"/>
    <w:rsid w:val="29BC528F"/>
    <w:rsid w:val="29C5B2CC"/>
    <w:rsid w:val="2A1B9063"/>
    <w:rsid w:val="2AF7495D"/>
    <w:rsid w:val="2B0728A5"/>
    <w:rsid w:val="2B1A51C1"/>
    <w:rsid w:val="2B9F02B0"/>
    <w:rsid w:val="2BF7580E"/>
    <w:rsid w:val="2BFFBB70"/>
    <w:rsid w:val="2C0728AB"/>
    <w:rsid w:val="2C3297DE"/>
    <w:rsid w:val="2C62C7EE"/>
    <w:rsid w:val="2CC85606"/>
    <w:rsid w:val="2CEDC04C"/>
    <w:rsid w:val="2D02F408"/>
    <w:rsid w:val="2D0667B0"/>
    <w:rsid w:val="2D1EFCB2"/>
    <w:rsid w:val="2D67B08A"/>
    <w:rsid w:val="2D8BBFC2"/>
    <w:rsid w:val="2DE86BDE"/>
    <w:rsid w:val="2E1ADB4D"/>
    <w:rsid w:val="2E8F55FB"/>
    <w:rsid w:val="2ED833F3"/>
    <w:rsid w:val="2F8BA601"/>
    <w:rsid w:val="2F98BFA1"/>
    <w:rsid w:val="2FAC4E46"/>
    <w:rsid w:val="30A59C75"/>
    <w:rsid w:val="30C2F55A"/>
    <w:rsid w:val="30D012AF"/>
    <w:rsid w:val="31114C04"/>
    <w:rsid w:val="31EF75D0"/>
    <w:rsid w:val="31FA2F05"/>
    <w:rsid w:val="32485587"/>
    <w:rsid w:val="3253C69B"/>
    <w:rsid w:val="3290B334"/>
    <w:rsid w:val="330C9FA1"/>
    <w:rsid w:val="33BF34E3"/>
    <w:rsid w:val="34173F14"/>
    <w:rsid w:val="3472237D"/>
    <w:rsid w:val="34FEDF31"/>
    <w:rsid w:val="351EC764"/>
    <w:rsid w:val="359B0904"/>
    <w:rsid w:val="35A97132"/>
    <w:rsid w:val="3614A655"/>
    <w:rsid w:val="3629EA11"/>
    <w:rsid w:val="36312E69"/>
    <w:rsid w:val="364CADE5"/>
    <w:rsid w:val="36D3E90B"/>
    <w:rsid w:val="37184D5C"/>
    <w:rsid w:val="3737A74E"/>
    <w:rsid w:val="37852FE7"/>
    <w:rsid w:val="3942A0FA"/>
    <w:rsid w:val="39671721"/>
    <w:rsid w:val="39C7C880"/>
    <w:rsid w:val="39DA6FB0"/>
    <w:rsid w:val="3A8DD7B8"/>
    <w:rsid w:val="3AA3868C"/>
    <w:rsid w:val="3B347132"/>
    <w:rsid w:val="3BCD00FC"/>
    <w:rsid w:val="3C5812C8"/>
    <w:rsid w:val="3CDB50D3"/>
    <w:rsid w:val="3D642209"/>
    <w:rsid w:val="3DC26657"/>
    <w:rsid w:val="3E6C29D8"/>
    <w:rsid w:val="3F09F603"/>
    <w:rsid w:val="3F0ACD93"/>
    <w:rsid w:val="411C5273"/>
    <w:rsid w:val="419B0A4D"/>
    <w:rsid w:val="41CB6560"/>
    <w:rsid w:val="41FDEC0E"/>
    <w:rsid w:val="42063A96"/>
    <w:rsid w:val="4236FC38"/>
    <w:rsid w:val="4279954E"/>
    <w:rsid w:val="428719D6"/>
    <w:rsid w:val="4296E163"/>
    <w:rsid w:val="4308EEB1"/>
    <w:rsid w:val="4342A82A"/>
    <w:rsid w:val="43A65BB2"/>
    <w:rsid w:val="440A8105"/>
    <w:rsid w:val="44656222"/>
    <w:rsid w:val="447DA735"/>
    <w:rsid w:val="45A978AD"/>
    <w:rsid w:val="45ADD514"/>
    <w:rsid w:val="45CEA752"/>
    <w:rsid w:val="4612BFF2"/>
    <w:rsid w:val="469FBE8A"/>
    <w:rsid w:val="46F5E004"/>
    <w:rsid w:val="473E6D11"/>
    <w:rsid w:val="47711751"/>
    <w:rsid w:val="4842EEAF"/>
    <w:rsid w:val="48493B4C"/>
    <w:rsid w:val="48C88845"/>
    <w:rsid w:val="492A1570"/>
    <w:rsid w:val="493DAC1A"/>
    <w:rsid w:val="495F81D8"/>
    <w:rsid w:val="49681C63"/>
    <w:rsid w:val="49B8B415"/>
    <w:rsid w:val="49E777FF"/>
    <w:rsid w:val="49EC965E"/>
    <w:rsid w:val="4AD9543B"/>
    <w:rsid w:val="4AE9559C"/>
    <w:rsid w:val="4B55AAFA"/>
    <w:rsid w:val="4BEFFFB4"/>
    <w:rsid w:val="4C59A509"/>
    <w:rsid w:val="4C6B8ED5"/>
    <w:rsid w:val="4C7C1337"/>
    <w:rsid w:val="4CE45E06"/>
    <w:rsid w:val="4D267760"/>
    <w:rsid w:val="4D3218EC"/>
    <w:rsid w:val="4D450D71"/>
    <w:rsid w:val="4D6B001C"/>
    <w:rsid w:val="4DA44047"/>
    <w:rsid w:val="4DB5C487"/>
    <w:rsid w:val="4E13E050"/>
    <w:rsid w:val="4E7EF20B"/>
    <w:rsid w:val="4E7F8257"/>
    <w:rsid w:val="4E8E9210"/>
    <w:rsid w:val="4EFEE3F2"/>
    <w:rsid w:val="503FC7A2"/>
    <w:rsid w:val="505EA5B4"/>
    <w:rsid w:val="508FD2DD"/>
    <w:rsid w:val="5098E353"/>
    <w:rsid w:val="50CC22EB"/>
    <w:rsid w:val="510B9117"/>
    <w:rsid w:val="516E7192"/>
    <w:rsid w:val="51A01C96"/>
    <w:rsid w:val="526382A3"/>
    <w:rsid w:val="526F920E"/>
    <w:rsid w:val="527F4941"/>
    <w:rsid w:val="53762236"/>
    <w:rsid w:val="53BF7B14"/>
    <w:rsid w:val="53E47DBE"/>
    <w:rsid w:val="540AA3B9"/>
    <w:rsid w:val="5451342A"/>
    <w:rsid w:val="549B3262"/>
    <w:rsid w:val="54ACBB84"/>
    <w:rsid w:val="556C30AD"/>
    <w:rsid w:val="55834F90"/>
    <w:rsid w:val="566705A1"/>
    <w:rsid w:val="56EF5B2C"/>
    <w:rsid w:val="57EF9558"/>
    <w:rsid w:val="58306AFC"/>
    <w:rsid w:val="5859AC0C"/>
    <w:rsid w:val="58DB2C3C"/>
    <w:rsid w:val="593CF8B4"/>
    <w:rsid w:val="59A4EB28"/>
    <w:rsid w:val="5A225EC4"/>
    <w:rsid w:val="5A3A543F"/>
    <w:rsid w:val="5A7EA4E8"/>
    <w:rsid w:val="5B6C5D48"/>
    <w:rsid w:val="5B85DCEB"/>
    <w:rsid w:val="5CC215BD"/>
    <w:rsid w:val="5DA81E34"/>
    <w:rsid w:val="5DCB2756"/>
    <w:rsid w:val="5DF422FD"/>
    <w:rsid w:val="5ED62B1F"/>
    <w:rsid w:val="5F11D4D1"/>
    <w:rsid w:val="5FC6F647"/>
    <w:rsid w:val="5FDD4D91"/>
    <w:rsid w:val="5FFFA8CA"/>
    <w:rsid w:val="60261425"/>
    <w:rsid w:val="609F7982"/>
    <w:rsid w:val="60BDE2DB"/>
    <w:rsid w:val="61791DF2"/>
    <w:rsid w:val="6199E06B"/>
    <w:rsid w:val="61F2B884"/>
    <w:rsid w:val="6223065F"/>
    <w:rsid w:val="6230D7B8"/>
    <w:rsid w:val="62F5A582"/>
    <w:rsid w:val="62FB724E"/>
    <w:rsid w:val="63BC8214"/>
    <w:rsid w:val="642CAFE8"/>
    <w:rsid w:val="6485D5F3"/>
    <w:rsid w:val="651B1622"/>
    <w:rsid w:val="653AE4FA"/>
    <w:rsid w:val="654F6CF8"/>
    <w:rsid w:val="6579AE87"/>
    <w:rsid w:val="663DB3AB"/>
    <w:rsid w:val="67227A59"/>
    <w:rsid w:val="6739D94D"/>
    <w:rsid w:val="6744DF52"/>
    <w:rsid w:val="67A06C9A"/>
    <w:rsid w:val="6811DA98"/>
    <w:rsid w:val="6850070A"/>
    <w:rsid w:val="68AD596C"/>
    <w:rsid w:val="6912FCC0"/>
    <w:rsid w:val="699391D9"/>
    <w:rsid w:val="69CCB85D"/>
    <w:rsid w:val="69D1DD6D"/>
    <w:rsid w:val="69EA587E"/>
    <w:rsid w:val="69FEDA14"/>
    <w:rsid w:val="6A04B210"/>
    <w:rsid w:val="6A48AAB4"/>
    <w:rsid w:val="6A7F9400"/>
    <w:rsid w:val="6AC15CA7"/>
    <w:rsid w:val="6B85B14D"/>
    <w:rsid w:val="6BC96139"/>
    <w:rsid w:val="6BEA3C78"/>
    <w:rsid w:val="6BFFF157"/>
    <w:rsid w:val="6C235FD3"/>
    <w:rsid w:val="6CC05988"/>
    <w:rsid w:val="6D35E7FB"/>
    <w:rsid w:val="6DD53565"/>
    <w:rsid w:val="6E20A9C6"/>
    <w:rsid w:val="6F16D856"/>
    <w:rsid w:val="6F25E3B7"/>
    <w:rsid w:val="6F379FE1"/>
    <w:rsid w:val="6FB88C97"/>
    <w:rsid w:val="702E8930"/>
    <w:rsid w:val="708B0EEB"/>
    <w:rsid w:val="71070919"/>
    <w:rsid w:val="7110ACE3"/>
    <w:rsid w:val="72112C3B"/>
    <w:rsid w:val="726677BB"/>
    <w:rsid w:val="732A8CDD"/>
    <w:rsid w:val="739595EA"/>
    <w:rsid w:val="743741AC"/>
    <w:rsid w:val="75C3DDBC"/>
    <w:rsid w:val="775E3894"/>
    <w:rsid w:val="7770F0D7"/>
    <w:rsid w:val="77861409"/>
    <w:rsid w:val="785840DB"/>
    <w:rsid w:val="7A4061A3"/>
    <w:rsid w:val="7A5C7085"/>
    <w:rsid w:val="7B4749D3"/>
    <w:rsid w:val="7B93312E"/>
    <w:rsid w:val="7BA857EF"/>
    <w:rsid w:val="7BAE2EA1"/>
    <w:rsid w:val="7CA56C87"/>
    <w:rsid w:val="7CB0A53F"/>
    <w:rsid w:val="7D55677B"/>
    <w:rsid w:val="7D6D4FE9"/>
    <w:rsid w:val="7D7263F1"/>
    <w:rsid w:val="7DC434AF"/>
    <w:rsid w:val="7DF60992"/>
    <w:rsid w:val="7E398D83"/>
    <w:rsid w:val="7E6F89F9"/>
    <w:rsid w:val="7EF3BC1B"/>
    <w:rsid w:val="7F3B6749"/>
    <w:rsid w:val="7F43D34B"/>
    <w:rsid w:val="7F4C6630"/>
    <w:rsid w:val="7F768589"/>
    <w:rsid w:val="7F89A9DB"/>
    <w:rsid w:val="7F927D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90084"/>
  <w15:docId w15:val="{E007BCEF-3251-4028-BC23-923FF2D92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B10"/>
    <w:pPr>
      <w:keepNext/>
      <w:keepLines/>
      <w:spacing w:before="480" w:after="0"/>
      <w:outlineLvl w:val="0"/>
    </w:pPr>
    <w:rPr>
      <w:rFonts w:asciiTheme="majorHAnsi" w:eastAsiaTheme="majorEastAsia" w:hAnsiTheme="majorHAnsi" w:cstheme="majorBidi"/>
      <w:b/>
      <w:bCs/>
      <w:color w:val="E36C0A" w:themeColor="accent6" w:themeShade="BF"/>
      <w:sz w:val="28"/>
      <w:szCs w:val="28"/>
    </w:rPr>
  </w:style>
  <w:style w:type="paragraph" w:styleId="Heading2">
    <w:name w:val="heading 2"/>
    <w:basedOn w:val="Normal"/>
    <w:next w:val="Normal"/>
    <w:link w:val="Heading2Char"/>
    <w:uiPriority w:val="9"/>
    <w:unhideWhenUsed/>
    <w:qFormat/>
    <w:rsid w:val="00BF44F7"/>
    <w:pPr>
      <w:keepNext/>
      <w:keepLines/>
      <w:spacing w:before="200" w:after="0"/>
      <w:outlineLvl w:val="1"/>
    </w:pPr>
    <w:rPr>
      <w:rFonts w:asciiTheme="majorHAnsi" w:eastAsiaTheme="majorEastAsia" w:hAnsiTheme="majorHAnsi" w:cstheme="majorBidi"/>
      <w:b/>
      <w:bCs/>
      <w:color w:val="E36C0A" w:themeColor="accent6" w:themeShade="BF"/>
      <w:sz w:val="26"/>
      <w:szCs w:val="26"/>
    </w:rPr>
  </w:style>
  <w:style w:type="paragraph" w:styleId="Heading3">
    <w:name w:val="heading 3"/>
    <w:basedOn w:val="Normal"/>
    <w:next w:val="Normal"/>
    <w:link w:val="Heading3Char"/>
    <w:uiPriority w:val="9"/>
    <w:unhideWhenUsed/>
    <w:qFormat/>
    <w:rsid w:val="00307506"/>
    <w:pPr>
      <w:keepNext/>
      <w:keepLines/>
      <w:spacing w:before="200" w:after="0"/>
      <w:outlineLvl w:val="2"/>
    </w:pPr>
    <w:rPr>
      <w:rFonts w:asciiTheme="majorHAnsi" w:eastAsiaTheme="majorEastAsia" w:hAnsiTheme="majorHAnsi" w:cstheme="majorBidi"/>
      <w:b/>
      <w:bCs/>
      <w:i/>
      <w:color w:val="E36C0A" w:themeColor="accent6" w:themeShade="BF"/>
      <w:sz w:val="24"/>
    </w:rPr>
  </w:style>
  <w:style w:type="paragraph" w:styleId="Heading4">
    <w:name w:val="heading 4"/>
    <w:basedOn w:val="Normal"/>
    <w:next w:val="Normal"/>
    <w:link w:val="Heading4Char"/>
    <w:uiPriority w:val="9"/>
    <w:unhideWhenUsed/>
    <w:qFormat/>
    <w:rsid w:val="00BF44F7"/>
    <w:pPr>
      <w:keepNext/>
      <w:keepLines/>
      <w:spacing w:before="200" w:after="0"/>
      <w:outlineLvl w:val="3"/>
    </w:pPr>
    <w:rPr>
      <w:rFonts w:asciiTheme="majorHAnsi" w:eastAsiaTheme="majorEastAsia" w:hAnsiTheme="majorHAnsi" w:cstheme="majorBidi"/>
      <w:b/>
      <w:bCs/>
      <w:i/>
      <w:iCs/>
      <w:color w:val="E36C0A" w:themeColor="accent6"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B10"/>
    <w:rPr>
      <w:rFonts w:asciiTheme="majorHAnsi" w:eastAsiaTheme="majorEastAsia" w:hAnsiTheme="majorHAnsi" w:cstheme="majorBidi"/>
      <w:b/>
      <w:bCs/>
      <w:color w:val="E36C0A" w:themeColor="accent6" w:themeShade="BF"/>
      <w:sz w:val="28"/>
      <w:szCs w:val="28"/>
    </w:rPr>
  </w:style>
  <w:style w:type="character" w:customStyle="1" w:styleId="Heading2Char">
    <w:name w:val="Heading 2 Char"/>
    <w:basedOn w:val="DefaultParagraphFont"/>
    <w:link w:val="Heading2"/>
    <w:uiPriority w:val="9"/>
    <w:rsid w:val="00BF44F7"/>
    <w:rPr>
      <w:rFonts w:asciiTheme="majorHAnsi" w:eastAsiaTheme="majorEastAsia" w:hAnsiTheme="majorHAnsi" w:cstheme="majorBidi"/>
      <w:b/>
      <w:bCs/>
      <w:color w:val="E36C0A" w:themeColor="accent6" w:themeShade="BF"/>
      <w:sz w:val="26"/>
      <w:szCs w:val="26"/>
    </w:rPr>
  </w:style>
  <w:style w:type="character" w:customStyle="1" w:styleId="Heading3Char">
    <w:name w:val="Heading 3 Char"/>
    <w:basedOn w:val="DefaultParagraphFont"/>
    <w:link w:val="Heading3"/>
    <w:uiPriority w:val="9"/>
    <w:rsid w:val="00307506"/>
    <w:rPr>
      <w:rFonts w:asciiTheme="majorHAnsi" w:eastAsiaTheme="majorEastAsia" w:hAnsiTheme="majorHAnsi" w:cstheme="majorBidi"/>
      <w:b/>
      <w:bCs/>
      <w:i/>
      <w:color w:val="E36C0A" w:themeColor="accent6" w:themeShade="BF"/>
      <w:sz w:val="24"/>
    </w:rPr>
  </w:style>
  <w:style w:type="paragraph" w:styleId="ListParagraph">
    <w:name w:val="List Paragraph"/>
    <w:basedOn w:val="Normal"/>
    <w:uiPriority w:val="34"/>
    <w:qFormat/>
    <w:rsid w:val="00CE33AA"/>
    <w:pPr>
      <w:ind w:left="720"/>
      <w:contextualSpacing/>
    </w:pPr>
  </w:style>
  <w:style w:type="character" w:styleId="Hyperlink">
    <w:name w:val="Hyperlink"/>
    <w:basedOn w:val="DefaultParagraphFont"/>
    <w:uiPriority w:val="99"/>
    <w:unhideWhenUsed/>
    <w:rsid w:val="00CE33AA"/>
    <w:rPr>
      <w:color w:val="0000FF" w:themeColor="hyperlink"/>
      <w:u w:val="single"/>
    </w:rPr>
  </w:style>
  <w:style w:type="character" w:customStyle="1" w:styleId="Heading4Char">
    <w:name w:val="Heading 4 Char"/>
    <w:basedOn w:val="DefaultParagraphFont"/>
    <w:link w:val="Heading4"/>
    <w:uiPriority w:val="9"/>
    <w:rsid w:val="00BF44F7"/>
    <w:rPr>
      <w:rFonts w:asciiTheme="majorHAnsi" w:eastAsiaTheme="majorEastAsia" w:hAnsiTheme="majorHAnsi" w:cstheme="majorBidi"/>
      <w:b/>
      <w:bCs/>
      <w:i/>
      <w:iCs/>
      <w:color w:val="E36C0A" w:themeColor="accent6" w:themeShade="BF"/>
    </w:rPr>
  </w:style>
  <w:style w:type="paragraph" w:styleId="Header">
    <w:name w:val="header"/>
    <w:basedOn w:val="Normal"/>
    <w:link w:val="HeaderChar"/>
    <w:unhideWhenUsed/>
    <w:rsid w:val="00EE2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BCE"/>
  </w:style>
  <w:style w:type="paragraph" w:styleId="Footer">
    <w:name w:val="footer"/>
    <w:basedOn w:val="Normal"/>
    <w:link w:val="FooterChar"/>
    <w:uiPriority w:val="99"/>
    <w:unhideWhenUsed/>
    <w:rsid w:val="00EE2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BCE"/>
  </w:style>
  <w:style w:type="character" w:styleId="FollowedHyperlink">
    <w:name w:val="FollowedHyperlink"/>
    <w:basedOn w:val="DefaultParagraphFont"/>
    <w:uiPriority w:val="99"/>
    <w:semiHidden/>
    <w:unhideWhenUsed/>
    <w:rsid w:val="00F8719F"/>
    <w:rPr>
      <w:color w:val="800080" w:themeColor="followedHyperlink"/>
      <w:u w:val="single"/>
    </w:rPr>
  </w:style>
  <w:style w:type="paragraph" w:styleId="BalloonText">
    <w:name w:val="Balloon Text"/>
    <w:basedOn w:val="Normal"/>
    <w:link w:val="BalloonTextChar"/>
    <w:uiPriority w:val="99"/>
    <w:semiHidden/>
    <w:unhideWhenUsed/>
    <w:rsid w:val="003C59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9F6"/>
    <w:rPr>
      <w:rFonts w:ascii="Tahoma" w:hAnsi="Tahoma" w:cs="Tahoma"/>
      <w:sz w:val="16"/>
      <w:szCs w:val="16"/>
    </w:rPr>
  </w:style>
  <w:style w:type="paragraph" w:customStyle="1" w:styleId="Default">
    <w:name w:val="Default"/>
    <w:rsid w:val="00BF2DBF"/>
    <w:pPr>
      <w:autoSpaceDE w:val="0"/>
      <w:autoSpaceDN w:val="0"/>
      <w:adjustRightInd w:val="0"/>
      <w:spacing w:after="0" w:line="240" w:lineRule="auto"/>
    </w:pPr>
    <w:rPr>
      <w:rFonts w:ascii="Arial" w:hAnsi="Arial" w:cs="Arial"/>
      <w:color w:val="000000"/>
      <w:sz w:val="24"/>
      <w:szCs w:val="24"/>
    </w:rPr>
  </w:style>
  <w:style w:type="paragraph" w:styleId="BodyText">
    <w:name w:val="Body Text"/>
    <w:basedOn w:val="Normal"/>
    <w:link w:val="BodyTextChar"/>
    <w:uiPriority w:val="1"/>
    <w:qFormat/>
    <w:rsid w:val="005841C2"/>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5841C2"/>
    <w:rPr>
      <w:rFonts w:ascii="Times New Roman" w:eastAsia="Times New Roman" w:hAnsi="Times New Roman" w:cs="Times New Roman"/>
      <w:sz w:val="20"/>
      <w:szCs w:val="20"/>
    </w:rPr>
  </w:style>
  <w:style w:type="paragraph" w:styleId="TOCHeading">
    <w:name w:val="TOC Heading"/>
    <w:basedOn w:val="Heading1"/>
    <w:next w:val="Normal"/>
    <w:uiPriority w:val="39"/>
    <w:unhideWhenUsed/>
    <w:qFormat/>
    <w:rsid w:val="00CB7B10"/>
    <w:pPr>
      <w:outlineLvl w:val="9"/>
    </w:pPr>
    <w:rPr>
      <w:lang w:eastAsia="ja-JP"/>
    </w:rPr>
  </w:style>
  <w:style w:type="paragraph" w:styleId="TOC2">
    <w:name w:val="toc 2"/>
    <w:basedOn w:val="Normal"/>
    <w:next w:val="Normal"/>
    <w:autoRedefine/>
    <w:uiPriority w:val="39"/>
    <w:unhideWhenUsed/>
    <w:qFormat/>
    <w:rsid w:val="00CB7B10"/>
    <w:pPr>
      <w:spacing w:after="100"/>
      <w:ind w:left="220"/>
    </w:pPr>
    <w:rPr>
      <w:lang w:eastAsia="ja-JP"/>
    </w:rPr>
  </w:style>
  <w:style w:type="paragraph" w:styleId="TOC1">
    <w:name w:val="toc 1"/>
    <w:basedOn w:val="Normal"/>
    <w:next w:val="Normal"/>
    <w:autoRedefine/>
    <w:uiPriority w:val="39"/>
    <w:unhideWhenUsed/>
    <w:qFormat/>
    <w:rsid w:val="00CB7B10"/>
    <w:pPr>
      <w:spacing w:after="100"/>
    </w:pPr>
    <w:rPr>
      <w:lang w:eastAsia="ja-JP"/>
    </w:rPr>
  </w:style>
  <w:style w:type="paragraph" w:styleId="TOC3">
    <w:name w:val="toc 3"/>
    <w:basedOn w:val="Normal"/>
    <w:next w:val="Normal"/>
    <w:autoRedefine/>
    <w:uiPriority w:val="39"/>
    <w:unhideWhenUsed/>
    <w:qFormat/>
    <w:rsid w:val="00CB7B10"/>
    <w:pPr>
      <w:spacing w:after="100"/>
      <w:ind w:left="440"/>
    </w:pPr>
    <w:rPr>
      <w:lang w:eastAsia="ja-JP"/>
    </w:rPr>
  </w:style>
  <w:style w:type="character" w:styleId="CommentReference">
    <w:name w:val="annotation reference"/>
    <w:basedOn w:val="DefaultParagraphFont"/>
    <w:uiPriority w:val="99"/>
    <w:semiHidden/>
    <w:unhideWhenUsed/>
    <w:rsid w:val="00E760CA"/>
    <w:rPr>
      <w:sz w:val="16"/>
      <w:szCs w:val="16"/>
    </w:rPr>
  </w:style>
  <w:style w:type="paragraph" w:styleId="CommentText">
    <w:name w:val="annotation text"/>
    <w:basedOn w:val="Normal"/>
    <w:link w:val="CommentTextChar"/>
    <w:uiPriority w:val="99"/>
    <w:unhideWhenUsed/>
    <w:rsid w:val="00E760CA"/>
    <w:pPr>
      <w:spacing w:line="240" w:lineRule="auto"/>
    </w:pPr>
    <w:rPr>
      <w:sz w:val="20"/>
      <w:szCs w:val="20"/>
    </w:rPr>
  </w:style>
  <w:style w:type="character" w:customStyle="1" w:styleId="CommentTextChar">
    <w:name w:val="Comment Text Char"/>
    <w:basedOn w:val="DefaultParagraphFont"/>
    <w:link w:val="CommentText"/>
    <w:uiPriority w:val="99"/>
    <w:rsid w:val="00E760CA"/>
    <w:rPr>
      <w:sz w:val="20"/>
      <w:szCs w:val="20"/>
    </w:rPr>
  </w:style>
  <w:style w:type="paragraph" w:styleId="CommentSubject">
    <w:name w:val="annotation subject"/>
    <w:basedOn w:val="CommentText"/>
    <w:next w:val="CommentText"/>
    <w:link w:val="CommentSubjectChar"/>
    <w:uiPriority w:val="99"/>
    <w:semiHidden/>
    <w:unhideWhenUsed/>
    <w:rsid w:val="00E760CA"/>
    <w:rPr>
      <w:b/>
      <w:bCs/>
    </w:rPr>
  </w:style>
  <w:style w:type="character" w:customStyle="1" w:styleId="CommentSubjectChar">
    <w:name w:val="Comment Subject Char"/>
    <w:basedOn w:val="CommentTextChar"/>
    <w:link w:val="CommentSubject"/>
    <w:uiPriority w:val="99"/>
    <w:semiHidden/>
    <w:rsid w:val="00E760CA"/>
    <w:rPr>
      <w:b/>
      <w:bCs/>
      <w:sz w:val="20"/>
      <w:szCs w:val="20"/>
    </w:rPr>
  </w:style>
  <w:style w:type="character" w:customStyle="1" w:styleId="UnresolvedMention1">
    <w:name w:val="Unresolved Mention1"/>
    <w:basedOn w:val="DefaultParagraphFont"/>
    <w:uiPriority w:val="99"/>
    <w:semiHidden/>
    <w:unhideWhenUsed/>
    <w:rsid w:val="00617FA0"/>
    <w:rPr>
      <w:color w:val="605E5C"/>
      <w:shd w:val="clear" w:color="auto" w:fill="E1DFDD"/>
    </w:rPr>
  </w:style>
  <w:style w:type="paragraph" w:styleId="Revision">
    <w:name w:val="Revision"/>
    <w:hidden/>
    <w:uiPriority w:val="99"/>
    <w:semiHidden/>
    <w:rsid w:val="00C408E6"/>
    <w:pPr>
      <w:spacing w:after="0" w:line="240" w:lineRule="auto"/>
    </w:pPr>
  </w:style>
  <w:style w:type="character" w:customStyle="1" w:styleId="UnresolvedMention2">
    <w:name w:val="Unresolved Mention2"/>
    <w:basedOn w:val="DefaultParagraphFont"/>
    <w:uiPriority w:val="99"/>
    <w:semiHidden/>
    <w:unhideWhenUsed/>
    <w:rsid w:val="00910D8E"/>
    <w:rPr>
      <w:color w:val="605E5C"/>
      <w:shd w:val="clear" w:color="auto" w:fill="E1DFDD"/>
    </w:rPr>
  </w:style>
  <w:style w:type="paragraph" w:styleId="FootnoteText">
    <w:name w:val="footnote text"/>
    <w:basedOn w:val="Normal"/>
    <w:link w:val="FootnoteTextChar"/>
    <w:uiPriority w:val="99"/>
    <w:semiHidden/>
    <w:unhideWhenUsed/>
    <w:rsid w:val="001A66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667B"/>
    <w:rPr>
      <w:sz w:val="20"/>
      <w:szCs w:val="20"/>
    </w:rPr>
  </w:style>
  <w:style w:type="character" w:styleId="FootnoteReference">
    <w:name w:val="footnote reference"/>
    <w:basedOn w:val="DefaultParagraphFont"/>
    <w:uiPriority w:val="99"/>
    <w:semiHidden/>
    <w:unhideWhenUsed/>
    <w:rsid w:val="001A667B"/>
    <w:rPr>
      <w:vertAlign w:val="superscript"/>
    </w:rPr>
  </w:style>
  <w:style w:type="paragraph" w:customStyle="1" w:styleId="psection-2">
    <w:name w:val="psection-2"/>
    <w:basedOn w:val="Normal"/>
    <w:rsid w:val="00CD0E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umxml">
    <w:name w:val="enumxml"/>
    <w:basedOn w:val="DefaultParagraphFont"/>
    <w:rsid w:val="00CD0E88"/>
  </w:style>
  <w:style w:type="character" w:customStyle="1" w:styleId="et03">
    <w:name w:val="et03"/>
    <w:basedOn w:val="DefaultParagraphFont"/>
    <w:rsid w:val="00CD0E88"/>
  </w:style>
  <w:style w:type="character" w:styleId="UnresolvedMention">
    <w:name w:val="Unresolved Mention"/>
    <w:basedOn w:val="DefaultParagraphFont"/>
    <w:uiPriority w:val="99"/>
    <w:unhideWhenUsed/>
    <w:rsid w:val="003F1081"/>
    <w:rPr>
      <w:color w:val="605E5C"/>
      <w:shd w:val="clear" w:color="auto" w:fill="E1DFDD"/>
    </w:rPr>
  </w:style>
  <w:style w:type="character" w:customStyle="1" w:styleId="normaltextrun">
    <w:name w:val="normaltextrun"/>
    <w:basedOn w:val="DefaultParagraphFont"/>
    <w:rsid w:val="00996DEE"/>
  </w:style>
  <w:style w:type="character" w:styleId="Mention">
    <w:name w:val="Mention"/>
    <w:basedOn w:val="DefaultParagraphFont"/>
    <w:uiPriority w:val="99"/>
    <w:unhideWhenUsed/>
    <w:rsid w:val="007469B1"/>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94262">
      <w:bodyDiv w:val="1"/>
      <w:marLeft w:val="0"/>
      <w:marRight w:val="0"/>
      <w:marTop w:val="0"/>
      <w:marBottom w:val="0"/>
      <w:divBdr>
        <w:top w:val="none" w:sz="0" w:space="0" w:color="auto"/>
        <w:left w:val="none" w:sz="0" w:space="0" w:color="auto"/>
        <w:bottom w:val="none" w:sz="0" w:space="0" w:color="auto"/>
        <w:right w:val="none" w:sz="0" w:space="0" w:color="auto"/>
      </w:divBdr>
    </w:div>
    <w:div w:id="66419275">
      <w:bodyDiv w:val="1"/>
      <w:marLeft w:val="0"/>
      <w:marRight w:val="0"/>
      <w:marTop w:val="0"/>
      <w:marBottom w:val="0"/>
      <w:divBdr>
        <w:top w:val="none" w:sz="0" w:space="0" w:color="auto"/>
        <w:left w:val="none" w:sz="0" w:space="0" w:color="auto"/>
        <w:bottom w:val="none" w:sz="0" w:space="0" w:color="auto"/>
        <w:right w:val="none" w:sz="0" w:space="0" w:color="auto"/>
      </w:divBdr>
    </w:div>
    <w:div w:id="102111016">
      <w:bodyDiv w:val="1"/>
      <w:marLeft w:val="0"/>
      <w:marRight w:val="0"/>
      <w:marTop w:val="0"/>
      <w:marBottom w:val="0"/>
      <w:divBdr>
        <w:top w:val="none" w:sz="0" w:space="0" w:color="auto"/>
        <w:left w:val="none" w:sz="0" w:space="0" w:color="auto"/>
        <w:bottom w:val="none" w:sz="0" w:space="0" w:color="auto"/>
        <w:right w:val="none" w:sz="0" w:space="0" w:color="auto"/>
      </w:divBdr>
    </w:div>
    <w:div w:id="141511889">
      <w:bodyDiv w:val="1"/>
      <w:marLeft w:val="0"/>
      <w:marRight w:val="0"/>
      <w:marTop w:val="0"/>
      <w:marBottom w:val="0"/>
      <w:divBdr>
        <w:top w:val="none" w:sz="0" w:space="0" w:color="auto"/>
        <w:left w:val="none" w:sz="0" w:space="0" w:color="auto"/>
        <w:bottom w:val="none" w:sz="0" w:space="0" w:color="auto"/>
        <w:right w:val="none" w:sz="0" w:space="0" w:color="auto"/>
      </w:divBdr>
    </w:div>
    <w:div w:id="163129277">
      <w:bodyDiv w:val="1"/>
      <w:marLeft w:val="0"/>
      <w:marRight w:val="0"/>
      <w:marTop w:val="0"/>
      <w:marBottom w:val="0"/>
      <w:divBdr>
        <w:top w:val="none" w:sz="0" w:space="0" w:color="auto"/>
        <w:left w:val="none" w:sz="0" w:space="0" w:color="auto"/>
        <w:bottom w:val="none" w:sz="0" w:space="0" w:color="auto"/>
        <w:right w:val="none" w:sz="0" w:space="0" w:color="auto"/>
      </w:divBdr>
    </w:div>
    <w:div w:id="243532440">
      <w:bodyDiv w:val="1"/>
      <w:marLeft w:val="0"/>
      <w:marRight w:val="0"/>
      <w:marTop w:val="0"/>
      <w:marBottom w:val="0"/>
      <w:divBdr>
        <w:top w:val="none" w:sz="0" w:space="0" w:color="auto"/>
        <w:left w:val="none" w:sz="0" w:space="0" w:color="auto"/>
        <w:bottom w:val="none" w:sz="0" w:space="0" w:color="auto"/>
        <w:right w:val="none" w:sz="0" w:space="0" w:color="auto"/>
      </w:divBdr>
    </w:div>
    <w:div w:id="262612707">
      <w:bodyDiv w:val="1"/>
      <w:marLeft w:val="0"/>
      <w:marRight w:val="0"/>
      <w:marTop w:val="0"/>
      <w:marBottom w:val="0"/>
      <w:divBdr>
        <w:top w:val="none" w:sz="0" w:space="0" w:color="auto"/>
        <w:left w:val="none" w:sz="0" w:space="0" w:color="auto"/>
        <w:bottom w:val="none" w:sz="0" w:space="0" w:color="auto"/>
        <w:right w:val="none" w:sz="0" w:space="0" w:color="auto"/>
      </w:divBdr>
    </w:div>
    <w:div w:id="295960684">
      <w:bodyDiv w:val="1"/>
      <w:marLeft w:val="0"/>
      <w:marRight w:val="0"/>
      <w:marTop w:val="0"/>
      <w:marBottom w:val="0"/>
      <w:divBdr>
        <w:top w:val="none" w:sz="0" w:space="0" w:color="auto"/>
        <w:left w:val="none" w:sz="0" w:space="0" w:color="auto"/>
        <w:bottom w:val="none" w:sz="0" w:space="0" w:color="auto"/>
        <w:right w:val="none" w:sz="0" w:space="0" w:color="auto"/>
      </w:divBdr>
    </w:div>
    <w:div w:id="314844967">
      <w:bodyDiv w:val="1"/>
      <w:marLeft w:val="0"/>
      <w:marRight w:val="0"/>
      <w:marTop w:val="0"/>
      <w:marBottom w:val="0"/>
      <w:divBdr>
        <w:top w:val="none" w:sz="0" w:space="0" w:color="auto"/>
        <w:left w:val="none" w:sz="0" w:space="0" w:color="auto"/>
        <w:bottom w:val="none" w:sz="0" w:space="0" w:color="auto"/>
        <w:right w:val="none" w:sz="0" w:space="0" w:color="auto"/>
      </w:divBdr>
    </w:div>
    <w:div w:id="345519457">
      <w:bodyDiv w:val="1"/>
      <w:marLeft w:val="0"/>
      <w:marRight w:val="0"/>
      <w:marTop w:val="0"/>
      <w:marBottom w:val="0"/>
      <w:divBdr>
        <w:top w:val="none" w:sz="0" w:space="0" w:color="auto"/>
        <w:left w:val="none" w:sz="0" w:space="0" w:color="auto"/>
        <w:bottom w:val="none" w:sz="0" w:space="0" w:color="auto"/>
        <w:right w:val="none" w:sz="0" w:space="0" w:color="auto"/>
      </w:divBdr>
    </w:div>
    <w:div w:id="369886172">
      <w:bodyDiv w:val="1"/>
      <w:marLeft w:val="0"/>
      <w:marRight w:val="0"/>
      <w:marTop w:val="0"/>
      <w:marBottom w:val="0"/>
      <w:divBdr>
        <w:top w:val="none" w:sz="0" w:space="0" w:color="auto"/>
        <w:left w:val="none" w:sz="0" w:space="0" w:color="auto"/>
        <w:bottom w:val="none" w:sz="0" w:space="0" w:color="auto"/>
        <w:right w:val="none" w:sz="0" w:space="0" w:color="auto"/>
      </w:divBdr>
    </w:div>
    <w:div w:id="639766750">
      <w:bodyDiv w:val="1"/>
      <w:marLeft w:val="0"/>
      <w:marRight w:val="0"/>
      <w:marTop w:val="0"/>
      <w:marBottom w:val="0"/>
      <w:divBdr>
        <w:top w:val="none" w:sz="0" w:space="0" w:color="auto"/>
        <w:left w:val="none" w:sz="0" w:space="0" w:color="auto"/>
        <w:bottom w:val="none" w:sz="0" w:space="0" w:color="auto"/>
        <w:right w:val="none" w:sz="0" w:space="0" w:color="auto"/>
      </w:divBdr>
    </w:div>
    <w:div w:id="659844138">
      <w:bodyDiv w:val="1"/>
      <w:marLeft w:val="0"/>
      <w:marRight w:val="0"/>
      <w:marTop w:val="0"/>
      <w:marBottom w:val="0"/>
      <w:divBdr>
        <w:top w:val="none" w:sz="0" w:space="0" w:color="auto"/>
        <w:left w:val="none" w:sz="0" w:space="0" w:color="auto"/>
        <w:bottom w:val="none" w:sz="0" w:space="0" w:color="auto"/>
        <w:right w:val="none" w:sz="0" w:space="0" w:color="auto"/>
      </w:divBdr>
    </w:div>
    <w:div w:id="674845572">
      <w:bodyDiv w:val="1"/>
      <w:marLeft w:val="0"/>
      <w:marRight w:val="0"/>
      <w:marTop w:val="0"/>
      <w:marBottom w:val="0"/>
      <w:divBdr>
        <w:top w:val="none" w:sz="0" w:space="0" w:color="auto"/>
        <w:left w:val="none" w:sz="0" w:space="0" w:color="auto"/>
        <w:bottom w:val="none" w:sz="0" w:space="0" w:color="auto"/>
        <w:right w:val="none" w:sz="0" w:space="0" w:color="auto"/>
      </w:divBdr>
    </w:div>
    <w:div w:id="689794811">
      <w:bodyDiv w:val="1"/>
      <w:marLeft w:val="0"/>
      <w:marRight w:val="0"/>
      <w:marTop w:val="0"/>
      <w:marBottom w:val="0"/>
      <w:divBdr>
        <w:top w:val="none" w:sz="0" w:space="0" w:color="auto"/>
        <w:left w:val="none" w:sz="0" w:space="0" w:color="auto"/>
        <w:bottom w:val="none" w:sz="0" w:space="0" w:color="auto"/>
        <w:right w:val="none" w:sz="0" w:space="0" w:color="auto"/>
      </w:divBdr>
    </w:div>
    <w:div w:id="690377938">
      <w:bodyDiv w:val="1"/>
      <w:marLeft w:val="0"/>
      <w:marRight w:val="0"/>
      <w:marTop w:val="0"/>
      <w:marBottom w:val="0"/>
      <w:divBdr>
        <w:top w:val="none" w:sz="0" w:space="0" w:color="auto"/>
        <w:left w:val="none" w:sz="0" w:space="0" w:color="auto"/>
        <w:bottom w:val="none" w:sz="0" w:space="0" w:color="auto"/>
        <w:right w:val="none" w:sz="0" w:space="0" w:color="auto"/>
      </w:divBdr>
    </w:div>
    <w:div w:id="740754289">
      <w:bodyDiv w:val="1"/>
      <w:marLeft w:val="0"/>
      <w:marRight w:val="0"/>
      <w:marTop w:val="0"/>
      <w:marBottom w:val="0"/>
      <w:divBdr>
        <w:top w:val="none" w:sz="0" w:space="0" w:color="auto"/>
        <w:left w:val="none" w:sz="0" w:space="0" w:color="auto"/>
        <w:bottom w:val="none" w:sz="0" w:space="0" w:color="auto"/>
        <w:right w:val="none" w:sz="0" w:space="0" w:color="auto"/>
      </w:divBdr>
    </w:div>
    <w:div w:id="766537744">
      <w:bodyDiv w:val="1"/>
      <w:marLeft w:val="0"/>
      <w:marRight w:val="0"/>
      <w:marTop w:val="0"/>
      <w:marBottom w:val="0"/>
      <w:divBdr>
        <w:top w:val="none" w:sz="0" w:space="0" w:color="auto"/>
        <w:left w:val="none" w:sz="0" w:space="0" w:color="auto"/>
        <w:bottom w:val="none" w:sz="0" w:space="0" w:color="auto"/>
        <w:right w:val="none" w:sz="0" w:space="0" w:color="auto"/>
      </w:divBdr>
    </w:div>
    <w:div w:id="812523841">
      <w:bodyDiv w:val="1"/>
      <w:marLeft w:val="0"/>
      <w:marRight w:val="0"/>
      <w:marTop w:val="0"/>
      <w:marBottom w:val="0"/>
      <w:divBdr>
        <w:top w:val="none" w:sz="0" w:space="0" w:color="auto"/>
        <w:left w:val="none" w:sz="0" w:space="0" w:color="auto"/>
        <w:bottom w:val="none" w:sz="0" w:space="0" w:color="auto"/>
        <w:right w:val="none" w:sz="0" w:space="0" w:color="auto"/>
      </w:divBdr>
    </w:div>
    <w:div w:id="889608472">
      <w:bodyDiv w:val="1"/>
      <w:marLeft w:val="0"/>
      <w:marRight w:val="0"/>
      <w:marTop w:val="0"/>
      <w:marBottom w:val="0"/>
      <w:divBdr>
        <w:top w:val="none" w:sz="0" w:space="0" w:color="auto"/>
        <w:left w:val="none" w:sz="0" w:space="0" w:color="auto"/>
        <w:bottom w:val="none" w:sz="0" w:space="0" w:color="auto"/>
        <w:right w:val="none" w:sz="0" w:space="0" w:color="auto"/>
      </w:divBdr>
    </w:div>
    <w:div w:id="949822387">
      <w:bodyDiv w:val="1"/>
      <w:marLeft w:val="0"/>
      <w:marRight w:val="0"/>
      <w:marTop w:val="0"/>
      <w:marBottom w:val="0"/>
      <w:divBdr>
        <w:top w:val="none" w:sz="0" w:space="0" w:color="auto"/>
        <w:left w:val="none" w:sz="0" w:space="0" w:color="auto"/>
        <w:bottom w:val="none" w:sz="0" w:space="0" w:color="auto"/>
        <w:right w:val="none" w:sz="0" w:space="0" w:color="auto"/>
      </w:divBdr>
    </w:div>
    <w:div w:id="1017076820">
      <w:bodyDiv w:val="1"/>
      <w:marLeft w:val="0"/>
      <w:marRight w:val="0"/>
      <w:marTop w:val="0"/>
      <w:marBottom w:val="0"/>
      <w:divBdr>
        <w:top w:val="none" w:sz="0" w:space="0" w:color="auto"/>
        <w:left w:val="none" w:sz="0" w:space="0" w:color="auto"/>
        <w:bottom w:val="none" w:sz="0" w:space="0" w:color="auto"/>
        <w:right w:val="none" w:sz="0" w:space="0" w:color="auto"/>
      </w:divBdr>
    </w:div>
    <w:div w:id="1091272272">
      <w:bodyDiv w:val="1"/>
      <w:marLeft w:val="0"/>
      <w:marRight w:val="0"/>
      <w:marTop w:val="0"/>
      <w:marBottom w:val="0"/>
      <w:divBdr>
        <w:top w:val="none" w:sz="0" w:space="0" w:color="auto"/>
        <w:left w:val="none" w:sz="0" w:space="0" w:color="auto"/>
        <w:bottom w:val="none" w:sz="0" w:space="0" w:color="auto"/>
        <w:right w:val="none" w:sz="0" w:space="0" w:color="auto"/>
      </w:divBdr>
    </w:div>
    <w:div w:id="1264998043">
      <w:bodyDiv w:val="1"/>
      <w:marLeft w:val="0"/>
      <w:marRight w:val="0"/>
      <w:marTop w:val="0"/>
      <w:marBottom w:val="0"/>
      <w:divBdr>
        <w:top w:val="none" w:sz="0" w:space="0" w:color="auto"/>
        <w:left w:val="none" w:sz="0" w:space="0" w:color="auto"/>
        <w:bottom w:val="none" w:sz="0" w:space="0" w:color="auto"/>
        <w:right w:val="none" w:sz="0" w:space="0" w:color="auto"/>
      </w:divBdr>
    </w:div>
    <w:div w:id="1347170005">
      <w:bodyDiv w:val="1"/>
      <w:marLeft w:val="0"/>
      <w:marRight w:val="0"/>
      <w:marTop w:val="0"/>
      <w:marBottom w:val="0"/>
      <w:divBdr>
        <w:top w:val="none" w:sz="0" w:space="0" w:color="auto"/>
        <w:left w:val="none" w:sz="0" w:space="0" w:color="auto"/>
        <w:bottom w:val="none" w:sz="0" w:space="0" w:color="auto"/>
        <w:right w:val="none" w:sz="0" w:space="0" w:color="auto"/>
      </w:divBdr>
    </w:div>
    <w:div w:id="1358121703">
      <w:bodyDiv w:val="1"/>
      <w:marLeft w:val="0"/>
      <w:marRight w:val="0"/>
      <w:marTop w:val="0"/>
      <w:marBottom w:val="0"/>
      <w:divBdr>
        <w:top w:val="none" w:sz="0" w:space="0" w:color="auto"/>
        <w:left w:val="none" w:sz="0" w:space="0" w:color="auto"/>
        <w:bottom w:val="none" w:sz="0" w:space="0" w:color="auto"/>
        <w:right w:val="none" w:sz="0" w:space="0" w:color="auto"/>
      </w:divBdr>
    </w:div>
    <w:div w:id="1457139352">
      <w:bodyDiv w:val="1"/>
      <w:marLeft w:val="0"/>
      <w:marRight w:val="0"/>
      <w:marTop w:val="0"/>
      <w:marBottom w:val="0"/>
      <w:divBdr>
        <w:top w:val="none" w:sz="0" w:space="0" w:color="auto"/>
        <w:left w:val="none" w:sz="0" w:space="0" w:color="auto"/>
        <w:bottom w:val="none" w:sz="0" w:space="0" w:color="auto"/>
        <w:right w:val="none" w:sz="0" w:space="0" w:color="auto"/>
      </w:divBdr>
    </w:div>
    <w:div w:id="1492328840">
      <w:bodyDiv w:val="1"/>
      <w:marLeft w:val="0"/>
      <w:marRight w:val="0"/>
      <w:marTop w:val="0"/>
      <w:marBottom w:val="0"/>
      <w:divBdr>
        <w:top w:val="none" w:sz="0" w:space="0" w:color="auto"/>
        <w:left w:val="none" w:sz="0" w:space="0" w:color="auto"/>
        <w:bottom w:val="none" w:sz="0" w:space="0" w:color="auto"/>
        <w:right w:val="none" w:sz="0" w:space="0" w:color="auto"/>
      </w:divBdr>
    </w:div>
    <w:div w:id="1544974606">
      <w:bodyDiv w:val="1"/>
      <w:marLeft w:val="0"/>
      <w:marRight w:val="0"/>
      <w:marTop w:val="0"/>
      <w:marBottom w:val="0"/>
      <w:divBdr>
        <w:top w:val="none" w:sz="0" w:space="0" w:color="auto"/>
        <w:left w:val="none" w:sz="0" w:space="0" w:color="auto"/>
        <w:bottom w:val="none" w:sz="0" w:space="0" w:color="auto"/>
        <w:right w:val="none" w:sz="0" w:space="0" w:color="auto"/>
      </w:divBdr>
    </w:div>
    <w:div w:id="1582645085">
      <w:bodyDiv w:val="1"/>
      <w:marLeft w:val="0"/>
      <w:marRight w:val="0"/>
      <w:marTop w:val="0"/>
      <w:marBottom w:val="0"/>
      <w:divBdr>
        <w:top w:val="none" w:sz="0" w:space="0" w:color="auto"/>
        <w:left w:val="none" w:sz="0" w:space="0" w:color="auto"/>
        <w:bottom w:val="none" w:sz="0" w:space="0" w:color="auto"/>
        <w:right w:val="none" w:sz="0" w:space="0" w:color="auto"/>
      </w:divBdr>
    </w:div>
    <w:div w:id="1585918597">
      <w:bodyDiv w:val="1"/>
      <w:marLeft w:val="0"/>
      <w:marRight w:val="0"/>
      <w:marTop w:val="0"/>
      <w:marBottom w:val="0"/>
      <w:divBdr>
        <w:top w:val="none" w:sz="0" w:space="0" w:color="auto"/>
        <w:left w:val="none" w:sz="0" w:space="0" w:color="auto"/>
        <w:bottom w:val="none" w:sz="0" w:space="0" w:color="auto"/>
        <w:right w:val="none" w:sz="0" w:space="0" w:color="auto"/>
      </w:divBdr>
    </w:div>
    <w:div w:id="1645546848">
      <w:bodyDiv w:val="1"/>
      <w:marLeft w:val="0"/>
      <w:marRight w:val="0"/>
      <w:marTop w:val="0"/>
      <w:marBottom w:val="0"/>
      <w:divBdr>
        <w:top w:val="none" w:sz="0" w:space="0" w:color="auto"/>
        <w:left w:val="none" w:sz="0" w:space="0" w:color="auto"/>
        <w:bottom w:val="none" w:sz="0" w:space="0" w:color="auto"/>
        <w:right w:val="none" w:sz="0" w:space="0" w:color="auto"/>
      </w:divBdr>
    </w:div>
    <w:div w:id="1646661616">
      <w:bodyDiv w:val="1"/>
      <w:marLeft w:val="0"/>
      <w:marRight w:val="0"/>
      <w:marTop w:val="0"/>
      <w:marBottom w:val="0"/>
      <w:divBdr>
        <w:top w:val="none" w:sz="0" w:space="0" w:color="auto"/>
        <w:left w:val="none" w:sz="0" w:space="0" w:color="auto"/>
        <w:bottom w:val="none" w:sz="0" w:space="0" w:color="auto"/>
        <w:right w:val="none" w:sz="0" w:space="0" w:color="auto"/>
      </w:divBdr>
    </w:div>
    <w:div w:id="1761679630">
      <w:bodyDiv w:val="1"/>
      <w:marLeft w:val="0"/>
      <w:marRight w:val="0"/>
      <w:marTop w:val="0"/>
      <w:marBottom w:val="0"/>
      <w:divBdr>
        <w:top w:val="none" w:sz="0" w:space="0" w:color="auto"/>
        <w:left w:val="none" w:sz="0" w:space="0" w:color="auto"/>
        <w:bottom w:val="none" w:sz="0" w:space="0" w:color="auto"/>
        <w:right w:val="none" w:sz="0" w:space="0" w:color="auto"/>
      </w:divBdr>
    </w:div>
    <w:div w:id="1844583379">
      <w:bodyDiv w:val="1"/>
      <w:marLeft w:val="0"/>
      <w:marRight w:val="0"/>
      <w:marTop w:val="0"/>
      <w:marBottom w:val="0"/>
      <w:divBdr>
        <w:top w:val="none" w:sz="0" w:space="0" w:color="auto"/>
        <w:left w:val="none" w:sz="0" w:space="0" w:color="auto"/>
        <w:bottom w:val="none" w:sz="0" w:space="0" w:color="auto"/>
        <w:right w:val="none" w:sz="0" w:space="0" w:color="auto"/>
      </w:divBdr>
    </w:div>
    <w:div w:id="1852991281">
      <w:bodyDiv w:val="1"/>
      <w:marLeft w:val="0"/>
      <w:marRight w:val="0"/>
      <w:marTop w:val="0"/>
      <w:marBottom w:val="0"/>
      <w:divBdr>
        <w:top w:val="none" w:sz="0" w:space="0" w:color="auto"/>
        <w:left w:val="none" w:sz="0" w:space="0" w:color="auto"/>
        <w:bottom w:val="none" w:sz="0" w:space="0" w:color="auto"/>
        <w:right w:val="none" w:sz="0" w:space="0" w:color="auto"/>
      </w:divBdr>
    </w:div>
    <w:div w:id="1999994788">
      <w:bodyDiv w:val="1"/>
      <w:marLeft w:val="0"/>
      <w:marRight w:val="0"/>
      <w:marTop w:val="0"/>
      <w:marBottom w:val="0"/>
      <w:divBdr>
        <w:top w:val="none" w:sz="0" w:space="0" w:color="auto"/>
        <w:left w:val="none" w:sz="0" w:space="0" w:color="auto"/>
        <w:bottom w:val="none" w:sz="0" w:space="0" w:color="auto"/>
        <w:right w:val="none" w:sz="0" w:space="0" w:color="auto"/>
      </w:divBdr>
    </w:div>
    <w:div w:id="2029790476">
      <w:bodyDiv w:val="1"/>
      <w:marLeft w:val="0"/>
      <w:marRight w:val="0"/>
      <w:marTop w:val="0"/>
      <w:marBottom w:val="0"/>
      <w:divBdr>
        <w:top w:val="none" w:sz="0" w:space="0" w:color="auto"/>
        <w:left w:val="none" w:sz="0" w:space="0" w:color="auto"/>
        <w:bottom w:val="none" w:sz="0" w:space="0" w:color="auto"/>
        <w:right w:val="none" w:sz="0" w:space="0" w:color="auto"/>
      </w:divBdr>
    </w:div>
    <w:div w:id="2048406480">
      <w:bodyDiv w:val="1"/>
      <w:marLeft w:val="0"/>
      <w:marRight w:val="0"/>
      <w:marTop w:val="0"/>
      <w:marBottom w:val="0"/>
      <w:divBdr>
        <w:top w:val="none" w:sz="0" w:space="0" w:color="auto"/>
        <w:left w:val="none" w:sz="0" w:space="0" w:color="auto"/>
        <w:bottom w:val="none" w:sz="0" w:space="0" w:color="auto"/>
        <w:right w:val="none" w:sz="0" w:space="0" w:color="auto"/>
      </w:divBdr>
    </w:div>
    <w:div w:id="2111199380">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undocs.org/ST/SGB/2003/13" TargetMode="External"/><Relationship Id="rId18" Type="http://schemas.openxmlformats.org/officeDocument/2006/relationships/hyperlink" Target="https://www.youtube.com/watch?v=48MCG22FqrE&amp;feature=youtu.be"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pandadoc.com/" TargetMode="External"/><Relationship Id="rId7" Type="http://schemas.openxmlformats.org/officeDocument/2006/relationships/settings" Target="settings.xml"/><Relationship Id="rId12" Type="http://schemas.openxmlformats.org/officeDocument/2006/relationships/hyperlink" Target="https://partnersnet107.sharepoint.com/:b:/s/FA/EXnzP9ohuY5NlhQFl7JXOiUBKYCCc2Nlz7EbWteu4yf6_g?e=WOejVi" TargetMode="External"/><Relationship Id="rId17" Type="http://schemas.openxmlformats.org/officeDocument/2006/relationships/hyperlink" Target="https://www.interaction.org/courses/sea101v2/"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nsopw.gov/" TargetMode="External"/><Relationship Id="rId20" Type="http://schemas.openxmlformats.org/officeDocument/2006/relationships/hyperlink" Target="https://partnersnet107.sharepoint.com/:x:/s/FA/EdWYOxhx7whDmSZqYWInb7IBQSI2FO60Xc0xE70zu1cJxA?e=riWpG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4.visualcompliance.com/_logon.cfm" TargetMode="External"/><Relationship Id="rId23" Type="http://schemas.openxmlformats.org/officeDocument/2006/relationships/hyperlink" Target="mailto:poahr@partners.net"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app.pandadoc.com/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undocs.org/ST/SGB/2003/13" TargetMode="External"/><Relationship Id="rId22" Type="http://schemas.openxmlformats.org/officeDocument/2006/relationships/hyperlink" Target="mailto:poahr@partners.net" TargetMode="External"/><Relationship Id="rId27"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notes.xml.rels><?xml version="1.0" encoding="UTF-8" standalone="yes"?>
<Relationships xmlns="http://schemas.openxmlformats.org/package/2006/relationships"><Relationship Id="rId1" Type="http://schemas.openxmlformats.org/officeDocument/2006/relationships/hyperlink" Target="https://undocs.org/ST/SGB/2003/1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AC75F5-F15D-42C7-848C-F0A949F2CE4B}">
  <ds:schemaRefs>
    <ds:schemaRef ds:uri="http://schemas.openxmlformats.org/officeDocument/2006/bibliography"/>
  </ds:schemaRefs>
</ds:datastoreItem>
</file>

<file path=customXml/itemProps2.xml><?xml version="1.0" encoding="utf-8"?>
<ds:datastoreItem xmlns:ds="http://schemas.openxmlformats.org/officeDocument/2006/customXml" ds:itemID="{AE1418D6-204D-4902-8E7A-78C40833DB4C}">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3.xml><?xml version="1.0" encoding="utf-8"?>
<ds:datastoreItem xmlns:ds="http://schemas.openxmlformats.org/officeDocument/2006/customXml" ds:itemID="{8E363C62-AEF2-4F09-93FA-0576442A9E21}">
  <ds:schemaRefs>
    <ds:schemaRef ds:uri="http://schemas.microsoft.com/sharepoint/v3/contenttype/forms"/>
  </ds:schemaRefs>
</ds:datastoreItem>
</file>

<file path=customXml/itemProps4.xml><?xml version="1.0" encoding="utf-8"?>
<ds:datastoreItem xmlns:ds="http://schemas.openxmlformats.org/officeDocument/2006/customXml" ds:itemID="{A70D9623-ADDF-48CD-8B58-3E4D0BE53E80}"/>
</file>

<file path=docProps/app.xml><?xml version="1.0" encoding="utf-8"?>
<Properties xmlns="http://schemas.openxmlformats.org/officeDocument/2006/extended-properties" xmlns:vt="http://schemas.openxmlformats.org/officeDocument/2006/docPropsVTypes">
  <Template>Normal</Template>
  <TotalTime>66</TotalTime>
  <Pages>14</Pages>
  <Words>4309</Words>
  <Characters>24563</Characters>
  <Application>Microsoft Office Word</Application>
  <DocSecurity>0</DocSecurity>
  <Lines>204</Lines>
  <Paragraphs>57</Paragraphs>
  <ScaleCrop>false</ScaleCrop>
  <Company>Microsoft</Company>
  <LinksUpToDate>false</LinksUpToDate>
  <CharactersWithSpaces>28815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dc:creator>
  <cp:keywords/>
  <cp:lastModifiedBy>Danielle Martin</cp:lastModifiedBy>
  <cp:revision>666</cp:revision>
  <cp:lastPrinted>2022-04-01T19:12:00Z</cp:lastPrinted>
  <dcterms:created xsi:type="dcterms:W3CDTF">2020-05-21T20:22:00Z</dcterms:created>
  <dcterms:modified xsi:type="dcterms:W3CDTF">2024-11-12T03:35:00Z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1125200</vt:r8>
  </property>
  <property fmtid="{D5CDD505-2E9C-101B-9397-08002B2CF9AE}" pid="3" name="ContentTypeId">
    <vt:lpwstr>0x0101003206C8355D678A459F2EF8957171B231</vt:lpwstr>
  </property>
  <property fmtid="{D5CDD505-2E9C-101B-9397-08002B2CF9AE}" pid="4" name="MediaServiceImageTags">
    <vt:lpwstr/>
  </property>
</Properties>
</file>