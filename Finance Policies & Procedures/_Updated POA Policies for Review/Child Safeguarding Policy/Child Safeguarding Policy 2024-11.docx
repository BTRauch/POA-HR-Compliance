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Pr="00F978E0" w:rsidR="00AD1FF8" w:rsidP="0C9C74C6" w:rsidRDefault="00AD1FF8" w14:paraId="1A64D268" w14:textId="3142E36E">
      <w:pPr>
        <w:jc w:val="both"/>
        <w:rPr>
          <w:del w:author="Catalina Ipas" w:date="2024-12-06T13:07:28.462Z" w16du:dateUtc="2024-12-06T13:07:28.462Z" w:id="890597391"/>
          <w:rFonts w:ascii="Times New Roman" w:hAnsi="Times New Roman" w:cs="Times New Roman"/>
          <w:b w:val="1"/>
          <w:bCs w:val="1"/>
          <w:color w:val="E36C0A" w:themeColor="accent6" w:themeShade="BF"/>
          <w:sz w:val="24"/>
          <w:szCs w:val="24"/>
        </w:rPr>
      </w:pPr>
    </w:p>
    <w:p w:rsidRPr="00F978E0" w:rsidR="00AD1FF8" w:rsidP="006D4069" w:rsidRDefault="00AD1FF8" w14:paraId="28E89D26" w14:textId="77777777">
      <w:pPr>
        <w:jc w:val="both"/>
        <w:rPr>
          <w:rFonts w:ascii="Times New Roman" w:hAnsi="Times New Roman" w:cs="Times New Roman"/>
          <w:b/>
          <w:color w:val="E36C0A" w:themeColor="accent6" w:themeShade="BF"/>
          <w:sz w:val="24"/>
          <w:szCs w:val="24"/>
        </w:rPr>
      </w:pPr>
    </w:p>
    <w:p w:rsidRPr="00F978E0" w:rsidR="00AD1FF8" w:rsidP="006D4069" w:rsidRDefault="00AD1FF8" w14:paraId="7EE18B93" w14:textId="77777777">
      <w:pPr>
        <w:jc w:val="both"/>
        <w:rPr>
          <w:rFonts w:ascii="Times New Roman" w:hAnsi="Times New Roman" w:cs="Times New Roman"/>
          <w:b/>
          <w:color w:val="E36C0A" w:themeColor="accent6" w:themeShade="BF"/>
          <w:sz w:val="24"/>
          <w:szCs w:val="24"/>
        </w:rPr>
      </w:pPr>
    </w:p>
    <w:p w:rsidRPr="00F978E0" w:rsidR="00AD1FF8" w:rsidP="006D4069" w:rsidRDefault="00AD1FF8" w14:paraId="2DB47F43" w14:textId="77777777">
      <w:pPr>
        <w:jc w:val="both"/>
        <w:rPr>
          <w:rFonts w:ascii="Times New Roman" w:hAnsi="Times New Roman" w:cs="Times New Roman"/>
          <w:b/>
          <w:color w:val="E36C0A" w:themeColor="accent6" w:themeShade="BF"/>
          <w:sz w:val="24"/>
          <w:szCs w:val="24"/>
        </w:rPr>
      </w:pPr>
      <w:r w:rsidRPr="00F978E0">
        <w:rPr>
          <w:rFonts w:ascii="Times New Roman" w:hAnsi="Times New Roman" w:cs="Times New Roman"/>
          <w:noProof/>
          <w:sz w:val="24"/>
          <w:szCs w:val="24"/>
        </w:rPr>
        <w:drawing>
          <wp:anchor distT="0" distB="0" distL="114300" distR="114300" simplePos="0" relativeHeight="251657216"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rsidRPr="00F978E0" w:rsidR="00AD1FF8" w:rsidP="006D4069" w:rsidRDefault="00AD1FF8" w14:paraId="008306BC" w14:textId="77777777">
      <w:pPr>
        <w:jc w:val="both"/>
        <w:rPr>
          <w:rFonts w:ascii="Times New Roman" w:hAnsi="Times New Roman" w:cs="Times New Roman"/>
          <w:b/>
          <w:color w:val="E36C0A" w:themeColor="accent6" w:themeShade="BF"/>
          <w:sz w:val="24"/>
          <w:szCs w:val="24"/>
        </w:rPr>
      </w:pPr>
    </w:p>
    <w:p w:rsidRPr="00F978E0" w:rsidR="00AD1FF8" w:rsidP="006D4069" w:rsidRDefault="00AD1FF8" w14:paraId="3DA60229" w14:textId="77777777">
      <w:pPr>
        <w:jc w:val="both"/>
        <w:rPr>
          <w:rFonts w:ascii="Times New Roman" w:hAnsi="Times New Roman" w:cs="Times New Roman"/>
          <w:b/>
          <w:color w:val="E36C0A" w:themeColor="accent6" w:themeShade="BF"/>
          <w:sz w:val="24"/>
          <w:szCs w:val="24"/>
        </w:rPr>
      </w:pPr>
    </w:p>
    <w:p w:rsidRPr="00F978E0" w:rsidR="00A12E67" w:rsidP="006D4069" w:rsidRDefault="00A12E67" w14:paraId="08118702" w14:textId="22909256">
      <w:pPr>
        <w:jc w:val="center"/>
        <w:rPr>
          <w:rFonts w:ascii="Times New Roman" w:hAnsi="Times New Roman" w:cs="Times New Roman" w:eastAsiaTheme="majorEastAsia"/>
          <w:b/>
          <w:bCs/>
          <w:color w:val="E36C0A" w:themeColor="accent6" w:themeShade="BF"/>
          <w:sz w:val="32"/>
          <w:szCs w:val="32"/>
        </w:rPr>
      </w:pPr>
      <w:r w:rsidRPr="00F978E0">
        <w:rPr>
          <w:rFonts w:ascii="Times New Roman" w:hAnsi="Times New Roman" w:cs="Times New Roman"/>
          <w:b/>
          <w:bCs/>
          <w:color w:val="E36C0A" w:themeColor="accent6" w:themeShade="BF"/>
          <w:sz w:val="32"/>
          <w:szCs w:val="32"/>
        </w:rPr>
        <w:t xml:space="preserve">CHILD SAFEGUARDING </w:t>
      </w:r>
      <w:r w:rsidRPr="00F978E0" w:rsidR="00C378BD">
        <w:rPr>
          <w:rFonts w:ascii="Times New Roman" w:hAnsi="Times New Roman" w:cs="Times New Roman"/>
          <w:b/>
          <w:bCs/>
          <w:color w:val="E36C0A" w:themeColor="accent6" w:themeShade="BF"/>
          <w:sz w:val="32"/>
          <w:szCs w:val="32"/>
        </w:rPr>
        <w:t>POLICY</w:t>
      </w:r>
    </w:p>
    <w:p w:rsidRPr="00F978E0" w:rsidR="00AD1FF8" w:rsidP="006D4069" w:rsidRDefault="00A12E67" w14:paraId="357879BF" w14:textId="0BFC1D5B">
      <w:pPr>
        <w:jc w:val="center"/>
        <w:rPr>
          <w:rFonts w:ascii="Times New Roman" w:hAnsi="Times New Roman" w:cs="Times New Roman" w:eastAsiaTheme="majorEastAsia"/>
          <w:b/>
          <w:bCs/>
          <w:color w:val="E36C0A" w:themeColor="accent6" w:themeShade="BF"/>
          <w:sz w:val="32"/>
          <w:szCs w:val="32"/>
        </w:rPr>
      </w:pPr>
      <w:r w:rsidRPr="00F978E0">
        <w:rPr>
          <w:rFonts w:ascii="Times New Roman" w:hAnsi="Times New Roman" w:cs="Times New Roman" w:eastAsiaTheme="majorEastAsia"/>
          <w:b/>
          <w:bCs/>
          <w:color w:val="E36C0A" w:themeColor="accent6" w:themeShade="BF"/>
          <w:sz w:val="32"/>
          <w:szCs w:val="32"/>
        </w:rPr>
        <w:t>E</w:t>
      </w:r>
      <w:r w:rsidRPr="00F978E0" w:rsidR="00AD1FF8">
        <w:rPr>
          <w:rFonts w:ascii="Times New Roman" w:hAnsi="Times New Roman" w:cs="Times New Roman" w:eastAsiaTheme="majorEastAsia"/>
          <w:b/>
          <w:bCs/>
          <w:color w:val="E36C0A" w:themeColor="accent6" w:themeShade="BF"/>
          <w:sz w:val="32"/>
          <w:szCs w:val="32"/>
        </w:rPr>
        <w:t xml:space="preserve">ffective </w:t>
      </w:r>
      <w:r w:rsidR="000B4A8B">
        <w:rPr>
          <w:rFonts w:ascii="Times New Roman" w:hAnsi="Times New Roman" w:cs="Times New Roman" w:eastAsiaTheme="majorEastAsia"/>
          <w:b/>
          <w:bCs/>
          <w:color w:val="E36C0A" w:themeColor="accent6" w:themeShade="BF"/>
          <w:sz w:val="32"/>
          <w:szCs w:val="32"/>
        </w:rPr>
        <w:t>September 2021</w:t>
      </w:r>
    </w:p>
    <w:p w:rsidRPr="00F978E0" w:rsidR="00FB0AC3" w:rsidP="00FB0AC3" w:rsidRDefault="00FB0AC3" w14:paraId="61D5F949" w14:textId="57E9042C">
      <w:pPr>
        <w:jc w:val="center"/>
        <w:rPr>
          <w:ins w:author="Danielle Martin" w:date="2024-11-11T22:27:00Z" w:id="0"/>
          <w:rFonts w:ascii="Times New Roman" w:hAnsi="Times New Roman" w:cs="Times New Roman" w:eastAsiaTheme="majorEastAsia"/>
          <w:b/>
          <w:bCs/>
          <w:color w:val="E36C0A" w:themeColor="accent6" w:themeShade="BF"/>
          <w:sz w:val="32"/>
          <w:szCs w:val="32"/>
        </w:rPr>
      </w:pPr>
      <w:ins w:author="Danielle Martin" w:date="2024-11-11T22:27:00Z" w:id="1">
        <w:r>
          <w:rPr>
            <w:rFonts w:ascii="Times New Roman" w:hAnsi="Times New Roman" w:cs="Times New Roman" w:eastAsiaTheme="majorEastAsia"/>
            <w:b/>
            <w:bCs/>
            <w:color w:val="E36C0A" w:themeColor="accent6" w:themeShade="BF"/>
            <w:sz w:val="32"/>
            <w:szCs w:val="32"/>
          </w:rPr>
          <w:t>Updated December 1, 2024</w:t>
        </w:r>
      </w:ins>
    </w:p>
    <w:p w:rsidRPr="00F978E0" w:rsidR="00F8349E" w:rsidP="006D4069" w:rsidRDefault="00F8349E" w14:paraId="29234747" w14:textId="77777777">
      <w:pPr>
        <w:jc w:val="center"/>
        <w:rPr>
          <w:rFonts w:ascii="Times New Roman" w:hAnsi="Times New Roman" w:eastAsia="Times New Roman" w:cs="Times New Roman"/>
          <w:b/>
          <w:bCs/>
          <w:color w:val="E36C0A" w:themeColor="accent6" w:themeShade="BF"/>
          <w:sz w:val="32"/>
          <w:szCs w:val="32"/>
        </w:rPr>
      </w:pPr>
    </w:p>
    <w:p w:rsidRPr="00F978E0" w:rsidR="00F8349E" w:rsidP="006D4069" w:rsidRDefault="00F8349E" w14:paraId="4972262A" w14:textId="77777777">
      <w:pPr>
        <w:jc w:val="center"/>
        <w:rPr>
          <w:rFonts w:ascii="Times New Roman" w:hAnsi="Times New Roman" w:eastAsia="Times New Roman" w:cs="Times New Roman"/>
          <w:b/>
          <w:bCs/>
          <w:color w:val="E36C0A" w:themeColor="accent6" w:themeShade="BF"/>
          <w:sz w:val="32"/>
          <w:szCs w:val="32"/>
        </w:rPr>
      </w:pPr>
    </w:p>
    <w:p w:rsidRPr="00F978E0" w:rsidR="00F8349E" w:rsidP="006D4069" w:rsidRDefault="00F8349E" w14:paraId="3B2EFC04" w14:textId="77777777">
      <w:pPr>
        <w:jc w:val="center"/>
        <w:rPr>
          <w:rFonts w:ascii="Times New Roman" w:hAnsi="Times New Roman" w:eastAsia="Times New Roman" w:cs="Times New Roman"/>
          <w:b/>
          <w:bCs/>
          <w:color w:val="E36C0A" w:themeColor="accent6" w:themeShade="BF"/>
          <w:sz w:val="32"/>
          <w:szCs w:val="32"/>
        </w:rPr>
      </w:pPr>
    </w:p>
    <w:p w:rsidRPr="00F978E0" w:rsidR="00F8349E" w:rsidP="006D4069" w:rsidRDefault="00F8349E" w14:paraId="1486E85E" w14:textId="77777777">
      <w:pPr>
        <w:jc w:val="center"/>
        <w:rPr>
          <w:rFonts w:ascii="Times New Roman" w:hAnsi="Times New Roman" w:eastAsia="Times New Roman" w:cs="Times New Roman"/>
          <w:b/>
          <w:bCs/>
          <w:color w:val="E36C0A" w:themeColor="accent6" w:themeShade="BF"/>
          <w:sz w:val="32"/>
          <w:szCs w:val="32"/>
        </w:rPr>
      </w:pPr>
    </w:p>
    <w:p w:rsidRPr="00F978E0" w:rsidR="00F8349E" w:rsidP="006D4069" w:rsidRDefault="00F8349E" w14:paraId="778A9EA5" w14:textId="3A94E078">
      <w:pPr>
        <w:jc w:val="center"/>
        <w:rPr>
          <w:rFonts w:ascii="Times New Roman" w:hAnsi="Times New Roman" w:eastAsia="Times New Roman" w:cs="Times New Roman"/>
          <w:b/>
          <w:bCs/>
          <w:color w:val="E36C0A" w:themeColor="accent6" w:themeShade="BF"/>
          <w:sz w:val="32"/>
          <w:szCs w:val="32"/>
        </w:rPr>
      </w:pPr>
      <w:r w:rsidRPr="00F978E0">
        <w:rPr>
          <w:rFonts w:ascii="Times New Roman" w:hAnsi="Times New Roman" w:eastAsia="Times New Roman" w:cs="Times New Roman"/>
          <w:b/>
          <w:bCs/>
          <w:color w:val="E36C0A" w:themeColor="accent6" w:themeShade="BF"/>
          <w:sz w:val="32"/>
          <w:szCs w:val="32"/>
        </w:rPr>
        <w:t>Enacted</w:t>
      </w:r>
    </w:p>
    <w:p w:rsidRPr="00F978E0" w:rsidR="00F8349E" w:rsidP="006D4069" w:rsidRDefault="00F8349E" w14:paraId="1BF52039" w14:textId="77777777">
      <w:pPr>
        <w:jc w:val="center"/>
        <w:rPr>
          <w:rFonts w:ascii="Times New Roman" w:hAnsi="Times New Roman" w:eastAsia="Times New Roman" w:cs="Times New Roman"/>
          <w:b/>
          <w:bCs/>
          <w:color w:val="E36C0A" w:themeColor="accent6" w:themeShade="BF"/>
          <w:sz w:val="24"/>
          <w:szCs w:val="24"/>
        </w:rPr>
      </w:pPr>
    </w:p>
    <w:p w:rsidRPr="00F978E0" w:rsidR="00F8349E" w:rsidP="006D4069" w:rsidRDefault="00F8349E" w14:paraId="25E1DCFC" w14:textId="4C5222E8">
      <w:pPr>
        <w:jc w:val="center"/>
        <w:rPr>
          <w:rFonts w:ascii="Times New Roman" w:hAnsi="Times New Roman" w:eastAsia="Times New Roman" w:cs="Times New Roman"/>
          <w:bCs/>
          <w:color w:val="000000" w:themeColor="text1"/>
          <w:sz w:val="24"/>
          <w:szCs w:val="24"/>
        </w:rPr>
      </w:pPr>
      <w:r w:rsidRPr="00F978E0">
        <w:rPr>
          <w:rFonts w:ascii="Times New Roman" w:hAnsi="Times New Roman" w:eastAsia="Times New Roman" w:cs="Times New Roman"/>
          <w:bCs/>
          <w:color w:val="000000" w:themeColor="text1"/>
          <w:sz w:val="24"/>
          <w:szCs w:val="24"/>
        </w:rPr>
        <w:t>John McPhail</w:t>
      </w:r>
    </w:p>
    <w:p w:rsidR="00F8349E" w:rsidP="006D4069" w:rsidRDefault="00F8349E" w14:paraId="64E784D0" w14:textId="77777777">
      <w:pPr>
        <w:jc w:val="center"/>
        <w:rPr>
          <w:rFonts w:ascii="Times New Roman" w:hAnsi="Times New Roman" w:eastAsia="Times New Roman" w:cs="Times New Roman"/>
          <w:bCs/>
          <w:color w:val="000000" w:themeColor="text1"/>
          <w:sz w:val="24"/>
          <w:szCs w:val="24"/>
        </w:rPr>
      </w:pPr>
      <w:r w:rsidRPr="00F978E0">
        <w:rPr>
          <w:rFonts w:ascii="Times New Roman" w:hAnsi="Times New Roman" w:eastAsia="Times New Roman" w:cs="Times New Roman"/>
          <w:bCs/>
          <w:color w:val="000000" w:themeColor="text1"/>
          <w:sz w:val="24"/>
          <w:szCs w:val="24"/>
        </w:rPr>
        <w:t>President &amp; CEO</w:t>
      </w:r>
    </w:p>
    <w:p w:rsidRPr="00F978E0" w:rsidR="00F978E0" w:rsidP="006D4069" w:rsidRDefault="00F978E0" w14:paraId="41526655" w14:textId="77777777">
      <w:pPr>
        <w:jc w:val="center"/>
        <w:rPr>
          <w:rFonts w:ascii="Times New Roman" w:hAnsi="Times New Roman" w:eastAsia="Times New Roman" w:cs="Times New Roman"/>
          <w:bCs/>
          <w:color w:val="000000" w:themeColor="text1"/>
          <w:sz w:val="24"/>
          <w:szCs w:val="24"/>
        </w:rPr>
      </w:pPr>
    </w:p>
    <w:p w:rsidR="00F978E0" w:rsidP="006D4069" w:rsidRDefault="00F978E0" w14:paraId="69E36D40" w14:textId="3F6FA6C6">
      <w:pPr>
        <w:jc w:val="center"/>
        <w:rPr>
          <w:rFonts w:ascii="Times New Roman" w:hAnsi="Times New Roman" w:cs="Times New Roman" w:eastAsiaTheme="majorEastAsia"/>
          <w:b/>
          <w:bCs/>
          <w:color w:val="E36C0A" w:themeColor="accent6" w:themeShade="BF"/>
          <w:sz w:val="24"/>
          <w:szCs w:val="24"/>
        </w:rPr>
      </w:pPr>
      <w:r>
        <w:rPr>
          <w:rFonts w:ascii="Times New Roman" w:hAnsi="Times New Roman" w:cs="Times New Roman" w:eastAsiaTheme="majorEastAsia"/>
          <w:b/>
          <w:bCs/>
          <w:color w:val="E36C0A" w:themeColor="accent6" w:themeShade="BF"/>
          <w:sz w:val="24"/>
          <w:szCs w:val="24"/>
        </w:rPr>
        <w:br w:type="page"/>
      </w:r>
    </w:p>
    <w:bookmarkStart w:name="_Toc71585919" w:displacedByCustomXml="next" w:id="2"/>
    <w:sdt>
      <w:sdtPr>
        <w:id w:val="-1974898264"/>
        <w:docPartObj>
          <w:docPartGallery w:val="Table of Contents"/>
          <w:docPartUnique/>
        </w:docPartObj>
        <w:rPr>
          <w:rFonts w:ascii="Calibri" w:hAnsi="Calibri" w:eastAsia="ＭＳ 明朝" w:cs="Arial" w:asciiTheme="minorAscii" w:hAnsiTheme="minorAscii" w:eastAsiaTheme="minorEastAsia" w:cstheme="minorBidi"/>
          <w:b w:val="0"/>
          <w:bCs w:val="0"/>
          <w:color w:val="auto"/>
          <w:sz w:val="24"/>
          <w:szCs w:val="24"/>
        </w:rPr>
      </w:sdtPr>
      <w:sdtEndPr>
        <w:rPr>
          <w:rFonts w:ascii="Calibri" w:hAnsi="Calibri" w:eastAsia="ＭＳ 明朝" w:cs="Arial" w:asciiTheme="minorAscii" w:hAnsiTheme="minorAscii" w:eastAsiaTheme="minorEastAsia" w:cstheme="minorBidi"/>
          <w:b w:val="0"/>
          <w:bCs w:val="0"/>
          <w:color w:val="auto"/>
          <w:sz w:val="22"/>
          <w:szCs w:val="22"/>
        </w:rPr>
      </w:sdtEndPr>
      <w:sdtContent>
        <w:p w:rsidRPr="006D4069" w:rsidR="003742C3" w:rsidP="006D4069" w:rsidRDefault="00CB7B10" w14:paraId="54E31A6C" w14:textId="77777777">
          <w:pPr>
            <w:pStyle w:val="Heading1"/>
            <w:numPr>
              <w:ilvl w:val="0"/>
              <w:numId w:val="0"/>
            </w:numPr>
            <w:ind w:left="270" w:hanging="270"/>
            <w:rPr>
              <w:sz w:val="24"/>
            </w:rPr>
          </w:pPr>
          <w:r w:rsidRPr="006D4069">
            <w:rPr>
              <w:sz w:val="24"/>
            </w:rPr>
            <w:t>Table of Contents</w:t>
          </w:r>
          <w:bookmarkEnd w:id="2"/>
        </w:p>
        <w:p w:rsidRPr="006D4069" w:rsidR="0088236B" w:rsidP="006D4069" w:rsidRDefault="0088236B" w14:paraId="72D95E4B" w14:textId="77777777">
          <w:pPr>
            <w:spacing w:after="0"/>
            <w:jc w:val="both"/>
            <w:rPr>
              <w:rFonts w:ascii="Times New Roman" w:hAnsi="Times New Roman" w:cs="Times New Roman"/>
              <w:sz w:val="24"/>
              <w:szCs w:val="24"/>
              <w:lang w:eastAsia="ja-JP"/>
            </w:rPr>
          </w:pPr>
        </w:p>
        <w:p w:rsidRPr="006D4069" w:rsidR="006D4069" w:rsidP="006D4069" w:rsidRDefault="00CB7B10" w14:paraId="7AAF043D" w14:textId="4008663C">
          <w:pPr>
            <w:pStyle w:val="TOC1"/>
            <w:tabs>
              <w:tab w:val="right" w:leader="dot" w:pos="9350"/>
            </w:tabs>
            <w:jc w:val="both"/>
            <w:rPr>
              <w:rFonts w:ascii="Times New Roman" w:hAnsi="Times New Roman" w:cs="Times New Roman"/>
              <w:noProof/>
              <w:sz w:val="24"/>
              <w:szCs w:val="24"/>
              <w:lang w:eastAsia="en-US"/>
            </w:rPr>
          </w:pPr>
          <w:r w:rsidRPr="006D4069">
            <w:rPr>
              <w:rFonts w:ascii="Times New Roman" w:hAnsi="Times New Roman" w:cs="Times New Roman"/>
              <w:sz w:val="24"/>
              <w:szCs w:val="24"/>
              <w:lang w:eastAsia="en-US"/>
            </w:rPr>
            <w:fldChar w:fldCharType="begin"/>
          </w:r>
          <w:r w:rsidRPr="006D4069">
            <w:rPr>
              <w:rFonts w:ascii="Times New Roman" w:hAnsi="Times New Roman" w:cs="Times New Roman"/>
              <w:sz w:val="24"/>
              <w:szCs w:val="24"/>
              <w:lang w:eastAsia="en-US"/>
            </w:rPr>
            <w:instrText xml:space="preserve"> TOC \o "1-3" \h \z \u </w:instrText>
          </w:r>
          <w:r w:rsidRPr="006D4069">
            <w:rPr>
              <w:rFonts w:ascii="Times New Roman" w:hAnsi="Times New Roman" w:cs="Times New Roman"/>
              <w:sz w:val="24"/>
              <w:szCs w:val="24"/>
              <w:lang w:eastAsia="en-US"/>
            </w:rPr>
            <w:fldChar w:fldCharType="separate"/>
          </w:r>
          <w:hyperlink w:history="1" w:anchor="_Toc71585919">
            <w:r w:rsidRPr="006D4069" w:rsidR="006D4069">
              <w:rPr>
                <w:rStyle w:val="Hyperlink"/>
                <w:rFonts w:ascii="Times New Roman" w:hAnsi="Times New Roman" w:cs="Times New Roman"/>
                <w:noProof/>
                <w:sz w:val="24"/>
                <w:szCs w:val="24"/>
              </w:rPr>
              <w:t>Table of Contents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_Toc71585919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2</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27429F68" w14:textId="6E7985C7">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0">
            <w:r w:rsidRPr="006D4069" w:rsidR="006D4069">
              <w:rPr>
                <w:rStyle w:val="Hyperlink"/>
                <w:rFonts w:ascii="Times New Roman" w:hAnsi="Times New Roman" w:cs="Times New Roman"/>
                <w:noProof/>
                <w:sz w:val="24"/>
                <w:szCs w:val="24"/>
              </w:rPr>
              <w:t>1.</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Introduction</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_Toc71585920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3</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1EA2D60" w14:textId="7996D202">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1">
            <w:r w:rsidRPr="006D4069" w:rsidR="006D4069">
              <w:rPr>
                <w:rStyle w:val="Hyperlink"/>
                <w:rFonts w:ascii="Times New Roman" w:hAnsi="Times New Roman" w:cs="Times New Roman"/>
                <w:noProof/>
                <w:sz w:val="24"/>
                <w:szCs w:val="24"/>
              </w:rPr>
              <w:t>2.</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Definitions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_Toc71585921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3</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FDB987C" w14:textId="2A8A9C7B">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2">
            <w:r w:rsidRPr="006D4069" w:rsidR="006D4069">
              <w:rPr>
                <w:rStyle w:val="Hyperlink"/>
                <w:rFonts w:ascii="Times New Roman" w:hAnsi="Times New Roman" w:cs="Times New Roman"/>
                <w:noProof/>
                <w:sz w:val="24"/>
                <w:szCs w:val="24"/>
              </w:rPr>
              <w:t>3.</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Purpose</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_Toc71585922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7</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3675BA5E" w14:textId="17091D5D">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3">
            <w:r w:rsidRPr="006D4069" w:rsidR="006D4069">
              <w:rPr>
                <w:rStyle w:val="Hyperlink"/>
                <w:rFonts w:ascii="Times New Roman" w:hAnsi="Times New Roman" w:cs="Times New Roman"/>
                <w:noProof/>
                <w:sz w:val="24"/>
                <w:szCs w:val="24"/>
              </w:rPr>
              <w:t>4.</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Goal</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_Toc71585923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8</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5D7B8283" w14:textId="66D471D7">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4">
            <w:r w:rsidRPr="006D4069" w:rsidR="006D4069">
              <w:rPr>
                <w:rStyle w:val="Hyperlink"/>
                <w:rFonts w:ascii="Times New Roman" w:hAnsi="Times New Roman" w:cs="Times New Roman"/>
                <w:noProof/>
                <w:sz w:val="24"/>
                <w:szCs w:val="24"/>
              </w:rPr>
              <w:t>5.</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Compliance</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_Toc71585924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8</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664AB7AD" w14:textId="0F76C8CB">
          <w:pPr>
            <w:pStyle w:val="TOC2"/>
            <w:tabs>
              <w:tab w:val="right" w:leader="dot" w:pos="9350"/>
            </w:tabs>
            <w:jc w:val="both"/>
            <w:rPr>
              <w:rFonts w:ascii="Times New Roman" w:hAnsi="Times New Roman" w:cs="Times New Roman"/>
              <w:noProof/>
              <w:sz w:val="24"/>
              <w:szCs w:val="24"/>
              <w:lang w:eastAsia="en-US"/>
            </w:rPr>
          </w:pPr>
          <w:hyperlink w:history="1" w:anchor="_Toc71585925">
            <w:r w:rsidRPr="006D4069" w:rsidR="006D4069">
              <w:rPr>
                <w:rStyle w:val="Hyperlink"/>
                <w:rFonts w:ascii="Times New Roman" w:hAnsi="Times New Roman" w:cs="Times New Roman"/>
                <w:noProof/>
                <w:sz w:val="24"/>
                <w:szCs w:val="24"/>
              </w:rPr>
              <w:t>5.1 Order of Precedence</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_Toc71585925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8</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5B754AC0" w14:textId="05C5AD00">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6">
            <w:r w:rsidRPr="006D4069" w:rsidR="006D4069">
              <w:rPr>
                <w:rStyle w:val="Hyperlink"/>
                <w:rFonts w:ascii="Times New Roman" w:hAnsi="Times New Roman" w:cs="Times New Roman"/>
                <w:noProof/>
                <w:sz w:val="24"/>
                <w:szCs w:val="24"/>
              </w:rPr>
              <w:t>6.</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Child Safeguarding Core Principles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_Toc71585926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9</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3DC19EF6" w14:textId="58BD5A68">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7">
            <w:r w:rsidRPr="006D4069" w:rsidR="006D4069">
              <w:rPr>
                <w:rStyle w:val="Hyperlink"/>
                <w:rFonts w:ascii="Times New Roman" w:hAnsi="Times New Roman" w:cs="Times New Roman"/>
                <w:noProof/>
                <w:sz w:val="24"/>
                <w:szCs w:val="24"/>
              </w:rPr>
              <w:t>7.</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Child Safeguarding Code of Conduct</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_Toc71585927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10</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7FC1CD5" w14:textId="072FF780">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28">
            <w:r w:rsidRPr="006D4069" w:rsidR="006D4069">
              <w:rPr>
                <w:rStyle w:val="Hyperlink"/>
                <w:rFonts w:ascii="Times New Roman" w:hAnsi="Times New Roman" w:cs="Times New Roman"/>
                <w:noProof/>
                <w:sz w:val="24"/>
                <w:szCs w:val="24"/>
              </w:rPr>
              <w:t>8.</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Screening and Requirements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_Toc71585928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12</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2DEAEC93" w14:textId="02291A78">
          <w:pPr>
            <w:pStyle w:val="TOC2"/>
            <w:tabs>
              <w:tab w:val="right" w:leader="dot" w:pos="9350"/>
            </w:tabs>
            <w:jc w:val="both"/>
            <w:rPr>
              <w:rFonts w:ascii="Times New Roman" w:hAnsi="Times New Roman" w:cs="Times New Roman"/>
              <w:noProof/>
              <w:sz w:val="24"/>
              <w:szCs w:val="24"/>
              <w:lang w:eastAsia="en-US"/>
            </w:rPr>
          </w:pPr>
          <w:hyperlink w:history="1" w:anchor="_Toc71585929">
            <w:r w:rsidRPr="006D4069" w:rsidR="006D4069">
              <w:rPr>
                <w:rStyle w:val="Hyperlink"/>
                <w:rFonts w:ascii="Times New Roman" w:hAnsi="Times New Roman" w:cs="Times New Roman"/>
                <w:noProof/>
                <w:sz w:val="24"/>
                <w:szCs w:val="24"/>
              </w:rPr>
              <w:t>8.1 Safe Recruitment and Screening</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_Toc71585929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12</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28828B09" w14:textId="516DA887">
          <w:pPr>
            <w:pStyle w:val="TOC2"/>
            <w:tabs>
              <w:tab w:val="right" w:leader="dot" w:pos="9350"/>
            </w:tabs>
            <w:jc w:val="both"/>
            <w:rPr>
              <w:rFonts w:ascii="Times New Roman" w:hAnsi="Times New Roman" w:cs="Times New Roman"/>
              <w:noProof/>
              <w:sz w:val="24"/>
              <w:szCs w:val="24"/>
              <w:lang w:eastAsia="en-US"/>
            </w:rPr>
          </w:pPr>
          <w:hyperlink w:history="1" w:anchor="_Toc71585930">
            <w:r w:rsidRPr="006D4069" w:rsidR="006D4069">
              <w:rPr>
                <w:rStyle w:val="Hyperlink"/>
                <w:rFonts w:ascii="Times New Roman" w:hAnsi="Times New Roman" w:cs="Times New Roman"/>
                <w:noProof/>
                <w:sz w:val="24"/>
                <w:szCs w:val="24"/>
              </w:rPr>
              <w:t>8.2 Onboarding Requirements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_Toc71585930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12</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331CA49F" w14:textId="3FE4D56C">
          <w:pPr>
            <w:pStyle w:val="TOC2"/>
            <w:tabs>
              <w:tab w:val="right" w:leader="dot" w:pos="9350"/>
            </w:tabs>
            <w:jc w:val="both"/>
            <w:rPr>
              <w:rFonts w:ascii="Times New Roman" w:hAnsi="Times New Roman" w:cs="Times New Roman"/>
              <w:noProof/>
              <w:sz w:val="24"/>
              <w:szCs w:val="24"/>
              <w:lang w:eastAsia="en-US"/>
            </w:rPr>
          </w:pPr>
          <w:hyperlink w:history="1" w:anchor="_Toc71585931">
            <w:r w:rsidRPr="006D4069" w:rsidR="006D4069">
              <w:rPr>
                <w:rStyle w:val="Hyperlink"/>
                <w:rFonts w:ascii="Times New Roman" w:hAnsi="Times New Roman" w:cs="Times New Roman"/>
                <w:noProof/>
                <w:sz w:val="24"/>
                <w:szCs w:val="24"/>
              </w:rPr>
              <w:t>8.3 Education and Training Requirements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_Toc71585931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13</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6CE4451F" w14:textId="4067F537">
          <w:pPr>
            <w:pStyle w:val="TOC1"/>
            <w:tabs>
              <w:tab w:val="left" w:pos="440"/>
              <w:tab w:val="right" w:leader="dot" w:pos="9350"/>
            </w:tabs>
            <w:jc w:val="both"/>
            <w:rPr>
              <w:rFonts w:ascii="Times New Roman" w:hAnsi="Times New Roman" w:cs="Times New Roman"/>
              <w:noProof/>
              <w:sz w:val="24"/>
              <w:szCs w:val="24"/>
              <w:lang w:eastAsia="en-US"/>
            </w:rPr>
          </w:pPr>
          <w:hyperlink w:history="1" w:anchor="_Toc71585932">
            <w:r w:rsidRPr="006D4069" w:rsidR="006D4069">
              <w:rPr>
                <w:rStyle w:val="Hyperlink"/>
                <w:rFonts w:ascii="Times New Roman" w:hAnsi="Times New Roman" w:cs="Times New Roman"/>
                <w:noProof/>
                <w:sz w:val="24"/>
                <w:szCs w:val="24"/>
              </w:rPr>
              <w:t>9.</w:t>
            </w:r>
            <w:r w:rsidRPr="006D4069" w:rsidR="006D4069">
              <w:rPr>
                <w:rFonts w:ascii="Times New Roman" w:hAnsi="Times New Roman" w:cs="Times New Roman"/>
                <w:noProof/>
                <w:sz w:val="24"/>
                <w:szCs w:val="24"/>
                <w:lang w:eastAsia="en-US"/>
              </w:rPr>
              <w:tab/>
            </w:r>
            <w:r w:rsidRPr="006D4069" w:rsidR="006D4069">
              <w:rPr>
                <w:rStyle w:val="Hyperlink"/>
                <w:rFonts w:ascii="Times New Roman" w:hAnsi="Times New Roman" w:cs="Times New Roman"/>
                <w:noProof/>
                <w:sz w:val="24"/>
                <w:szCs w:val="24"/>
              </w:rPr>
              <w:t>Reporting Procedures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_Toc71585932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14</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0C3C9C8B" w14:textId="079970FA">
          <w:pPr>
            <w:pStyle w:val="TOC2"/>
            <w:tabs>
              <w:tab w:val="right" w:leader="dot" w:pos="9350"/>
            </w:tabs>
            <w:jc w:val="both"/>
            <w:rPr>
              <w:rFonts w:ascii="Times New Roman" w:hAnsi="Times New Roman" w:cs="Times New Roman"/>
              <w:noProof/>
              <w:sz w:val="24"/>
              <w:szCs w:val="24"/>
              <w:lang w:eastAsia="en-US"/>
            </w:rPr>
          </w:pPr>
          <w:hyperlink w:history="1" w:anchor="_Toc71585933">
            <w:r w:rsidRPr="006D4069" w:rsidR="006D4069">
              <w:rPr>
                <w:rStyle w:val="Hyperlink"/>
                <w:rFonts w:ascii="Times New Roman" w:hAnsi="Times New Roman" w:cs="Times New Roman"/>
                <w:noProof/>
                <w:sz w:val="24"/>
                <w:szCs w:val="24"/>
              </w:rPr>
              <w:t>9.1 Filing a Report</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_Toc71585933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14</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0C4E31BA" w14:textId="48DEEA78">
          <w:pPr>
            <w:pStyle w:val="TOC2"/>
            <w:tabs>
              <w:tab w:val="right" w:leader="dot" w:pos="9350"/>
            </w:tabs>
            <w:jc w:val="both"/>
            <w:rPr>
              <w:rFonts w:ascii="Times New Roman" w:hAnsi="Times New Roman" w:cs="Times New Roman"/>
              <w:noProof/>
              <w:sz w:val="24"/>
              <w:szCs w:val="24"/>
              <w:lang w:eastAsia="en-US"/>
            </w:rPr>
          </w:pPr>
          <w:hyperlink w:history="1" w:anchor="_Toc71585934">
            <w:r w:rsidRPr="006D4069" w:rsidR="006D4069">
              <w:rPr>
                <w:rStyle w:val="Hyperlink"/>
                <w:rFonts w:ascii="Times New Roman" w:hAnsi="Times New Roman" w:cs="Times New Roman"/>
                <w:noProof/>
                <w:sz w:val="24"/>
                <w:szCs w:val="24"/>
              </w:rPr>
              <w:t>9.2 Response to a Report</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_Toc71585934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15</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2ED66D03" w14:textId="6617D496">
          <w:pPr>
            <w:pStyle w:val="TOC2"/>
            <w:tabs>
              <w:tab w:val="right" w:leader="dot" w:pos="9350"/>
            </w:tabs>
            <w:jc w:val="both"/>
            <w:rPr>
              <w:rFonts w:ascii="Times New Roman" w:hAnsi="Times New Roman" w:cs="Times New Roman"/>
              <w:noProof/>
              <w:sz w:val="24"/>
              <w:szCs w:val="24"/>
              <w:lang w:eastAsia="en-US"/>
            </w:rPr>
          </w:pPr>
          <w:hyperlink w:history="1" w:anchor="_Toc71585935">
            <w:r w:rsidRPr="006D4069" w:rsidR="006D4069">
              <w:rPr>
                <w:rStyle w:val="Hyperlink"/>
                <w:rFonts w:ascii="Times New Roman" w:hAnsi="Times New Roman" w:cs="Times New Roman"/>
                <w:noProof/>
                <w:sz w:val="24"/>
                <w:szCs w:val="24"/>
              </w:rPr>
              <w:t>9.3 Child Data and Cybersecurity</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_Toc71585935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16</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7320C7A8" w14:textId="34043C62">
          <w:pPr>
            <w:pStyle w:val="TOC2"/>
            <w:tabs>
              <w:tab w:val="right" w:leader="dot" w:pos="9350"/>
            </w:tabs>
            <w:jc w:val="both"/>
            <w:rPr>
              <w:rFonts w:ascii="Times New Roman" w:hAnsi="Times New Roman" w:cs="Times New Roman"/>
              <w:noProof/>
              <w:sz w:val="24"/>
              <w:szCs w:val="24"/>
              <w:lang w:eastAsia="en-US"/>
            </w:rPr>
          </w:pPr>
          <w:hyperlink w:history="1" w:anchor="_Toc71585936">
            <w:r w:rsidRPr="006D4069" w:rsidR="006D4069">
              <w:rPr>
                <w:rStyle w:val="Hyperlink"/>
                <w:rFonts w:ascii="Times New Roman" w:hAnsi="Times New Roman" w:cs="Times New Roman"/>
                <w:noProof/>
                <w:sz w:val="24"/>
                <w:szCs w:val="24"/>
              </w:rPr>
              <w:t>9.4 Confidentially</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_Toc71585936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16</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B986161" w14:textId="6D1E0D5C">
          <w:pPr>
            <w:pStyle w:val="TOC2"/>
            <w:tabs>
              <w:tab w:val="right" w:leader="dot" w:pos="9350"/>
            </w:tabs>
            <w:jc w:val="both"/>
            <w:rPr>
              <w:rFonts w:ascii="Times New Roman" w:hAnsi="Times New Roman" w:cs="Times New Roman"/>
              <w:noProof/>
              <w:sz w:val="24"/>
              <w:szCs w:val="24"/>
              <w:lang w:eastAsia="en-US"/>
            </w:rPr>
          </w:pPr>
          <w:hyperlink w:history="1" w:anchor="_Toc71585937">
            <w:r w:rsidRPr="006D4069" w:rsidR="006D4069">
              <w:rPr>
                <w:rStyle w:val="Hyperlink"/>
                <w:rFonts w:ascii="Times New Roman" w:hAnsi="Times New Roman" w:cs="Times New Roman"/>
                <w:noProof/>
                <w:sz w:val="24"/>
                <w:szCs w:val="24"/>
              </w:rPr>
              <w:t>9.5 Retaliation against Complainants, Witnesses, or Victims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_Toc71585937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16</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2FDCAF10" w14:textId="732EF419">
          <w:pPr>
            <w:pStyle w:val="TOC2"/>
            <w:tabs>
              <w:tab w:val="right" w:leader="dot" w:pos="9350"/>
            </w:tabs>
            <w:jc w:val="both"/>
            <w:rPr>
              <w:rFonts w:ascii="Times New Roman" w:hAnsi="Times New Roman" w:cs="Times New Roman"/>
              <w:noProof/>
              <w:sz w:val="24"/>
              <w:szCs w:val="24"/>
              <w:lang w:eastAsia="en-US"/>
            </w:rPr>
          </w:pPr>
          <w:hyperlink w:history="1" w:anchor="_Toc71585938">
            <w:r w:rsidRPr="006D4069" w:rsidR="006D4069">
              <w:rPr>
                <w:rStyle w:val="Hyperlink"/>
                <w:rFonts w:ascii="Times New Roman" w:hAnsi="Times New Roman" w:cs="Times New Roman"/>
                <w:noProof/>
                <w:sz w:val="24"/>
                <w:szCs w:val="24"/>
              </w:rPr>
              <w:t>9.6 Complaints about Partner Organizations</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_Toc71585938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17</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034D713" w14:textId="3A805430">
          <w:pPr>
            <w:pStyle w:val="TOC2"/>
            <w:tabs>
              <w:tab w:val="right" w:leader="dot" w:pos="9350"/>
            </w:tabs>
            <w:jc w:val="both"/>
            <w:rPr>
              <w:rFonts w:ascii="Times New Roman" w:hAnsi="Times New Roman" w:cs="Times New Roman"/>
              <w:noProof/>
              <w:sz w:val="24"/>
              <w:szCs w:val="24"/>
              <w:lang w:eastAsia="en-US"/>
            </w:rPr>
          </w:pPr>
          <w:hyperlink w:history="1" w:anchor="_Toc71585939">
            <w:r w:rsidRPr="006D4069" w:rsidR="006D4069">
              <w:rPr>
                <w:rStyle w:val="Hyperlink"/>
                <w:rFonts w:ascii="Times New Roman" w:hAnsi="Times New Roman" w:cs="Times New Roman"/>
                <w:noProof/>
                <w:sz w:val="24"/>
                <w:szCs w:val="24"/>
              </w:rPr>
              <w:t>9.7 Communication</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_Toc71585939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17</w:t>
            </w:r>
            <w:r w:rsidRPr="006D4069" w:rsidR="006D4069">
              <w:rPr>
                <w:rFonts w:ascii="Times New Roman" w:hAnsi="Times New Roman" w:cs="Times New Roman"/>
                <w:noProof/>
                <w:webHidden/>
                <w:sz w:val="24"/>
                <w:szCs w:val="24"/>
              </w:rPr>
              <w:fldChar w:fldCharType="end"/>
            </w:r>
          </w:hyperlink>
        </w:p>
        <w:p w:rsidRPr="006D4069" w:rsidR="006D4069" w:rsidP="006D4069" w:rsidRDefault="00FB0AC3" w14:paraId="462BBAB6" w14:textId="0DB4AFB8">
          <w:pPr>
            <w:pStyle w:val="TOC2"/>
            <w:tabs>
              <w:tab w:val="right" w:leader="dot" w:pos="9350"/>
            </w:tabs>
            <w:jc w:val="both"/>
            <w:rPr>
              <w:rFonts w:ascii="Times New Roman" w:hAnsi="Times New Roman" w:cs="Times New Roman"/>
              <w:noProof/>
              <w:sz w:val="24"/>
              <w:szCs w:val="24"/>
              <w:lang w:eastAsia="en-US"/>
            </w:rPr>
          </w:pPr>
          <w:hyperlink w:history="1" w:anchor="_Toc71585940">
            <w:r w:rsidRPr="006D4069" w:rsidR="006D4069">
              <w:rPr>
                <w:rStyle w:val="Hyperlink"/>
                <w:rFonts w:ascii="Times New Roman" w:hAnsi="Times New Roman" w:cs="Times New Roman"/>
                <w:noProof/>
                <w:sz w:val="24"/>
                <w:szCs w:val="24"/>
              </w:rPr>
              <w:t>9.8 Accountability of Management</w:t>
            </w:r>
            <w:r w:rsidRPr="006D4069" w:rsidR="006D4069">
              <w:rPr>
                <w:rFonts w:ascii="Times New Roman" w:hAnsi="Times New Roman" w:cs="Times New Roman"/>
                <w:noProof/>
                <w:webHidden/>
                <w:sz w:val="24"/>
                <w:szCs w:val="24"/>
              </w:rPr>
              <w:tab/>
            </w:r>
            <w:r w:rsidRPr="006D4069" w:rsidR="006D4069">
              <w:rPr>
                <w:rFonts w:ascii="Times New Roman" w:hAnsi="Times New Roman" w:cs="Times New Roman"/>
                <w:noProof/>
                <w:webHidden/>
                <w:sz w:val="24"/>
                <w:szCs w:val="24"/>
              </w:rPr>
              <w:fldChar w:fldCharType="begin"/>
            </w:r>
            <w:r w:rsidRPr="006D4069" w:rsidR="006D4069">
              <w:rPr>
                <w:rFonts w:ascii="Times New Roman" w:hAnsi="Times New Roman" w:cs="Times New Roman"/>
                <w:noProof/>
                <w:webHidden/>
                <w:sz w:val="24"/>
                <w:szCs w:val="24"/>
              </w:rPr>
              <w:instrText xml:space="preserve"> PAGEREF _Toc71585940 \h </w:instrText>
            </w:r>
            <w:r w:rsidRPr="006D4069" w:rsidR="006D4069">
              <w:rPr>
                <w:rFonts w:ascii="Times New Roman" w:hAnsi="Times New Roman" w:cs="Times New Roman"/>
                <w:noProof/>
                <w:webHidden/>
                <w:sz w:val="24"/>
                <w:szCs w:val="24"/>
              </w:rPr>
            </w:r>
            <w:r w:rsidRPr="006D4069" w:rsidR="006D4069">
              <w:rPr>
                <w:rFonts w:ascii="Times New Roman" w:hAnsi="Times New Roman" w:cs="Times New Roman"/>
                <w:noProof/>
                <w:webHidden/>
                <w:sz w:val="24"/>
                <w:szCs w:val="24"/>
              </w:rPr>
              <w:fldChar w:fldCharType="separate"/>
            </w:r>
            <w:r w:rsidR="00E77730">
              <w:rPr>
                <w:rFonts w:ascii="Times New Roman" w:hAnsi="Times New Roman" w:cs="Times New Roman"/>
                <w:noProof/>
                <w:webHidden/>
                <w:sz w:val="24"/>
                <w:szCs w:val="24"/>
              </w:rPr>
              <w:t>17</w:t>
            </w:r>
            <w:r w:rsidRPr="006D4069" w:rsidR="006D4069">
              <w:rPr>
                <w:rFonts w:ascii="Times New Roman" w:hAnsi="Times New Roman" w:cs="Times New Roman"/>
                <w:noProof/>
                <w:webHidden/>
                <w:sz w:val="24"/>
                <w:szCs w:val="24"/>
              </w:rPr>
              <w:fldChar w:fldCharType="end"/>
            </w:r>
          </w:hyperlink>
        </w:p>
        <w:p w:rsidRPr="00F978E0" w:rsidR="00CB7B10" w:rsidP="006D4069" w:rsidRDefault="00CB7B10" w14:paraId="471E9DE6" w14:textId="16A6A48C">
          <w:pPr>
            <w:jc w:val="both"/>
            <w:rPr>
              <w:rFonts w:ascii="Times New Roman" w:hAnsi="Times New Roman" w:cs="Times New Roman"/>
              <w:sz w:val="24"/>
              <w:szCs w:val="24"/>
            </w:rPr>
          </w:pPr>
          <w:r w:rsidRPr="006D4069">
            <w:rPr>
              <w:rFonts w:ascii="Times New Roman" w:hAnsi="Times New Roman" w:cs="Times New Roman"/>
              <w:sz w:val="24"/>
              <w:szCs w:val="24"/>
            </w:rPr>
            <w:fldChar w:fldCharType="end"/>
          </w:r>
        </w:p>
      </w:sdtContent>
    </w:sdt>
    <w:p w:rsidRPr="00F978E0" w:rsidR="0093392C" w:rsidP="006D4069" w:rsidRDefault="0093392C" w14:paraId="7C9C5332" w14:textId="77777777">
      <w:pPr>
        <w:jc w:val="both"/>
        <w:rPr>
          <w:rFonts w:ascii="Times New Roman" w:hAnsi="Times New Roman" w:cs="Times New Roman" w:eastAsiaTheme="majorEastAsia"/>
          <w:b/>
          <w:bCs/>
          <w:color w:val="E36C0A" w:themeColor="accent6" w:themeShade="BF"/>
          <w:sz w:val="24"/>
          <w:szCs w:val="24"/>
        </w:rPr>
      </w:pPr>
    </w:p>
    <w:p w:rsidRPr="00F978E0" w:rsidR="003B11B6" w:rsidP="006D4069" w:rsidRDefault="00CB7B10" w14:paraId="4B8E2887" w14:textId="00FD5379">
      <w:pPr>
        <w:jc w:val="both"/>
        <w:rPr>
          <w:rFonts w:ascii="Times New Roman" w:hAnsi="Times New Roman" w:cs="Times New Roman" w:eastAsiaTheme="majorEastAsia"/>
          <w:b/>
          <w:color w:val="E36C0A" w:themeColor="accent6" w:themeShade="BF"/>
          <w:sz w:val="24"/>
          <w:szCs w:val="24"/>
        </w:rPr>
      </w:pPr>
      <w:r w:rsidRPr="00F978E0">
        <w:rPr>
          <w:rFonts w:ascii="Times New Roman" w:hAnsi="Times New Roman" w:cs="Times New Roman"/>
          <w:sz w:val="24"/>
          <w:szCs w:val="24"/>
        </w:rPr>
        <w:br w:type="page"/>
      </w:r>
    </w:p>
    <w:p w:rsidR="00336FA5" w:rsidP="006D4069" w:rsidRDefault="00336FA5" w14:paraId="5F1DF82D" w14:textId="7B4B8DF4">
      <w:pPr>
        <w:pStyle w:val="Heading1"/>
      </w:pPr>
      <w:bookmarkStart w:name="_Toc71585920" w:id="3"/>
      <w:r>
        <w:t>Introduction</w:t>
      </w:r>
      <w:bookmarkEnd w:id="3"/>
    </w:p>
    <w:p w:rsidR="00336FA5" w:rsidP="006D4069" w:rsidRDefault="00F764E5" w14:paraId="67CA1D02" w14:textId="4A7DCA43">
      <w:pPr>
        <w:jc w:val="both"/>
        <w:rPr>
          <w:rFonts w:ascii="Times New Roman" w:hAnsi="Times New Roman" w:cs="Times New Roman"/>
          <w:sz w:val="24"/>
          <w:szCs w:val="24"/>
        </w:rPr>
      </w:pPr>
      <w:r w:rsidRPr="00F764E5">
        <w:rPr>
          <w:rFonts w:ascii="Times New Roman" w:hAnsi="Times New Roman" w:cs="Times New Roman"/>
          <w:sz w:val="24"/>
          <w:szCs w:val="24"/>
        </w:rPr>
        <w:t xml:space="preserve">This policy and related procedures describe </w:t>
      </w:r>
      <w:r w:rsidR="009877CA">
        <w:rPr>
          <w:rFonts w:ascii="Times New Roman" w:hAnsi="Times New Roman" w:cs="Times New Roman"/>
          <w:sz w:val="24"/>
          <w:szCs w:val="24"/>
        </w:rPr>
        <w:t>Partners of the Americas’ (</w:t>
      </w:r>
      <w:r>
        <w:rPr>
          <w:rFonts w:ascii="Times New Roman" w:hAnsi="Times New Roman" w:cs="Times New Roman"/>
          <w:sz w:val="24"/>
          <w:szCs w:val="24"/>
        </w:rPr>
        <w:t>POA</w:t>
      </w:r>
      <w:r w:rsidR="009877CA">
        <w:rPr>
          <w:rFonts w:ascii="Times New Roman" w:hAnsi="Times New Roman" w:cs="Times New Roman"/>
          <w:sz w:val="24"/>
          <w:szCs w:val="24"/>
        </w:rPr>
        <w: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commitment to child </w:t>
      </w:r>
      <w:r w:rsidRPr="727ADED8" w:rsidR="320D4920">
        <w:rPr>
          <w:rFonts w:ascii="Times New Roman" w:hAnsi="Times New Roman" w:cs="Times New Roman"/>
          <w:sz w:val="24"/>
          <w:szCs w:val="24"/>
        </w:rPr>
        <w:t xml:space="preserve">protection and </w:t>
      </w:r>
      <w:r w:rsidRPr="00F764E5">
        <w:rPr>
          <w:rFonts w:ascii="Times New Roman" w:hAnsi="Times New Roman" w:cs="Times New Roman"/>
          <w:sz w:val="24"/>
          <w:szCs w:val="24"/>
        </w:rPr>
        <w:t>safeguarding. The purpose of the policy is to</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ensure that </w:t>
      </w:r>
      <w:r w:rsidR="000D4A72">
        <w:rPr>
          <w:rFonts w:ascii="Times New Roman" w:hAnsi="Times New Roman" w:cs="Times New Roman"/>
          <w:sz w:val="24"/>
          <w:szCs w:val="24"/>
        </w:rPr>
        <w:t>POA</w:t>
      </w:r>
      <w:r w:rsidR="004330CF">
        <w:rPr>
          <w:rFonts w:ascii="Times New Roman" w:hAnsi="Times New Roman" w:cs="Times New Roman"/>
          <w:sz w:val="24"/>
          <w:szCs w:val="24"/>
        </w:rPr>
        <w:t>’s programs and operations are</w:t>
      </w:r>
      <w:r w:rsidRPr="00F764E5">
        <w:rPr>
          <w:rFonts w:ascii="Times New Roman" w:hAnsi="Times New Roman" w:cs="Times New Roman"/>
          <w:sz w:val="24"/>
          <w:szCs w:val="24"/>
        </w:rPr>
        <w:t xml:space="preserve"> safe for children</w:t>
      </w:r>
      <w:r w:rsidR="002F664F">
        <w:rPr>
          <w:rFonts w:ascii="Times New Roman" w:hAnsi="Times New Roman" w:cs="Times New Roman"/>
          <w:sz w:val="24"/>
          <w:szCs w:val="24"/>
        </w:rPr>
        <w:t xml:space="preserve">. </w:t>
      </w:r>
      <w:r w:rsidR="008333AE">
        <w:rPr>
          <w:rFonts w:ascii="Times New Roman" w:hAnsi="Times New Roman" w:cs="Times New Roman"/>
          <w:sz w:val="24"/>
          <w:szCs w:val="24"/>
        </w:rPr>
        <w:t>POA aims to promote</w:t>
      </w:r>
      <w:r>
        <w:rPr>
          <w:rFonts w:ascii="Times New Roman" w:hAnsi="Times New Roman" w:cs="Times New Roman"/>
          <w:sz w:val="24"/>
          <w:szCs w:val="24"/>
        </w:rPr>
        <w:t xml:space="preserve"> </w:t>
      </w:r>
      <w:r w:rsidRPr="00F764E5">
        <w:rPr>
          <w:rFonts w:ascii="Times New Roman" w:hAnsi="Times New Roman" w:cs="Times New Roman"/>
          <w:sz w:val="24"/>
          <w:szCs w:val="24"/>
        </w:rPr>
        <w:t>awareness and prevention to mitigate the risk of or actual harm that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may come to children </w:t>
      </w:r>
      <w:r w:rsidR="002C121E">
        <w:rPr>
          <w:rFonts w:ascii="Times New Roman" w:hAnsi="Times New Roman" w:cs="Times New Roman"/>
          <w:sz w:val="24"/>
          <w:szCs w:val="24"/>
        </w:rPr>
        <w:t>involved in POA</w:t>
      </w:r>
      <w:r w:rsidR="007909BA">
        <w:rPr>
          <w:rFonts w:ascii="Times New Roman" w:hAnsi="Times New Roman" w:cs="Times New Roman"/>
          <w:sz w:val="24"/>
          <w:szCs w:val="24"/>
        </w:rPr>
        <w:t>’s</w:t>
      </w:r>
      <w:r w:rsidR="002C121E">
        <w:rPr>
          <w:rFonts w:ascii="Times New Roman" w:hAnsi="Times New Roman" w:cs="Times New Roman"/>
          <w:sz w:val="24"/>
          <w:szCs w:val="24"/>
        </w:rPr>
        <w:t xml:space="preserve"> programs and </w:t>
      </w:r>
      <w:r w:rsidRPr="00F764E5">
        <w:rPr>
          <w:rFonts w:ascii="Times New Roman" w:hAnsi="Times New Roman" w:cs="Times New Roman"/>
          <w:sz w:val="24"/>
          <w:szCs w:val="24"/>
        </w:rPr>
        <w:t>operations.</w:t>
      </w:r>
    </w:p>
    <w:p w:rsidRPr="00F978E0" w:rsidR="008C4378" w:rsidP="006D4069" w:rsidRDefault="008C4378" w14:paraId="3B229221" w14:textId="72416508">
      <w:pPr>
        <w:pStyle w:val="Heading1"/>
      </w:pPr>
      <w:bookmarkStart w:name="_Definitions" w:id="4"/>
      <w:bookmarkStart w:name="_Toc71585921" w:id="5"/>
      <w:bookmarkEnd w:id="4"/>
      <w:r w:rsidRPr="00F978E0">
        <w:t>Definitions</w:t>
      </w:r>
      <w:bookmarkEnd w:id="5"/>
    </w:p>
    <w:p w:rsidRPr="00F978E0" w:rsidR="008C4378" w:rsidP="006D4069" w:rsidRDefault="008C4378" w14:paraId="384CDE25" w14:textId="77777777">
      <w:pPr>
        <w:jc w:val="both"/>
        <w:rPr>
          <w:rFonts w:ascii="Times New Roman" w:hAnsi="Times New Roman" w:cs="Times New Roman"/>
          <w:sz w:val="24"/>
          <w:szCs w:val="24"/>
        </w:rPr>
      </w:pPr>
      <w:r w:rsidRPr="00F978E0">
        <w:rPr>
          <w:rFonts w:ascii="Times New Roman" w:hAnsi="Times New Roman" w:cs="Times New Roman"/>
          <w:sz w:val="24"/>
          <w:szCs w:val="24"/>
        </w:rPr>
        <w:t>For the purposes of this policy, POA defines the following terms:</w:t>
      </w:r>
    </w:p>
    <w:p w:rsidRPr="00FD5BD0" w:rsidR="00457D63" w:rsidP="006D4069" w:rsidRDefault="00457D63" w14:paraId="7E477EB1" w14:textId="77777777">
      <w:pPr>
        <w:pStyle w:val="ListParagraph"/>
        <w:numPr>
          <w:ilvl w:val="0"/>
          <w:numId w:val="3"/>
        </w:numPr>
        <w:ind w:left="360"/>
        <w:jc w:val="both"/>
        <w:rPr>
          <w:rFonts w:ascii="Times New Roman" w:hAnsi="Times New Roman" w:cs="Times New Roman"/>
          <w:sz w:val="24"/>
          <w:szCs w:val="24"/>
        </w:rPr>
      </w:pPr>
      <w:r w:rsidRPr="00FD5BD0">
        <w:rPr>
          <w:rFonts w:ascii="Times New Roman" w:hAnsi="Times New Roman" w:cs="Times New Roman"/>
          <w:b/>
          <w:sz w:val="24"/>
          <w:szCs w:val="24"/>
        </w:rPr>
        <w:t>“Beneficiary” or “Beneficiaries”</w:t>
      </w:r>
      <w:r w:rsidRPr="00FD5BD0">
        <w:rPr>
          <w:rFonts w:ascii="Times New Roman" w:hAnsi="Times New Roman" w:cs="Times New Roman"/>
          <w:sz w:val="24"/>
          <w:szCs w:val="24"/>
        </w:rPr>
        <w:t>: A person who receives assistance as part of humanitarian relief or development programs.</w:t>
      </w:r>
    </w:p>
    <w:p w:rsidRPr="00F978E0" w:rsidR="008C4378" w:rsidP="006D4069" w:rsidRDefault="008C4378" w14:paraId="77F30954" w14:textId="184100FB">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“Bullying”</w:t>
      </w:r>
      <w:r w:rsidRPr="00F978E0">
        <w:rPr>
          <w:rFonts w:ascii="Times New Roman" w:hAnsi="Times New Roman" w:cs="Times New Roman"/>
          <w:sz w:val="24"/>
          <w:szCs w:val="24"/>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rsidRPr="006D6FA9" w:rsidR="008C4378" w:rsidP="006D6FA9" w:rsidRDefault="008C4378" w14:paraId="128DCF40" w14:textId="77777777">
      <w:pPr>
        <w:pStyle w:val="ListParagraph"/>
        <w:numPr>
          <w:ilvl w:val="0"/>
          <w:numId w:val="3"/>
        </w:numPr>
        <w:ind w:left="360"/>
        <w:jc w:val="both"/>
        <w:rPr>
          <w:rFonts w:ascii="Times New Roman" w:hAnsi="Times New Roman" w:cs="Times New Roman"/>
          <w:sz w:val="24"/>
          <w:szCs w:val="24"/>
        </w:rPr>
      </w:pPr>
      <w:r w:rsidRPr="006D6FA9">
        <w:rPr>
          <w:rFonts w:ascii="Times New Roman" w:hAnsi="Times New Roman" w:cs="Times New Roman"/>
          <w:b/>
          <w:bCs/>
          <w:sz w:val="24"/>
          <w:szCs w:val="24"/>
        </w:rPr>
        <w:t>“Cyberbullying”:</w:t>
      </w:r>
      <w:r w:rsidRPr="006D6FA9">
        <w:rPr>
          <w:rFonts w:ascii="Times New Roman" w:hAnsi="Times New Roman" w:cs="Times New Roman"/>
          <w:sz w:val="24"/>
          <w:szCs w:val="24"/>
        </w:rPr>
        <w:t xml:space="preserve">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rsidR="00011A30" w:rsidP="006D4069" w:rsidRDefault="008C4378" w14:paraId="45BA78CA" w14:textId="77777777">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or “Children”</w:t>
      </w:r>
      <w:r w:rsidRPr="00F978E0">
        <w:rPr>
          <w:rFonts w:ascii="Times New Roman" w:hAnsi="Times New Roman" w:cs="Times New Roman"/>
          <w:sz w:val="24"/>
          <w:szCs w:val="24"/>
        </w:rPr>
        <w:t>: A child or children are defined as persons who have not attained 18 years of age, irrespective of local country definitions of when a child reaches adulthood.</w:t>
      </w:r>
    </w:p>
    <w:p w:rsidRPr="00011A30" w:rsidR="008C4378" w:rsidP="006D4069" w:rsidRDefault="008C4378" w14:paraId="7E337B17" w14:textId="1DB8C8E8">
      <w:pPr>
        <w:pStyle w:val="ListParagraph"/>
        <w:numPr>
          <w:ilvl w:val="0"/>
          <w:numId w:val="3"/>
        </w:numPr>
        <w:ind w:left="360"/>
        <w:jc w:val="both"/>
        <w:rPr>
          <w:rFonts w:ascii="Times New Roman" w:hAnsi="Times New Roman" w:cs="Times New Roman"/>
          <w:sz w:val="24"/>
          <w:szCs w:val="24"/>
        </w:rPr>
      </w:pPr>
      <w:r w:rsidRPr="00011A30">
        <w:rPr>
          <w:rFonts w:ascii="Times New Roman" w:hAnsi="Times New Roman" w:cs="Times New Roman"/>
          <w:b/>
          <w:bCs/>
          <w:sz w:val="24"/>
          <w:szCs w:val="24"/>
        </w:rPr>
        <w:t>“Child abuse, exploitation, or neglect</w:t>
      </w:r>
      <w:r w:rsidRPr="00011A30">
        <w:rPr>
          <w:rFonts w:ascii="Times New Roman" w:hAnsi="Times New Roman" w:cs="Times New Roman"/>
          <w:sz w:val="24"/>
          <w:szCs w:val="24"/>
        </w:rPr>
        <w: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categories of Child Abuse are Physical Abuse, Emotional Abuse, Neglect, Sexual Exploitation &amp; Abuse, and Exploitation.</w:t>
      </w:r>
    </w:p>
    <w:p w:rsidRPr="00F978E0" w:rsidR="008C4378" w:rsidP="006D4069" w:rsidRDefault="008C4378" w14:paraId="3DC3C263" w14:textId="77777777">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physical abuse”</w:t>
      </w:r>
      <w:r w:rsidRPr="00F978E0">
        <w:rPr>
          <w:rFonts w:ascii="Times New Roman" w:hAnsi="Times New Roman" w:cs="Times New Roman"/>
          <w:sz w:val="24"/>
          <w:szCs w:val="24"/>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rsidRPr="002C320D" w:rsidR="00D04704" w:rsidP="006D4069" w:rsidRDefault="008C4378" w14:paraId="22A455EA" w14:textId="197BAF20">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emotional abuse</w:t>
      </w:r>
      <w:r w:rsidR="00D04704">
        <w:rPr>
          <w:rFonts w:ascii="Times New Roman" w:hAnsi="Times New Roman" w:cs="Times New Roman"/>
          <w:b/>
          <w:bCs/>
          <w:sz w:val="24"/>
          <w:szCs w:val="24"/>
        </w:rPr>
        <w:t xml:space="preserve"> or ill treatment</w:t>
      </w:r>
      <w:r w:rsidRPr="00F978E0">
        <w:rPr>
          <w:rFonts w:ascii="Times New Roman" w:hAnsi="Times New Roman" w:cs="Times New Roman"/>
          <w:b/>
          <w:bCs/>
          <w:sz w:val="24"/>
          <w:szCs w:val="24"/>
        </w:rPr>
        <w:t>”</w:t>
      </w:r>
      <w:r w:rsidRPr="00F978E0">
        <w:rPr>
          <w:rFonts w:ascii="Times New Roman" w:hAnsi="Times New Roman" w:cs="Times New Roman"/>
          <w:sz w:val="24"/>
          <w:szCs w:val="24"/>
        </w:rPr>
        <w:t>: Harm to a child’s emotional, intellectual, mental, or psychological development</w:t>
      </w:r>
      <w:r w:rsidR="00FB1EFE">
        <w:rPr>
          <w:rFonts w:ascii="Times New Roman" w:hAnsi="Times New Roman" w:cs="Times New Roman"/>
          <w:sz w:val="24"/>
          <w:szCs w:val="24"/>
        </w:rPr>
        <w:t xml:space="preserve"> </w:t>
      </w:r>
      <w:r w:rsidRPr="00F978E0" w:rsidR="00FB1EFE">
        <w:rPr>
          <w:rFonts w:ascii="Times New Roman" w:hAnsi="Times New Roman" w:cs="Times New Roman"/>
          <w:sz w:val="24"/>
          <w:szCs w:val="24"/>
        </w:rPr>
        <w:t xml:space="preserve">caused by acts, threats of acts, or coercive tactics. </w:t>
      </w:r>
      <w:r w:rsidRPr="00F978E0">
        <w:rPr>
          <w:rFonts w:ascii="Times New Roman" w:hAnsi="Times New Roman" w:cs="Times New Roman"/>
          <w:sz w:val="24"/>
          <w:szCs w:val="24"/>
        </w:rPr>
        <w:t>This may occur as an isolated event or on an ongoing basis. Emotional abuse includes, but is not limited to: Any humiliating or degrading treatment (e.g., bad name calling, threats, yelling/screaming/cursing at,</w:t>
      </w:r>
      <w:r w:rsidR="008F129C">
        <w:rPr>
          <w:rFonts w:ascii="Times New Roman" w:hAnsi="Times New Roman" w:cs="Times New Roman"/>
          <w:sz w:val="24"/>
          <w:szCs w:val="24"/>
        </w:rPr>
        <w:t xml:space="preserve"> </w:t>
      </w:r>
      <w:r w:rsidRPr="00F978E0">
        <w:rPr>
          <w:rFonts w:ascii="Times New Roman" w:hAnsi="Times New Roman" w:cs="Times New Roman"/>
          <w:sz w:val="24"/>
          <w:szCs w:val="24"/>
        </w:rPr>
        <w:t xml:space="preserve">teasing, constant criticism, belittling, persistent shaming, etc.), </w:t>
      </w:r>
      <w:r w:rsidR="00C431EB">
        <w:rPr>
          <w:rFonts w:ascii="Times New Roman" w:hAnsi="Times New Roman" w:cs="Times New Roman"/>
          <w:sz w:val="24"/>
          <w:szCs w:val="24"/>
        </w:rPr>
        <w:t>control, withholding of information on their rights</w:t>
      </w:r>
      <w:r w:rsidR="00C50416">
        <w:rPr>
          <w:rFonts w:ascii="Times New Roman" w:hAnsi="Times New Roman" w:cs="Times New Roman"/>
          <w:sz w:val="24"/>
          <w:szCs w:val="24"/>
        </w:rPr>
        <w:t xml:space="preserve">, </w:t>
      </w:r>
      <w:r w:rsidRPr="00F978E0">
        <w:rPr>
          <w:rFonts w:ascii="Times New Roman" w:hAnsi="Times New Roman" w:cs="Times New Roman"/>
          <w:sz w:val="24"/>
          <w:szCs w:val="24"/>
        </w:rPr>
        <w:t>failure to meet a child’s emotional needs, and rejecting, ignoring, terrorizing, isolating, confining a child</w:t>
      </w:r>
      <w:r w:rsidR="002C320D">
        <w:rPr>
          <w:rFonts w:ascii="Times New Roman" w:hAnsi="Times New Roman" w:cs="Times New Roman"/>
          <w:sz w:val="24"/>
          <w:szCs w:val="24"/>
        </w:rPr>
        <w:t xml:space="preserve">, </w:t>
      </w:r>
      <w:r w:rsidRPr="002C320D" w:rsidR="00D04704">
        <w:rPr>
          <w:rFonts w:ascii="Times New Roman" w:hAnsi="Times New Roman" w:cs="Times New Roman"/>
          <w:sz w:val="24"/>
          <w:szCs w:val="24"/>
        </w:rPr>
        <w:t>or any other deliberate activity that makes the child feel diminished or embarrassed</w:t>
      </w:r>
      <w:r w:rsidR="00A00979">
        <w:rPr>
          <w:rFonts w:ascii="Times New Roman" w:hAnsi="Times New Roman" w:cs="Times New Roman"/>
          <w:sz w:val="24"/>
          <w:szCs w:val="24"/>
        </w:rPr>
        <w:t>.</w:t>
      </w:r>
    </w:p>
    <w:p w:rsidRPr="00F978E0" w:rsidR="008C4378" w:rsidP="006D4069" w:rsidRDefault="008C4378" w14:paraId="4EED61E0" w14:textId="77777777">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neglect”</w:t>
      </w:r>
      <w:r w:rsidRPr="00F978E0">
        <w:rPr>
          <w:rFonts w:ascii="Times New Roman" w:hAnsi="Times New Roman" w:cs="Times New Roman"/>
          <w:sz w:val="24"/>
          <w:szCs w:val="24"/>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rsidR="008C4378" w:rsidP="006D4069" w:rsidRDefault="008C4378" w14:paraId="79B1F68B" w14:textId="5BCEAA43">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 xml:space="preserve"> “Child Sexual Exploitation &amp; Abuse”</w:t>
      </w:r>
      <w:r w:rsidRPr="00F978E0">
        <w:rPr>
          <w:rFonts w:ascii="Times New Roman" w:hAnsi="Times New Roman" w:cs="Times New Roman"/>
          <w:sz w:val="24"/>
          <w:szCs w:val="24"/>
        </w:rPr>
        <w:t>: All forms of sexual violence and coercion, sexual solicitation, manipulation, or trickery including incest, fondling a 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rsidRPr="00246E1B" w:rsidR="00361F56" w:rsidP="00361F56" w:rsidRDefault="00361F56" w14:paraId="1C31D294" w14:textId="77777777">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w:t>
      </w:r>
      <w:r>
        <w:rPr>
          <w:rFonts w:ascii="Times New Roman" w:hAnsi="Times New Roman" w:cs="Times New Roman"/>
          <w:b/>
          <w:bCs/>
          <w:sz w:val="24"/>
          <w:szCs w:val="24"/>
        </w:rPr>
        <w:t>Child S</w:t>
      </w:r>
      <w:r w:rsidRPr="00F978E0">
        <w:rPr>
          <w:rFonts w:ascii="Times New Roman" w:hAnsi="Times New Roman" w:cs="Times New Roman"/>
          <w:b/>
          <w:bCs/>
          <w:sz w:val="24"/>
          <w:szCs w:val="24"/>
        </w:rPr>
        <w:t xml:space="preserve">exual </w:t>
      </w:r>
      <w:r>
        <w:rPr>
          <w:rFonts w:ascii="Times New Roman" w:hAnsi="Times New Roman" w:cs="Times New Roman"/>
          <w:b/>
          <w:bCs/>
          <w:sz w:val="24"/>
          <w:szCs w:val="24"/>
        </w:rPr>
        <w:t>A</w:t>
      </w:r>
      <w:r w:rsidRPr="00F978E0">
        <w:rPr>
          <w:rFonts w:ascii="Times New Roman" w:hAnsi="Times New Roman" w:cs="Times New Roman"/>
          <w:b/>
          <w:bCs/>
          <w:sz w:val="24"/>
          <w:szCs w:val="24"/>
        </w:rPr>
        <w:t>buse”</w:t>
      </w:r>
      <w:r w:rsidRPr="00361F56">
        <w:rPr>
          <w:rFonts w:ascii="Times New Roman" w:hAnsi="Times New Roman" w:cs="Times New Roman"/>
          <w:b/>
          <w:bCs/>
          <w:sz w:val="24"/>
          <w:szCs w:val="24"/>
        </w:rPr>
        <w:t xml:space="preserve">: </w:t>
      </w:r>
      <w:r w:rsidRPr="00246E1B">
        <w:rPr>
          <w:rFonts w:ascii="Times New Roman" w:hAnsi="Times New Roman" w:cs="Times New Roman"/>
          <w:sz w:val="24"/>
          <w:szCs w:val="24"/>
        </w:rPr>
        <w:t>The actual or threatened physical intrusion of a sexual nature, whether by force or under unequal or coercive conditions. Other types of abuse associated with sexual abuse include:</w:t>
      </w:r>
    </w:p>
    <w:p w:rsidR="00361F56" w:rsidP="00246E1B" w:rsidRDefault="00361F56" w14:paraId="3D7DB920" w14:textId="77777777">
      <w:pPr>
        <w:pStyle w:val="ListParagraph"/>
        <w:widowControl w:val="0"/>
        <w:numPr>
          <w:ilvl w:val="1"/>
          <w:numId w:val="12"/>
        </w:numPr>
        <w:spacing w:after="0"/>
        <w:ind w:left="2160"/>
        <w:jc w:val="both"/>
        <w:rPr>
          <w:rFonts w:ascii="Times New Roman" w:hAnsi="Times New Roman" w:cs="Times New Roman"/>
          <w:sz w:val="24"/>
          <w:szCs w:val="24"/>
        </w:rPr>
      </w:pPr>
      <w:r w:rsidRPr="00F978E0">
        <w:rPr>
          <w:rFonts w:ascii="Times New Roman" w:hAnsi="Times New Roman" w:cs="Times New Roman"/>
          <w:sz w:val="24"/>
          <w:szCs w:val="24"/>
        </w:rPr>
        <w:t xml:space="preserve"> </w:t>
      </w:r>
      <w:r w:rsidRPr="00F978E0">
        <w:rPr>
          <w:rFonts w:ascii="Times New Roman" w:hAnsi="Times New Roman" w:cs="Times New Roman"/>
          <w:b/>
          <w:bCs/>
          <w:sz w:val="24"/>
          <w:szCs w:val="24"/>
        </w:rPr>
        <w:t>“Sexual abuse perpetrated by an adult”</w:t>
      </w:r>
      <w:r w:rsidRPr="00F978E0">
        <w:rPr>
          <w:rFonts w:ascii="Times New Roman" w:hAnsi="Times New Roman" w:cs="Times New Roman"/>
          <w:sz w:val="24"/>
          <w:szCs w:val="24"/>
        </w:rPr>
        <w:t>: Any contact or activity of a sexual nature that occurs between a child and an adult. This includes any activity which is meant to arouse or gratify the sexual desires of the adult or child.</w:t>
      </w:r>
    </w:p>
    <w:p w:rsidRPr="00F978E0" w:rsidR="00361F56" w:rsidP="00246E1B" w:rsidRDefault="00361F56" w14:paraId="30DD870E" w14:textId="77777777">
      <w:pPr>
        <w:pStyle w:val="ListParagraph"/>
        <w:widowControl w:val="0"/>
        <w:numPr>
          <w:ilvl w:val="1"/>
          <w:numId w:val="12"/>
        </w:numPr>
        <w:spacing w:after="0"/>
        <w:ind w:left="2160"/>
        <w:jc w:val="both"/>
        <w:rPr>
          <w:rFonts w:ascii="Times New Roman" w:hAnsi="Times New Roman" w:cs="Times New Roman"/>
          <w:sz w:val="24"/>
          <w:szCs w:val="24"/>
        </w:rPr>
      </w:pPr>
      <w:r w:rsidRPr="00F978E0">
        <w:rPr>
          <w:rFonts w:ascii="Times New Roman" w:hAnsi="Times New Roman" w:cs="Times New Roman"/>
          <w:b/>
          <w:sz w:val="24"/>
          <w:szCs w:val="24"/>
        </w:rPr>
        <w:t xml:space="preserve">“Sexual abuse perpetrated by another child or </w:t>
      </w:r>
      <w:r w:rsidRPr="00F978E0">
        <w:rPr>
          <w:rFonts w:ascii="Times New Roman" w:hAnsi="Times New Roman" w:cs="Times New Roman"/>
          <w:b/>
          <w:bCs/>
          <w:sz w:val="24"/>
          <w:szCs w:val="24"/>
        </w:rPr>
        <w:t>children</w:t>
      </w:r>
      <w:r w:rsidRPr="00F978E0">
        <w:rPr>
          <w:rFonts w:ascii="Times New Roman" w:hAnsi="Times New Roman" w:cs="Times New Roman"/>
          <w:b/>
          <w:sz w:val="24"/>
          <w:szCs w:val="24"/>
        </w:rPr>
        <w:t>”</w:t>
      </w:r>
      <w:r w:rsidRPr="00F978E0">
        <w:rPr>
          <w:rFonts w:ascii="Times New Roman" w:hAnsi="Times New Roman" w:cs="Times New Roman"/>
          <w:sz w:val="24"/>
          <w:szCs w:val="24"/>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rsidRPr="00F978E0" w:rsidR="008C4378" w:rsidP="006D4069" w:rsidRDefault="008C4378" w14:paraId="179AB420" w14:textId="76D0D1E5">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Exploitation”</w:t>
      </w:r>
      <w:r w:rsidRPr="00F978E0">
        <w:rPr>
          <w:rFonts w:ascii="Times New Roman" w:hAnsi="Times New Roman" w:cs="Times New Roman"/>
          <w:sz w:val="24"/>
          <w:szCs w:val="24"/>
        </w:rPr>
        <w:t>: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vulnerability, power differential, or trust for the benefit of the individual leveraging their position, power, privilege, or wealth (through enticement, manipulation, coercion, or trickery) to engage a child in labor, domestic servitude, forced criminality, soldiering, or organ harvesting. Typically, the person(s) exploiting a child does so in order to profit monetarily, socially, or politically. It can happen to one or a group of children in the community of origin, outside of the community, or internationally. The exploitation of a child may include, but is not limited to:</w:t>
      </w:r>
    </w:p>
    <w:p w:rsidRPr="00F978E0" w:rsidR="008C4378" w:rsidP="006D4069" w:rsidRDefault="008C4378" w14:paraId="24FCE01B" w14:textId="77777777">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Domestic servitude (e.g., cleaning, childcare, cooking, etc.);</w:t>
      </w:r>
    </w:p>
    <w:p w:rsidRPr="00F978E0" w:rsidR="008C4378" w:rsidP="006D4069" w:rsidRDefault="008C4378" w14:paraId="142E334B" w14:textId="77777777">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 xml:space="preserve">Forced labor (commonly in factories or agriculture); </w:t>
      </w:r>
    </w:p>
    <w:p w:rsidRPr="00F978E0" w:rsidR="008C4378" w:rsidP="006D4069" w:rsidRDefault="008C4378" w14:paraId="4B7282A9" w14:textId="77777777">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criminal activities such as pickpocketing, begging, transporting drugs, manufacturing drugs, selling pirated merchandise;</w:t>
      </w:r>
    </w:p>
    <w:p w:rsidRPr="00F978E0" w:rsidR="008C4378" w:rsidP="006D4069" w:rsidRDefault="008C4378" w14:paraId="030B7300" w14:textId="77777777">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Used for benefit fraud;</w:t>
      </w:r>
    </w:p>
    <w:p w:rsidR="008C4378" w:rsidP="006D4069" w:rsidRDefault="008C4378" w14:paraId="6947862A" w14:textId="77777777">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to become a child soldier or join a gang.</w:t>
      </w:r>
    </w:p>
    <w:p w:rsidRPr="0099346F" w:rsidR="008C60FD" w:rsidP="0099346F" w:rsidRDefault="008C60FD" w14:paraId="6DD2FDDD" w14:textId="77777777">
      <w:pPr>
        <w:pStyle w:val="ListParagraph"/>
        <w:numPr>
          <w:ilvl w:val="2"/>
          <w:numId w:val="15"/>
        </w:numPr>
        <w:jc w:val="both"/>
        <w:rPr>
          <w:rFonts w:ascii="Times New Roman" w:hAnsi="Times New Roman" w:cs="Times New Roman"/>
          <w:sz w:val="24"/>
          <w:szCs w:val="24"/>
        </w:rPr>
      </w:pPr>
      <w:r w:rsidRPr="0099346F">
        <w:rPr>
          <w:rFonts w:ascii="Times New Roman" w:hAnsi="Times New Roman" w:cs="Times New Roman"/>
          <w:b/>
          <w:bCs/>
          <w:sz w:val="24"/>
          <w:szCs w:val="24"/>
        </w:rPr>
        <w:t>“Transactional sex”</w:t>
      </w:r>
      <w:r w:rsidRPr="0099346F">
        <w:rPr>
          <w:rFonts w:ascii="Times New Roman" w:hAnsi="Times New Roman" w:cs="Times New Roman"/>
          <w:sz w:val="24"/>
          <w:szCs w:val="24"/>
        </w:rPr>
        <w:t>: The exchange of money, employment, goods, or services for sex, including sexual favors other forms of humiliating, degrading, or exploitative behavior. This includes any exchange of assistance that is due to beneficiaries of assistance.</w:t>
      </w:r>
    </w:p>
    <w:p w:rsidRPr="0099346F" w:rsidR="008C60FD" w:rsidP="006F3AD3" w:rsidRDefault="008C60FD" w14:paraId="150EA4BF" w14:textId="4EDC4A05">
      <w:pPr>
        <w:pStyle w:val="ListParagraph"/>
        <w:numPr>
          <w:ilvl w:val="2"/>
          <w:numId w:val="15"/>
        </w:numPr>
        <w:ind w:left="1620" w:hanging="540"/>
        <w:jc w:val="both"/>
        <w:rPr>
          <w:rFonts w:ascii="Times New Roman" w:hAnsi="Times New Roman" w:cs="Times New Roman"/>
          <w:sz w:val="24"/>
          <w:szCs w:val="24"/>
        </w:rPr>
      </w:pPr>
      <w:r w:rsidRPr="0099346F">
        <w:rPr>
          <w:rFonts w:ascii="Times New Roman" w:hAnsi="Times New Roman" w:cs="Times New Roman"/>
          <w:b/>
          <w:bCs/>
          <w:sz w:val="24"/>
          <w:szCs w:val="24"/>
        </w:rPr>
        <w:t>“Solicitation of transactional sex”</w:t>
      </w:r>
      <w:r w:rsidRPr="0099346F">
        <w:rPr>
          <w:rFonts w:ascii="Times New Roman" w:hAnsi="Times New Roman" w:cs="Times New Roman"/>
          <w:sz w:val="24"/>
          <w:szCs w:val="24"/>
        </w:rPr>
        <w:t>: Requesting transactional sex.</w:t>
      </w:r>
    </w:p>
    <w:p w:rsidRPr="00F978E0" w:rsidR="00E45CD4" w:rsidP="00E45CD4" w:rsidRDefault="00E45CD4" w14:paraId="03551352" w14:textId="77777777">
      <w:pPr>
        <w:pStyle w:val="ListParagraph"/>
        <w:numPr>
          <w:ilvl w:val="2"/>
          <w:numId w:val="15"/>
        </w:numPr>
        <w:tabs>
          <w:tab w:val="left" w:pos="2070"/>
        </w:tabs>
        <w:jc w:val="both"/>
        <w:rPr>
          <w:rFonts w:ascii="Times New Roman" w:hAnsi="Times New Roman" w:cs="Times New Roman"/>
          <w:sz w:val="24"/>
          <w:szCs w:val="24"/>
        </w:rPr>
      </w:pPr>
      <w:r w:rsidRPr="00F978E0">
        <w:rPr>
          <w:rFonts w:ascii="Times New Roman" w:hAnsi="Times New Roman" w:cs="Times New Roman"/>
          <w:b/>
          <w:bCs/>
          <w:sz w:val="24"/>
          <w:szCs w:val="24"/>
        </w:rPr>
        <w:t>“Grooming”</w:t>
      </w:r>
      <w:r w:rsidRPr="00F978E0">
        <w:rPr>
          <w:rFonts w:ascii="Times New Roman" w:hAnsi="Times New Roman" w:cs="Times New Roman"/>
          <w:sz w:val="24"/>
          <w:szCs w:val="24"/>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rsidRPr="00F978E0" w:rsidR="00E45CD4" w:rsidP="00E45CD4" w:rsidRDefault="00E45CD4" w14:paraId="71D2F259" w14:textId="77777777">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Pr="00F978E0">
        <w:rPr>
          <w:rFonts w:ascii="Times New Roman" w:hAnsi="Times New Roman" w:cs="Times New Roman"/>
          <w:sz w:val="24"/>
          <w:szCs w:val="24"/>
        </w:rPr>
        <w:t xml:space="preserve">Favoring the child over others; </w:t>
      </w:r>
    </w:p>
    <w:p w:rsidRPr="00F978E0" w:rsidR="00E45CD4" w:rsidP="00E45CD4" w:rsidRDefault="00E45CD4" w14:paraId="44A83E10" w14:textId="77777777">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Providing the child with rewards or privileges;</w:t>
      </w:r>
    </w:p>
    <w:p w:rsidRPr="00F978E0" w:rsidR="00E45CD4" w:rsidP="00E45CD4" w:rsidRDefault="00E45CD4" w14:paraId="0561D4CA" w14:textId="77777777">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Pr="00F978E0">
        <w:rPr>
          <w:rFonts w:ascii="Times New Roman" w:hAnsi="Times New Roman" w:cs="Times New Roman"/>
          <w:sz w:val="24"/>
          <w:szCs w:val="24"/>
        </w:rPr>
        <w:t>Isolating the child from others;</w:t>
      </w:r>
    </w:p>
    <w:p w:rsidRPr="00F978E0" w:rsidR="00E45CD4" w:rsidP="00E45CD4" w:rsidRDefault="00E45CD4" w14:paraId="152D0F38" w14:textId="77777777">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Expressing interest in a child who is particularly vulnerable or in need of support (e.g., previous abuse of the child by another);</w:t>
      </w:r>
    </w:p>
    <w:p w:rsidRPr="00F978E0" w:rsidR="00E45CD4" w:rsidP="00E45CD4" w:rsidRDefault="00E45CD4" w14:paraId="7CAD95E8" w14:textId="77777777">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Pr="00F978E0">
        <w:rPr>
          <w:rFonts w:ascii="Times New Roman" w:hAnsi="Times New Roman" w:cs="Times New Roman"/>
          <w:sz w:val="24"/>
          <w:szCs w:val="24"/>
        </w:rPr>
        <w:t>Befriending the parents or caretakers who are responsible to protect the child;</w:t>
      </w:r>
    </w:p>
    <w:p w:rsidRPr="00F978E0" w:rsidR="00E45CD4" w:rsidP="00E45CD4" w:rsidRDefault="00E45CD4" w14:paraId="2A5CD8D3" w14:textId="77777777">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Pr="00F978E0">
        <w:rPr>
          <w:rFonts w:ascii="Times New Roman" w:hAnsi="Times New Roman" w:cs="Times New Roman"/>
          <w:sz w:val="24"/>
          <w:szCs w:val="24"/>
        </w:rPr>
        <w:t>Providing the child with alcohol or drugs;</w:t>
      </w:r>
    </w:p>
    <w:p w:rsidRPr="00F978E0" w:rsidR="00E45CD4" w:rsidP="00E45CD4" w:rsidRDefault="00E45CD4" w14:paraId="46F6CDB9" w14:textId="77777777">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Building intimacy (i.e., having inside jokes or telling the child that nobody understands him/her like the groomer does);</w:t>
      </w:r>
    </w:p>
    <w:p w:rsidRPr="00F978E0" w:rsidR="00E45CD4" w:rsidP="00E45CD4" w:rsidRDefault="00E45CD4" w14:paraId="053F1F75" w14:textId="77777777">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Threatening, blackmailing, intimidating, or scaring a child by saying the groomer will do something to the child’s family or friends.</w:t>
      </w:r>
    </w:p>
    <w:p w:rsidR="00942BD0" w:rsidP="00E31A5E" w:rsidRDefault="00942BD0" w14:paraId="75B4762B" w14:textId="26CE7B79">
      <w:pPr>
        <w:pStyle w:val="ListParagraph"/>
        <w:numPr>
          <w:ilvl w:val="0"/>
          <w:numId w:val="68"/>
        </w:numPr>
        <w:ind w:left="360"/>
        <w:jc w:val="both"/>
        <w:rPr>
          <w:rFonts w:ascii="Times New Roman" w:hAnsi="Times New Roman" w:cs="Times New Roman"/>
          <w:sz w:val="24"/>
          <w:szCs w:val="24"/>
        </w:rPr>
      </w:pPr>
      <w:r w:rsidRPr="00942BD0">
        <w:rPr>
          <w:rFonts w:ascii="Times New Roman" w:hAnsi="Times New Roman" w:cs="Times New Roman"/>
          <w:b/>
          <w:bCs/>
          <w:sz w:val="24"/>
          <w:szCs w:val="24"/>
        </w:rPr>
        <w:t>“Child Data”</w:t>
      </w:r>
      <w:r w:rsidRPr="00942BD0">
        <w:rPr>
          <w:rFonts w:ascii="Times New Roman" w:hAnsi="Times New Roman" w:cs="Times New Roman"/>
          <w:sz w:val="24"/>
          <w:szCs w:val="24"/>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rsidRPr="00942BD0" w:rsidR="00BE7116" w:rsidP="00E31A5E" w:rsidRDefault="00BE7116" w14:paraId="516E49C9" w14:textId="0E4E4892">
      <w:pPr>
        <w:pStyle w:val="ListParagraph"/>
        <w:numPr>
          <w:ilvl w:val="0"/>
          <w:numId w:val="68"/>
        </w:numPr>
        <w:ind w:left="360"/>
        <w:jc w:val="both"/>
        <w:rPr>
          <w:rFonts w:ascii="Times New Roman" w:hAnsi="Times New Roman" w:cs="Times New Roman"/>
          <w:sz w:val="24"/>
          <w:szCs w:val="24"/>
        </w:rPr>
      </w:pPr>
      <w:r w:rsidRPr="00EB6F98">
        <w:rPr>
          <w:rFonts w:ascii="Times New Roman" w:hAnsi="Times New Roman" w:cs="Times New Roman"/>
          <w:b/>
          <w:bCs/>
          <w:sz w:val="24"/>
          <w:szCs w:val="24"/>
        </w:rPr>
        <w:t>“Child Protection”</w:t>
      </w:r>
      <w:r>
        <w:rPr>
          <w:rFonts w:ascii="Times New Roman" w:hAnsi="Times New Roman" w:cs="Times New Roman"/>
          <w:sz w:val="24"/>
          <w:szCs w:val="24"/>
        </w:rPr>
        <w:t>:</w:t>
      </w:r>
      <w:r w:rsidRPr="00BE7116">
        <w:rPr>
          <w:rFonts w:ascii="Times New Roman" w:hAnsi="Times New Roman" w:cs="Times New Roman"/>
          <w:sz w:val="24"/>
          <w:szCs w:val="24"/>
        </w:rPr>
        <w:t xml:space="preserve"> </w:t>
      </w:r>
      <w:r w:rsidR="003F7FEB">
        <w:rPr>
          <w:rFonts w:ascii="Times New Roman" w:hAnsi="Times New Roman" w:cs="Times New Roman"/>
          <w:sz w:val="24"/>
          <w:szCs w:val="24"/>
        </w:rPr>
        <w:t>The goal of child protection i</w:t>
      </w:r>
      <w:r w:rsidRPr="00BE7116">
        <w:rPr>
          <w:rFonts w:ascii="Times New Roman" w:hAnsi="Times New Roman" w:cs="Times New Roman"/>
          <w:sz w:val="24"/>
          <w:szCs w:val="24"/>
        </w:rPr>
        <w:t>s making the world safe for children.</w:t>
      </w:r>
      <w:r w:rsidR="00C5443E">
        <w:rPr>
          <w:rFonts w:ascii="Times New Roman" w:hAnsi="Times New Roman" w:cs="Times New Roman"/>
          <w:sz w:val="24"/>
          <w:szCs w:val="24"/>
        </w:rPr>
        <w:t xml:space="preserve"> </w:t>
      </w:r>
      <w:r w:rsidRPr="00BE7116">
        <w:rPr>
          <w:rFonts w:ascii="Times New Roman" w:hAnsi="Times New Roman" w:cs="Times New Roman"/>
          <w:sz w:val="24"/>
          <w:szCs w:val="24"/>
        </w:rPr>
        <w:t>Child Protection responses are macro-level in scale and involve holistic approaches to meet the social and legal protection needs o</w:t>
      </w:r>
      <w:r w:rsidR="00EB6F98">
        <w:rPr>
          <w:rFonts w:ascii="Times New Roman" w:hAnsi="Times New Roman" w:cs="Times New Roman"/>
          <w:sz w:val="24"/>
          <w:szCs w:val="24"/>
        </w:rPr>
        <w:t xml:space="preserve">f </w:t>
      </w:r>
      <w:r w:rsidRPr="008D32C7" w:rsidR="008D32C7">
        <w:rPr>
          <w:rFonts w:ascii="Times New Roman" w:hAnsi="Times New Roman" w:cs="Times New Roman"/>
          <w:sz w:val="24"/>
          <w:szCs w:val="24"/>
        </w:rPr>
        <w:t>children and their families within vulnerable communities</w:t>
      </w:r>
      <w:r w:rsidR="00C5443E">
        <w:rPr>
          <w:rFonts w:ascii="Times New Roman" w:hAnsi="Times New Roman" w:cs="Times New Roman"/>
          <w:sz w:val="24"/>
          <w:szCs w:val="24"/>
        </w:rPr>
        <w:t>.</w:t>
      </w:r>
    </w:p>
    <w:p w:rsidR="00D151B7" w:rsidP="00E31A5E" w:rsidRDefault="008C4378" w14:paraId="23C4517C" w14:textId="77777777">
      <w:pPr>
        <w:pStyle w:val="ListParagraph"/>
        <w:numPr>
          <w:ilvl w:val="0"/>
          <w:numId w:val="68"/>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Safeguarding”</w:t>
      </w:r>
      <w:r w:rsidRPr="00F978E0">
        <w:rPr>
          <w:rFonts w:ascii="Times New Roman" w:hAnsi="Times New Roman" w:cs="Times New Roman"/>
          <w:sz w:val="24"/>
          <w:szCs w:val="24"/>
        </w:rPr>
        <w:t>: The set of policies, procedures, and practices employed to ensure that POA is a child</w:t>
      </w:r>
      <w:r w:rsidR="00A72704">
        <w:rPr>
          <w:rFonts w:ascii="Times New Roman" w:hAnsi="Times New Roman" w:cs="Times New Roman"/>
          <w:sz w:val="24"/>
          <w:szCs w:val="24"/>
        </w:rPr>
        <w:t>-</w:t>
      </w:r>
      <w:r w:rsidRPr="00F978E0">
        <w:rPr>
          <w:rFonts w:ascii="Times New Roman" w:hAnsi="Times New Roman" w:cs="Times New Roman"/>
          <w:sz w:val="24"/>
          <w:szCs w:val="24"/>
        </w:rPr>
        <w:t>safe organization. Child Safeguarding is making POA safe for children. It involves our collective and individual responsibility and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This includes our direct program implementation, work through partners, and management of children’s personal data.</w:t>
      </w:r>
    </w:p>
    <w:p w:rsidRPr="00D151B7" w:rsidR="00E3240F" w:rsidP="00C35551" w:rsidRDefault="00E3240F" w14:paraId="55D1047C" w14:textId="4EEE7E77">
      <w:pPr>
        <w:pStyle w:val="ListParagraph"/>
        <w:numPr>
          <w:ilvl w:val="0"/>
          <w:numId w:val="68"/>
        </w:numPr>
        <w:tabs>
          <w:tab w:val="left" w:pos="1620"/>
        </w:tabs>
        <w:ind w:left="360"/>
        <w:jc w:val="both"/>
        <w:rPr>
          <w:rFonts w:ascii="Times New Roman" w:hAnsi="Times New Roman" w:cs="Times New Roman"/>
          <w:sz w:val="24"/>
          <w:szCs w:val="24"/>
        </w:rPr>
      </w:pPr>
      <w:r w:rsidRPr="00D151B7">
        <w:rPr>
          <w:rFonts w:ascii="Times New Roman" w:hAnsi="Times New Roman" w:cs="Times New Roman"/>
          <w:b/>
          <w:bCs/>
          <w:sz w:val="24"/>
          <w:szCs w:val="24"/>
        </w:rPr>
        <w:t>“Gender Responsive Safeguarding”</w:t>
      </w:r>
      <w:r w:rsidRPr="00D151B7">
        <w:rPr>
          <w:rFonts w:ascii="Times New Roman" w:hAnsi="Times New Roman" w:cs="Times New Roman"/>
          <w:sz w:val="24"/>
          <w:szCs w:val="24"/>
        </w:rPr>
        <w:t>: is a safeguarding approach that</w:t>
      </w:r>
      <w:r w:rsidRPr="00D151B7" w:rsidR="00833D84">
        <w:rPr>
          <w:rFonts w:ascii="Times New Roman" w:hAnsi="Times New Roman" w:cs="Times New Roman"/>
          <w:sz w:val="24"/>
          <w:szCs w:val="24"/>
        </w:rPr>
        <w:t xml:space="preserve"> t</w:t>
      </w:r>
      <w:r w:rsidRPr="00D151B7">
        <w:rPr>
          <w:rFonts w:ascii="Times New Roman" w:hAnsi="Times New Roman" w:cs="Times New Roman"/>
          <w:sz w:val="24"/>
          <w:szCs w:val="24"/>
        </w:rPr>
        <w:t xml:space="preserve">akes full account of gender in considering the specific safeguarding needs of girls, boys, and other gender identities; </w:t>
      </w:r>
      <w:r w:rsidRPr="00D151B7" w:rsidR="00833D84">
        <w:rPr>
          <w:rFonts w:ascii="Times New Roman" w:hAnsi="Times New Roman" w:cs="Times New Roman"/>
          <w:sz w:val="24"/>
          <w:szCs w:val="24"/>
        </w:rPr>
        <w:t>and i</w:t>
      </w:r>
      <w:r w:rsidRPr="00D151B7">
        <w:rPr>
          <w:rFonts w:ascii="Times New Roman" w:hAnsi="Times New Roman" w:cs="Times New Roman"/>
          <w:sz w:val="24"/>
          <w:szCs w:val="24"/>
        </w:rPr>
        <w:t>ntegrates safeguarding measures that address protection risks for children (girls, boys</w:t>
      </w:r>
      <w:r w:rsidRPr="00D151B7" w:rsidR="00833D84">
        <w:rPr>
          <w:rFonts w:ascii="Times New Roman" w:hAnsi="Times New Roman" w:cs="Times New Roman"/>
          <w:sz w:val="24"/>
          <w:szCs w:val="24"/>
        </w:rPr>
        <w:t>, and</w:t>
      </w:r>
      <w:r w:rsidRPr="00D151B7">
        <w:rPr>
          <w:rFonts w:ascii="Times New Roman" w:hAnsi="Times New Roman" w:cs="Times New Roman"/>
          <w:sz w:val="24"/>
          <w:szCs w:val="24"/>
        </w:rPr>
        <w:t xml:space="preserve"> other gender identities) that stem from issues relating to gender bias and discrimination</w:t>
      </w:r>
      <w:r w:rsidRPr="00D151B7" w:rsidR="00833D84">
        <w:rPr>
          <w:rFonts w:ascii="Times New Roman" w:hAnsi="Times New Roman" w:cs="Times New Roman"/>
          <w:sz w:val="24"/>
          <w:szCs w:val="24"/>
        </w:rPr>
        <w:t>.</w:t>
      </w:r>
    </w:p>
    <w:p w:rsidRPr="00F978E0" w:rsidR="00506376" w:rsidP="00985FE6" w:rsidRDefault="00506376" w14:paraId="436370E6" w14:textId="1C58390A">
      <w:pPr>
        <w:pStyle w:val="ListParagraph"/>
        <w:numPr>
          <w:ilvl w:val="0"/>
          <w:numId w:val="68"/>
        </w:numPr>
        <w:ind w:left="360"/>
        <w:jc w:val="both"/>
        <w:rPr>
          <w:rFonts w:ascii="Times New Roman" w:hAnsi="Times New Roman" w:cs="Times New Roman"/>
          <w:sz w:val="24"/>
          <w:szCs w:val="24"/>
        </w:rPr>
      </w:pPr>
      <w:r w:rsidRPr="005D1051">
        <w:rPr>
          <w:rFonts w:ascii="Times New Roman" w:hAnsi="Times New Roman" w:cs="Times New Roman"/>
          <w:b/>
          <w:bCs/>
          <w:sz w:val="24"/>
          <w:szCs w:val="24"/>
        </w:rPr>
        <w:t>“Child Welfare”</w:t>
      </w:r>
      <w:r>
        <w:rPr>
          <w:rFonts w:ascii="Times New Roman" w:hAnsi="Times New Roman" w:cs="Times New Roman"/>
          <w:sz w:val="24"/>
          <w:szCs w:val="24"/>
        </w:rPr>
        <w:t xml:space="preserve">: </w:t>
      </w:r>
      <w:r w:rsidRPr="00506376">
        <w:rPr>
          <w:rFonts w:ascii="Times New Roman" w:hAnsi="Times New Roman" w:cs="Times New Roman"/>
          <w:sz w:val="24"/>
          <w:szCs w:val="24"/>
        </w:rPr>
        <w:t xml:space="preserve">Child Welfare is making the community safe for children. It includes claims of child abuse that happen external to </w:t>
      </w:r>
      <w:r w:rsidR="0086182B">
        <w:rPr>
          <w:rFonts w:ascii="Times New Roman" w:hAnsi="Times New Roman" w:cs="Times New Roman"/>
          <w:sz w:val="24"/>
          <w:szCs w:val="24"/>
        </w:rPr>
        <w:t>POA</w:t>
      </w:r>
      <w:r w:rsidRPr="00506376">
        <w:rPr>
          <w:rFonts w:ascii="Times New Roman" w:hAnsi="Times New Roman" w:cs="Times New Roman"/>
          <w:sz w:val="24"/>
          <w:szCs w:val="24"/>
        </w:rPr>
        <w:t xml:space="preserve"> and/or that are required by law or local norms to be reported to local authorities.</w:t>
      </w:r>
    </w:p>
    <w:p w:rsidRPr="00F978E0" w:rsidR="008C4378" w:rsidP="00F44B53" w:rsidRDefault="009A58FE" w14:paraId="1AAA9C4D" w14:textId="55D2F88A">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Pr="00F978E0" w:rsidR="008C4378">
        <w:rPr>
          <w:rFonts w:ascii="Times New Roman" w:hAnsi="Times New Roman" w:cs="Times New Roman"/>
          <w:b/>
          <w:sz w:val="24"/>
          <w:szCs w:val="24"/>
        </w:rPr>
        <w:t>“Complainant”</w:t>
      </w:r>
      <w:r w:rsidRPr="00F978E0" w:rsidR="008C4378">
        <w:rPr>
          <w:rFonts w:ascii="Times New Roman" w:hAnsi="Times New Roman" w:cs="Times New Roman"/>
          <w:sz w:val="24"/>
          <w:szCs w:val="24"/>
        </w:rPr>
        <w:t>: The person reporting (or “making a complaint” about) a violation of the Child Safeguarding Policy. This could be the victim or another person who becomes aware of the wrongdoing.</w:t>
      </w:r>
    </w:p>
    <w:p w:rsidRPr="00F978E0" w:rsidR="008C4378" w:rsidP="00F44B53" w:rsidRDefault="009A58FE" w14:paraId="54403C47" w14:textId="19959EED">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Pr="00F978E0" w:rsidR="008C4378">
        <w:rPr>
          <w:rFonts w:ascii="Times New Roman" w:hAnsi="Times New Roman" w:cs="Times New Roman"/>
          <w:b/>
          <w:sz w:val="24"/>
          <w:szCs w:val="24"/>
        </w:rPr>
        <w:t>“Complaint”</w:t>
      </w:r>
      <w:r w:rsidRPr="00F978E0" w:rsidR="008C4378">
        <w:rPr>
          <w:rFonts w:ascii="Times New Roman" w:hAnsi="Times New Roman" w:cs="Times New Roman"/>
          <w:sz w:val="24"/>
          <w:szCs w:val="24"/>
        </w:rPr>
        <w:t>: The report of a violation against the Child Safeguarding Policy.</w:t>
      </w:r>
    </w:p>
    <w:p w:rsidRPr="00F978E0" w:rsidR="008C4378" w:rsidP="00F44B53" w:rsidRDefault="009A58FE" w14:paraId="46D6D370" w14:textId="1BFEA6F1">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“Complaints proc</w:t>
      </w:r>
      <w:r w:rsidR="0086629D">
        <w:rPr>
          <w:rFonts w:ascii="Times New Roman" w:hAnsi="Times New Roman" w:cs="Times New Roman"/>
          <w:b/>
          <w:bCs/>
          <w:sz w:val="24"/>
          <w:szCs w:val="24"/>
        </w:rPr>
        <w:t>ess</w:t>
      </w:r>
      <w:r w:rsidR="004857D9">
        <w:rPr>
          <w:rFonts w:ascii="Times New Roman" w:hAnsi="Times New Roman" w:cs="Times New Roman"/>
          <w:b/>
          <w:bCs/>
          <w:sz w:val="24"/>
          <w:szCs w:val="24"/>
        </w:rPr>
        <w:t>”</w:t>
      </w:r>
      <w:r w:rsidRPr="00F978E0" w:rsidR="008C4378">
        <w:rPr>
          <w:rFonts w:ascii="Times New Roman" w:hAnsi="Times New Roman" w:cs="Times New Roman"/>
          <w:sz w:val="24"/>
          <w:szCs w:val="24"/>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rsidRPr="00F978E0" w:rsidR="008C4378" w:rsidP="00F44B53" w:rsidRDefault="009A58FE" w14:paraId="7E24AB94" w14:textId="135731E9">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Pr="00F978E0" w:rsidR="008C4378">
        <w:rPr>
          <w:rFonts w:ascii="Times New Roman" w:hAnsi="Times New Roman" w:cs="Times New Roman"/>
          <w:b/>
          <w:sz w:val="24"/>
          <w:szCs w:val="24"/>
        </w:rPr>
        <w:t>“Economic exploitation”</w:t>
      </w:r>
      <w:r w:rsidRPr="00F978E0" w:rsidR="008C4378">
        <w:rPr>
          <w:rFonts w:ascii="Times New Roman" w:hAnsi="Times New Roman" w:cs="Times New Roman"/>
          <w:sz w:val="24"/>
          <w:szCs w:val="24"/>
        </w:rPr>
        <w:t>: The deliberate misplacement, exploitation, or wrongful temporary or permanent use of belongings or money.</w:t>
      </w:r>
    </w:p>
    <w:p w:rsidRPr="00F978E0" w:rsidR="008C4378" w:rsidP="00F44B53" w:rsidRDefault="009A58FE" w14:paraId="6DB54F96" w14:textId="132280A1">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“Exploitative relationship”</w:t>
      </w:r>
      <w:r w:rsidRPr="00F978E0" w:rsidR="008C4378">
        <w:rPr>
          <w:rFonts w:ascii="Times New Roman" w:hAnsi="Times New Roman" w:cs="Times New Roman"/>
          <w:sz w:val="24"/>
          <w:szCs w:val="24"/>
        </w:rPr>
        <w:t xml:space="preserve">: A relationship that constitutes sexual exploitation (i.e., any actual or attempted abuse of a position of vulnerability, differential </w:t>
      </w:r>
      <w:r w:rsidRPr="00F978E0" w:rsidR="00C76875">
        <w:rPr>
          <w:rFonts w:ascii="Times New Roman" w:hAnsi="Times New Roman" w:cs="Times New Roman"/>
          <w:sz w:val="24"/>
          <w:szCs w:val="24"/>
        </w:rPr>
        <w:t>power,</w:t>
      </w:r>
      <w:r w:rsidRPr="00F978E0" w:rsidR="008C4378">
        <w:rPr>
          <w:rFonts w:ascii="Times New Roman" w:hAnsi="Times New Roman" w:cs="Times New Roman"/>
          <w:sz w:val="24"/>
          <w:szCs w:val="24"/>
        </w:rPr>
        <w:t xml:space="preserve"> or trust, for sexual purposes, including, but not limited to: Profiting monetarily, socially, or politically from the sexual exploitation of another.</w:t>
      </w:r>
      <w:r w:rsidRPr="00F978E0" w:rsidR="008C4378">
        <w:rPr>
          <w:rFonts w:ascii="Times New Roman" w:hAnsi="Times New Roman" w:eastAsia="Calibri" w:cs="Times New Roman"/>
          <w:b/>
          <w:bCs/>
          <w:sz w:val="24"/>
          <w:szCs w:val="24"/>
        </w:rPr>
        <w:t xml:space="preserve"> </w:t>
      </w:r>
    </w:p>
    <w:p w:rsidRPr="00F978E0" w:rsidR="008C4378" w:rsidP="00F44B53" w:rsidRDefault="009A58FE" w14:paraId="278AA8C5" w14:textId="2DAD50D2">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“Incident”</w:t>
      </w:r>
      <w:r w:rsidRPr="00F978E0" w:rsidR="008C4378">
        <w:rPr>
          <w:rFonts w:ascii="Times New Roman" w:hAnsi="Times New Roman" w:cs="Times New Roman"/>
          <w:sz w:val="24"/>
          <w:szCs w:val="24"/>
        </w:rPr>
        <w:t>: Instances of sexual exploitation and abuse, violence, suicide, accident, or other trauma.</w:t>
      </w:r>
    </w:p>
    <w:p w:rsidRPr="00F978E0" w:rsidR="008C4378" w:rsidP="00F44B53" w:rsidRDefault="009A58FE" w14:paraId="024217D5" w14:textId="3AC9333C">
      <w:pPr>
        <w:pStyle w:val="ListParagraph"/>
        <w:numPr>
          <w:ilvl w:val="0"/>
          <w:numId w:val="68"/>
        </w:numPr>
        <w:spacing w:after="0"/>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“POA Affiliate”</w:t>
      </w:r>
      <w:r w:rsidRPr="00F978E0" w:rsidR="008C4378">
        <w:rPr>
          <w:rFonts w:ascii="Times New Roman" w:hAnsi="Times New Roman" w:cs="Times New Roman"/>
          <w:sz w:val="24"/>
          <w:szCs w:val="24"/>
        </w:rPr>
        <w:t xml:space="preserve">: Any employee, non-employee, or member of the POA network, including, but not limited </w:t>
      </w:r>
      <w:r w:rsidRPr="00F978E0" w:rsidR="009F20F0">
        <w:rPr>
          <w:rFonts w:ascii="Times New Roman" w:hAnsi="Times New Roman" w:cs="Times New Roman"/>
          <w:sz w:val="24"/>
          <w:szCs w:val="24"/>
        </w:rPr>
        <w:t>to</w:t>
      </w:r>
      <w:r w:rsidRPr="00F978E0" w:rsidR="008C4378">
        <w:rPr>
          <w:rFonts w:ascii="Times New Roman" w:hAnsi="Times New Roman" w:cs="Times New Roman"/>
          <w:sz w:val="24"/>
          <w:szCs w:val="24"/>
        </w:rPr>
        <w:t xml:space="preserve"> all contractual relationship</w:t>
      </w:r>
      <w:r w:rsidR="00BA1AD3">
        <w:rPr>
          <w:rFonts w:ascii="Times New Roman" w:hAnsi="Times New Roman" w:cs="Times New Roman"/>
          <w:sz w:val="24"/>
          <w:szCs w:val="24"/>
        </w:rPr>
        <w:t>s</w:t>
      </w:r>
      <w:r w:rsidRPr="00F978E0" w:rsidR="008C4378">
        <w:rPr>
          <w:rFonts w:ascii="Times New Roman" w:hAnsi="Times New Roman" w:cs="Times New Roman"/>
          <w:sz w:val="24"/>
          <w:szCs w:val="24"/>
        </w:rPr>
        <w:t>, consultants, volunteers, chapters, and members.</w:t>
      </w:r>
    </w:p>
    <w:p w:rsidR="008C4378" w:rsidP="00F44B53" w:rsidRDefault="009A58FE" w14:paraId="5B412B62" w14:textId="73BF89DA">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“Partner Organizations”</w:t>
      </w:r>
      <w:r w:rsidRPr="00F978E0" w:rsidR="008C4378">
        <w:rPr>
          <w:rFonts w:ascii="Times New Roman" w:hAnsi="Times New Roman" w:cs="Times New Roman"/>
          <w:sz w:val="24"/>
          <w:szCs w:val="24"/>
        </w:rPr>
        <w:t>: Any organization that has a contractual relationship with POA, including subcontractors and subawardees.</w:t>
      </w:r>
    </w:p>
    <w:p w:rsidRPr="00F978E0" w:rsidR="008C4378" w:rsidP="00F44B53" w:rsidRDefault="009A58FE" w14:paraId="6E2A25AA" w14:textId="161857AD">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978E0" w:rsidR="008C4378">
        <w:rPr>
          <w:rFonts w:ascii="Times New Roman" w:hAnsi="Times New Roman" w:cs="Times New Roman"/>
          <w:b/>
          <w:bCs/>
          <w:sz w:val="24"/>
          <w:szCs w:val="24"/>
        </w:rPr>
        <w:t>“Victim”</w:t>
      </w:r>
      <w:r w:rsidRPr="00F978E0" w:rsidR="008C4378">
        <w:rPr>
          <w:rFonts w:ascii="Times New Roman" w:hAnsi="Times New Roman" w:cs="Times New Roman"/>
          <w:sz w:val="24"/>
          <w:szCs w:val="24"/>
        </w:rPr>
        <w:t>: The child who is sexually exploited, abused, or otherwise harmed. The term Victim is not meant to imply a lack of strength, resilience, or capacity to survive.</w:t>
      </w:r>
    </w:p>
    <w:p w:rsidRPr="003B1A27" w:rsidR="000C6651" w:rsidP="006D4069" w:rsidRDefault="002129A8" w14:paraId="2B4761D3" w14:textId="50FDA9CE">
      <w:pPr>
        <w:pStyle w:val="Heading1"/>
      </w:pPr>
      <w:bookmarkStart w:name="_Toc71585922" w:id="6"/>
      <w:r w:rsidRPr="003B1A27">
        <w:t>Purpose</w:t>
      </w:r>
      <w:bookmarkEnd w:id="6"/>
    </w:p>
    <w:p w:rsidRPr="00F978E0" w:rsidR="00F7173B" w:rsidP="006D4069" w:rsidRDefault="001E0C7C" w14:paraId="528C90D4" w14:textId="7A5FBBED">
      <w:pPr>
        <w:jc w:val="both"/>
        <w:rPr>
          <w:rFonts w:ascii="Times New Roman" w:hAnsi="Times New Roman" w:cs="Times New Roman"/>
          <w:sz w:val="24"/>
          <w:szCs w:val="24"/>
        </w:rPr>
      </w:pPr>
      <w:r w:rsidRPr="00F978E0">
        <w:rPr>
          <w:rFonts w:ascii="Times New Roman" w:hAnsi="Times New Roman" w:cs="Times New Roman"/>
          <w:sz w:val="24"/>
          <w:szCs w:val="24"/>
        </w:rPr>
        <w:t>This policy applies to all POA Affiliates interacting with children</w:t>
      </w:r>
      <w:r w:rsidR="00607B3F">
        <w:rPr>
          <w:rFonts w:ascii="Times New Roman" w:hAnsi="Times New Roman" w:cs="Times New Roman"/>
          <w:sz w:val="24"/>
          <w:szCs w:val="24"/>
        </w:rPr>
        <w:t xml:space="preserve"> both in the U.S. and abroad</w:t>
      </w:r>
      <w:r w:rsidR="00B9556B">
        <w:rPr>
          <w:rFonts w:ascii="Times New Roman" w:hAnsi="Times New Roman" w:cs="Times New Roman"/>
          <w:sz w:val="24"/>
          <w:szCs w:val="24"/>
        </w:rPr>
        <w:t>.</w:t>
      </w:r>
      <w:r w:rsidRPr="00F978E0" w:rsidR="008824C2">
        <w:rPr>
          <w:rFonts w:ascii="Times New Roman" w:hAnsi="Times New Roman" w:cs="Times New Roman"/>
          <w:sz w:val="24"/>
          <w:szCs w:val="24"/>
        </w:rPr>
        <w:t xml:space="preserve"> </w:t>
      </w:r>
      <w:r w:rsidRPr="00F978E0" w:rsidR="00A3376B">
        <w:rPr>
          <w:rFonts w:ascii="Times New Roman" w:hAnsi="Times New Roman" w:cs="Times New Roman"/>
          <w:sz w:val="24"/>
          <w:szCs w:val="24"/>
        </w:rPr>
        <w:t>This policy and related procedures describe POA</w:t>
      </w:r>
      <w:r w:rsidR="00A3734B">
        <w:rPr>
          <w:rFonts w:ascii="Times New Roman" w:hAnsi="Times New Roman" w:cs="Times New Roman"/>
          <w:sz w:val="24"/>
          <w:szCs w:val="24"/>
        </w:rPr>
        <w:t>’s</w:t>
      </w:r>
      <w:r w:rsidRPr="00F978E0" w:rsidR="00A3376B">
        <w:rPr>
          <w:rFonts w:ascii="Times New Roman" w:hAnsi="Times New Roman" w:cs="Times New Roman"/>
          <w:sz w:val="24"/>
          <w:szCs w:val="24"/>
        </w:rPr>
        <w:t xml:space="preserve"> commitment to </w:t>
      </w:r>
      <w:r w:rsidRPr="00F978E0" w:rsidR="00707C9B">
        <w:rPr>
          <w:rFonts w:ascii="Times New Roman" w:hAnsi="Times New Roman" w:cs="Times New Roman"/>
          <w:sz w:val="24"/>
          <w:szCs w:val="24"/>
        </w:rPr>
        <w:t>C</w:t>
      </w:r>
      <w:r w:rsidRPr="00F978E0" w:rsidR="00A3376B">
        <w:rPr>
          <w:rFonts w:ascii="Times New Roman" w:hAnsi="Times New Roman" w:cs="Times New Roman"/>
          <w:sz w:val="24"/>
          <w:szCs w:val="24"/>
        </w:rPr>
        <w:t xml:space="preserve">hild </w:t>
      </w:r>
      <w:r w:rsidRPr="00F978E0" w:rsidR="00707C9B">
        <w:rPr>
          <w:rFonts w:ascii="Times New Roman" w:hAnsi="Times New Roman" w:cs="Times New Roman"/>
          <w:sz w:val="24"/>
          <w:szCs w:val="24"/>
        </w:rPr>
        <w:t>S</w:t>
      </w:r>
      <w:r w:rsidRPr="00F978E0" w:rsidR="00A3376B">
        <w:rPr>
          <w:rFonts w:ascii="Times New Roman" w:hAnsi="Times New Roman" w:cs="Times New Roman"/>
          <w:sz w:val="24"/>
          <w:szCs w:val="24"/>
        </w:rPr>
        <w:t xml:space="preserve">afeguarding. </w:t>
      </w:r>
      <w:r w:rsidRPr="00F978E0" w:rsidR="0044752A">
        <w:rPr>
          <w:rFonts w:ascii="Times New Roman" w:hAnsi="Times New Roman" w:cs="Times New Roman"/>
          <w:sz w:val="24"/>
          <w:szCs w:val="24"/>
        </w:rPr>
        <w:t>POA</w:t>
      </w:r>
      <w:r w:rsidR="00B1737A">
        <w:rPr>
          <w:rFonts w:ascii="Times New Roman" w:hAnsi="Times New Roman" w:cs="Times New Roman"/>
          <w:sz w:val="24"/>
          <w:szCs w:val="24"/>
        </w:rPr>
        <w:t xml:space="preserve">’s current programs </w:t>
      </w:r>
      <w:r w:rsidR="008A2713">
        <w:rPr>
          <w:rFonts w:ascii="Times New Roman" w:hAnsi="Times New Roman" w:cs="Times New Roman"/>
          <w:sz w:val="24"/>
          <w:szCs w:val="24"/>
        </w:rPr>
        <w:t>support activities with children</w:t>
      </w:r>
      <w:r w:rsidRPr="00F978E0" w:rsidR="004E251F">
        <w:rPr>
          <w:rFonts w:ascii="Times New Roman" w:hAnsi="Times New Roman" w:cs="Times New Roman"/>
          <w:sz w:val="24"/>
          <w:szCs w:val="24"/>
        </w:rPr>
        <w:t>, who are particularly vulnerable to abuse and exploitation</w:t>
      </w:r>
      <w:r w:rsidRPr="00F978E0" w:rsidR="009757E0">
        <w:rPr>
          <w:rFonts w:ascii="Times New Roman" w:hAnsi="Times New Roman" w:cs="Times New Roman"/>
          <w:sz w:val="24"/>
          <w:szCs w:val="24"/>
        </w:rPr>
        <w:t xml:space="preserve">. </w:t>
      </w:r>
      <w:r w:rsidR="00196C36">
        <w:rPr>
          <w:rFonts w:ascii="Times New Roman" w:hAnsi="Times New Roman" w:cs="Times New Roman"/>
          <w:sz w:val="24"/>
          <w:szCs w:val="24"/>
        </w:rPr>
        <w:t xml:space="preserve">This is due to the </w:t>
      </w:r>
      <w:r w:rsidRPr="00F978E0" w:rsidR="006D3F61">
        <w:rPr>
          <w:rFonts w:ascii="Times New Roman" w:hAnsi="Times New Roman" w:cs="Times New Roman"/>
          <w:sz w:val="24"/>
          <w:szCs w:val="24"/>
        </w:rPr>
        <w:t xml:space="preserve">inherent power differential </w:t>
      </w:r>
      <w:r w:rsidR="00196C36">
        <w:rPr>
          <w:rFonts w:ascii="Times New Roman" w:hAnsi="Times New Roman" w:cs="Times New Roman"/>
          <w:sz w:val="24"/>
          <w:szCs w:val="24"/>
        </w:rPr>
        <w:t xml:space="preserve">that exists </w:t>
      </w:r>
      <w:r w:rsidRPr="00F978E0" w:rsidR="006D3F61">
        <w:rPr>
          <w:rFonts w:ascii="Times New Roman" w:hAnsi="Times New Roman" w:cs="Times New Roman"/>
          <w:sz w:val="24"/>
          <w:szCs w:val="24"/>
        </w:rPr>
        <w:t>between aid organizations and impacted communities</w:t>
      </w:r>
      <w:r w:rsidR="000C33F7">
        <w:rPr>
          <w:rFonts w:ascii="Times New Roman" w:hAnsi="Times New Roman" w:cs="Times New Roman"/>
          <w:sz w:val="24"/>
          <w:szCs w:val="24"/>
        </w:rPr>
        <w:t>,</w:t>
      </w:r>
      <w:r w:rsidRPr="00F978E0" w:rsidR="006D3F61">
        <w:rPr>
          <w:rFonts w:ascii="Times New Roman" w:hAnsi="Times New Roman" w:cs="Times New Roman"/>
          <w:sz w:val="24"/>
          <w:szCs w:val="24"/>
        </w:rPr>
        <w:t xml:space="preserve"> </w:t>
      </w:r>
      <w:r w:rsidR="00DB5321">
        <w:rPr>
          <w:rFonts w:ascii="Times New Roman" w:hAnsi="Times New Roman" w:cs="Times New Roman"/>
          <w:sz w:val="24"/>
          <w:szCs w:val="24"/>
        </w:rPr>
        <w:t xml:space="preserve">which </w:t>
      </w:r>
      <w:r w:rsidRPr="00F978E0" w:rsidR="006D3F61">
        <w:rPr>
          <w:rFonts w:ascii="Times New Roman" w:hAnsi="Times New Roman" w:cs="Times New Roman"/>
          <w:sz w:val="24"/>
          <w:szCs w:val="24"/>
        </w:rPr>
        <w:t>heighten</w:t>
      </w:r>
      <w:r w:rsidR="00DB5321">
        <w:rPr>
          <w:rFonts w:ascii="Times New Roman" w:hAnsi="Times New Roman" w:cs="Times New Roman"/>
          <w:sz w:val="24"/>
          <w:szCs w:val="24"/>
        </w:rPr>
        <w:t>s</w:t>
      </w:r>
      <w:r w:rsidRPr="00F978E0" w:rsidR="006D3F61">
        <w:rPr>
          <w:rFonts w:ascii="Times New Roman" w:hAnsi="Times New Roman" w:cs="Times New Roman"/>
          <w:sz w:val="24"/>
          <w:szCs w:val="24"/>
        </w:rPr>
        <w:t xml:space="preserve"> the risk of abuse and exploitation</w:t>
      </w:r>
      <w:r w:rsidR="00ED44AC">
        <w:rPr>
          <w:rFonts w:ascii="Times New Roman" w:hAnsi="Times New Roman" w:cs="Times New Roman"/>
          <w:sz w:val="24"/>
          <w:szCs w:val="24"/>
        </w:rPr>
        <w:t xml:space="preserve">. </w:t>
      </w:r>
      <w:r w:rsidR="00546E3D">
        <w:rPr>
          <w:rFonts w:ascii="Times New Roman" w:hAnsi="Times New Roman" w:cs="Times New Roman"/>
          <w:sz w:val="24"/>
          <w:szCs w:val="24"/>
        </w:rPr>
        <w:t xml:space="preserve">In order to protect all </w:t>
      </w:r>
      <w:r w:rsidR="00D42AA9">
        <w:rPr>
          <w:rFonts w:ascii="Times New Roman" w:hAnsi="Times New Roman" w:cs="Times New Roman"/>
          <w:sz w:val="24"/>
          <w:szCs w:val="24"/>
        </w:rPr>
        <w:t>program beneficiaries against this power differential</w:t>
      </w:r>
      <w:r w:rsidRPr="00F978E0" w:rsidR="00791356">
        <w:rPr>
          <w:rFonts w:ascii="Times New Roman" w:hAnsi="Times New Roman" w:cs="Times New Roman"/>
          <w:sz w:val="24"/>
          <w:szCs w:val="24"/>
        </w:rPr>
        <w:t>, this Child Safeguarding Policy, the</w:t>
      </w:r>
      <w:r w:rsidRPr="00F978E0" w:rsidR="00961055">
        <w:rPr>
          <w:rFonts w:ascii="Times New Roman" w:hAnsi="Times New Roman" w:cs="Times New Roman"/>
          <w:sz w:val="24"/>
          <w:szCs w:val="24"/>
        </w:rPr>
        <w:t xml:space="preserve"> </w:t>
      </w:r>
      <w:hyperlink w:history="1" r:id="rId12">
        <w:r w:rsidRPr="00F978E0" w:rsidR="00961055">
          <w:rPr>
            <w:rStyle w:val="Hyperlink"/>
            <w:rFonts w:ascii="Times New Roman" w:hAnsi="Times New Roman" w:cs="Times New Roman"/>
            <w:sz w:val="24"/>
            <w:szCs w:val="24"/>
          </w:rPr>
          <w:t>Sexual Exploitation and Abuse Prevention Policy</w:t>
        </w:r>
      </w:hyperlink>
      <w:r w:rsidRPr="00F978E0" w:rsidR="00961055">
        <w:rPr>
          <w:rFonts w:ascii="Times New Roman" w:hAnsi="Times New Roman" w:cs="Times New Roman"/>
          <w:sz w:val="24"/>
          <w:szCs w:val="24"/>
        </w:rPr>
        <w:t xml:space="preserve">, and </w:t>
      </w:r>
      <w:r w:rsidRPr="00F978E0" w:rsidR="00DA70BC">
        <w:rPr>
          <w:rFonts w:ascii="Times New Roman" w:hAnsi="Times New Roman" w:cs="Times New Roman"/>
          <w:sz w:val="24"/>
          <w:szCs w:val="24"/>
        </w:rPr>
        <w:t xml:space="preserve">the </w:t>
      </w:r>
      <w:hyperlink w:history="1" r:id="rId13">
        <w:r w:rsidRPr="00F978E0" w:rsidR="00DA70BC">
          <w:rPr>
            <w:rStyle w:val="Hyperlink"/>
            <w:rFonts w:ascii="Times New Roman" w:hAnsi="Times New Roman" w:cs="Times New Roman"/>
            <w:sz w:val="24"/>
            <w:szCs w:val="24"/>
          </w:rPr>
          <w:t>Sexual Harassment Policy</w:t>
        </w:r>
      </w:hyperlink>
      <w:r w:rsidRPr="00F978E0" w:rsidR="00DA70BC">
        <w:rPr>
          <w:rFonts w:ascii="Times New Roman" w:hAnsi="Times New Roman" w:cs="Times New Roman"/>
          <w:sz w:val="24"/>
          <w:szCs w:val="24"/>
        </w:rPr>
        <w:t xml:space="preserve"> </w:t>
      </w:r>
      <w:r w:rsidRPr="00F978E0" w:rsidR="00907B61">
        <w:rPr>
          <w:rFonts w:ascii="Times New Roman" w:hAnsi="Times New Roman" w:cs="Times New Roman"/>
          <w:sz w:val="24"/>
          <w:szCs w:val="24"/>
        </w:rPr>
        <w:t xml:space="preserve">serve </w:t>
      </w:r>
      <w:r w:rsidR="0099570C">
        <w:rPr>
          <w:rFonts w:ascii="Times New Roman" w:hAnsi="Times New Roman" w:cs="Times New Roman"/>
          <w:sz w:val="24"/>
          <w:szCs w:val="24"/>
        </w:rPr>
        <w:t>to</w:t>
      </w:r>
      <w:r w:rsidR="0006736A">
        <w:rPr>
          <w:rFonts w:ascii="Times New Roman" w:hAnsi="Times New Roman" w:cs="Times New Roman"/>
          <w:sz w:val="24"/>
          <w:szCs w:val="24"/>
        </w:rPr>
        <w:t xml:space="preserve"> transform</w:t>
      </w:r>
      <w:r w:rsidRPr="00F978E0" w:rsidR="00907B61">
        <w:rPr>
          <w:rFonts w:ascii="Times New Roman" w:hAnsi="Times New Roman" w:cs="Times New Roman"/>
          <w:sz w:val="24"/>
          <w:szCs w:val="24"/>
        </w:rPr>
        <w:t xml:space="preserve"> </w:t>
      </w:r>
      <w:r w:rsidRPr="00F978E0" w:rsidR="0044752A">
        <w:rPr>
          <w:rFonts w:ascii="Times New Roman" w:hAnsi="Times New Roman" w:cs="Times New Roman"/>
          <w:sz w:val="24"/>
          <w:szCs w:val="24"/>
        </w:rPr>
        <w:t>POA</w:t>
      </w:r>
      <w:r w:rsidRPr="00F978E0" w:rsidR="00E54A2D">
        <w:rPr>
          <w:rFonts w:ascii="Times New Roman" w:hAnsi="Times New Roman" w:cs="Times New Roman"/>
          <w:sz w:val="24"/>
          <w:szCs w:val="24"/>
        </w:rPr>
        <w:t>’</w:t>
      </w:r>
      <w:r w:rsidRPr="00F978E0" w:rsidR="0044752A">
        <w:rPr>
          <w:rFonts w:ascii="Times New Roman" w:hAnsi="Times New Roman" w:cs="Times New Roman"/>
          <w:sz w:val="24"/>
          <w:szCs w:val="24"/>
        </w:rPr>
        <w:t>s</w:t>
      </w:r>
      <w:r w:rsidRPr="00F978E0" w:rsidR="00E54A2D">
        <w:rPr>
          <w:rFonts w:ascii="Times New Roman" w:hAnsi="Times New Roman" w:cs="Times New Roman"/>
          <w:sz w:val="24"/>
          <w:szCs w:val="24"/>
        </w:rPr>
        <w:t xml:space="preserve"> values into behaviors to which all </w:t>
      </w:r>
      <w:r w:rsidRPr="00F978E0" w:rsidR="00885C23">
        <w:rPr>
          <w:rFonts w:ascii="Times New Roman" w:hAnsi="Times New Roman" w:cs="Times New Roman"/>
          <w:sz w:val="24"/>
          <w:szCs w:val="24"/>
        </w:rPr>
        <w:t>POA</w:t>
      </w:r>
      <w:r w:rsidRPr="00F978E0" w:rsidR="00894DC3">
        <w:rPr>
          <w:rFonts w:ascii="Times New Roman" w:hAnsi="Times New Roman" w:cs="Times New Roman"/>
          <w:sz w:val="24"/>
          <w:szCs w:val="24"/>
        </w:rPr>
        <w:t xml:space="preserve"> Affiliates are expected to conform. </w:t>
      </w:r>
    </w:p>
    <w:p w:rsidRPr="00F978E0" w:rsidR="00D023EC" w:rsidP="006D4069" w:rsidRDefault="006A4FF6" w14:paraId="2793F973" w14:textId="20A894AD">
      <w:pPr>
        <w:jc w:val="both"/>
        <w:rPr>
          <w:rFonts w:ascii="Times New Roman" w:hAnsi="Times New Roman" w:cs="Times New Roman"/>
          <w:sz w:val="24"/>
          <w:szCs w:val="24"/>
        </w:rPr>
      </w:pPr>
      <w:r w:rsidRPr="00F978E0">
        <w:rPr>
          <w:rFonts w:ascii="Times New Roman" w:hAnsi="Times New Roman" w:cs="Times New Roman"/>
          <w:sz w:val="24"/>
          <w:szCs w:val="24"/>
        </w:rPr>
        <w:t>T</w:t>
      </w:r>
      <w:r w:rsidRPr="00F978E0" w:rsidR="00E1059B">
        <w:rPr>
          <w:rFonts w:ascii="Times New Roman" w:hAnsi="Times New Roman" w:cs="Times New Roman"/>
          <w:sz w:val="24"/>
          <w:szCs w:val="24"/>
        </w:rPr>
        <w:t xml:space="preserve">his policy is </w:t>
      </w:r>
      <w:r w:rsidRPr="00F978E0" w:rsidR="00F355E4">
        <w:rPr>
          <w:rFonts w:ascii="Times New Roman" w:hAnsi="Times New Roman" w:cs="Times New Roman"/>
          <w:sz w:val="24"/>
          <w:szCs w:val="24"/>
        </w:rPr>
        <w:t>meant</w:t>
      </w:r>
      <w:r w:rsidRPr="00F978E0" w:rsidR="00E1059B">
        <w:rPr>
          <w:rFonts w:ascii="Times New Roman" w:hAnsi="Times New Roman" w:cs="Times New Roman"/>
          <w:sz w:val="24"/>
          <w:szCs w:val="24"/>
        </w:rPr>
        <w:t xml:space="preserve"> </w:t>
      </w:r>
      <w:r w:rsidRPr="00F978E0" w:rsidR="008409FF">
        <w:rPr>
          <w:rFonts w:ascii="Times New Roman" w:hAnsi="Times New Roman" w:cs="Times New Roman"/>
          <w:sz w:val="24"/>
          <w:szCs w:val="24"/>
        </w:rPr>
        <w:t xml:space="preserve">to provide a general guidance and </w:t>
      </w:r>
      <w:r w:rsidRPr="00F978E0" w:rsidR="00F63E4B">
        <w:rPr>
          <w:rFonts w:ascii="Times New Roman" w:hAnsi="Times New Roman" w:cs="Times New Roman"/>
          <w:sz w:val="24"/>
          <w:szCs w:val="24"/>
        </w:rPr>
        <w:t xml:space="preserve">to comply </w:t>
      </w:r>
      <w:r w:rsidRPr="00F978E0" w:rsidR="4CE45E06">
        <w:rPr>
          <w:rFonts w:ascii="Times New Roman" w:hAnsi="Times New Roman" w:cs="Times New Roman"/>
          <w:sz w:val="24"/>
          <w:szCs w:val="24"/>
        </w:rPr>
        <w:t xml:space="preserve">with </w:t>
      </w:r>
      <w:r w:rsidRPr="00F978E0" w:rsidR="00F63E4B">
        <w:rPr>
          <w:rFonts w:ascii="Times New Roman" w:hAnsi="Times New Roman" w:cs="Times New Roman"/>
          <w:sz w:val="24"/>
          <w:szCs w:val="24"/>
        </w:rPr>
        <w:t>U.S. Government regulation</w:t>
      </w:r>
      <w:r w:rsidRPr="00F978E0" w:rsidR="00A857AD">
        <w:rPr>
          <w:rFonts w:ascii="Times New Roman" w:hAnsi="Times New Roman" w:cs="Times New Roman"/>
          <w:sz w:val="24"/>
          <w:szCs w:val="24"/>
        </w:rPr>
        <w:t>s</w:t>
      </w:r>
      <w:r w:rsidRPr="00F978E0" w:rsidR="00F63E4B">
        <w:rPr>
          <w:rFonts w:ascii="Times New Roman" w:hAnsi="Times New Roman" w:cs="Times New Roman"/>
          <w:sz w:val="24"/>
          <w:szCs w:val="24"/>
        </w:rPr>
        <w:t>, donor requirements</w:t>
      </w:r>
      <w:r w:rsidRPr="00F978E0" w:rsidR="00A857AD">
        <w:rPr>
          <w:rFonts w:ascii="Times New Roman" w:hAnsi="Times New Roman" w:cs="Times New Roman"/>
          <w:sz w:val="24"/>
          <w:szCs w:val="24"/>
        </w:rPr>
        <w:t>, and all other applicable local laws.</w:t>
      </w:r>
      <w:r w:rsidRPr="00F978E0" w:rsidR="00F27987">
        <w:rPr>
          <w:rFonts w:ascii="Times New Roman" w:hAnsi="Times New Roman" w:cs="Times New Roman"/>
          <w:sz w:val="24"/>
          <w:szCs w:val="24"/>
        </w:rPr>
        <w:t xml:space="preserve"> </w:t>
      </w:r>
      <w:r w:rsidRPr="00F978E0" w:rsidR="00D023EC">
        <w:rPr>
          <w:rFonts w:ascii="Times New Roman" w:hAnsi="Times New Roman" w:cs="Times New Roman"/>
          <w:sz w:val="24"/>
          <w:szCs w:val="24"/>
        </w:rPr>
        <w:t>No code or policy can anticipate every situation that may arise. Accordingly, this policy is intended to serve as a source of guiding principles.</w:t>
      </w:r>
      <w:r w:rsidR="00F00EC8">
        <w:rPr>
          <w:rFonts w:ascii="Times New Roman" w:hAnsi="Times New Roman" w:cs="Times New Roman"/>
          <w:sz w:val="24"/>
          <w:szCs w:val="24"/>
        </w:rPr>
        <w:t xml:space="preserve"> </w:t>
      </w:r>
      <w:r w:rsidRPr="00B56F04" w:rsidR="00B56F04">
        <w:rPr>
          <w:rFonts w:ascii="Times New Roman" w:hAnsi="Times New Roman" w:cs="Times New Roman"/>
          <w:sz w:val="24"/>
          <w:szCs w:val="24"/>
        </w:rPr>
        <w:t>Any violations of this policy will be treated as a serious infraction and will result in disciplinary action, up to and including termination, and any other available legal remedy.</w:t>
      </w:r>
      <w:r w:rsidR="00B56F04">
        <w:rPr>
          <w:rFonts w:ascii="Times New Roman" w:hAnsi="Times New Roman" w:cs="Times New Roman"/>
          <w:sz w:val="24"/>
          <w:szCs w:val="24"/>
        </w:rPr>
        <w:t xml:space="preserve"> </w:t>
      </w:r>
      <w:r w:rsidR="00B21E6A">
        <w:rPr>
          <w:rFonts w:ascii="Times New Roman" w:hAnsi="Times New Roman" w:cs="Times New Roman"/>
          <w:sz w:val="24"/>
          <w:szCs w:val="24"/>
        </w:rPr>
        <w:t>POA</w:t>
      </w:r>
      <w:r w:rsidR="00F00EC8">
        <w:rPr>
          <w:rFonts w:ascii="Times New Roman" w:hAnsi="Times New Roman" w:cs="Times New Roman"/>
          <w:sz w:val="24"/>
          <w:szCs w:val="24"/>
        </w:rPr>
        <w:t xml:space="preserve"> </w:t>
      </w:r>
      <w:r w:rsidRPr="00F978E0" w:rsidR="00D023EC">
        <w:rPr>
          <w:rFonts w:ascii="Times New Roman" w:hAnsi="Times New Roman" w:cs="Times New Roman"/>
          <w:sz w:val="24"/>
          <w:szCs w:val="24"/>
        </w:rPr>
        <w:t>reserves the right to make all decisions on a case-by-case basis.</w:t>
      </w:r>
    </w:p>
    <w:p w:rsidRPr="00F978E0" w:rsidR="000C6651" w:rsidP="006D4069" w:rsidRDefault="000C6651" w14:paraId="1BB4CE84" w14:textId="56B6CA40">
      <w:pPr>
        <w:pStyle w:val="Heading1"/>
      </w:pPr>
      <w:bookmarkStart w:name="_Toc40479670" w:id="7"/>
      <w:bookmarkStart w:name="_Toc40479732" w:id="8"/>
      <w:bookmarkStart w:name="_Toc71585923" w:id="9"/>
      <w:bookmarkEnd w:id="7"/>
      <w:bookmarkEnd w:id="8"/>
      <w:r w:rsidRPr="00F978E0">
        <w:t>Goal</w:t>
      </w:r>
      <w:bookmarkEnd w:id="9"/>
    </w:p>
    <w:p w:rsidRPr="00F978E0" w:rsidR="000C6651" w:rsidP="006D4069" w:rsidRDefault="0044752A" w14:paraId="026359FA" w14:textId="0E7447FC">
      <w:p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D57307">
        <w:rPr>
          <w:rFonts w:ascii="Times New Roman" w:hAnsi="Times New Roman" w:cs="Times New Roman"/>
          <w:sz w:val="24"/>
          <w:szCs w:val="24"/>
        </w:rPr>
        <w:t>is committed to providing a safe</w:t>
      </w:r>
      <w:r w:rsidR="00DE1FB6">
        <w:rPr>
          <w:rFonts w:ascii="Times New Roman" w:hAnsi="Times New Roman" w:cs="Times New Roman"/>
          <w:sz w:val="24"/>
          <w:szCs w:val="24"/>
        </w:rPr>
        <w:t>,</w:t>
      </w:r>
      <w:r w:rsidRPr="00F978E0" w:rsidR="00D57307">
        <w:rPr>
          <w:rFonts w:ascii="Times New Roman" w:hAnsi="Times New Roman" w:cs="Times New Roman"/>
          <w:sz w:val="24"/>
          <w:szCs w:val="24"/>
        </w:rPr>
        <w:t xml:space="preserve"> nurturing working environment and </w:t>
      </w:r>
      <w:r w:rsidR="00486B2B">
        <w:rPr>
          <w:rFonts w:ascii="Times New Roman" w:hAnsi="Times New Roman" w:cs="Times New Roman"/>
          <w:sz w:val="24"/>
          <w:szCs w:val="24"/>
        </w:rPr>
        <w:t>protect</w:t>
      </w:r>
      <w:r w:rsidR="00DE1FB6">
        <w:rPr>
          <w:rFonts w:ascii="Times New Roman" w:hAnsi="Times New Roman" w:cs="Times New Roman"/>
          <w:sz w:val="24"/>
          <w:szCs w:val="24"/>
        </w:rPr>
        <w:t>ing</w:t>
      </w:r>
      <w:r w:rsidRPr="00F978E0" w:rsidR="00D57307">
        <w:rPr>
          <w:rFonts w:ascii="Times New Roman" w:hAnsi="Times New Roman" w:cs="Times New Roman"/>
          <w:sz w:val="24"/>
          <w:szCs w:val="24"/>
        </w:rPr>
        <w:t xml:space="preserve"> </w:t>
      </w:r>
      <w:r w:rsidRPr="00F978E0" w:rsidR="00103665">
        <w:rPr>
          <w:rFonts w:ascii="Times New Roman" w:hAnsi="Times New Roman" w:cs="Times New Roman"/>
          <w:sz w:val="24"/>
          <w:szCs w:val="24"/>
        </w:rPr>
        <w:t>children</w:t>
      </w:r>
      <w:r w:rsidRPr="00F978E0" w:rsidR="00F211CE">
        <w:rPr>
          <w:rFonts w:ascii="Times New Roman" w:hAnsi="Times New Roman" w:cs="Times New Roman"/>
          <w:sz w:val="24"/>
          <w:szCs w:val="24"/>
        </w:rPr>
        <w:t xml:space="preserve"> </w:t>
      </w:r>
      <w:r w:rsidRPr="00F978E0" w:rsidR="00D57307">
        <w:rPr>
          <w:rFonts w:ascii="Times New Roman" w:hAnsi="Times New Roman" w:cs="Times New Roman"/>
          <w:sz w:val="24"/>
          <w:szCs w:val="24"/>
        </w:rPr>
        <w:t>who participate in programs and</w:t>
      </w:r>
      <w:r w:rsidRPr="00F978E0" w:rsidR="000719D6">
        <w:rPr>
          <w:rFonts w:ascii="Times New Roman" w:hAnsi="Times New Roman" w:cs="Times New Roman"/>
          <w:sz w:val="24"/>
          <w:szCs w:val="24"/>
        </w:rPr>
        <w:t>/or</w:t>
      </w:r>
      <w:r w:rsidRPr="00F978E0" w:rsidR="00D57307">
        <w:rPr>
          <w:rFonts w:ascii="Times New Roman" w:hAnsi="Times New Roman" w:cs="Times New Roman"/>
          <w:sz w:val="24"/>
          <w:szCs w:val="24"/>
        </w:rPr>
        <w:t xml:space="preserve"> events sponsored by the organization. </w:t>
      </w:r>
      <w:r w:rsidRPr="00F978E0">
        <w:rPr>
          <w:rFonts w:ascii="Times New Roman" w:hAnsi="Times New Roman" w:cs="Times New Roman"/>
          <w:sz w:val="24"/>
          <w:szCs w:val="24"/>
        </w:rPr>
        <w:t xml:space="preserve">POA </w:t>
      </w:r>
      <w:r w:rsidR="006F57DD">
        <w:rPr>
          <w:rFonts w:ascii="Times New Roman" w:hAnsi="Times New Roman" w:cs="Times New Roman"/>
          <w:sz w:val="24"/>
          <w:szCs w:val="24"/>
        </w:rPr>
        <w:t>is committed</w:t>
      </w:r>
      <w:r w:rsidRPr="00F978E0" w:rsidR="00DB15D4">
        <w:rPr>
          <w:rFonts w:ascii="Times New Roman" w:hAnsi="Times New Roman" w:cs="Times New Roman"/>
          <w:sz w:val="24"/>
          <w:szCs w:val="24"/>
        </w:rPr>
        <w:t xml:space="preserve"> to supporting </w:t>
      </w:r>
      <w:r w:rsidRPr="00F978E0" w:rsidR="00635104">
        <w:rPr>
          <w:rFonts w:ascii="Times New Roman" w:hAnsi="Times New Roman" w:cs="Times New Roman"/>
          <w:sz w:val="24"/>
          <w:szCs w:val="24"/>
        </w:rPr>
        <w:t>victim</w:t>
      </w:r>
      <w:r w:rsidRPr="00F978E0" w:rsidR="00DB15D4">
        <w:rPr>
          <w:rFonts w:ascii="Times New Roman" w:hAnsi="Times New Roman" w:cs="Times New Roman"/>
          <w:sz w:val="24"/>
          <w:szCs w:val="24"/>
        </w:rPr>
        <w:t>s, improving safeguarding capacity,</w:t>
      </w:r>
      <w:r w:rsidR="00D6406A">
        <w:rPr>
          <w:rFonts w:ascii="Times New Roman" w:hAnsi="Times New Roman" w:cs="Times New Roman"/>
          <w:sz w:val="24"/>
          <w:szCs w:val="24"/>
        </w:rPr>
        <w:t xml:space="preserve"> </w:t>
      </w:r>
      <w:r w:rsidRPr="00F978E0" w:rsidR="00DB15D4">
        <w:rPr>
          <w:rFonts w:ascii="Times New Roman" w:hAnsi="Times New Roman" w:cs="Times New Roman"/>
          <w:sz w:val="24"/>
          <w:szCs w:val="24"/>
        </w:rPr>
        <w:t xml:space="preserve">and </w:t>
      </w:r>
      <w:r w:rsidR="00E75E46">
        <w:rPr>
          <w:rFonts w:ascii="Times New Roman" w:hAnsi="Times New Roman" w:cs="Times New Roman"/>
          <w:sz w:val="24"/>
          <w:szCs w:val="24"/>
        </w:rPr>
        <w:t>ensuring that</w:t>
      </w:r>
      <w:r w:rsidR="009F6C86">
        <w:rPr>
          <w:rFonts w:ascii="Times New Roman" w:hAnsi="Times New Roman" w:cs="Times New Roman"/>
          <w:sz w:val="24"/>
          <w:szCs w:val="24"/>
        </w:rPr>
        <w:t xml:space="preserve"> children are safe</w:t>
      </w:r>
      <w:r w:rsidR="00EF05B4">
        <w:rPr>
          <w:rFonts w:ascii="Times New Roman" w:hAnsi="Times New Roman" w:cs="Times New Roman"/>
          <w:sz w:val="24"/>
          <w:szCs w:val="24"/>
        </w:rPr>
        <w:t xml:space="preserve"> </w:t>
      </w:r>
      <w:r w:rsidR="00C068BC">
        <w:rPr>
          <w:rFonts w:ascii="Times New Roman" w:hAnsi="Times New Roman" w:cs="Times New Roman"/>
          <w:sz w:val="24"/>
          <w:szCs w:val="24"/>
        </w:rPr>
        <w:t>when participating in POA</w:t>
      </w:r>
      <w:r w:rsidR="006334BC">
        <w:rPr>
          <w:rFonts w:ascii="Times New Roman" w:hAnsi="Times New Roman" w:cs="Times New Roman"/>
          <w:sz w:val="24"/>
          <w:szCs w:val="24"/>
        </w:rPr>
        <w:t xml:space="preserve"> </w:t>
      </w:r>
      <w:r w:rsidRPr="00F978E0" w:rsidR="00DD59A0">
        <w:rPr>
          <w:rFonts w:ascii="Times New Roman" w:hAnsi="Times New Roman" w:cs="Times New Roman"/>
          <w:sz w:val="24"/>
          <w:szCs w:val="24"/>
        </w:rPr>
        <w:t>programs and/or events sponsored by the organization</w:t>
      </w:r>
      <w:r w:rsidRPr="00F978E0" w:rsidR="00DB15D4">
        <w:rPr>
          <w:rFonts w:ascii="Times New Roman" w:hAnsi="Times New Roman" w:cs="Times New Roman"/>
          <w:sz w:val="24"/>
          <w:szCs w:val="24"/>
        </w:rPr>
        <w:t>.</w:t>
      </w:r>
      <w:r w:rsidRPr="00F978E0" w:rsidR="00D57307">
        <w:rPr>
          <w:rFonts w:ascii="Times New Roman" w:hAnsi="Times New Roman" w:cs="Times New Roman"/>
          <w:sz w:val="24"/>
          <w:szCs w:val="24"/>
        </w:rPr>
        <w:t xml:space="preserve"> </w:t>
      </w:r>
      <w:r w:rsidR="00310756">
        <w:rPr>
          <w:rFonts w:ascii="Times New Roman" w:hAnsi="Times New Roman" w:cs="Times New Roman"/>
          <w:sz w:val="24"/>
          <w:szCs w:val="24"/>
        </w:rPr>
        <w:t xml:space="preserve">Child </w:t>
      </w:r>
      <w:r w:rsidR="005A0625">
        <w:rPr>
          <w:rFonts w:ascii="Times New Roman" w:hAnsi="Times New Roman" w:cs="Times New Roman"/>
          <w:sz w:val="24"/>
          <w:szCs w:val="24"/>
        </w:rPr>
        <w:t>S</w:t>
      </w:r>
      <w:r w:rsidR="00310756">
        <w:rPr>
          <w:rFonts w:ascii="Times New Roman" w:hAnsi="Times New Roman" w:cs="Times New Roman"/>
          <w:sz w:val="24"/>
          <w:szCs w:val="24"/>
        </w:rPr>
        <w:t xml:space="preserve">afeguarding is </w:t>
      </w:r>
      <w:r w:rsidRPr="00F978E0" w:rsidR="00C45F15">
        <w:rPr>
          <w:rFonts w:ascii="Times New Roman" w:hAnsi="Times New Roman" w:cs="Times New Roman"/>
          <w:sz w:val="24"/>
          <w:szCs w:val="24"/>
        </w:rPr>
        <w:t>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w:t>
      </w:r>
      <w:r w:rsidR="00310756">
        <w:rPr>
          <w:rFonts w:ascii="Times New Roman" w:hAnsi="Times New Roman" w:cs="Times New Roman"/>
          <w:sz w:val="24"/>
          <w:szCs w:val="24"/>
        </w:rPr>
        <w:t>.</w:t>
      </w:r>
      <w:r w:rsidR="003F59E8">
        <w:rPr>
          <w:rFonts w:ascii="Times New Roman" w:hAnsi="Times New Roman" w:cs="Times New Roman"/>
          <w:sz w:val="24"/>
          <w:szCs w:val="24"/>
        </w:rPr>
        <w:t xml:space="preserve"> </w:t>
      </w:r>
      <w:r w:rsidRPr="00F978E0" w:rsidR="00D57307">
        <w:rPr>
          <w:rFonts w:ascii="Times New Roman" w:hAnsi="Times New Roman" w:cs="Times New Roman"/>
          <w:sz w:val="24"/>
          <w:szCs w:val="24"/>
        </w:rPr>
        <w:t xml:space="preserve">Moreover, </w:t>
      </w:r>
      <w:r w:rsidRPr="00F978E0">
        <w:rPr>
          <w:rFonts w:ascii="Times New Roman" w:hAnsi="Times New Roman" w:cs="Times New Roman"/>
          <w:sz w:val="24"/>
          <w:szCs w:val="24"/>
        </w:rPr>
        <w:t xml:space="preserve">POA </w:t>
      </w:r>
      <w:r w:rsidRPr="00F978E0" w:rsidR="00D57307">
        <w:rPr>
          <w:rFonts w:ascii="Times New Roman" w:hAnsi="Times New Roman" w:cs="Times New Roman"/>
          <w:sz w:val="24"/>
          <w:szCs w:val="24"/>
        </w:rPr>
        <w:t>will not tolerate a</w:t>
      </w:r>
      <w:r w:rsidR="003F59E8">
        <w:rPr>
          <w:rFonts w:ascii="Times New Roman" w:hAnsi="Times New Roman" w:cs="Times New Roman"/>
          <w:sz w:val="24"/>
          <w:szCs w:val="24"/>
        </w:rPr>
        <w:t>ny violations of this Child Safeguarding policy</w:t>
      </w:r>
      <w:r w:rsidR="005260FD">
        <w:rPr>
          <w:rFonts w:ascii="Times New Roman" w:hAnsi="Times New Roman" w:cs="Times New Roman"/>
          <w:sz w:val="24"/>
          <w:szCs w:val="24"/>
        </w:rPr>
        <w:t xml:space="preserve"> and confirm</w:t>
      </w:r>
      <w:r w:rsidR="00B30230">
        <w:rPr>
          <w:rFonts w:ascii="Times New Roman" w:hAnsi="Times New Roman" w:cs="Times New Roman"/>
          <w:sz w:val="24"/>
          <w:szCs w:val="24"/>
        </w:rPr>
        <w:t>s</w:t>
      </w:r>
      <w:r w:rsidR="005260FD">
        <w:rPr>
          <w:rFonts w:ascii="Times New Roman" w:hAnsi="Times New Roman" w:cs="Times New Roman"/>
          <w:sz w:val="24"/>
          <w:szCs w:val="24"/>
        </w:rPr>
        <w:t xml:space="preserve"> commitment to report, investigate, </w:t>
      </w:r>
      <w:r w:rsidR="00B30230">
        <w:rPr>
          <w:rFonts w:ascii="Times New Roman" w:hAnsi="Times New Roman" w:cs="Times New Roman"/>
          <w:sz w:val="24"/>
          <w:szCs w:val="24"/>
        </w:rPr>
        <w:t>respond to any alleged policy violations</w:t>
      </w:r>
      <w:r w:rsidRPr="00F978E0" w:rsidR="00D57307">
        <w:rPr>
          <w:rFonts w:ascii="Times New Roman" w:hAnsi="Times New Roman" w:cs="Times New Roman"/>
          <w:sz w:val="24"/>
          <w:szCs w:val="24"/>
        </w:rPr>
        <w:t xml:space="preserve">. </w:t>
      </w:r>
      <w:r w:rsidR="00D03B09">
        <w:rPr>
          <w:rFonts w:ascii="Times New Roman" w:hAnsi="Times New Roman" w:cs="Times New Roman"/>
          <w:sz w:val="24"/>
          <w:szCs w:val="24"/>
        </w:rPr>
        <w:t xml:space="preserve">POA takes a </w:t>
      </w:r>
      <w:r w:rsidRPr="00D03B09" w:rsidR="00D03B09">
        <w:rPr>
          <w:rFonts w:ascii="Times New Roman" w:hAnsi="Times New Roman" w:cs="Times New Roman"/>
          <w:sz w:val="24"/>
          <w:szCs w:val="24"/>
        </w:rPr>
        <w:t xml:space="preserve">zero-tolerance approach to child </w:t>
      </w:r>
      <w:r w:rsidR="00D03B09">
        <w:rPr>
          <w:rFonts w:ascii="Times New Roman" w:hAnsi="Times New Roman" w:cs="Times New Roman"/>
          <w:sz w:val="24"/>
          <w:szCs w:val="24"/>
        </w:rPr>
        <w:t xml:space="preserve">exploitation and/or </w:t>
      </w:r>
      <w:r w:rsidRPr="00D03B09" w:rsidR="00D03B09">
        <w:rPr>
          <w:rFonts w:ascii="Times New Roman" w:hAnsi="Times New Roman" w:cs="Times New Roman"/>
          <w:sz w:val="24"/>
          <w:szCs w:val="24"/>
        </w:rPr>
        <w:t xml:space="preserve">abuse by any </w:t>
      </w:r>
      <w:r w:rsidR="00D03B09">
        <w:rPr>
          <w:rFonts w:ascii="Times New Roman" w:hAnsi="Times New Roman" w:cs="Times New Roman"/>
          <w:sz w:val="24"/>
          <w:szCs w:val="24"/>
        </w:rPr>
        <w:t xml:space="preserve">POA Affiliates. </w:t>
      </w:r>
      <w:r w:rsidRPr="00F978E0" w:rsidR="00D57307">
        <w:rPr>
          <w:rFonts w:ascii="Times New Roman" w:hAnsi="Times New Roman" w:cs="Times New Roman"/>
          <w:sz w:val="24"/>
          <w:szCs w:val="24"/>
        </w:rPr>
        <w:t xml:space="preserve">This policy is intended to provide guidelines and best practices for promoting and maintaining a safe and secure environment in all interactions with </w:t>
      </w:r>
      <w:r w:rsidRPr="00F978E0" w:rsidR="006F6C4D">
        <w:rPr>
          <w:rFonts w:ascii="Times New Roman" w:hAnsi="Times New Roman" w:cs="Times New Roman"/>
          <w:sz w:val="24"/>
          <w:szCs w:val="24"/>
        </w:rPr>
        <w:t xml:space="preserve">children </w:t>
      </w:r>
      <w:r w:rsidRPr="00F978E0" w:rsidR="00D57307">
        <w:rPr>
          <w:rFonts w:ascii="Times New Roman" w:hAnsi="Times New Roman" w:cs="Times New Roman"/>
          <w:sz w:val="24"/>
          <w:szCs w:val="24"/>
        </w:rPr>
        <w:t xml:space="preserve">while </w:t>
      </w:r>
      <w:r w:rsidRPr="00F978E0" w:rsidR="00B630F7">
        <w:rPr>
          <w:rFonts w:ascii="Times New Roman" w:hAnsi="Times New Roman" w:cs="Times New Roman"/>
          <w:sz w:val="24"/>
          <w:szCs w:val="24"/>
        </w:rPr>
        <w:t xml:space="preserve">ensuring </w:t>
      </w:r>
      <w:r w:rsidRPr="00F978E0" w:rsidR="00010448">
        <w:rPr>
          <w:rFonts w:ascii="Times New Roman" w:hAnsi="Times New Roman" w:cs="Times New Roman"/>
          <w:sz w:val="24"/>
          <w:szCs w:val="24"/>
        </w:rPr>
        <w:t xml:space="preserve">POA </w:t>
      </w:r>
      <w:r w:rsidRPr="00F978E0" w:rsidR="00D57307">
        <w:rPr>
          <w:rFonts w:ascii="Times New Roman" w:hAnsi="Times New Roman" w:cs="Times New Roman"/>
          <w:sz w:val="24"/>
          <w:szCs w:val="24"/>
        </w:rPr>
        <w:t xml:space="preserve">Affiliates </w:t>
      </w:r>
      <w:r w:rsidRPr="00F978E0" w:rsidR="00CB7FBB">
        <w:rPr>
          <w:rFonts w:ascii="Times New Roman" w:hAnsi="Times New Roman" w:cs="Times New Roman"/>
          <w:sz w:val="24"/>
          <w:szCs w:val="24"/>
        </w:rPr>
        <w:t>act</w:t>
      </w:r>
      <w:r w:rsidRPr="00F978E0" w:rsidR="00D57307">
        <w:rPr>
          <w:rFonts w:ascii="Times New Roman" w:hAnsi="Times New Roman" w:cs="Times New Roman"/>
          <w:sz w:val="24"/>
          <w:szCs w:val="24"/>
        </w:rPr>
        <w:t xml:space="preserve"> responsibly to protect </w:t>
      </w:r>
      <w:r w:rsidRPr="00F978E0" w:rsidR="006F6C4D">
        <w:rPr>
          <w:rFonts w:ascii="Times New Roman" w:hAnsi="Times New Roman" w:cs="Times New Roman"/>
          <w:sz w:val="24"/>
          <w:szCs w:val="24"/>
        </w:rPr>
        <w:t>children</w:t>
      </w:r>
      <w:r w:rsidRPr="00F978E0" w:rsidR="00D57307">
        <w:rPr>
          <w:rFonts w:ascii="Times New Roman" w:hAnsi="Times New Roman" w:cs="Times New Roman"/>
          <w:sz w:val="24"/>
          <w:szCs w:val="24"/>
        </w:rPr>
        <w:t xml:space="preserve">. </w:t>
      </w:r>
    </w:p>
    <w:p w:rsidRPr="00F978E0" w:rsidR="008B654A" w:rsidP="006D4069" w:rsidRDefault="00CC320F" w14:paraId="387F6BE4" w14:textId="550A3C57">
      <w:pPr>
        <w:pStyle w:val="Heading1"/>
      </w:pPr>
      <w:bookmarkStart w:name="_Toc71585924" w:id="10"/>
      <w:r w:rsidRPr="00F978E0">
        <w:t>Compliance</w:t>
      </w:r>
      <w:bookmarkEnd w:id="10"/>
    </w:p>
    <w:p w:rsidRPr="00F978E0" w:rsidR="00CC320F" w:rsidP="006D4069" w:rsidRDefault="00CC320F" w14:paraId="7649BF17" w14:textId="32B1650C">
      <w:pPr>
        <w:jc w:val="both"/>
        <w:rPr>
          <w:rFonts w:ascii="Times New Roman" w:hAnsi="Times New Roman" w:cs="Times New Roman"/>
          <w:sz w:val="24"/>
          <w:szCs w:val="24"/>
        </w:rPr>
      </w:pPr>
      <w:r w:rsidRPr="00F978E0">
        <w:rPr>
          <w:rFonts w:ascii="Times New Roman" w:hAnsi="Times New Roman" w:cs="Times New Roman"/>
          <w:sz w:val="24"/>
          <w:szCs w:val="24"/>
        </w:rPr>
        <w:t xml:space="preserve">This policy applies to all groups, activities, and events sponsored by </w:t>
      </w:r>
      <w:r w:rsidRPr="00F978E0" w:rsidR="00010448">
        <w:rPr>
          <w:rFonts w:ascii="Times New Roman" w:hAnsi="Times New Roman" w:cs="Times New Roman"/>
          <w:sz w:val="24"/>
          <w:szCs w:val="24"/>
        </w:rPr>
        <w:t>POA</w:t>
      </w:r>
      <w:r w:rsidRPr="00F978E0">
        <w:rPr>
          <w:rFonts w:ascii="Times New Roman" w:hAnsi="Times New Roman" w:cs="Times New Roman"/>
          <w:sz w:val="24"/>
          <w:szCs w:val="24"/>
        </w:rPr>
        <w:t xml:space="preserve">, as well as groups using </w:t>
      </w:r>
      <w:r w:rsidRPr="00F978E0" w:rsidR="00010448">
        <w:rPr>
          <w:rFonts w:ascii="Times New Roman" w:hAnsi="Times New Roman" w:cs="Times New Roman"/>
          <w:sz w:val="24"/>
          <w:szCs w:val="24"/>
        </w:rPr>
        <w:t>POA’</w:t>
      </w:r>
      <w:r w:rsidRPr="00F978E0" w:rsidR="00566BEC">
        <w:rPr>
          <w:rFonts w:ascii="Times New Roman" w:hAnsi="Times New Roman" w:cs="Times New Roman"/>
          <w:sz w:val="24"/>
          <w:szCs w:val="24"/>
        </w:rPr>
        <w:t>s</w:t>
      </w:r>
      <w:r w:rsidRPr="00F978E0" w:rsidR="00010448">
        <w:rPr>
          <w:rFonts w:ascii="Times New Roman" w:hAnsi="Times New Roman" w:cs="Times New Roman"/>
          <w:sz w:val="24"/>
          <w:szCs w:val="24"/>
        </w:rPr>
        <w:t xml:space="preserve"> </w:t>
      </w:r>
      <w:r w:rsidRPr="00F978E0">
        <w:rPr>
          <w:rFonts w:ascii="Times New Roman" w:hAnsi="Times New Roman" w:cs="Times New Roman"/>
          <w:sz w:val="24"/>
          <w:szCs w:val="24"/>
        </w:rPr>
        <w:t xml:space="preserve">facilities who serve </w:t>
      </w:r>
      <w:r w:rsidRPr="00F978E0" w:rsidR="0024760F">
        <w:rPr>
          <w:rFonts w:ascii="Times New Roman" w:hAnsi="Times New Roman" w:cs="Times New Roman"/>
          <w:sz w:val="24"/>
          <w:szCs w:val="24"/>
        </w:rPr>
        <w:t>children</w:t>
      </w:r>
      <w:r w:rsidRPr="00F978E0">
        <w:rPr>
          <w:rFonts w:ascii="Times New Roman" w:hAnsi="Times New Roman" w:cs="Times New Roman"/>
          <w:sz w:val="24"/>
          <w:szCs w:val="24"/>
        </w:rPr>
        <w:t xml:space="preserve">. This policy also applies to all </w:t>
      </w:r>
      <w:r w:rsidRPr="00F978E0" w:rsidR="00566BEC">
        <w:rPr>
          <w:rFonts w:ascii="Times New Roman" w:hAnsi="Times New Roman" w:cs="Times New Roman"/>
          <w:sz w:val="24"/>
          <w:szCs w:val="24"/>
        </w:rPr>
        <w:t xml:space="preserve">POA </w:t>
      </w:r>
      <w:r w:rsidRPr="00F978E0">
        <w:rPr>
          <w:rFonts w:ascii="Times New Roman" w:hAnsi="Times New Roman" w:cs="Times New Roman"/>
          <w:sz w:val="24"/>
          <w:szCs w:val="24"/>
        </w:rPr>
        <w:t>Affiliates</w:t>
      </w:r>
      <w:r w:rsidR="00B729CF">
        <w:rPr>
          <w:rFonts w:ascii="Times New Roman" w:hAnsi="Times New Roman" w:cs="Times New Roman"/>
          <w:sz w:val="24"/>
          <w:szCs w:val="24"/>
        </w:rPr>
        <w:t xml:space="preserve"> and organizations</w:t>
      </w:r>
      <w:r w:rsidRPr="00F978E0">
        <w:rPr>
          <w:rFonts w:ascii="Times New Roman" w:hAnsi="Times New Roman" w:cs="Times New Roman"/>
          <w:sz w:val="24"/>
          <w:szCs w:val="24"/>
        </w:rPr>
        <w:t>, defined as:</w:t>
      </w:r>
    </w:p>
    <w:p w:rsidRPr="00F978E0" w:rsidR="00CC320F" w:rsidP="006D4069" w:rsidRDefault="00CC320F" w14:paraId="77DF3F91" w14:textId="0D97032C">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All staff </w:t>
      </w:r>
      <w:r w:rsidRPr="00F978E0" w:rsidR="00AB1BEB">
        <w:rPr>
          <w:rFonts w:ascii="Times New Roman" w:hAnsi="Times New Roman" w:cs="Times New Roman"/>
          <w:sz w:val="24"/>
          <w:szCs w:val="24"/>
        </w:rPr>
        <w:t>(</w:t>
      </w:r>
      <w:r w:rsidRPr="00F978E0">
        <w:rPr>
          <w:rFonts w:ascii="Times New Roman" w:hAnsi="Times New Roman" w:cs="Times New Roman"/>
          <w:sz w:val="24"/>
          <w:szCs w:val="24"/>
        </w:rPr>
        <w:t>full</w:t>
      </w:r>
      <w:r w:rsidRPr="00F978E0" w:rsidR="510B9117">
        <w:rPr>
          <w:rFonts w:ascii="Times New Roman" w:hAnsi="Times New Roman" w:cs="Times New Roman"/>
          <w:sz w:val="24"/>
          <w:szCs w:val="24"/>
        </w:rPr>
        <w:t>-</w:t>
      </w:r>
      <w:r w:rsidRPr="00F978E0">
        <w:rPr>
          <w:rFonts w:ascii="Times New Roman" w:hAnsi="Times New Roman" w:cs="Times New Roman"/>
          <w:sz w:val="24"/>
          <w:szCs w:val="24"/>
        </w:rPr>
        <w:t>time, part</w:t>
      </w:r>
      <w:r w:rsidRPr="00F978E0" w:rsidR="4BEFFFB4">
        <w:rPr>
          <w:rFonts w:ascii="Times New Roman" w:hAnsi="Times New Roman" w:cs="Times New Roman"/>
          <w:sz w:val="24"/>
          <w:szCs w:val="24"/>
        </w:rPr>
        <w:t>-</w:t>
      </w:r>
      <w:r w:rsidRPr="00F978E0">
        <w:rPr>
          <w:rFonts w:ascii="Times New Roman" w:hAnsi="Times New Roman" w:cs="Times New Roman"/>
          <w:sz w:val="24"/>
          <w:szCs w:val="24"/>
        </w:rPr>
        <w:t>time, international</w:t>
      </w:r>
      <w:r w:rsidRPr="00F978E0" w:rsidR="00BE3DFF">
        <w:rPr>
          <w:rFonts w:ascii="Times New Roman" w:hAnsi="Times New Roman" w:cs="Times New Roman"/>
          <w:sz w:val="24"/>
          <w:szCs w:val="24"/>
        </w:rPr>
        <w:t>,</w:t>
      </w:r>
      <w:r w:rsidRPr="00F978E0">
        <w:rPr>
          <w:rFonts w:ascii="Times New Roman" w:hAnsi="Times New Roman" w:cs="Times New Roman"/>
          <w:sz w:val="24"/>
          <w:szCs w:val="24"/>
        </w:rPr>
        <w:t xml:space="preserve"> and national</w:t>
      </w:r>
      <w:r w:rsidRPr="00F978E0" w:rsidR="00AB1BEB">
        <w:rPr>
          <w:rFonts w:ascii="Times New Roman" w:hAnsi="Times New Roman" w:cs="Times New Roman"/>
          <w:sz w:val="24"/>
          <w:szCs w:val="24"/>
        </w:rPr>
        <w:t>)</w:t>
      </w:r>
      <w:r w:rsidRPr="00F978E0">
        <w:rPr>
          <w:rFonts w:ascii="Times New Roman" w:hAnsi="Times New Roman" w:cs="Times New Roman"/>
          <w:sz w:val="24"/>
          <w:szCs w:val="24"/>
        </w:rPr>
        <w:t xml:space="preserve">, and those engaged on short-term contracts </w:t>
      </w:r>
      <w:r w:rsidRPr="00F978E0" w:rsidR="00B76CB3">
        <w:rPr>
          <w:rFonts w:ascii="Times New Roman" w:hAnsi="Times New Roman" w:cs="Times New Roman"/>
          <w:sz w:val="24"/>
          <w:szCs w:val="24"/>
        </w:rPr>
        <w:t>(</w:t>
      </w:r>
      <w:r w:rsidRPr="00F978E0">
        <w:rPr>
          <w:rFonts w:ascii="Times New Roman" w:hAnsi="Times New Roman" w:cs="Times New Roman"/>
          <w:sz w:val="24"/>
          <w:szCs w:val="24"/>
        </w:rPr>
        <w:t>e.g.</w:t>
      </w:r>
      <w:r w:rsidRPr="00F978E0" w:rsidR="6485D5F3">
        <w:rPr>
          <w:rFonts w:ascii="Times New Roman" w:hAnsi="Times New Roman" w:cs="Times New Roman"/>
          <w:sz w:val="24"/>
          <w:szCs w:val="24"/>
        </w:rPr>
        <w:t>,</w:t>
      </w:r>
      <w:r w:rsidRPr="00F978E0">
        <w:rPr>
          <w:rFonts w:ascii="Times New Roman" w:hAnsi="Times New Roman" w:cs="Times New Roman"/>
          <w:sz w:val="24"/>
          <w:szCs w:val="24"/>
        </w:rPr>
        <w:t xml:space="preserve"> consultants, facilitators, mentors, sub-contractors, researchers</w:t>
      </w:r>
      <w:r w:rsidRPr="00F978E0" w:rsidR="34173F14">
        <w:rPr>
          <w:rFonts w:ascii="Times New Roman" w:hAnsi="Times New Roman" w:cs="Times New Roman"/>
          <w:sz w:val="24"/>
          <w:szCs w:val="24"/>
        </w:rPr>
        <w:t>,</w:t>
      </w:r>
      <w:r w:rsidRPr="00F978E0">
        <w:rPr>
          <w:rFonts w:ascii="Times New Roman" w:hAnsi="Times New Roman" w:cs="Times New Roman"/>
          <w:sz w:val="24"/>
          <w:szCs w:val="24"/>
        </w:rPr>
        <w:t xml:space="preserve"> etc.</w:t>
      </w:r>
      <w:r w:rsidRPr="00F978E0" w:rsidR="00B76CB3">
        <w:rPr>
          <w:rFonts w:ascii="Times New Roman" w:hAnsi="Times New Roman" w:cs="Times New Roman"/>
          <w:sz w:val="24"/>
          <w:szCs w:val="24"/>
        </w:rPr>
        <w:t>)</w:t>
      </w:r>
      <w:r w:rsidRPr="00F978E0" w:rsidR="000B44A9">
        <w:rPr>
          <w:rFonts w:ascii="Times New Roman" w:hAnsi="Times New Roman" w:cs="Times New Roman"/>
          <w:sz w:val="24"/>
          <w:szCs w:val="24"/>
        </w:rPr>
        <w:t>;</w:t>
      </w:r>
    </w:p>
    <w:p w:rsidRPr="00F978E0" w:rsidR="00CC320F" w:rsidP="006D4069" w:rsidRDefault="00CC320F" w14:paraId="62C072B4" w14:textId="58A8D7C8">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Volunteers, board members, trustees</w:t>
      </w:r>
      <w:r w:rsidRPr="00F978E0" w:rsidR="000B44A9">
        <w:rPr>
          <w:rFonts w:ascii="Times New Roman" w:hAnsi="Times New Roman" w:cs="Times New Roman"/>
          <w:sz w:val="24"/>
          <w:szCs w:val="24"/>
        </w:rPr>
        <w:t>; and</w:t>
      </w:r>
    </w:p>
    <w:p w:rsidR="00C323DA" w:rsidP="006D4069" w:rsidRDefault="00333123" w14:paraId="5B84D480" w14:textId="177D3CD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Partner </w:t>
      </w:r>
      <w:r w:rsidRPr="00F978E0" w:rsidR="00345B0C">
        <w:rPr>
          <w:rFonts w:ascii="Times New Roman" w:hAnsi="Times New Roman" w:cs="Times New Roman"/>
          <w:sz w:val="24"/>
          <w:szCs w:val="24"/>
        </w:rPr>
        <w:t>o</w:t>
      </w:r>
      <w:r w:rsidRPr="00F978E0">
        <w:rPr>
          <w:rFonts w:ascii="Times New Roman" w:hAnsi="Times New Roman" w:cs="Times New Roman"/>
          <w:sz w:val="24"/>
          <w:szCs w:val="24"/>
        </w:rPr>
        <w:t>rganization</w:t>
      </w:r>
      <w:r w:rsidRPr="00F978E0" w:rsidR="003C2D6D">
        <w:rPr>
          <w:rFonts w:ascii="Times New Roman" w:hAnsi="Times New Roman" w:cs="Times New Roman"/>
          <w:sz w:val="24"/>
          <w:szCs w:val="24"/>
        </w:rPr>
        <w:t>s</w:t>
      </w:r>
      <w:r w:rsidRPr="00F978E0">
        <w:rPr>
          <w:rFonts w:ascii="Times New Roman" w:hAnsi="Times New Roman" w:cs="Times New Roman"/>
          <w:sz w:val="24"/>
          <w:szCs w:val="24"/>
        </w:rPr>
        <w:t xml:space="preserve"> </w:t>
      </w:r>
      <w:r w:rsidRPr="00F978E0" w:rsidR="00CC320F">
        <w:rPr>
          <w:rFonts w:ascii="Times New Roman" w:hAnsi="Times New Roman" w:cs="Times New Roman"/>
          <w:sz w:val="24"/>
          <w:szCs w:val="24"/>
        </w:rPr>
        <w:t xml:space="preserve">who have a formal/contractual relationship </w:t>
      </w:r>
      <w:r w:rsidRPr="00F978E0" w:rsidR="028CE610">
        <w:rPr>
          <w:rFonts w:ascii="Times New Roman" w:hAnsi="Times New Roman" w:cs="Times New Roman"/>
          <w:sz w:val="24"/>
          <w:szCs w:val="24"/>
        </w:rPr>
        <w:t xml:space="preserve">with </w:t>
      </w:r>
      <w:r w:rsidRPr="00F978E0" w:rsidR="00566BEC">
        <w:rPr>
          <w:rFonts w:ascii="Times New Roman" w:hAnsi="Times New Roman" w:cs="Times New Roman"/>
          <w:sz w:val="24"/>
          <w:szCs w:val="24"/>
        </w:rPr>
        <w:t>POA</w:t>
      </w:r>
      <w:r w:rsidRPr="00F978E0" w:rsidR="05AB3306">
        <w:rPr>
          <w:rFonts w:ascii="Times New Roman" w:hAnsi="Times New Roman" w:cs="Times New Roman"/>
          <w:sz w:val="24"/>
          <w:szCs w:val="24"/>
        </w:rPr>
        <w:t>.</w:t>
      </w:r>
    </w:p>
    <w:p w:rsidRPr="0002183A" w:rsidR="009C2E30" w:rsidP="0002183A" w:rsidRDefault="006C51B4" w14:paraId="3A941205" w14:textId="58E61120">
      <w:pPr>
        <w:pStyle w:val="ListParagraph"/>
        <w:numPr>
          <w:ilvl w:val="1"/>
          <w:numId w:val="2"/>
        </w:numPr>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POA should v</w:t>
      </w:r>
      <w:r w:rsidRPr="004B3527" w:rsidR="009C2E30">
        <w:rPr>
          <w:rFonts w:ascii="Times New Roman" w:hAnsi="Times New Roman" w:eastAsia="Times New Roman" w:cs="Times New Roman"/>
          <w:color w:val="000000" w:themeColor="text1"/>
          <w:sz w:val="24"/>
          <w:szCs w:val="24"/>
        </w:rPr>
        <w:t>erify</w:t>
      </w:r>
      <w:r>
        <w:rPr>
          <w:rFonts w:ascii="Times New Roman" w:hAnsi="Times New Roman" w:eastAsia="Times New Roman" w:cs="Times New Roman"/>
          <w:color w:val="000000" w:themeColor="text1"/>
          <w:sz w:val="24"/>
          <w:szCs w:val="24"/>
        </w:rPr>
        <w:t xml:space="preserve"> that</w:t>
      </w:r>
      <w:r w:rsidRPr="004B3527" w:rsidR="009C2E30">
        <w:rPr>
          <w:rFonts w:ascii="Times New Roman" w:hAnsi="Times New Roman" w:eastAsia="Times New Roman" w:cs="Times New Roman"/>
          <w:color w:val="000000" w:themeColor="text1"/>
          <w:sz w:val="24"/>
          <w:szCs w:val="24"/>
        </w:rPr>
        <w:t xml:space="preserve"> the entity has a policy and procedure in place for Child Safeguarding. If not, </w:t>
      </w:r>
      <w:r>
        <w:rPr>
          <w:rFonts w:ascii="Times New Roman" w:hAnsi="Times New Roman" w:eastAsia="Times New Roman" w:cs="Times New Roman"/>
          <w:color w:val="000000" w:themeColor="text1"/>
          <w:sz w:val="24"/>
          <w:szCs w:val="24"/>
        </w:rPr>
        <w:t xml:space="preserve">POA will </w:t>
      </w:r>
      <w:r w:rsidRPr="004B3527" w:rsidR="009C2E30">
        <w:rPr>
          <w:rFonts w:ascii="Times New Roman" w:hAnsi="Times New Roman" w:eastAsia="Times New Roman" w:cs="Times New Roman"/>
          <w:color w:val="000000" w:themeColor="text1"/>
          <w:sz w:val="24"/>
          <w:szCs w:val="24"/>
        </w:rPr>
        <w:t>provide guidance to the entity to establish procedures on Child Safeguarding.</w:t>
      </w:r>
      <w:r w:rsidR="009C2E30">
        <w:rPr>
          <w:rFonts w:ascii="Times New Roman" w:hAnsi="Times New Roman" w:eastAsia="Times New Roman" w:cs="Times New Roman"/>
          <w:color w:val="000000" w:themeColor="text1"/>
          <w:sz w:val="24"/>
          <w:szCs w:val="24"/>
        </w:rPr>
        <w:t xml:space="preserve"> </w:t>
      </w:r>
      <w:r w:rsidRPr="00287A4D" w:rsidR="009C2E30">
        <w:rPr>
          <w:rFonts w:ascii="Times New Roman" w:hAnsi="Times New Roman" w:cs="Times New Roman"/>
          <w:color w:val="000000" w:themeColor="text1"/>
          <w:sz w:val="24"/>
          <w:szCs w:val="24"/>
        </w:rPr>
        <w:t>If a partner elects to use its own policy, the partner policy must be of equal or higher standard for protecting and recognizing the rights of children</w:t>
      </w:r>
      <w:r w:rsidR="009C2E30">
        <w:rPr>
          <w:rFonts w:ascii="Times New Roman" w:hAnsi="Times New Roman" w:cs="Times New Roman"/>
          <w:color w:val="000000" w:themeColor="text1"/>
          <w:sz w:val="24"/>
          <w:szCs w:val="24"/>
        </w:rPr>
        <w:t>, including following any donor requirements.</w:t>
      </w:r>
    </w:p>
    <w:p w:rsidRPr="00F978E0" w:rsidR="00B14E24" w:rsidP="006D4069" w:rsidRDefault="001D1491" w14:paraId="24A4EA0C" w14:textId="49DEA9F4">
      <w:pPr>
        <w:pStyle w:val="Heading2"/>
      </w:pPr>
      <w:bookmarkStart w:name="_Toc71585925" w:id="11"/>
      <w:r>
        <w:t>5</w:t>
      </w:r>
      <w:r w:rsidRPr="00F978E0" w:rsidR="00B14E24">
        <w:t>.1 Order of Precedence</w:t>
      </w:r>
      <w:bookmarkEnd w:id="11"/>
      <w:r w:rsidRPr="00F978E0" w:rsidR="00B14E24">
        <w:t xml:space="preserve"> </w:t>
      </w:r>
    </w:p>
    <w:p w:rsidRPr="00F978E0" w:rsidR="00B14E24" w:rsidP="006D4069" w:rsidRDefault="00825A31" w14:paraId="246E9B7B" w14:textId="040C9986">
      <w:pPr>
        <w:jc w:val="both"/>
        <w:rPr>
          <w:rFonts w:ascii="Times New Roman" w:hAnsi="Times New Roman" w:cs="Times New Roman"/>
          <w:sz w:val="24"/>
          <w:szCs w:val="24"/>
        </w:rPr>
      </w:pPr>
      <w:r w:rsidRPr="00F978E0">
        <w:rPr>
          <w:rFonts w:ascii="Times New Roman" w:hAnsi="Times New Roman" w:cs="Times New Roman"/>
          <w:sz w:val="24"/>
          <w:szCs w:val="24"/>
        </w:rPr>
        <w:t xml:space="preserve">If any conflicts occur between this policy and </w:t>
      </w:r>
      <w:r w:rsidRPr="00F978E0" w:rsidR="00027C24">
        <w:rPr>
          <w:rFonts w:ascii="Times New Roman" w:hAnsi="Times New Roman" w:cs="Times New Roman"/>
          <w:sz w:val="24"/>
          <w:szCs w:val="24"/>
        </w:rPr>
        <w:t>D</w:t>
      </w:r>
      <w:r w:rsidRPr="00F978E0" w:rsidR="00C376E1">
        <w:rPr>
          <w:rFonts w:ascii="Times New Roman" w:hAnsi="Times New Roman" w:cs="Times New Roman"/>
          <w:sz w:val="24"/>
          <w:szCs w:val="24"/>
        </w:rPr>
        <w:t>onor requirement, the issue</w:t>
      </w:r>
      <w:r w:rsidRPr="00F978E0" w:rsidR="00B14E24">
        <w:rPr>
          <w:rFonts w:ascii="Times New Roman" w:hAnsi="Times New Roman" w:cs="Times New Roman"/>
          <w:sz w:val="24"/>
          <w:szCs w:val="24"/>
        </w:rPr>
        <w:t xml:space="preserve"> shall be resolved by giving precedence in the following order:</w:t>
      </w:r>
    </w:p>
    <w:p w:rsidRPr="00F978E0" w:rsidR="00B14E24" w:rsidP="006D4069" w:rsidRDefault="00CF0AFD" w14:paraId="424F8A09" w14:textId="332804C2">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Requirements </w:t>
      </w:r>
      <w:r w:rsidRPr="00F978E0" w:rsidR="00825767">
        <w:rPr>
          <w:rFonts w:ascii="Times New Roman" w:hAnsi="Times New Roman" w:cs="Times New Roman"/>
          <w:sz w:val="24"/>
          <w:szCs w:val="24"/>
        </w:rPr>
        <w:t xml:space="preserve">according to the </w:t>
      </w:r>
      <w:r w:rsidRPr="00F978E0" w:rsidR="00027C24">
        <w:rPr>
          <w:rFonts w:ascii="Times New Roman" w:hAnsi="Times New Roman" w:cs="Times New Roman"/>
          <w:sz w:val="24"/>
          <w:szCs w:val="24"/>
        </w:rPr>
        <w:t>Donor</w:t>
      </w:r>
      <w:r w:rsidRPr="00F978E0" w:rsidR="00E73481">
        <w:rPr>
          <w:rFonts w:ascii="Times New Roman" w:hAnsi="Times New Roman" w:cs="Times New Roman"/>
          <w:sz w:val="24"/>
          <w:szCs w:val="24"/>
        </w:rPr>
        <w:t xml:space="preserve"> </w:t>
      </w:r>
      <w:r w:rsidRPr="00F978E0" w:rsidR="00455581">
        <w:rPr>
          <w:rFonts w:ascii="Times New Roman" w:hAnsi="Times New Roman" w:cs="Times New Roman"/>
          <w:sz w:val="24"/>
          <w:szCs w:val="24"/>
        </w:rPr>
        <w:t>(</w:t>
      </w:r>
      <w:r w:rsidRPr="00F978E0" w:rsidR="00E73481">
        <w:rPr>
          <w:rFonts w:ascii="Times New Roman" w:hAnsi="Times New Roman" w:cs="Times New Roman"/>
          <w:sz w:val="24"/>
          <w:szCs w:val="24"/>
        </w:rPr>
        <w:t xml:space="preserve">if </w:t>
      </w:r>
      <w:r w:rsidRPr="00F978E0" w:rsidR="003B43DD">
        <w:rPr>
          <w:rFonts w:ascii="Times New Roman" w:hAnsi="Times New Roman" w:cs="Times New Roman"/>
          <w:sz w:val="24"/>
          <w:szCs w:val="24"/>
        </w:rPr>
        <w:t xml:space="preserve">the </w:t>
      </w:r>
      <w:r w:rsidRPr="00F978E0" w:rsidR="00566BEC">
        <w:rPr>
          <w:rFonts w:ascii="Times New Roman" w:hAnsi="Times New Roman" w:cs="Times New Roman"/>
          <w:sz w:val="24"/>
          <w:szCs w:val="24"/>
        </w:rPr>
        <w:t xml:space="preserve">POA </w:t>
      </w:r>
      <w:r w:rsidRPr="00F978E0" w:rsidR="00CF354C">
        <w:rPr>
          <w:rFonts w:ascii="Times New Roman" w:hAnsi="Times New Roman" w:cs="Times New Roman"/>
          <w:sz w:val="24"/>
          <w:szCs w:val="24"/>
        </w:rPr>
        <w:t>Affiliate</w:t>
      </w:r>
      <w:r w:rsidRPr="00F978E0" w:rsidR="00E73481">
        <w:rPr>
          <w:rFonts w:ascii="Times New Roman" w:hAnsi="Times New Roman" w:cs="Times New Roman"/>
          <w:sz w:val="24"/>
          <w:szCs w:val="24"/>
        </w:rPr>
        <w:t xml:space="preserve"> </w:t>
      </w:r>
      <w:r w:rsidRPr="00F978E0" w:rsidR="004C67B8">
        <w:rPr>
          <w:rFonts w:ascii="Times New Roman" w:hAnsi="Times New Roman" w:cs="Times New Roman"/>
          <w:sz w:val="24"/>
          <w:szCs w:val="24"/>
        </w:rPr>
        <w:t>works</w:t>
      </w:r>
      <w:r w:rsidRPr="00F978E0" w:rsidR="00CF354C">
        <w:rPr>
          <w:rFonts w:ascii="Times New Roman" w:hAnsi="Times New Roman" w:cs="Times New Roman"/>
          <w:sz w:val="24"/>
          <w:szCs w:val="24"/>
        </w:rPr>
        <w:t xml:space="preserve"> on a U.S. Government</w:t>
      </w:r>
      <w:r w:rsidRPr="00F978E0" w:rsidR="004C67B8">
        <w:rPr>
          <w:rFonts w:ascii="Times New Roman" w:hAnsi="Times New Roman" w:cs="Times New Roman"/>
          <w:sz w:val="24"/>
          <w:szCs w:val="24"/>
        </w:rPr>
        <w:t>-</w:t>
      </w:r>
      <w:r w:rsidRPr="00F978E0" w:rsidR="00CF354C">
        <w:rPr>
          <w:rFonts w:ascii="Times New Roman" w:hAnsi="Times New Roman" w:cs="Times New Roman"/>
          <w:sz w:val="24"/>
          <w:szCs w:val="24"/>
        </w:rPr>
        <w:t>funded project</w:t>
      </w:r>
      <w:r w:rsidRPr="00F978E0" w:rsidR="004C67B8">
        <w:rPr>
          <w:rFonts w:ascii="Times New Roman" w:hAnsi="Times New Roman" w:cs="Times New Roman"/>
          <w:sz w:val="24"/>
          <w:szCs w:val="24"/>
        </w:rPr>
        <w:t>)</w:t>
      </w:r>
    </w:p>
    <w:p w:rsidRPr="00F978E0" w:rsidR="0054562C" w:rsidP="006D4069" w:rsidRDefault="00566BEC" w14:paraId="5930EE7F" w14:textId="7CDD10EF">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Pr="00F978E0" w:rsidR="0054562C">
        <w:rPr>
          <w:rFonts w:ascii="Times New Roman" w:hAnsi="Times New Roman" w:cs="Times New Roman"/>
          <w:sz w:val="24"/>
          <w:szCs w:val="24"/>
        </w:rPr>
        <w:t>Child Safeguarding Policy</w:t>
      </w:r>
    </w:p>
    <w:p w:rsidRPr="00F978E0" w:rsidR="00FC29F1" w:rsidP="006D4069" w:rsidRDefault="00F03776" w14:paraId="4FCC25B3" w14:textId="6E991E0F">
      <w:pPr>
        <w:pStyle w:val="Heading1"/>
      </w:pPr>
      <w:bookmarkStart w:name="_Toc40479676" w:id="12"/>
      <w:bookmarkStart w:name="_Toc40479738" w:id="13"/>
      <w:bookmarkStart w:name="_gjdgxs" w:id="14"/>
      <w:bookmarkStart w:name="_Toc71585926" w:id="15"/>
      <w:bookmarkEnd w:id="12"/>
      <w:bookmarkEnd w:id="13"/>
      <w:bookmarkEnd w:id="14"/>
      <w:r w:rsidRPr="00F978E0">
        <w:t>Child Safeg</w:t>
      </w:r>
      <w:r w:rsidRPr="00F978E0" w:rsidR="00DC047A">
        <w:t xml:space="preserve">uarding </w:t>
      </w:r>
      <w:r w:rsidR="00756260">
        <w:t>Core Principles</w:t>
      </w:r>
      <w:bookmarkEnd w:id="15"/>
      <w:r w:rsidR="00756260">
        <w:t xml:space="preserve"> </w:t>
      </w:r>
      <w:r w:rsidRPr="00F978E0" w:rsidR="00C17C9A">
        <w:t xml:space="preserve"> </w:t>
      </w:r>
    </w:p>
    <w:p w:rsidRPr="00F978E0" w:rsidR="00B54D3F" w:rsidP="006D4069" w:rsidRDefault="00972B02" w14:paraId="77F7FED4" w14:textId="63C6537D">
      <w:p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Pr="00F978E0" w:rsidR="00A6718B">
        <w:rPr>
          <w:rFonts w:ascii="Times New Roman" w:hAnsi="Times New Roman" w:cs="Times New Roman"/>
          <w:sz w:val="24"/>
          <w:szCs w:val="24"/>
        </w:rPr>
        <w:t xml:space="preserve">capacity to achieve its vision and mission depends upon all </w:t>
      </w:r>
      <w:r w:rsidRPr="00F978E0">
        <w:rPr>
          <w:rFonts w:ascii="Times New Roman" w:hAnsi="Times New Roman" w:cs="Times New Roman"/>
          <w:sz w:val="24"/>
          <w:szCs w:val="24"/>
        </w:rPr>
        <w:t xml:space="preserve">POA </w:t>
      </w:r>
      <w:r w:rsidRPr="00F978E0" w:rsidR="00A6718B">
        <w:rPr>
          <w:rFonts w:ascii="Times New Roman" w:hAnsi="Times New Roman" w:cs="Times New Roman"/>
          <w:sz w:val="24"/>
          <w:szCs w:val="24"/>
        </w:rPr>
        <w:t xml:space="preserve">Affiliates. </w:t>
      </w:r>
      <w:r w:rsidRPr="00F978E0" w:rsidR="006F5CE6">
        <w:rPr>
          <w:rFonts w:ascii="Times New Roman" w:hAnsi="Times New Roman" w:cs="Times New Roman"/>
          <w:sz w:val="24"/>
          <w:szCs w:val="24"/>
        </w:rPr>
        <w:t xml:space="preserve">Therefore, all </w:t>
      </w:r>
      <w:r w:rsidRPr="00F978E0">
        <w:rPr>
          <w:rFonts w:ascii="Times New Roman" w:hAnsi="Times New Roman" w:cs="Times New Roman"/>
          <w:sz w:val="24"/>
          <w:szCs w:val="24"/>
        </w:rPr>
        <w:t xml:space="preserve">POA </w:t>
      </w:r>
      <w:r w:rsidRPr="00F978E0" w:rsidR="006F5CE6">
        <w:rPr>
          <w:rFonts w:ascii="Times New Roman" w:hAnsi="Times New Roman" w:cs="Times New Roman"/>
          <w:sz w:val="24"/>
          <w:szCs w:val="24"/>
        </w:rPr>
        <w:t>Affiliates must uphold and promote the highest standards of ethical and professional conduct</w:t>
      </w:r>
      <w:r w:rsidRPr="00F978E0" w:rsidR="00BA794C">
        <w:rPr>
          <w:rFonts w:ascii="Times New Roman" w:hAnsi="Times New Roman" w:cs="Times New Roman"/>
          <w:sz w:val="24"/>
          <w:szCs w:val="24"/>
        </w:rPr>
        <w:t xml:space="preserve">. </w:t>
      </w:r>
      <w:r w:rsidRPr="00F978E0">
        <w:rPr>
          <w:rFonts w:ascii="Times New Roman" w:hAnsi="Times New Roman" w:cs="Times New Roman"/>
          <w:sz w:val="24"/>
          <w:szCs w:val="24"/>
        </w:rPr>
        <w:t xml:space="preserve">POA </w:t>
      </w:r>
      <w:r w:rsidRPr="00F978E0" w:rsidR="002A1CEF">
        <w:rPr>
          <w:rFonts w:ascii="Times New Roman" w:hAnsi="Times New Roman" w:cs="Times New Roman"/>
          <w:sz w:val="24"/>
          <w:szCs w:val="24"/>
        </w:rPr>
        <w:t>p</w:t>
      </w:r>
      <w:r w:rsidRPr="00F978E0" w:rsidR="0059364A">
        <w:rPr>
          <w:rFonts w:ascii="Times New Roman" w:hAnsi="Times New Roman" w:cs="Times New Roman"/>
          <w:sz w:val="24"/>
          <w:szCs w:val="24"/>
        </w:rPr>
        <w:t xml:space="preserve">rohibits any act of child abuse, </w:t>
      </w:r>
      <w:r w:rsidRPr="00F978E0" w:rsidR="005D7CEA">
        <w:rPr>
          <w:rFonts w:ascii="Times New Roman" w:hAnsi="Times New Roman" w:cs="Times New Roman"/>
          <w:sz w:val="24"/>
          <w:szCs w:val="24"/>
        </w:rPr>
        <w:t xml:space="preserve">child </w:t>
      </w:r>
      <w:r w:rsidRPr="00F978E0" w:rsidR="0059364A">
        <w:rPr>
          <w:rFonts w:ascii="Times New Roman" w:hAnsi="Times New Roman" w:cs="Times New Roman"/>
          <w:sz w:val="24"/>
          <w:szCs w:val="24"/>
        </w:rPr>
        <w:t xml:space="preserve">exploitation, </w:t>
      </w:r>
      <w:r w:rsidRPr="00F978E0" w:rsidR="005D7CEA">
        <w:rPr>
          <w:rFonts w:ascii="Times New Roman" w:hAnsi="Times New Roman" w:cs="Times New Roman"/>
          <w:sz w:val="24"/>
          <w:szCs w:val="24"/>
        </w:rPr>
        <w:t xml:space="preserve">child </w:t>
      </w:r>
      <w:r w:rsidRPr="00F978E0" w:rsidR="00CA772F">
        <w:rPr>
          <w:rFonts w:ascii="Times New Roman" w:hAnsi="Times New Roman" w:cs="Times New Roman"/>
          <w:sz w:val="24"/>
          <w:szCs w:val="24"/>
        </w:rPr>
        <w:t>neglect</w:t>
      </w:r>
      <w:r w:rsidRPr="00F978E0" w:rsidR="005D7CEA">
        <w:rPr>
          <w:rFonts w:ascii="Times New Roman" w:hAnsi="Times New Roman" w:cs="Times New Roman"/>
          <w:sz w:val="24"/>
          <w:szCs w:val="24"/>
        </w:rPr>
        <w:t xml:space="preserve">, economic exploitation, </w:t>
      </w:r>
      <w:r w:rsidRPr="00F978E0" w:rsidR="00BD4F57">
        <w:rPr>
          <w:rFonts w:ascii="Times New Roman" w:hAnsi="Times New Roman" w:cs="Times New Roman"/>
          <w:sz w:val="24"/>
          <w:szCs w:val="24"/>
        </w:rPr>
        <w:t>bullying</w:t>
      </w:r>
      <w:r w:rsidR="002559D1">
        <w:rPr>
          <w:rFonts w:ascii="Times New Roman" w:hAnsi="Times New Roman" w:cs="Times New Roman"/>
          <w:sz w:val="24"/>
          <w:szCs w:val="24"/>
        </w:rPr>
        <w:t xml:space="preserve"> and cyberbullying</w:t>
      </w:r>
      <w:r w:rsidRPr="00F978E0" w:rsidR="0008580F">
        <w:rPr>
          <w:rFonts w:ascii="Times New Roman" w:hAnsi="Times New Roman" w:cs="Times New Roman"/>
          <w:sz w:val="24"/>
          <w:szCs w:val="24"/>
        </w:rPr>
        <w:t>,</w:t>
      </w:r>
      <w:r w:rsidRPr="00F978E0" w:rsidR="00BD4F57">
        <w:rPr>
          <w:rFonts w:ascii="Times New Roman" w:hAnsi="Times New Roman" w:cs="Times New Roman"/>
          <w:sz w:val="24"/>
          <w:szCs w:val="24"/>
        </w:rPr>
        <w:t xml:space="preserve"> </w:t>
      </w:r>
      <w:r w:rsidRPr="00F978E0" w:rsidR="005D7CEA">
        <w:rPr>
          <w:rFonts w:ascii="Times New Roman" w:hAnsi="Times New Roman" w:cs="Times New Roman"/>
          <w:sz w:val="24"/>
          <w:szCs w:val="24"/>
        </w:rPr>
        <w:t>or ill treatment</w:t>
      </w:r>
      <w:r w:rsidRPr="00F978E0" w:rsidR="00C4236D">
        <w:rPr>
          <w:rFonts w:ascii="Times New Roman" w:hAnsi="Times New Roman" w:cs="Times New Roman"/>
          <w:sz w:val="24"/>
          <w:szCs w:val="24"/>
        </w:rPr>
        <w:t xml:space="preserve">, as defined under </w:t>
      </w:r>
      <w:hyperlink w:history="1" w:anchor="_Definitions">
        <w:r w:rsidRPr="008306F0" w:rsidR="0029036D">
          <w:rPr>
            <w:rStyle w:val="Hyperlink"/>
            <w:rFonts w:ascii="Times New Roman" w:hAnsi="Times New Roman" w:cs="Times New Roman"/>
            <w:sz w:val="24"/>
            <w:szCs w:val="24"/>
          </w:rPr>
          <w:t xml:space="preserve">Article </w:t>
        </w:r>
        <w:r w:rsidRPr="008306F0" w:rsidR="008306F0">
          <w:rPr>
            <w:rStyle w:val="Hyperlink"/>
            <w:rFonts w:ascii="Times New Roman" w:hAnsi="Times New Roman" w:cs="Times New Roman"/>
            <w:sz w:val="24"/>
            <w:szCs w:val="24"/>
          </w:rPr>
          <w:t>2.</w:t>
        </w:r>
        <w:r w:rsidRPr="008306F0" w:rsidR="001F3647">
          <w:rPr>
            <w:rStyle w:val="Hyperlink"/>
            <w:rFonts w:ascii="Times New Roman" w:hAnsi="Times New Roman" w:cs="Times New Roman"/>
            <w:sz w:val="24"/>
            <w:szCs w:val="24"/>
          </w:rPr>
          <w:t xml:space="preserve"> </w:t>
        </w:r>
        <w:r w:rsidRPr="008306F0" w:rsidR="00C4236D">
          <w:rPr>
            <w:rStyle w:val="Hyperlink"/>
            <w:rFonts w:ascii="Times New Roman" w:hAnsi="Times New Roman" w:cs="Times New Roman"/>
            <w:sz w:val="24"/>
            <w:szCs w:val="24"/>
          </w:rPr>
          <w:t>Definitions</w:t>
        </w:r>
      </w:hyperlink>
      <w:r w:rsidRPr="00F978E0" w:rsidR="00C4236D">
        <w:rPr>
          <w:rFonts w:ascii="Times New Roman" w:hAnsi="Times New Roman" w:cs="Times New Roman"/>
          <w:sz w:val="24"/>
          <w:szCs w:val="24"/>
        </w:rPr>
        <w:t>.</w:t>
      </w:r>
      <w:r w:rsidRPr="00F978E0" w:rsidR="0029036D">
        <w:rPr>
          <w:rFonts w:ascii="Times New Roman" w:hAnsi="Times New Roman" w:cs="Times New Roman"/>
          <w:sz w:val="24"/>
          <w:szCs w:val="24"/>
        </w:rPr>
        <w:t xml:space="preserve"> </w:t>
      </w:r>
      <w:r w:rsidRPr="00F978E0" w:rsidR="00BA794C">
        <w:rPr>
          <w:rFonts w:ascii="Times New Roman" w:hAnsi="Times New Roman" w:cs="Times New Roman"/>
          <w:sz w:val="24"/>
          <w:szCs w:val="24"/>
        </w:rPr>
        <w:t>Th</w:t>
      </w:r>
      <w:r w:rsidR="00EF1DC4">
        <w:rPr>
          <w:rFonts w:ascii="Times New Roman" w:hAnsi="Times New Roman" w:cs="Times New Roman"/>
          <w:sz w:val="24"/>
          <w:szCs w:val="24"/>
        </w:rPr>
        <w:t>e</w:t>
      </w:r>
      <w:r w:rsidRPr="00F978E0" w:rsidR="00BA794C">
        <w:rPr>
          <w:rFonts w:ascii="Times New Roman" w:hAnsi="Times New Roman" w:cs="Times New Roman"/>
          <w:sz w:val="24"/>
          <w:szCs w:val="24"/>
        </w:rPr>
        <w:t xml:space="preserve"> </w:t>
      </w:r>
      <w:r w:rsidR="005237FD">
        <w:rPr>
          <w:rFonts w:ascii="Times New Roman" w:hAnsi="Times New Roman" w:cs="Times New Roman"/>
          <w:sz w:val="24"/>
          <w:szCs w:val="24"/>
        </w:rPr>
        <w:t>following core principles</w:t>
      </w:r>
      <w:r w:rsidR="00EF1DC4">
        <w:rPr>
          <w:rFonts w:ascii="Times New Roman" w:hAnsi="Times New Roman" w:cs="Times New Roman"/>
          <w:sz w:val="24"/>
          <w:szCs w:val="24"/>
        </w:rPr>
        <w:t xml:space="preserve"> are</w:t>
      </w:r>
      <w:r w:rsidRPr="00F978E0" w:rsidR="00BA794C">
        <w:rPr>
          <w:rFonts w:ascii="Times New Roman" w:hAnsi="Times New Roman" w:cs="Times New Roman"/>
          <w:sz w:val="24"/>
          <w:szCs w:val="24"/>
        </w:rPr>
        <w:t xml:space="preserve"> to be followed by all </w:t>
      </w:r>
      <w:r w:rsidRPr="00F978E0" w:rsidR="00E46733">
        <w:rPr>
          <w:rFonts w:ascii="Times New Roman" w:hAnsi="Times New Roman" w:cs="Times New Roman"/>
          <w:sz w:val="24"/>
          <w:szCs w:val="24"/>
        </w:rPr>
        <w:t xml:space="preserve">POA </w:t>
      </w:r>
      <w:r w:rsidRPr="00F978E0" w:rsidR="00BA794C">
        <w:rPr>
          <w:rFonts w:ascii="Times New Roman" w:hAnsi="Times New Roman" w:cs="Times New Roman"/>
          <w:sz w:val="24"/>
          <w:szCs w:val="24"/>
        </w:rPr>
        <w:t>Affiliates</w:t>
      </w:r>
      <w:r w:rsidR="005237FD">
        <w:rPr>
          <w:rFonts w:ascii="Times New Roman" w:hAnsi="Times New Roman" w:cs="Times New Roman"/>
          <w:sz w:val="24"/>
          <w:szCs w:val="24"/>
        </w:rPr>
        <w:t>:</w:t>
      </w:r>
    </w:p>
    <w:p w:rsidR="00793B84" w:rsidP="006D4069" w:rsidRDefault="000D0727" w14:paraId="76D55152" w14:textId="4F6281AB">
      <w:pPr>
        <w:pStyle w:val="ListParagraph"/>
        <w:numPr>
          <w:ilvl w:val="0"/>
          <w:numId w:val="44"/>
        </w:numPr>
        <w:spacing w:after="0"/>
        <w:jc w:val="both"/>
        <w:rPr>
          <w:rFonts w:ascii="Times New Roman" w:hAnsi="Times New Roman" w:cs="Times New Roman"/>
          <w:sz w:val="24"/>
          <w:szCs w:val="24"/>
        </w:rPr>
      </w:pPr>
      <w:r w:rsidRPr="00D668C3">
        <w:rPr>
          <w:rFonts w:ascii="Times New Roman" w:hAnsi="Times New Roman" w:cs="Times New Roman"/>
          <w:sz w:val="24"/>
          <w:szCs w:val="24"/>
        </w:rPr>
        <w:t xml:space="preserve">All children under the age of 18 have equal rights to protection from all forms of violence, as declared in </w:t>
      </w:r>
      <w:hyperlink w:history="1" r:id="rId14">
        <w:r w:rsidRPr="00D668C3">
          <w:rPr>
            <w:rStyle w:val="Hyperlink"/>
            <w:rFonts w:ascii="Times New Roman" w:hAnsi="Times New Roman" w:cs="Times New Roman"/>
            <w:sz w:val="24"/>
            <w:szCs w:val="24"/>
          </w:rPr>
          <w:t>Article 19 of the United Nations Convention on the Rights of the Child</w:t>
        </w:r>
      </w:hyperlink>
      <w:r w:rsidRPr="00D668C3" w:rsidR="00793B84">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Pr="00F978E0" w:rsidR="009A5C8C" w:rsidP="006D4069" w:rsidRDefault="009A5C8C" w14:paraId="409BA769" w14:textId="334CDB7E">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F978E0" w:rsidR="009A5C8C" w:rsidP="006D4069" w:rsidRDefault="009A5C8C" w14:paraId="6F64DE87" w14:textId="77777777">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Prohibit all personnel from engaging in child abuse, exploitation, or neglect;</w:t>
      </w:r>
    </w:p>
    <w:p w:rsidRPr="00F978E0" w:rsidR="009A5C8C" w:rsidP="006D4069" w:rsidRDefault="009A5C8C" w14:paraId="736AD1FF" w14:textId="76140FCD">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Consider </w:t>
      </w:r>
      <w:r w:rsidR="005A0625">
        <w:rPr>
          <w:rFonts w:ascii="Times New Roman" w:hAnsi="Times New Roman" w:cs="Times New Roman"/>
          <w:sz w:val="24"/>
          <w:szCs w:val="24"/>
        </w:rPr>
        <w:t>C</w:t>
      </w:r>
      <w:r w:rsidRPr="00F978E0">
        <w:rPr>
          <w:rFonts w:ascii="Times New Roman" w:hAnsi="Times New Roman" w:cs="Times New Roman"/>
          <w:sz w:val="24"/>
          <w:szCs w:val="24"/>
        </w:rPr>
        <w:t xml:space="preserve">hild </w:t>
      </w:r>
      <w:r w:rsidR="005A0625">
        <w:rPr>
          <w:rFonts w:ascii="Times New Roman" w:hAnsi="Times New Roman" w:cs="Times New Roman"/>
          <w:sz w:val="24"/>
          <w:szCs w:val="24"/>
        </w:rPr>
        <w:t>S</w:t>
      </w:r>
      <w:r w:rsidRPr="00F978E0">
        <w:rPr>
          <w:rFonts w:ascii="Times New Roman" w:hAnsi="Times New Roman" w:cs="Times New Roman"/>
          <w:sz w:val="24"/>
          <w:szCs w:val="24"/>
        </w:rPr>
        <w:t>afeguarding in project planning and implementation to determine potential risks to children that are associated with project activities and operations</w:t>
      </w:r>
      <w:r w:rsidR="00792C5F">
        <w:rPr>
          <w:rFonts w:ascii="Times New Roman" w:hAnsi="Times New Roman" w:cs="Times New Roman"/>
          <w:sz w:val="24"/>
          <w:szCs w:val="24"/>
        </w:rPr>
        <w:t xml:space="preserve"> and identify gaps and ways to address</w:t>
      </w:r>
      <w:r w:rsidRPr="00F978E0">
        <w:rPr>
          <w:rFonts w:ascii="Times New Roman" w:hAnsi="Times New Roman" w:cs="Times New Roman"/>
          <w:sz w:val="24"/>
          <w:szCs w:val="24"/>
        </w:rPr>
        <w:t>;</w:t>
      </w:r>
    </w:p>
    <w:p w:rsidRPr="00F978E0" w:rsidR="009A5C8C" w:rsidP="006D4069" w:rsidRDefault="009A5C8C" w14:paraId="7DA6C6ED" w14:textId="77777777">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Apply measures to reduce the risk of child abuse, exploitation, or neglect, </w:t>
      </w:r>
      <w:r w:rsidRPr="00F978E0">
        <w:rPr>
          <w:rFonts w:ascii="Times New Roman" w:hAnsi="Times New Roman" w:cs="Times New Roman"/>
          <w:sz w:val="24"/>
          <w:szCs w:val="24"/>
        </w:rPr>
        <w:tab/>
      </w:r>
      <w:r w:rsidRPr="00F978E0">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F978E0" w:rsidR="009A5C8C" w:rsidP="006D4069" w:rsidRDefault="009A5C8C" w14:paraId="2F957B22" w14:textId="55644F21">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Promote child-safe screening procedures for personnel, particularly personnel whose work brings them in direct contact with children; </w:t>
      </w:r>
    </w:p>
    <w:p w:rsidR="009523A5" w:rsidP="006D4069" w:rsidRDefault="009A5C8C" w14:paraId="46D2E8CD" w14:textId="561EDEF3">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r w:rsidR="00115363">
        <w:rPr>
          <w:rFonts w:ascii="Times New Roman" w:hAnsi="Times New Roman" w:cs="Times New Roman"/>
          <w:sz w:val="24"/>
          <w:szCs w:val="24"/>
        </w:rPr>
        <w:t>;</w:t>
      </w:r>
    </w:p>
    <w:p w:rsidR="00896C59" w:rsidP="006D4069" w:rsidRDefault="006355E3" w14:paraId="5D988B88" w14:textId="58E8F346">
      <w:pPr>
        <w:pStyle w:val="ListParagraph"/>
        <w:numPr>
          <w:ilvl w:val="0"/>
          <w:numId w:val="44"/>
        </w:numPr>
        <w:spacing w:after="0"/>
        <w:jc w:val="both"/>
        <w:rPr>
          <w:rFonts w:ascii="Times New Roman" w:hAnsi="Times New Roman" w:cs="Times New Roman"/>
          <w:sz w:val="24"/>
          <w:szCs w:val="24"/>
        </w:rPr>
      </w:pPr>
      <w:r w:rsidRPr="0C9C74C6" w:rsidR="006355E3">
        <w:rPr>
          <w:rFonts w:ascii="Times New Roman" w:hAnsi="Times New Roman" w:cs="Times New Roman"/>
          <w:sz w:val="24"/>
          <w:szCs w:val="24"/>
        </w:rPr>
        <w:t xml:space="preserve">Train </w:t>
      </w:r>
      <w:r w:rsidRPr="0C9C74C6" w:rsidR="00D5393B">
        <w:rPr>
          <w:rFonts w:ascii="Times New Roman" w:hAnsi="Times New Roman" w:cs="Times New Roman"/>
          <w:sz w:val="24"/>
          <w:szCs w:val="24"/>
        </w:rPr>
        <w:t>all POA Affiliates</w:t>
      </w:r>
      <w:r w:rsidRPr="0C9C74C6" w:rsidR="00D5393B">
        <w:rPr>
          <w:rFonts w:ascii="Times New Roman" w:hAnsi="Times New Roman" w:cs="Times New Roman"/>
          <w:sz w:val="24"/>
          <w:szCs w:val="24"/>
        </w:rPr>
        <w:t xml:space="preserve"> to</w:t>
      </w:r>
      <w:r w:rsidRPr="0C9C74C6" w:rsidR="0073296A">
        <w:rPr>
          <w:rFonts w:ascii="Times New Roman" w:hAnsi="Times New Roman" w:cs="Times New Roman"/>
          <w:sz w:val="24"/>
          <w:szCs w:val="24"/>
        </w:rPr>
        <w:t xml:space="preserve"> know how to report and who to contact when any concern arises, no matter how seemingly small or </w:t>
      </w:r>
      <w:r w:rsidRPr="0C9C74C6" w:rsidR="00D5393B">
        <w:rPr>
          <w:rFonts w:ascii="Times New Roman" w:hAnsi="Times New Roman" w:cs="Times New Roman"/>
          <w:sz w:val="24"/>
          <w:szCs w:val="24"/>
        </w:rPr>
        <w:t>insignificant</w:t>
      </w:r>
      <w:r w:rsidRPr="0C9C74C6" w:rsidR="00115363">
        <w:rPr>
          <w:rFonts w:ascii="Times New Roman" w:hAnsi="Times New Roman" w:cs="Times New Roman"/>
          <w:sz w:val="24"/>
          <w:szCs w:val="24"/>
        </w:rPr>
        <w:t>;</w:t>
      </w:r>
    </w:p>
    <w:p w:rsidR="002F664C" w:rsidP="006D4069" w:rsidRDefault="002F664C" w14:paraId="5239FB03" w14:textId="05BF6D23">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Respond</w:t>
      </w:r>
      <w:r w:rsidRPr="002F664C">
        <w:rPr>
          <w:rFonts w:ascii="Times New Roman" w:hAnsi="Times New Roman" w:cs="Times New Roman"/>
          <w:sz w:val="24"/>
          <w:szCs w:val="24"/>
        </w:rPr>
        <w:t xml:space="preserve"> to concerns </w:t>
      </w:r>
      <w:r>
        <w:rPr>
          <w:rFonts w:ascii="Times New Roman" w:hAnsi="Times New Roman" w:cs="Times New Roman"/>
          <w:sz w:val="24"/>
          <w:szCs w:val="24"/>
        </w:rPr>
        <w:t>including a</w:t>
      </w:r>
      <w:r w:rsidRPr="002F664C">
        <w:rPr>
          <w:rFonts w:ascii="Times New Roman" w:hAnsi="Times New Roman" w:cs="Times New Roman"/>
          <w:sz w:val="24"/>
          <w:szCs w:val="24"/>
        </w:rPr>
        <w:t xml:space="preserve"> mandate to investigate all credible allegations </w:t>
      </w:r>
      <w:r w:rsidR="009A6E6D">
        <w:rPr>
          <w:rFonts w:ascii="Times New Roman" w:hAnsi="Times New Roman" w:cs="Times New Roman"/>
          <w:sz w:val="24"/>
          <w:szCs w:val="24"/>
        </w:rPr>
        <w:t>violations of this Child Safeguarding Policy</w:t>
      </w:r>
      <w:r w:rsidRPr="002F664C">
        <w:rPr>
          <w:rFonts w:ascii="Times New Roman" w:hAnsi="Times New Roman" w:cs="Times New Roman"/>
          <w:sz w:val="24"/>
          <w:szCs w:val="24"/>
        </w:rPr>
        <w:t xml:space="preserve">. </w:t>
      </w:r>
      <w:r w:rsidR="008A2288">
        <w:rPr>
          <w:rFonts w:ascii="Times New Roman" w:hAnsi="Times New Roman" w:cs="Times New Roman"/>
          <w:sz w:val="24"/>
          <w:szCs w:val="24"/>
        </w:rPr>
        <w:t>POA Affiliates</w:t>
      </w:r>
      <w:r w:rsidRPr="002F664C">
        <w:rPr>
          <w:rFonts w:ascii="Times New Roman" w:hAnsi="Times New Roman" w:cs="Times New Roman"/>
          <w:sz w:val="24"/>
          <w:szCs w:val="24"/>
        </w:rPr>
        <w:t xml:space="preserve"> are required to cooperate with any subsequent investigation. Corrective measures, including any personnel or disciplinary action, will be taken to prevent the recurrence of such activity</w:t>
      </w:r>
      <w:r w:rsidR="00115363">
        <w:rPr>
          <w:rFonts w:ascii="Times New Roman" w:hAnsi="Times New Roman" w:cs="Times New Roman"/>
          <w:sz w:val="24"/>
          <w:szCs w:val="24"/>
        </w:rPr>
        <w:t>;</w:t>
      </w:r>
      <w:r w:rsidR="009255B3">
        <w:rPr>
          <w:rFonts w:ascii="Times New Roman" w:hAnsi="Times New Roman" w:cs="Times New Roman"/>
          <w:sz w:val="24"/>
          <w:szCs w:val="24"/>
        </w:rPr>
        <w:t xml:space="preserve"> and</w:t>
      </w:r>
    </w:p>
    <w:p w:rsidRPr="00C30940" w:rsidR="00756CE5" w:rsidP="006D4069" w:rsidRDefault="00636818" w14:paraId="7FAB1A45" w14:textId="1BCA84F9">
      <w:pPr>
        <w:pStyle w:val="ListParagraph"/>
        <w:numPr>
          <w:ilvl w:val="0"/>
          <w:numId w:val="44"/>
        </w:numPr>
        <w:spacing w:after="0"/>
        <w:jc w:val="both"/>
        <w:rPr>
          <w:rFonts w:ascii="Times New Roman" w:hAnsi="Times New Roman" w:cs="Times New Roman"/>
          <w:sz w:val="24"/>
          <w:szCs w:val="24"/>
        </w:rPr>
      </w:pPr>
      <w:r w:rsidRPr="0C9C74C6" w:rsidR="00636818">
        <w:rPr>
          <w:rFonts w:ascii="Times New Roman" w:hAnsi="Times New Roman" w:cs="Times New Roman"/>
          <w:sz w:val="24"/>
          <w:szCs w:val="24"/>
        </w:rPr>
        <w:t xml:space="preserve">Ensure all POA Affiliates </w:t>
      </w:r>
      <w:r w:rsidRPr="0C9C74C6" w:rsidR="00343CC1">
        <w:rPr>
          <w:rFonts w:ascii="Times New Roman" w:hAnsi="Times New Roman" w:cs="Times New Roman"/>
          <w:sz w:val="24"/>
          <w:szCs w:val="24"/>
        </w:rPr>
        <w:t>receive training</w:t>
      </w:r>
      <w:r w:rsidRPr="0C9C74C6" w:rsidR="00343CC1">
        <w:rPr>
          <w:rFonts w:ascii="Times New Roman" w:hAnsi="Times New Roman" w:cs="Times New Roman"/>
          <w:sz w:val="24"/>
          <w:szCs w:val="24"/>
        </w:rPr>
        <w:t xml:space="preserve"> </w:t>
      </w:r>
      <w:r w:rsidRPr="0C9C74C6" w:rsidR="00DD2C31">
        <w:rPr>
          <w:rFonts w:ascii="Times New Roman" w:hAnsi="Times New Roman" w:cs="Times New Roman"/>
          <w:sz w:val="24"/>
          <w:szCs w:val="24"/>
        </w:rPr>
        <w:t xml:space="preserve">and are made aware of the expectation in </w:t>
      </w:r>
      <w:r w:rsidRPr="0C9C74C6" w:rsidR="009D0452">
        <w:rPr>
          <w:rFonts w:ascii="Times New Roman" w:hAnsi="Times New Roman" w:cs="Times New Roman"/>
          <w:sz w:val="24"/>
          <w:szCs w:val="24"/>
        </w:rPr>
        <w:t xml:space="preserve">this policy </w:t>
      </w:r>
      <w:r w:rsidRPr="0C9C74C6" w:rsidR="00343CC1">
        <w:rPr>
          <w:rFonts w:ascii="Times New Roman" w:hAnsi="Times New Roman" w:cs="Times New Roman"/>
          <w:sz w:val="24"/>
          <w:szCs w:val="24"/>
        </w:rPr>
        <w:t>in order to</w:t>
      </w:r>
      <w:r w:rsidRPr="0C9C74C6" w:rsidR="00343CC1">
        <w:rPr>
          <w:rFonts w:ascii="Times New Roman" w:hAnsi="Times New Roman" w:cs="Times New Roman"/>
          <w:sz w:val="24"/>
          <w:szCs w:val="24"/>
        </w:rPr>
        <w:t xml:space="preserve"> prevent, report, and respond to safeguarding concerns.</w:t>
      </w:r>
      <w:r w:rsidRPr="0C9C74C6" w:rsidR="00DD2C31">
        <w:rPr>
          <w:rFonts w:ascii="Times New Roman" w:hAnsi="Times New Roman" w:cs="Times New Roman"/>
          <w:sz w:val="24"/>
          <w:szCs w:val="24"/>
        </w:rPr>
        <w:t xml:space="preserve"> </w:t>
      </w:r>
      <w:r w:rsidRPr="0C9C74C6" w:rsidR="003F7484">
        <w:rPr>
          <w:rFonts w:ascii="Times New Roman" w:hAnsi="Times New Roman" w:cs="Times New Roman"/>
          <w:sz w:val="24"/>
          <w:szCs w:val="24"/>
        </w:rPr>
        <w:t xml:space="preserve">Additionally, ensuring that all program beneficiaries </w:t>
      </w:r>
      <w:r w:rsidRPr="0C9C74C6" w:rsidR="00AF5415">
        <w:rPr>
          <w:rFonts w:ascii="Times New Roman" w:hAnsi="Times New Roman" w:cs="Times New Roman"/>
          <w:sz w:val="24"/>
          <w:szCs w:val="24"/>
        </w:rPr>
        <w:t>are</w:t>
      </w:r>
      <w:r w:rsidRPr="0C9C74C6" w:rsidR="00343CC1">
        <w:rPr>
          <w:rFonts w:ascii="Times New Roman" w:hAnsi="Times New Roman" w:cs="Times New Roman"/>
          <w:sz w:val="24"/>
          <w:szCs w:val="24"/>
        </w:rPr>
        <w:t xml:space="preserve"> aware of the standards of behavior they can expect from </w:t>
      </w:r>
      <w:r w:rsidRPr="0C9C74C6" w:rsidR="00AF5415">
        <w:rPr>
          <w:rFonts w:ascii="Times New Roman" w:hAnsi="Times New Roman" w:cs="Times New Roman"/>
          <w:sz w:val="24"/>
          <w:szCs w:val="24"/>
        </w:rPr>
        <w:t>POA Affiliates</w:t>
      </w:r>
      <w:r w:rsidRPr="0C9C74C6" w:rsidR="00343CC1">
        <w:rPr>
          <w:rFonts w:ascii="Times New Roman" w:hAnsi="Times New Roman" w:cs="Times New Roman"/>
          <w:sz w:val="24"/>
          <w:szCs w:val="24"/>
        </w:rPr>
        <w:t xml:space="preserve"> and of how they can raise a concern</w:t>
      </w:r>
      <w:r w:rsidRPr="0C9C74C6" w:rsidR="00AF5415">
        <w:rPr>
          <w:rFonts w:ascii="Times New Roman" w:hAnsi="Times New Roman" w:cs="Times New Roman"/>
          <w:sz w:val="24"/>
          <w:szCs w:val="24"/>
        </w:rPr>
        <w:t xml:space="preserve"> or report an alleged violation</w:t>
      </w:r>
      <w:r w:rsidRPr="0C9C74C6" w:rsidR="00343CC1">
        <w:rPr>
          <w:rFonts w:ascii="Times New Roman" w:hAnsi="Times New Roman" w:cs="Times New Roman"/>
          <w:sz w:val="24"/>
          <w:szCs w:val="24"/>
        </w:rPr>
        <w:t>.</w:t>
      </w:r>
    </w:p>
    <w:p w:rsidRPr="00F978E0" w:rsidR="009523A5" w:rsidP="006D4069" w:rsidRDefault="009523A5" w14:paraId="66665E24" w14:textId="502CB04A">
      <w:pPr>
        <w:pStyle w:val="Heading1"/>
      </w:pPr>
      <w:bookmarkStart w:name="_Toc71585927" w:id="16"/>
      <w:r w:rsidRPr="00F978E0">
        <w:t xml:space="preserve">Child Safeguarding </w:t>
      </w:r>
      <w:r w:rsidR="00DB5E71">
        <w:t>Code of Conduct</w:t>
      </w:r>
      <w:bookmarkEnd w:id="16"/>
    </w:p>
    <w:p w:rsidRPr="009523A5" w:rsidR="009523A5" w:rsidP="006D4069" w:rsidRDefault="009523A5" w14:paraId="58AB8324" w14:textId="1C0D3DBC">
      <w:pPr>
        <w:spacing w:after="0"/>
        <w:jc w:val="both"/>
        <w:rPr>
          <w:rFonts w:ascii="Times New Roman" w:hAnsi="Times New Roman" w:cs="Times New Roman"/>
          <w:sz w:val="24"/>
          <w:szCs w:val="24"/>
        </w:rPr>
      </w:pPr>
      <w:r w:rsidRPr="00F978E0">
        <w:rPr>
          <w:rFonts w:ascii="Times New Roman" w:hAnsi="Times New Roman" w:cs="Times New Roman"/>
          <w:sz w:val="24"/>
          <w:szCs w:val="24"/>
        </w:rPr>
        <w:t>POA</w:t>
      </w:r>
      <w:r w:rsidR="009531A2">
        <w:rPr>
          <w:rFonts w:ascii="Times New Roman" w:hAnsi="Times New Roman" w:cs="Times New Roman"/>
          <w:sz w:val="24"/>
          <w:szCs w:val="24"/>
        </w:rPr>
        <w:t xml:space="preserve"> Affiliates are required to</w:t>
      </w:r>
      <w:r w:rsidR="00B40A96">
        <w:rPr>
          <w:rFonts w:ascii="Times New Roman" w:hAnsi="Times New Roman" w:cs="Times New Roman"/>
          <w:sz w:val="24"/>
          <w:szCs w:val="24"/>
        </w:rPr>
        <w:t xml:space="preserve"> comply with</w:t>
      </w:r>
      <w:r w:rsidR="009531A2">
        <w:rPr>
          <w:rFonts w:ascii="Times New Roman" w:hAnsi="Times New Roman" w:cs="Times New Roman"/>
          <w:sz w:val="24"/>
          <w:szCs w:val="24"/>
        </w:rPr>
        <w:t xml:space="preserve"> the </w:t>
      </w:r>
      <w:r w:rsidR="00B40A96">
        <w:rPr>
          <w:rFonts w:ascii="Times New Roman" w:hAnsi="Times New Roman" w:cs="Times New Roman"/>
          <w:sz w:val="24"/>
          <w:szCs w:val="24"/>
        </w:rPr>
        <w:t xml:space="preserve">following </w:t>
      </w:r>
      <w:r w:rsidR="00A26156">
        <w:rPr>
          <w:rFonts w:ascii="Times New Roman" w:hAnsi="Times New Roman" w:cs="Times New Roman"/>
          <w:sz w:val="24"/>
          <w:szCs w:val="24"/>
        </w:rPr>
        <w:t xml:space="preserve">code of conduct </w:t>
      </w:r>
      <w:r w:rsidR="00B40A96">
        <w:rPr>
          <w:rFonts w:ascii="Times New Roman" w:hAnsi="Times New Roman" w:cs="Times New Roman"/>
          <w:sz w:val="24"/>
          <w:szCs w:val="24"/>
        </w:rPr>
        <w:t>when</w:t>
      </w:r>
      <w:r w:rsidR="00A26156">
        <w:rPr>
          <w:rFonts w:ascii="Times New Roman" w:hAnsi="Times New Roman" w:cs="Times New Roman"/>
          <w:sz w:val="24"/>
          <w:szCs w:val="24"/>
        </w:rPr>
        <w:t xml:space="preserve"> interacting with children</w:t>
      </w:r>
      <w:r w:rsidR="00B40A96">
        <w:rPr>
          <w:rFonts w:ascii="Times New Roman" w:hAnsi="Times New Roman" w:cs="Times New Roman"/>
          <w:sz w:val="24"/>
          <w:szCs w:val="24"/>
        </w:rPr>
        <w:t>:</w:t>
      </w:r>
      <w:r w:rsidR="00A26156">
        <w:rPr>
          <w:rFonts w:ascii="Times New Roman" w:hAnsi="Times New Roman" w:cs="Times New Roman"/>
          <w:sz w:val="24"/>
          <w:szCs w:val="24"/>
        </w:rPr>
        <w:t xml:space="preserve"> </w:t>
      </w:r>
    </w:p>
    <w:p w:rsidRPr="00F978E0" w:rsidR="009A5C8C" w:rsidP="006D4069" w:rsidRDefault="009A5C8C" w14:paraId="4D313ECB" w14:textId="72341B83">
      <w:pPr>
        <w:spacing w:after="0"/>
        <w:jc w:val="both"/>
        <w:rPr>
          <w:rFonts w:ascii="Times New Roman" w:hAnsi="Times New Roman" w:cs="Times New Roman"/>
          <w:sz w:val="24"/>
          <w:szCs w:val="24"/>
        </w:rPr>
      </w:pPr>
    </w:p>
    <w:p w:rsidR="00DE52D6" w:rsidP="006D4069" w:rsidRDefault="00DE52D6" w14:paraId="31107267" w14:textId="76432275">
      <w:pPr>
        <w:pStyle w:val="ListParagraph"/>
        <w:numPr>
          <w:ilvl w:val="0"/>
          <w:numId w:val="35"/>
        </w:numPr>
        <w:jc w:val="both"/>
        <w:rPr>
          <w:rFonts w:ascii="Times New Roman" w:hAnsi="Times New Roman" w:cs="Times New Roman"/>
          <w:sz w:val="24"/>
          <w:szCs w:val="24"/>
        </w:rPr>
      </w:pPr>
      <w:r w:rsidRPr="00DE52D6">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r w:rsidR="000B1E58">
        <w:rPr>
          <w:rFonts w:ascii="Times New Roman" w:hAnsi="Times New Roman" w:cs="Times New Roman"/>
          <w:sz w:val="24"/>
          <w:szCs w:val="24"/>
        </w:rPr>
        <w:t>;</w:t>
      </w:r>
    </w:p>
    <w:p w:rsidR="00C70437" w:rsidP="006D4069" w:rsidRDefault="001827C9" w14:paraId="1D0411E4" w14:textId="2F74DB5E">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must not a</w:t>
      </w:r>
      <w:r w:rsidRPr="00C70437" w:rsidR="00C70437">
        <w:rPr>
          <w:rFonts w:ascii="Times New Roman" w:hAnsi="Times New Roman" w:cs="Times New Roman"/>
          <w:sz w:val="24"/>
          <w:szCs w:val="24"/>
        </w:rPr>
        <w:t>buse or exploit a child or behave in any way that places a child at risk of harm</w:t>
      </w:r>
      <w:r>
        <w:rPr>
          <w:rFonts w:ascii="Times New Roman" w:hAnsi="Times New Roman" w:cs="Times New Roman"/>
          <w:sz w:val="24"/>
          <w:szCs w:val="24"/>
        </w:rPr>
        <w:t>;</w:t>
      </w:r>
    </w:p>
    <w:p w:rsidRPr="00F978E0" w:rsidR="002A29C9" w:rsidP="006D4069" w:rsidRDefault="00E06731" w14:paraId="7E684DA2" w14:textId="55C90CFC">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004529CD" w:rsidP="006D4069" w:rsidRDefault="00A05482" w14:paraId="7AA462DB" w14:textId="3938074A">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w:t>
      </w:r>
      <w:r w:rsidRPr="00F978E0" w:rsidR="00972B02">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dating or becoming romantically involved with a child;</w:t>
      </w:r>
    </w:p>
    <w:p w:rsidR="00F61B91" w:rsidP="006D4069" w:rsidRDefault="006E6240" w14:paraId="357C7E0C" w14:textId="56AC2A1D">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6E6240">
        <w:rPr>
          <w:rFonts w:ascii="Times New Roman" w:hAnsi="Times New Roman" w:cs="Times New Roman"/>
          <w:sz w:val="24"/>
          <w:szCs w:val="24"/>
        </w:rPr>
        <w:t xml:space="preserve"> language or behave towards a child or young person in a way that is inappropriate, offensive, abusive, sexually provocative, demeaning, or culturally inappropriate</w:t>
      </w:r>
      <w:r>
        <w:rPr>
          <w:rFonts w:ascii="Times New Roman" w:hAnsi="Times New Roman" w:cs="Times New Roman"/>
          <w:sz w:val="24"/>
          <w:szCs w:val="24"/>
        </w:rPr>
        <w:t>;</w:t>
      </w:r>
    </w:p>
    <w:p w:rsidRPr="00AA2B43" w:rsidR="00AA2B43" w:rsidP="006D4069" w:rsidRDefault="00AA2B43" w14:paraId="323F2B77" w14:textId="2E4D3DE6">
      <w:pPr>
        <w:pStyle w:val="ListParagraph"/>
        <w:numPr>
          <w:ilvl w:val="0"/>
          <w:numId w:val="35"/>
        </w:numPr>
        <w:jc w:val="both"/>
        <w:rPr>
          <w:rFonts w:ascii="Times New Roman" w:hAnsi="Times New Roman" w:cs="Times New Roman"/>
          <w:sz w:val="24"/>
          <w:szCs w:val="24"/>
        </w:rPr>
      </w:pPr>
      <w:r w:rsidRPr="00AA2B43">
        <w:rPr>
          <w:rFonts w:ascii="Times New Roman" w:hAnsi="Times New Roman" w:cs="Times New Roman"/>
          <w:sz w:val="24"/>
          <w:szCs w:val="24"/>
        </w:rPr>
        <w:t xml:space="preserve">POA Affiliates are prohibited from </w:t>
      </w:r>
      <w:r w:rsidR="00877D6B">
        <w:rPr>
          <w:rFonts w:ascii="Times New Roman" w:hAnsi="Times New Roman" w:cs="Times New Roman"/>
          <w:sz w:val="24"/>
          <w:szCs w:val="24"/>
        </w:rPr>
        <w:t>fondling</w:t>
      </w:r>
      <w:r w:rsidRPr="00AA2B43">
        <w:rPr>
          <w:rFonts w:ascii="Times New Roman" w:hAnsi="Times New Roman" w:cs="Times New Roman"/>
          <w:sz w:val="24"/>
          <w:szCs w:val="24"/>
        </w:rPr>
        <w:t>, hold</w:t>
      </w:r>
      <w:r w:rsidR="00877D6B">
        <w:rPr>
          <w:rFonts w:ascii="Times New Roman" w:hAnsi="Times New Roman" w:cs="Times New Roman"/>
          <w:sz w:val="24"/>
          <w:szCs w:val="24"/>
        </w:rPr>
        <w:t>ing</w:t>
      </w:r>
      <w:r w:rsidRPr="00AA2B43">
        <w:rPr>
          <w:rFonts w:ascii="Times New Roman" w:hAnsi="Times New Roman" w:cs="Times New Roman"/>
          <w:sz w:val="24"/>
          <w:szCs w:val="24"/>
        </w:rPr>
        <w:t>, kiss</w:t>
      </w:r>
      <w:r w:rsidR="00877D6B">
        <w:rPr>
          <w:rFonts w:ascii="Times New Roman" w:hAnsi="Times New Roman" w:cs="Times New Roman"/>
          <w:sz w:val="24"/>
          <w:szCs w:val="24"/>
        </w:rPr>
        <w:t>ing</w:t>
      </w:r>
      <w:r w:rsidRPr="00AA2B43">
        <w:rPr>
          <w:rFonts w:ascii="Times New Roman" w:hAnsi="Times New Roman" w:cs="Times New Roman"/>
          <w:sz w:val="24"/>
          <w:szCs w:val="24"/>
        </w:rPr>
        <w:t>, hug</w:t>
      </w:r>
      <w:r w:rsidR="00877D6B">
        <w:rPr>
          <w:rFonts w:ascii="Times New Roman" w:hAnsi="Times New Roman" w:cs="Times New Roman"/>
          <w:sz w:val="24"/>
          <w:szCs w:val="24"/>
        </w:rPr>
        <w:t>ging</w:t>
      </w:r>
      <w:r w:rsidRPr="00AA2B43">
        <w:rPr>
          <w:rFonts w:ascii="Times New Roman" w:hAnsi="Times New Roman" w:cs="Times New Roman"/>
          <w:sz w:val="24"/>
          <w:szCs w:val="24"/>
        </w:rPr>
        <w:t>, or touch</w:t>
      </w:r>
      <w:r w:rsidR="00877D6B">
        <w:rPr>
          <w:rFonts w:ascii="Times New Roman" w:hAnsi="Times New Roman" w:cs="Times New Roman"/>
          <w:sz w:val="24"/>
          <w:szCs w:val="24"/>
        </w:rPr>
        <w:t xml:space="preserve">ing </w:t>
      </w:r>
      <w:r w:rsidRPr="00AA2B43">
        <w:rPr>
          <w:rFonts w:ascii="Times New Roman" w:hAnsi="Times New Roman" w:cs="Times New Roman"/>
          <w:sz w:val="24"/>
          <w:szCs w:val="24"/>
        </w:rPr>
        <w:t>children in an inappropriate or culturally insensitive way</w:t>
      </w:r>
      <w:r w:rsidR="00877D6B">
        <w:rPr>
          <w:rFonts w:ascii="Times New Roman" w:hAnsi="Times New Roman" w:cs="Times New Roman"/>
          <w:sz w:val="24"/>
          <w:szCs w:val="24"/>
        </w:rPr>
        <w:t>;</w:t>
      </w:r>
    </w:p>
    <w:p w:rsidR="00B02A0A" w:rsidP="006D4069" w:rsidRDefault="00B02A0A" w14:paraId="63854247" w14:textId="2973DA00">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 xml:space="preserve">POA Affiliates are prohibited from acting </w:t>
      </w:r>
      <w:r w:rsidRPr="00B02A0A">
        <w:rPr>
          <w:rFonts w:ascii="Times New Roman" w:hAnsi="Times New Roman" w:cs="Times New Roman"/>
          <w:sz w:val="24"/>
          <w:szCs w:val="24"/>
        </w:rPr>
        <w:t>in ways that shame, humiliate, belittle, or degrade children and young people, or otherwise perpetrate any form of emotional abus</w:t>
      </w:r>
      <w:r>
        <w:rPr>
          <w:rFonts w:ascii="Times New Roman" w:hAnsi="Times New Roman" w:cs="Times New Roman"/>
          <w:sz w:val="24"/>
          <w:szCs w:val="24"/>
        </w:rPr>
        <w:t>e;</w:t>
      </w:r>
    </w:p>
    <w:p w:rsidRPr="00794B83" w:rsidR="00794B83" w:rsidP="006D4069" w:rsidRDefault="00794B83" w14:paraId="1322ED3E" w14:textId="4BE92936">
      <w:pPr>
        <w:pStyle w:val="ListParagraph"/>
        <w:numPr>
          <w:ilvl w:val="0"/>
          <w:numId w:val="35"/>
        </w:numPr>
        <w:jc w:val="both"/>
        <w:rPr>
          <w:rFonts w:ascii="Times New Roman" w:hAnsi="Times New Roman" w:cs="Times New Roman"/>
          <w:sz w:val="24"/>
          <w:szCs w:val="24"/>
        </w:rPr>
      </w:pPr>
      <w:r w:rsidRPr="00794B83">
        <w:rPr>
          <w:rFonts w:ascii="Times New Roman" w:hAnsi="Times New Roman" w:cs="Times New Roman"/>
          <w:sz w:val="24"/>
          <w:szCs w:val="24"/>
        </w:rPr>
        <w:t xml:space="preserve">POA Affiliates are prohibited </w:t>
      </w:r>
      <w:r>
        <w:rPr>
          <w:rFonts w:ascii="Times New Roman" w:hAnsi="Times New Roman" w:cs="Times New Roman"/>
          <w:sz w:val="24"/>
          <w:szCs w:val="24"/>
        </w:rPr>
        <w:t>from doing</w:t>
      </w:r>
      <w:r w:rsidRPr="00794B83">
        <w:rPr>
          <w:rFonts w:ascii="Times New Roman" w:hAnsi="Times New Roman" w:cs="Times New Roman"/>
          <w:sz w:val="24"/>
          <w:szCs w:val="24"/>
        </w:rPr>
        <w:t xml:space="preserve"> things of a personal nature for children, with whom they are in contact in a work-related context (e.g., taking a child/young person to the toilet/bathroom; helping them get un/dressed)</w:t>
      </w:r>
      <w:r>
        <w:rPr>
          <w:rFonts w:ascii="Times New Roman" w:hAnsi="Times New Roman" w:cs="Times New Roman"/>
          <w:sz w:val="24"/>
          <w:szCs w:val="24"/>
        </w:rPr>
        <w:t>;</w:t>
      </w:r>
    </w:p>
    <w:p w:rsidR="00DE647A" w:rsidP="006D4069" w:rsidRDefault="00BC3901" w14:paraId="66306A71" w14:textId="3A085904">
      <w:pPr>
        <w:pStyle w:val="ListParagraph"/>
        <w:numPr>
          <w:ilvl w:val="0"/>
          <w:numId w:val="35"/>
        </w:numPr>
        <w:jc w:val="both"/>
        <w:rPr>
          <w:rFonts w:ascii="Times New Roman" w:hAnsi="Times New Roman" w:cs="Times New Roman"/>
          <w:sz w:val="24"/>
          <w:szCs w:val="24"/>
        </w:rPr>
      </w:pPr>
      <w:r w:rsidRPr="00436D04">
        <w:rPr>
          <w:rFonts w:ascii="Times New Roman" w:hAnsi="Times New Roman" w:cs="Times New Roman"/>
          <w:sz w:val="24"/>
          <w:szCs w:val="24"/>
        </w:rPr>
        <w:t>P</w:t>
      </w:r>
      <w:r w:rsidRPr="00436D04" w:rsidR="00972B02">
        <w:rPr>
          <w:rFonts w:ascii="Times New Roman" w:hAnsi="Times New Roman" w:cs="Times New Roman"/>
          <w:sz w:val="24"/>
          <w:szCs w:val="24"/>
        </w:rPr>
        <w:t>OA</w:t>
      </w:r>
      <w:r w:rsidRPr="00436D04">
        <w:rPr>
          <w:rFonts w:ascii="Times New Roman" w:hAnsi="Times New Roman" w:cs="Times New Roman"/>
          <w:sz w:val="24"/>
          <w:szCs w:val="24"/>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w:t>
      </w:r>
      <w:r w:rsidRPr="00436D04" w:rsidR="00436D04">
        <w:rPr>
          <w:rFonts w:ascii="Times New Roman" w:hAnsi="Times New Roman" w:cs="Times New Roman"/>
          <w:sz w:val="24"/>
          <w:szCs w:val="24"/>
        </w:rPr>
        <w:t xml:space="preserve">. Furthermore, </w:t>
      </w:r>
      <w:r w:rsidR="00436D04">
        <w:rPr>
          <w:rFonts w:ascii="Times New Roman" w:hAnsi="Times New Roman" w:cs="Times New Roman"/>
          <w:sz w:val="24"/>
          <w:szCs w:val="24"/>
        </w:rPr>
        <w:t>POA Affiliates are prohibited from having</w:t>
      </w:r>
      <w:r w:rsidRPr="00436D04" w:rsidR="00436D04">
        <w:rPr>
          <w:rFonts w:ascii="Times New Roman" w:hAnsi="Times New Roman" w:cs="Times New Roman"/>
          <w:sz w:val="24"/>
          <w:szCs w:val="24"/>
        </w:rPr>
        <w:t xml:space="preserve"> a child/children with whom the employee is in contact in a work-related context (program beneficiaries) stay overnight at their home or any other personal residential location or accommodation</w:t>
      </w:r>
      <w:r w:rsidRPr="00414654">
        <w:rPr>
          <w:rFonts w:ascii="Times New Roman" w:hAnsi="Times New Roman" w:cs="Times New Roman"/>
          <w:sz w:val="24"/>
          <w:szCs w:val="24"/>
        </w:rPr>
        <w:t>;</w:t>
      </w:r>
    </w:p>
    <w:p w:rsidRPr="00F978E0" w:rsidR="00E54AD8" w:rsidP="006D4069" w:rsidRDefault="00E54AD8" w14:paraId="74ECC520" w14:textId="40C5013E">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w:t>
      </w:r>
      <w:r w:rsidRPr="00F978E0" w:rsidR="00972B02">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discussing their own sexual activities, including dreams and fantasies, or discussing their use of sexually oriented or explicit materials</w:t>
      </w:r>
      <w:r w:rsidRPr="00F978E0" w:rsidR="0033010E">
        <w:rPr>
          <w:rFonts w:ascii="Times New Roman" w:hAnsi="Times New Roman" w:cs="Times New Roman"/>
          <w:sz w:val="24"/>
          <w:szCs w:val="24"/>
        </w:rPr>
        <w:t>,</w:t>
      </w:r>
      <w:r w:rsidRPr="00F978E0">
        <w:rPr>
          <w:rFonts w:ascii="Times New Roman" w:hAnsi="Times New Roman" w:cs="Times New Roman"/>
          <w:sz w:val="24"/>
          <w:szCs w:val="24"/>
        </w:rPr>
        <w:t xml:space="preserve"> such as pornography, videos</w:t>
      </w:r>
      <w:r w:rsidRPr="00F978E0" w:rsidR="233B3E1F">
        <w:rPr>
          <w:rFonts w:ascii="Times New Roman" w:hAnsi="Times New Roman" w:cs="Times New Roman"/>
          <w:sz w:val="24"/>
          <w:szCs w:val="24"/>
        </w:rPr>
        <w:t>,</w:t>
      </w:r>
      <w:r w:rsidRPr="00F978E0">
        <w:rPr>
          <w:rFonts w:ascii="Times New Roman" w:hAnsi="Times New Roman" w:cs="Times New Roman"/>
          <w:sz w:val="24"/>
          <w:szCs w:val="24"/>
        </w:rPr>
        <w:t xml:space="preserve"> or materials on or from the Internet, with children;</w:t>
      </w:r>
    </w:p>
    <w:p w:rsidR="00B80EFE" w:rsidP="006D4069" w:rsidRDefault="00B80EFE" w14:paraId="78419621" w14:textId="3D49C552">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P</w:t>
      </w:r>
      <w:r w:rsidRPr="00F978E0" w:rsidR="00972B02">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003F4AA9" w:rsidP="006D4069" w:rsidRDefault="008767C5" w14:paraId="52239FDF" w14:textId="2AC2EFC1">
      <w:pPr>
        <w:pStyle w:val="ListParagraph"/>
        <w:numPr>
          <w:ilvl w:val="0"/>
          <w:numId w:val="35"/>
        </w:numPr>
        <w:tabs>
          <w:tab w:val="left" w:pos="378"/>
        </w:tabs>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8767C5">
        <w:rPr>
          <w:rFonts w:ascii="Times New Roman" w:hAnsi="Times New Roman" w:cs="Times New Roman"/>
          <w:sz w:val="24"/>
          <w:szCs w:val="24"/>
        </w:rPr>
        <w:t xml:space="preserve"> computers, mobile phones, or video/digital cameras or other electronic devices, to access, view, create, download, or distribute child pornography</w:t>
      </w:r>
      <w:r>
        <w:rPr>
          <w:rFonts w:ascii="Times New Roman" w:hAnsi="Times New Roman" w:cs="Times New Roman"/>
          <w:sz w:val="24"/>
          <w:szCs w:val="24"/>
        </w:rPr>
        <w:t xml:space="preserve">, </w:t>
      </w:r>
      <w:r w:rsidRPr="008767C5">
        <w:rPr>
          <w:rFonts w:ascii="Times New Roman" w:hAnsi="Times New Roman" w:cs="Times New Roman"/>
          <w:sz w:val="24"/>
          <w:szCs w:val="24"/>
        </w:rPr>
        <w:t>including abusive images of children or young people</w:t>
      </w:r>
      <w:r>
        <w:rPr>
          <w:rFonts w:ascii="Times New Roman" w:hAnsi="Times New Roman" w:cs="Times New Roman"/>
          <w:sz w:val="24"/>
          <w:szCs w:val="24"/>
        </w:rPr>
        <w:t>;</w:t>
      </w:r>
    </w:p>
    <w:p w:rsidRPr="0003704B" w:rsidR="0003704B" w:rsidP="006D4069" w:rsidRDefault="0003704B" w14:paraId="3BA4E86D" w14:textId="2432864A">
      <w:pPr>
        <w:pStyle w:val="ListParagraph"/>
        <w:numPr>
          <w:ilvl w:val="0"/>
          <w:numId w:val="35"/>
        </w:numPr>
        <w:jc w:val="both"/>
        <w:rPr>
          <w:rFonts w:ascii="Times New Roman" w:hAnsi="Times New Roman" w:cs="Times New Roman"/>
          <w:sz w:val="24"/>
          <w:szCs w:val="24"/>
        </w:rPr>
      </w:pPr>
      <w:r w:rsidRPr="0003704B">
        <w:rPr>
          <w:rFonts w:ascii="Times New Roman" w:hAnsi="Times New Roman" w:cs="Times New Roman"/>
          <w:sz w:val="24"/>
          <w:szCs w:val="24"/>
        </w:rPr>
        <w:t xml:space="preserve">POA Affiliates </w:t>
      </w:r>
      <w:r>
        <w:rPr>
          <w:rFonts w:ascii="Times New Roman" w:hAnsi="Times New Roman" w:cs="Times New Roman"/>
          <w:sz w:val="24"/>
          <w:szCs w:val="24"/>
        </w:rPr>
        <w:t>are prohibited from using</w:t>
      </w:r>
      <w:r w:rsidRPr="0003704B">
        <w:rPr>
          <w:rFonts w:ascii="Times New Roman" w:hAnsi="Times New Roman" w:cs="Times New Roman"/>
          <w:sz w:val="24"/>
          <w:szCs w:val="24"/>
        </w:rPr>
        <w:t xml:space="preserve"> computers, mobile phones, video and digital cameras, or other electronic devices or mediums to exploit, harass, or bully children</w:t>
      </w:r>
      <w:r>
        <w:rPr>
          <w:rFonts w:ascii="Times New Roman" w:hAnsi="Times New Roman" w:cs="Times New Roman"/>
          <w:sz w:val="24"/>
          <w:szCs w:val="24"/>
        </w:rPr>
        <w:t>;</w:t>
      </w:r>
    </w:p>
    <w:p w:rsidR="003F11EA" w:rsidP="006D4069" w:rsidRDefault="00972B02" w14:paraId="22EC22A8" w14:textId="19EB5812">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E54AD8">
        <w:rPr>
          <w:rFonts w:ascii="Times New Roman" w:hAnsi="Times New Roman" w:cs="Times New Roman"/>
          <w:sz w:val="24"/>
          <w:szCs w:val="24"/>
        </w:rPr>
        <w:t xml:space="preserve">Affiliates are prohibited from dressing, undressing, bathing, or showering in the presence of children; </w:t>
      </w:r>
    </w:p>
    <w:p w:rsidRPr="00DC20F5" w:rsidR="00DC20F5" w:rsidP="006D4069" w:rsidRDefault="00DC20F5" w14:paraId="0C50A05A" w14:textId="124F1808">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are prohibited from discriminating</w:t>
      </w:r>
      <w:r w:rsidRPr="00DC20F5">
        <w:rPr>
          <w:rFonts w:ascii="Times New Roman" w:hAnsi="Times New Roman" w:cs="Times New Roman"/>
          <w:sz w:val="24"/>
          <w:szCs w:val="24"/>
        </w:rPr>
        <w:t xml:space="preserve"> against, show</w:t>
      </w:r>
      <w:r>
        <w:rPr>
          <w:rFonts w:ascii="Times New Roman" w:hAnsi="Times New Roman" w:cs="Times New Roman"/>
          <w:sz w:val="24"/>
          <w:szCs w:val="24"/>
        </w:rPr>
        <w:t>ing</w:t>
      </w:r>
      <w:r w:rsidRPr="00DC20F5">
        <w:rPr>
          <w:rFonts w:ascii="Times New Roman" w:hAnsi="Times New Roman" w:cs="Times New Roman"/>
          <w:sz w:val="24"/>
          <w:szCs w:val="24"/>
        </w:rPr>
        <w:t xml:space="preserve"> differential or preferential to, or favor</w:t>
      </w:r>
      <w:r>
        <w:rPr>
          <w:rFonts w:ascii="Times New Roman" w:hAnsi="Times New Roman" w:cs="Times New Roman"/>
          <w:sz w:val="24"/>
          <w:szCs w:val="24"/>
        </w:rPr>
        <w:t>ing</w:t>
      </w:r>
      <w:r w:rsidRPr="00DC20F5">
        <w:rPr>
          <w:rFonts w:ascii="Times New Roman" w:hAnsi="Times New Roman" w:cs="Times New Roman"/>
          <w:sz w:val="24"/>
          <w:szCs w:val="24"/>
        </w:rPr>
        <w:t xml:space="preserve"> particular children</w:t>
      </w:r>
      <w:r w:rsidR="005E6052">
        <w:rPr>
          <w:rFonts w:ascii="Times New Roman" w:hAnsi="Times New Roman" w:cs="Times New Roman"/>
          <w:sz w:val="24"/>
          <w:szCs w:val="24"/>
        </w:rPr>
        <w:t>;</w:t>
      </w:r>
    </w:p>
    <w:p w:rsidRPr="00F978E0" w:rsidR="00DE647A" w:rsidP="006D4069" w:rsidRDefault="00972B02" w14:paraId="7637E131" w14:textId="3C410265">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E54AD8">
        <w:rPr>
          <w:rFonts w:ascii="Times New Roman" w:hAnsi="Times New Roman" w:cs="Times New Roman"/>
          <w:sz w:val="24"/>
          <w:szCs w:val="24"/>
        </w:rPr>
        <w:t>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r w:rsidRPr="00F978E0" w:rsidR="00D330C6">
        <w:rPr>
          <w:rFonts w:ascii="Times New Roman" w:hAnsi="Times New Roman" w:cs="Times New Roman"/>
          <w:sz w:val="24"/>
          <w:szCs w:val="24"/>
        </w:rPr>
        <w:t>;</w:t>
      </w:r>
    </w:p>
    <w:p w:rsidRPr="00F978E0" w:rsidR="00C47E22" w:rsidP="006D4069" w:rsidRDefault="00C47E22" w14:paraId="61175ED6" w14:textId="2BE5B3F8">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P</w:t>
      </w:r>
      <w:r w:rsidRPr="00F978E0" w:rsidR="00972B02">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the use, possession, distribution, or being under the influence of alcohol, illegal drugs, or the misuse of legal drugs while participating in or assisting with programs or activities specifically for children;</w:t>
      </w:r>
    </w:p>
    <w:p w:rsidRPr="00F978E0" w:rsidR="00731E0F" w:rsidP="006D4069" w:rsidRDefault="0015216D" w14:paraId="1398107F" w14:textId="2B6B62CB">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 xml:space="preserve">Every program for children must have established ratios of 2 adults per </w:t>
      </w:r>
      <w:r w:rsidRPr="00F978E0" w:rsidR="005D74F0">
        <w:rPr>
          <w:rFonts w:ascii="Times New Roman" w:hAnsi="Times New Roman" w:cs="Times New Roman"/>
          <w:sz w:val="24"/>
          <w:szCs w:val="24"/>
        </w:rPr>
        <w:t>1-</w:t>
      </w:r>
      <w:r w:rsidRPr="00F978E0">
        <w:rPr>
          <w:rFonts w:ascii="Times New Roman" w:hAnsi="Times New Roman" w:cs="Times New Roman"/>
          <w:sz w:val="24"/>
          <w:szCs w:val="24"/>
        </w:rPr>
        <w:t>20 children. Compliance with the established ratio is required at all times, including activities that occur off the organization’s premises</w:t>
      </w:r>
      <w:r w:rsidRPr="00F978E0" w:rsidR="00E045AE">
        <w:rPr>
          <w:rFonts w:ascii="Times New Roman" w:hAnsi="Times New Roman" w:cs="Times New Roman"/>
          <w:sz w:val="24"/>
          <w:szCs w:val="24"/>
        </w:rPr>
        <w:t>;</w:t>
      </w:r>
    </w:p>
    <w:p w:rsidRPr="00F978E0" w:rsidR="00731E0F" w:rsidP="006D4069" w:rsidRDefault="00731E0F" w14:paraId="1991A67C" w14:textId="28A1F5FE">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boys</w:t>
      </w:r>
      <w:r w:rsidR="00E54BD2">
        <w:rPr>
          <w:rFonts w:ascii="Times New Roman" w:hAnsi="Times New Roman" w:cs="Times New Roman"/>
          <w:sz w:val="24"/>
          <w:szCs w:val="24"/>
        </w:rPr>
        <w:t xml:space="preserve">, </w:t>
      </w:r>
      <w:r w:rsidRPr="00F978E0">
        <w:rPr>
          <w:rFonts w:ascii="Times New Roman" w:hAnsi="Times New Roman" w:cs="Times New Roman"/>
          <w:sz w:val="24"/>
          <w:szCs w:val="24"/>
        </w:rPr>
        <w:t xml:space="preserve">girls </w:t>
      </w:r>
      <w:r w:rsidRPr="00C30940" w:rsidR="00E54BD2">
        <w:rPr>
          <w:rFonts w:ascii="Times New Roman" w:hAnsi="Times New Roman" w:cs="Times New Roman"/>
          <w:sz w:val="24"/>
          <w:szCs w:val="24"/>
        </w:rPr>
        <w:t>and other gender identities</w:t>
      </w:r>
      <w:r w:rsidRPr="00F978E0" w:rsidR="00E54BD2">
        <w:rPr>
          <w:rFonts w:ascii="Times New Roman" w:hAnsi="Times New Roman" w:cs="Times New Roman"/>
          <w:sz w:val="24"/>
          <w:szCs w:val="24"/>
        </w:rPr>
        <w:t xml:space="preserve"> </w:t>
      </w:r>
      <w:r w:rsidRPr="00F978E0">
        <w:rPr>
          <w:rFonts w:ascii="Times New Roman" w:hAnsi="Times New Roman" w:cs="Times New Roman"/>
          <w:sz w:val="24"/>
          <w:szCs w:val="24"/>
        </w:rPr>
        <w:t>are participating, male</w:t>
      </w:r>
      <w:r w:rsidR="00A86398">
        <w:rPr>
          <w:rFonts w:ascii="Times New Roman" w:hAnsi="Times New Roman" w:cs="Times New Roman"/>
          <w:sz w:val="24"/>
          <w:szCs w:val="24"/>
        </w:rPr>
        <w:t xml:space="preserve">, </w:t>
      </w:r>
      <w:r w:rsidRPr="00F978E0">
        <w:rPr>
          <w:rFonts w:ascii="Times New Roman" w:hAnsi="Times New Roman" w:cs="Times New Roman"/>
          <w:sz w:val="24"/>
          <w:szCs w:val="24"/>
        </w:rPr>
        <w:t>female</w:t>
      </w:r>
      <w:r w:rsidRPr="00A86398" w:rsidR="00A86398">
        <w:rPr>
          <w:rFonts w:ascii="Times New Roman" w:hAnsi="Times New Roman" w:cs="Times New Roman"/>
          <w:sz w:val="24"/>
          <w:szCs w:val="24"/>
        </w:rPr>
        <w:t xml:space="preserve"> </w:t>
      </w:r>
      <w:r w:rsidRPr="00C30940" w:rsidR="00A86398">
        <w:rPr>
          <w:rFonts w:ascii="Times New Roman" w:hAnsi="Times New Roman" w:cs="Times New Roman"/>
          <w:sz w:val="24"/>
          <w:szCs w:val="24"/>
        </w:rPr>
        <w:t>and other gender identities</w:t>
      </w:r>
      <w:r w:rsidRPr="00F978E0">
        <w:rPr>
          <w:rFonts w:ascii="Times New Roman" w:hAnsi="Times New Roman" w:cs="Times New Roman"/>
          <w:sz w:val="24"/>
          <w:szCs w:val="24"/>
        </w:rPr>
        <w:t xml:space="preserve"> adults must be present; </w:t>
      </w:r>
    </w:p>
    <w:p w:rsidRPr="00F978E0" w:rsidR="003579D8" w:rsidP="006D4069" w:rsidRDefault="0015216D" w14:paraId="4CE5E287" w14:textId="5C2AE59C">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One-to-one counseling</w:t>
      </w:r>
      <w:r w:rsidR="009429E2">
        <w:rPr>
          <w:rFonts w:ascii="Times New Roman" w:hAnsi="Times New Roman" w:cs="Times New Roman"/>
          <w:sz w:val="24"/>
          <w:szCs w:val="24"/>
        </w:rPr>
        <w:t>/meetings</w:t>
      </w:r>
      <w:r w:rsidRPr="00F978E0">
        <w:rPr>
          <w:rFonts w:ascii="Times New Roman" w:hAnsi="Times New Roman" w:cs="Times New Roman"/>
          <w:sz w:val="24"/>
          <w:szCs w:val="24"/>
        </w:rPr>
        <w:t xml:space="preserve"> with children will be done in an open or public or other place where private conversations are possible but occur in full view of others</w:t>
      </w:r>
      <w:r w:rsidR="009429E2">
        <w:rPr>
          <w:rFonts w:ascii="Times New Roman" w:hAnsi="Times New Roman" w:cs="Times New Roman"/>
          <w:sz w:val="24"/>
          <w:szCs w:val="24"/>
        </w:rPr>
        <w:t xml:space="preserve"> or with another adult present</w:t>
      </w:r>
      <w:r w:rsidRPr="00F978E0" w:rsidR="00E045AE">
        <w:rPr>
          <w:rFonts w:ascii="Times New Roman" w:hAnsi="Times New Roman" w:cs="Times New Roman"/>
          <w:sz w:val="24"/>
          <w:szCs w:val="24"/>
        </w:rPr>
        <w:t>;</w:t>
      </w:r>
    </w:p>
    <w:p w:rsidRPr="00F978E0" w:rsidR="003579D8" w:rsidP="006D4069" w:rsidRDefault="0015216D" w14:paraId="55BD16BE" w14:textId="25597741">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supervising or assisting private activities</w:t>
      </w:r>
      <w:r w:rsidRPr="00F978E0" w:rsidR="005D22B0">
        <w:rPr>
          <w:rFonts w:ascii="Times New Roman" w:hAnsi="Times New Roman" w:cs="Times New Roman"/>
          <w:sz w:val="24"/>
          <w:szCs w:val="24"/>
        </w:rPr>
        <w:t>,</w:t>
      </w:r>
      <w:r w:rsidRPr="00F978E0">
        <w:rPr>
          <w:rFonts w:ascii="Times New Roman" w:hAnsi="Times New Roman" w:cs="Times New Roman"/>
          <w:sz w:val="24"/>
          <w:szCs w:val="24"/>
        </w:rPr>
        <w:t xml:space="preserve"> such as dressing or showering </w:t>
      </w:r>
      <w:r w:rsidRPr="00F978E0" w:rsidR="00EB3FF4">
        <w:rPr>
          <w:rFonts w:ascii="Times New Roman" w:hAnsi="Times New Roman" w:cs="Times New Roman"/>
          <w:sz w:val="24"/>
          <w:szCs w:val="24"/>
        </w:rPr>
        <w:t>children</w:t>
      </w:r>
      <w:r w:rsidRPr="00F978E0">
        <w:rPr>
          <w:rFonts w:ascii="Times New Roman" w:hAnsi="Times New Roman" w:cs="Times New Roman"/>
          <w:sz w:val="24"/>
          <w:szCs w:val="24"/>
        </w:rPr>
        <w:t xml:space="preserve">, </w:t>
      </w:r>
      <w:r w:rsidRPr="00F978E0" w:rsidR="00972B02">
        <w:rPr>
          <w:rFonts w:ascii="Times New Roman" w:hAnsi="Times New Roman" w:cs="Times New Roman"/>
          <w:sz w:val="24"/>
          <w:szCs w:val="24"/>
        </w:rPr>
        <w:t xml:space="preserve">POA </w:t>
      </w:r>
      <w:r w:rsidRPr="00F978E0">
        <w:rPr>
          <w:rFonts w:ascii="Times New Roman" w:hAnsi="Times New Roman" w:cs="Times New Roman"/>
          <w:sz w:val="24"/>
          <w:szCs w:val="24"/>
        </w:rPr>
        <w:t>Affiliates will remain in an area observable by other adults or work in pairs</w:t>
      </w:r>
      <w:r w:rsidRPr="00F978E0" w:rsidR="00E045AE">
        <w:rPr>
          <w:rFonts w:ascii="Times New Roman" w:hAnsi="Times New Roman" w:cs="Times New Roman"/>
          <w:sz w:val="24"/>
          <w:szCs w:val="24"/>
        </w:rPr>
        <w:t>;</w:t>
      </w:r>
    </w:p>
    <w:p w:rsidRPr="001C7321" w:rsidR="0071175F" w:rsidP="001C7321" w:rsidRDefault="005B75DC" w14:paraId="549068FD" w14:textId="49A4A2CD">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Parents or guardians must complete written permission forms before P</w:t>
      </w:r>
      <w:r w:rsidRPr="00F978E0" w:rsidR="00972B02">
        <w:rPr>
          <w:rFonts w:ascii="Times New Roman" w:hAnsi="Times New Roman" w:cs="Times New Roman"/>
          <w:sz w:val="24"/>
          <w:szCs w:val="24"/>
        </w:rPr>
        <w:t>OA</w:t>
      </w:r>
      <w:r w:rsidRPr="00F978E0">
        <w:rPr>
          <w:rFonts w:ascii="Times New Roman" w:hAnsi="Times New Roman" w:cs="Times New Roman"/>
          <w:sz w:val="24"/>
          <w:szCs w:val="24"/>
        </w:rPr>
        <w:t xml:space="preserve"> Affiliates transport children for a company sponsored activity or for any purpose;</w:t>
      </w:r>
      <w:r w:rsidRPr="00F978E0" w:rsidR="00731E0F">
        <w:rPr>
          <w:rFonts w:ascii="Times New Roman" w:hAnsi="Times New Roman" w:cs="Times New Roman"/>
          <w:sz w:val="24"/>
          <w:szCs w:val="24"/>
        </w:rPr>
        <w:t xml:space="preserve"> </w:t>
      </w:r>
      <w:r w:rsidRPr="00F978E0" w:rsidR="00E045AE">
        <w:rPr>
          <w:rFonts w:ascii="Times New Roman" w:hAnsi="Times New Roman" w:cs="Times New Roman"/>
          <w:sz w:val="24"/>
          <w:szCs w:val="24"/>
        </w:rPr>
        <w:t>and</w:t>
      </w:r>
    </w:p>
    <w:p w:rsidRPr="001160FC" w:rsidR="001160FC" w:rsidP="006D4069" w:rsidRDefault="001160FC" w14:paraId="5A6EEA98" w14:textId="360C3A73">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Implement a safeguarding</w:t>
      </w:r>
      <w:r w:rsidRPr="001160FC">
        <w:rPr>
          <w:rFonts w:ascii="Times New Roman" w:hAnsi="Times New Roman" w:cs="Times New Roman"/>
          <w:sz w:val="24"/>
          <w:szCs w:val="24"/>
        </w:rPr>
        <w:t xml:space="preserve"> approach </w:t>
      </w:r>
      <w:r>
        <w:rPr>
          <w:rFonts w:ascii="Times New Roman" w:hAnsi="Times New Roman" w:cs="Times New Roman"/>
          <w:sz w:val="24"/>
          <w:szCs w:val="24"/>
        </w:rPr>
        <w:t xml:space="preserve">that </w:t>
      </w:r>
      <w:r w:rsidRPr="001160FC">
        <w:rPr>
          <w:rFonts w:ascii="Times New Roman" w:hAnsi="Times New Roman" w:cs="Times New Roman"/>
          <w:sz w:val="24"/>
          <w:szCs w:val="24"/>
        </w:rPr>
        <w:t>recognizes and responds to the specific safeguarding risks and needs of differing gender and other identities</w:t>
      </w:r>
      <w:r w:rsidR="00242465">
        <w:rPr>
          <w:rFonts w:ascii="Times New Roman" w:hAnsi="Times New Roman" w:cs="Times New Roman"/>
          <w:sz w:val="24"/>
          <w:szCs w:val="24"/>
        </w:rPr>
        <w:t xml:space="preserve"> including take appropriate measures to </w:t>
      </w:r>
      <w:r w:rsidRPr="001160FC">
        <w:rPr>
          <w:rFonts w:ascii="Times New Roman" w:hAnsi="Times New Roman" w:cs="Times New Roman"/>
          <w:sz w:val="24"/>
          <w:szCs w:val="24"/>
        </w:rPr>
        <w:t xml:space="preserve">address gender bias and other forms of discrimination and violence which may arise as a result of this bias. </w:t>
      </w:r>
      <w:r w:rsidR="00F403FA">
        <w:rPr>
          <w:rFonts w:ascii="Times New Roman" w:hAnsi="Times New Roman" w:cs="Times New Roman"/>
          <w:sz w:val="24"/>
          <w:szCs w:val="24"/>
        </w:rPr>
        <w:t>All approaches should</w:t>
      </w:r>
      <w:r w:rsidRPr="001160FC">
        <w:rPr>
          <w:rFonts w:ascii="Times New Roman" w:hAnsi="Times New Roman" w:cs="Times New Roman"/>
          <w:sz w:val="24"/>
          <w:szCs w:val="24"/>
        </w:rPr>
        <w:t xml:space="preserve"> </w:t>
      </w:r>
      <w:r w:rsidR="00507D4E">
        <w:rPr>
          <w:rFonts w:ascii="Times New Roman" w:hAnsi="Times New Roman" w:cs="Times New Roman"/>
          <w:sz w:val="24"/>
          <w:szCs w:val="24"/>
        </w:rPr>
        <w:t xml:space="preserve">take </w:t>
      </w:r>
      <w:r w:rsidRPr="00507D4E" w:rsidR="00507D4E">
        <w:rPr>
          <w:rFonts w:ascii="Times New Roman" w:hAnsi="Times New Roman" w:cs="Times New Roman"/>
          <w:sz w:val="24"/>
          <w:szCs w:val="24"/>
        </w:rPr>
        <w:t xml:space="preserve">full account of gender in considering the specific safeguarding needs of girls, boys, and other gender identities </w:t>
      </w:r>
      <w:r w:rsidR="00507D4E">
        <w:rPr>
          <w:rFonts w:ascii="Times New Roman" w:hAnsi="Times New Roman" w:cs="Times New Roman"/>
          <w:sz w:val="24"/>
          <w:szCs w:val="24"/>
        </w:rPr>
        <w:t xml:space="preserve">to </w:t>
      </w:r>
      <w:r w:rsidRPr="001160FC">
        <w:rPr>
          <w:rFonts w:ascii="Times New Roman" w:hAnsi="Times New Roman" w:cs="Times New Roman"/>
          <w:sz w:val="24"/>
          <w:szCs w:val="24"/>
        </w:rPr>
        <w:t>promote</w:t>
      </w:r>
      <w:r w:rsidR="00F403FA">
        <w:rPr>
          <w:rFonts w:ascii="Times New Roman" w:hAnsi="Times New Roman" w:cs="Times New Roman"/>
          <w:sz w:val="24"/>
          <w:szCs w:val="24"/>
        </w:rPr>
        <w:t xml:space="preserve"> </w:t>
      </w:r>
      <w:r w:rsidRPr="001160FC">
        <w:rPr>
          <w:rFonts w:ascii="Times New Roman" w:hAnsi="Times New Roman" w:cs="Times New Roman"/>
          <w:sz w:val="24"/>
          <w:szCs w:val="24"/>
        </w:rPr>
        <w:t xml:space="preserve">equality, equity, and ultimately </w:t>
      </w:r>
      <w:r w:rsidR="005765B5">
        <w:rPr>
          <w:rFonts w:ascii="Times New Roman" w:hAnsi="Times New Roman" w:cs="Times New Roman"/>
          <w:sz w:val="24"/>
          <w:szCs w:val="24"/>
        </w:rPr>
        <w:t xml:space="preserve">increase </w:t>
      </w:r>
      <w:r w:rsidRPr="001160FC">
        <w:rPr>
          <w:rFonts w:ascii="Times New Roman" w:hAnsi="Times New Roman" w:cs="Times New Roman"/>
          <w:sz w:val="24"/>
          <w:szCs w:val="24"/>
        </w:rPr>
        <w:t xml:space="preserve">safety and protection. </w:t>
      </w:r>
    </w:p>
    <w:p w:rsidRPr="00F978E0" w:rsidR="00B03E30" w:rsidP="006D4069" w:rsidRDefault="00B03E30" w14:paraId="0D140593" w14:textId="06F3202E">
      <w:pPr>
        <w:pStyle w:val="Heading1"/>
      </w:pPr>
      <w:bookmarkStart w:name="_Toc71585928" w:id="17"/>
      <w:r w:rsidRPr="00F978E0">
        <w:t>Screening and Requirements</w:t>
      </w:r>
      <w:bookmarkEnd w:id="17"/>
    </w:p>
    <w:p w:rsidRPr="00F978E0" w:rsidR="00B16555" w:rsidP="006D4069" w:rsidRDefault="00E86533" w14:paraId="5E019AF3" w14:textId="301362C8">
      <w:pPr>
        <w:jc w:val="both"/>
        <w:rPr>
          <w:rFonts w:ascii="Times New Roman" w:hAnsi="Times New Roman" w:cs="Times New Roman"/>
          <w:sz w:val="24"/>
          <w:szCs w:val="24"/>
        </w:rPr>
      </w:pPr>
      <w:r w:rsidRPr="00F978E0">
        <w:rPr>
          <w:rFonts w:ascii="Times New Roman" w:hAnsi="Times New Roman" w:cs="Times New Roman"/>
          <w:sz w:val="24"/>
          <w:szCs w:val="24"/>
        </w:rPr>
        <w:t xml:space="preserve">To </w:t>
      </w:r>
      <w:r w:rsidRPr="00F978E0" w:rsidR="003271EE">
        <w:rPr>
          <w:rFonts w:ascii="Times New Roman" w:hAnsi="Times New Roman" w:cs="Times New Roman"/>
          <w:sz w:val="24"/>
          <w:szCs w:val="24"/>
        </w:rPr>
        <w:t xml:space="preserve">ensure </w:t>
      </w:r>
      <w:r w:rsidR="00AA7636">
        <w:rPr>
          <w:rFonts w:ascii="Times New Roman" w:hAnsi="Times New Roman" w:cs="Times New Roman"/>
          <w:sz w:val="24"/>
          <w:szCs w:val="24"/>
        </w:rPr>
        <w:t>C</w:t>
      </w:r>
      <w:r w:rsidRPr="00F978E0" w:rsidR="00BD29F1">
        <w:rPr>
          <w:rFonts w:ascii="Times New Roman" w:hAnsi="Times New Roman" w:cs="Times New Roman"/>
          <w:sz w:val="24"/>
          <w:szCs w:val="24"/>
        </w:rPr>
        <w:t xml:space="preserve">hild </w:t>
      </w:r>
      <w:r w:rsidR="00AA7636">
        <w:rPr>
          <w:rFonts w:ascii="Times New Roman" w:hAnsi="Times New Roman" w:cs="Times New Roman"/>
          <w:sz w:val="24"/>
          <w:szCs w:val="24"/>
        </w:rPr>
        <w:t>S</w:t>
      </w:r>
      <w:r w:rsidRPr="00F978E0" w:rsidR="00BD29F1">
        <w:rPr>
          <w:rFonts w:ascii="Times New Roman" w:hAnsi="Times New Roman" w:cs="Times New Roman"/>
          <w:sz w:val="24"/>
          <w:szCs w:val="24"/>
        </w:rPr>
        <w:t>afeguarding</w:t>
      </w:r>
      <w:r w:rsidRPr="00F978E0" w:rsidR="00173493">
        <w:rPr>
          <w:rFonts w:ascii="Times New Roman" w:hAnsi="Times New Roman" w:cs="Times New Roman"/>
          <w:sz w:val="24"/>
          <w:szCs w:val="24"/>
        </w:rPr>
        <w:t xml:space="preserve">, </w:t>
      </w:r>
      <w:r w:rsidRPr="00F978E0" w:rsidR="00972B02">
        <w:rPr>
          <w:rFonts w:ascii="Times New Roman" w:hAnsi="Times New Roman" w:cs="Times New Roman"/>
          <w:sz w:val="24"/>
          <w:szCs w:val="24"/>
        </w:rPr>
        <w:t xml:space="preserve">POA </w:t>
      </w:r>
      <w:r w:rsidRPr="00F978E0" w:rsidR="00480D8D">
        <w:rPr>
          <w:rFonts w:ascii="Times New Roman" w:hAnsi="Times New Roman" w:cs="Times New Roman"/>
          <w:sz w:val="24"/>
          <w:szCs w:val="24"/>
        </w:rPr>
        <w:t>has established the follow</w:t>
      </w:r>
      <w:r w:rsidRPr="00F978E0" w:rsidR="00674603">
        <w:rPr>
          <w:rFonts w:ascii="Times New Roman" w:hAnsi="Times New Roman" w:cs="Times New Roman"/>
          <w:sz w:val="24"/>
          <w:szCs w:val="24"/>
        </w:rPr>
        <w:t>ing</w:t>
      </w:r>
      <w:r w:rsidRPr="00F978E0" w:rsidR="00480D8D">
        <w:rPr>
          <w:rFonts w:ascii="Times New Roman" w:hAnsi="Times New Roman" w:cs="Times New Roman"/>
          <w:sz w:val="24"/>
          <w:szCs w:val="24"/>
        </w:rPr>
        <w:t xml:space="preserve"> practices, which apply to all </w:t>
      </w:r>
      <w:r w:rsidRPr="00F978E0" w:rsidR="00972B02">
        <w:rPr>
          <w:rFonts w:ascii="Times New Roman" w:hAnsi="Times New Roman" w:cs="Times New Roman"/>
          <w:sz w:val="24"/>
          <w:szCs w:val="24"/>
        </w:rPr>
        <w:t xml:space="preserve">POA </w:t>
      </w:r>
      <w:r w:rsidRPr="00F978E0" w:rsidR="00480D8D">
        <w:rPr>
          <w:rFonts w:ascii="Times New Roman" w:hAnsi="Times New Roman" w:cs="Times New Roman"/>
          <w:sz w:val="24"/>
          <w:szCs w:val="24"/>
        </w:rPr>
        <w:t>Affiliates</w:t>
      </w:r>
      <w:r w:rsidRPr="00F978E0" w:rsidR="00376BBB">
        <w:rPr>
          <w:rFonts w:ascii="Times New Roman" w:hAnsi="Times New Roman" w:cs="Times New Roman"/>
          <w:sz w:val="24"/>
          <w:szCs w:val="24"/>
        </w:rPr>
        <w:t>.</w:t>
      </w:r>
    </w:p>
    <w:p w:rsidRPr="00F978E0" w:rsidR="00471E8F" w:rsidP="006D4069" w:rsidRDefault="001D1491" w14:paraId="4FDE35F6" w14:textId="4BDF866A">
      <w:pPr>
        <w:pStyle w:val="Heading2"/>
      </w:pPr>
      <w:bookmarkStart w:name="_Toc71585929" w:id="18"/>
      <w:r>
        <w:t>8</w:t>
      </w:r>
      <w:r w:rsidRPr="00F978E0" w:rsidR="00471E8F">
        <w:t xml:space="preserve">.1 </w:t>
      </w:r>
      <w:r w:rsidR="003F38AD">
        <w:t xml:space="preserve">Safe Recruitment and </w:t>
      </w:r>
      <w:r w:rsidRPr="00F978E0" w:rsidR="009C3D32">
        <w:t>Screening</w:t>
      </w:r>
      <w:bookmarkEnd w:id="18"/>
      <w:r w:rsidRPr="00F978E0" w:rsidR="009C3D32">
        <w:t xml:space="preserve">  </w:t>
      </w:r>
    </w:p>
    <w:p w:rsidRPr="00F978E0" w:rsidR="009C55F9" w:rsidP="006D4069" w:rsidRDefault="001D2A69" w14:paraId="458FC281" w14:textId="5B236CA1">
      <w:pPr>
        <w:jc w:val="both"/>
        <w:rPr>
          <w:rFonts w:ascii="Times New Roman" w:hAnsi="Times New Roman" w:eastAsia="Times New Roman" w:cs="Times New Roman"/>
          <w:color w:val="000000" w:themeColor="text1"/>
          <w:sz w:val="24"/>
          <w:szCs w:val="24"/>
        </w:rPr>
      </w:pPr>
      <w:r w:rsidRPr="001D2A69">
        <w:rPr>
          <w:rFonts w:ascii="Times New Roman" w:hAnsi="Times New Roman" w:eastAsia="Times New Roman" w:cs="Times New Roman"/>
          <w:color w:val="000000" w:themeColor="text1"/>
          <w:sz w:val="24"/>
          <w:szCs w:val="24"/>
        </w:rPr>
        <w:t xml:space="preserve">In addition to </w:t>
      </w:r>
      <w:r>
        <w:rPr>
          <w:rFonts w:ascii="Times New Roman" w:hAnsi="Times New Roman" w:eastAsia="Times New Roman" w:cs="Times New Roman"/>
          <w:color w:val="000000" w:themeColor="text1"/>
          <w:sz w:val="24"/>
          <w:szCs w:val="24"/>
        </w:rPr>
        <w:t>POA’s</w:t>
      </w:r>
      <w:r w:rsidRPr="001D2A69">
        <w:rPr>
          <w:rFonts w:ascii="Times New Roman" w:hAnsi="Times New Roman" w:eastAsia="Times New Roman" w:cs="Times New Roman"/>
          <w:color w:val="000000" w:themeColor="text1"/>
          <w:sz w:val="24"/>
          <w:szCs w:val="24"/>
        </w:rPr>
        <w:t xml:space="preserve"> standard recruitment</w:t>
      </w:r>
      <w:r>
        <w:rPr>
          <w:rFonts w:ascii="Times New Roman" w:hAnsi="Times New Roman" w:eastAsia="Times New Roman" w:cs="Times New Roman"/>
          <w:color w:val="000000" w:themeColor="text1"/>
          <w:sz w:val="24"/>
          <w:szCs w:val="24"/>
        </w:rPr>
        <w:t xml:space="preserve"> </w:t>
      </w:r>
      <w:r w:rsidRPr="001D2A69">
        <w:rPr>
          <w:rFonts w:ascii="Times New Roman" w:hAnsi="Times New Roman" w:eastAsia="Times New Roman" w:cs="Times New Roman"/>
          <w:color w:val="000000" w:themeColor="text1"/>
          <w:sz w:val="24"/>
          <w:szCs w:val="24"/>
        </w:rPr>
        <w:t>processes, the following child safeguarding</w:t>
      </w:r>
      <w:r>
        <w:rPr>
          <w:rFonts w:ascii="Times New Roman" w:hAnsi="Times New Roman" w:eastAsia="Times New Roman" w:cs="Times New Roman"/>
          <w:color w:val="000000" w:themeColor="text1"/>
          <w:sz w:val="24"/>
          <w:szCs w:val="24"/>
        </w:rPr>
        <w:t xml:space="preserve"> </w:t>
      </w:r>
      <w:r w:rsidRPr="001D2A69">
        <w:rPr>
          <w:rFonts w:ascii="Times New Roman" w:hAnsi="Times New Roman" w:eastAsia="Times New Roman" w:cs="Times New Roman"/>
          <w:color w:val="000000" w:themeColor="text1"/>
          <w:sz w:val="24"/>
          <w:szCs w:val="24"/>
        </w:rPr>
        <w:t xml:space="preserve">measures </w:t>
      </w:r>
      <w:r w:rsidR="00AE2D6F">
        <w:rPr>
          <w:rFonts w:ascii="Times New Roman" w:hAnsi="Times New Roman" w:eastAsia="Times New Roman" w:cs="Times New Roman"/>
          <w:color w:val="000000" w:themeColor="text1"/>
          <w:sz w:val="24"/>
          <w:szCs w:val="24"/>
        </w:rPr>
        <w:t>will be applied as part</w:t>
      </w:r>
      <w:r w:rsidR="0029773F">
        <w:rPr>
          <w:rFonts w:ascii="Times New Roman" w:hAnsi="Times New Roman" w:eastAsia="Times New Roman" w:cs="Times New Roman"/>
          <w:color w:val="000000" w:themeColor="text1"/>
          <w:sz w:val="24"/>
          <w:szCs w:val="24"/>
        </w:rPr>
        <w:t xml:space="preserve"> of the safe recruitment process</w:t>
      </w:r>
      <w:r w:rsidR="00AE2D6F">
        <w:rPr>
          <w:rFonts w:ascii="Times New Roman" w:hAnsi="Times New Roman" w:eastAsia="Times New Roman" w:cs="Times New Roman"/>
          <w:color w:val="000000" w:themeColor="text1"/>
          <w:sz w:val="24"/>
          <w:szCs w:val="24"/>
        </w:rPr>
        <w:t xml:space="preserve">. </w:t>
      </w:r>
      <w:r w:rsidRPr="00F978E0" w:rsidR="10582196">
        <w:rPr>
          <w:rFonts w:ascii="Times New Roman" w:hAnsi="Times New Roman" w:eastAsia="Times New Roman" w:cs="Times New Roman"/>
          <w:color w:val="000000" w:themeColor="text1"/>
          <w:sz w:val="24"/>
          <w:szCs w:val="24"/>
        </w:rPr>
        <w:t>POA will screen individuals and entities who are expected to directly interact with children on POA HQ programs as follows:</w:t>
      </w:r>
    </w:p>
    <w:p w:rsidRPr="00F978E0" w:rsidR="009C55F9" w:rsidP="006D4069" w:rsidRDefault="10582196" w14:paraId="65D668FE" w14:textId="141EE8E2">
      <w:pPr>
        <w:jc w:val="both"/>
        <w:rPr>
          <w:rFonts w:ascii="Times New Roman" w:hAnsi="Times New Roman" w:eastAsia="Times New Roman" w:cs="Times New Roman"/>
          <w:color w:val="000000" w:themeColor="text1"/>
          <w:sz w:val="24"/>
          <w:szCs w:val="24"/>
        </w:rPr>
      </w:pPr>
      <w:r w:rsidRPr="00F978E0">
        <w:rPr>
          <w:rFonts w:ascii="Times New Roman" w:hAnsi="Times New Roman" w:eastAsia="Times New Roman" w:cs="Times New Roman"/>
          <w:color w:val="000000" w:themeColor="text1"/>
          <w:sz w:val="24"/>
          <w:szCs w:val="24"/>
        </w:rPr>
        <w:t>For Individuals:</w:t>
      </w:r>
    </w:p>
    <w:p w:rsidRPr="004B3527" w:rsidR="004B3527" w:rsidP="006D4069" w:rsidRDefault="10582196" w14:paraId="4D5CBF54" w14:textId="77777777">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hAnsi="Times New Roman" w:eastAsia="Times New Roman" w:cs="Times New Roman"/>
          <w:color w:val="000000" w:themeColor="text1"/>
          <w:sz w:val="24"/>
          <w:szCs w:val="24"/>
        </w:rPr>
        <w:t>Receive a signed Child Safeguarding Code of Conduct;</w:t>
      </w:r>
    </w:p>
    <w:p w:rsidRPr="004B3527" w:rsidR="004B3527" w:rsidP="006D4069" w:rsidRDefault="10582196" w14:paraId="2578FD84" w14:textId="5A2B98D6">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hAnsi="Times New Roman" w:eastAsia="Times New Roman" w:cs="Times New Roman"/>
          <w:color w:val="000000" w:themeColor="text1"/>
          <w:sz w:val="24"/>
          <w:szCs w:val="24"/>
        </w:rPr>
        <w:t>Run a Visual Compliance check (</w:t>
      </w:r>
      <w:hyperlink w:history="1" r:id="rId15">
        <w:r w:rsidRPr="004B3527">
          <w:rPr>
            <w:rStyle w:val="Hyperlink"/>
            <w:rFonts w:ascii="Times New Roman" w:hAnsi="Times New Roman" w:eastAsia="Times New Roman" w:cs="Times New Roman"/>
            <w:sz w:val="24"/>
            <w:szCs w:val="24"/>
          </w:rPr>
          <w:t>https://www4.visualcompliance.com/_logon.cfm</w:t>
        </w:r>
      </w:hyperlink>
      <w:r w:rsidRPr="004B3527">
        <w:rPr>
          <w:rFonts w:ascii="Times New Roman" w:hAnsi="Times New Roman" w:eastAsia="Times New Roman" w:cs="Times New Roman"/>
          <w:color w:val="000000" w:themeColor="text1"/>
          <w:sz w:val="24"/>
          <w:szCs w:val="24"/>
        </w:rPr>
        <w:t>); and</w:t>
      </w:r>
    </w:p>
    <w:p w:rsidRPr="004B3527" w:rsidR="009C55F9" w:rsidP="006D4069" w:rsidRDefault="10582196" w14:paraId="452C5B5F" w14:textId="13E724BC">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hAnsi="Times New Roman" w:eastAsia="Times New Roman" w:cs="Times New Roman"/>
          <w:color w:val="000000" w:themeColor="text1"/>
          <w:sz w:val="24"/>
          <w:szCs w:val="24"/>
        </w:rPr>
        <w:t>If the individual is U.S. based, run a sex offender registry (</w:t>
      </w:r>
      <w:hyperlink w:history="1" r:id="rId16">
        <w:r w:rsidRPr="004B3527">
          <w:rPr>
            <w:rStyle w:val="Hyperlink"/>
            <w:rFonts w:ascii="Times New Roman" w:hAnsi="Times New Roman" w:eastAsia="Times New Roman" w:cs="Times New Roman"/>
            <w:sz w:val="24"/>
            <w:szCs w:val="24"/>
          </w:rPr>
          <w:t>https://www.nsopw.gov/</w:t>
        </w:r>
      </w:hyperlink>
      <w:r w:rsidRPr="004B3527">
        <w:rPr>
          <w:rStyle w:val="Hyperlink"/>
          <w:rFonts w:ascii="Times New Roman" w:hAnsi="Times New Roman" w:eastAsia="Times New Roman" w:cs="Times New Roman"/>
          <w:sz w:val="24"/>
          <w:szCs w:val="24"/>
        </w:rPr>
        <w:t>)</w:t>
      </w:r>
      <w:r w:rsidRPr="004B3527">
        <w:rPr>
          <w:rFonts w:ascii="Times New Roman" w:hAnsi="Times New Roman" w:eastAsia="Times New Roman" w:cs="Times New Roman"/>
          <w:color w:val="000000" w:themeColor="text1"/>
          <w:sz w:val="24"/>
          <w:szCs w:val="24"/>
        </w:rPr>
        <w:t>.</w:t>
      </w:r>
    </w:p>
    <w:p w:rsidRPr="00F978E0" w:rsidR="009C55F9" w:rsidP="006D4069" w:rsidRDefault="10582196" w14:paraId="7C7DC6AD" w14:textId="6C13708C">
      <w:pPr>
        <w:jc w:val="both"/>
        <w:rPr>
          <w:rFonts w:ascii="Times New Roman" w:hAnsi="Times New Roman" w:eastAsia="Times New Roman" w:cs="Times New Roman"/>
          <w:color w:val="000000" w:themeColor="text1"/>
          <w:sz w:val="24"/>
          <w:szCs w:val="24"/>
        </w:rPr>
      </w:pPr>
      <w:r w:rsidRPr="00F978E0">
        <w:rPr>
          <w:rFonts w:ascii="Times New Roman" w:hAnsi="Times New Roman" w:eastAsia="Times New Roman" w:cs="Times New Roman"/>
          <w:color w:val="000000" w:themeColor="text1"/>
          <w:sz w:val="24"/>
          <w:szCs w:val="24"/>
        </w:rPr>
        <w:t>If additional verification is required or POA staff has concerns: reference checks by persons outside the organization who know the POA Affiliate.</w:t>
      </w:r>
      <w:r w:rsidR="00084F3F">
        <w:rPr>
          <w:rFonts w:ascii="Times New Roman" w:hAnsi="Times New Roman" w:eastAsia="Times New Roman" w:cs="Times New Roman"/>
          <w:color w:val="000000" w:themeColor="text1"/>
          <w:sz w:val="24"/>
          <w:szCs w:val="24"/>
        </w:rPr>
        <w:t xml:space="preserve"> Please see </w:t>
      </w:r>
      <w:r w:rsidR="00DB40EA">
        <w:rPr>
          <w:rFonts w:ascii="Times New Roman" w:hAnsi="Times New Roman" w:eastAsia="Times New Roman" w:cs="Times New Roman"/>
          <w:color w:val="000000" w:themeColor="text1"/>
          <w:sz w:val="24"/>
          <w:szCs w:val="24"/>
        </w:rPr>
        <w:t xml:space="preserve">sample reference check form in </w:t>
      </w:r>
      <w:hyperlink w:history="1" r:id="rId17">
        <w:r w:rsidRPr="00DB40EA" w:rsidR="00DB40EA">
          <w:rPr>
            <w:rStyle w:val="Hyperlink"/>
            <w:rFonts w:ascii="Times New Roman" w:hAnsi="Times New Roman" w:eastAsia="Times New Roman" w:cs="Times New Roman"/>
            <w:sz w:val="24"/>
            <w:szCs w:val="24"/>
          </w:rPr>
          <w:t>Annex A</w:t>
        </w:r>
      </w:hyperlink>
      <w:r w:rsidR="00DB40EA">
        <w:rPr>
          <w:rFonts w:ascii="Times New Roman" w:hAnsi="Times New Roman" w:eastAsia="Times New Roman" w:cs="Times New Roman"/>
          <w:color w:val="000000" w:themeColor="text1"/>
          <w:sz w:val="24"/>
          <w:szCs w:val="24"/>
        </w:rPr>
        <w:t>.</w:t>
      </w:r>
    </w:p>
    <w:p w:rsidRPr="00F978E0" w:rsidR="009C55F9" w:rsidP="006D4069" w:rsidRDefault="10582196" w14:paraId="4084A7A5" w14:textId="5388BA75">
      <w:pPr>
        <w:jc w:val="both"/>
        <w:rPr>
          <w:rFonts w:ascii="Times New Roman" w:hAnsi="Times New Roman" w:eastAsia="Times New Roman" w:cs="Times New Roman"/>
          <w:color w:val="000000" w:themeColor="text1"/>
          <w:sz w:val="24"/>
          <w:szCs w:val="24"/>
        </w:rPr>
      </w:pPr>
      <w:r w:rsidRPr="00F978E0">
        <w:rPr>
          <w:rFonts w:ascii="Times New Roman" w:hAnsi="Times New Roman" w:eastAsia="Times New Roman" w:cs="Times New Roman"/>
          <w:color w:val="000000" w:themeColor="text1"/>
          <w:sz w:val="24"/>
          <w:szCs w:val="24"/>
        </w:rPr>
        <w:t>For Partner Organizations:</w:t>
      </w:r>
    </w:p>
    <w:p w:rsidRPr="004B3527" w:rsidR="004B3527" w:rsidP="006D4069" w:rsidRDefault="10582196" w14:paraId="2950B7DA" w14:textId="77777777">
      <w:pPr>
        <w:pStyle w:val="ListParagraph"/>
        <w:numPr>
          <w:ilvl w:val="0"/>
          <w:numId w:val="48"/>
        </w:numPr>
        <w:jc w:val="both"/>
        <w:rPr>
          <w:rFonts w:ascii="Times New Roman" w:hAnsi="Times New Roman" w:cs="Times New Roman"/>
          <w:color w:val="000000" w:themeColor="text1"/>
          <w:sz w:val="24"/>
          <w:szCs w:val="24"/>
        </w:rPr>
      </w:pPr>
      <w:r w:rsidRPr="004B3527">
        <w:rPr>
          <w:rFonts w:ascii="Times New Roman" w:hAnsi="Times New Roman" w:eastAsia="Times New Roman" w:cs="Times New Roman"/>
          <w:color w:val="000000" w:themeColor="text1"/>
          <w:sz w:val="24"/>
          <w:szCs w:val="24"/>
        </w:rPr>
        <w:t xml:space="preserve">Receive signed </w:t>
      </w:r>
      <w:r w:rsidRPr="004B3527" w:rsidR="00E8674F">
        <w:rPr>
          <w:rFonts w:ascii="Times New Roman" w:hAnsi="Times New Roman" w:eastAsia="Times New Roman" w:cs="Times New Roman"/>
          <w:color w:val="000000" w:themeColor="text1"/>
          <w:sz w:val="24"/>
          <w:szCs w:val="24"/>
        </w:rPr>
        <w:t xml:space="preserve">Child Safeguarding </w:t>
      </w:r>
      <w:r w:rsidRPr="004B3527">
        <w:rPr>
          <w:rFonts w:ascii="Times New Roman" w:hAnsi="Times New Roman" w:eastAsia="Times New Roman" w:cs="Times New Roman"/>
          <w:color w:val="000000" w:themeColor="text1"/>
          <w:sz w:val="24"/>
          <w:szCs w:val="24"/>
        </w:rPr>
        <w:t>Code of Conduct from entity’s legal representative;</w:t>
      </w:r>
    </w:p>
    <w:p w:rsidRPr="00287A4D" w:rsidR="00287A4D" w:rsidP="006D4069" w:rsidRDefault="00287A4D" w14:paraId="640E57EC" w14:textId="459AF527">
      <w:pPr>
        <w:pStyle w:val="ListParagraph"/>
        <w:numPr>
          <w:ilvl w:val="0"/>
          <w:numId w:val="48"/>
        </w:numPr>
        <w:jc w:val="both"/>
        <w:rPr>
          <w:rFonts w:ascii="Times New Roman" w:hAnsi="Times New Roman" w:cs="Times New Roman"/>
          <w:color w:val="000000" w:themeColor="text1"/>
          <w:sz w:val="24"/>
          <w:szCs w:val="24"/>
        </w:rPr>
      </w:pPr>
      <w:r w:rsidRPr="00287A4D">
        <w:rPr>
          <w:rFonts w:ascii="Times New Roman" w:hAnsi="Times New Roman" w:cs="Times New Roman"/>
          <w:color w:val="000000" w:themeColor="text1"/>
          <w:sz w:val="24"/>
          <w:szCs w:val="24"/>
        </w:rPr>
        <w:t xml:space="preserve">All agreements with </w:t>
      </w:r>
      <w:r>
        <w:rPr>
          <w:rFonts w:ascii="Times New Roman" w:hAnsi="Times New Roman" w:cs="Times New Roman"/>
          <w:color w:val="000000" w:themeColor="text1"/>
          <w:sz w:val="24"/>
          <w:szCs w:val="24"/>
        </w:rPr>
        <w:t>P</w:t>
      </w:r>
      <w:r w:rsidRPr="00287A4D">
        <w:rPr>
          <w:rFonts w:ascii="Times New Roman" w:hAnsi="Times New Roman" w:cs="Times New Roman"/>
          <w:color w:val="000000" w:themeColor="text1"/>
          <w:sz w:val="24"/>
          <w:szCs w:val="24"/>
        </w:rPr>
        <w:t xml:space="preserve">artners </w:t>
      </w:r>
      <w:r>
        <w:rPr>
          <w:rFonts w:ascii="Times New Roman" w:hAnsi="Times New Roman" w:cs="Times New Roman"/>
          <w:color w:val="000000" w:themeColor="text1"/>
          <w:sz w:val="24"/>
          <w:szCs w:val="24"/>
        </w:rPr>
        <w:t xml:space="preserve">Organizations </w:t>
      </w:r>
      <w:r w:rsidRPr="00287A4D">
        <w:rPr>
          <w:rFonts w:ascii="Times New Roman" w:hAnsi="Times New Roman" w:cs="Times New Roman"/>
          <w:color w:val="000000" w:themeColor="text1"/>
          <w:sz w:val="24"/>
          <w:szCs w:val="24"/>
        </w:rPr>
        <w:t>must include the requirements of this policy</w:t>
      </w:r>
      <w:r>
        <w:rPr>
          <w:rFonts w:ascii="Times New Roman" w:hAnsi="Times New Roman" w:cs="Times New Roman"/>
          <w:color w:val="000000" w:themeColor="text1"/>
          <w:sz w:val="24"/>
          <w:szCs w:val="24"/>
        </w:rPr>
        <w:t xml:space="preserve"> if</w:t>
      </w:r>
      <w:r w:rsidR="007D42F9">
        <w:rPr>
          <w:rFonts w:ascii="Times New Roman" w:hAnsi="Times New Roman" w:cs="Times New Roman"/>
          <w:color w:val="000000" w:themeColor="text1"/>
          <w:sz w:val="24"/>
          <w:szCs w:val="24"/>
        </w:rPr>
        <w:t xml:space="preserve"> the Partners Organization will be interacting with children</w:t>
      </w:r>
      <w:r w:rsidRPr="00287A4D">
        <w:rPr>
          <w:rFonts w:ascii="Times New Roman" w:hAnsi="Times New Roman" w:cs="Times New Roman"/>
          <w:color w:val="000000" w:themeColor="text1"/>
          <w:sz w:val="24"/>
          <w:szCs w:val="24"/>
        </w:rPr>
        <w:t xml:space="preserve">. </w:t>
      </w:r>
    </w:p>
    <w:p w:rsidRPr="00F978E0" w:rsidR="009C55F9" w:rsidP="006D4069" w:rsidRDefault="10582196" w14:paraId="75982F8B" w14:textId="707D801A">
      <w:pPr>
        <w:jc w:val="both"/>
        <w:rPr>
          <w:rFonts w:ascii="Times New Roman" w:hAnsi="Times New Roman" w:cs="Times New Roman"/>
          <w:sz w:val="24"/>
          <w:szCs w:val="24"/>
        </w:rPr>
      </w:pPr>
      <w:r w:rsidRPr="00F978E0">
        <w:rPr>
          <w:rFonts w:ascii="Times New Roman" w:hAnsi="Times New Roman" w:eastAsia="Times New Roman" w:cs="Times New Roman"/>
          <w:color w:val="000000" w:themeColor="text1"/>
          <w:sz w:val="24"/>
          <w:szCs w:val="24"/>
        </w:rPr>
        <w:t xml:space="preserve">All Program Directors are responsible for ensuring that any POA Affiliates on POA HQ programs are screened prior to interacting with </w:t>
      </w:r>
      <w:r w:rsidRPr="00F978E0" w:rsidR="009F5653">
        <w:rPr>
          <w:rFonts w:ascii="Times New Roman" w:hAnsi="Times New Roman" w:eastAsia="Times New Roman" w:cs="Times New Roman"/>
          <w:color w:val="000000" w:themeColor="text1"/>
          <w:sz w:val="24"/>
          <w:szCs w:val="24"/>
        </w:rPr>
        <w:t>children</w:t>
      </w:r>
      <w:r w:rsidRPr="00F978E0">
        <w:rPr>
          <w:rFonts w:ascii="Times New Roman" w:hAnsi="Times New Roman" w:eastAsia="Times New Roman" w:cs="Times New Roman"/>
          <w:color w:val="000000" w:themeColor="text1"/>
          <w:sz w:val="24"/>
          <w:szCs w:val="24"/>
        </w:rPr>
        <w:t>. POA’s HR department is responsible for verifying that POA HQ staff, interns and consultants complete the above requirements as part of the new hire onboarding process.</w:t>
      </w:r>
      <w:r w:rsidRPr="00F978E0">
        <w:rPr>
          <w:rFonts w:ascii="Times New Roman" w:hAnsi="Times New Roman" w:cs="Times New Roman"/>
          <w:sz w:val="24"/>
          <w:szCs w:val="24"/>
        </w:rPr>
        <w:t xml:space="preserve"> </w:t>
      </w:r>
    </w:p>
    <w:p w:rsidRPr="00F978E0" w:rsidR="00471E8F" w:rsidP="006D4069" w:rsidRDefault="001D1491" w14:paraId="11BCD93A" w14:textId="21B791ED">
      <w:pPr>
        <w:pStyle w:val="Heading2"/>
      </w:pPr>
      <w:bookmarkStart w:name="_Toc71585930" w:id="19"/>
      <w:r>
        <w:t>8</w:t>
      </w:r>
      <w:r w:rsidRPr="00F978E0" w:rsidR="00471E8F">
        <w:t>.2 Onboarding Requirements</w:t>
      </w:r>
      <w:bookmarkEnd w:id="19"/>
      <w:r w:rsidRPr="00F978E0" w:rsidR="00471E8F">
        <w:t xml:space="preserve"> </w:t>
      </w:r>
    </w:p>
    <w:p w:rsidRPr="00F978E0" w:rsidR="00D8251A" w:rsidP="006D4069" w:rsidRDefault="00D8251A" w14:paraId="23E66382" w14:textId="626B72D4">
      <w:pPr>
        <w:jc w:val="both"/>
        <w:rPr>
          <w:rFonts w:ascii="Times New Roman" w:hAnsi="Times New Roman" w:cs="Times New Roman"/>
          <w:sz w:val="24"/>
          <w:szCs w:val="24"/>
        </w:rPr>
      </w:pPr>
      <w:r w:rsidRPr="00F978E0">
        <w:rPr>
          <w:rFonts w:ascii="Times New Roman" w:hAnsi="Times New Roman" w:cs="Times New Roman"/>
          <w:sz w:val="24"/>
          <w:szCs w:val="24"/>
        </w:rPr>
        <w:t>Prior</w:t>
      </w:r>
      <w:r w:rsidR="007406C9">
        <w:rPr>
          <w:rFonts w:ascii="Times New Roman" w:hAnsi="Times New Roman" w:cs="Times New Roman"/>
          <w:sz w:val="24"/>
          <w:szCs w:val="24"/>
        </w:rPr>
        <w:t xml:space="preserve"> </w:t>
      </w:r>
      <w:r w:rsidRPr="00F978E0">
        <w:rPr>
          <w:rFonts w:ascii="Times New Roman" w:hAnsi="Times New Roman" w:cs="Times New Roman"/>
          <w:sz w:val="24"/>
          <w:szCs w:val="24"/>
        </w:rPr>
        <w:t xml:space="preserve">to interacting with </w:t>
      </w:r>
      <w:r w:rsidR="0015532D">
        <w:rPr>
          <w:rFonts w:ascii="Times New Roman" w:hAnsi="Times New Roman" w:cs="Times New Roman"/>
          <w:sz w:val="24"/>
          <w:szCs w:val="24"/>
        </w:rPr>
        <w:t>children</w:t>
      </w:r>
      <w:r w:rsidRPr="00F978E0">
        <w:rPr>
          <w:rFonts w:ascii="Times New Roman" w:hAnsi="Times New Roman" w:cs="Times New Roman"/>
          <w:sz w:val="24"/>
          <w:szCs w:val="24"/>
        </w:rPr>
        <w:t>, all</w:t>
      </w:r>
      <w:r w:rsidR="002632F2">
        <w:rPr>
          <w:rFonts w:ascii="Times New Roman" w:hAnsi="Times New Roman" w:cs="Times New Roman"/>
          <w:sz w:val="24"/>
          <w:szCs w:val="24"/>
        </w:rPr>
        <w:t xml:space="preserve"> </w:t>
      </w:r>
      <w:r w:rsidRPr="00F978E0">
        <w:rPr>
          <w:rFonts w:ascii="Times New Roman" w:hAnsi="Times New Roman" w:cs="Times New Roman"/>
          <w:sz w:val="24"/>
          <w:szCs w:val="24"/>
        </w:rPr>
        <w:t>POA</w:t>
      </w:r>
      <w:r w:rsidR="002632F2">
        <w:rPr>
          <w:rFonts w:ascii="Times New Roman" w:hAnsi="Times New Roman" w:cs="Times New Roman"/>
          <w:sz w:val="24"/>
          <w:szCs w:val="24"/>
        </w:rPr>
        <w:t xml:space="preserve"> </w:t>
      </w:r>
      <w:r w:rsidRPr="00F978E0">
        <w:rPr>
          <w:rFonts w:ascii="Times New Roman" w:hAnsi="Times New Roman" w:cs="Times New Roman"/>
          <w:sz w:val="24"/>
          <w:szCs w:val="24"/>
        </w:rPr>
        <w:t>Affiliates</w:t>
      </w:r>
      <w:r w:rsidR="007406C9">
        <w:rPr>
          <w:rFonts w:ascii="Times New Roman" w:hAnsi="Times New Roman" w:cs="Times New Roman"/>
          <w:sz w:val="24"/>
          <w:szCs w:val="24"/>
        </w:rPr>
        <w:t xml:space="preserve"> </w:t>
      </w:r>
      <w:r w:rsidRPr="00F978E0">
        <w:rPr>
          <w:rFonts w:ascii="Times New Roman" w:hAnsi="Times New Roman" w:cs="Times New Roman"/>
          <w:sz w:val="24"/>
          <w:szCs w:val="24"/>
        </w:rPr>
        <w:t>must</w:t>
      </w:r>
      <w:r w:rsidR="007406C9">
        <w:rPr>
          <w:rFonts w:ascii="Times New Roman" w:hAnsi="Times New Roman" w:cs="Times New Roman"/>
          <w:sz w:val="24"/>
          <w:szCs w:val="24"/>
        </w:rPr>
        <w:t xml:space="preserve"> </w:t>
      </w:r>
      <w:r w:rsidRPr="00F978E0">
        <w:rPr>
          <w:rFonts w:ascii="Times New Roman" w:hAnsi="Times New Roman" w:cs="Times New Roman"/>
          <w:sz w:val="24"/>
          <w:szCs w:val="24"/>
        </w:rPr>
        <w:t>complete the following:</w:t>
      </w:r>
    </w:p>
    <w:p w:rsidRPr="00F978E0" w:rsidR="00D8251A" w:rsidP="006D4069" w:rsidRDefault="00D8251A" w14:paraId="58843F7A" w14:textId="77777777">
      <w:pPr>
        <w:jc w:val="both"/>
        <w:rPr>
          <w:rFonts w:ascii="Times New Roman" w:hAnsi="Times New Roman" w:cs="Times New Roman"/>
          <w:sz w:val="24"/>
          <w:szCs w:val="24"/>
        </w:rPr>
      </w:pPr>
      <w:r w:rsidRPr="00F978E0">
        <w:rPr>
          <w:rFonts w:ascii="Times New Roman" w:hAnsi="Times New Roman" w:cs="Times New Roman"/>
          <w:sz w:val="24"/>
          <w:szCs w:val="24"/>
        </w:rPr>
        <w:t>For Individuals: </w:t>
      </w:r>
    </w:p>
    <w:p w:rsidR="004B3527" w:rsidP="006D4069" w:rsidRDefault="00D8251A" w14:paraId="7057387A" w14:textId="54CA3977">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Fully read and review the</w:t>
      </w:r>
      <w:r w:rsidR="002632F2">
        <w:rPr>
          <w:rFonts w:ascii="Times New Roman" w:hAnsi="Times New Roman" w:cs="Times New Roman"/>
          <w:sz w:val="24"/>
          <w:szCs w:val="24"/>
        </w:rPr>
        <w:t xml:space="preserve"> </w:t>
      </w:r>
      <w:r w:rsidRPr="004B3527" w:rsidR="0049040E">
        <w:rPr>
          <w:rFonts w:ascii="Times New Roman" w:hAnsi="Times New Roman" w:eastAsia="Times New Roman" w:cs="Times New Roman"/>
          <w:color w:val="000000" w:themeColor="text1"/>
          <w:sz w:val="24"/>
          <w:szCs w:val="24"/>
        </w:rPr>
        <w:t xml:space="preserve">Child Safeguarding </w:t>
      </w:r>
      <w:r w:rsidRPr="004B3527">
        <w:rPr>
          <w:rFonts w:ascii="Times New Roman" w:hAnsi="Times New Roman" w:cs="Times New Roman"/>
          <w:sz w:val="24"/>
          <w:szCs w:val="24"/>
        </w:rPr>
        <w:t>Policy;</w:t>
      </w:r>
    </w:p>
    <w:p w:rsidR="004B3527" w:rsidP="006D4069" w:rsidRDefault="00D8251A" w14:paraId="590EEDB6" w14:textId="73E8AE16">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Sign</w:t>
      </w:r>
      <w:r w:rsidR="002632F2">
        <w:rPr>
          <w:rFonts w:ascii="Times New Roman" w:hAnsi="Times New Roman" w:cs="Times New Roman"/>
          <w:sz w:val="24"/>
          <w:szCs w:val="24"/>
        </w:rPr>
        <w:t xml:space="preserve"> </w:t>
      </w:r>
      <w:r w:rsidRPr="004B3527">
        <w:rPr>
          <w:rFonts w:ascii="Times New Roman" w:hAnsi="Times New Roman" w:cs="Times New Roman"/>
          <w:sz w:val="24"/>
          <w:szCs w:val="24"/>
        </w:rPr>
        <w:t>POA’s</w:t>
      </w:r>
      <w:r w:rsidR="002632F2">
        <w:rPr>
          <w:rFonts w:ascii="Times New Roman" w:hAnsi="Times New Roman" w:cs="Times New Roman"/>
          <w:sz w:val="24"/>
          <w:szCs w:val="24"/>
        </w:rPr>
        <w:t xml:space="preserve"> </w:t>
      </w:r>
      <w:r w:rsidRPr="004B3527" w:rsidR="0049040E">
        <w:rPr>
          <w:rFonts w:ascii="Times New Roman" w:hAnsi="Times New Roman" w:eastAsia="Times New Roman" w:cs="Times New Roman"/>
          <w:color w:val="000000" w:themeColor="text1"/>
          <w:sz w:val="24"/>
          <w:szCs w:val="24"/>
        </w:rPr>
        <w:t xml:space="preserve">Child Safeguarding </w:t>
      </w:r>
      <w:r w:rsidRPr="004B3527">
        <w:rPr>
          <w:rFonts w:ascii="Times New Roman" w:hAnsi="Times New Roman" w:cs="Times New Roman"/>
          <w:sz w:val="24"/>
          <w:szCs w:val="24"/>
        </w:rPr>
        <w:t>Code of Conduct; and</w:t>
      </w:r>
    </w:p>
    <w:p w:rsidRPr="004B3527" w:rsidR="00D8251A" w:rsidP="006D4069" w:rsidRDefault="00D8251A" w14:paraId="401E5DDE" w14:textId="67D1D19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Annually attend a training/course, all</w:t>
      </w:r>
      <w:r w:rsidR="000A65FB">
        <w:rPr>
          <w:rFonts w:ascii="Times New Roman" w:hAnsi="Times New Roman" w:cs="Times New Roman"/>
          <w:sz w:val="24"/>
          <w:szCs w:val="24"/>
        </w:rPr>
        <w:t xml:space="preserve"> </w:t>
      </w:r>
      <w:r w:rsidRPr="004B3527">
        <w:rPr>
          <w:rFonts w:ascii="Times New Roman" w:hAnsi="Times New Roman" w:cs="Times New Roman"/>
          <w:sz w:val="24"/>
          <w:szCs w:val="24"/>
        </w:rPr>
        <w:t>POA</w:t>
      </w:r>
      <w:r w:rsidR="000A65FB">
        <w:rPr>
          <w:rFonts w:ascii="Times New Roman" w:hAnsi="Times New Roman" w:cs="Times New Roman"/>
          <w:sz w:val="24"/>
          <w:szCs w:val="24"/>
        </w:rPr>
        <w:t xml:space="preserve"> </w:t>
      </w:r>
      <w:r w:rsidRPr="004B3527">
        <w:rPr>
          <w:rFonts w:ascii="Times New Roman" w:hAnsi="Times New Roman" w:cs="Times New Roman"/>
          <w:sz w:val="24"/>
          <w:szCs w:val="24"/>
        </w:rPr>
        <w:t>Affiliates must choose one of the following options:</w:t>
      </w:r>
    </w:p>
    <w:p w:rsidRPr="00F978E0" w:rsidR="00D8251A" w:rsidP="006D4069" w:rsidRDefault="00D8251A" w14:paraId="6803E995" w14:textId="44B9FDDC">
      <w:pPr>
        <w:numPr>
          <w:ilvl w:val="0"/>
          <w:numId w:val="30"/>
        </w:numPr>
        <w:tabs>
          <w:tab w:val="clear" w:pos="720"/>
          <w:tab w:val="num" w:pos="360"/>
        </w:tabs>
        <w:spacing w:after="0"/>
        <w:ind w:left="1080"/>
        <w:contextualSpacing/>
        <w:jc w:val="both"/>
        <w:rPr>
          <w:rFonts w:ascii="Times New Roman" w:hAnsi="Times New Roman" w:cs="Times New Roman"/>
          <w:sz w:val="24"/>
          <w:szCs w:val="24"/>
        </w:rPr>
      </w:pPr>
      <w:r w:rsidRPr="00F978E0">
        <w:rPr>
          <w:rFonts w:ascii="Times New Roman" w:hAnsi="Times New Roman" w:cs="Times New Roman"/>
          <w:sz w:val="24"/>
          <w:szCs w:val="24"/>
        </w:rPr>
        <w:t>Attend a</w:t>
      </w:r>
      <w:r w:rsidR="000A65FB">
        <w:rPr>
          <w:rFonts w:ascii="Times New Roman" w:hAnsi="Times New Roman" w:cs="Times New Roman"/>
          <w:sz w:val="24"/>
          <w:szCs w:val="24"/>
        </w:rPr>
        <w:t xml:space="preserve"> </w:t>
      </w:r>
      <w:r w:rsidRPr="00F978E0">
        <w:rPr>
          <w:rFonts w:ascii="Times New Roman" w:hAnsi="Times New Roman" w:cs="Times New Roman"/>
          <w:sz w:val="24"/>
          <w:szCs w:val="24"/>
        </w:rPr>
        <w:t>POA</w:t>
      </w:r>
      <w:r w:rsidR="000A65FB">
        <w:rPr>
          <w:rFonts w:ascii="Times New Roman" w:hAnsi="Times New Roman" w:cs="Times New Roman"/>
          <w:sz w:val="24"/>
          <w:szCs w:val="24"/>
        </w:rPr>
        <w:t xml:space="preserve"> </w:t>
      </w:r>
      <w:r w:rsidRPr="004B3527" w:rsidR="0049040E">
        <w:rPr>
          <w:rFonts w:ascii="Times New Roman" w:hAnsi="Times New Roman" w:cs="Times New Roman"/>
          <w:sz w:val="24"/>
          <w:szCs w:val="24"/>
        </w:rPr>
        <w:t xml:space="preserve">Child Safeguarding </w:t>
      </w:r>
      <w:r w:rsidRPr="00F978E0">
        <w:rPr>
          <w:rFonts w:ascii="Times New Roman" w:hAnsi="Times New Roman" w:cs="Times New Roman"/>
          <w:sz w:val="24"/>
          <w:szCs w:val="24"/>
        </w:rPr>
        <w:t>training</w:t>
      </w:r>
      <w:r w:rsidR="000A65FB">
        <w:rPr>
          <w:rFonts w:ascii="Times New Roman" w:hAnsi="Times New Roman" w:cs="Times New Roman"/>
          <w:sz w:val="24"/>
          <w:szCs w:val="24"/>
        </w:rPr>
        <w:t xml:space="preserve"> </w:t>
      </w:r>
      <w:r w:rsidRPr="00F978E0">
        <w:rPr>
          <w:rFonts w:ascii="Times New Roman" w:hAnsi="Times New Roman" w:cs="Times New Roman"/>
          <w:sz w:val="24"/>
          <w:szCs w:val="24"/>
        </w:rPr>
        <w:t>in-person or watch on-demand online.</w:t>
      </w:r>
      <w:r w:rsidR="000A65FB">
        <w:rPr>
          <w:rFonts w:ascii="Times New Roman" w:hAnsi="Times New Roman" w:cs="Times New Roman"/>
          <w:sz w:val="24"/>
          <w:szCs w:val="24"/>
        </w:rPr>
        <w:t xml:space="preserve"> </w:t>
      </w:r>
      <w:r w:rsidRPr="00F978E0">
        <w:rPr>
          <w:rFonts w:ascii="Times New Roman" w:hAnsi="Times New Roman" w:cs="Times New Roman"/>
          <w:sz w:val="24"/>
          <w:szCs w:val="24"/>
        </w:rPr>
        <w:t>Trainings will be available at least once a year in-person led by</w:t>
      </w:r>
      <w:r w:rsidR="000A65FB">
        <w:rPr>
          <w:rFonts w:ascii="Times New Roman" w:hAnsi="Times New Roman" w:cs="Times New Roman"/>
          <w:sz w:val="24"/>
          <w:szCs w:val="24"/>
        </w:rPr>
        <w:t xml:space="preserve"> </w:t>
      </w:r>
      <w:r w:rsidRPr="00F978E0">
        <w:rPr>
          <w:rFonts w:ascii="Times New Roman" w:hAnsi="Times New Roman" w:cs="Times New Roman"/>
          <w:sz w:val="24"/>
          <w:szCs w:val="24"/>
        </w:rPr>
        <w:t>POA’s</w:t>
      </w:r>
      <w:r w:rsidR="000A65FB">
        <w:rPr>
          <w:rFonts w:ascii="Times New Roman" w:hAnsi="Times New Roman" w:cs="Times New Roman"/>
          <w:sz w:val="24"/>
          <w:szCs w:val="24"/>
        </w:rPr>
        <w:t xml:space="preserve"> </w:t>
      </w:r>
      <w:r w:rsidRPr="00F978E0">
        <w:rPr>
          <w:rFonts w:ascii="Times New Roman" w:hAnsi="Times New Roman" w:cs="Times New Roman"/>
          <w:sz w:val="24"/>
          <w:szCs w:val="24"/>
        </w:rPr>
        <w:t>HR staff and/or</w:t>
      </w:r>
      <w:r w:rsidR="00BC2B22">
        <w:rPr>
          <w:rFonts w:ascii="Times New Roman" w:hAnsi="Times New Roman" w:cs="Times New Roman"/>
          <w:sz w:val="24"/>
          <w:szCs w:val="24"/>
        </w:rPr>
        <w:t xml:space="preserve"> </w:t>
      </w:r>
      <w:r w:rsidRPr="00F978E0">
        <w:rPr>
          <w:rFonts w:ascii="Times New Roman" w:hAnsi="Times New Roman" w:cs="Times New Roman"/>
          <w:sz w:val="24"/>
          <w:szCs w:val="24"/>
        </w:rPr>
        <w:t>an</w:t>
      </w:r>
      <w:r w:rsidR="00BC2B22">
        <w:rPr>
          <w:rFonts w:ascii="Times New Roman" w:hAnsi="Times New Roman" w:cs="Times New Roman"/>
          <w:sz w:val="24"/>
          <w:szCs w:val="24"/>
        </w:rPr>
        <w:t xml:space="preserve"> </w:t>
      </w:r>
      <w:r w:rsidRPr="00F978E0">
        <w:rPr>
          <w:rFonts w:ascii="Times New Roman" w:hAnsi="Times New Roman" w:cs="Times New Roman"/>
          <w:sz w:val="24"/>
          <w:szCs w:val="24"/>
        </w:rPr>
        <w:t>external</w:t>
      </w:r>
      <w:r w:rsidR="00BC2B22">
        <w:rPr>
          <w:rFonts w:ascii="Times New Roman" w:hAnsi="Times New Roman" w:cs="Times New Roman"/>
          <w:sz w:val="24"/>
          <w:szCs w:val="24"/>
        </w:rPr>
        <w:t xml:space="preserve"> </w:t>
      </w:r>
      <w:r w:rsidRPr="00F978E0">
        <w:rPr>
          <w:rFonts w:ascii="Times New Roman" w:hAnsi="Times New Roman" w:cs="Times New Roman"/>
          <w:sz w:val="24"/>
          <w:szCs w:val="24"/>
        </w:rPr>
        <w:t>firm.</w:t>
      </w:r>
      <w:r w:rsidR="00BC2B22">
        <w:rPr>
          <w:rFonts w:ascii="Times New Roman" w:hAnsi="Times New Roman" w:cs="Times New Roman"/>
          <w:sz w:val="24"/>
          <w:szCs w:val="24"/>
        </w:rPr>
        <w:t xml:space="preserve"> </w:t>
      </w:r>
      <w:r w:rsidRPr="004302FA" w:rsidR="004302FA">
        <w:rPr>
          <w:rFonts w:ascii="Times New Roman" w:hAnsi="Times New Roman" w:cs="Times New Roman"/>
          <w:sz w:val="24"/>
          <w:szCs w:val="24"/>
        </w:rPr>
        <w:t>Training will include a review of the Child Safeguarding Policy, guidance on promoting a culture where children’s rights are observed, how to identify potential harm to children, and how to report allegations and suspicions of abuse.</w:t>
      </w:r>
      <w:r w:rsidR="00D17A43">
        <w:rPr>
          <w:rFonts w:ascii="Times New Roman" w:hAnsi="Times New Roman" w:cs="Times New Roman"/>
          <w:sz w:val="24"/>
          <w:szCs w:val="24"/>
        </w:rPr>
        <w:t xml:space="preserve"> </w:t>
      </w:r>
      <w:r w:rsidRPr="00F978E0">
        <w:rPr>
          <w:rFonts w:ascii="Times New Roman" w:hAnsi="Times New Roman" w:cs="Times New Roman"/>
          <w:sz w:val="24"/>
          <w:szCs w:val="24"/>
        </w:rPr>
        <w:t>Annual trainings will be recorded and available on-demand</w:t>
      </w:r>
      <w:r w:rsidR="0074069A">
        <w:rPr>
          <w:rFonts w:ascii="Times New Roman" w:hAnsi="Times New Roman" w:cs="Times New Roman"/>
          <w:sz w:val="24"/>
          <w:szCs w:val="24"/>
        </w:rPr>
        <w:t xml:space="preserve"> </w:t>
      </w:r>
      <w:r w:rsidRPr="00F978E0">
        <w:rPr>
          <w:rFonts w:ascii="Times New Roman" w:hAnsi="Times New Roman" w:cs="Times New Roman"/>
          <w:sz w:val="24"/>
          <w:szCs w:val="24"/>
        </w:rPr>
        <w:t>via</w:t>
      </w:r>
      <w:r w:rsidR="0074069A">
        <w:rPr>
          <w:rFonts w:ascii="Times New Roman" w:hAnsi="Times New Roman" w:cs="Times New Roman"/>
          <w:sz w:val="24"/>
          <w:szCs w:val="24"/>
        </w:rPr>
        <w:t xml:space="preserve"> </w:t>
      </w:r>
      <w:r w:rsidRPr="00F978E0">
        <w:rPr>
          <w:rFonts w:ascii="Times New Roman" w:hAnsi="Times New Roman" w:cs="Times New Roman"/>
          <w:sz w:val="24"/>
          <w:szCs w:val="24"/>
        </w:rPr>
        <w:t>POA’s</w:t>
      </w:r>
      <w:r w:rsidR="0074069A">
        <w:rPr>
          <w:rFonts w:ascii="Times New Roman" w:hAnsi="Times New Roman" w:cs="Times New Roman"/>
          <w:sz w:val="24"/>
          <w:szCs w:val="24"/>
        </w:rPr>
        <w:t xml:space="preserve"> </w:t>
      </w:r>
      <w:r w:rsidRPr="00F978E0">
        <w:rPr>
          <w:rFonts w:ascii="Times New Roman" w:hAnsi="Times New Roman" w:cs="Times New Roman"/>
          <w:sz w:val="24"/>
          <w:szCs w:val="24"/>
        </w:rPr>
        <w:t>External SharePoint.</w:t>
      </w:r>
      <w:r w:rsidR="0074069A">
        <w:rPr>
          <w:rFonts w:ascii="Times New Roman" w:hAnsi="Times New Roman" w:cs="Times New Roman"/>
          <w:sz w:val="24"/>
          <w:szCs w:val="24"/>
        </w:rPr>
        <w:t xml:space="preserve"> </w:t>
      </w:r>
      <w:r w:rsidRPr="00F978E0">
        <w:rPr>
          <w:rFonts w:ascii="Times New Roman" w:hAnsi="Times New Roman" w:cs="Times New Roman"/>
          <w:sz w:val="24"/>
          <w:szCs w:val="24"/>
        </w:rPr>
        <w:t>These trainings will be in English; however, the PowerPoint slides will be available in Spanish and Portuguese.</w:t>
      </w:r>
    </w:p>
    <w:p w:rsidRPr="00F978E0" w:rsidR="00D8251A" w:rsidP="006D4069" w:rsidRDefault="00D8251A" w14:paraId="7924F475" w14:textId="6F373B23">
      <w:pPr>
        <w:numPr>
          <w:ilvl w:val="0"/>
          <w:numId w:val="31"/>
        </w:numPr>
        <w:spacing w:after="0" w:line="240" w:lineRule="auto"/>
        <w:ind w:left="1080"/>
        <w:jc w:val="both"/>
        <w:rPr>
          <w:rFonts w:ascii="Times New Roman" w:hAnsi="Times New Roman" w:cs="Times New Roman"/>
          <w:sz w:val="24"/>
          <w:szCs w:val="24"/>
        </w:rPr>
      </w:pPr>
      <w:r w:rsidRPr="00F978E0">
        <w:rPr>
          <w:rFonts w:ascii="Times New Roman" w:hAnsi="Times New Roman" w:cs="Times New Roman"/>
          <w:sz w:val="24"/>
          <w:szCs w:val="24"/>
        </w:rPr>
        <w:t>Complete the online</w:t>
      </w:r>
      <w:r w:rsidR="0007128C">
        <w:rPr>
          <w:rFonts w:ascii="Times New Roman" w:hAnsi="Times New Roman" w:cs="Times New Roman"/>
          <w:sz w:val="24"/>
          <w:szCs w:val="24"/>
        </w:rPr>
        <w:t xml:space="preserve"> </w:t>
      </w:r>
      <w:r w:rsidRPr="00F978E0" w:rsidR="006A7FDD">
        <w:rPr>
          <w:rFonts w:ascii="Times New Roman" w:hAnsi="Times New Roman" w:cs="Times New Roman"/>
          <w:sz w:val="24"/>
          <w:szCs w:val="24"/>
        </w:rPr>
        <w:t xml:space="preserve">Child </w:t>
      </w:r>
      <w:r w:rsidRPr="00F978E0" w:rsidR="00F754DA">
        <w:rPr>
          <w:rFonts w:ascii="Times New Roman" w:hAnsi="Times New Roman" w:cs="Times New Roman"/>
          <w:sz w:val="24"/>
          <w:szCs w:val="24"/>
        </w:rPr>
        <w:t>Safeguarding</w:t>
      </w:r>
      <w:r w:rsidR="0007128C">
        <w:rPr>
          <w:rFonts w:ascii="Times New Roman" w:hAnsi="Times New Roman" w:cs="Times New Roman"/>
          <w:sz w:val="24"/>
          <w:szCs w:val="24"/>
        </w:rPr>
        <w:t xml:space="preserve"> </w:t>
      </w:r>
      <w:r w:rsidRPr="00F978E0" w:rsidR="0074563F">
        <w:rPr>
          <w:rFonts w:ascii="Times New Roman" w:hAnsi="Times New Roman" w:cs="Times New Roman"/>
          <w:sz w:val="24"/>
          <w:szCs w:val="24"/>
        </w:rPr>
        <w:t>training</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 xml:space="preserve">provided </w:t>
      </w:r>
      <w:r w:rsidRPr="00F978E0" w:rsidR="00232165">
        <w:rPr>
          <w:rFonts w:ascii="Times New Roman" w:hAnsi="Times New Roman" w:cs="Times New Roman"/>
          <w:sz w:val="24"/>
          <w:szCs w:val="24"/>
        </w:rPr>
        <w:t xml:space="preserve">at no cost </w:t>
      </w:r>
      <w:r w:rsidRPr="00F978E0">
        <w:rPr>
          <w:rFonts w:ascii="Times New Roman" w:hAnsi="Times New Roman" w:cs="Times New Roman"/>
          <w:sz w:val="24"/>
          <w:szCs w:val="24"/>
        </w:rPr>
        <w:t>by</w:t>
      </w:r>
      <w:r w:rsidRPr="00F978E0" w:rsidR="00532BBB">
        <w:rPr>
          <w:rFonts w:ascii="Times New Roman" w:hAnsi="Times New Roman" w:cs="Times New Roman"/>
          <w:sz w:val="24"/>
          <w:szCs w:val="24"/>
        </w:rPr>
        <w:t xml:space="preserve"> </w:t>
      </w:r>
      <w:hyperlink w:history="1" r:id="rId18">
        <w:r w:rsidRPr="00F978E0" w:rsidR="00532BBB">
          <w:rPr>
            <w:rStyle w:val="Hyperlink"/>
            <w:rFonts w:ascii="Times New Roman" w:hAnsi="Times New Roman" w:cs="Times New Roman"/>
            <w:sz w:val="24"/>
            <w:szCs w:val="24"/>
          </w:rPr>
          <w:t>UNICEF</w:t>
        </w:r>
        <w:r w:rsidRPr="00F978E0">
          <w:rPr>
            <w:rStyle w:val="Hyperlink"/>
            <w:rFonts w:ascii="Times New Roman" w:hAnsi="Times New Roman" w:cs="Times New Roman"/>
            <w:sz w:val="24"/>
            <w:szCs w:val="24"/>
          </w:rPr>
          <w:t> </w:t>
        </w:r>
      </w:hyperlink>
      <w:r w:rsidR="0007128C">
        <w:rPr>
          <w:rStyle w:val="Hyperlink"/>
          <w:rFonts w:ascii="Times New Roman" w:hAnsi="Times New Roman" w:cs="Times New Roman"/>
          <w:sz w:val="24"/>
          <w:szCs w:val="24"/>
        </w:rPr>
        <w:t xml:space="preserve"> </w:t>
      </w:r>
      <w:r w:rsidRPr="00F978E0">
        <w:rPr>
          <w:rFonts w:ascii="Times New Roman" w:hAnsi="Times New Roman" w:cs="Times New Roman"/>
          <w:sz w:val="24"/>
          <w:szCs w:val="24"/>
        </w:rPr>
        <w:t>annually</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and send copy of certification to</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their point of contact at</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This course is available in English</w:t>
      </w:r>
      <w:r w:rsidRPr="00F978E0" w:rsidR="00B01E07">
        <w:rPr>
          <w:rFonts w:ascii="Times New Roman" w:hAnsi="Times New Roman" w:cs="Times New Roman"/>
          <w:sz w:val="24"/>
          <w:szCs w:val="24"/>
        </w:rPr>
        <w:t>, Spanish, French, and Arabic</w:t>
      </w:r>
      <w:r w:rsidRPr="00F978E0">
        <w:rPr>
          <w:rFonts w:ascii="Times New Roman" w:hAnsi="Times New Roman" w:cs="Times New Roman"/>
          <w:sz w:val="24"/>
          <w:szCs w:val="24"/>
        </w:rPr>
        <w:t>.</w:t>
      </w:r>
    </w:p>
    <w:p w:rsidRPr="00F978E0" w:rsidR="009B4EFB" w:rsidP="006D4069" w:rsidRDefault="009B4EFB" w14:paraId="1DFACCD4" w14:textId="77777777">
      <w:pPr>
        <w:spacing w:after="0" w:line="240" w:lineRule="auto"/>
        <w:jc w:val="both"/>
        <w:rPr>
          <w:rFonts w:ascii="Times New Roman" w:hAnsi="Times New Roman" w:cs="Times New Roman"/>
          <w:sz w:val="24"/>
          <w:szCs w:val="24"/>
        </w:rPr>
      </w:pPr>
    </w:p>
    <w:p w:rsidRPr="00F978E0" w:rsidR="00D8251A" w:rsidP="006D4069" w:rsidRDefault="00D8251A" w14:paraId="6F7A2ECB" w14:textId="4207152E">
      <w:pPr>
        <w:spacing w:line="240" w:lineRule="auto"/>
        <w:jc w:val="both"/>
        <w:rPr>
          <w:rFonts w:ascii="Times New Roman" w:hAnsi="Times New Roman" w:cs="Times New Roman"/>
          <w:sz w:val="24"/>
          <w:szCs w:val="24"/>
        </w:rPr>
      </w:pPr>
      <w:r w:rsidRPr="00F978E0">
        <w:rPr>
          <w:rFonts w:ascii="Times New Roman" w:hAnsi="Times New Roman" w:cs="Times New Roman"/>
          <w:sz w:val="24"/>
          <w:szCs w:val="24"/>
        </w:rPr>
        <w:t>Once training is completed, the individual will need to complete</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a confirmation of training which is available</w:t>
      </w:r>
      <w:r w:rsidR="0007128C">
        <w:rPr>
          <w:rFonts w:ascii="Times New Roman" w:hAnsi="Times New Roman" w:cs="Times New Roman"/>
          <w:sz w:val="24"/>
          <w:szCs w:val="24"/>
        </w:rPr>
        <w:t xml:space="preserve"> </w:t>
      </w:r>
      <w:hyperlink w:tgtFrame="_blank" w:history="1" w:anchor="/templates/kTizZDcg3kdRbMMigPbpQG" r:id="rId19">
        <w:r w:rsidRPr="00F978E0">
          <w:rPr>
            <w:rStyle w:val="Hyperlink"/>
            <w:rFonts w:ascii="Times New Roman" w:hAnsi="Times New Roman" w:cs="Times New Roman"/>
            <w:sz w:val="24"/>
            <w:szCs w:val="24"/>
          </w:rPr>
          <w:t>electronically</w:t>
        </w:r>
      </w:hyperlink>
      <w:r w:rsidR="0007128C">
        <w:rPr>
          <w:rFonts w:ascii="Times New Roman" w:hAnsi="Times New Roman" w:cs="Times New Roman"/>
          <w:sz w:val="24"/>
          <w:szCs w:val="24"/>
        </w:rPr>
        <w:t xml:space="preserve"> </w:t>
      </w:r>
      <w:r w:rsidRPr="00F978E0">
        <w:rPr>
          <w:rFonts w:ascii="Times New Roman" w:hAnsi="Times New Roman" w:cs="Times New Roman"/>
          <w:sz w:val="24"/>
          <w:szCs w:val="24"/>
        </w:rPr>
        <w:t>or</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hard copy</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from the individuals</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point of contact at</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w:t>
      </w:r>
    </w:p>
    <w:p w:rsidRPr="00F978E0" w:rsidR="00D8251A" w:rsidP="006D4069" w:rsidRDefault="00D8251A" w14:paraId="3D6204F4" w14:textId="129FD458">
      <w:pPr>
        <w:jc w:val="both"/>
        <w:rPr>
          <w:rFonts w:ascii="Times New Roman" w:hAnsi="Times New Roman" w:cs="Times New Roman"/>
          <w:sz w:val="24"/>
          <w:szCs w:val="24"/>
        </w:rPr>
      </w:pPr>
      <w:r w:rsidRPr="00F978E0">
        <w:rPr>
          <w:rFonts w:ascii="Times New Roman" w:hAnsi="Times New Roman" w:cs="Times New Roman"/>
          <w:sz w:val="24"/>
          <w:szCs w:val="24"/>
        </w:rPr>
        <w:t>For</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Partner Organizations:</w:t>
      </w:r>
    </w:p>
    <w:p w:rsidRPr="00F978E0" w:rsidR="00D8251A" w:rsidP="006D4069" w:rsidRDefault="00D8251A" w14:paraId="7464CAFF" w14:textId="68F29829">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If able, sign</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POA’s</w:t>
      </w:r>
      <w:r w:rsidR="0007128C">
        <w:rPr>
          <w:rFonts w:ascii="Times New Roman" w:hAnsi="Times New Roman" w:cs="Times New Roman"/>
          <w:sz w:val="24"/>
          <w:szCs w:val="24"/>
        </w:rPr>
        <w:t xml:space="preserve"> </w:t>
      </w:r>
      <w:r w:rsidR="00B707A7">
        <w:rPr>
          <w:rFonts w:ascii="Times New Roman" w:hAnsi="Times New Roman" w:cs="Times New Roman"/>
          <w:sz w:val="24"/>
          <w:szCs w:val="24"/>
        </w:rPr>
        <w:t>Child Safeguarding</w:t>
      </w:r>
      <w:r w:rsidRPr="00F978E0">
        <w:rPr>
          <w:rFonts w:ascii="Times New Roman" w:hAnsi="Times New Roman" w:cs="Times New Roman"/>
          <w:sz w:val="24"/>
          <w:szCs w:val="24"/>
        </w:rPr>
        <w:t xml:space="preserve"> Code of Conduct; and </w:t>
      </w:r>
    </w:p>
    <w:p w:rsidRPr="00F978E0" w:rsidR="00D8251A" w:rsidP="006D4069" w:rsidRDefault="00D8251A" w14:paraId="59CC87FB" w14:textId="393339AC">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Follow </w:t>
      </w:r>
      <w:r w:rsidR="00B707A7">
        <w:rPr>
          <w:rFonts w:ascii="Times New Roman" w:hAnsi="Times New Roman" w:cs="Times New Roman"/>
          <w:sz w:val="24"/>
          <w:szCs w:val="24"/>
        </w:rPr>
        <w:t xml:space="preserve">internal </w:t>
      </w:r>
      <w:r w:rsidRPr="00F978E0">
        <w:rPr>
          <w:rFonts w:ascii="Times New Roman" w:hAnsi="Times New Roman" w:cs="Times New Roman"/>
          <w:sz w:val="24"/>
          <w:szCs w:val="24"/>
        </w:rPr>
        <w:t>organizational policy and procedure on</w:t>
      </w:r>
      <w:r w:rsidR="00305FFD">
        <w:rPr>
          <w:rFonts w:ascii="Times New Roman" w:hAnsi="Times New Roman" w:cs="Times New Roman"/>
          <w:sz w:val="24"/>
          <w:szCs w:val="24"/>
        </w:rPr>
        <w:t xml:space="preserve"> </w:t>
      </w:r>
      <w:r w:rsidR="00B707A7">
        <w:rPr>
          <w:rFonts w:ascii="Times New Roman" w:hAnsi="Times New Roman" w:cs="Times New Roman"/>
          <w:sz w:val="24"/>
          <w:szCs w:val="24"/>
        </w:rPr>
        <w:t xml:space="preserve">Child Safeguarding </w:t>
      </w:r>
    </w:p>
    <w:p w:rsidRPr="00F978E0" w:rsidR="00491C43" w:rsidP="006D4069" w:rsidRDefault="00491C43" w14:paraId="08BE65B5" w14:textId="77777777">
      <w:pPr>
        <w:spacing w:after="0"/>
        <w:jc w:val="both"/>
        <w:rPr>
          <w:rFonts w:ascii="Times New Roman" w:hAnsi="Times New Roman" w:cs="Times New Roman"/>
          <w:sz w:val="24"/>
          <w:szCs w:val="24"/>
        </w:rPr>
      </w:pPr>
    </w:p>
    <w:p w:rsidRPr="00F978E0" w:rsidR="00D8251A" w:rsidP="006D4069" w:rsidRDefault="00D8251A" w14:paraId="16897F07" w14:textId="52044055">
      <w:pPr>
        <w:spacing w:after="0"/>
        <w:jc w:val="both"/>
        <w:rPr>
          <w:rFonts w:ascii="Times New Roman" w:hAnsi="Times New Roman" w:cs="Times New Roman"/>
          <w:sz w:val="24"/>
          <w:szCs w:val="24"/>
        </w:rPr>
      </w:pPr>
      <w:r w:rsidRPr="00F978E0">
        <w:rPr>
          <w:rFonts w:ascii="Times New Roman" w:hAnsi="Times New Roman" w:cs="Times New Roman"/>
          <w:sz w:val="24"/>
          <w:szCs w:val="24"/>
        </w:rPr>
        <w:t>POA’s</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Program Directors are responsible for verifying that</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Affiliates under their program(s) complete the above requirements.</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POA’s</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HR</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Department is responsible for verifying that</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POA</w:t>
      </w:r>
      <w:r w:rsidR="0007128C">
        <w:rPr>
          <w:rFonts w:ascii="Times New Roman" w:hAnsi="Times New Roman" w:cs="Times New Roman"/>
          <w:sz w:val="24"/>
          <w:szCs w:val="24"/>
        </w:rPr>
        <w:t xml:space="preserve"> </w:t>
      </w:r>
      <w:r w:rsidRPr="00F978E0">
        <w:rPr>
          <w:rFonts w:ascii="Times New Roman" w:hAnsi="Times New Roman" w:cs="Times New Roman"/>
          <w:sz w:val="24"/>
          <w:szCs w:val="24"/>
        </w:rPr>
        <w:t>HQ staff, interns and consultants complete the above requirements as part of the new hire onboarding process. </w:t>
      </w:r>
    </w:p>
    <w:p w:rsidRPr="00F978E0" w:rsidR="00272224" w:rsidP="006D4069" w:rsidRDefault="001D1491" w14:paraId="1636B2E5" w14:textId="742C967A">
      <w:pPr>
        <w:pStyle w:val="Heading2"/>
      </w:pPr>
      <w:bookmarkStart w:name="_Toc71585931" w:id="20"/>
      <w:r>
        <w:t>8</w:t>
      </w:r>
      <w:r w:rsidRPr="00F978E0" w:rsidR="006F7159">
        <w:t>.3 Education and Training Requirements</w:t>
      </w:r>
      <w:bookmarkEnd w:id="20"/>
      <w:r w:rsidRPr="00F978E0" w:rsidR="006F7159">
        <w:t xml:space="preserve"> </w:t>
      </w:r>
    </w:p>
    <w:p w:rsidRPr="00F978E0" w:rsidR="00962A33" w:rsidP="006D4069" w:rsidRDefault="00EE59C8" w14:paraId="1C1CB78B" w14:textId="62C96700">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962A33">
        <w:rPr>
          <w:rFonts w:ascii="Times New Roman" w:hAnsi="Times New Roman" w:cs="Times New Roman"/>
          <w:sz w:val="24"/>
          <w:szCs w:val="24"/>
        </w:rPr>
        <w:t>understands the importance of pro</w:t>
      </w:r>
      <w:r w:rsidRPr="00F978E0" w:rsidR="000F47E0">
        <w:rPr>
          <w:rFonts w:ascii="Times New Roman" w:hAnsi="Times New Roman" w:cs="Times New Roman"/>
          <w:sz w:val="24"/>
          <w:szCs w:val="24"/>
        </w:rPr>
        <w:t xml:space="preserve">viding </w:t>
      </w:r>
      <w:r w:rsidRPr="00F978E0" w:rsidR="009B066D">
        <w:rPr>
          <w:rFonts w:ascii="Times New Roman" w:hAnsi="Times New Roman" w:cs="Times New Roman"/>
          <w:sz w:val="24"/>
          <w:szCs w:val="24"/>
        </w:rPr>
        <w:t>adequate</w:t>
      </w:r>
      <w:r w:rsidRPr="00F978E0" w:rsidR="000F47E0">
        <w:rPr>
          <w:rFonts w:ascii="Times New Roman" w:hAnsi="Times New Roman" w:cs="Times New Roman"/>
          <w:sz w:val="24"/>
          <w:szCs w:val="24"/>
        </w:rPr>
        <w:t xml:space="preserve"> training and awareness to staff and </w:t>
      </w:r>
      <w:r w:rsidRPr="00F978E0">
        <w:rPr>
          <w:rFonts w:ascii="Times New Roman" w:hAnsi="Times New Roman" w:cs="Times New Roman"/>
          <w:sz w:val="24"/>
          <w:szCs w:val="24"/>
        </w:rPr>
        <w:t xml:space="preserve">POA </w:t>
      </w:r>
      <w:r w:rsidRPr="00F978E0" w:rsidR="000F47E0">
        <w:rPr>
          <w:rFonts w:ascii="Times New Roman" w:hAnsi="Times New Roman" w:cs="Times New Roman"/>
          <w:sz w:val="24"/>
          <w:szCs w:val="24"/>
        </w:rPr>
        <w:t xml:space="preserve">Affiliates </w:t>
      </w:r>
      <w:r w:rsidRPr="00F978E0" w:rsidR="009B066D">
        <w:rPr>
          <w:rFonts w:ascii="Times New Roman" w:hAnsi="Times New Roman" w:cs="Times New Roman"/>
          <w:sz w:val="24"/>
          <w:szCs w:val="24"/>
        </w:rPr>
        <w:t xml:space="preserve">to ensure </w:t>
      </w:r>
      <w:r w:rsidRPr="00F978E0" w:rsidR="00720CFC">
        <w:rPr>
          <w:rFonts w:ascii="Times New Roman" w:hAnsi="Times New Roman" w:cs="Times New Roman"/>
          <w:sz w:val="24"/>
          <w:szCs w:val="24"/>
        </w:rPr>
        <w:t>a</w:t>
      </w:r>
      <w:r w:rsidRPr="00F978E0" w:rsidR="00660B72">
        <w:rPr>
          <w:rFonts w:ascii="Times New Roman" w:hAnsi="Times New Roman" w:cs="Times New Roman"/>
          <w:sz w:val="24"/>
          <w:szCs w:val="24"/>
        </w:rPr>
        <w:t xml:space="preserve"> clear understanding and </w:t>
      </w:r>
      <w:r w:rsidRPr="00F978E0" w:rsidR="009B066D">
        <w:rPr>
          <w:rFonts w:ascii="Times New Roman" w:hAnsi="Times New Roman" w:cs="Times New Roman"/>
          <w:sz w:val="24"/>
          <w:szCs w:val="24"/>
        </w:rPr>
        <w:t xml:space="preserve">effective enforcement </w:t>
      </w:r>
      <w:r w:rsidRPr="00F978E0" w:rsidR="004667B8">
        <w:rPr>
          <w:rFonts w:ascii="Times New Roman" w:hAnsi="Times New Roman" w:cs="Times New Roman"/>
          <w:sz w:val="24"/>
          <w:szCs w:val="24"/>
        </w:rPr>
        <w:t xml:space="preserve">of the policy. </w:t>
      </w:r>
      <w:r w:rsidRPr="00F978E0" w:rsidR="00203FF1">
        <w:rPr>
          <w:rFonts w:ascii="Times New Roman" w:hAnsi="Times New Roman" w:cs="Times New Roman"/>
          <w:sz w:val="24"/>
          <w:szCs w:val="24"/>
        </w:rPr>
        <w:t xml:space="preserve">Therefore, </w:t>
      </w:r>
      <w:r w:rsidRPr="00F978E0">
        <w:rPr>
          <w:rFonts w:ascii="Times New Roman" w:hAnsi="Times New Roman" w:cs="Times New Roman"/>
          <w:sz w:val="24"/>
          <w:szCs w:val="24"/>
        </w:rPr>
        <w:t xml:space="preserve">POA </w:t>
      </w:r>
      <w:r w:rsidRPr="00F978E0" w:rsidR="00203FF1">
        <w:rPr>
          <w:rFonts w:ascii="Times New Roman" w:hAnsi="Times New Roman" w:cs="Times New Roman"/>
          <w:sz w:val="24"/>
          <w:szCs w:val="24"/>
        </w:rPr>
        <w:t>commits to:</w:t>
      </w:r>
    </w:p>
    <w:p w:rsidRPr="00F978E0" w:rsidR="00203FF1" w:rsidP="006D4069" w:rsidRDefault="00203FF1" w14:paraId="3EB56A61" w14:textId="3760621E">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Diss</w:t>
      </w:r>
      <w:r w:rsidRPr="00F978E0" w:rsidR="007804E4">
        <w:rPr>
          <w:rFonts w:ascii="Times New Roman" w:hAnsi="Times New Roman" w:cs="Times New Roman"/>
          <w:sz w:val="24"/>
          <w:szCs w:val="24"/>
        </w:rPr>
        <w:t xml:space="preserve">eminating and </w:t>
      </w:r>
      <w:r w:rsidRPr="00F978E0" w:rsidDel="00966766" w:rsidR="007804E4">
        <w:rPr>
          <w:rFonts w:ascii="Times New Roman" w:hAnsi="Times New Roman" w:cs="Times New Roman"/>
          <w:sz w:val="24"/>
          <w:szCs w:val="24"/>
        </w:rPr>
        <w:t xml:space="preserve">promoting </w:t>
      </w:r>
      <w:r w:rsidRPr="00F978E0" w:rsidR="007804E4">
        <w:rPr>
          <w:rFonts w:ascii="Times New Roman" w:hAnsi="Times New Roman" w:cs="Times New Roman"/>
          <w:sz w:val="24"/>
          <w:szCs w:val="24"/>
        </w:rPr>
        <w:t>the policy</w:t>
      </w:r>
      <w:r w:rsidRPr="00F978E0" w:rsidDel="003E2B61" w:rsidR="007804E4">
        <w:rPr>
          <w:rFonts w:ascii="Times New Roman" w:hAnsi="Times New Roman" w:cs="Times New Roman"/>
          <w:sz w:val="24"/>
          <w:szCs w:val="24"/>
        </w:rPr>
        <w:t xml:space="preserve"> </w:t>
      </w:r>
      <w:r w:rsidRPr="00F978E0" w:rsidR="00851602">
        <w:rPr>
          <w:rFonts w:ascii="Times New Roman" w:hAnsi="Times New Roman" w:cs="Times New Roman"/>
          <w:sz w:val="24"/>
          <w:szCs w:val="24"/>
        </w:rPr>
        <w:t>to al</w:t>
      </w:r>
      <w:r w:rsidRPr="00F978E0" w:rsidR="00A8436E">
        <w:rPr>
          <w:rFonts w:ascii="Times New Roman" w:hAnsi="Times New Roman" w:cs="Times New Roman"/>
          <w:sz w:val="24"/>
          <w:szCs w:val="24"/>
        </w:rPr>
        <w:t xml:space="preserve">l </w:t>
      </w:r>
      <w:r w:rsidRPr="00F978E0" w:rsidR="00EE59C8">
        <w:rPr>
          <w:rFonts w:ascii="Times New Roman" w:hAnsi="Times New Roman" w:cs="Times New Roman"/>
          <w:sz w:val="24"/>
          <w:szCs w:val="24"/>
        </w:rPr>
        <w:t xml:space="preserve">POA </w:t>
      </w:r>
      <w:r w:rsidRPr="00F978E0" w:rsidR="00A8436E">
        <w:rPr>
          <w:rFonts w:ascii="Times New Roman" w:hAnsi="Times New Roman" w:cs="Times New Roman"/>
          <w:sz w:val="24"/>
          <w:szCs w:val="24"/>
        </w:rPr>
        <w:t>Affiliates</w:t>
      </w:r>
      <w:r w:rsidR="00CF23FA">
        <w:rPr>
          <w:rFonts w:ascii="Times New Roman" w:hAnsi="Times New Roman" w:cs="Times New Roman"/>
          <w:sz w:val="24"/>
          <w:szCs w:val="24"/>
        </w:rPr>
        <w:t xml:space="preserve"> and program </w:t>
      </w:r>
      <w:r w:rsidR="004F75D2">
        <w:rPr>
          <w:rFonts w:ascii="Times New Roman" w:hAnsi="Times New Roman" w:cs="Times New Roman"/>
          <w:sz w:val="24"/>
          <w:szCs w:val="24"/>
        </w:rPr>
        <w:t>beneficiaries</w:t>
      </w:r>
      <w:r w:rsidRPr="00F978E0" w:rsidR="00F63D0F">
        <w:rPr>
          <w:rFonts w:ascii="Times New Roman" w:hAnsi="Times New Roman" w:cs="Times New Roman"/>
          <w:sz w:val="24"/>
          <w:szCs w:val="24"/>
        </w:rPr>
        <w:t xml:space="preserve">. </w:t>
      </w:r>
      <w:r w:rsidRPr="00F978E0" w:rsidR="00EE59C8">
        <w:rPr>
          <w:rFonts w:ascii="Times New Roman" w:hAnsi="Times New Roman" w:cs="Times New Roman"/>
          <w:sz w:val="24"/>
          <w:szCs w:val="24"/>
        </w:rPr>
        <w:t xml:space="preserve">POA </w:t>
      </w:r>
      <w:r w:rsidRPr="00F978E0" w:rsidR="00CE21E3">
        <w:rPr>
          <w:rFonts w:ascii="Times New Roman" w:hAnsi="Times New Roman" w:cs="Times New Roman"/>
          <w:sz w:val="24"/>
          <w:szCs w:val="24"/>
        </w:rPr>
        <w:t>will make the policy</w:t>
      </w:r>
      <w:r w:rsidRPr="00F978E0" w:rsidR="00851602">
        <w:rPr>
          <w:rFonts w:ascii="Times New Roman" w:hAnsi="Times New Roman" w:cs="Times New Roman"/>
          <w:sz w:val="24"/>
          <w:szCs w:val="24"/>
        </w:rPr>
        <w:t xml:space="preserve"> available </w:t>
      </w:r>
      <w:r w:rsidRPr="00F978E0" w:rsidR="00CE21E3">
        <w:rPr>
          <w:rFonts w:ascii="Times New Roman" w:hAnsi="Times New Roman" w:cs="Times New Roman"/>
          <w:sz w:val="24"/>
          <w:szCs w:val="24"/>
        </w:rPr>
        <w:t xml:space="preserve">and accessible </w:t>
      </w:r>
      <w:r w:rsidRPr="00F978E0" w:rsidR="00F14AE6">
        <w:rPr>
          <w:rFonts w:ascii="Times New Roman" w:hAnsi="Times New Roman" w:cs="Times New Roman"/>
          <w:sz w:val="24"/>
          <w:szCs w:val="24"/>
        </w:rPr>
        <w:t>both in print and electronic formats.</w:t>
      </w:r>
    </w:p>
    <w:p w:rsidRPr="00F978E0" w:rsidR="00AA0088" w:rsidP="006D4069" w:rsidRDefault="00CA0F01" w14:paraId="06D6443B" w14:textId="50C7CB53">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Translating</w:t>
      </w:r>
      <w:r w:rsidRPr="00F978E0" w:rsidR="00D16142">
        <w:rPr>
          <w:rFonts w:ascii="Times New Roman" w:hAnsi="Times New Roman" w:cs="Times New Roman"/>
          <w:sz w:val="24"/>
          <w:szCs w:val="24"/>
        </w:rPr>
        <w:t xml:space="preserve"> and </w:t>
      </w:r>
      <w:r w:rsidRPr="00F978E0" w:rsidR="00F6748E">
        <w:rPr>
          <w:rFonts w:ascii="Times New Roman" w:hAnsi="Times New Roman" w:cs="Times New Roman"/>
          <w:sz w:val="24"/>
          <w:szCs w:val="24"/>
        </w:rPr>
        <w:t>creat</w:t>
      </w:r>
      <w:r w:rsidRPr="00F978E0">
        <w:rPr>
          <w:rFonts w:ascii="Times New Roman" w:hAnsi="Times New Roman" w:cs="Times New Roman"/>
          <w:sz w:val="24"/>
          <w:szCs w:val="24"/>
        </w:rPr>
        <w:t xml:space="preserve">ing </w:t>
      </w:r>
      <w:r w:rsidRPr="00F978E0" w:rsidR="002D1778">
        <w:rPr>
          <w:rFonts w:ascii="Times New Roman" w:hAnsi="Times New Roman" w:cs="Times New Roman"/>
          <w:sz w:val="24"/>
          <w:szCs w:val="24"/>
        </w:rPr>
        <w:t xml:space="preserve">versions of the </w:t>
      </w:r>
      <w:r w:rsidRPr="00F978E0" w:rsidR="004117F5">
        <w:rPr>
          <w:rFonts w:ascii="Times New Roman" w:hAnsi="Times New Roman" w:cs="Times New Roman"/>
          <w:sz w:val="24"/>
          <w:szCs w:val="24"/>
        </w:rPr>
        <w:t>p</w:t>
      </w:r>
      <w:r w:rsidRPr="00F978E0" w:rsidR="00D16142">
        <w:rPr>
          <w:rFonts w:ascii="Times New Roman" w:hAnsi="Times New Roman" w:cs="Times New Roman"/>
          <w:sz w:val="24"/>
          <w:szCs w:val="24"/>
        </w:rPr>
        <w:t xml:space="preserve">olicy in the </w:t>
      </w:r>
      <w:r w:rsidRPr="00F978E0" w:rsidR="2B0728A5">
        <w:rPr>
          <w:rFonts w:ascii="Times New Roman" w:hAnsi="Times New Roman" w:cs="Times New Roman"/>
          <w:sz w:val="24"/>
          <w:szCs w:val="24"/>
        </w:rPr>
        <w:t>primary languages within the Western Hemisphere (English, Spanish, Portuguese, and French)</w:t>
      </w:r>
      <w:r w:rsidR="00CF58AE">
        <w:rPr>
          <w:rFonts w:ascii="Times New Roman" w:hAnsi="Times New Roman" w:cs="Times New Roman"/>
          <w:sz w:val="24"/>
          <w:szCs w:val="24"/>
        </w:rPr>
        <w:t xml:space="preserve">, and other languages as appropriate. </w:t>
      </w:r>
    </w:p>
    <w:p w:rsidRPr="00F978E0" w:rsidR="00A57931" w:rsidP="006D4069" w:rsidRDefault="00CA0F01" w14:paraId="239AADA7" w14:textId="18921021">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Pr="00F978E0" w:rsidR="000A7F33">
        <w:rPr>
          <w:rFonts w:ascii="Times New Roman" w:hAnsi="Times New Roman" w:cs="Times New Roman"/>
          <w:sz w:val="24"/>
          <w:szCs w:val="24"/>
        </w:rPr>
        <w:t xml:space="preserve"> </w:t>
      </w:r>
      <w:r w:rsidRPr="00F978E0" w:rsidR="004759C9">
        <w:rPr>
          <w:rFonts w:ascii="Times New Roman" w:hAnsi="Times New Roman" w:cs="Times New Roman"/>
          <w:sz w:val="24"/>
          <w:szCs w:val="24"/>
        </w:rPr>
        <w:t>regular</w:t>
      </w:r>
      <w:r w:rsidRPr="00F978E0" w:rsidR="001B0536">
        <w:rPr>
          <w:rFonts w:ascii="Times New Roman" w:hAnsi="Times New Roman" w:cs="Times New Roman"/>
          <w:sz w:val="24"/>
          <w:szCs w:val="24"/>
        </w:rPr>
        <w:t xml:space="preserve"> briefings and </w:t>
      </w:r>
      <w:r w:rsidRPr="00F978E0" w:rsidR="004759C9">
        <w:rPr>
          <w:rFonts w:ascii="Times New Roman" w:hAnsi="Times New Roman" w:cs="Times New Roman"/>
          <w:sz w:val="24"/>
          <w:szCs w:val="24"/>
        </w:rPr>
        <w:t xml:space="preserve">annual </w:t>
      </w:r>
      <w:r w:rsidRPr="00F978E0" w:rsidR="001B0536">
        <w:rPr>
          <w:rFonts w:ascii="Times New Roman" w:hAnsi="Times New Roman" w:cs="Times New Roman"/>
          <w:sz w:val="24"/>
          <w:szCs w:val="24"/>
        </w:rPr>
        <w:t xml:space="preserve">trainings </w:t>
      </w:r>
      <w:r w:rsidRPr="00F978E0" w:rsidR="004759C9">
        <w:rPr>
          <w:rFonts w:ascii="Times New Roman" w:hAnsi="Times New Roman" w:cs="Times New Roman"/>
          <w:sz w:val="24"/>
          <w:szCs w:val="24"/>
        </w:rPr>
        <w:t>on</w:t>
      </w:r>
      <w:r w:rsidRPr="00F978E0" w:rsidR="001B0536">
        <w:rPr>
          <w:rFonts w:ascii="Times New Roman" w:hAnsi="Times New Roman" w:cs="Times New Roman"/>
          <w:sz w:val="24"/>
          <w:szCs w:val="24"/>
        </w:rPr>
        <w:t xml:space="preserve"> the </w:t>
      </w:r>
      <w:r w:rsidRPr="00F978E0" w:rsidR="004117F5">
        <w:rPr>
          <w:rFonts w:ascii="Times New Roman" w:hAnsi="Times New Roman" w:cs="Times New Roman"/>
          <w:sz w:val="24"/>
          <w:szCs w:val="24"/>
        </w:rPr>
        <w:t>p</w:t>
      </w:r>
      <w:r w:rsidRPr="00F978E0" w:rsidR="001B0536">
        <w:rPr>
          <w:rFonts w:ascii="Times New Roman" w:hAnsi="Times New Roman" w:cs="Times New Roman"/>
          <w:sz w:val="24"/>
          <w:szCs w:val="24"/>
        </w:rPr>
        <w:t>olicy</w:t>
      </w:r>
      <w:r w:rsidRPr="00F978E0" w:rsidR="00A57931">
        <w:rPr>
          <w:rFonts w:ascii="Times New Roman" w:hAnsi="Times New Roman" w:cs="Times New Roman"/>
          <w:sz w:val="24"/>
          <w:szCs w:val="24"/>
        </w:rPr>
        <w:t xml:space="preserve"> and incorporate trainings as part of its onboarding process for new hires.</w:t>
      </w:r>
    </w:p>
    <w:p w:rsidRPr="00F978E0" w:rsidR="0006087D" w:rsidP="006D4069" w:rsidRDefault="00CA0F01" w14:paraId="021BCDE6" w14:textId="43060B18">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Pr="00F978E0" w:rsidR="00A57931">
        <w:rPr>
          <w:rFonts w:ascii="Times New Roman" w:hAnsi="Times New Roman" w:cs="Times New Roman"/>
          <w:sz w:val="24"/>
          <w:szCs w:val="24"/>
        </w:rPr>
        <w:t xml:space="preserve"> </w:t>
      </w:r>
      <w:r w:rsidRPr="00F978E0" w:rsidR="000A7F33">
        <w:rPr>
          <w:rFonts w:ascii="Times New Roman" w:hAnsi="Times New Roman" w:cs="Times New Roman"/>
          <w:sz w:val="24"/>
          <w:szCs w:val="24"/>
        </w:rPr>
        <w:t xml:space="preserve">training to all </w:t>
      </w:r>
      <w:r w:rsidRPr="00F978E0" w:rsidR="00EE59C8">
        <w:rPr>
          <w:rFonts w:ascii="Times New Roman" w:hAnsi="Times New Roman" w:cs="Times New Roman"/>
          <w:sz w:val="24"/>
          <w:szCs w:val="24"/>
        </w:rPr>
        <w:t xml:space="preserve">POA </w:t>
      </w:r>
      <w:r w:rsidRPr="00F978E0" w:rsidR="000A7F33">
        <w:rPr>
          <w:rFonts w:ascii="Times New Roman" w:hAnsi="Times New Roman" w:cs="Times New Roman"/>
          <w:sz w:val="24"/>
          <w:szCs w:val="24"/>
        </w:rPr>
        <w:t xml:space="preserve">Affiliates who </w:t>
      </w:r>
      <w:r w:rsidR="00974AAE">
        <w:rPr>
          <w:rFonts w:ascii="Times New Roman" w:hAnsi="Times New Roman" w:cs="Times New Roman"/>
          <w:sz w:val="24"/>
          <w:szCs w:val="24"/>
        </w:rPr>
        <w:t>may</w:t>
      </w:r>
      <w:r w:rsidRPr="00F978E0" w:rsidR="00974AAE">
        <w:rPr>
          <w:rFonts w:ascii="Times New Roman" w:hAnsi="Times New Roman" w:cs="Times New Roman"/>
          <w:sz w:val="24"/>
          <w:szCs w:val="24"/>
        </w:rPr>
        <w:t xml:space="preserve"> </w:t>
      </w:r>
      <w:r w:rsidRPr="00F978E0" w:rsidR="000A7F33">
        <w:rPr>
          <w:rFonts w:ascii="Times New Roman" w:hAnsi="Times New Roman" w:cs="Times New Roman"/>
          <w:sz w:val="24"/>
          <w:szCs w:val="24"/>
        </w:rPr>
        <w:t>teach, work with, counsel, supervise, chaperone, lead</w:t>
      </w:r>
      <w:r w:rsidRPr="00F978E0" w:rsidR="6739D94D">
        <w:rPr>
          <w:rFonts w:ascii="Times New Roman" w:hAnsi="Times New Roman" w:cs="Times New Roman"/>
          <w:sz w:val="24"/>
          <w:szCs w:val="24"/>
        </w:rPr>
        <w:t>,</w:t>
      </w:r>
      <w:r w:rsidRPr="00F978E0" w:rsidR="000A7F33">
        <w:rPr>
          <w:rFonts w:ascii="Times New Roman" w:hAnsi="Times New Roman" w:cs="Times New Roman"/>
          <w:sz w:val="24"/>
          <w:szCs w:val="24"/>
        </w:rPr>
        <w:t xml:space="preserve"> or direct any </w:t>
      </w:r>
      <w:r w:rsidRPr="00F978E0" w:rsidR="00417C35">
        <w:rPr>
          <w:rFonts w:ascii="Times New Roman" w:hAnsi="Times New Roman" w:cs="Times New Roman"/>
          <w:sz w:val="24"/>
          <w:szCs w:val="24"/>
        </w:rPr>
        <w:t>child</w:t>
      </w:r>
      <w:r w:rsidRPr="00F978E0" w:rsidR="0033201B">
        <w:rPr>
          <w:rFonts w:ascii="Times New Roman" w:hAnsi="Times New Roman" w:cs="Times New Roman"/>
          <w:sz w:val="24"/>
          <w:szCs w:val="24"/>
        </w:rPr>
        <w:t>.</w:t>
      </w:r>
    </w:p>
    <w:p w:rsidRPr="00F978E0" w:rsidR="0006087D" w:rsidP="006D4069" w:rsidRDefault="00EF0AE3" w14:paraId="0D5BCAAD" w14:textId="6BCD2181">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Ensuring </w:t>
      </w:r>
      <w:r w:rsidRPr="00F978E0" w:rsidR="00417C35">
        <w:rPr>
          <w:rFonts w:ascii="Times New Roman" w:hAnsi="Times New Roman" w:cs="Times New Roman"/>
          <w:sz w:val="24"/>
          <w:szCs w:val="24"/>
        </w:rPr>
        <w:t xml:space="preserve">POA </w:t>
      </w:r>
      <w:r w:rsidRPr="00F978E0" w:rsidR="000A7F33">
        <w:rPr>
          <w:rFonts w:ascii="Times New Roman" w:hAnsi="Times New Roman" w:cs="Times New Roman"/>
          <w:sz w:val="24"/>
          <w:szCs w:val="24"/>
        </w:rPr>
        <w:t xml:space="preserve">Affiliates </w:t>
      </w:r>
      <w:r w:rsidR="00974AAE">
        <w:rPr>
          <w:rFonts w:ascii="Times New Roman" w:hAnsi="Times New Roman" w:cs="Times New Roman"/>
          <w:sz w:val="24"/>
          <w:szCs w:val="24"/>
        </w:rPr>
        <w:t xml:space="preserve">who may work with children </w:t>
      </w:r>
      <w:r w:rsidRPr="00F978E0" w:rsidR="000A7F33">
        <w:rPr>
          <w:rFonts w:ascii="Times New Roman" w:hAnsi="Times New Roman" w:cs="Times New Roman"/>
          <w:sz w:val="24"/>
          <w:szCs w:val="24"/>
        </w:rPr>
        <w:t xml:space="preserve">attend </w:t>
      </w:r>
      <w:r w:rsidRPr="00F978E0">
        <w:rPr>
          <w:rFonts w:ascii="Times New Roman" w:hAnsi="Times New Roman" w:cs="Times New Roman"/>
          <w:sz w:val="24"/>
          <w:szCs w:val="24"/>
        </w:rPr>
        <w:t xml:space="preserve">at least </w:t>
      </w:r>
      <w:r w:rsidRPr="00F978E0" w:rsidR="000A7F33">
        <w:rPr>
          <w:rFonts w:ascii="Times New Roman" w:hAnsi="Times New Roman" w:cs="Times New Roman"/>
          <w:sz w:val="24"/>
          <w:szCs w:val="24"/>
        </w:rPr>
        <w:t xml:space="preserve">one </w:t>
      </w:r>
      <w:r w:rsidRPr="00F978E0">
        <w:rPr>
          <w:rFonts w:ascii="Times New Roman" w:hAnsi="Times New Roman" w:cs="Times New Roman"/>
          <w:sz w:val="24"/>
          <w:szCs w:val="24"/>
        </w:rPr>
        <w:t xml:space="preserve">training on Child Safeguarding </w:t>
      </w:r>
      <w:r w:rsidRPr="00F978E0" w:rsidR="000A7F33">
        <w:rPr>
          <w:rFonts w:ascii="Times New Roman" w:hAnsi="Times New Roman" w:cs="Times New Roman"/>
          <w:sz w:val="24"/>
          <w:szCs w:val="24"/>
        </w:rPr>
        <w:t>every year</w:t>
      </w:r>
      <w:r w:rsidRPr="00F978E0" w:rsidR="006C276C">
        <w:rPr>
          <w:rFonts w:ascii="Times New Roman" w:hAnsi="Times New Roman" w:cs="Times New Roman"/>
          <w:sz w:val="24"/>
          <w:szCs w:val="24"/>
        </w:rPr>
        <w:t>.</w:t>
      </w:r>
    </w:p>
    <w:p w:rsidRPr="00F978E0" w:rsidR="00CA0F01" w:rsidP="006D4069" w:rsidRDefault="00EF0AE3" w14:paraId="0F294A06" w14:textId="2241481D">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 further training</w:t>
      </w:r>
      <w:r w:rsidRPr="00F978E0" w:rsidR="00CA0F01">
        <w:rPr>
          <w:rFonts w:ascii="Times New Roman" w:hAnsi="Times New Roman" w:cs="Times New Roman"/>
          <w:sz w:val="24"/>
          <w:szCs w:val="24"/>
        </w:rPr>
        <w:t xml:space="preserve"> for </w:t>
      </w:r>
      <w:r w:rsidRPr="00F978E0" w:rsidR="00417C35">
        <w:rPr>
          <w:rFonts w:ascii="Times New Roman" w:hAnsi="Times New Roman" w:cs="Times New Roman"/>
          <w:sz w:val="24"/>
          <w:szCs w:val="24"/>
        </w:rPr>
        <w:t xml:space="preserve">POA </w:t>
      </w:r>
      <w:r w:rsidRPr="00F978E0">
        <w:rPr>
          <w:rFonts w:ascii="Times New Roman" w:hAnsi="Times New Roman" w:cs="Times New Roman"/>
          <w:sz w:val="24"/>
          <w:szCs w:val="24"/>
        </w:rPr>
        <w:t xml:space="preserve">Affiliates </w:t>
      </w:r>
      <w:r w:rsidRPr="00F978E0" w:rsidR="00CA0F01">
        <w:rPr>
          <w:rFonts w:ascii="Times New Roman" w:hAnsi="Times New Roman" w:cs="Times New Roman"/>
          <w:sz w:val="24"/>
          <w:szCs w:val="24"/>
        </w:rPr>
        <w:t>with specific responsibilities under this policy. These groups would include anyone working directly with children</w:t>
      </w:r>
      <w:r w:rsidRPr="00F978E0" w:rsidR="00A7680E">
        <w:rPr>
          <w:rFonts w:ascii="Times New Roman" w:hAnsi="Times New Roman" w:cs="Times New Roman"/>
          <w:sz w:val="24"/>
          <w:szCs w:val="24"/>
        </w:rPr>
        <w:t>,</w:t>
      </w:r>
      <w:r w:rsidRPr="00F978E0" w:rsidR="00CA0F01">
        <w:rPr>
          <w:rFonts w:ascii="Times New Roman" w:hAnsi="Times New Roman" w:cs="Times New Roman"/>
          <w:sz w:val="24"/>
          <w:szCs w:val="24"/>
        </w:rPr>
        <w:t xml:space="preserve"> and</w:t>
      </w:r>
      <w:r w:rsidRPr="00F978E0" w:rsidR="00F87B8B">
        <w:rPr>
          <w:rFonts w:ascii="Times New Roman" w:hAnsi="Times New Roman" w:cs="Times New Roman"/>
          <w:sz w:val="24"/>
          <w:szCs w:val="24"/>
        </w:rPr>
        <w:t xml:space="preserve"> </w:t>
      </w:r>
      <w:r w:rsidRPr="00F978E0" w:rsidR="003840A1">
        <w:rPr>
          <w:rFonts w:ascii="Times New Roman" w:hAnsi="Times New Roman" w:cs="Times New Roman"/>
          <w:sz w:val="24"/>
          <w:szCs w:val="24"/>
        </w:rPr>
        <w:t xml:space="preserve">POA’s </w:t>
      </w:r>
      <w:r w:rsidRPr="00F978E0" w:rsidR="00BF0EAC">
        <w:rPr>
          <w:rFonts w:ascii="Times New Roman" w:hAnsi="Times New Roman" w:cs="Times New Roman"/>
          <w:sz w:val="24"/>
          <w:szCs w:val="24"/>
        </w:rPr>
        <w:t>Program</w:t>
      </w:r>
      <w:r w:rsidRPr="00F978E0" w:rsidR="00A7680E">
        <w:rPr>
          <w:rFonts w:ascii="Times New Roman" w:hAnsi="Times New Roman" w:cs="Times New Roman"/>
          <w:sz w:val="24"/>
          <w:szCs w:val="24"/>
        </w:rPr>
        <w:t xml:space="preserve"> Directors</w:t>
      </w:r>
      <w:r w:rsidRPr="00F978E0" w:rsidR="00BF0EAC">
        <w:rPr>
          <w:rFonts w:ascii="Times New Roman" w:hAnsi="Times New Roman" w:cs="Times New Roman"/>
          <w:sz w:val="24"/>
          <w:szCs w:val="24"/>
        </w:rPr>
        <w:t xml:space="preserve"> and Country Directors </w:t>
      </w:r>
      <w:r w:rsidRPr="00F978E0" w:rsidR="00CA0F01">
        <w:rPr>
          <w:rFonts w:ascii="Times New Roman" w:hAnsi="Times New Roman" w:cs="Times New Roman"/>
          <w:sz w:val="24"/>
          <w:szCs w:val="24"/>
        </w:rPr>
        <w:t xml:space="preserve">designated to receive and respond to </w:t>
      </w:r>
      <w:r w:rsidR="004C70A6">
        <w:rPr>
          <w:rFonts w:ascii="Times New Roman" w:hAnsi="Times New Roman" w:cs="Times New Roman"/>
          <w:sz w:val="24"/>
          <w:szCs w:val="24"/>
        </w:rPr>
        <w:t xml:space="preserve">allegations of </w:t>
      </w:r>
      <w:r w:rsidR="00AE7CD6">
        <w:rPr>
          <w:rFonts w:ascii="Times New Roman" w:hAnsi="Times New Roman" w:cs="Times New Roman"/>
          <w:sz w:val="24"/>
          <w:szCs w:val="24"/>
        </w:rPr>
        <w:t xml:space="preserve">possible </w:t>
      </w:r>
      <w:r w:rsidR="004C70A6">
        <w:rPr>
          <w:rFonts w:ascii="Times New Roman" w:hAnsi="Times New Roman" w:cs="Times New Roman"/>
          <w:sz w:val="24"/>
          <w:szCs w:val="24"/>
        </w:rPr>
        <w:t xml:space="preserve">violations of the Child Safeguarding </w:t>
      </w:r>
      <w:r w:rsidR="00050BCF">
        <w:rPr>
          <w:rFonts w:ascii="Times New Roman" w:hAnsi="Times New Roman" w:cs="Times New Roman"/>
          <w:sz w:val="24"/>
          <w:szCs w:val="24"/>
        </w:rPr>
        <w:t>P</w:t>
      </w:r>
      <w:r w:rsidR="004C70A6">
        <w:rPr>
          <w:rFonts w:ascii="Times New Roman" w:hAnsi="Times New Roman" w:cs="Times New Roman"/>
          <w:sz w:val="24"/>
          <w:szCs w:val="24"/>
        </w:rPr>
        <w:t>olicy</w:t>
      </w:r>
      <w:r w:rsidRPr="00F978E0" w:rsidR="00CA0F01">
        <w:rPr>
          <w:rFonts w:ascii="Times New Roman" w:hAnsi="Times New Roman" w:cs="Times New Roman"/>
          <w:sz w:val="24"/>
          <w:szCs w:val="24"/>
        </w:rPr>
        <w:t>.</w:t>
      </w:r>
    </w:p>
    <w:p w:rsidRPr="00F978E0" w:rsidR="0006087D" w:rsidP="006D4069" w:rsidRDefault="003840A1" w14:paraId="4796DDFD" w14:textId="5FC32677">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Pr="00F978E0" w:rsidR="000A7F33">
        <w:rPr>
          <w:rFonts w:ascii="Times New Roman" w:hAnsi="Times New Roman" w:cs="Times New Roman"/>
          <w:sz w:val="24"/>
          <w:szCs w:val="24"/>
        </w:rPr>
        <w:t>Program Directors are required to:</w:t>
      </w:r>
    </w:p>
    <w:p w:rsidRPr="00F978E0" w:rsidR="00BA537B" w:rsidP="006D4069" w:rsidRDefault="00BA537B" w14:paraId="739D0FC3" w14:textId="23043004">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w:t>
      </w:r>
      <w:r w:rsidRPr="00F978E0" w:rsidR="0066367E">
        <w:rPr>
          <w:rFonts w:ascii="Times New Roman" w:hAnsi="Times New Roman" w:cs="Times New Roman"/>
          <w:sz w:val="24"/>
          <w:szCs w:val="24"/>
        </w:rPr>
        <w:t xml:space="preserve">all </w:t>
      </w:r>
      <w:r w:rsidRPr="00F978E0" w:rsidR="003840A1">
        <w:rPr>
          <w:rFonts w:ascii="Times New Roman" w:hAnsi="Times New Roman" w:cs="Times New Roman"/>
          <w:sz w:val="24"/>
          <w:szCs w:val="24"/>
        </w:rPr>
        <w:t xml:space="preserve">POA </w:t>
      </w:r>
      <w:r w:rsidRPr="00F978E0">
        <w:rPr>
          <w:rFonts w:ascii="Times New Roman" w:hAnsi="Times New Roman" w:cs="Times New Roman"/>
          <w:sz w:val="24"/>
          <w:szCs w:val="24"/>
        </w:rPr>
        <w:t>Affiliates re</w:t>
      </w:r>
      <w:r w:rsidRPr="00F978E0" w:rsidR="0066367E">
        <w:rPr>
          <w:rFonts w:ascii="Times New Roman" w:hAnsi="Times New Roman" w:cs="Times New Roman"/>
          <w:sz w:val="24"/>
          <w:szCs w:val="24"/>
        </w:rPr>
        <w:t>view and sign the Child Safeguarding Policy and Code of Conduct;</w:t>
      </w:r>
    </w:p>
    <w:p w:rsidRPr="00F978E0" w:rsidR="0006087D" w:rsidP="006D4069" w:rsidRDefault="000A7F33" w14:paraId="796BF807" w14:textId="51C56D86">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all staff within their unit attend a </w:t>
      </w:r>
      <w:r w:rsidRPr="00F978E0" w:rsidR="00A7680E">
        <w:rPr>
          <w:rFonts w:ascii="Times New Roman" w:hAnsi="Times New Roman" w:cs="Times New Roman"/>
          <w:sz w:val="24"/>
          <w:szCs w:val="24"/>
        </w:rPr>
        <w:t>Child Safeguarding</w:t>
      </w:r>
      <w:r w:rsidRPr="00F978E0">
        <w:rPr>
          <w:rFonts w:ascii="Times New Roman" w:hAnsi="Times New Roman" w:cs="Times New Roman"/>
          <w:sz w:val="24"/>
          <w:szCs w:val="24"/>
        </w:rPr>
        <w:t xml:space="preserve"> training annually</w:t>
      </w:r>
      <w:r w:rsidRPr="00F978E0" w:rsidR="0066755E">
        <w:rPr>
          <w:rFonts w:ascii="Times New Roman" w:hAnsi="Times New Roman" w:cs="Times New Roman"/>
          <w:sz w:val="24"/>
          <w:szCs w:val="24"/>
        </w:rPr>
        <w:t>;</w:t>
      </w:r>
      <w:r w:rsidRPr="00F978E0" w:rsidR="0066367E">
        <w:rPr>
          <w:rFonts w:ascii="Times New Roman" w:hAnsi="Times New Roman" w:cs="Times New Roman"/>
          <w:sz w:val="24"/>
          <w:szCs w:val="24"/>
        </w:rPr>
        <w:t xml:space="preserve"> and</w:t>
      </w:r>
    </w:p>
    <w:p w:rsidRPr="00F978E0" w:rsidR="00D53EA3" w:rsidP="006D4069" w:rsidRDefault="000A7F33" w14:paraId="46A80982" w14:textId="16D408FA">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Maintain individual confidential records that include who has attended the training and the date of attendance</w:t>
      </w:r>
      <w:r w:rsidRPr="00F978E0" w:rsidR="0066367E">
        <w:rPr>
          <w:rFonts w:ascii="Times New Roman" w:hAnsi="Times New Roman" w:cs="Times New Roman"/>
          <w:sz w:val="24"/>
          <w:szCs w:val="24"/>
        </w:rPr>
        <w:t>.</w:t>
      </w:r>
    </w:p>
    <w:p w:rsidRPr="00F978E0" w:rsidR="008437F7" w:rsidP="006D4069" w:rsidRDefault="00814CE0" w14:paraId="11823072" w14:textId="252DDF87">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8437F7">
        <w:rPr>
          <w:rFonts w:ascii="Times New Roman" w:hAnsi="Times New Roman" w:cs="Times New Roman"/>
          <w:sz w:val="24"/>
          <w:szCs w:val="24"/>
        </w:rPr>
        <w:t xml:space="preserve">will ensure </w:t>
      </w:r>
      <w:r w:rsidRPr="00F978E0" w:rsidR="003840A1">
        <w:rPr>
          <w:rFonts w:ascii="Times New Roman" w:hAnsi="Times New Roman" w:cs="Times New Roman"/>
          <w:sz w:val="24"/>
          <w:szCs w:val="24"/>
        </w:rPr>
        <w:t xml:space="preserve">POA </w:t>
      </w:r>
      <w:r w:rsidRPr="00F978E0" w:rsidR="008437F7">
        <w:rPr>
          <w:rFonts w:ascii="Times New Roman" w:hAnsi="Times New Roman" w:cs="Times New Roman"/>
          <w:sz w:val="24"/>
          <w:szCs w:val="24"/>
        </w:rPr>
        <w:t xml:space="preserve">Affiliates have access to materials and resources </w:t>
      </w:r>
      <w:r w:rsidRPr="00F978E0" w:rsidR="00714A29">
        <w:rPr>
          <w:rFonts w:ascii="Times New Roman" w:hAnsi="Times New Roman" w:cs="Times New Roman"/>
          <w:sz w:val="24"/>
          <w:szCs w:val="24"/>
        </w:rPr>
        <w:t>that support understanding and implementation of this policy</w:t>
      </w:r>
      <w:r w:rsidRPr="00F978E0" w:rsidR="00B6656C">
        <w:rPr>
          <w:rFonts w:ascii="Times New Roman" w:hAnsi="Times New Roman" w:cs="Times New Roman"/>
          <w:sz w:val="24"/>
          <w:szCs w:val="24"/>
        </w:rPr>
        <w:t xml:space="preserve">. </w:t>
      </w:r>
      <w:r w:rsidRPr="00F978E0" w:rsidR="006A6EF1">
        <w:rPr>
          <w:rFonts w:ascii="Times New Roman" w:hAnsi="Times New Roman" w:cs="Times New Roman"/>
          <w:sz w:val="24"/>
          <w:szCs w:val="24"/>
        </w:rPr>
        <w:t xml:space="preserve">POA </w:t>
      </w:r>
      <w:r w:rsidRPr="00F978E0" w:rsidR="00B6656C">
        <w:rPr>
          <w:rFonts w:ascii="Times New Roman" w:hAnsi="Times New Roman" w:cs="Times New Roman"/>
          <w:sz w:val="24"/>
          <w:szCs w:val="24"/>
        </w:rPr>
        <w:t>will also encourage and facilitate the sharing of best practices i</w:t>
      </w:r>
      <w:r w:rsidRPr="00F978E0" w:rsidR="00A0360C">
        <w:rPr>
          <w:rFonts w:ascii="Times New Roman" w:hAnsi="Times New Roman" w:cs="Times New Roman"/>
          <w:sz w:val="24"/>
          <w:szCs w:val="24"/>
        </w:rPr>
        <w:t xml:space="preserve">n implementing </w:t>
      </w:r>
      <w:r w:rsidRPr="00F978E0" w:rsidR="00AD657E">
        <w:rPr>
          <w:rFonts w:ascii="Times New Roman" w:hAnsi="Times New Roman" w:cs="Times New Roman"/>
          <w:sz w:val="24"/>
          <w:szCs w:val="24"/>
        </w:rPr>
        <w:t xml:space="preserve">the Child Safeguarding </w:t>
      </w:r>
      <w:r w:rsidR="009740D3">
        <w:rPr>
          <w:rFonts w:ascii="Times New Roman" w:hAnsi="Times New Roman" w:cs="Times New Roman"/>
          <w:sz w:val="24"/>
          <w:szCs w:val="24"/>
        </w:rPr>
        <w:t>P</w:t>
      </w:r>
      <w:r w:rsidRPr="00F978E0" w:rsidR="00AD657E">
        <w:rPr>
          <w:rFonts w:ascii="Times New Roman" w:hAnsi="Times New Roman" w:cs="Times New Roman"/>
          <w:sz w:val="24"/>
          <w:szCs w:val="24"/>
        </w:rPr>
        <w:t>olicy.</w:t>
      </w:r>
    </w:p>
    <w:p w:rsidRPr="00F978E0" w:rsidR="00D53EA3" w:rsidP="006D4069" w:rsidRDefault="00D53EA3" w14:paraId="6BE1B1CB" w14:textId="0B0182E5">
      <w:pPr>
        <w:pStyle w:val="Heading1"/>
      </w:pPr>
      <w:bookmarkStart w:name="_Toc71585932" w:id="21"/>
      <w:r w:rsidRPr="00F978E0">
        <w:t>Reporting Procedures</w:t>
      </w:r>
      <w:bookmarkEnd w:id="21"/>
    </w:p>
    <w:p w:rsidRPr="00F978E0" w:rsidR="001202D3" w:rsidP="006D4069" w:rsidRDefault="00814CE0" w14:paraId="5323E43D" w14:textId="65277DBA">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Pr="00F978E0" w:rsidR="001202D3">
        <w:rPr>
          <w:rFonts w:ascii="Times New Roman" w:hAnsi="Times New Roman" w:cs="Times New Roman"/>
          <w:sz w:val="24"/>
          <w:szCs w:val="24"/>
        </w:rPr>
        <w:t xml:space="preserve">is committed to </w:t>
      </w:r>
      <w:r w:rsidRPr="00F978E0" w:rsidR="00C06ABA">
        <w:rPr>
          <w:rFonts w:ascii="Times New Roman" w:hAnsi="Times New Roman" w:cs="Times New Roman"/>
          <w:sz w:val="24"/>
          <w:szCs w:val="24"/>
        </w:rPr>
        <w:t>protect</w:t>
      </w:r>
      <w:r w:rsidRPr="00F978E0" w:rsidR="001360CB">
        <w:rPr>
          <w:rFonts w:ascii="Times New Roman" w:hAnsi="Times New Roman" w:cs="Times New Roman"/>
          <w:sz w:val="24"/>
          <w:szCs w:val="24"/>
        </w:rPr>
        <w:t>ing</w:t>
      </w:r>
      <w:r w:rsidRPr="00F978E0" w:rsidR="00C06ABA">
        <w:rPr>
          <w:rFonts w:ascii="Times New Roman" w:hAnsi="Times New Roman" w:cs="Times New Roman"/>
          <w:sz w:val="24"/>
          <w:szCs w:val="24"/>
        </w:rPr>
        <w:t xml:space="preserve"> any </w:t>
      </w:r>
      <w:r w:rsidR="008D0AE0">
        <w:rPr>
          <w:rFonts w:ascii="Times New Roman" w:hAnsi="Times New Roman" w:cs="Times New Roman"/>
          <w:sz w:val="24"/>
          <w:szCs w:val="24"/>
        </w:rPr>
        <w:t>victim</w:t>
      </w:r>
      <w:r w:rsidRPr="00F978E0" w:rsidR="00DD5A80">
        <w:rPr>
          <w:rFonts w:ascii="Times New Roman" w:hAnsi="Times New Roman" w:cs="Times New Roman"/>
          <w:sz w:val="24"/>
          <w:szCs w:val="24"/>
        </w:rPr>
        <w:t xml:space="preserve"> </w:t>
      </w:r>
      <w:r w:rsidRPr="00F978E0" w:rsidR="00CF758F">
        <w:rPr>
          <w:rFonts w:ascii="Times New Roman" w:hAnsi="Times New Roman" w:cs="Times New Roman"/>
          <w:sz w:val="24"/>
          <w:szCs w:val="24"/>
        </w:rPr>
        <w:t>and any</w:t>
      </w:r>
      <w:r w:rsidRPr="00F978E0" w:rsidR="004C619F">
        <w:rPr>
          <w:rFonts w:ascii="Times New Roman" w:hAnsi="Times New Roman" w:cs="Times New Roman"/>
          <w:sz w:val="24"/>
          <w:szCs w:val="24"/>
        </w:rPr>
        <w:t xml:space="preserve">one who submits a report on behalf of a </w:t>
      </w:r>
      <w:r w:rsidRPr="00F978E0" w:rsidR="006A6EF1">
        <w:rPr>
          <w:rFonts w:ascii="Times New Roman" w:hAnsi="Times New Roman" w:cs="Times New Roman"/>
          <w:sz w:val="24"/>
          <w:szCs w:val="24"/>
        </w:rPr>
        <w:t>child</w:t>
      </w:r>
      <w:r w:rsidRPr="00F978E0" w:rsidR="00612FA9">
        <w:rPr>
          <w:rFonts w:ascii="Times New Roman" w:hAnsi="Times New Roman" w:cs="Times New Roman"/>
          <w:sz w:val="24"/>
          <w:szCs w:val="24"/>
        </w:rPr>
        <w:t>.</w:t>
      </w:r>
      <w:r w:rsidRPr="00F978E0" w:rsidR="7F43D34B">
        <w:rPr>
          <w:rFonts w:ascii="Times New Roman" w:hAnsi="Times New Roman" w:cs="Times New Roman"/>
          <w:sz w:val="24"/>
          <w:szCs w:val="24"/>
        </w:rPr>
        <w:t xml:space="preserve"> </w:t>
      </w:r>
      <w:r w:rsidRPr="00F978E0" w:rsidR="001704EC">
        <w:rPr>
          <w:rFonts w:ascii="Times New Roman" w:hAnsi="Times New Roman" w:cs="Times New Roman"/>
          <w:sz w:val="24"/>
          <w:szCs w:val="24"/>
        </w:rPr>
        <w:t>Therefore, t</w:t>
      </w:r>
      <w:r w:rsidRPr="00F978E0" w:rsidR="00304E64">
        <w:rPr>
          <w:rFonts w:ascii="Times New Roman" w:hAnsi="Times New Roman" w:cs="Times New Roman"/>
          <w:sz w:val="24"/>
          <w:szCs w:val="24"/>
        </w:rPr>
        <w:t>he following procedures</w:t>
      </w:r>
      <w:r w:rsidRPr="00F978E0" w:rsidR="001704EC">
        <w:rPr>
          <w:rFonts w:ascii="Times New Roman" w:hAnsi="Times New Roman" w:cs="Times New Roman"/>
          <w:sz w:val="24"/>
          <w:szCs w:val="24"/>
        </w:rPr>
        <w:t xml:space="preserve"> </w:t>
      </w:r>
      <w:r w:rsidRPr="00F978E0" w:rsidR="00B66FE3">
        <w:rPr>
          <w:rFonts w:ascii="Times New Roman" w:hAnsi="Times New Roman" w:cs="Times New Roman"/>
          <w:sz w:val="24"/>
          <w:szCs w:val="24"/>
        </w:rPr>
        <w:t xml:space="preserve">were developed </w:t>
      </w:r>
      <w:r w:rsidRPr="00F978E0" w:rsidR="00F751A2">
        <w:rPr>
          <w:rFonts w:ascii="Times New Roman" w:hAnsi="Times New Roman" w:cs="Times New Roman"/>
          <w:sz w:val="24"/>
          <w:szCs w:val="24"/>
        </w:rPr>
        <w:t xml:space="preserve">to </w:t>
      </w:r>
      <w:r w:rsidRPr="00F978E0" w:rsidR="001360CB">
        <w:rPr>
          <w:rFonts w:ascii="Times New Roman" w:hAnsi="Times New Roman" w:cs="Times New Roman"/>
          <w:sz w:val="24"/>
          <w:szCs w:val="24"/>
        </w:rPr>
        <w:t>maintain</w:t>
      </w:r>
      <w:r w:rsidRPr="00F978E0" w:rsidR="00F751A2">
        <w:rPr>
          <w:rFonts w:ascii="Times New Roman" w:hAnsi="Times New Roman" w:cs="Times New Roman"/>
          <w:sz w:val="24"/>
          <w:szCs w:val="24"/>
        </w:rPr>
        <w:t xml:space="preserve"> a</w:t>
      </w:r>
      <w:r w:rsidRPr="00F978E0" w:rsidR="001360CB">
        <w:rPr>
          <w:rFonts w:ascii="Times New Roman" w:hAnsi="Times New Roman" w:cs="Times New Roman"/>
          <w:sz w:val="24"/>
          <w:szCs w:val="24"/>
        </w:rPr>
        <w:t xml:space="preserve"> safe and confidential </w:t>
      </w:r>
      <w:r w:rsidRPr="00F978E0" w:rsidR="00F751A2">
        <w:rPr>
          <w:rFonts w:ascii="Times New Roman" w:hAnsi="Times New Roman" w:cs="Times New Roman"/>
          <w:sz w:val="24"/>
          <w:szCs w:val="24"/>
        </w:rPr>
        <w:t xml:space="preserve">experience </w:t>
      </w:r>
      <w:r w:rsidRPr="00F978E0" w:rsidR="00240877">
        <w:rPr>
          <w:rFonts w:ascii="Times New Roman" w:hAnsi="Times New Roman" w:cs="Times New Roman"/>
          <w:sz w:val="24"/>
          <w:szCs w:val="24"/>
        </w:rPr>
        <w:t xml:space="preserve">during the </w:t>
      </w:r>
      <w:r w:rsidRPr="00F978E0" w:rsidR="00F751A2">
        <w:rPr>
          <w:rFonts w:ascii="Times New Roman" w:hAnsi="Times New Roman" w:cs="Times New Roman"/>
          <w:sz w:val="24"/>
          <w:szCs w:val="24"/>
        </w:rPr>
        <w:t>r</w:t>
      </w:r>
      <w:r w:rsidRPr="00F978E0" w:rsidR="001360CB">
        <w:rPr>
          <w:rFonts w:ascii="Times New Roman" w:hAnsi="Times New Roman" w:cs="Times New Roman"/>
          <w:sz w:val="24"/>
          <w:szCs w:val="24"/>
        </w:rPr>
        <w:t xml:space="preserve">eporting </w:t>
      </w:r>
      <w:r w:rsidRPr="00F978E0" w:rsidR="00240877">
        <w:rPr>
          <w:rFonts w:ascii="Times New Roman" w:hAnsi="Times New Roman" w:cs="Times New Roman"/>
          <w:sz w:val="24"/>
          <w:szCs w:val="24"/>
        </w:rPr>
        <w:t>process</w:t>
      </w:r>
      <w:r w:rsidR="00CF5FD2">
        <w:rPr>
          <w:rFonts w:ascii="Times New Roman" w:hAnsi="Times New Roman" w:cs="Times New Roman"/>
          <w:sz w:val="24"/>
          <w:szCs w:val="24"/>
        </w:rPr>
        <w:t>.</w:t>
      </w:r>
    </w:p>
    <w:p w:rsidRPr="00F978E0" w:rsidR="00D53EA3" w:rsidP="006D4069" w:rsidRDefault="001D1491" w14:paraId="4A590676" w14:textId="23729116">
      <w:pPr>
        <w:pStyle w:val="Heading2"/>
      </w:pPr>
      <w:bookmarkStart w:name="_10.1_Filing_a" w:id="22"/>
      <w:bookmarkStart w:name="_Toc71585933" w:id="23"/>
      <w:bookmarkEnd w:id="22"/>
      <w:r>
        <w:t>9</w:t>
      </w:r>
      <w:r w:rsidRPr="00F978E0" w:rsidR="00D53EA3">
        <w:t>.1 Filing a Report</w:t>
      </w:r>
      <w:bookmarkEnd w:id="23"/>
      <w:r w:rsidRPr="00F978E0" w:rsidR="00D53EA3">
        <w:t xml:space="preserve"> </w:t>
      </w:r>
    </w:p>
    <w:p w:rsidR="003F5DA6" w:rsidP="006D4069" w:rsidRDefault="003F5DA6" w14:paraId="71C50867" w14:textId="2CD28080">
      <w:pPr>
        <w:pStyle w:val="paragraph"/>
        <w:spacing w:before="0" w:beforeAutospacing="0" w:after="0" w:afterAutospacing="0"/>
        <w:jc w:val="both"/>
        <w:textAlignment w:val="baseline"/>
        <w:rPr>
          <w:rStyle w:val="eop"/>
        </w:rPr>
      </w:pPr>
      <w:r>
        <w:rPr>
          <w:rStyle w:val="normaltextrun"/>
        </w:rPr>
        <w:t>For Individuals:</w:t>
      </w:r>
    </w:p>
    <w:p w:rsidR="003F5DA6" w:rsidP="00685A6D" w:rsidRDefault="003F5DA6" w14:paraId="6D8BB795" w14:textId="6458AEBE">
      <w:pPr>
        <w:pStyle w:val="paragraph"/>
        <w:numPr>
          <w:ilvl w:val="0"/>
          <w:numId w:val="64"/>
        </w:numPr>
        <w:spacing w:before="0" w:beforeAutospacing="0" w:after="0" w:afterAutospacing="0" w:line="276" w:lineRule="auto"/>
        <w:jc w:val="both"/>
        <w:textAlignment w:val="baseline"/>
        <w:rPr>
          <w:rStyle w:val="eop"/>
        </w:rPr>
      </w:pPr>
      <w:r>
        <w:rPr>
          <w:rStyle w:val="normaltextrun"/>
        </w:rPr>
        <w:t xml:space="preserve">All reports of inappropriate behavior or policy violations with </w:t>
      </w:r>
      <w:r w:rsidR="0015532D">
        <w:rPr>
          <w:rStyle w:val="normaltextrun"/>
        </w:rPr>
        <w:t>ch</w:t>
      </w:r>
      <w:r w:rsidR="00BD1A53">
        <w:rPr>
          <w:rStyle w:val="normaltextrun"/>
        </w:rPr>
        <w:t>i</w:t>
      </w:r>
      <w:r w:rsidR="0015532D">
        <w:rPr>
          <w:rStyle w:val="normaltextrun"/>
        </w:rPr>
        <w:t xml:space="preserve">ldren </w:t>
      </w:r>
      <w:r>
        <w:rPr>
          <w:rStyle w:val="normaltextrun"/>
        </w:rPr>
        <w:t>will be taken seriously. If</w:t>
      </w:r>
      <w:r w:rsidR="002B1FD3">
        <w:rPr>
          <w:rStyle w:val="normaltextrun"/>
        </w:rPr>
        <w:t xml:space="preserve"> </w:t>
      </w:r>
      <w:r>
        <w:rPr>
          <w:rStyle w:val="normaltextrun"/>
        </w:rPr>
        <w:t>POA</w:t>
      </w:r>
      <w:r w:rsidR="002B1FD3">
        <w:rPr>
          <w:rStyle w:val="normaltextrun"/>
        </w:rPr>
        <w:t xml:space="preserve"> </w:t>
      </w:r>
      <w:r>
        <w:rPr>
          <w:rStyle w:val="normaltextrun"/>
        </w:rPr>
        <w:t>Affiliates</w:t>
      </w:r>
      <w:r w:rsidR="002B1FD3">
        <w:rPr>
          <w:rStyle w:val="normaltextrun"/>
        </w:rPr>
        <w:t xml:space="preserve"> </w:t>
      </w:r>
      <w:r>
        <w:rPr>
          <w:rStyle w:val="normaltextrun"/>
        </w:rPr>
        <w:t>observe any inappropriate behavior</w:t>
      </w:r>
      <w:r w:rsidR="002B1FD3">
        <w:rPr>
          <w:rStyle w:val="normaltextrun"/>
        </w:rPr>
        <w:t xml:space="preserve"> </w:t>
      </w:r>
      <w:r>
        <w:rPr>
          <w:rStyle w:val="normaltextrun"/>
        </w:rPr>
        <w:t>or behavior</w:t>
      </w:r>
      <w:r w:rsidR="002B1FD3">
        <w:rPr>
          <w:rStyle w:val="normaltextrun"/>
        </w:rPr>
        <w:t xml:space="preserve"> </w:t>
      </w:r>
      <w:r>
        <w:rPr>
          <w:rStyle w:val="normaltextrun"/>
        </w:rPr>
        <w:t xml:space="preserve">that may violate any provision of this policy, they must immediately </w:t>
      </w:r>
      <w:r w:rsidR="00685A6D">
        <w:rPr>
          <w:rStyle w:val="normaltextrun"/>
        </w:rPr>
        <w:t>c</w:t>
      </w:r>
      <w:r>
        <w:rPr>
          <w:rStyle w:val="normaltextrun"/>
        </w:rPr>
        <w:t>ontact the immediate supervisor, program,</w:t>
      </w:r>
      <w:r w:rsidR="00427073">
        <w:rPr>
          <w:rStyle w:val="normaltextrun"/>
        </w:rPr>
        <w:t xml:space="preserve"> </w:t>
      </w:r>
      <w:r>
        <w:rPr>
          <w:rStyle w:val="normaltextrun"/>
        </w:rPr>
        <w:t>or country director</w:t>
      </w:r>
      <w:r w:rsidR="00427073">
        <w:rPr>
          <w:rStyle w:val="normaltextrun"/>
        </w:rPr>
        <w:t xml:space="preserve"> </w:t>
      </w:r>
      <w:r>
        <w:rPr>
          <w:rStyle w:val="normaltextrun"/>
        </w:rPr>
        <w:t>of the alleged offender.</w:t>
      </w:r>
    </w:p>
    <w:p w:rsidR="003F5DA6" w:rsidP="006D4069" w:rsidRDefault="003F5DA6" w14:paraId="31ABF933" w14:textId="25AD99A0">
      <w:pPr>
        <w:pStyle w:val="paragraph"/>
        <w:numPr>
          <w:ilvl w:val="0"/>
          <w:numId w:val="64"/>
        </w:numPr>
        <w:spacing w:before="0" w:beforeAutospacing="0" w:after="0" w:afterAutospacing="0" w:line="276" w:lineRule="auto"/>
        <w:jc w:val="both"/>
        <w:textAlignment w:val="baseline"/>
        <w:rPr>
          <w:rStyle w:val="eop"/>
        </w:rPr>
      </w:pPr>
      <w:r>
        <w:rPr>
          <w:rStyle w:val="normaltextrun"/>
        </w:rPr>
        <w:t>If the</w:t>
      </w:r>
      <w:r w:rsidR="00181E76">
        <w:rPr>
          <w:rStyle w:val="normaltextrun"/>
        </w:rPr>
        <w:t xml:space="preserve"> </w:t>
      </w:r>
      <w:r>
        <w:rPr>
          <w:rStyle w:val="normaltextrun"/>
        </w:rPr>
        <w:t xml:space="preserve">reporter </w:t>
      </w:r>
      <w:r w:rsidR="00F01194">
        <w:rPr>
          <w:rStyle w:val="normaltextrun"/>
        </w:rPr>
        <w:t xml:space="preserve">believes that there is a conflict </w:t>
      </w:r>
      <w:r w:rsidR="00156621">
        <w:rPr>
          <w:rStyle w:val="normaltextrun"/>
        </w:rPr>
        <w:t xml:space="preserve">with this reporting mechanism or </w:t>
      </w:r>
      <w:r>
        <w:rPr>
          <w:rStyle w:val="normaltextrun"/>
        </w:rPr>
        <w:t>does not receive a response</w:t>
      </w:r>
      <w:r w:rsidR="00181E76">
        <w:rPr>
          <w:rStyle w:val="normaltextrun"/>
        </w:rPr>
        <w:t xml:space="preserve"> </w:t>
      </w:r>
      <w:r>
        <w:rPr>
          <w:rStyle w:val="normaltextrun"/>
        </w:rPr>
        <w:t>within</w:t>
      </w:r>
      <w:r w:rsidR="00181E76">
        <w:rPr>
          <w:rStyle w:val="normaltextrun"/>
        </w:rPr>
        <w:t xml:space="preserve"> </w:t>
      </w:r>
      <w:r>
        <w:rPr>
          <w:rStyle w:val="normaltextrun"/>
        </w:rPr>
        <w:t>three</w:t>
      </w:r>
      <w:r w:rsidR="00181E76">
        <w:rPr>
          <w:rStyle w:val="normaltextrun"/>
        </w:rPr>
        <w:t xml:space="preserve"> </w:t>
      </w:r>
      <w:r>
        <w:rPr>
          <w:rStyle w:val="normaltextrun"/>
        </w:rPr>
        <w:t>business days, they should immediately submit a report</w:t>
      </w:r>
      <w:r w:rsidR="00181E76">
        <w:rPr>
          <w:rStyle w:val="normaltextrun"/>
        </w:rPr>
        <w:t xml:space="preserve"> </w:t>
      </w:r>
      <w:r>
        <w:rPr>
          <w:rStyle w:val="normaltextrun"/>
        </w:rPr>
        <w:t xml:space="preserve">via </w:t>
      </w:r>
      <w:r w:rsidR="000775C1">
        <w:rPr>
          <w:rStyle w:val="normaltextrun"/>
        </w:rPr>
        <w:t xml:space="preserve">the </w:t>
      </w:r>
      <w:r w:rsidR="00F01194">
        <w:rPr>
          <w:rStyle w:val="normaltextrun"/>
        </w:rPr>
        <w:t xml:space="preserve">first </w:t>
      </w:r>
      <w:r>
        <w:rPr>
          <w:rStyle w:val="normaltextrun"/>
        </w:rPr>
        <w:t xml:space="preserve">method listed </w:t>
      </w:r>
      <w:r w:rsidR="00F01194">
        <w:rPr>
          <w:rStyle w:val="normaltextrun"/>
        </w:rPr>
        <w:t>below, followed by the second</w:t>
      </w:r>
      <w:r w:rsidR="00B451DF">
        <w:rPr>
          <w:rStyle w:val="normaltextrun"/>
        </w:rPr>
        <w:t xml:space="preserve"> if there is no response</w:t>
      </w:r>
      <w:r>
        <w:rPr>
          <w:rStyle w:val="normaltextrun"/>
        </w:rPr>
        <w:t>.</w:t>
      </w:r>
    </w:p>
    <w:p w:rsidR="00156621" w:rsidP="5F98F35C" w:rsidRDefault="00156621" w14:paraId="23EFFBB1" w14:textId="3B7AABB1">
      <w:pPr>
        <w:pStyle w:val="paragraph"/>
        <w:numPr>
          <w:ilvl w:val="1"/>
          <w:numId w:val="64"/>
        </w:numPr>
        <w:spacing w:before="0" w:beforeAutospacing="0" w:after="0" w:afterAutospacing="0" w:line="276" w:lineRule="auto"/>
        <w:jc w:val="both"/>
        <w:textAlignment w:val="baseline"/>
      </w:pPr>
      <w:r>
        <w:rPr>
          <w:rStyle w:val="normaltextrun"/>
        </w:rPr>
        <w:t>Contact POA’s internal HR department at</w:t>
      </w:r>
      <w:r w:rsidR="00252201">
        <w:rPr>
          <w:rStyle w:val="normaltextrun"/>
        </w:rPr>
        <w:t xml:space="preserve"> </w:t>
      </w:r>
      <w:hyperlink w:history="1" r:id="rId20">
        <w:r w:rsidRPr="0008374D" w:rsidR="00252201">
          <w:rPr>
            <w:rStyle w:val="Hyperlink"/>
            <w:shd w:val="clear" w:color="auto" w:fill="FFFFFF"/>
          </w:rPr>
          <w:t>poahr@partners.net</w:t>
        </w:r>
      </w:hyperlink>
      <w:r w:rsidR="00252201">
        <w:rPr>
          <w:rStyle w:val="normaltextrun"/>
        </w:rPr>
        <w:t>.</w:t>
      </w:r>
    </w:p>
    <w:p w:rsidR="00252201" w:rsidP="00252201" w:rsidRDefault="00156621" w14:paraId="1B9B369C" w14:textId="49FB8433">
      <w:pPr>
        <w:pStyle w:val="paragraph"/>
        <w:numPr>
          <w:ilvl w:val="1"/>
          <w:numId w:val="64"/>
        </w:numPr>
        <w:spacing w:before="0" w:beforeAutospacing="0" w:after="0" w:afterAutospacing="0" w:line="276" w:lineRule="auto"/>
        <w:jc w:val="both"/>
        <w:textAlignment w:val="baseline"/>
        <w:rPr>
          <w:rStyle w:val="normaltextrun"/>
        </w:rPr>
      </w:pPr>
      <w:r>
        <w:rPr>
          <w:rStyle w:val="normaltextrun"/>
        </w:rPr>
        <w:t xml:space="preserve">Contact POA’s external and confidential hotline, Foster Thomas, at (443)-951-4951. </w:t>
      </w:r>
      <w:r w:rsidR="00252201">
        <w:rPr>
          <w:rStyle w:val="normaltextrun"/>
          <w:i/>
          <w:iCs/>
        </w:rPr>
        <w:t>Foster Thomas is an outside party who will relay any concerns to the Ethics Committee of the Board. Reports may be made anonymously.</w:t>
      </w:r>
    </w:p>
    <w:p w:rsidR="00C96438" w:rsidP="00C96438" w:rsidRDefault="00C96438" w14:paraId="4FECEC33" w14:textId="77777777">
      <w:pPr>
        <w:pStyle w:val="paragraph"/>
        <w:spacing w:before="0" w:beforeAutospacing="0" w:after="0" w:afterAutospacing="0"/>
        <w:jc w:val="both"/>
        <w:textAlignment w:val="baseline"/>
        <w:rPr>
          <w:rStyle w:val="normaltextrun"/>
        </w:rPr>
      </w:pPr>
    </w:p>
    <w:p w:rsidRPr="00C96438" w:rsidR="003F5DA6" w:rsidP="00C96438" w:rsidRDefault="003F5DA6" w14:paraId="2D83E2BC" w14:textId="2298832C">
      <w:pPr>
        <w:pStyle w:val="paragraph"/>
        <w:spacing w:before="0" w:beforeAutospacing="0" w:after="0" w:afterAutospacing="0"/>
        <w:jc w:val="both"/>
        <w:textAlignment w:val="baseline"/>
        <w:rPr>
          <w:rStyle w:val="normaltextrun"/>
        </w:rPr>
      </w:pPr>
      <w:r>
        <w:rPr>
          <w:rStyle w:val="normaltextrun"/>
        </w:rPr>
        <w:t>For</w:t>
      </w:r>
      <w:r w:rsidR="00B451DF">
        <w:rPr>
          <w:rStyle w:val="normaltextrun"/>
        </w:rPr>
        <w:t xml:space="preserve"> </w:t>
      </w:r>
      <w:r>
        <w:rPr>
          <w:rStyle w:val="normaltextrun"/>
        </w:rPr>
        <w:t>Partner Organizations:</w:t>
      </w:r>
    </w:p>
    <w:p w:rsidR="003F5DA6" w:rsidP="00C96438" w:rsidRDefault="003F5DA6" w14:paraId="379E0B88" w14:textId="65232D90">
      <w:pPr>
        <w:pStyle w:val="paragraph"/>
        <w:numPr>
          <w:ilvl w:val="0"/>
          <w:numId w:val="64"/>
        </w:numPr>
        <w:spacing w:before="0" w:beforeAutospacing="0" w:after="0" w:afterAutospacing="0" w:line="276" w:lineRule="auto"/>
        <w:jc w:val="both"/>
        <w:textAlignment w:val="baseline"/>
      </w:pPr>
      <w:r>
        <w:rPr>
          <w:rStyle w:val="normaltextrun"/>
        </w:rPr>
        <w:t>In accordance with Section</w:t>
      </w:r>
      <w:r w:rsidR="00B451DF">
        <w:rPr>
          <w:rStyle w:val="normaltextrun"/>
        </w:rPr>
        <w:t xml:space="preserve"> </w:t>
      </w:r>
      <w:hyperlink w:tgtFrame="_blank" w:history="1" w:anchor="_10.6_Complaints_about">
        <w:r w:rsidR="007079C3">
          <w:rPr>
            <w:rStyle w:val="normaltextrun"/>
            <w:color w:val="0000FF"/>
            <w:u w:val="single"/>
          </w:rPr>
          <w:t>9</w:t>
        </w:r>
        <w:r w:rsidR="00FD28FB">
          <w:rPr>
            <w:rStyle w:val="normaltextrun"/>
            <w:color w:val="0000FF"/>
            <w:u w:val="single"/>
          </w:rPr>
          <w:t>.6</w:t>
        </w:r>
        <w:r w:rsidR="00B451DF">
          <w:rPr>
            <w:rStyle w:val="normaltextrun"/>
            <w:color w:val="0000FF"/>
            <w:u w:val="single"/>
          </w:rPr>
          <w:t xml:space="preserve"> </w:t>
        </w:r>
        <w:r>
          <w:rPr>
            <w:rStyle w:val="normaltextrun"/>
            <w:color w:val="0000FF"/>
            <w:u w:val="single"/>
          </w:rPr>
          <w:t>Complaints about Partner Organizations</w:t>
        </w:r>
      </w:hyperlink>
      <w:r>
        <w:rPr>
          <w:rStyle w:val="normaltextrun"/>
        </w:rPr>
        <w:t>,</w:t>
      </w:r>
      <w:r w:rsidR="00B451DF">
        <w:rPr>
          <w:rStyle w:val="normaltextrun"/>
        </w:rPr>
        <w:t xml:space="preserve"> </w:t>
      </w:r>
      <w:r>
        <w:rPr>
          <w:rStyle w:val="normaltextrun"/>
        </w:rPr>
        <w:t>Partner Organizations</w:t>
      </w:r>
      <w:r w:rsidR="00B451DF">
        <w:rPr>
          <w:rStyle w:val="normaltextrun"/>
        </w:rPr>
        <w:t xml:space="preserve"> </w:t>
      </w:r>
      <w:r>
        <w:rPr>
          <w:rStyle w:val="normaltextrun"/>
        </w:rPr>
        <w:t>with a contractual relationship to</w:t>
      </w:r>
      <w:r w:rsidR="00B451DF">
        <w:rPr>
          <w:rStyle w:val="normaltextrun"/>
        </w:rPr>
        <w:t xml:space="preserve"> </w:t>
      </w:r>
      <w:r>
        <w:rPr>
          <w:rStyle w:val="normaltextrun"/>
        </w:rPr>
        <w:t>POA</w:t>
      </w:r>
      <w:r w:rsidR="00B451DF">
        <w:rPr>
          <w:rStyle w:val="normaltextrun"/>
        </w:rPr>
        <w:t xml:space="preserve"> </w:t>
      </w:r>
      <w:r>
        <w:rPr>
          <w:rStyle w:val="normaltextrun"/>
        </w:rPr>
        <w:t>upon receiving a violation report, should follow their organization policy. Notification of the</w:t>
      </w:r>
      <w:r w:rsidR="00B451DF">
        <w:rPr>
          <w:rStyle w:val="normaltextrun"/>
        </w:rPr>
        <w:t xml:space="preserve"> </w:t>
      </w:r>
      <w:r>
        <w:rPr>
          <w:rStyle w:val="normaltextrun"/>
        </w:rPr>
        <w:t>alleged</w:t>
      </w:r>
      <w:r w:rsidR="00B451DF">
        <w:rPr>
          <w:rStyle w:val="normaltextrun"/>
        </w:rPr>
        <w:t xml:space="preserve"> </w:t>
      </w:r>
      <w:r w:rsidR="00522823">
        <w:rPr>
          <w:rStyle w:val="normaltextrun"/>
        </w:rPr>
        <w:t>Child Safeguarding</w:t>
      </w:r>
      <w:r>
        <w:rPr>
          <w:rStyle w:val="normaltextrun"/>
        </w:rPr>
        <w:t xml:space="preserve"> violation should be sent to</w:t>
      </w:r>
      <w:r w:rsidR="00B451DF">
        <w:rPr>
          <w:rStyle w:val="normaltextrun"/>
        </w:rPr>
        <w:t xml:space="preserve"> </w:t>
      </w:r>
      <w:r>
        <w:rPr>
          <w:rStyle w:val="normaltextrun"/>
        </w:rPr>
        <w:t>POA’s</w:t>
      </w:r>
      <w:r w:rsidR="00B451DF">
        <w:rPr>
          <w:rStyle w:val="normaltextrun"/>
        </w:rPr>
        <w:t xml:space="preserve"> </w:t>
      </w:r>
      <w:r>
        <w:rPr>
          <w:rStyle w:val="normaltextrun"/>
        </w:rPr>
        <w:t>point of contact within three (3) business days.</w:t>
      </w:r>
    </w:p>
    <w:p w:rsidRPr="00213AB9" w:rsidR="00522823" w:rsidP="006D4069" w:rsidRDefault="00037787" w14:paraId="1971B986" w14:textId="13389D3E">
      <w:pPr>
        <w:pStyle w:val="paragraph"/>
        <w:spacing w:line="276" w:lineRule="auto"/>
        <w:jc w:val="both"/>
        <w:rPr>
          <w:rStyle w:val="normaltextrun"/>
        </w:rPr>
      </w:pPr>
      <w:r>
        <w:rPr>
          <w:rStyle w:val="normaltextrun"/>
        </w:rPr>
        <w:t xml:space="preserve">Malicious reporting of </w:t>
      </w:r>
      <w:r w:rsidR="00522823">
        <w:rPr>
          <w:rStyle w:val="normaltextrun"/>
        </w:rPr>
        <w:t xml:space="preserve">violations </w:t>
      </w:r>
      <w:r>
        <w:rPr>
          <w:rStyle w:val="normaltextrun"/>
        </w:rPr>
        <w:t>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r w:rsidR="00522823">
        <w:rPr>
          <w:rStyle w:val="normaltextrun"/>
        </w:rPr>
        <w:t>.</w:t>
      </w:r>
    </w:p>
    <w:p w:rsidRPr="00F978E0" w:rsidR="005E38DD" w:rsidP="006D4069" w:rsidRDefault="00FB6CCD" w14:paraId="00176A5F" w14:textId="3CFB4835">
      <w:pPr>
        <w:pStyle w:val="Heading2"/>
      </w:pPr>
      <w:bookmarkStart w:name="_Toc71585934" w:id="24"/>
      <w:r>
        <w:t>9</w:t>
      </w:r>
      <w:r w:rsidRPr="00F978E0" w:rsidR="00D67B23">
        <w:t xml:space="preserve">.2 </w:t>
      </w:r>
      <w:r w:rsidRPr="00F978E0" w:rsidR="005E38DD">
        <w:t>Response to a Report</w:t>
      </w:r>
      <w:bookmarkEnd w:id="24"/>
      <w:r w:rsidRPr="00F978E0" w:rsidR="005E38DD">
        <w:t xml:space="preserve"> </w:t>
      </w:r>
    </w:p>
    <w:p w:rsidRPr="00AD52A3" w:rsidR="00624538" w:rsidP="006D4069" w:rsidRDefault="00624538" w14:paraId="10AEAD66" w14:textId="19D7D122">
      <w:pPr>
        <w:jc w:val="both"/>
        <w:rPr>
          <w:rStyle w:val="normaltextrun"/>
          <w:rFonts w:ascii="Times New Roman" w:hAnsi="Times New Roman" w:eastAsia="Times New Roman" w:cs="Times New Roman"/>
          <w:sz w:val="24"/>
          <w:szCs w:val="24"/>
        </w:rPr>
      </w:pPr>
      <w:r w:rsidRPr="00AD52A3">
        <w:rPr>
          <w:rStyle w:val="normaltextrun"/>
          <w:rFonts w:ascii="Times New Roman" w:hAnsi="Times New Roman" w:eastAsia="Times New Roman" w:cs="Times New Roman"/>
          <w:sz w:val="24"/>
          <w:szCs w:val="24"/>
        </w:rPr>
        <w:t>Once</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and/or</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Foster Thomas</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receives</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a</w:t>
      </w:r>
      <w:r>
        <w:rPr>
          <w:rStyle w:val="normaltextrun"/>
          <w:rFonts w:ascii="Times New Roman" w:hAnsi="Times New Roman" w:eastAsia="Times New Roman" w:cs="Times New Roman"/>
          <w:b/>
          <w:bCs/>
          <w:sz w:val="24"/>
          <w:szCs w:val="24"/>
        </w:rPr>
        <w:t xml:space="preserve"> </w:t>
      </w:r>
      <w:r w:rsidRPr="00B9556B">
        <w:rPr>
          <w:rStyle w:val="normaltextrun"/>
          <w:rFonts w:ascii="Times New Roman" w:hAnsi="Times New Roman" w:eastAsia="Times New Roman" w:cs="Times New Roman"/>
          <w:bCs/>
          <w:sz w:val="24"/>
          <w:szCs w:val="24"/>
        </w:rPr>
        <w:t>report of a</w:t>
      </w:r>
      <w:r w:rsidRPr="00B9556B">
        <w:rPr>
          <w:rStyle w:val="normaltextrun"/>
          <w:rFonts w:ascii="Times New Roman" w:hAnsi="Times New Roman" w:eastAsia="Times New Roman" w:cs="Times New Roman"/>
          <w:sz w:val="24"/>
          <w:szCs w:val="24"/>
        </w:rPr>
        <w:t xml:space="preserve">n alleged </w:t>
      </w:r>
      <w:r w:rsidRPr="0014658E">
        <w:rPr>
          <w:rStyle w:val="normaltextrun"/>
          <w:rFonts w:ascii="Times New Roman" w:hAnsi="Times New Roman" w:eastAsia="Times New Roman" w:cs="Times New Roman"/>
          <w:bCs/>
          <w:sz w:val="24"/>
          <w:szCs w:val="24"/>
        </w:rPr>
        <w:t>violation</w:t>
      </w:r>
      <w:r w:rsidR="005B3D6E">
        <w:rPr>
          <w:rStyle w:val="normaltextrun"/>
          <w:rFonts w:ascii="Times New Roman" w:hAnsi="Times New Roman" w:eastAsia="Times New Roman" w:cs="Times New Roman"/>
          <w:sz w:val="24"/>
          <w:szCs w:val="24"/>
        </w:rPr>
        <w:t xml:space="preserve"> </w:t>
      </w:r>
      <w:r w:rsidRPr="0014658E">
        <w:rPr>
          <w:rStyle w:val="normaltextrun"/>
          <w:rFonts w:ascii="Times New Roman" w:hAnsi="Times New Roman" w:eastAsia="Times New Roman" w:cs="Times New Roman"/>
          <w:bCs/>
          <w:sz w:val="24"/>
          <w:szCs w:val="24"/>
        </w:rPr>
        <w:t>of this policy</w:t>
      </w:r>
      <w:r w:rsidRPr="00AD52A3">
        <w:rPr>
          <w:rStyle w:val="normaltextrun"/>
          <w:rFonts w:ascii="Times New Roman" w:hAnsi="Times New Roman" w:eastAsia="Times New Roman" w:cs="Times New Roman"/>
          <w:sz w:val="24"/>
          <w:szCs w:val="24"/>
        </w:rPr>
        <w:t>,</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will determine if a formal investigation is necessary</w:t>
      </w:r>
      <w:r w:rsidRPr="004A78EA" w:rsidR="004A78EA">
        <w:rPr>
          <w:rStyle w:val="Heading1Char"/>
          <w:rFonts w:eastAsia="Times New Roman"/>
          <w:sz w:val="24"/>
        </w:rPr>
        <w:t xml:space="preserve"> </w:t>
      </w:r>
      <w:r w:rsidRPr="00AD52A3" w:rsidR="004A78EA">
        <w:rPr>
          <w:rStyle w:val="normaltextrun"/>
          <w:rFonts w:ascii="Times New Roman" w:hAnsi="Times New Roman" w:eastAsia="Times New Roman" w:cs="Times New Roman"/>
          <w:sz w:val="24"/>
          <w:szCs w:val="24"/>
        </w:rPr>
        <w:t>with a 3</w:t>
      </w:r>
      <w:r w:rsidRPr="005B3D6E" w:rsidR="004A78EA">
        <w:rPr>
          <w:rStyle w:val="normaltextrun"/>
          <w:rFonts w:ascii="Times New Roman" w:hAnsi="Times New Roman" w:eastAsia="Times New Roman" w:cs="Times New Roman"/>
          <w:sz w:val="24"/>
          <w:szCs w:val="24"/>
          <w:vertAlign w:val="superscript"/>
        </w:rPr>
        <w:t>rd</w:t>
      </w:r>
      <w:r w:rsidR="004A78EA">
        <w:rPr>
          <w:rStyle w:val="normaltextrun"/>
          <w:rFonts w:ascii="Times New Roman" w:hAnsi="Times New Roman" w:eastAsia="Times New Roman" w:cs="Times New Roman"/>
          <w:sz w:val="24"/>
          <w:szCs w:val="24"/>
        </w:rPr>
        <w:t xml:space="preserve"> </w:t>
      </w:r>
      <w:r w:rsidRPr="00AD52A3" w:rsidR="004A78EA">
        <w:rPr>
          <w:rStyle w:val="normaltextrun"/>
          <w:rFonts w:ascii="Times New Roman" w:hAnsi="Times New Roman" w:eastAsia="Times New Roman" w:cs="Times New Roman"/>
          <w:sz w:val="24"/>
          <w:szCs w:val="24"/>
        </w:rPr>
        <w:t>party firm</w:t>
      </w:r>
      <w:r w:rsidRPr="00AD52A3">
        <w:rPr>
          <w:rStyle w:val="normaltextrun"/>
          <w:rFonts w:ascii="Times New Roman" w:hAnsi="Times New Roman" w:eastAsia="Times New Roman" w:cs="Times New Roman"/>
          <w:sz w:val="24"/>
          <w:szCs w:val="24"/>
        </w:rPr>
        <w:t>, and if so, the 3</w:t>
      </w:r>
      <w:r w:rsidRPr="005B3D6E">
        <w:rPr>
          <w:rStyle w:val="normaltextrun"/>
          <w:rFonts w:ascii="Times New Roman" w:hAnsi="Times New Roman" w:eastAsia="Times New Roman" w:cs="Times New Roman"/>
          <w:sz w:val="24"/>
          <w:szCs w:val="24"/>
          <w:vertAlign w:val="superscript"/>
        </w:rPr>
        <w:t>rd</w:t>
      </w:r>
      <w:r w:rsidR="005B3D6E">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 will lead the investigation effort in coordination with</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POA’s</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HR</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department</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will notify the complainant if an investigation is deemed necessary by the 3</w:t>
      </w:r>
      <w:r w:rsidRPr="00A90610">
        <w:rPr>
          <w:rStyle w:val="normaltextrun"/>
          <w:rFonts w:ascii="Times New Roman" w:hAnsi="Times New Roman" w:eastAsia="Times New Roman" w:cs="Times New Roman"/>
          <w:sz w:val="24"/>
          <w:szCs w:val="24"/>
          <w:vertAlign w:val="superscript"/>
        </w:rPr>
        <w:t>rd</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Foster Thomas,</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POA’s</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HR department, and any supervisors that receive a report are expected to notify the 3</w:t>
      </w:r>
      <w:r w:rsidRPr="00A90610">
        <w:rPr>
          <w:rStyle w:val="normaltextrun"/>
          <w:rFonts w:ascii="Times New Roman" w:hAnsi="Times New Roman" w:eastAsia="Times New Roman" w:cs="Times New Roman"/>
          <w:sz w:val="24"/>
          <w:szCs w:val="24"/>
          <w:vertAlign w:val="superscript"/>
        </w:rPr>
        <w:t>rd</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 within three (3) business days.</w:t>
      </w:r>
      <w:r w:rsidR="00A90610">
        <w:rPr>
          <w:rStyle w:val="normaltextrun"/>
          <w:rFonts w:ascii="Times New Roman" w:hAnsi="Times New Roman" w:eastAsia="Times New Roman" w:cs="Times New Roman"/>
          <w:sz w:val="24"/>
          <w:szCs w:val="24"/>
        </w:rPr>
        <w:t xml:space="preserve"> </w:t>
      </w:r>
      <w:r w:rsidR="0003719F">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The</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3</w:t>
      </w:r>
      <w:r w:rsidRPr="00A90610">
        <w:rPr>
          <w:rStyle w:val="normaltextrun"/>
          <w:rFonts w:ascii="Times New Roman" w:hAnsi="Times New Roman" w:eastAsia="Times New Roman" w:cs="Times New Roman"/>
          <w:sz w:val="24"/>
          <w:szCs w:val="24"/>
          <w:vertAlign w:val="superscript"/>
        </w:rPr>
        <w:t>rd</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is</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expected to convene a meeting to review the report within three (3) business days of receipt.</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They</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will then review the circumstances of the incident and develop a response plan accordingly.</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If</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and/or the 3</w:t>
      </w:r>
      <w:r w:rsidRPr="00A90610">
        <w:rPr>
          <w:rStyle w:val="normaltextrun"/>
          <w:rFonts w:ascii="Times New Roman" w:hAnsi="Times New Roman" w:eastAsia="Times New Roman" w:cs="Times New Roman"/>
          <w:sz w:val="24"/>
          <w:szCs w:val="24"/>
          <w:vertAlign w:val="superscript"/>
        </w:rPr>
        <w:t>rd</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 believe that there are any serious or imminent threats to the safety of the report’s subject, appropriate action will be taken immediately to ensure the individuals safety.</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POA’s</w:t>
      </w:r>
      <w:r w:rsidR="00A90610">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HR department will continuously update the complainant regarding the status of the investigation.</w:t>
      </w:r>
    </w:p>
    <w:p w:rsidRPr="00AD52A3" w:rsidR="00624538" w:rsidP="006D4069" w:rsidRDefault="00624538" w14:paraId="183EDFA6" w14:textId="1273D542">
      <w:pPr>
        <w:jc w:val="both"/>
        <w:rPr>
          <w:rStyle w:val="normaltextrun"/>
          <w:rFonts w:ascii="Times New Roman" w:hAnsi="Times New Roman" w:eastAsia="Times New Roman" w:cs="Times New Roman"/>
          <w:sz w:val="24"/>
          <w:szCs w:val="24"/>
        </w:rPr>
      </w:pPr>
      <w:r w:rsidRPr="00AD52A3">
        <w:rPr>
          <w:rStyle w:val="normaltextrun"/>
          <w:rFonts w:ascii="Times New Roman" w:hAnsi="Times New Roman" w:eastAsia="Times New Roman" w:cs="Times New Roman"/>
          <w:sz w:val="24"/>
          <w:szCs w:val="24"/>
        </w:rPr>
        <w:t>In the absence of a 3</w:t>
      </w:r>
      <w:r w:rsidRPr="00740ED6">
        <w:rPr>
          <w:rStyle w:val="normaltextrun"/>
          <w:rFonts w:ascii="Times New Roman" w:hAnsi="Times New Roman" w:eastAsia="Times New Roman" w:cs="Times New Roman"/>
          <w:sz w:val="24"/>
          <w:szCs w:val="24"/>
          <w:vertAlign w:val="superscript"/>
        </w:rPr>
        <w:t>rd</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party firm, POA will designate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 xml:space="preserve">a minimum of </w:t>
      </w:r>
      <w:r w:rsidR="0062651A">
        <w:rPr>
          <w:rStyle w:val="normaltextrun"/>
          <w:rFonts w:ascii="Times New Roman" w:hAnsi="Times New Roman" w:eastAsia="Times New Roman" w:cs="Times New Roman"/>
          <w:sz w:val="24"/>
          <w:szCs w:val="24"/>
        </w:rPr>
        <w:t>one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member</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of the Board of Directors</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to serve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in</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the POA Compliance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Committee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who</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will be available to investigate good faith disclosures or reports of any wrongdoing, including anonymously or confidentially.</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The POA Compliance Committee will lead an investigation, with</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outside advisory</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consultation</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provided as needed.</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Based on the consultation and investigation, the POA Compliance Committee will render a decision on how to respond and what actions,</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if any, to take.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No</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prior experience in a legal or investigative field is necessary</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to serve on the committee.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 xml:space="preserve">However, </w:t>
      </w:r>
      <w:r w:rsidR="00D00850">
        <w:rPr>
          <w:rStyle w:val="normaltextrun"/>
          <w:rFonts w:ascii="Times New Roman" w:hAnsi="Times New Roman" w:eastAsia="Times New Roman" w:cs="Times New Roman"/>
          <w:sz w:val="24"/>
          <w:szCs w:val="24"/>
        </w:rPr>
        <w:t xml:space="preserve">if necessary, </w:t>
      </w:r>
      <w:r w:rsidRPr="00AD52A3">
        <w:rPr>
          <w:rStyle w:val="normaltextrun"/>
          <w:rFonts w:ascii="Times New Roman" w:hAnsi="Times New Roman" w:eastAsia="Times New Roman" w:cs="Times New Roman"/>
          <w:sz w:val="24"/>
          <w:szCs w:val="24"/>
        </w:rPr>
        <w:t>POA will allocate funds to support training for the Compliance</w:t>
      </w:r>
      <w:r w:rsidR="00740ED6">
        <w:rPr>
          <w:rStyle w:val="normaltextrun"/>
          <w:rFonts w:ascii="Times New Roman" w:hAnsi="Times New Roman" w:eastAsia="Times New Roman" w:cs="Times New Roman"/>
          <w:sz w:val="24"/>
          <w:szCs w:val="24"/>
        </w:rPr>
        <w:t xml:space="preserve"> </w:t>
      </w:r>
      <w:r w:rsidRPr="00AD52A3">
        <w:rPr>
          <w:rStyle w:val="normaltextrun"/>
          <w:rFonts w:ascii="Times New Roman" w:hAnsi="Times New Roman" w:eastAsia="Times New Roman" w:cs="Times New Roman"/>
          <w:sz w:val="24"/>
          <w:szCs w:val="24"/>
        </w:rPr>
        <w:t>Committee.</w:t>
      </w:r>
    </w:p>
    <w:p w:rsidR="00B936C3" w:rsidP="006D4069" w:rsidRDefault="00FB6CCD" w14:paraId="4EDA39E9" w14:textId="19087191">
      <w:pPr>
        <w:pStyle w:val="Heading2"/>
      </w:pPr>
      <w:bookmarkStart w:name="_Toc71585935" w:id="25"/>
      <w:r>
        <w:t>9</w:t>
      </w:r>
      <w:r w:rsidR="00B936C3">
        <w:t xml:space="preserve">.3 </w:t>
      </w:r>
      <w:r w:rsidR="001B389A">
        <w:t xml:space="preserve">Child </w:t>
      </w:r>
      <w:r w:rsidR="00B936C3">
        <w:t>Data and Cybersecurity</w:t>
      </w:r>
      <w:bookmarkEnd w:id="25"/>
    </w:p>
    <w:p w:rsidR="00B936C3" w:rsidP="006D4069" w:rsidRDefault="00B936C3" w14:paraId="1D71B71C" w14:textId="148C30C8">
      <w:pPr>
        <w:jc w:val="both"/>
        <w:rPr>
          <w:rFonts w:ascii="Times New Roman" w:hAnsi="Times New Roman" w:cs="Times New Roman"/>
          <w:sz w:val="24"/>
          <w:szCs w:val="24"/>
        </w:rPr>
      </w:pPr>
      <w:r>
        <w:rPr>
          <w:rFonts w:ascii="Times New Roman" w:hAnsi="Times New Roman" w:cs="Times New Roman"/>
          <w:sz w:val="24"/>
          <w:szCs w:val="24"/>
        </w:rPr>
        <w:t>All POA programs and activities that involve children will follow</w:t>
      </w:r>
      <w:r w:rsidR="0000001A">
        <w:rPr>
          <w:rFonts w:ascii="Times New Roman" w:hAnsi="Times New Roman" w:cs="Times New Roman"/>
          <w:sz w:val="24"/>
          <w:szCs w:val="24"/>
        </w:rPr>
        <w:t xml:space="preserve"> child</w:t>
      </w:r>
      <w:r>
        <w:rPr>
          <w:rFonts w:ascii="Times New Roman" w:hAnsi="Times New Roman" w:cs="Times New Roman"/>
          <w:sz w:val="24"/>
          <w:szCs w:val="24"/>
        </w:rPr>
        <w:t xml:space="preserve"> data security and cybersecurity protocols to pr</w:t>
      </w:r>
      <w:r w:rsidRPr="00F0518F">
        <w:rPr>
          <w:rFonts w:ascii="Times New Roman" w:hAnsi="Times New Roman" w:cs="Times New Roman"/>
          <w:sz w:val="24"/>
          <w:szCs w:val="24"/>
        </w:rPr>
        <w:t>otect sensitive data</w:t>
      </w:r>
      <w:r>
        <w:rPr>
          <w:rFonts w:ascii="Times New Roman" w:hAnsi="Times New Roman" w:cs="Times New Roman"/>
          <w:sz w:val="24"/>
          <w:szCs w:val="24"/>
        </w:rPr>
        <w:t xml:space="preserve">. This includes </w:t>
      </w:r>
      <w:r w:rsidRPr="00F0518F">
        <w:rPr>
          <w:rFonts w:ascii="Times New Roman" w:hAnsi="Times New Roman" w:cs="Times New Roman"/>
          <w:sz w:val="24"/>
          <w:szCs w:val="24"/>
        </w:rPr>
        <w:t xml:space="preserve">password-protecting and encrypting </w:t>
      </w:r>
      <w:r>
        <w:rPr>
          <w:rFonts w:ascii="Times New Roman" w:hAnsi="Times New Roman" w:cs="Times New Roman"/>
          <w:sz w:val="24"/>
          <w:szCs w:val="24"/>
        </w:rPr>
        <w:t>sensitive</w:t>
      </w:r>
      <w:r w:rsidRPr="00F0518F">
        <w:rPr>
          <w:rFonts w:ascii="Times New Roman" w:hAnsi="Times New Roman" w:cs="Times New Roman"/>
          <w:sz w:val="24"/>
          <w:szCs w:val="24"/>
        </w:rPr>
        <w:t xml:space="preserve"> files through Adobe before they are shared or stored on digital platforms.</w:t>
      </w:r>
      <w:r>
        <w:rPr>
          <w:rFonts w:ascii="Times New Roman" w:hAnsi="Times New Roman" w:cs="Times New Roman"/>
          <w:sz w:val="24"/>
          <w:szCs w:val="24"/>
        </w:rPr>
        <w:t xml:space="preserve"> S</w:t>
      </w:r>
      <w:r w:rsidRPr="00F0518F">
        <w:rPr>
          <w:rFonts w:ascii="Times New Roman" w:hAnsi="Times New Roman" w:cs="Times New Roman"/>
          <w:sz w:val="24"/>
          <w:szCs w:val="24"/>
        </w:rPr>
        <w:t>taff</w:t>
      </w:r>
      <w:r>
        <w:rPr>
          <w:rFonts w:ascii="Times New Roman" w:hAnsi="Times New Roman" w:cs="Times New Roman"/>
          <w:sz w:val="24"/>
          <w:szCs w:val="24"/>
        </w:rPr>
        <w:t xml:space="preserve"> that are not supervisors,</w:t>
      </w:r>
      <w:r w:rsidR="00644DF8">
        <w:rPr>
          <w:rFonts w:ascii="Times New Roman" w:hAnsi="Times New Roman" w:cs="Times New Roman"/>
          <w:sz w:val="24"/>
          <w:szCs w:val="24"/>
        </w:rPr>
        <w:t xml:space="preserve"> and</w:t>
      </w:r>
      <w:r>
        <w:rPr>
          <w:rFonts w:ascii="Times New Roman" w:hAnsi="Times New Roman" w:cs="Times New Roman"/>
          <w:sz w:val="24"/>
          <w:szCs w:val="24"/>
        </w:rPr>
        <w:t xml:space="preserve"> country</w:t>
      </w:r>
      <w:r w:rsidR="00644DF8">
        <w:rPr>
          <w:rFonts w:ascii="Times New Roman" w:hAnsi="Times New Roman" w:cs="Times New Roman"/>
          <w:sz w:val="24"/>
          <w:szCs w:val="24"/>
        </w:rPr>
        <w:t xml:space="preserve"> or </w:t>
      </w:r>
      <w:r>
        <w:rPr>
          <w:rFonts w:ascii="Times New Roman" w:hAnsi="Times New Roman" w:cs="Times New Roman"/>
          <w:sz w:val="24"/>
          <w:szCs w:val="24"/>
        </w:rPr>
        <w:t>program directors</w:t>
      </w:r>
      <w:r w:rsidRPr="00F0518F">
        <w:rPr>
          <w:rFonts w:ascii="Times New Roman" w:hAnsi="Times New Roman" w:cs="Times New Roman"/>
          <w:sz w:val="24"/>
          <w:szCs w:val="24"/>
        </w:rPr>
        <w:t xml:space="preserve"> will have limited and restricted access to sensitive data. POA will </w:t>
      </w:r>
      <w:r>
        <w:rPr>
          <w:rFonts w:ascii="Times New Roman" w:hAnsi="Times New Roman" w:cs="Times New Roman"/>
          <w:sz w:val="24"/>
          <w:szCs w:val="24"/>
        </w:rPr>
        <w:t xml:space="preserve">additionally </w:t>
      </w:r>
      <w:r w:rsidRPr="00F0518F">
        <w:rPr>
          <w:rFonts w:ascii="Times New Roman" w:hAnsi="Times New Roman" w:cs="Times New Roman"/>
          <w:sz w:val="24"/>
          <w:szCs w:val="24"/>
        </w:rPr>
        <w:t xml:space="preserve">prioritize the safety and security of </w:t>
      </w:r>
      <w:r>
        <w:rPr>
          <w:rFonts w:ascii="Times New Roman" w:hAnsi="Times New Roman" w:cs="Times New Roman"/>
          <w:sz w:val="24"/>
          <w:szCs w:val="24"/>
        </w:rPr>
        <w:t>children</w:t>
      </w:r>
      <w:r w:rsidRPr="00F0518F">
        <w:rPr>
          <w:rFonts w:ascii="Times New Roman" w:hAnsi="Times New Roman" w:cs="Times New Roman"/>
          <w:sz w:val="24"/>
          <w:szCs w:val="24"/>
        </w:rPr>
        <w:t xml:space="preserve"> participa</w:t>
      </w:r>
      <w:r>
        <w:rPr>
          <w:rFonts w:ascii="Times New Roman" w:hAnsi="Times New Roman" w:cs="Times New Roman"/>
          <w:sz w:val="24"/>
          <w:szCs w:val="24"/>
        </w:rPr>
        <w:t>ting in programs</w:t>
      </w:r>
      <w:r w:rsidRPr="00F0518F">
        <w:rPr>
          <w:rFonts w:ascii="Times New Roman" w:hAnsi="Times New Roman" w:cs="Times New Roman"/>
          <w:sz w:val="24"/>
          <w:szCs w:val="24"/>
        </w:rPr>
        <w:t xml:space="preserve"> by designing tools and strategies to protect personally identifiable information (PII). For instance, POA will redact PII in all public reports and use pseudonyms or other codes in place of full names for </w:t>
      </w:r>
      <w:r>
        <w:rPr>
          <w:rFonts w:ascii="Times New Roman" w:hAnsi="Times New Roman" w:cs="Times New Roman"/>
          <w:sz w:val="24"/>
          <w:szCs w:val="24"/>
        </w:rPr>
        <w:t>children</w:t>
      </w:r>
      <w:r w:rsidRPr="00F0518F">
        <w:rPr>
          <w:rFonts w:ascii="Times New Roman" w:hAnsi="Times New Roman" w:cs="Times New Roman"/>
          <w:sz w:val="24"/>
          <w:szCs w:val="24"/>
        </w:rPr>
        <w:t xml:space="preserve">. </w:t>
      </w:r>
    </w:p>
    <w:p w:rsidR="00B5714F" w:rsidP="006D4069" w:rsidRDefault="00FB6CCD" w14:paraId="0FC601E9" w14:textId="77B17DFC">
      <w:pPr>
        <w:pStyle w:val="Heading2"/>
      </w:pPr>
      <w:bookmarkStart w:name="_Toc71585936" w:id="26"/>
      <w:r>
        <w:t>9</w:t>
      </w:r>
      <w:r w:rsidR="00B06190">
        <w:t>.</w:t>
      </w:r>
      <w:r w:rsidR="00B936C3">
        <w:t>4</w:t>
      </w:r>
      <w:r w:rsidR="00B06190">
        <w:t xml:space="preserve"> </w:t>
      </w:r>
      <w:r w:rsidRPr="00F978E0" w:rsidR="00B5714F">
        <w:t>Confidentially</w:t>
      </w:r>
      <w:bookmarkEnd w:id="26"/>
      <w:r w:rsidRPr="00F978E0" w:rsidR="00B5714F">
        <w:t xml:space="preserve">  </w:t>
      </w:r>
    </w:p>
    <w:p w:rsidRPr="00F978E0" w:rsidR="00E51C54" w:rsidP="006D4069" w:rsidRDefault="0059327F" w14:paraId="40810EA2" w14:textId="7DF502CD">
      <w:pPr>
        <w:jc w:val="both"/>
        <w:rPr>
          <w:rFonts w:ascii="Times New Roman" w:hAnsi="Times New Roman" w:cs="Times New Roman"/>
          <w:sz w:val="24"/>
          <w:szCs w:val="24"/>
        </w:rPr>
      </w:pPr>
      <w:r>
        <w:rPr>
          <w:rFonts w:ascii="Times New Roman" w:hAnsi="Times New Roman" w:cs="Times New Roman"/>
          <w:sz w:val="24"/>
          <w:szCs w:val="24"/>
        </w:rPr>
        <w:t xml:space="preserve">Furthermore, </w:t>
      </w:r>
      <w:r w:rsidR="009408E3">
        <w:rPr>
          <w:rFonts w:ascii="Times New Roman" w:hAnsi="Times New Roman" w:cs="Times New Roman"/>
          <w:sz w:val="24"/>
          <w:szCs w:val="24"/>
        </w:rPr>
        <w:t xml:space="preserve">POA will ensure that </w:t>
      </w:r>
      <w:r>
        <w:rPr>
          <w:rFonts w:ascii="Times New Roman" w:hAnsi="Times New Roman" w:cs="Times New Roman"/>
          <w:sz w:val="24"/>
          <w:szCs w:val="24"/>
        </w:rPr>
        <w:t>all c</w:t>
      </w:r>
      <w:r w:rsidRPr="00F978E0" w:rsidR="00E51C54">
        <w:rPr>
          <w:rFonts w:ascii="Times New Roman" w:hAnsi="Times New Roman" w:cs="Times New Roman"/>
          <w:sz w:val="24"/>
          <w:szCs w:val="24"/>
        </w:rPr>
        <w:t>omplaints</w:t>
      </w:r>
      <w:r w:rsidR="009408E3">
        <w:rPr>
          <w:rFonts w:ascii="Times New Roman" w:hAnsi="Times New Roman" w:cs="Times New Roman"/>
          <w:sz w:val="24"/>
          <w:szCs w:val="24"/>
        </w:rPr>
        <w:t xml:space="preserve"> or allegations</w:t>
      </w:r>
      <w:r w:rsidRPr="00F978E0" w:rsidR="00E51C54">
        <w:rPr>
          <w:rFonts w:ascii="Times New Roman" w:hAnsi="Times New Roman" w:cs="Times New Roman"/>
          <w:sz w:val="24"/>
          <w:szCs w:val="24"/>
        </w:rPr>
        <w:t xml:space="preserve">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t>
      </w:r>
      <w:r w:rsidRPr="00F978E0" w:rsidR="00F62B35">
        <w:rPr>
          <w:rFonts w:ascii="Times New Roman" w:hAnsi="Times New Roman" w:cs="Times New Roman"/>
          <w:sz w:val="24"/>
          <w:szCs w:val="24"/>
        </w:rPr>
        <w:t xml:space="preserve">with designated focal points </w:t>
      </w:r>
      <w:r w:rsidRPr="00F978E0" w:rsidR="00E51C54">
        <w:rPr>
          <w:rFonts w:ascii="Times New Roman" w:hAnsi="Times New Roman" w:cs="Times New Roman"/>
          <w:sz w:val="24"/>
          <w:szCs w:val="24"/>
        </w:rPr>
        <w:t xml:space="preserve">as per reporting requirements. </w:t>
      </w:r>
    </w:p>
    <w:p w:rsidRPr="00F978E0" w:rsidR="00EC225F" w:rsidP="006D4069" w:rsidRDefault="00EC225F" w14:paraId="7D6A5BE1" w14:textId="57AA8A77">
      <w:pPr>
        <w:jc w:val="both"/>
        <w:rPr>
          <w:rFonts w:ascii="Times New Roman" w:hAnsi="Times New Roman" w:cs="Times New Roman"/>
          <w:sz w:val="24"/>
          <w:szCs w:val="24"/>
        </w:rPr>
      </w:pPr>
      <w:r w:rsidRPr="00F978E0">
        <w:rPr>
          <w:rFonts w:ascii="Times New Roman" w:hAnsi="Times New Roman" w:cs="Times New Roman"/>
          <w:sz w:val="24"/>
          <w:szCs w:val="24"/>
        </w:rPr>
        <w:t xml:space="preserve">All </w:t>
      </w:r>
      <w:r w:rsidR="007B2C1B">
        <w:rPr>
          <w:rFonts w:ascii="Times New Roman" w:hAnsi="Times New Roman" w:cs="Times New Roman"/>
          <w:sz w:val="24"/>
          <w:szCs w:val="24"/>
        </w:rPr>
        <w:t>C</w:t>
      </w:r>
      <w:r w:rsidR="00583D44">
        <w:rPr>
          <w:rFonts w:ascii="Times New Roman" w:hAnsi="Times New Roman" w:cs="Times New Roman"/>
          <w:sz w:val="24"/>
          <w:szCs w:val="24"/>
        </w:rPr>
        <w:t xml:space="preserve">hild </w:t>
      </w:r>
      <w:r w:rsidR="007B2C1B">
        <w:rPr>
          <w:rFonts w:ascii="Times New Roman" w:hAnsi="Times New Roman" w:cs="Times New Roman"/>
          <w:sz w:val="24"/>
          <w:szCs w:val="24"/>
        </w:rPr>
        <w:t>S</w:t>
      </w:r>
      <w:r w:rsidR="00583D44">
        <w:rPr>
          <w:rFonts w:ascii="Times New Roman" w:hAnsi="Times New Roman" w:cs="Times New Roman"/>
          <w:sz w:val="24"/>
          <w:szCs w:val="24"/>
        </w:rPr>
        <w:t>afeguarding</w:t>
      </w:r>
      <w:r w:rsidR="00437A5C">
        <w:rPr>
          <w:rFonts w:ascii="Times New Roman" w:hAnsi="Times New Roman" w:cs="Times New Roman"/>
          <w:sz w:val="24"/>
          <w:szCs w:val="24"/>
        </w:rPr>
        <w:t xml:space="preserve"> </w:t>
      </w:r>
      <w:r w:rsidRPr="00F978E0">
        <w:rPr>
          <w:rFonts w:ascii="Times New Roman" w:hAnsi="Times New Roman" w:cs="Times New Roman"/>
          <w:sz w:val="24"/>
          <w:szCs w:val="24"/>
        </w:rPr>
        <w:t xml:space="preserve">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rsidRPr="00F978E0" w:rsidR="00E51C54" w:rsidP="006D4069" w:rsidRDefault="00E51C54" w14:paraId="70B212B3" w14:textId="4753CBA4">
      <w:pPr>
        <w:jc w:val="both"/>
        <w:rPr>
          <w:rFonts w:ascii="Times New Roman" w:hAnsi="Times New Roman" w:cs="Times New Roman"/>
          <w:sz w:val="24"/>
          <w:szCs w:val="24"/>
        </w:rPr>
      </w:pPr>
      <w:r w:rsidRPr="00F978E0">
        <w:rPr>
          <w:rFonts w:ascii="Times New Roman" w:hAnsi="Times New Roman" w:cs="Times New Roman"/>
          <w:sz w:val="24"/>
          <w:szCs w:val="24"/>
        </w:rPr>
        <w:t xml:space="preserve">Staff involved in the complaints process will be made aware of the importance of maintaining confidentiality and </w:t>
      </w:r>
      <w:r w:rsidR="001064E8">
        <w:rPr>
          <w:rFonts w:ascii="Times New Roman" w:hAnsi="Times New Roman" w:cs="Times New Roman"/>
          <w:sz w:val="24"/>
          <w:szCs w:val="24"/>
        </w:rPr>
        <w:t>will</w:t>
      </w:r>
      <w:r w:rsidRPr="00F978E0" w:rsidR="001064E8">
        <w:rPr>
          <w:rFonts w:ascii="Times New Roman" w:hAnsi="Times New Roman" w:cs="Times New Roman"/>
          <w:sz w:val="24"/>
          <w:szCs w:val="24"/>
        </w:rPr>
        <w:t xml:space="preserve"> </w:t>
      </w:r>
      <w:r w:rsidRPr="00F978E0">
        <w:rPr>
          <w:rFonts w:ascii="Times New Roman" w:hAnsi="Times New Roman" w:cs="Times New Roman"/>
          <w:sz w:val="24"/>
          <w:szCs w:val="24"/>
        </w:rPr>
        <w:t xml:space="preserve">be asked to sign a confidentiality agreement. Employees who breach confidentiality may be subject to disciplinary action up to and including termination of employment, and others who work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may have their relationship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terminated. In some cases, such breaches may constitute breaking the law.</w:t>
      </w:r>
    </w:p>
    <w:p w:rsidRPr="00FF46B9" w:rsidR="00627F12" w:rsidP="006D4069" w:rsidRDefault="00FB6CCD" w14:paraId="65DE8C30" w14:textId="4939B5A3">
      <w:pPr>
        <w:pStyle w:val="Heading2"/>
      </w:pPr>
      <w:bookmarkStart w:name="_Toc71585937" w:id="27"/>
      <w:r>
        <w:t>9</w:t>
      </w:r>
      <w:r w:rsidRPr="00FF46B9" w:rsidR="00627F12">
        <w:t>.</w:t>
      </w:r>
      <w:r w:rsidRPr="00FF46B9" w:rsidR="00B936C3">
        <w:t>5</w:t>
      </w:r>
      <w:r w:rsidRPr="00FF46B9" w:rsidR="00627F12">
        <w:t xml:space="preserve"> Retaliation against Complainants</w:t>
      </w:r>
      <w:r w:rsidRPr="00FF46B9" w:rsidR="00E0154D">
        <w:t>,</w:t>
      </w:r>
      <w:r w:rsidRPr="00FF46B9" w:rsidR="00627F12">
        <w:t xml:space="preserve"> Witnesses</w:t>
      </w:r>
      <w:r w:rsidRPr="00FF46B9" w:rsidR="00E0154D">
        <w:t>, or Victims</w:t>
      </w:r>
      <w:bookmarkEnd w:id="27"/>
    </w:p>
    <w:p w:rsidRPr="00F978E0" w:rsidR="00723024" w:rsidP="006D4069" w:rsidRDefault="00C24707" w14:paraId="181D20EF" w14:textId="584BC472">
      <w:pPr>
        <w:pStyle w:val="Default"/>
        <w:spacing w:line="276" w:lineRule="auto"/>
        <w:jc w:val="both"/>
        <w:rPr>
          <w:rFonts w:ascii="Times New Roman" w:hAnsi="Times New Roman" w:cs="Times New Roman"/>
        </w:rPr>
      </w:pPr>
      <w:r>
        <w:rPr>
          <w:rFonts w:ascii="Times New Roman" w:hAnsi="Times New Roman" w:cs="Times New Roman"/>
        </w:rPr>
        <w:t>POA</w:t>
      </w:r>
      <w:r w:rsidRPr="00F978E0" w:rsidR="00A439C8">
        <w:rPr>
          <w:rFonts w:ascii="Times New Roman" w:hAnsi="Times New Roman" w:cs="Times New Roman"/>
        </w:rPr>
        <w:t xml:space="preserve"> prohibits</w:t>
      </w:r>
      <w:r w:rsidR="002211A4">
        <w:rPr>
          <w:rFonts w:ascii="Times New Roman" w:hAnsi="Times New Roman" w:cs="Times New Roman"/>
        </w:rPr>
        <w:t xml:space="preserve"> </w:t>
      </w:r>
      <w:r w:rsidRPr="00F978E0" w:rsidR="00A439C8">
        <w:rPr>
          <w:rFonts w:ascii="Times New Roman" w:hAnsi="Times New Roman" w:cs="Times New Roman"/>
        </w:rPr>
        <w:t>any retaliation against anyone who legitimately exercise</w:t>
      </w:r>
      <w:r w:rsidRPr="00F978E0" w:rsidR="61F2B884">
        <w:rPr>
          <w:rFonts w:ascii="Times New Roman" w:hAnsi="Times New Roman" w:cs="Times New Roman"/>
        </w:rPr>
        <w:t>s</w:t>
      </w:r>
      <w:r w:rsidRPr="00F978E0" w:rsidR="00A439C8">
        <w:rPr>
          <w:rFonts w:ascii="Times New Roman" w:hAnsi="Times New Roman" w:cs="Times New Roman"/>
        </w:rPr>
        <w:t xml:space="preserve"> their rights under this policy or who participates</w:t>
      </w:r>
      <w:r w:rsidRPr="00F978E0" w:rsidR="00694D42">
        <w:rPr>
          <w:rFonts w:ascii="Times New Roman" w:hAnsi="Times New Roman" w:cs="Times New Roman"/>
        </w:rPr>
        <w:t>/cooperates</w:t>
      </w:r>
      <w:r w:rsidRPr="00F978E0" w:rsidR="00A439C8">
        <w:rPr>
          <w:rFonts w:ascii="Times New Roman" w:hAnsi="Times New Roman" w:cs="Times New Roman"/>
        </w:rPr>
        <w:t xml:space="preserve"> in an investigation. There is to be no interference, coercion, discrimination, reprisal</w:t>
      </w:r>
      <w:r w:rsidRPr="00F978E0" w:rsidR="7F768589">
        <w:rPr>
          <w:rFonts w:ascii="Times New Roman" w:hAnsi="Times New Roman" w:cs="Times New Roman"/>
        </w:rPr>
        <w:t>,</w:t>
      </w:r>
      <w:r w:rsidRPr="00F978E0" w:rsidR="00A439C8">
        <w:rPr>
          <w:rFonts w:ascii="Times New Roman" w:hAnsi="Times New Roman" w:cs="Times New Roman"/>
        </w:rPr>
        <w:t xml:space="preserve"> or retaliation against any person for making a valid and truthful complaint or report of a violation. Anyone who believes they are being discriminated against because of legitimately filing a complaint or truthfully participating in an investigation should immediately </w:t>
      </w:r>
      <w:r w:rsidRPr="00F978E0" w:rsidR="00723024">
        <w:rPr>
          <w:rFonts w:ascii="Times New Roman" w:hAnsi="Times New Roman" w:cs="Times New Roman"/>
        </w:rPr>
        <w:t xml:space="preserve">file a report in </w:t>
      </w:r>
      <w:r w:rsidR="00D418E7">
        <w:rPr>
          <w:rFonts w:ascii="Times New Roman" w:hAnsi="Times New Roman" w:cs="Times New Roman"/>
        </w:rPr>
        <w:t xml:space="preserve">the same manner as defined in </w:t>
      </w:r>
      <w:r w:rsidR="00741A78">
        <w:rPr>
          <w:rFonts w:ascii="Times New Roman" w:hAnsi="Times New Roman" w:cs="Times New Roman"/>
        </w:rPr>
        <w:t xml:space="preserve">section 9.1 above. </w:t>
      </w:r>
    </w:p>
    <w:p w:rsidRPr="00F978E0" w:rsidR="00723024" w:rsidP="006D4069" w:rsidRDefault="00723024" w14:paraId="308522E1" w14:textId="77777777">
      <w:pPr>
        <w:pStyle w:val="Default"/>
        <w:spacing w:line="276" w:lineRule="auto"/>
        <w:jc w:val="both"/>
        <w:rPr>
          <w:rFonts w:ascii="Times New Roman" w:hAnsi="Times New Roman" w:cs="Times New Roman"/>
        </w:rPr>
      </w:pPr>
    </w:p>
    <w:p w:rsidRPr="00F978E0" w:rsidR="00627F12" w:rsidP="006D4069" w:rsidRDefault="00854930" w14:paraId="0B1B3855" w14:textId="746F92EA">
      <w:pPr>
        <w:pStyle w:val="Default"/>
        <w:spacing w:line="276" w:lineRule="auto"/>
        <w:jc w:val="both"/>
        <w:rPr>
          <w:rFonts w:ascii="Times New Roman" w:hAnsi="Times New Roman" w:cs="Times New Roman"/>
          <w:color w:val="auto"/>
        </w:rPr>
      </w:pPr>
      <w:r w:rsidRPr="00F978E0">
        <w:rPr>
          <w:rFonts w:ascii="Times New Roman" w:hAnsi="Times New Roman" w:cs="Times New Roman"/>
        </w:rPr>
        <w:t xml:space="preserve">Anyone who becomes aware of possible harassment or retaliation must immediately </w:t>
      </w:r>
      <w:r w:rsidRPr="00F978E0" w:rsidR="00443403">
        <w:rPr>
          <w:rFonts w:ascii="Times New Roman" w:hAnsi="Times New Roman" w:cs="Times New Roman"/>
        </w:rPr>
        <w:t>file a report</w:t>
      </w:r>
      <w:r w:rsidRPr="00F978E0">
        <w:rPr>
          <w:rFonts w:ascii="Times New Roman" w:hAnsi="Times New Roman" w:cs="Times New Roman"/>
        </w:rPr>
        <w:t xml:space="preserve"> so that the organization can investigate in a timely and confidential manner. </w:t>
      </w:r>
      <w:r w:rsidR="0001545B">
        <w:rPr>
          <w:rFonts w:ascii="Times New Roman" w:hAnsi="Times New Roman" w:cs="Times New Roman"/>
        </w:rPr>
        <w:t>POA</w:t>
      </w:r>
      <w:r w:rsidRPr="00F978E0" w:rsidR="00627F12">
        <w:rPr>
          <w:rFonts w:ascii="Times New Roman" w:hAnsi="Times New Roman" w:cs="Times New Roman"/>
        </w:rPr>
        <w:t xml:space="preserve"> will take action against anyone,</w:t>
      </w:r>
      <w:r w:rsidRPr="00F978E0" w:rsidR="00627F12">
        <w:rPr>
          <w:rFonts w:ascii="Times New Roman" w:hAnsi="Times New Roman" w:cs="Times New Roman"/>
          <w:color w:val="auto"/>
        </w:rPr>
        <w:t xml:space="preserve"> whether they are the subject of a complaint or not, who seek</w:t>
      </w:r>
      <w:r w:rsidRPr="00F978E0" w:rsidR="71070919">
        <w:rPr>
          <w:rFonts w:ascii="Times New Roman" w:hAnsi="Times New Roman" w:cs="Times New Roman"/>
          <w:color w:val="auto"/>
        </w:rPr>
        <w:t>s</w:t>
      </w:r>
      <w:r w:rsidRPr="00F978E0" w:rsidR="00627F12">
        <w:rPr>
          <w:rFonts w:ascii="Times New Roman" w:hAnsi="Times New Roman" w:cs="Times New Roman"/>
          <w:color w:val="auto"/>
        </w:rPr>
        <w:t xml:space="preserve"> or carr</w:t>
      </w:r>
      <w:r w:rsidRPr="00F978E0" w:rsidR="26897CF0">
        <w:rPr>
          <w:rFonts w:ascii="Times New Roman" w:hAnsi="Times New Roman" w:cs="Times New Roman"/>
          <w:color w:val="auto"/>
        </w:rPr>
        <w:t>ies</w:t>
      </w:r>
      <w:r w:rsidRPr="00F978E0" w:rsidR="00627F12">
        <w:rPr>
          <w:rFonts w:ascii="Times New Roman" w:hAnsi="Times New Roman" w:cs="Times New Roman"/>
          <w:color w:val="auto"/>
        </w:rPr>
        <w:t xml:space="preserve"> out retaliatory action against complainants, witnesses</w:t>
      </w:r>
      <w:r w:rsidRPr="00F978E0" w:rsidR="5A225EC4">
        <w:rPr>
          <w:rFonts w:ascii="Times New Roman" w:hAnsi="Times New Roman" w:cs="Times New Roman"/>
          <w:color w:val="auto"/>
        </w:rPr>
        <w:t>,</w:t>
      </w:r>
      <w:r w:rsidRPr="00F978E0" w:rsidR="00E0154D">
        <w:rPr>
          <w:rFonts w:ascii="Times New Roman" w:hAnsi="Times New Roman" w:cs="Times New Roman"/>
          <w:color w:val="auto"/>
        </w:rPr>
        <w:t xml:space="preserve"> or victims</w:t>
      </w:r>
      <w:r w:rsidRPr="00F978E0" w:rsidR="00627F12">
        <w:rPr>
          <w:rFonts w:ascii="Times New Roman" w:hAnsi="Times New Roman" w:cs="Times New Roman"/>
          <w:color w:val="auto"/>
        </w:rPr>
        <w:t xml:space="preserve">. Employees may be subject to disciplinary action, up to and including </w:t>
      </w:r>
      <w:r w:rsidRPr="00F978E0" w:rsidR="000B5264">
        <w:rPr>
          <w:rFonts w:ascii="Times New Roman" w:hAnsi="Times New Roman" w:cs="Times New Roman"/>
          <w:color w:val="auto"/>
        </w:rPr>
        <w:t>termination</w:t>
      </w:r>
      <w:r w:rsidRPr="00F978E0" w:rsidR="00627F12">
        <w:rPr>
          <w:rFonts w:ascii="Times New Roman" w:hAnsi="Times New Roman" w:cs="Times New Roman"/>
          <w:color w:val="auto"/>
        </w:rPr>
        <w:t xml:space="preserve"> of employment. Others who work with </w:t>
      </w:r>
      <w:r w:rsidR="0001545B">
        <w:rPr>
          <w:rFonts w:ascii="Times New Roman" w:hAnsi="Times New Roman" w:cs="Times New Roman"/>
          <w:color w:val="auto"/>
        </w:rPr>
        <w:t>POA</w:t>
      </w:r>
      <w:r w:rsidRPr="00F978E0" w:rsidR="00E0154D">
        <w:rPr>
          <w:rFonts w:ascii="Times New Roman" w:hAnsi="Times New Roman" w:cs="Times New Roman"/>
          <w:color w:val="auto"/>
        </w:rPr>
        <w:t xml:space="preserve"> </w:t>
      </w:r>
      <w:r w:rsidRPr="00F978E0" w:rsidR="00627F12">
        <w:rPr>
          <w:rFonts w:ascii="Times New Roman" w:hAnsi="Times New Roman" w:cs="Times New Roman"/>
          <w:color w:val="auto"/>
        </w:rPr>
        <w:t xml:space="preserve">may have their relationship with </w:t>
      </w:r>
      <w:r w:rsidR="0001545B">
        <w:rPr>
          <w:rFonts w:ascii="Times New Roman" w:hAnsi="Times New Roman" w:cs="Times New Roman"/>
          <w:color w:val="auto"/>
        </w:rPr>
        <w:t>POA</w:t>
      </w:r>
      <w:r w:rsidRPr="00F978E0" w:rsidR="00627F12">
        <w:rPr>
          <w:rFonts w:ascii="Times New Roman" w:hAnsi="Times New Roman" w:cs="Times New Roman"/>
          <w:color w:val="auto"/>
        </w:rPr>
        <w:t xml:space="preserve"> terminated.</w:t>
      </w:r>
    </w:p>
    <w:p w:rsidRPr="00F978E0" w:rsidR="009A1432" w:rsidP="006D4069" w:rsidRDefault="00FB6CCD" w14:paraId="542A81B8" w14:textId="2721AF95">
      <w:pPr>
        <w:pStyle w:val="Heading2"/>
      </w:pPr>
      <w:bookmarkStart w:name="_10.6_Complaints_about" w:id="28"/>
      <w:bookmarkStart w:name="_Toc71585938" w:id="29"/>
      <w:bookmarkEnd w:id="28"/>
      <w:r>
        <w:t>9</w:t>
      </w:r>
      <w:r w:rsidRPr="00F978E0" w:rsidR="009A1432">
        <w:t>.</w:t>
      </w:r>
      <w:r w:rsidR="00B936C3">
        <w:t>6</w:t>
      </w:r>
      <w:r w:rsidRPr="00F978E0" w:rsidR="009A1432">
        <w:t xml:space="preserve"> </w:t>
      </w:r>
      <w:r w:rsidRPr="00F978E0" w:rsidR="005C22EF">
        <w:t>Complaints</w:t>
      </w:r>
      <w:r w:rsidRPr="00F978E0" w:rsidR="00F50D9B">
        <w:t xml:space="preserve"> </w:t>
      </w:r>
      <w:r w:rsidRPr="00F978E0" w:rsidR="007E4A87">
        <w:t xml:space="preserve">about Partner </w:t>
      </w:r>
      <w:r w:rsidRPr="00F978E0" w:rsidR="005C22EF">
        <w:t>Organizations</w:t>
      </w:r>
      <w:bookmarkEnd w:id="29"/>
      <w:r w:rsidRPr="00F978E0" w:rsidR="005C22EF">
        <w:t xml:space="preserve"> </w:t>
      </w:r>
      <w:r w:rsidRPr="00F978E0" w:rsidR="009A1432">
        <w:t xml:space="preserve"> </w:t>
      </w:r>
    </w:p>
    <w:p w:rsidRPr="00F978E0" w:rsidR="00C1463F" w:rsidP="006D4069" w:rsidRDefault="00C1463F" w14:paraId="28BA295E" w14:textId="61C08941">
      <w:pPr>
        <w:pStyle w:val="Default"/>
        <w:spacing w:line="276" w:lineRule="auto"/>
        <w:jc w:val="both"/>
        <w:rPr>
          <w:rFonts w:ascii="Times New Roman" w:hAnsi="Times New Roman" w:cs="Times New Roman"/>
          <w:color w:val="auto"/>
        </w:rPr>
      </w:pPr>
      <w:r w:rsidRPr="00C1463F">
        <w:rPr>
          <w:rFonts w:ascii="Times New Roman" w:hAnsi="Times New Roman" w:cs="Times New Roman"/>
          <w:color w:val="auto"/>
        </w:rPr>
        <w:t>As mentioned in</w:t>
      </w:r>
      <w:r w:rsidR="00741A78">
        <w:rPr>
          <w:rFonts w:ascii="Times New Roman" w:hAnsi="Times New Roman" w:cs="Times New Roman"/>
          <w:color w:val="auto"/>
        </w:rPr>
        <w:t xml:space="preserve"> </w:t>
      </w:r>
      <w:hyperlink w:tgtFrame="_blank" w:history="1" w:anchor="_10.1_Filing_a">
        <w:r w:rsidR="007079C3">
          <w:rPr>
            <w:rStyle w:val="Hyperlink"/>
            <w:rFonts w:ascii="Times New Roman" w:hAnsi="Times New Roman" w:cs="Times New Roman"/>
          </w:rPr>
          <w:t>9</w:t>
        </w:r>
        <w:r w:rsidRPr="00C1463F">
          <w:rPr>
            <w:rStyle w:val="Hyperlink"/>
            <w:rFonts w:ascii="Times New Roman" w:hAnsi="Times New Roman" w:cs="Times New Roman"/>
          </w:rPr>
          <w:t>.1 Filing a Report</w:t>
        </w:r>
      </w:hyperlink>
      <w:r w:rsidRPr="00C1463F">
        <w:rPr>
          <w:rFonts w:ascii="Times New Roman" w:hAnsi="Times New Roman" w:cs="Times New Roman"/>
          <w:color w:val="auto"/>
        </w:rPr>
        <w:t>,</w:t>
      </w:r>
      <w:r w:rsidR="00741A78">
        <w:rPr>
          <w:rFonts w:ascii="Times New Roman" w:hAnsi="Times New Roman" w:cs="Times New Roman"/>
          <w:color w:val="auto"/>
        </w:rPr>
        <w:t xml:space="preserve"> </w:t>
      </w:r>
      <w:r w:rsidRPr="00C1463F">
        <w:rPr>
          <w:rFonts w:ascii="Times New Roman" w:hAnsi="Times New Roman" w:cs="Times New Roman"/>
          <w:color w:val="auto"/>
        </w:rPr>
        <w:t>Partner Organizations</w:t>
      </w:r>
      <w:r w:rsidR="00741A78">
        <w:rPr>
          <w:rFonts w:ascii="Times New Roman" w:hAnsi="Times New Roman" w:cs="Times New Roman"/>
          <w:color w:val="auto"/>
        </w:rPr>
        <w:t xml:space="preserve"> </w:t>
      </w:r>
      <w:r w:rsidRPr="00C1463F">
        <w:rPr>
          <w:rFonts w:ascii="Times New Roman" w:hAnsi="Times New Roman" w:cs="Times New Roman"/>
          <w:color w:val="auto"/>
        </w:rPr>
        <w:t>should notify</w:t>
      </w:r>
      <w:r w:rsidR="00741A78">
        <w:rPr>
          <w:rFonts w:ascii="Times New Roman" w:hAnsi="Times New Roman" w:cs="Times New Roman"/>
          <w:color w:val="auto"/>
        </w:rPr>
        <w:t xml:space="preserve"> </w:t>
      </w:r>
      <w:r w:rsidRPr="00C1463F">
        <w:rPr>
          <w:rFonts w:ascii="Times New Roman" w:hAnsi="Times New Roman" w:cs="Times New Roman"/>
          <w:color w:val="auto"/>
        </w:rPr>
        <w:t>POA’s</w:t>
      </w:r>
      <w:r w:rsidR="00741A78">
        <w:rPr>
          <w:rFonts w:ascii="Times New Roman" w:hAnsi="Times New Roman" w:cs="Times New Roman"/>
          <w:color w:val="auto"/>
        </w:rPr>
        <w:t xml:space="preserve"> </w:t>
      </w:r>
      <w:r w:rsidRPr="00C1463F">
        <w:rPr>
          <w:rFonts w:ascii="Times New Roman" w:hAnsi="Times New Roman" w:cs="Times New Roman"/>
          <w:color w:val="auto"/>
        </w:rPr>
        <w:t>point of contact of</w:t>
      </w:r>
      <w:r w:rsidR="00741A78">
        <w:rPr>
          <w:rFonts w:ascii="Times New Roman" w:hAnsi="Times New Roman" w:cs="Times New Roman"/>
          <w:color w:val="auto"/>
        </w:rPr>
        <w:t xml:space="preserve"> </w:t>
      </w:r>
      <w:r w:rsidRPr="00C1463F">
        <w:rPr>
          <w:rFonts w:ascii="Times New Roman" w:hAnsi="Times New Roman" w:cs="Times New Roman"/>
          <w:color w:val="auto"/>
        </w:rPr>
        <w:t>any</w:t>
      </w:r>
      <w:r w:rsidR="00741A78">
        <w:rPr>
          <w:rFonts w:ascii="Times New Roman" w:hAnsi="Times New Roman" w:cs="Times New Roman"/>
          <w:color w:val="auto"/>
        </w:rPr>
        <w:t xml:space="preserve"> </w:t>
      </w:r>
      <w:r w:rsidRPr="00C1463F">
        <w:rPr>
          <w:rFonts w:ascii="Times New Roman" w:hAnsi="Times New Roman" w:cs="Times New Roman"/>
          <w:color w:val="auto"/>
        </w:rPr>
        <w:t>alleged violation</w:t>
      </w:r>
      <w:r>
        <w:rPr>
          <w:rFonts w:ascii="Times New Roman" w:hAnsi="Times New Roman" w:cs="Times New Roman"/>
          <w:color w:val="auto"/>
        </w:rPr>
        <w:t xml:space="preserve"> of the Child Safeguarding policy</w:t>
      </w:r>
      <w:r w:rsidRPr="00C1463F">
        <w:rPr>
          <w:rFonts w:ascii="Times New Roman" w:hAnsi="Times New Roman" w:cs="Times New Roman"/>
          <w:color w:val="auto"/>
        </w:rPr>
        <w:t xml:space="preserve"> within three (3) business days.</w:t>
      </w:r>
      <w:r w:rsidR="00741A78">
        <w:rPr>
          <w:rFonts w:ascii="Times New Roman" w:hAnsi="Times New Roman" w:cs="Times New Roman"/>
          <w:color w:val="auto"/>
        </w:rPr>
        <w:t xml:space="preserve"> </w:t>
      </w:r>
      <w:r w:rsidRPr="00C1463F">
        <w:rPr>
          <w:rFonts w:ascii="Times New Roman" w:hAnsi="Times New Roman" w:cs="Times New Roman"/>
          <w:color w:val="auto"/>
        </w:rPr>
        <w:t>Where</w:t>
      </w:r>
      <w:r w:rsidR="00741A78">
        <w:rPr>
          <w:rFonts w:ascii="Times New Roman" w:hAnsi="Times New Roman" w:cs="Times New Roman"/>
          <w:color w:val="auto"/>
        </w:rPr>
        <w:t xml:space="preserve"> </w:t>
      </w:r>
      <w:r w:rsidRPr="00C1463F">
        <w:rPr>
          <w:rFonts w:ascii="Times New Roman" w:hAnsi="Times New Roman" w:cs="Times New Roman"/>
          <w:color w:val="auto"/>
        </w:rPr>
        <w:t>POA</w:t>
      </w:r>
      <w:r w:rsidR="00741A78">
        <w:rPr>
          <w:rFonts w:ascii="Times New Roman" w:hAnsi="Times New Roman" w:cs="Times New Roman"/>
          <w:color w:val="auto"/>
        </w:rPr>
        <w:t xml:space="preserve"> </w:t>
      </w:r>
      <w:r w:rsidRPr="00C1463F">
        <w:rPr>
          <w:rFonts w:ascii="Times New Roman" w:hAnsi="Times New Roman" w:cs="Times New Roman"/>
          <w:color w:val="auto"/>
        </w:rPr>
        <w:t>receives a complaint about a partner</w:t>
      </w:r>
      <w:r w:rsidR="00741A78">
        <w:rPr>
          <w:rFonts w:ascii="Times New Roman" w:hAnsi="Times New Roman" w:cs="Times New Roman"/>
          <w:color w:val="auto"/>
        </w:rPr>
        <w:t xml:space="preserve"> </w:t>
      </w:r>
      <w:r w:rsidRPr="00C1463F">
        <w:rPr>
          <w:rFonts w:ascii="Times New Roman" w:hAnsi="Times New Roman" w:cs="Times New Roman"/>
          <w:color w:val="auto"/>
        </w:rPr>
        <w:t>organization,</w:t>
      </w:r>
      <w:r w:rsidR="00741A78">
        <w:rPr>
          <w:rFonts w:ascii="Times New Roman" w:hAnsi="Times New Roman" w:cs="Times New Roman"/>
          <w:color w:val="auto"/>
        </w:rPr>
        <w:t xml:space="preserve"> </w:t>
      </w:r>
      <w:r w:rsidRPr="00C1463F">
        <w:rPr>
          <w:rFonts w:ascii="Times New Roman" w:hAnsi="Times New Roman" w:cs="Times New Roman"/>
          <w:color w:val="auto"/>
        </w:rPr>
        <w:t>POA</w:t>
      </w:r>
      <w:r w:rsidR="00741A78">
        <w:rPr>
          <w:rFonts w:ascii="Times New Roman" w:hAnsi="Times New Roman" w:cs="Times New Roman"/>
          <w:color w:val="auto"/>
        </w:rPr>
        <w:t xml:space="preserve"> </w:t>
      </w:r>
      <w:r w:rsidRPr="00C1463F">
        <w:rPr>
          <w:rFonts w:ascii="Times New Roman" w:hAnsi="Times New Roman" w:cs="Times New Roman"/>
          <w:color w:val="auto"/>
        </w:rPr>
        <w:t>will expect the partner to respond safely, quickly,</w:t>
      </w:r>
      <w:r w:rsidR="00741A78">
        <w:rPr>
          <w:rFonts w:ascii="Times New Roman" w:hAnsi="Times New Roman" w:cs="Times New Roman"/>
          <w:color w:val="auto"/>
        </w:rPr>
        <w:t xml:space="preserve"> </w:t>
      </w:r>
      <w:r w:rsidRPr="00C1463F">
        <w:rPr>
          <w:rFonts w:ascii="Times New Roman" w:hAnsi="Times New Roman" w:cs="Times New Roman"/>
          <w:color w:val="auto"/>
        </w:rPr>
        <w:t>and appropriately.</w:t>
      </w:r>
      <w:r w:rsidR="00741A78">
        <w:rPr>
          <w:rFonts w:ascii="Times New Roman" w:hAnsi="Times New Roman" w:cs="Times New Roman"/>
          <w:color w:val="auto"/>
        </w:rPr>
        <w:t xml:space="preserve"> </w:t>
      </w:r>
      <w:r w:rsidRPr="00C1463F">
        <w:rPr>
          <w:rFonts w:ascii="Times New Roman" w:hAnsi="Times New Roman" w:cs="Times New Roman"/>
          <w:color w:val="auto"/>
        </w:rPr>
        <w:t>POA</w:t>
      </w:r>
      <w:r w:rsidR="00741A78">
        <w:rPr>
          <w:rFonts w:ascii="Times New Roman" w:hAnsi="Times New Roman" w:cs="Times New Roman"/>
          <w:color w:val="auto"/>
        </w:rPr>
        <w:t xml:space="preserve"> </w:t>
      </w:r>
      <w:r w:rsidRPr="00C1463F">
        <w:rPr>
          <w:rFonts w:ascii="Times New Roman" w:hAnsi="Times New Roman" w:cs="Times New Roman"/>
          <w:color w:val="auto"/>
        </w:rPr>
        <w:t>will assist the partner to ascertain its reporting obligations.</w:t>
      </w:r>
    </w:p>
    <w:p w:rsidRPr="00F978E0" w:rsidR="005C22EF" w:rsidP="006D4069" w:rsidRDefault="005C22EF" w14:paraId="1F4A45F3" w14:textId="77777777">
      <w:pPr>
        <w:pStyle w:val="Default"/>
        <w:spacing w:line="276" w:lineRule="auto"/>
        <w:jc w:val="both"/>
        <w:rPr>
          <w:rFonts w:ascii="Times New Roman" w:hAnsi="Times New Roman" w:cs="Times New Roman"/>
          <w:color w:val="auto"/>
        </w:rPr>
      </w:pPr>
    </w:p>
    <w:p w:rsidRPr="000E39C1" w:rsidR="00783C2C" w:rsidP="006D4069" w:rsidRDefault="000B5264" w14:paraId="387C3896" w14:textId="4610E973">
      <w:pPr>
        <w:pStyle w:val="Default"/>
        <w:spacing w:after="240" w:line="276" w:lineRule="auto"/>
        <w:jc w:val="both"/>
        <w:rPr>
          <w:rFonts w:ascii="Times New Roman" w:hAnsi="Times New Roman" w:cs="Times New Roman"/>
          <w:color w:val="auto"/>
        </w:rPr>
      </w:pPr>
      <w:r w:rsidRPr="00F978E0">
        <w:rPr>
          <w:rFonts w:ascii="Times New Roman" w:hAnsi="Times New Roman" w:cs="Times New Roman"/>
          <w:color w:val="auto"/>
        </w:rPr>
        <w:t xml:space="preserve">Where appropriate, </w:t>
      </w:r>
      <w:r w:rsidR="0001545B">
        <w:rPr>
          <w:rFonts w:ascii="Times New Roman" w:hAnsi="Times New Roman" w:cs="Times New Roman"/>
          <w:color w:val="auto"/>
        </w:rPr>
        <w:t>POA</w:t>
      </w:r>
      <w:r w:rsidRPr="00F978E0">
        <w:rPr>
          <w:rFonts w:ascii="Times New Roman" w:hAnsi="Times New Roman" w:cs="Times New Roman"/>
          <w:color w:val="auto"/>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w:t>
      </w:r>
      <w:r w:rsidRPr="00F978E0" w:rsidR="00325B37">
        <w:rPr>
          <w:rFonts w:ascii="Times New Roman" w:hAnsi="Times New Roman" w:cs="Times New Roman"/>
          <w:color w:val="auto"/>
        </w:rPr>
        <w:t xml:space="preserve"> been dealt with inappropriately by a partner, then they risk withdrawal of funding or ending the relationshi</w:t>
      </w:r>
      <w:r w:rsidRPr="00F978E0" w:rsidR="003F6EE6">
        <w:rPr>
          <w:rFonts w:ascii="Times New Roman" w:hAnsi="Times New Roman" w:cs="Times New Roman"/>
          <w:color w:val="auto"/>
        </w:rPr>
        <w:t>p</w:t>
      </w:r>
      <w:r w:rsidRPr="00F978E0" w:rsidR="00325B37">
        <w:rPr>
          <w:rFonts w:ascii="Times New Roman" w:hAnsi="Times New Roman" w:cs="Times New Roman"/>
          <w:color w:val="auto"/>
        </w:rPr>
        <w:t>.</w:t>
      </w:r>
    </w:p>
    <w:p w:rsidRPr="00F978E0" w:rsidR="00263D21" w:rsidP="006D4069" w:rsidRDefault="00FB6CCD" w14:paraId="5A5009A1" w14:textId="56F98B06">
      <w:pPr>
        <w:pStyle w:val="Heading2"/>
      </w:pPr>
      <w:bookmarkStart w:name="_Toc71585939" w:id="30"/>
      <w:r>
        <w:t>9</w:t>
      </w:r>
      <w:r w:rsidRPr="00F978E0" w:rsidR="00263D21">
        <w:t>.</w:t>
      </w:r>
      <w:r w:rsidR="00B936C3">
        <w:t>7</w:t>
      </w:r>
      <w:r w:rsidRPr="00F978E0" w:rsidR="00263D21">
        <w:t xml:space="preserve"> Communication</w:t>
      </w:r>
      <w:bookmarkEnd w:id="30"/>
      <w:r w:rsidRPr="00F978E0" w:rsidR="00263D21">
        <w:t xml:space="preserve"> </w:t>
      </w:r>
    </w:p>
    <w:p w:rsidR="00783C2C" w:rsidP="0C9C74C6" w:rsidRDefault="00783C2C" w14:paraId="45B5E5D9" w14:textId="3C184CCD">
      <w:pPr>
        <w:jc w:val="both"/>
        <w:rPr>
          <w:del w:author="Catalina Ipas" w:date="2024-12-03T11:11:03.706Z" w16du:dateUtc="2024-12-03T11:11:03.706Z" w:id="695022501"/>
          <w:rPrChange w:author="Catalina Ipas" w:date="2024-12-03T11:01:48.035Z" w:id="244458062">
            <w:rPr>
              <w:del w:author="Catalina Ipas" w:date="2024-12-03T11:11:03.706Z" w16du:dateUtc="2024-12-03T11:11:03.706Z" w:id="755680609"/>
              <w:rFonts w:ascii="Times New Roman" w:hAnsi="Times New Roman" w:eastAsia="Times New Roman" w:cs="Times New Roman"/>
              <w:noProof w:val="0"/>
              <w:sz w:val="24"/>
              <w:szCs w:val="24"/>
              <w:lang w:val="en-US"/>
            </w:rPr>
          </w:rPrChange>
        </w:rPr>
      </w:pPr>
      <w:r w:rsidRPr="0C9C74C6" w:rsidR="00783C2C">
        <w:rPr>
          <w:rFonts w:ascii="Times New Roman" w:hAnsi="Times New Roman" w:cs="Times New Roman"/>
          <w:sz w:val="24"/>
          <w:szCs w:val="24"/>
        </w:rPr>
        <w:t>If there</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is</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an alleged violation,</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POA</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Affiliates</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are</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not</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permitted</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to send communications</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 xml:space="preserve">to employees, donors, </w:t>
      </w:r>
      <w:r w:rsidRPr="0C9C74C6" w:rsidR="00D41FCD">
        <w:rPr>
          <w:rFonts w:ascii="Times New Roman" w:hAnsi="Times New Roman" w:cs="Times New Roman"/>
          <w:sz w:val="24"/>
          <w:szCs w:val="24"/>
        </w:rPr>
        <w:t xml:space="preserve">program </w:t>
      </w:r>
      <w:r w:rsidRPr="0C9C74C6" w:rsidR="00783C2C">
        <w:rPr>
          <w:rFonts w:ascii="Times New Roman" w:hAnsi="Times New Roman" w:cs="Times New Roman"/>
          <w:sz w:val="24"/>
          <w:szCs w:val="24"/>
        </w:rPr>
        <w:t>participants,</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or others about the incident. Due to the sensitivity of the subject matter</w:t>
      </w:r>
      <w:r w:rsidRPr="0C9C74C6" w:rsidR="0046703E">
        <w:rPr>
          <w:rFonts w:ascii="Times New Roman" w:hAnsi="Times New Roman" w:cs="Times New Roman"/>
          <w:sz w:val="24"/>
          <w:szCs w:val="24"/>
        </w:rPr>
        <w:t xml:space="preserve"> and protection of child data</w:t>
      </w:r>
      <w:r w:rsidRPr="0C9C74C6" w:rsidR="00783C2C">
        <w:rPr>
          <w:rFonts w:ascii="Times New Roman" w:hAnsi="Times New Roman" w:cs="Times New Roman"/>
          <w:sz w:val="24"/>
          <w:szCs w:val="24"/>
        </w:rPr>
        <w:t>, all communications must be approved by</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POA’s</w:t>
      </w:r>
      <w:r w:rsidRPr="0C9C74C6" w:rsidR="00305D92">
        <w:rPr>
          <w:rFonts w:ascii="Times New Roman" w:hAnsi="Times New Roman" w:cs="Times New Roman"/>
          <w:sz w:val="24"/>
          <w:szCs w:val="24"/>
        </w:rPr>
        <w:t xml:space="preserve"> </w:t>
      </w:r>
      <w:r w:rsidRPr="0C9C74C6" w:rsidR="00783C2C">
        <w:rPr>
          <w:rFonts w:ascii="Times New Roman" w:hAnsi="Times New Roman" w:cs="Times New Roman"/>
          <w:sz w:val="24"/>
          <w:szCs w:val="24"/>
        </w:rPr>
        <w:t xml:space="preserve">HR. This especially includes, but is not limited to, communications with the </w:t>
      </w:r>
      <w:r w:rsidRPr="0C9C74C6" w:rsidR="00783C2C">
        <w:rPr>
          <w:rFonts w:ascii="Times New Roman" w:hAnsi="Times New Roman" w:cs="Times New Roman"/>
          <w:sz w:val="24"/>
          <w:szCs w:val="24"/>
        </w:rPr>
        <w:t>general public</w:t>
      </w:r>
      <w:r w:rsidRPr="0C9C74C6" w:rsidR="00783C2C">
        <w:rPr>
          <w:rFonts w:ascii="Times New Roman" w:hAnsi="Times New Roman" w:cs="Times New Roman"/>
          <w:sz w:val="24"/>
          <w:szCs w:val="24"/>
        </w:rPr>
        <w:t xml:space="preserve"> or the media.</w:t>
      </w:r>
      <w:r w:rsidRPr="0C9C74C6" w:rsidR="00783C2C">
        <w:rPr>
          <w:rFonts w:ascii="Times New Roman" w:hAnsi="Times New Roman" w:cs="Times New Roman"/>
          <w:sz w:val="24"/>
          <w:szCs w:val="24"/>
        </w:rPr>
        <w:t xml:space="preserve"> </w:t>
      </w:r>
    </w:p>
    <w:p w:rsidRPr="00F978E0" w:rsidR="00594F31" w:rsidP="006D4069" w:rsidRDefault="00FB6CCD" w14:paraId="20088292" w14:textId="37EAC885">
      <w:pPr>
        <w:pStyle w:val="Heading2"/>
      </w:pPr>
      <w:bookmarkStart w:name="_Toc71585940" w:id="31"/>
      <w:r>
        <w:t>9</w:t>
      </w:r>
      <w:r w:rsidRPr="00F978E0" w:rsidR="00594F31">
        <w:t>.</w:t>
      </w:r>
      <w:r w:rsidR="00B936C3">
        <w:t>8</w:t>
      </w:r>
      <w:r w:rsidRPr="00F978E0" w:rsidR="00594F31">
        <w:t xml:space="preserve"> Accountability </w:t>
      </w:r>
      <w:r w:rsidRPr="00F978E0" w:rsidR="00E43679">
        <w:t>of Management</w:t>
      </w:r>
      <w:bookmarkEnd w:id="31"/>
    </w:p>
    <w:p w:rsidRPr="00F978E0" w:rsidR="00F619A3" w:rsidP="006D4069" w:rsidRDefault="00AF00CB" w14:paraId="228D2330" w14:textId="31C0F828">
      <w:pPr>
        <w:jc w:val="both"/>
        <w:rPr>
          <w:rFonts w:ascii="Times New Roman" w:hAnsi="Times New Roman" w:cs="Times New Roman"/>
          <w:sz w:val="24"/>
          <w:szCs w:val="24"/>
        </w:rPr>
      </w:pPr>
      <w:r w:rsidRPr="00AF00CB">
        <w:rPr>
          <w:rFonts w:ascii="Times New Roman" w:hAnsi="Times New Roman" w:cs="Times New Roman"/>
          <w:sz w:val="24"/>
          <w:szCs w:val="24"/>
        </w:rPr>
        <w:t>POA</w:t>
      </w:r>
      <w:r w:rsidR="00305D92">
        <w:rPr>
          <w:rFonts w:ascii="Times New Roman" w:hAnsi="Times New Roman" w:cs="Times New Roman"/>
          <w:sz w:val="24"/>
          <w:szCs w:val="24"/>
        </w:rPr>
        <w:t xml:space="preserve"> </w:t>
      </w:r>
      <w:r w:rsidRPr="00F978E0" w:rsidR="007F2AD0">
        <w:rPr>
          <w:rFonts w:ascii="Times New Roman" w:hAnsi="Times New Roman" w:cs="Times New Roman"/>
          <w:sz w:val="24"/>
          <w:szCs w:val="24"/>
        </w:rPr>
        <w:t>Management is committed to taking all appropriate corrective actions. Disciplinary, legal</w:t>
      </w:r>
      <w:r w:rsidRPr="00F978E0" w:rsidR="1A5AB59F">
        <w:rPr>
          <w:rFonts w:ascii="Times New Roman" w:hAnsi="Times New Roman" w:cs="Times New Roman"/>
          <w:sz w:val="24"/>
          <w:szCs w:val="24"/>
        </w:rPr>
        <w:t>,</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or other applicable actions in response to any violation of the</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Child Safeguarding</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Policy will be taken against any individual who has committed a</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violation and/or anyone who knew of such a violation and failed to act or report.</w:t>
      </w:r>
      <w:r w:rsidR="00305FFD">
        <w:rPr>
          <w:rFonts w:ascii="Times New Roman" w:hAnsi="Times New Roman" w:cs="Times New Roman"/>
          <w:sz w:val="24"/>
          <w:szCs w:val="24"/>
        </w:rPr>
        <w:t xml:space="preserve"> </w:t>
      </w:r>
      <w:r w:rsidRPr="00AF00CB">
        <w:rPr>
          <w:rFonts w:ascii="Times New Roman" w:hAnsi="Times New Roman" w:cs="Times New Roman"/>
          <w:sz w:val="24"/>
          <w:szCs w:val="24"/>
        </w:rPr>
        <w:t>POA</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Management will continuously evaluate</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findings of violations to the</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Child Safeguarding</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Policy to identify and address gaps and/or weaknesses in applicable policies, procedures</w:t>
      </w:r>
      <w:r w:rsidRPr="00F978E0" w:rsidR="5DF422FD">
        <w:rPr>
          <w:rFonts w:ascii="Times New Roman" w:hAnsi="Times New Roman" w:cs="Times New Roman"/>
          <w:sz w:val="24"/>
          <w:szCs w:val="24"/>
        </w:rPr>
        <w:t>,</w:t>
      </w:r>
      <w:r w:rsidR="00305FFD">
        <w:rPr>
          <w:rFonts w:ascii="Times New Roman" w:hAnsi="Times New Roman" w:cs="Times New Roman"/>
          <w:sz w:val="24"/>
          <w:szCs w:val="24"/>
        </w:rPr>
        <w:t xml:space="preserve"> </w:t>
      </w:r>
      <w:r w:rsidRPr="00F978E0" w:rsidR="007F2AD0">
        <w:rPr>
          <w:rFonts w:ascii="Times New Roman" w:hAnsi="Times New Roman" w:cs="Times New Roman"/>
          <w:sz w:val="24"/>
          <w:szCs w:val="24"/>
        </w:rPr>
        <w:t>and protocols.</w:t>
      </w:r>
    </w:p>
    <w:sectPr w:rsidRPr="00F978E0" w:rsidR="00F619A3" w:rsidSect="00664FE0">
      <w:headerReference w:type="default" r:id="rId21"/>
      <w:footerReference w:type="default" r:id="rId22"/>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3D8F" w:rsidP="00EE2BCE" w:rsidRDefault="00623D8F" w14:paraId="242E460F" w14:textId="77777777">
      <w:pPr>
        <w:spacing w:after="0" w:line="240" w:lineRule="auto"/>
      </w:pPr>
      <w:r>
        <w:separator/>
      </w:r>
    </w:p>
  </w:endnote>
  <w:endnote w:type="continuationSeparator" w:id="0">
    <w:p w:rsidR="00623D8F" w:rsidP="00EE2BCE" w:rsidRDefault="00623D8F" w14:paraId="78B49A68" w14:textId="77777777">
      <w:pPr>
        <w:spacing w:after="0" w:line="240" w:lineRule="auto"/>
      </w:pPr>
      <w:r>
        <w:continuationSeparator/>
      </w:r>
    </w:p>
  </w:endnote>
  <w:endnote w:type="continuationNotice" w:id="1">
    <w:p w:rsidR="00623D8F" w:rsidRDefault="00623D8F" w14:paraId="325D154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1101070546"/>
      <w:docPartObj>
        <w:docPartGallery w:val="Page Numbers (Bottom of Page)"/>
        <w:docPartUnique/>
      </w:docPartObj>
    </w:sdtPr>
    <w:sdtEndPr>
      <w:rPr>
        <w:color w:val="808080" w:themeColor="background1" w:themeShade="80"/>
        <w:spacing w:val="60"/>
      </w:rPr>
    </w:sdtEndPr>
    <w:sdtContent>
      <w:p w:rsidR="005043DD" w:rsidRDefault="005043DD" w14:paraId="4BD48FEB" w14:textId="77777777">
        <w:pPr>
          <w:pStyle w:val="Footer"/>
          <w:pBdr>
            <w:top w:val="single" w:color="D9D9D9" w:themeColor="background1" w:themeShade="D9" w:sz="4" w:space="1"/>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Pr="00C375B3" w:rsidR="4C0F4DEA">
          <w:rPr>
            <w:b/>
            <w:bCs/>
            <w:noProof/>
          </w:rPr>
          <w:t>20</w:t>
        </w:r>
        <w:r>
          <w:rPr>
            <w:b/>
            <w:bCs/>
            <w:noProof/>
          </w:rPr>
          <w:fldChar w:fldCharType="end"/>
        </w:r>
        <w:r w:rsidR="4C0F4DEA">
          <w:rPr>
            <w:b/>
            <w:bCs/>
          </w:rPr>
          <w:t xml:space="preserve"> | </w:t>
        </w:r>
        <w:r w:rsidRPr="00155666" w:rsidR="4C0F4DEA">
          <w:rPr>
            <w:color w:val="808080" w:themeColor="background1" w:themeShade="80"/>
            <w:spacing w:val="60"/>
          </w:rPr>
          <w:t>Page</w:t>
        </w:r>
      </w:p>
    </w:sdtContent>
  </w:sdt>
  <w:p w:rsidR="005043DD" w:rsidRDefault="005043DD" w14:paraId="34A213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3D8F" w:rsidP="00EE2BCE" w:rsidRDefault="00623D8F" w14:paraId="44852F3D" w14:textId="77777777">
      <w:pPr>
        <w:spacing w:after="0" w:line="240" w:lineRule="auto"/>
      </w:pPr>
      <w:r>
        <w:separator/>
      </w:r>
    </w:p>
  </w:footnote>
  <w:footnote w:type="continuationSeparator" w:id="0">
    <w:p w:rsidR="00623D8F" w:rsidP="00EE2BCE" w:rsidRDefault="00623D8F" w14:paraId="68534F8A" w14:textId="77777777">
      <w:pPr>
        <w:spacing w:after="0" w:line="240" w:lineRule="auto"/>
      </w:pPr>
      <w:r>
        <w:continuationSeparator/>
      </w:r>
    </w:p>
  </w:footnote>
  <w:footnote w:type="continuationNotice" w:id="1">
    <w:p w:rsidR="00623D8F" w:rsidRDefault="00623D8F" w14:paraId="4E90385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043DD" w:rsidRDefault="4C0F4DEA" w14:paraId="289C254F" w14:textId="77777777">
    <w:pPr>
      <w:pStyle w:val="Header"/>
    </w:pPr>
    <w:r>
      <w:rPr>
        <w:noProof/>
      </w:rPr>
      <w:drawing>
        <wp:inline distT="0" distB="0" distL="0" distR="0" wp14:anchorId="188C0A6D" wp14:editId="75F8FF3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5043DD" w:rsidRDefault="005043DD" w14:paraId="09500F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080A"/>
    <w:multiLevelType w:val="hybridMultilevel"/>
    <w:tmpl w:val="119A7F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7C6A17"/>
    <w:multiLevelType w:val="multilevel"/>
    <w:tmpl w:val="AA6A2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4F5934"/>
    <w:multiLevelType w:val="hybridMultilevel"/>
    <w:tmpl w:val="B2ECA2C2"/>
    <w:lvl w:ilvl="0" w:tplc="09B24B7E">
      <w:start w:val="1"/>
      <w:numFmt w:val="decimal"/>
      <w:lvlText w:val="%1."/>
      <w:lvlJc w:val="left"/>
      <w:pPr>
        <w:ind w:left="1800" w:hanging="360"/>
      </w:pPr>
      <w:rPr>
        <w:rFonts w:hint="default"/>
        <w:spacing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223D32"/>
    <w:multiLevelType w:val="multilevel"/>
    <w:tmpl w:val="EA3ED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1E6551"/>
    <w:multiLevelType w:val="hybridMultilevel"/>
    <w:tmpl w:val="5232D6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9257586"/>
    <w:multiLevelType w:val="hybridMultilevel"/>
    <w:tmpl w:val="C6B6B5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ACD18EF"/>
    <w:multiLevelType w:val="multilevel"/>
    <w:tmpl w:val="9EB40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B1F4E75"/>
    <w:multiLevelType w:val="hybridMultilevel"/>
    <w:tmpl w:val="4DDA3192"/>
    <w:lvl w:ilvl="0" w:tplc="4A44ABB6">
      <w:start w:val="1"/>
      <w:numFmt w:val="bullet"/>
      <w:lvlText w:val="●"/>
      <w:lvlJc w:val="left"/>
      <w:pPr>
        <w:ind w:left="720" w:hanging="360"/>
      </w:pPr>
      <w:rPr>
        <w:rFonts w:ascii="Noto Sans Symbols" w:hAnsi="Noto Sans Symbols" w:eastAsia="Noto Sans Symbols" w:cs="Noto Sans Symbols"/>
      </w:rPr>
    </w:lvl>
    <w:lvl w:ilvl="1" w:tplc="1B18A836">
      <w:start w:val="1"/>
      <w:numFmt w:val="bullet"/>
      <w:lvlText w:val="o"/>
      <w:lvlJc w:val="left"/>
      <w:pPr>
        <w:ind w:left="1440" w:hanging="360"/>
      </w:pPr>
      <w:rPr>
        <w:rFonts w:ascii="Courier New" w:hAnsi="Courier New" w:eastAsia="Courier New" w:cs="Courier New"/>
      </w:rPr>
    </w:lvl>
    <w:lvl w:ilvl="2" w:tplc="C2188A1C">
      <w:start w:val="1"/>
      <w:numFmt w:val="bullet"/>
      <w:lvlText w:val="▪"/>
      <w:lvlJc w:val="left"/>
      <w:pPr>
        <w:ind w:left="2160" w:hanging="360"/>
      </w:pPr>
      <w:rPr>
        <w:rFonts w:ascii="Noto Sans Symbols" w:hAnsi="Noto Sans Symbols" w:eastAsia="Noto Sans Symbols" w:cs="Noto Sans Symbols"/>
      </w:rPr>
    </w:lvl>
    <w:lvl w:ilvl="3" w:tplc="D7E8999A">
      <w:start w:val="1"/>
      <w:numFmt w:val="bullet"/>
      <w:lvlText w:val="●"/>
      <w:lvlJc w:val="left"/>
      <w:pPr>
        <w:ind w:left="2880" w:hanging="360"/>
      </w:pPr>
      <w:rPr>
        <w:rFonts w:ascii="Noto Sans Symbols" w:hAnsi="Noto Sans Symbols" w:eastAsia="Noto Sans Symbols" w:cs="Noto Sans Symbols"/>
      </w:rPr>
    </w:lvl>
    <w:lvl w:ilvl="4" w:tplc="2F729CA2">
      <w:start w:val="1"/>
      <w:numFmt w:val="bullet"/>
      <w:lvlText w:val="o"/>
      <w:lvlJc w:val="left"/>
      <w:pPr>
        <w:ind w:left="3600" w:hanging="360"/>
      </w:pPr>
      <w:rPr>
        <w:rFonts w:ascii="Courier New" w:hAnsi="Courier New" w:eastAsia="Courier New" w:cs="Courier New"/>
      </w:rPr>
    </w:lvl>
    <w:lvl w:ilvl="5" w:tplc="88AA606E">
      <w:start w:val="1"/>
      <w:numFmt w:val="bullet"/>
      <w:lvlText w:val="▪"/>
      <w:lvlJc w:val="left"/>
      <w:pPr>
        <w:ind w:left="4320" w:hanging="360"/>
      </w:pPr>
      <w:rPr>
        <w:rFonts w:ascii="Noto Sans Symbols" w:hAnsi="Noto Sans Symbols" w:eastAsia="Noto Sans Symbols" w:cs="Noto Sans Symbols"/>
      </w:rPr>
    </w:lvl>
    <w:lvl w:ilvl="6" w:tplc="D054AE70">
      <w:start w:val="1"/>
      <w:numFmt w:val="bullet"/>
      <w:lvlText w:val="●"/>
      <w:lvlJc w:val="left"/>
      <w:pPr>
        <w:ind w:left="5040" w:hanging="360"/>
      </w:pPr>
      <w:rPr>
        <w:rFonts w:ascii="Noto Sans Symbols" w:hAnsi="Noto Sans Symbols" w:eastAsia="Noto Sans Symbols" w:cs="Noto Sans Symbols"/>
      </w:rPr>
    </w:lvl>
    <w:lvl w:ilvl="7" w:tplc="9B8CE5C6">
      <w:start w:val="1"/>
      <w:numFmt w:val="bullet"/>
      <w:lvlText w:val="o"/>
      <w:lvlJc w:val="left"/>
      <w:pPr>
        <w:ind w:left="5760" w:hanging="360"/>
      </w:pPr>
      <w:rPr>
        <w:rFonts w:ascii="Courier New" w:hAnsi="Courier New" w:eastAsia="Courier New" w:cs="Courier New"/>
      </w:rPr>
    </w:lvl>
    <w:lvl w:ilvl="8" w:tplc="9D94DC1C">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0EB01CEF"/>
    <w:multiLevelType w:val="multilevel"/>
    <w:tmpl w:val="ED4E4E32"/>
    <w:lvl w:ilvl="0">
      <w:start w:val="1"/>
      <w:numFmt w:val="decimal"/>
      <w:lvlText w:val="%1."/>
      <w:lvlJc w:val="left"/>
      <w:pPr>
        <w:ind w:left="369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A763FF"/>
    <w:multiLevelType w:val="hybridMultilevel"/>
    <w:tmpl w:val="FFFFFFFF"/>
    <w:lvl w:ilvl="0" w:tplc="ED269422">
      <w:start w:val="1"/>
      <w:numFmt w:val="bullet"/>
      <w:lvlText w:val=""/>
      <w:lvlJc w:val="left"/>
      <w:pPr>
        <w:ind w:left="720" w:hanging="360"/>
      </w:pPr>
      <w:rPr>
        <w:rFonts w:hint="default" w:ascii="Symbol" w:hAnsi="Symbol"/>
      </w:rPr>
    </w:lvl>
    <w:lvl w:ilvl="1" w:tplc="74F2E252">
      <w:start w:val="1"/>
      <w:numFmt w:val="bullet"/>
      <w:lvlText w:val="o"/>
      <w:lvlJc w:val="left"/>
      <w:pPr>
        <w:ind w:left="1440" w:hanging="360"/>
      </w:pPr>
      <w:rPr>
        <w:rFonts w:hint="default" w:ascii="Courier New" w:hAnsi="Courier New"/>
      </w:rPr>
    </w:lvl>
    <w:lvl w:ilvl="2" w:tplc="096245C2">
      <w:start w:val="1"/>
      <w:numFmt w:val="bullet"/>
      <w:lvlText w:val=""/>
      <w:lvlJc w:val="left"/>
      <w:pPr>
        <w:ind w:left="2160" w:hanging="360"/>
      </w:pPr>
      <w:rPr>
        <w:rFonts w:hint="default" w:ascii="Wingdings" w:hAnsi="Wingdings"/>
      </w:rPr>
    </w:lvl>
    <w:lvl w:ilvl="3" w:tplc="AC12A88E">
      <w:start w:val="1"/>
      <w:numFmt w:val="bullet"/>
      <w:lvlText w:val=""/>
      <w:lvlJc w:val="left"/>
      <w:pPr>
        <w:ind w:left="2880" w:hanging="360"/>
      </w:pPr>
      <w:rPr>
        <w:rFonts w:hint="default" w:ascii="Symbol" w:hAnsi="Symbol"/>
      </w:rPr>
    </w:lvl>
    <w:lvl w:ilvl="4" w:tplc="DFDCA4A2">
      <w:start w:val="1"/>
      <w:numFmt w:val="bullet"/>
      <w:lvlText w:val="o"/>
      <w:lvlJc w:val="left"/>
      <w:pPr>
        <w:ind w:left="3600" w:hanging="360"/>
      </w:pPr>
      <w:rPr>
        <w:rFonts w:hint="default" w:ascii="Courier New" w:hAnsi="Courier New"/>
      </w:rPr>
    </w:lvl>
    <w:lvl w:ilvl="5" w:tplc="6CF203E2">
      <w:start w:val="1"/>
      <w:numFmt w:val="bullet"/>
      <w:lvlText w:val=""/>
      <w:lvlJc w:val="left"/>
      <w:pPr>
        <w:ind w:left="4320" w:hanging="360"/>
      </w:pPr>
      <w:rPr>
        <w:rFonts w:hint="default" w:ascii="Wingdings" w:hAnsi="Wingdings"/>
      </w:rPr>
    </w:lvl>
    <w:lvl w:ilvl="6" w:tplc="52D059CE">
      <w:start w:val="1"/>
      <w:numFmt w:val="bullet"/>
      <w:lvlText w:val=""/>
      <w:lvlJc w:val="left"/>
      <w:pPr>
        <w:ind w:left="5040" w:hanging="360"/>
      </w:pPr>
      <w:rPr>
        <w:rFonts w:hint="default" w:ascii="Symbol" w:hAnsi="Symbol"/>
      </w:rPr>
    </w:lvl>
    <w:lvl w:ilvl="7" w:tplc="A5AA0132">
      <w:start w:val="1"/>
      <w:numFmt w:val="bullet"/>
      <w:lvlText w:val="o"/>
      <w:lvlJc w:val="left"/>
      <w:pPr>
        <w:ind w:left="5760" w:hanging="360"/>
      </w:pPr>
      <w:rPr>
        <w:rFonts w:hint="default" w:ascii="Courier New" w:hAnsi="Courier New"/>
      </w:rPr>
    </w:lvl>
    <w:lvl w:ilvl="8" w:tplc="3E42E178">
      <w:start w:val="1"/>
      <w:numFmt w:val="bullet"/>
      <w:lvlText w:val=""/>
      <w:lvlJc w:val="left"/>
      <w:pPr>
        <w:ind w:left="6480" w:hanging="360"/>
      </w:pPr>
      <w:rPr>
        <w:rFonts w:hint="default" w:ascii="Wingdings" w:hAnsi="Wingdings"/>
      </w:rPr>
    </w:lvl>
  </w:abstractNum>
  <w:abstractNum w:abstractNumId="16" w15:restartNumberingAfterBreak="0">
    <w:nsid w:val="16A73E28"/>
    <w:multiLevelType w:val="hybridMultilevel"/>
    <w:tmpl w:val="6AACCF6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16DC1FA7"/>
    <w:multiLevelType w:val="hybridMultilevel"/>
    <w:tmpl w:val="8C1A4E28"/>
    <w:lvl w:ilvl="0" w:tplc="BD784AB6">
      <w:start w:val="1"/>
      <w:numFmt w:val="decimal"/>
      <w:lvlText w:val="%1)"/>
      <w:lvlJc w:val="left"/>
      <w:pPr>
        <w:ind w:left="360" w:hanging="360"/>
      </w:pPr>
      <w:rPr>
        <w:rFonts w:hint="default" w:ascii="Times New Roman" w:hAnsi="Times New Roman" w:cs="Times New Roman"/>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81B75FA"/>
    <w:multiLevelType w:val="multilevel"/>
    <w:tmpl w:val="A6908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C1C27"/>
    <w:multiLevelType w:val="hybridMultilevel"/>
    <w:tmpl w:val="5CB4FC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F8675D"/>
    <w:multiLevelType w:val="multilevel"/>
    <w:tmpl w:val="2E025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23" w15:restartNumberingAfterBreak="0">
    <w:nsid w:val="1ABF4738"/>
    <w:multiLevelType w:val="hybridMultilevel"/>
    <w:tmpl w:val="E2F8CB24"/>
    <w:lvl w:ilvl="0" w:tplc="11B24E8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BA425EA"/>
    <w:multiLevelType w:val="hybridMultilevel"/>
    <w:tmpl w:val="DA58FD2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5" w15:restartNumberingAfterBreak="0">
    <w:nsid w:val="1C62044A"/>
    <w:multiLevelType w:val="multilevel"/>
    <w:tmpl w:val="8342F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11FCD"/>
    <w:multiLevelType w:val="multilevel"/>
    <w:tmpl w:val="02A83998"/>
    <w:lvl w:ilvl="0">
      <w:start w:val="1"/>
      <w:numFmt w:val="decimal"/>
      <w:pStyle w:val="Heading1"/>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1B204F"/>
    <w:multiLevelType w:val="hybridMultilevel"/>
    <w:tmpl w:val="6464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7F0730"/>
    <w:multiLevelType w:val="hybridMultilevel"/>
    <w:tmpl w:val="D1C639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5327FC9"/>
    <w:multiLevelType w:val="multilevel"/>
    <w:tmpl w:val="09B60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7075545"/>
    <w:multiLevelType w:val="multilevel"/>
    <w:tmpl w:val="E7F67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3935642F"/>
    <w:multiLevelType w:val="hybridMultilevel"/>
    <w:tmpl w:val="52084D2A"/>
    <w:lvl w:ilvl="0" w:tplc="09B24B7E">
      <w:start w:val="1"/>
      <w:numFmt w:val="decimal"/>
      <w:lvlText w:val="%1."/>
      <w:lvlJc w:val="left"/>
      <w:pPr>
        <w:ind w:left="720" w:hanging="360"/>
      </w:pPr>
      <w:rPr>
        <w:rFonts w:hint="default"/>
        <w:spacing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hint="default" w:ascii="Times New Roman" w:hAnsi="Times New Roman" w:cs="Times New Roman"/>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37"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38" w15:restartNumberingAfterBreak="0">
    <w:nsid w:val="42D64C65"/>
    <w:multiLevelType w:val="hybridMultilevel"/>
    <w:tmpl w:val="0532A9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49A756DF"/>
    <w:multiLevelType w:val="hybridMultilevel"/>
    <w:tmpl w:val="EB5A6B7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4B3F012A"/>
    <w:multiLevelType w:val="multilevel"/>
    <w:tmpl w:val="9258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BAA02FF"/>
    <w:multiLevelType w:val="hybridMultilevel"/>
    <w:tmpl w:val="4ADAF790"/>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43" w15:restartNumberingAfterBreak="0">
    <w:nsid w:val="4C261AFD"/>
    <w:multiLevelType w:val="hybridMultilevel"/>
    <w:tmpl w:val="ADD68F0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4" w15:restartNumberingAfterBreak="0">
    <w:nsid w:val="51A14D5B"/>
    <w:multiLevelType w:val="hybridMultilevel"/>
    <w:tmpl w:val="B0DEE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46"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AAA6DC2"/>
    <w:multiLevelType w:val="hybridMultilevel"/>
    <w:tmpl w:val="1528E1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8" w15:restartNumberingAfterBreak="0">
    <w:nsid w:val="5ABB1107"/>
    <w:multiLevelType w:val="hybridMultilevel"/>
    <w:tmpl w:val="EFB825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60166BE9"/>
    <w:multiLevelType w:val="hybridMultilevel"/>
    <w:tmpl w:val="19D2D5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622C7CD4"/>
    <w:multiLevelType w:val="multilevel"/>
    <w:tmpl w:val="36D05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37F41CB"/>
    <w:multiLevelType w:val="multilevel"/>
    <w:tmpl w:val="B03A4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65136198"/>
    <w:multiLevelType w:val="multilevel"/>
    <w:tmpl w:val="A8FEC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F978EA"/>
    <w:multiLevelType w:val="hybridMultilevel"/>
    <w:tmpl w:val="E65E63DC"/>
    <w:lvl w:ilvl="0" w:tplc="04090001">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55"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56" w15:restartNumberingAfterBreak="0">
    <w:nsid w:val="6D7E3AD8"/>
    <w:multiLevelType w:val="hybridMultilevel"/>
    <w:tmpl w:val="0409001D"/>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57"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58" w15:restartNumberingAfterBreak="0">
    <w:nsid w:val="6EC30CFB"/>
    <w:multiLevelType w:val="hybridMultilevel"/>
    <w:tmpl w:val="48762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0F36CE"/>
    <w:multiLevelType w:val="hybridMultilevel"/>
    <w:tmpl w:val="90849FCE"/>
    <w:lvl w:ilvl="0" w:tplc="266AFFE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DE44E3"/>
    <w:multiLevelType w:val="hybridMultilevel"/>
    <w:tmpl w:val="156887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4301E4"/>
    <w:multiLevelType w:val="hybridMultilevel"/>
    <w:tmpl w:val="47AE6B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AE381D"/>
    <w:multiLevelType w:val="hybridMultilevel"/>
    <w:tmpl w:val="DDBE579A"/>
    <w:lvl w:ilvl="0" w:tplc="D174D8FC">
      <w:start w:val="4"/>
      <w:numFmt w:val="decimal"/>
      <w:lvlText w:val="%1)"/>
      <w:lvlJc w:val="left"/>
      <w:pPr>
        <w:ind w:left="1800" w:hanging="360"/>
      </w:pPr>
      <w:rPr>
        <w:rFonts w:hint="default"/>
        <w:b w:val="0"/>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232EE1"/>
    <w:multiLevelType w:val="hybridMultilevel"/>
    <w:tmpl w:val="5F467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055589">
    <w:abstractNumId w:val="10"/>
  </w:num>
  <w:num w:numId="2" w16cid:durableId="1324891587">
    <w:abstractNumId w:val="1"/>
  </w:num>
  <w:num w:numId="3" w16cid:durableId="149294244">
    <w:abstractNumId w:val="56"/>
  </w:num>
  <w:num w:numId="4" w16cid:durableId="1812096958">
    <w:abstractNumId w:val="45"/>
  </w:num>
  <w:num w:numId="5" w16cid:durableId="1208954026">
    <w:abstractNumId w:val="22"/>
  </w:num>
  <w:num w:numId="6" w16cid:durableId="1771975271">
    <w:abstractNumId w:val="49"/>
  </w:num>
  <w:num w:numId="7" w16cid:durableId="409154298">
    <w:abstractNumId w:val="38"/>
  </w:num>
  <w:num w:numId="8" w16cid:durableId="573003913">
    <w:abstractNumId w:val="20"/>
  </w:num>
  <w:num w:numId="9" w16cid:durableId="627127101">
    <w:abstractNumId w:val="62"/>
  </w:num>
  <w:num w:numId="10" w16cid:durableId="230192552">
    <w:abstractNumId w:val="4"/>
  </w:num>
  <w:num w:numId="11" w16cid:durableId="1630355271">
    <w:abstractNumId w:val="54"/>
  </w:num>
  <w:num w:numId="12" w16cid:durableId="487206401">
    <w:abstractNumId w:val="36"/>
  </w:num>
  <w:num w:numId="13" w16cid:durableId="1204370785">
    <w:abstractNumId w:val="42"/>
  </w:num>
  <w:num w:numId="14" w16cid:durableId="1980912131">
    <w:abstractNumId w:val="64"/>
  </w:num>
  <w:num w:numId="15" w16cid:durableId="1610548645">
    <w:abstractNumId w:val="55"/>
  </w:num>
  <w:num w:numId="16" w16cid:durableId="710420543">
    <w:abstractNumId w:val="9"/>
  </w:num>
  <w:num w:numId="17" w16cid:durableId="749275023">
    <w:abstractNumId w:val="37"/>
  </w:num>
  <w:num w:numId="18" w16cid:durableId="1301151899">
    <w:abstractNumId w:val="57"/>
  </w:num>
  <w:num w:numId="19" w16cid:durableId="240792385">
    <w:abstractNumId w:val="41"/>
  </w:num>
  <w:num w:numId="20" w16cid:durableId="1758865856">
    <w:abstractNumId w:val="46"/>
  </w:num>
  <w:num w:numId="21" w16cid:durableId="370109829">
    <w:abstractNumId w:val="11"/>
  </w:num>
  <w:num w:numId="22" w16cid:durableId="1908342820">
    <w:abstractNumId w:val="0"/>
  </w:num>
  <w:num w:numId="23" w16cid:durableId="264309363">
    <w:abstractNumId w:val="59"/>
  </w:num>
  <w:num w:numId="24" w16cid:durableId="1622492286">
    <w:abstractNumId w:val="14"/>
  </w:num>
  <w:num w:numId="25" w16cid:durableId="1263801445">
    <w:abstractNumId w:val="17"/>
  </w:num>
  <w:num w:numId="26" w16cid:durableId="1292128163">
    <w:abstractNumId w:val="27"/>
  </w:num>
  <w:num w:numId="27" w16cid:durableId="1815173400">
    <w:abstractNumId w:val="15"/>
  </w:num>
  <w:num w:numId="28" w16cid:durableId="1276789018">
    <w:abstractNumId w:val="33"/>
  </w:num>
  <w:num w:numId="29" w16cid:durableId="1618100620">
    <w:abstractNumId w:val="32"/>
  </w:num>
  <w:num w:numId="30" w16cid:durableId="1905405275">
    <w:abstractNumId w:val="12"/>
  </w:num>
  <w:num w:numId="31" w16cid:durableId="55277836">
    <w:abstractNumId w:val="13"/>
  </w:num>
  <w:num w:numId="32" w16cid:durableId="2129470398">
    <w:abstractNumId w:val="52"/>
  </w:num>
  <w:num w:numId="33" w16cid:durableId="364789301">
    <w:abstractNumId w:val="2"/>
  </w:num>
  <w:num w:numId="34" w16cid:durableId="1675567037">
    <w:abstractNumId w:val="21"/>
  </w:num>
  <w:num w:numId="35" w16cid:durableId="2126079225">
    <w:abstractNumId w:val="53"/>
  </w:num>
  <w:num w:numId="36" w16cid:durableId="320620510">
    <w:abstractNumId w:val="16"/>
  </w:num>
  <w:num w:numId="37" w16cid:durableId="1422525677">
    <w:abstractNumId w:val="29"/>
  </w:num>
  <w:num w:numId="38" w16cid:durableId="237834457">
    <w:abstractNumId w:val="47"/>
  </w:num>
  <w:num w:numId="39" w16cid:durableId="331221481">
    <w:abstractNumId w:val="48"/>
  </w:num>
  <w:num w:numId="40" w16cid:durableId="13294094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425857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0802588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65990449">
    <w:abstractNumId w:val="24"/>
  </w:num>
  <w:num w:numId="44" w16cid:durableId="45613452">
    <w:abstractNumId w:val="30"/>
  </w:num>
  <w:num w:numId="45" w16cid:durableId="1681424175">
    <w:abstractNumId w:val="26"/>
  </w:num>
  <w:num w:numId="46" w16cid:durableId="1750540790">
    <w:abstractNumId w:val="7"/>
  </w:num>
  <w:num w:numId="47" w16cid:durableId="2004550314">
    <w:abstractNumId w:val="19"/>
  </w:num>
  <w:num w:numId="48" w16cid:durableId="878513254">
    <w:abstractNumId w:val="6"/>
  </w:num>
  <w:num w:numId="49" w16cid:durableId="1620061439">
    <w:abstractNumId w:val="50"/>
  </w:num>
  <w:num w:numId="50" w16cid:durableId="1982808897">
    <w:abstractNumId w:val="40"/>
  </w:num>
  <w:num w:numId="51" w16cid:durableId="535123653">
    <w:abstractNumId w:val="18"/>
  </w:num>
  <w:num w:numId="52" w16cid:durableId="747728091">
    <w:abstractNumId w:val="25"/>
  </w:num>
  <w:num w:numId="53" w16cid:durableId="891959670">
    <w:abstractNumId w:val="8"/>
  </w:num>
  <w:num w:numId="54" w16cid:durableId="1793086975">
    <w:abstractNumId w:val="51"/>
  </w:num>
  <w:num w:numId="55" w16cid:durableId="1714184520">
    <w:abstractNumId w:val="3"/>
  </w:num>
  <w:num w:numId="56" w16cid:durableId="1524396769">
    <w:abstractNumId w:val="35"/>
  </w:num>
  <w:num w:numId="57" w16cid:durableId="1069420669">
    <w:abstractNumId w:val="44"/>
  </w:num>
  <w:num w:numId="58" w16cid:durableId="1488016857">
    <w:abstractNumId w:val="66"/>
  </w:num>
  <w:num w:numId="59" w16cid:durableId="102379753">
    <w:abstractNumId w:val="28"/>
  </w:num>
  <w:num w:numId="60" w16cid:durableId="1417021756">
    <w:abstractNumId w:val="58"/>
  </w:num>
  <w:num w:numId="61" w16cid:durableId="232350826">
    <w:abstractNumId w:val="61"/>
  </w:num>
  <w:num w:numId="62" w16cid:durableId="337540205">
    <w:abstractNumId w:val="23"/>
  </w:num>
  <w:num w:numId="63" w16cid:durableId="142965019">
    <w:abstractNumId w:val="63"/>
  </w:num>
  <w:num w:numId="64" w16cid:durableId="35475600">
    <w:abstractNumId w:val="39"/>
  </w:num>
  <w:num w:numId="65" w16cid:durableId="257832425">
    <w:abstractNumId w:val="60"/>
  </w:num>
  <w:num w:numId="66" w16cid:durableId="726614187">
    <w:abstractNumId w:val="65"/>
  </w:num>
  <w:num w:numId="67" w16cid:durableId="2109227607">
    <w:abstractNumId w:val="5"/>
  </w:num>
  <w:num w:numId="68" w16cid:durableId="3821328">
    <w:abstractNumId w:val="34"/>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01A"/>
    <w:rsid w:val="00000722"/>
    <w:rsid w:val="00001CB5"/>
    <w:rsid w:val="000027BF"/>
    <w:rsid w:val="0000382A"/>
    <w:rsid w:val="00003B57"/>
    <w:rsid w:val="00003DD6"/>
    <w:rsid w:val="00005E04"/>
    <w:rsid w:val="00005E0C"/>
    <w:rsid w:val="00007217"/>
    <w:rsid w:val="000074DB"/>
    <w:rsid w:val="00010448"/>
    <w:rsid w:val="0001172D"/>
    <w:rsid w:val="000119A5"/>
    <w:rsid w:val="00011A30"/>
    <w:rsid w:val="0001311D"/>
    <w:rsid w:val="0001545B"/>
    <w:rsid w:val="00016339"/>
    <w:rsid w:val="00016CD4"/>
    <w:rsid w:val="0001712C"/>
    <w:rsid w:val="00017136"/>
    <w:rsid w:val="00017161"/>
    <w:rsid w:val="00017390"/>
    <w:rsid w:val="00020004"/>
    <w:rsid w:val="0002065B"/>
    <w:rsid w:val="0002183A"/>
    <w:rsid w:val="00022087"/>
    <w:rsid w:val="000235F4"/>
    <w:rsid w:val="00024334"/>
    <w:rsid w:val="000243A6"/>
    <w:rsid w:val="00025C32"/>
    <w:rsid w:val="00027C24"/>
    <w:rsid w:val="000307D8"/>
    <w:rsid w:val="00031512"/>
    <w:rsid w:val="0003240B"/>
    <w:rsid w:val="00033AFD"/>
    <w:rsid w:val="00033F82"/>
    <w:rsid w:val="000343F9"/>
    <w:rsid w:val="00034A35"/>
    <w:rsid w:val="00036276"/>
    <w:rsid w:val="0003704B"/>
    <w:rsid w:val="0003719F"/>
    <w:rsid w:val="00037787"/>
    <w:rsid w:val="00037C01"/>
    <w:rsid w:val="000422CA"/>
    <w:rsid w:val="00042325"/>
    <w:rsid w:val="00042E02"/>
    <w:rsid w:val="00042E0D"/>
    <w:rsid w:val="000438BA"/>
    <w:rsid w:val="000457B0"/>
    <w:rsid w:val="00045C08"/>
    <w:rsid w:val="00045DE1"/>
    <w:rsid w:val="00046A41"/>
    <w:rsid w:val="00050BCF"/>
    <w:rsid w:val="00051C80"/>
    <w:rsid w:val="0005352F"/>
    <w:rsid w:val="000536F0"/>
    <w:rsid w:val="00053B0C"/>
    <w:rsid w:val="00054059"/>
    <w:rsid w:val="000544E5"/>
    <w:rsid w:val="00054EE5"/>
    <w:rsid w:val="00056075"/>
    <w:rsid w:val="00056E3A"/>
    <w:rsid w:val="00056FE1"/>
    <w:rsid w:val="00057167"/>
    <w:rsid w:val="0006087D"/>
    <w:rsid w:val="000615EC"/>
    <w:rsid w:val="00061B86"/>
    <w:rsid w:val="000622F2"/>
    <w:rsid w:val="00062A09"/>
    <w:rsid w:val="00064058"/>
    <w:rsid w:val="0006595D"/>
    <w:rsid w:val="00065BA4"/>
    <w:rsid w:val="0006736A"/>
    <w:rsid w:val="00067529"/>
    <w:rsid w:val="000679DC"/>
    <w:rsid w:val="0007128C"/>
    <w:rsid w:val="000719D6"/>
    <w:rsid w:val="00071B19"/>
    <w:rsid w:val="00071BBA"/>
    <w:rsid w:val="00071F0A"/>
    <w:rsid w:val="00072CBF"/>
    <w:rsid w:val="0007432C"/>
    <w:rsid w:val="000751CF"/>
    <w:rsid w:val="00075273"/>
    <w:rsid w:val="0007556C"/>
    <w:rsid w:val="000758D5"/>
    <w:rsid w:val="000775C1"/>
    <w:rsid w:val="00077A05"/>
    <w:rsid w:val="000805E7"/>
    <w:rsid w:val="00080D78"/>
    <w:rsid w:val="00080DE1"/>
    <w:rsid w:val="00082063"/>
    <w:rsid w:val="0008238D"/>
    <w:rsid w:val="000836F1"/>
    <w:rsid w:val="00084F3F"/>
    <w:rsid w:val="00085803"/>
    <w:rsid w:val="0008580F"/>
    <w:rsid w:val="00085951"/>
    <w:rsid w:val="000876B5"/>
    <w:rsid w:val="00087A1B"/>
    <w:rsid w:val="0009154E"/>
    <w:rsid w:val="000919CF"/>
    <w:rsid w:val="00091B59"/>
    <w:rsid w:val="00092EDC"/>
    <w:rsid w:val="000948C6"/>
    <w:rsid w:val="000951DB"/>
    <w:rsid w:val="00095572"/>
    <w:rsid w:val="000958D0"/>
    <w:rsid w:val="000A3E03"/>
    <w:rsid w:val="000A4E10"/>
    <w:rsid w:val="000A51BB"/>
    <w:rsid w:val="000A5DBC"/>
    <w:rsid w:val="000A65FB"/>
    <w:rsid w:val="000A7F33"/>
    <w:rsid w:val="000A7F5A"/>
    <w:rsid w:val="000B0752"/>
    <w:rsid w:val="000B1E58"/>
    <w:rsid w:val="000B20BD"/>
    <w:rsid w:val="000B3E81"/>
    <w:rsid w:val="000B40BD"/>
    <w:rsid w:val="000B44A9"/>
    <w:rsid w:val="000B4A8B"/>
    <w:rsid w:val="000B4BB3"/>
    <w:rsid w:val="000B5264"/>
    <w:rsid w:val="000B5271"/>
    <w:rsid w:val="000B5794"/>
    <w:rsid w:val="000B685B"/>
    <w:rsid w:val="000C01A1"/>
    <w:rsid w:val="000C02FA"/>
    <w:rsid w:val="000C053F"/>
    <w:rsid w:val="000C33F7"/>
    <w:rsid w:val="000C4135"/>
    <w:rsid w:val="000C4C40"/>
    <w:rsid w:val="000C552E"/>
    <w:rsid w:val="000C5C51"/>
    <w:rsid w:val="000C5D08"/>
    <w:rsid w:val="000C5EBA"/>
    <w:rsid w:val="000C65C5"/>
    <w:rsid w:val="000C6651"/>
    <w:rsid w:val="000C7CAF"/>
    <w:rsid w:val="000D0727"/>
    <w:rsid w:val="000D1D76"/>
    <w:rsid w:val="000D4A72"/>
    <w:rsid w:val="000D5BE4"/>
    <w:rsid w:val="000D6231"/>
    <w:rsid w:val="000D7240"/>
    <w:rsid w:val="000E0483"/>
    <w:rsid w:val="000E09FA"/>
    <w:rsid w:val="000E1538"/>
    <w:rsid w:val="000E15DD"/>
    <w:rsid w:val="000E1720"/>
    <w:rsid w:val="000E1C48"/>
    <w:rsid w:val="000E25FD"/>
    <w:rsid w:val="000E2AA5"/>
    <w:rsid w:val="000E2AEB"/>
    <w:rsid w:val="000E39C1"/>
    <w:rsid w:val="000E3D51"/>
    <w:rsid w:val="000E4950"/>
    <w:rsid w:val="000E4AF5"/>
    <w:rsid w:val="000E6AE7"/>
    <w:rsid w:val="000E77D6"/>
    <w:rsid w:val="000F0D13"/>
    <w:rsid w:val="000F1B20"/>
    <w:rsid w:val="000F2503"/>
    <w:rsid w:val="000F2769"/>
    <w:rsid w:val="000F47E0"/>
    <w:rsid w:val="000F49A6"/>
    <w:rsid w:val="000F62C1"/>
    <w:rsid w:val="000F638C"/>
    <w:rsid w:val="00100005"/>
    <w:rsid w:val="00100776"/>
    <w:rsid w:val="00100B1B"/>
    <w:rsid w:val="001018DB"/>
    <w:rsid w:val="00103665"/>
    <w:rsid w:val="0010417F"/>
    <w:rsid w:val="00105595"/>
    <w:rsid w:val="001055EA"/>
    <w:rsid w:val="00105CB8"/>
    <w:rsid w:val="00106386"/>
    <w:rsid w:val="001064E8"/>
    <w:rsid w:val="0010673A"/>
    <w:rsid w:val="00107A24"/>
    <w:rsid w:val="00111009"/>
    <w:rsid w:val="00111087"/>
    <w:rsid w:val="00113E08"/>
    <w:rsid w:val="00115078"/>
    <w:rsid w:val="00115363"/>
    <w:rsid w:val="001153A0"/>
    <w:rsid w:val="00115C4D"/>
    <w:rsid w:val="001160FC"/>
    <w:rsid w:val="001169B9"/>
    <w:rsid w:val="00116BB6"/>
    <w:rsid w:val="00117450"/>
    <w:rsid w:val="001202D3"/>
    <w:rsid w:val="00121367"/>
    <w:rsid w:val="001213ED"/>
    <w:rsid w:val="00121620"/>
    <w:rsid w:val="00121FA2"/>
    <w:rsid w:val="001245D3"/>
    <w:rsid w:val="0012707A"/>
    <w:rsid w:val="0012710C"/>
    <w:rsid w:val="001271F0"/>
    <w:rsid w:val="00127C83"/>
    <w:rsid w:val="001302AF"/>
    <w:rsid w:val="00130C42"/>
    <w:rsid w:val="00131EAC"/>
    <w:rsid w:val="001320DD"/>
    <w:rsid w:val="001336E5"/>
    <w:rsid w:val="00134FC7"/>
    <w:rsid w:val="0013577D"/>
    <w:rsid w:val="00135DFC"/>
    <w:rsid w:val="00135F3A"/>
    <w:rsid w:val="001360CB"/>
    <w:rsid w:val="001360E1"/>
    <w:rsid w:val="00136D8D"/>
    <w:rsid w:val="00137C37"/>
    <w:rsid w:val="00140737"/>
    <w:rsid w:val="00140FB6"/>
    <w:rsid w:val="00141347"/>
    <w:rsid w:val="00141744"/>
    <w:rsid w:val="00144421"/>
    <w:rsid w:val="001450F9"/>
    <w:rsid w:val="0014658E"/>
    <w:rsid w:val="00147AFE"/>
    <w:rsid w:val="0015100E"/>
    <w:rsid w:val="0015216D"/>
    <w:rsid w:val="00152245"/>
    <w:rsid w:val="00152B07"/>
    <w:rsid w:val="0015532D"/>
    <w:rsid w:val="00155666"/>
    <w:rsid w:val="00156621"/>
    <w:rsid w:val="001571A8"/>
    <w:rsid w:val="00157E19"/>
    <w:rsid w:val="001616C1"/>
    <w:rsid w:val="00165025"/>
    <w:rsid w:val="00165941"/>
    <w:rsid w:val="0016666C"/>
    <w:rsid w:val="001704EC"/>
    <w:rsid w:val="00170B78"/>
    <w:rsid w:val="00170EAD"/>
    <w:rsid w:val="00170F9A"/>
    <w:rsid w:val="001715DD"/>
    <w:rsid w:val="00173493"/>
    <w:rsid w:val="001763C9"/>
    <w:rsid w:val="001764CD"/>
    <w:rsid w:val="00176C1D"/>
    <w:rsid w:val="001771E5"/>
    <w:rsid w:val="001803DF"/>
    <w:rsid w:val="001809A7"/>
    <w:rsid w:val="00180EF5"/>
    <w:rsid w:val="00181761"/>
    <w:rsid w:val="0018179D"/>
    <w:rsid w:val="00181E76"/>
    <w:rsid w:val="00181FA7"/>
    <w:rsid w:val="001827C9"/>
    <w:rsid w:val="001834AF"/>
    <w:rsid w:val="001834DC"/>
    <w:rsid w:val="001834E0"/>
    <w:rsid w:val="001849B2"/>
    <w:rsid w:val="00185322"/>
    <w:rsid w:val="00185BC6"/>
    <w:rsid w:val="00185EE8"/>
    <w:rsid w:val="0018620A"/>
    <w:rsid w:val="00186EF3"/>
    <w:rsid w:val="00187B89"/>
    <w:rsid w:val="00187C9E"/>
    <w:rsid w:val="0019119A"/>
    <w:rsid w:val="001923CE"/>
    <w:rsid w:val="00194CA4"/>
    <w:rsid w:val="00195391"/>
    <w:rsid w:val="00195E06"/>
    <w:rsid w:val="00196C36"/>
    <w:rsid w:val="001A027D"/>
    <w:rsid w:val="001A5110"/>
    <w:rsid w:val="001A52E4"/>
    <w:rsid w:val="001A563D"/>
    <w:rsid w:val="001A667B"/>
    <w:rsid w:val="001A7384"/>
    <w:rsid w:val="001A76F7"/>
    <w:rsid w:val="001B0536"/>
    <w:rsid w:val="001B0FBB"/>
    <w:rsid w:val="001B1981"/>
    <w:rsid w:val="001B32B3"/>
    <w:rsid w:val="001B389A"/>
    <w:rsid w:val="001B3A48"/>
    <w:rsid w:val="001B5D95"/>
    <w:rsid w:val="001B6014"/>
    <w:rsid w:val="001B64D5"/>
    <w:rsid w:val="001B69A8"/>
    <w:rsid w:val="001B6D69"/>
    <w:rsid w:val="001B6EF8"/>
    <w:rsid w:val="001C00F9"/>
    <w:rsid w:val="001C018E"/>
    <w:rsid w:val="001C0A1A"/>
    <w:rsid w:val="001C307D"/>
    <w:rsid w:val="001C3A04"/>
    <w:rsid w:val="001C3E8C"/>
    <w:rsid w:val="001C455A"/>
    <w:rsid w:val="001C4B8E"/>
    <w:rsid w:val="001C7321"/>
    <w:rsid w:val="001D0654"/>
    <w:rsid w:val="001D0A73"/>
    <w:rsid w:val="001D0FD8"/>
    <w:rsid w:val="001D1491"/>
    <w:rsid w:val="001D1BCD"/>
    <w:rsid w:val="001D2A69"/>
    <w:rsid w:val="001D303D"/>
    <w:rsid w:val="001D3454"/>
    <w:rsid w:val="001D3CF2"/>
    <w:rsid w:val="001D4BDF"/>
    <w:rsid w:val="001D51FC"/>
    <w:rsid w:val="001D522A"/>
    <w:rsid w:val="001D630E"/>
    <w:rsid w:val="001D7758"/>
    <w:rsid w:val="001E0C7C"/>
    <w:rsid w:val="001E14F5"/>
    <w:rsid w:val="001E3ED5"/>
    <w:rsid w:val="001E47A4"/>
    <w:rsid w:val="001E4B67"/>
    <w:rsid w:val="001E51F3"/>
    <w:rsid w:val="001E559D"/>
    <w:rsid w:val="001E7546"/>
    <w:rsid w:val="001E78EE"/>
    <w:rsid w:val="001F0C31"/>
    <w:rsid w:val="001F269E"/>
    <w:rsid w:val="001F2718"/>
    <w:rsid w:val="001F3647"/>
    <w:rsid w:val="001F4565"/>
    <w:rsid w:val="001F589F"/>
    <w:rsid w:val="001F5F40"/>
    <w:rsid w:val="001F6206"/>
    <w:rsid w:val="001F7B77"/>
    <w:rsid w:val="001F7BA9"/>
    <w:rsid w:val="0020003C"/>
    <w:rsid w:val="002016A1"/>
    <w:rsid w:val="00201AB5"/>
    <w:rsid w:val="00202773"/>
    <w:rsid w:val="002027DA"/>
    <w:rsid w:val="00202B8B"/>
    <w:rsid w:val="00203AE6"/>
    <w:rsid w:val="00203FF1"/>
    <w:rsid w:val="00204A55"/>
    <w:rsid w:val="002068CF"/>
    <w:rsid w:val="00210170"/>
    <w:rsid w:val="002109B0"/>
    <w:rsid w:val="00211198"/>
    <w:rsid w:val="00211A5B"/>
    <w:rsid w:val="00211B78"/>
    <w:rsid w:val="002129A8"/>
    <w:rsid w:val="00213AB9"/>
    <w:rsid w:val="0021469E"/>
    <w:rsid w:val="002159FA"/>
    <w:rsid w:val="0021631D"/>
    <w:rsid w:val="002172C6"/>
    <w:rsid w:val="00217508"/>
    <w:rsid w:val="0021787C"/>
    <w:rsid w:val="00217990"/>
    <w:rsid w:val="00217CB2"/>
    <w:rsid w:val="00220569"/>
    <w:rsid w:val="002210F2"/>
    <w:rsid w:val="002211A4"/>
    <w:rsid w:val="002215F2"/>
    <w:rsid w:val="002225CB"/>
    <w:rsid w:val="0022261B"/>
    <w:rsid w:val="00223426"/>
    <w:rsid w:val="00223EA4"/>
    <w:rsid w:val="00224754"/>
    <w:rsid w:val="00224E83"/>
    <w:rsid w:val="002258A4"/>
    <w:rsid w:val="002258A5"/>
    <w:rsid w:val="00226109"/>
    <w:rsid w:val="002306FF"/>
    <w:rsid w:val="0023094C"/>
    <w:rsid w:val="00230E13"/>
    <w:rsid w:val="002312E8"/>
    <w:rsid w:val="00231CA5"/>
    <w:rsid w:val="00232165"/>
    <w:rsid w:val="002324FF"/>
    <w:rsid w:val="00233310"/>
    <w:rsid w:val="00233717"/>
    <w:rsid w:val="00234B9F"/>
    <w:rsid w:val="00235AD5"/>
    <w:rsid w:val="00235DD6"/>
    <w:rsid w:val="002360AB"/>
    <w:rsid w:val="00237352"/>
    <w:rsid w:val="002401EE"/>
    <w:rsid w:val="00240877"/>
    <w:rsid w:val="00241572"/>
    <w:rsid w:val="00241B5B"/>
    <w:rsid w:val="00241CF3"/>
    <w:rsid w:val="00242277"/>
    <w:rsid w:val="00242465"/>
    <w:rsid w:val="00242902"/>
    <w:rsid w:val="00242B71"/>
    <w:rsid w:val="00244D15"/>
    <w:rsid w:val="00246E1B"/>
    <w:rsid w:val="0024760F"/>
    <w:rsid w:val="00247743"/>
    <w:rsid w:val="0024793F"/>
    <w:rsid w:val="00247FC7"/>
    <w:rsid w:val="00250E2B"/>
    <w:rsid w:val="00252201"/>
    <w:rsid w:val="002530CD"/>
    <w:rsid w:val="00253A32"/>
    <w:rsid w:val="00253B0E"/>
    <w:rsid w:val="00253B32"/>
    <w:rsid w:val="00254FD5"/>
    <w:rsid w:val="002552AE"/>
    <w:rsid w:val="002559D1"/>
    <w:rsid w:val="00255E4B"/>
    <w:rsid w:val="00257343"/>
    <w:rsid w:val="00261EC2"/>
    <w:rsid w:val="00262035"/>
    <w:rsid w:val="00262E43"/>
    <w:rsid w:val="002632F2"/>
    <w:rsid w:val="00263944"/>
    <w:rsid w:val="00263D21"/>
    <w:rsid w:val="0026480E"/>
    <w:rsid w:val="00265583"/>
    <w:rsid w:val="00267223"/>
    <w:rsid w:val="00270112"/>
    <w:rsid w:val="00272224"/>
    <w:rsid w:val="002732BC"/>
    <w:rsid w:val="002738B7"/>
    <w:rsid w:val="00275475"/>
    <w:rsid w:val="00275616"/>
    <w:rsid w:val="00275F34"/>
    <w:rsid w:val="00277AD7"/>
    <w:rsid w:val="002807A2"/>
    <w:rsid w:val="00280DBF"/>
    <w:rsid w:val="00281645"/>
    <w:rsid w:val="002823FB"/>
    <w:rsid w:val="00282574"/>
    <w:rsid w:val="00283998"/>
    <w:rsid w:val="00283FD4"/>
    <w:rsid w:val="00284767"/>
    <w:rsid w:val="00284DC9"/>
    <w:rsid w:val="00285ADC"/>
    <w:rsid w:val="002878E5"/>
    <w:rsid w:val="00287A4D"/>
    <w:rsid w:val="00287EEB"/>
    <w:rsid w:val="0029036D"/>
    <w:rsid w:val="002909DC"/>
    <w:rsid w:val="00290A9A"/>
    <w:rsid w:val="00290B59"/>
    <w:rsid w:val="00292801"/>
    <w:rsid w:val="00292C88"/>
    <w:rsid w:val="00292F64"/>
    <w:rsid w:val="00292FEC"/>
    <w:rsid w:val="002941F4"/>
    <w:rsid w:val="00295335"/>
    <w:rsid w:val="00296559"/>
    <w:rsid w:val="00297251"/>
    <w:rsid w:val="0029773F"/>
    <w:rsid w:val="002A0D94"/>
    <w:rsid w:val="002A12C0"/>
    <w:rsid w:val="002A1CEF"/>
    <w:rsid w:val="002A1DD1"/>
    <w:rsid w:val="002A29C9"/>
    <w:rsid w:val="002A2EE7"/>
    <w:rsid w:val="002A3E8F"/>
    <w:rsid w:val="002A47CE"/>
    <w:rsid w:val="002A648F"/>
    <w:rsid w:val="002A66C5"/>
    <w:rsid w:val="002A6BFE"/>
    <w:rsid w:val="002A6F3E"/>
    <w:rsid w:val="002A78B6"/>
    <w:rsid w:val="002B0CE7"/>
    <w:rsid w:val="002B1FD3"/>
    <w:rsid w:val="002B4AA4"/>
    <w:rsid w:val="002B58C3"/>
    <w:rsid w:val="002B598C"/>
    <w:rsid w:val="002B7E66"/>
    <w:rsid w:val="002C121E"/>
    <w:rsid w:val="002C1BED"/>
    <w:rsid w:val="002C2226"/>
    <w:rsid w:val="002C2528"/>
    <w:rsid w:val="002C2BDE"/>
    <w:rsid w:val="002C320D"/>
    <w:rsid w:val="002C58D0"/>
    <w:rsid w:val="002D1210"/>
    <w:rsid w:val="002D1778"/>
    <w:rsid w:val="002D1991"/>
    <w:rsid w:val="002D2A39"/>
    <w:rsid w:val="002D2FB2"/>
    <w:rsid w:val="002D5DC6"/>
    <w:rsid w:val="002E0D41"/>
    <w:rsid w:val="002E15FF"/>
    <w:rsid w:val="002E2C1D"/>
    <w:rsid w:val="002E2C37"/>
    <w:rsid w:val="002E324A"/>
    <w:rsid w:val="002E5BA2"/>
    <w:rsid w:val="002E604C"/>
    <w:rsid w:val="002F010F"/>
    <w:rsid w:val="002F0990"/>
    <w:rsid w:val="002F16AD"/>
    <w:rsid w:val="002F35BE"/>
    <w:rsid w:val="002F4113"/>
    <w:rsid w:val="002F57FF"/>
    <w:rsid w:val="002F60FA"/>
    <w:rsid w:val="002F6215"/>
    <w:rsid w:val="002F664C"/>
    <w:rsid w:val="002F664F"/>
    <w:rsid w:val="002F6951"/>
    <w:rsid w:val="002F738A"/>
    <w:rsid w:val="002F76BD"/>
    <w:rsid w:val="00300593"/>
    <w:rsid w:val="003012C4"/>
    <w:rsid w:val="003030B7"/>
    <w:rsid w:val="003034FB"/>
    <w:rsid w:val="00304E64"/>
    <w:rsid w:val="003051B5"/>
    <w:rsid w:val="00305C79"/>
    <w:rsid w:val="00305D92"/>
    <w:rsid w:val="00305FFD"/>
    <w:rsid w:val="00307506"/>
    <w:rsid w:val="00310680"/>
    <w:rsid w:val="00310756"/>
    <w:rsid w:val="003108CF"/>
    <w:rsid w:val="00310B96"/>
    <w:rsid w:val="003123CD"/>
    <w:rsid w:val="00312CF4"/>
    <w:rsid w:val="00313BAB"/>
    <w:rsid w:val="00314A21"/>
    <w:rsid w:val="00314B6E"/>
    <w:rsid w:val="00314D74"/>
    <w:rsid w:val="003154EF"/>
    <w:rsid w:val="00315FEF"/>
    <w:rsid w:val="003204BE"/>
    <w:rsid w:val="003204C0"/>
    <w:rsid w:val="00321F9F"/>
    <w:rsid w:val="0032253F"/>
    <w:rsid w:val="00322DF2"/>
    <w:rsid w:val="003231DC"/>
    <w:rsid w:val="0032365B"/>
    <w:rsid w:val="003236A6"/>
    <w:rsid w:val="0032554A"/>
    <w:rsid w:val="00325B37"/>
    <w:rsid w:val="00327058"/>
    <w:rsid w:val="003271EE"/>
    <w:rsid w:val="003300CE"/>
    <w:rsid w:val="0033010E"/>
    <w:rsid w:val="00330154"/>
    <w:rsid w:val="0033201B"/>
    <w:rsid w:val="00332087"/>
    <w:rsid w:val="003324A1"/>
    <w:rsid w:val="00333123"/>
    <w:rsid w:val="003336D3"/>
    <w:rsid w:val="003342A7"/>
    <w:rsid w:val="003345A1"/>
    <w:rsid w:val="0033547C"/>
    <w:rsid w:val="003358A2"/>
    <w:rsid w:val="00335B0D"/>
    <w:rsid w:val="0033609F"/>
    <w:rsid w:val="00336FA5"/>
    <w:rsid w:val="003371F5"/>
    <w:rsid w:val="00340D76"/>
    <w:rsid w:val="0034249B"/>
    <w:rsid w:val="003425F2"/>
    <w:rsid w:val="003427FC"/>
    <w:rsid w:val="00343CC1"/>
    <w:rsid w:val="003441B8"/>
    <w:rsid w:val="00345B0C"/>
    <w:rsid w:val="00345CD4"/>
    <w:rsid w:val="00350E92"/>
    <w:rsid w:val="003528CE"/>
    <w:rsid w:val="00353B50"/>
    <w:rsid w:val="0035594E"/>
    <w:rsid w:val="00356539"/>
    <w:rsid w:val="003575C2"/>
    <w:rsid w:val="003579D8"/>
    <w:rsid w:val="00361F56"/>
    <w:rsid w:val="00363251"/>
    <w:rsid w:val="003641B7"/>
    <w:rsid w:val="00364760"/>
    <w:rsid w:val="00365811"/>
    <w:rsid w:val="00366202"/>
    <w:rsid w:val="00366D77"/>
    <w:rsid w:val="00366FFC"/>
    <w:rsid w:val="00367E43"/>
    <w:rsid w:val="00371732"/>
    <w:rsid w:val="00371A34"/>
    <w:rsid w:val="0037248F"/>
    <w:rsid w:val="00374166"/>
    <w:rsid w:val="003742C3"/>
    <w:rsid w:val="00374E77"/>
    <w:rsid w:val="00376BBB"/>
    <w:rsid w:val="00376EA6"/>
    <w:rsid w:val="00380319"/>
    <w:rsid w:val="0038115A"/>
    <w:rsid w:val="003832D4"/>
    <w:rsid w:val="003840A1"/>
    <w:rsid w:val="00384F05"/>
    <w:rsid w:val="00385C9E"/>
    <w:rsid w:val="003862B1"/>
    <w:rsid w:val="00386314"/>
    <w:rsid w:val="003867BC"/>
    <w:rsid w:val="00387C87"/>
    <w:rsid w:val="003918D3"/>
    <w:rsid w:val="003920DF"/>
    <w:rsid w:val="00392CE9"/>
    <w:rsid w:val="00393541"/>
    <w:rsid w:val="003936FD"/>
    <w:rsid w:val="00393B26"/>
    <w:rsid w:val="00393ED2"/>
    <w:rsid w:val="00397147"/>
    <w:rsid w:val="00397559"/>
    <w:rsid w:val="00397B5D"/>
    <w:rsid w:val="00397F05"/>
    <w:rsid w:val="003A0DD3"/>
    <w:rsid w:val="003A2494"/>
    <w:rsid w:val="003A3563"/>
    <w:rsid w:val="003A4365"/>
    <w:rsid w:val="003A482D"/>
    <w:rsid w:val="003A5C6D"/>
    <w:rsid w:val="003A68B9"/>
    <w:rsid w:val="003A79B3"/>
    <w:rsid w:val="003B0262"/>
    <w:rsid w:val="003B0323"/>
    <w:rsid w:val="003B0E06"/>
    <w:rsid w:val="003B0E46"/>
    <w:rsid w:val="003B11B6"/>
    <w:rsid w:val="003B14B3"/>
    <w:rsid w:val="003B193E"/>
    <w:rsid w:val="003B1A27"/>
    <w:rsid w:val="003B439D"/>
    <w:rsid w:val="003B43DD"/>
    <w:rsid w:val="003B4A81"/>
    <w:rsid w:val="003B5362"/>
    <w:rsid w:val="003B6832"/>
    <w:rsid w:val="003B6E26"/>
    <w:rsid w:val="003B70F3"/>
    <w:rsid w:val="003B765D"/>
    <w:rsid w:val="003C01A6"/>
    <w:rsid w:val="003C0405"/>
    <w:rsid w:val="003C087B"/>
    <w:rsid w:val="003C2D6D"/>
    <w:rsid w:val="003C3741"/>
    <w:rsid w:val="003C3A42"/>
    <w:rsid w:val="003C59F6"/>
    <w:rsid w:val="003C5A3A"/>
    <w:rsid w:val="003C5AFB"/>
    <w:rsid w:val="003C67BF"/>
    <w:rsid w:val="003C6BF4"/>
    <w:rsid w:val="003C6C36"/>
    <w:rsid w:val="003D00C8"/>
    <w:rsid w:val="003D04B3"/>
    <w:rsid w:val="003D0547"/>
    <w:rsid w:val="003D0D57"/>
    <w:rsid w:val="003D1982"/>
    <w:rsid w:val="003D262D"/>
    <w:rsid w:val="003D3462"/>
    <w:rsid w:val="003D3FE8"/>
    <w:rsid w:val="003D6258"/>
    <w:rsid w:val="003D776E"/>
    <w:rsid w:val="003D783A"/>
    <w:rsid w:val="003D7F4F"/>
    <w:rsid w:val="003E2A1F"/>
    <w:rsid w:val="003E2B61"/>
    <w:rsid w:val="003E35BF"/>
    <w:rsid w:val="003E52D5"/>
    <w:rsid w:val="003E57D1"/>
    <w:rsid w:val="003E7690"/>
    <w:rsid w:val="003F0532"/>
    <w:rsid w:val="003F1081"/>
    <w:rsid w:val="003F11EA"/>
    <w:rsid w:val="003F22B6"/>
    <w:rsid w:val="003F3838"/>
    <w:rsid w:val="003F38AD"/>
    <w:rsid w:val="003F4AA9"/>
    <w:rsid w:val="003F53FF"/>
    <w:rsid w:val="003F59E8"/>
    <w:rsid w:val="003F5DA6"/>
    <w:rsid w:val="003F6C49"/>
    <w:rsid w:val="003F6EE6"/>
    <w:rsid w:val="003F702C"/>
    <w:rsid w:val="003F7484"/>
    <w:rsid w:val="003F78E1"/>
    <w:rsid w:val="003F7950"/>
    <w:rsid w:val="003F7FEB"/>
    <w:rsid w:val="00400119"/>
    <w:rsid w:val="00401826"/>
    <w:rsid w:val="00401D6C"/>
    <w:rsid w:val="00401EBD"/>
    <w:rsid w:val="00402576"/>
    <w:rsid w:val="0040361C"/>
    <w:rsid w:val="00403A5E"/>
    <w:rsid w:val="00405566"/>
    <w:rsid w:val="00405B1E"/>
    <w:rsid w:val="00405F2C"/>
    <w:rsid w:val="004076C4"/>
    <w:rsid w:val="00407711"/>
    <w:rsid w:val="00411425"/>
    <w:rsid w:val="004117F5"/>
    <w:rsid w:val="00412652"/>
    <w:rsid w:val="00413C7E"/>
    <w:rsid w:val="00414654"/>
    <w:rsid w:val="00414BD2"/>
    <w:rsid w:val="004159AF"/>
    <w:rsid w:val="00417C35"/>
    <w:rsid w:val="004205F9"/>
    <w:rsid w:val="00421EDC"/>
    <w:rsid w:val="004220F7"/>
    <w:rsid w:val="00424C8A"/>
    <w:rsid w:val="00425930"/>
    <w:rsid w:val="0042594D"/>
    <w:rsid w:val="00426806"/>
    <w:rsid w:val="00426FDE"/>
    <w:rsid w:val="00427073"/>
    <w:rsid w:val="00427BCB"/>
    <w:rsid w:val="004302FA"/>
    <w:rsid w:val="00430E6A"/>
    <w:rsid w:val="00432F2C"/>
    <w:rsid w:val="004330CF"/>
    <w:rsid w:val="00433605"/>
    <w:rsid w:val="00433CB7"/>
    <w:rsid w:val="00434396"/>
    <w:rsid w:val="0043625F"/>
    <w:rsid w:val="00436AC5"/>
    <w:rsid w:val="00436B0C"/>
    <w:rsid w:val="00436D04"/>
    <w:rsid w:val="00437A5C"/>
    <w:rsid w:val="004401F1"/>
    <w:rsid w:val="00441A9B"/>
    <w:rsid w:val="00443403"/>
    <w:rsid w:val="00443AB6"/>
    <w:rsid w:val="00444092"/>
    <w:rsid w:val="0044581C"/>
    <w:rsid w:val="00445ED2"/>
    <w:rsid w:val="00445F6A"/>
    <w:rsid w:val="0044704B"/>
    <w:rsid w:val="0044737C"/>
    <w:rsid w:val="0044752A"/>
    <w:rsid w:val="004501D9"/>
    <w:rsid w:val="00450818"/>
    <w:rsid w:val="00451A26"/>
    <w:rsid w:val="004529CD"/>
    <w:rsid w:val="004536EB"/>
    <w:rsid w:val="0045375C"/>
    <w:rsid w:val="00453AC2"/>
    <w:rsid w:val="004542EC"/>
    <w:rsid w:val="00455581"/>
    <w:rsid w:val="00455F46"/>
    <w:rsid w:val="00456083"/>
    <w:rsid w:val="004570AA"/>
    <w:rsid w:val="00457326"/>
    <w:rsid w:val="00457539"/>
    <w:rsid w:val="004575DF"/>
    <w:rsid w:val="00457D63"/>
    <w:rsid w:val="004607E0"/>
    <w:rsid w:val="00460808"/>
    <w:rsid w:val="00460FA5"/>
    <w:rsid w:val="00462D36"/>
    <w:rsid w:val="00463062"/>
    <w:rsid w:val="004644C6"/>
    <w:rsid w:val="00466105"/>
    <w:rsid w:val="004667B8"/>
    <w:rsid w:val="00466CB3"/>
    <w:rsid w:val="0046703E"/>
    <w:rsid w:val="004712D3"/>
    <w:rsid w:val="004713D7"/>
    <w:rsid w:val="00471E8F"/>
    <w:rsid w:val="004722B4"/>
    <w:rsid w:val="00474F14"/>
    <w:rsid w:val="00475451"/>
    <w:rsid w:val="004759C9"/>
    <w:rsid w:val="004763E8"/>
    <w:rsid w:val="0047769F"/>
    <w:rsid w:val="00477C15"/>
    <w:rsid w:val="00477CA4"/>
    <w:rsid w:val="00477E01"/>
    <w:rsid w:val="00477F0A"/>
    <w:rsid w:val="00480D8D"/>
    <w:rsid w:val="00480DF6"/>
    <w:rsid w:val="004817ED"/>
    <w:rsid w:val="00481876"/>
    <w:rsid w:val="00483480"/>
    <w:rsid w:val="00484D67"/>
    <w:rsid w:val="004857B1"/>
    <w:rsid w:val="004857D9"/>
    <w:rsid w:val="00486807"/>
    <w:rsid w:val="00486B2B"/>
    <w:rsid w:val="00487E74"/>
    <w:rsid w:val="0049040E"/>
    <w:rsid w:val="00491C43"/>
    <w:rsid w:val="00491F23"/>
    <w:rsid w:val="00491FDF"/>
    <w:rsid w:val="004941BB"/>
    <w:rsid w:val="004945E0"/>
    <w:rsid w:val="00495130"/>
    <w:rsid w:val="00495464"/>
    <w:rsid w:val="00496219"/>
    <w:rsid w:val="0049724C"/>
    <w:rsid w:val="004A04D5"/>
    <w:rsid w:val="004A15B2"/>
    <w:rsid w:val="004A2C64"/>
    <w:rsid w:val="004A2E5B"/>
    <w:rsid w:val="004A3D58"/>
    <w:rsid w:val="004A5C17"/>
    <w:rsid w:val="004A5E59"/>
    <w:rsid w:val="004A6DE2"/>
    <w:rsid w:val="004A78EA"/>
    <w:rsid w:val="004A7C68"/>
    <w:rsid w:val="004B02F0"/>
    <w:rsid w:val="004B0ADA"/>
    <w:rsid w:val="004B0BE2"/>
    <w:rsid w:val="004B0C52"/>
    <w:rsid w:val="004B0CC9"/>
    <w:rsid w:val="004B28CA"/>
    <w:rsid w:val="004B29D8"/>
    <w:rsid w:val="004B2CD4"/>
    <w:rsid w:val="004B3527"/>
    <w:rsid w:val="004B39DE"/>
    <w:rsid w:val="004B46B8"/>
    <w:rsid w:val="004B4A01"/>
    <w:rsid w:val="004B543C"/>
    <w:rsid w:val="004B58C2"/>
    <w:rsid w:val="004B5A5D"/>
    <w:rsid w:val="004B6628"/>
    <w:rsid w:val="004B713C"/>
    <w:rsid w:val="004B72B8"/>
    <w:rsid w:val="004C0FEE"/>
    <w:rsid w:val="004C195C"/>
    <w:rsid w:val="004C2DCC"/>
    <w:rsid w:val="004C3239"/>
    <w:rsid w:val="004C41B6"/>
    <w:rsid w:val="004C619F"/>
    <w:rsid w:val="004C67B8"/>
    <w:rsid w:val="004C67C2"/>
    <w:rsid w:val="004C70A6"/>
    <w:rsid w:val="004C7481"/>
    <w:rsid w:val="004D0943"/>
    <w:rsid w:val="004D14C9"/>
    <w:rsid w:val="004D24F3"/>
    <w:rsid w:val="004D26CE"/>
    <w:rsid w:val="004D3630"/>
    <w:rsid w:val="004D5231"/>
    <w:rsid w:val="004D5DAD"/>
    <w:rsid w:val="004D7331"/>
    <w:rsid w:val="004D7591"/>
    <w:rsid w:val="004D7D41"/>
    <w:rsid w:val="004E0F59"/>
    <w:rsid w:val="004E1059"/>
    <w:rsid w:val="004E1417"/>
    <w:rsid w:val="004E174A"/>
    <w:rsid w:val="004E251F"/>
    <w:rsid w:val="004E52D2"/>
    <w:rsid w:val="004E7490"/>
    <w:rsid w:val="004E778F"/>
    <w:rsid w:val="004F0DBF"/>
    <w:rsid w:val="004F1018"/>
    <w:rsid w:val="004F3517"/>
    <w:rsid w:val="004F4267"/>
    <w:rsid w:val="004F4BB5"/>
    <w:rsid w:val="004F5F1F"/>
    <w:rsid w:val="004F63C3"/>
    <w:rsid w:val="004F659E"/>
    <w:rsid w:val="004F75D2"/>
    <w:rsid w:val="0050018D"/>
    <w:rsid w:val="005007AF"/>
    <w:rsid w:val="00500B30"/>
    <w:rsid w:val="00500B3B"/>
    <w:rsid w:val="00500C72"/>
    <w:rsid w:val="00500C87"/>
    <w:rsid w:val="005013C0"/>
    <w:rsid w:val="005020B8"/>
    <w:rsid w:val="00502159"/>
    <w:rsid w:val="00502297"/>
    <w:rsid w:val="00502E7F"/>
    <w:rsid w:val="00502FC8"/>
    <w:rsid w:val="005043DD"/>
    <w:rsid w:val="00504855"/>
    <w:rsid w:val="00504AAE"/>
    <w:rsid w:val="00504ED7"/>
    <w:rsid w:val="00505660"/>
    <w:rsid w:val="005060D5"/>
    <w:rsid w:val="00506376"/>
    <w:rsid w:val="00506871"/>
    <w:rsid w:val="00507044"/>
    <w:rsid w:val="00507B79"/>
    <w:rsid w:val="00507D4E"/>
    <w:rsid w:val="00511156"/>
    <w:rsid w:val="0051182A"/>
    <w:rsid w:val="00512849"/>
    <w:rsid w:val="005145BA"/>
    <w:rsid w:val="00514D4B"/>
    <w:rsid w:val="0051534E"/>
    <w:rsid w:val="00515CB1"/>
    <w:rsid w:val="00515CEF"/>
    <w:rsid w:val="005167F6"/>
    <w:rsid w:val="00520621"/>
    <w:rsid w:val="00520A01"/>
    <w:rsid w:val="00522823"/>
    <w:rsid w:val="00523052"/>
    <w:rsid w:val="005237FD"/>
    <w:rsid w:val="005243E1"/>
    <w:rsid w:val="00525734"/>
    <w:rsid w:val="00525A5C"/>
    <w:rsid w:val="00525ABC"/>
    <w:rsid w:val="005260FD"/>
    <w:rsid w:val="0052682C"/>
    <w:rsid w:val="00527B76"/>
    <w:rsid w:val="0053149B"/>
    <w:rsid w:val="00532BBB"/>
    <w:rsid w:val="00533312"/>
    <w:rsid w:val="005337D5"/>
    <w:rsid w:val="00534A70"/>
    <w:rsid w:val="00534D4D"/>
    <w:rsid w:val="005350D0"/>
    <w:rsid w:val="00535891"/>
    <w:rsid w:val="00537D7A"/>
    <w:rsid w:val="0054041F"/>
    <w:rsid w:val="0054247A"/>
    <w:rsid w:val="0054250D"/>
    <w:rsid w:val="00542CA0"/>
    <w:rsid w:val="0054439F"/>
    <w:rsid w:val="0054562C"/>
    <w:rsid w:val="00545E07"/>
    <w:rsid w:val="00546E3D"/>
    <w:rsid w:val="00547F3B"/>
    <w:rsid w:val="00551B2B"/>
    <w:rsid w:val="00551F19"/>
    <w:rsid w:val="005525E0"/>
    <w:rsid w:val="00552A98"/>
    <w:rsid w:val="00553539"/>
    <w:rsid w:val="00553C2D"/>
    <w:rsid w:val="005550DC"/>
    <w:rsid w:val="00555A74"/>
    <w:rsid w:val="00557853"/>
    <w:rsid w:val="005578FE"/>
    <w:rsid w:val="00557D09"/>
    <w:rsid w:val="0056275F"/>
    <w:rsid w:val="00564584"/>
    <w:rsid w:val="005655A7"/>
    <w:rsid w:val="0056570D"/>
    <w:rsid w:val="00566BEC"/>
    <w:rsid w:val="00567B58"/>
    <w:rsid w:val="00567E90"/>
    <w:rsid w:val="00570762"/>
    <w:rsid w:val="00571487"/>
    <w:rsid w:val="005725AA"/>
    <w:rsid w:val="00572900"/>
    <w:rsid w:val="005732E5"/>
    <w:rsid w:val="00574027"/>
    <w:rsid w:val="0057462C"/>
    <w:rsid w:val="0057515C"/>
    <w:rsid w:val="0057646B"/>
    <w:rsid w:val="005765B5"/>
    <w:rsid w:val="0057761C"/>
    <w:rsid w:val="00580841"/>
    <w:rsid w:val="005818A6"/>
    <w:rsid w:val="00581CA8"/>
    <w:rsid w:val="00581E3E"/>
    <w:rsid w:val="00581F6A"/>
    <w:rsid w:val="00582800"/>
    <w:rsid w:val="00582A2C"/>
    <w:rsid w:val="00583C9D"/>
    <w:rsid w:val="00583D44"/>
    <w:rsid w:val="00583DFC"/>
    <w:rsid w:val="00583E26"/>
    <w:rsid w:val="005841C2"/>
    <w:rsid w:val="00584DD2"/>
    <w:rsid w:val="00585CDF"/>
    <w:rsid w:val="00590DB6"/>
    <w:rsid w:val="005919C5"/>
    <w:rsid w:val="00591F29"/>
    <w:rsid w:val="005921D4"/>
    <w:rsid w:val="0059327F"/>
    <w:rsid w:val="0059364A"/>
    <w:rsid w:val="005939E4"/>
    <w:rsid w:val="00594167"/>
    <w:rsid w:val="005948A2"/>
    <w:rsid w:val="00594B31"/>
    <w:rsid w:val="00594F31"/>
    <w:rsid w:val="0059661E"/>
    <w:rsid w:val="00596CEC"/>
    <w:rsid w:val="00596DF6"/>
    <w:rsid w:val="005979EF"/>
    <w:rsid w:val="005A0625"/>
    <w:rsid w:val="005A178C"/>
    <w:rsid w:val="005A17A9"/>
    <w:rsid w:val="005A28E7"/>
    <w:rsid w:val="005A2F56"/>
    <w:rsid w:val="005A3E5E"/>
    <w:rsid w:val="005A4E73"/>
    <w:rsid w:val="005A6FBE"/>
    <w:rsid w:val="005A79BB"/>
    <w:rsid w:val="005B012E"/>
    <w:rsid w:val="005B0546"/>
    <w:rsid w:val="005B1984"/>
    <w:rsid w:val="005B2244"/>
    <w:rsid w:val="005B3D6E"/>
    <w:rsid w:val="005B40DE"/>
    <w:rsid w:val="005B58B8"/>
    <w:rsid w:val="005B5F02"/>
    <w:rsid w:val="005B75DC"/>
    <w:rsid w:val="005B7A8F"/>
    <w:rsid w:val="005C0FF1"/>
    <w:rsid w:val="005C1CA3"/>
    <w:rsid w:val="005C1CD7"/>
    <w:rsid w:val="005C22EF"/>
    <w:rsid w:val="005C2570"/>
    <w:rsid w:val="005C44B3"/>
    <w:rsid w:val="005C4886"/>
    <w:rsid w:val="005C48BC"/>
    <w:rsid w:val="005C4BE9"/>
    <w:rsid w:val="005C65B9"/>
    <w:rsid w:val="005C7445"/>
    <w:rsid w:val="005D012A"/>
    <w:rsid w:val="005D1051"/>
    <w:rsid w:val="005D122D"/>
    <w:rsid w:val="005D22B0"/>
    <w:rsid w:val="005D294F"/>
    <w:rsid w:val="005D443F"/>
    <w:rsid w:val="005D5263"/>
    <w:rsid w:val="005D74F0"/>
    <w:rsid w:val="005D77D6"/>
    <w:rsid w:val="005D7CEA"/>
    <w:rsid w:val="005D7FD8"/>
    <w:rsid w:val="005E0291"/>
    <w:rsid w:val="005E0A6B"/>
    <w:rsid w:val="005E187F"/>
    <w:rsid w:val="005E1E60"/>
    <w:rsid w:val="005E2DE2"/>
    <w:rsid w:val="005E3562"/>
    <w:rsid w:val="005E36BC"/>
    <w:rsid w:val="005E38DD"/>
    <w:rsid w:val="005E397E"/>
    <w:rsid w:val="005E42AA"/>
    <w:rsid w:val="005E4B4B"/>
    <w:rsid w:val="005E5C73"/>
    <w:rsid w:val="005E6052"/>
    <w:rsid w:val="005E615F"/>
    <w:rsid w:val="005E674C"/>
    <w:rsid w:val="005E688E"/>
    <w:rsid w:val="005E763D"/>
    <w:rsid w:val="005F0321"/>
    <w:rsid w:val="005F15ED"/>
    <w:rsid w:val="005F15F8"/>
    <w:rsid w:val="005F2007"/>
    <w:rsid w:val="005F20C0"/>
    <w:rsid w:val="005F2A1B"/>
    <w:rsid w:val="005F3B78"/>
    <w:rsid w:val="005F3E65"/>
    <w:rsid w:val="005F4D84"/>
    <w:rsid w:val="005F5B5B"/>
    <w:rsid w:val="005F7FE5"/>
    <w:rsid w:val="006032D6"/>
    <w:rsid w:val="00603A1C"/>
    <w:rsid w:val="00603AAD"/>
    <w:rsid w:val="00603DFD"/>
    <w:rsid w:val="006043C0"/>
    <w:rsid w:val="00605CD0"/>
    <w:rsid w:val="00605EFD"/>
    <w:rsid w:val="006063C9"/>
    <w:rsid w:val="00607B3F"/>
    <w:rsid w:val="006118CA"/>
    <w:rsid w:val="00612334"/>
    <w:rsid w:val="0061268E"/>
    <w:rsid w:val="00612FA9"/>
    <w:rsid w:val="0061392B"/>
    <w:rsid w:val="00613CA6"/>
    <w:rsid w:val="00613DA1"/>
    <w:rsid w:val="00614098"/>
    <w:rsid w:val="00614E89"/>
    <w:rsid w:val="0061557F"/>
    <w:rsid w:val="00617321"/>
    <w:rsid w:val="00617FA0"/>
    <w:rsid w:val="00620A33"/>
    <w:rsid w:val="0062163A"/>
    <w:rsid w:val="006233F2"/>
    <w:rsid w:val="00623888"/>
    <w:rsid w:val="00623B89"/>
    <w:rsid w:val="00623D8F"/>
    <w:rsid w:val="00623EFE"/>
    <w:rsid w:val="00624538"/>
    <w:rsid w:val="0062651A"/>
    <w:rsid w:val="00627850"/>
    <w:rsid w:val="00627A2E"/>
    <w:rsid w:val="00627F12"/>
    <w:rsid w:val="00630117"/>
    <w:rsid w:val="00630707"/>
    <w:rsid w:val="0063091D"/>
    <w:rsid w:val="006311AA"/>
    <w:rsid w:val="00631679"/>
    <w:rsid w:val="00631C69"/>
    <w:rsid w:val="00631E8C"/>
    <w:rsid w:val="00632135"/>
    <w:rsid w:val="006323AD"/>
    <w:rsid w:val="00632F01"/>
    <w:rsid w:val="006334BC"/>
    <w:rsid w:val="006343F5"/>
    <w:rsid w:val="00635104"/>
    <w:rsid w:val="006355E3"/>
    <w:rsid w:val="00635D6F"/>
    <w:rsid w:val="0063614F"/>
    <w:rsid w:val="00636818"/>
    <w:rsid w:val="00637C3B"/>
    <w:rsid w:val="00637CF3"/>
    <w:rsid w:val="00641DDE"/>
    <w:rsid w:val="00642073"/>
    <w:rsid w:val="00642396"/>
    <w:rsid w:val="00643920"/>
    <w:rsid w:val="00644DF8"/>
    <w:rsid w:val="00645D60"/>
    <w:rsid w:val="006505CC"/>
    <w:rsid w:val="00650DDF"/>
    <w:rsid w:val="0065331A"/>
    <w:rsid w:val="0065456B"/>
    <w:rsid w:val="0065505D"/>
    <w:rsid w:val="00655CA3"/>
    <w:rsid w:val="00656736"/>
    <w:rsid w:val="006571ED"/>
    <w:rsid w:val="00660B72"/>
    <w:rsid w:val="00662010"/>
    <w:rsid w:val="00662EFA"/>
    <w:rsid w:val="0066319C"/>
    <w:rsid w:val="0066367E"/>
    <w:rsid w:val="00663E3D"/>
    <w:rsid w:val="0066491A"/>
    <w:rsid w:val="00664F70"/>
    <w:rsid w:val="00664FE0"/>
    <w:rsid w:val="006650EC"/>
    <w:rsid w:val="006656B2"/>
    <w:rsid w:val="00665C90"/>
    <w:rsid w:val="00665F57"/>
    <w:rsid w:val="0066755E"/>
    <w:rsid w:val="00667670"/>
    <w:rsid w:val="00671669"/>
    <w:rsid w:val="00673B0A"/>
    <w:rsid w:val="00674603"/>
    <w:rsid w:val="00675092"/>
    <w:rsid w:val="00675441"/>
    <w:rsid w:val="00675629"/>
    <w:rsid w:val="00681299"/>
    <w:rsid w:val="00682304"/>
    <w:rsid w:val="00684381"/>
    <w:rsid w:val="00684DF5"/>
    <w:rsid w:val="0068567C"/>
    <w:rsid w:val="00685A6D"/>
    <w:rsid w:val="006862BB"/>
    <w:rsid w:val="00687A12"/>
    <w:rsid w:val="00687B86"/>
    <w:rsid w:val="006900CE"/>
    <w:rsid w:val="006906DB"/>
    <w:rsid w:val="006910AF"/>
    <w:rsid w:val="00692489"/>
    <w:rsid w:val="00693F20"/>
    <w:rsid w:val="00694D42"/>
    <w:rsid w:val="0069673D"/>
    <w:rsid w:val="006A0E74"/>
    <w:rsid w:val="006A0EE8"/>
    <w:rsid w:val="006A1506"/>
    <w:rsid w:val="006A18C2"/>
    <w:rsid w:val="006A2114"/>
    <w:rsid w:val="006A3205"/>
    <w:rsid w:val="006A357B"/>
    <w:rsid w:val="006A4B1A"/>
    <w:rsid w:val="006A4EC6"/>
    <w:rsid w:val="006A4FF6"/>
    <w:rsid w:val="006A61F7"/>
    <w:rsid w:val="006A6BBB"/>
    <w:rsid w:val="006A6EF1"/>
    <w:rsid w:val="006A7FDD"/>
    <w:rsid w:val="006B0F79"/>
    <w:rsid w:val="006B11E3"/>
    <w:rsid w:val="006B216B"/>
    <w:rsid w:val="006B2739"/>
    <w:rsid w:val="006B2B61"/>
    <w:rsid w:val="006B3513"/>
    <w:rsid w:val="006B38CE"/>
    <w:rsid w:val="006B468A"/>
    <w:rsid w:val="006B53A5"/>
    <w:rsid w:val="006B555A"/>
    <w:rsid w:val="006B5648"/>
    <w:rsid w:val="006B5B54"/>
    <w:rsid w:val="006B777D"/>
    <w:rsid w:val="006C00F5"/>
    <w:rsid w:val="006C0FB1"/>
    <w:rsid w:val="006C10F8"/>
    <w:rsid w:val="006C252D"/>
    <w:rsid w:val="006C276C"/>
    <w:rsid w:val="006C3147"/>
    <w:rsid w:val="006C42C6"/>
    <w:rsid w:val="006C51B4"/>
    <w:rsid w:val="006C6998"/>
    <w:rsid w:val="006D0926"/>
    <w:rsid w:val="006D0D39"/>
    <w:rsid w:val="006D24AA"/>
    <w:rsid w:val="006D3B4D"/>
    <w:rsid w:val="006D3F61"/>
    <w:rsid w:val="006D4069"/>
    <w:rsid w:val="006D4C09"/>
    <w:rsid w:val="006D4D65"/>
    <w:rsid w:val="006D56B2"/>
    <w:rsid w:val="006D5A9F"/>
    <w:rsid w:val="006D620F"/>
    <w:rsid w:val="006D6365"/>
    <w:rsid w:val="006D6FA9"/>
    <w:rsid w:val="006D7A8C"/>
    <w:rsid w:val="006D7CB8"/>
    <w:rsid w:val="006E0185"/>
    <w:rsid w:val="006E0E80"/>
    <w:rsid w:val="006E29E0"/>
    <w:rsid w:val="006E3964"/>
    <w:rsid w:val="006E40CC"/>
    <w:rsid w:val="006E447D"/>
    <w:rsid w:val="006E5F5F"/>
    <w:rsid w:val="006E5F74"/>
    <w:rsid w:val="006E6141"/>
    <w:rsid w:val="006E6240"/>
    <w:rsid w:val="006E6654"/>
    <w:rsid w:val="006E66DD"/>
    <w:rsid w:val="006E74D3"/>
    <w:rsid w:val="006E7790"/>
    <w:rsid w:val="006E7C8D"/>
    <w:rsid w:val="006E7CDF"/>
    <w:rsid w:val="006F01C4"/>
    <w:rsid w:val="006F05AB"/>
    <w:rsid w:val="006F09EC"/>
    <w:rsid w:val="006F0D37"/>
    <w:rsid w:val="006F109C"/>
    <w:rsid w:val="006F27F8"/>
    <w:rsid w:val="006F2B85"/>
    <w:rsid w:val="006F3AD3"/>
    <w:rsid w:val="006F43B6"/>
    <w:rsid w:val="006F463D"/>
    <w:rsid w:val="006F4C57"/>
    <w:rsid w:val="006F57DD"/>
    <w:rsid w:val="006F5B3B"/>
    <w:rsid w:val="006F5CE6"/>
    <w:rsid w:val="006F6C4D"/>
    <w:rsid w:val="006F7159"/>
    <w:rsid w:val="006F7FB2"/>
    <w:rsid w:val="00700741"/>
    <w:rsid w:val="0070078D"/>
    <w:rsid w:val="007007D4"/>
    <w:rsid w:val="00700D97"/>
    <w:rsid w:val="0070110B"/>
    <w:rsid w:val="00701CC6"/>
    <w:rsid w:val="00704347"/>
    <w:rsid w:val="007048A7"/>
    <w:rsid w:val="00705221"/>
    <w:rsid w:val="00705573"/>
    <w:rsid w:val="007074E7"/>
    <w:rsid w:val="007079C3"/>
    <w:rsid w:val="00707C9B"/>
    <w:rsid w:val="0071175F"/>
    <w:rsid w:val="0071241B"/>
    <w:rsid w:val="00712D9D"/>
    <w:rsid w:val="00712EEC"/>
    <w:rsid w:val="00714A29"/>
    <w:rsid w:val="0071589E"/>
    <w:rsid w:val="007163BE"/>
    <w:rsid w:val="007173BE"/>
    <w:rsid w:val="007176E1"/>
    <w:rsid w:val="007179FB"/>
    <w:rsid w:val="00720949"/>
    <w:rsid w:val="00720B80"/>
    <w:rsid w:val="00720CFC"/>
    <w:rsid w:val="00720E5D"/>
    <w:rsid w:val="007218C5"/>
    <w:rsid w:val="0072229B"/>
    <w:rsid w:val="00723024"/>
    <w:rsid w:val="007231BD"/>
    <w:rsid w:val="00723424"/>
    <w:rsid w:val="00724E1F"/>
    <w:rsid w:val="00724F7C"/>
    <w:rsid w:val="007265AD"/>
    <w:rsid w:val="007271A8"/>
    <w:rsid w:val="00727D9F"/>
    <w:rsid w:val="0073006D"/>
    <w:rsid w:val="007302FB"/>
    <w:rsid w:val="00730476"/>
    <w:rsid w:val="007304D4"/>
    <w:rsid w:val="00731E0F"/>
    <w:rsid w:val="0073296A"/>
    <w:rsid w:val="00732C7A"/>
    <w:rsid w:val="00734E33"/>
    <w:rsid w:val="0073613F"/>
    <w:rsid w:val="00736A89"/>
    <w:rsid w:val="0074069A"/>
    <w:rsid w:val="007406C9"/>
    <w:rsid w:val="00740ED6"/>
    <w:rsid w:val="007413C7"/>
    <w:rsid w:val="00741A78"/>
    <w:rsid w:val="007434B9"/>
    <w:rsid w:val="00744E92"/>
    <w:rsid w:val="0074563F"/>
    <w:rsid w:val="007457A6"/>
    <w:rsid w:val="007463B0"/>
    <w:rsid w:val="00746D46"/>
    <w:rsid w:val="00747F19"/>
    <w:rsid w:val="007500AA"/>
    <w:rsid w:val="007508B5"/>
    <w:rsid w:val="00752146"/>
    <w:rsid w:val="007522B0"/>
    <w:rsid w:val="0075239C"/>
    <w:rsid w:val="00754D64"/>
    <w:rsid w:val="0075538F"/>
    <w:rsid w:val="00756260"/>
    <w:rsid w:val="00756CE5"/>
    <w:rsid w:val="00757405"/>
    <w:rsid w:val="00760992"/>
    <w:rsid w:val="007632E9"/>
    <w:rsid w:val="007644D2"/>
    <w:rsid w:val="00764E6E"/>
    <w:rsid w:val="00765E97"/>
    <w:rsid w:val="00766952"/>
    <w:rsid w:val="007669F1"/>
    <w:rsid w:val="007672F1"/>
    <w:rsid w:val="00767C0A"/>
    <w:rsid w:val="00770FDE"/>
    <w:rsid w:val="007724A1"/>
    <w:rsid w:val="00773177"/>
    <w:rsid w:val="00774736"/>
    <w:rsid w:val="00774E4A"/>
    <w:rsid w:val="007760EA"/>
    <w:rsid w:val="00776EB8"/>
    <w:rsid w:val="007804E4"/>
    <w:rsid w:val="00780933"/>
    <w:rsid w:val="00780DBC"/>
    <w:rsid w:val="00781104"/>
    <w:rsid w:val="00781699"/>
    <w:rsid w:val="00782317"/>
    <w:rsid w:val="007839AF"/>
    <w:rsid w:val="00783C2C"/>
    <w:rsid w:val="00783D80"/>
    <w:rsid w:val="00784A31"/>
    <w:rsid w:val="007869D0"/>
    <w:rsid w:val="00786A13"/>
    <w:rsid w:val="00786C2F"/>
    <w:rsid w:val="00787974"/>
    <w:rsid w:val="00790183"/>
    <w:rsid w:val="00790422"/>
    <w:rsid w:val="007909BA"/>
    <w:rsid w:val="00790AB0"/>
    <w:rsid w:val="00791356"/>
    <w:rsid w:val="007929F7"/>
    <w:rsid w:val="00792C5F"/>
    <w:rsid w:val="00792F46"/>
    <w:rsid w:val="0079399E"/>
    <w:rsid w:val="00793B84"/>
    <w:rsid w:val="00794080"/>
    <w:rsid w:val="0079489F"/>
    <w:rsid w:val="00794B51"/>
    <w:rsid w:val="00794B83"/>
    <w:rsid w:val="0079508B"/>
    <w:rsid w:val="00795439"/>
    <w:rsid w:val="007964E3"/>
    <w:rsid w:val="007970E0"/>
    <w:rsid w:val="007971F8"/>
    <w:rsid w:val="0079749C"/>
    <w:rsid w:val="00797715"/>
    <w:rsid w:val="007977BD"/>
    <w:rsid w:val="00797EA7"/>
    <w:rsid w:val="007A0D34"/>
    <w:rsid w:val="007A1EC7"/>
    <w:rsid w:val="007A27E7"/>
    <w:rsid w:val="007A427D"/>
    <w:rsid w:val="007A5DAE"/>
    <w:rsid w:val="007A5EF4"/>
    <w:rsid w:val="007A649B"/>
    <w:rsid w:val="007A65E4"/>
    <w:rsid w:val="007A67A7"/>
    <w:rsid w:val="007A6FA3"/>
    <w:rsid w:val="007B003E"/>
    <w:rsid w:val="007B1EF5"/>
    <w:rsid w:val="007B2C1B"/>
    <w:rsid w:val="007B2F2E"/>
    <w:rsid w:val="007B3CD1"/>
    <w:rsid w:val="007B4205"/>
    <w:rsid w:val="007B428F"/>
    <w:rsid w:val="007B5563"/>
    <w:rsid w:val="007B5CC5"/>
    <w:rsid w:val="007B6A28"/>
    <w:rsid w:val="007C1EC0"/>
    <w:rsid w:val="007C3826"/>
    <w:rsid w:val="007C3D48"/>
    <w:rsid w:val="007C3E27"/>
    <w:rsid w:val="007C434D"/>
    <w:rsid w:val="007C4847"/>
    <w:rsid w:val="007C63A7"/>
    <w:rsid w:val="007C6DDD"/>
    <w:rsid w:val="007C73BE"/>
    <w:rsid w:val="007D0F60"/>
    <w:rsid w:val="007D1C1C"/>
    <w:rsid w:val="007D1DBF"/>
    <w:rsid w:val="007D2A94"/>
    <w:rsid w:val="007D3721"/>
    <w:rsid w:val="007D3FCA"/>
    <w:rsid w:val="007D42F9"/>
    <w:rsid w:val="007D5165"/>
    <w:rsid w:val="007D5A63"/>
    <w:rsid w:val="007D6132"/>
    <w:rsid w:val="007D633A"/>
    <w:rsid w:val="007D6A90"/>
    <w:rsid w:val="007D78E6"/>
    <w:rsid w:val="007E0590"/>
    <w:rsid w:val="007E0AAA"/>
    <w:rsid w:val="007E1684"/>
    <w:rsid w:val="007E191E"/>
    <w:rsid w:val="007E2041"/>
    <w:rsid w:val="007E2641"/>
    <w:rsid w:val="007E4A87"/>
    <w:rsid w:val="007E5314"/>
    <w:rsid w:val="007E53E3"/>
    <w:rsid w:val="007F015E"/>
    <w:rsid w:val="007F11B6"/>
    <w:rsid w:val="007F2473"/>
    <w:rsid w:val="007F2AD0"/>
    <w:rsid w:val="007F2EFF"/>
    <w:rsid w:val="007F341D"/>
    <w:rsid w:val="007F3660"/>
    <w:rsid w:val="007F3A41"/>
    <w:rsid w:val="007F43BE"/>
    <w:rsid w:val="007F444C"/>
    <w:rsid w:val="007F5EC4"/>
    <w:rsid w:val="007F5FF2"/>
    <w:rsid w:val="007F6CC1"/>
    <w:rsid w:val="007F7387"/>
    <w:rsid w:val="007F744E"/>
    <w:rsid w:val="00800AC3"/>
    <w:rsid w:val="00801D8F"/>
    <w:rsid w:val="00801FD0"/>
    <w:rsid w:val="00802174"/>
    <w:rsid w:val="008044D7"/>
    <w:rsid w:val="00805346"/>
    <w:rsid w:val="00807931"/>
    <w:rsid w:val="0080793E"/>
    <w:rsid w:val="00807CB1"/>
    <w:rsid w:val="00810014"/>
    <w:rsid w:val="008104F9"/>
    <w:rsid w:val="00810954"/>
    <w:rsid w:val="008120DE"/>
    <w:rsid w:val="0081230F"/>
    <w:rsid w:val="00812E46"/>
    <w:rsid w:val="00812E9C"/>
    <w:rsid w:val="008133EE"/>
    <w:rsid w:val="00814A38"/>
    <w:rsid w:val="00814CE0"/>
    <w:rsid w:val="008158FB"/>
    <w:rsid w:val="008161CC"/>
    <w:rsid w:val="008202A8"/>
    <w:rsid w:val="0082048C"/>
    <w:rsid w:val="008207F6"/>
    <w:rsid w:val="008211EE"/>
    <w:rsid w:val="00821655"/>
    <w:rsid w:val="00821F8B"/>
    <w:rsid w:val="0082355E"/>
    <w:rsid w:val="008243F2"/>
    <w:rsid w:val="0082473F"/>
    <w:rsid w:val="00824BC7"/>
    <w:rsid w:val="0082520D"/>
    <w:rsid w:val="00825442"/>
    <w:rsid w:val="00825767"/>
    <w:rsid w:val="00825A31"/>
    <w:rsid w:val="00826495"/>
    <w:rsid w:val="00827471"/>
    <w:rsid w:val="00827557"/>
    <w:rsid w:val="0082B1A1"/>
    <w:rsid w:val="008306F0"/>
    <w:rsid w:val="008313CC"/>
    <w:rsid w:val="00831467"/>
    <w:rsid w:val="0083147E"/>
    <w:rsid w:val="008333AE"/>
    <w:rsid w:val="00833804"/>
    <w:rsid w:val="00833D84"/>
    <w:rsid w:val="00836034"/>
    <w:rsid w:val="00836AFA"/>
    <w:rsid w:val="00837311"/>
    <w:rsid w:val="008409FF"/>
    <w:rsid w:val="00841377"/>
    <w:rsid w:val="0084148C"/>
    <w:rsid w:val="00841643"/>
    <w:rsid w:val="008436A5"/>
    <w:rsid w:val="008437F7"/>
    <w:rsid w:val="00843997"/>
    <w:rsid w:val="008448CD"/>
    <w:rsid w:val="00844D88"/>
    <w:rsid w:val="0084502E"/>
    <w:rsid w:val="00845920"/>
    <w:rsid w:val="00847994"/>
    <w:rsid w:val="008501FF"/>
    <w:rsid w:val="00850314"/>
    <w:rsid w:val="00850569"/>
    <w:rsid w:val="00851602"/>
    <w:rsid w:val="00852973"/>
    <w:rsid w:val="00854930"/>
    <w:rsid w:val="00854DA8"/>
    <w:rsid w:val="00856170"/>
    <w:rsid w:val="00856A57"/>
    <w:rsid w:val="008577D4"/>
    <w:rsid w:val="008601C0"/>
    <w:rsid w:val="00861644"/>
    <w:rsid w:val="0086182B"/>
    <w:rsid w:val="00862725"/>
    <w:rsid w:val="008643DF"/>
    <w:rsid w:val="0086601B"/>
    <w:rsid w:val="0086629D"/>
    <w:rsid w:val="008662A0"/>
    <w:rsid w:val="008706DD"/>
    <w:rsid w:val="00871AB8"/>
    <w:rsid w:val="008739C5"/>
    <w:rsid w:val="00873DCC"/>
    <w:rsid w:val="0087493F"/>
    <w:rsid w:val="0087527C"/>
    <w:rsid w:val="008755C7"/>
    <w:rsid w:val="00875683"/>
    <w:rsid w:val="00876471"/>
    <w:rsid w:val="008767C5"/>
    <w:rsid w:val="0087782D"/>
    <w:rsid w:val="00877D6B"/>
    <w:rsid w:val="00880A24"/>
    <w:rsid w:val="0088227C"/>
    <w:rsid w:val="0088236B"/>
    <w:rsid w:val="008823F4"/>
    <w:rsid w:val="008824C2"/>
    <w:rsid w:val="00882E01"/>
    <w:rsid w:val="00884AD9"/>
    <w:rsid w:val="00884D7B"/>
    <w:rsid w:val="0088524F"/>
    <w:rsid w:val="00885291"/>
    <w:rsid w:val="00885C23"/>
    <w:rsid w:val="0089294F"/>
    <w:rsid w:val="00892A9A"/>
    <w:rsid w:val="0089314B"/>
    <w:rsid w:val="008939A4"/>
    <w:rsid w:val="00893AB7"/>
    <w:rsid w:val="00893C0B"/>
    <w:rsid w:val="00894AD3"/>
    <w:rsid w:val="00894B6A"/>
    <w:rsid w:val="00894DC3"/>
    <w:rsid w:val="0089587F"/>
    <w:rsid w:val="00895EE6"/>
    <w:rsid w:val="00896C59"/>
    <w:rsid w:val="008A0887"/>
    <w:rsid w:val="008A0E8C"/>
    <w:rsid w:val="008A2288"/>
    <w:rsid w:val="008A2713"/>
    <w:rsid w:val="008A2A43"/>
    <w:rsid w:val="008A397B"/>
    <w:rsid w:val="008A3ED9"/>
    <w:rsid w:val="008A42D4"/>
    <w:rsid w:val="008A4498"/>
    <w:rsid w:val="008A4686"/>
    <w:rsid w:val="008A4ABF"/>
    <w:rsid w:val="008A4CFA"/>
    <w:rsid w:val="008A677B"/>
    <w:rsid w:val="008A7771"/>
    <w:rsid w:val="008A7E82"/>
    <w:rsid w:val="008B00FF"/>
    <w:rsid w:val="008B0E59"/>
    <w:rsid w:val="008B3B34"/>
    <w:rsid w:val="008B4301"/>
    <w:rsid w:val="008B5E83"/>
    <w:rsid w:val="008B654A"/>
    <w:rsid w:val="008B6FDC"/>
    <w:rsid w:val="008B7606"/>
    <w:rsid w:val="008B7F5B"/>
    <w:rsid w:val="008C0925"/>
    <w:rsid w:val="008C3A28"/>
    <w:rsid w:val="008C3C54"/>
    <w:rsid w:val="008C4323"/>
    <w:rsid w:val="008C4378"/>
    <w:rsid w:val="008C46D9"/>
    <w:rsid w:val="008C4C5A"/>
    <w:rsid w:val="008C5469"/>
    <w:rsid w:val="008C60FD"/>
    <w:rsid w:val="008C668F"/>
    <w:rsid w:val="008C6F31"/>
    <w:rsid w:val="008C7FE4"/>
    <w:rsid w:val="008D0AE0"/>
    <w:rsid w:val="008D1AF4"/>
    <w:rsid w:val="008D28AD"/>
    <w:rsid w:val="008D32C7"/>
    <w:rsid w:val="008D3DDE"/>
    <w:rsid w:val="008D4515"/>
    <w:rsid w:val="008D5890"/>
    <w:rsid w:val="008D5FC0"/>
    <w:rsid w:val="008D6963"/>
    <w:rsid w:val="008D6BE9"/>
    <w:rsid w:val="008D6D8C"/>
    <w:rsid w:val="008D6E20"/>
    <w:rsid w:val="008D7ACC"/>
    <w:rsid w:val="008E0271"/>
    <w:rsid w:val="008E3160"/>
    <w:rsid w:val="008E3653"/>
    <w:rsid w:val="008E3D13"/>
    <w:rsid w:val="008E5A92"/>
    <w:rsid w:val="008E6C47"/>
    <w:rsid w:val="008E6D1B"/>
    <w:rsid w:val="008E718F"/>
    <w:rsid w:val="008E7D4E"/>
    <w:rsid w:val="008F129C"/>
    <w:rsid w:val="008F158F"/>
    <w:rsid w:val="008F171E"/>
    <w:rsid w:val="008F173C"/>
    <w:rsid w:val="008F2338"/>
    <w:rsid w:val="008F242B"/>
    <w:rsid w:val="008F2521"/>
    <w:rsid w:val="008F596E"/>
    <w:rsid w:val="0090028A"/>
    <w:rsid w:val="009011C0"/>
    <w:rsid w:val="00901507"/>
    <w:rsid w:val="0090225F"/>
    <w:rsid w:val="00902801"/>
    <w:rsid w:val="00903449"/>
    <w:rsid w:val="009037C5"/>
    <w:rsid w:val="00903D64"/>
    <w:rsid w:val="00904734"/>
    <w:rsid w:val="00904FD5"/>
    <w:rsid w:val="00905227"/>
    <w:rsid w:val="009061F3"/>
    <w:rsid w:val="0090690B"/>
    <w:rsid w:val="00906DB1"/>
    <w:rsid w:val="00907B61"/>
    <w:rsid w:val="00910D8E"/>
    <w:rsid w:val="009116A6"/>
    <w:rsid w:val="00913F38"/>
    <w:rsid w:val="00916600"/>
    <w:rsid w:val="00916B7D"/>
    <w:rsid w:val="00916CB2"/>
    <w:rsid w:val="009179F4"/>
    <w:rsid w:val="009205E7"/>
    <w:rsid w:val="009210E4"/>
    <w:rsid w:val="009222AA"/>
    <w:rsid w:val="009255B3"/>
    <w:rsid w:val="009255E6"/>
    <w:rsid w:val="00925656"/>
    <w:rsid w:val="00925802"/>
    <w:rsid w:val="00926319"/>
    <w:rsid w:val="00932083"/>
    <w:rsid w:val="00932B3F"/>
    <w:rsid w:val="009338F9"/>
    <w:rsid w:val="0093392C"/>
    <w:rsid w:val="0093430B"/>
    <w:rsid w:val="00934912"/>
    <w:rsid w:val="00934AC1"/>
    <w:rsid w:val="00935B20"/>
    <w:rsid w:val="00935C59"/>
    <w:rsid w:val="00935E86"/>
    <w:rsid w:val="00936D59"/>
    <w:rsid w:val="00937A26"/>
    <w:rsid w:val="00937DFC"/>
    <w:rsid w:val="00940271"/>
    <w:rsid w:val="009408E3"/>
    <w:rsid w:val="009429E2"/>
    <w:rsid w:val="00942BD0"/>
    <w:rsid w:val="00944209"/>
    <w:rsid w:val="009445F6"/>
    <w:rsid w:val="00947135"/>
    <w:rsid w:val="00947673"/>
    <w:rsid w:val="009503B3"/>
    <w:rsid w:val="00950B12"/>
    <w:rsid w:val="00951D90"/>
    <w:rsid w:val="00952297"/>
    <w:rsid w:val="009523A5"/>
    <w:rsid w:val="00953176"/>
    <w:rsid w:val="009531A2"/>
    <w:rsid w:val="00955882"/>
    <w:rsid w:val="00957939"/>
    <w:rsid w:val="009602FD"/>
    <w:rsid w:val="0096063A"/>
    <w:rsid w:val="00961055"/>
    <w:rsid w:val="009613CE"/>
    <w:rsid w:val="00962747"/>
    <w:rsid w:val="00962A33"/>
    <w:rsid w:val="009662FD"/>
    <w:rsid w:val="00966340"/>
    <w:rsid w:val="00966766"/>
    <w:rsid w:val="009702B4"/>
    <w:rsid w:val="00972B02"/>
    <w:rsid w:val="009736E1"/>
    <w:rsid w:val="009738A3"/>
    <w:rsid w:val="009740D3"/>
    <w:rsid w:val="00974AAE"/>
    <w:rsid w:val="00974EA4"/>
    <w:rsid w:val="00975365"/>
    <w:rsid w:val="009757E0"/>
    <w:rsid w:val="00975DEA"/>
    <w:rsid w:val="00975F79"/>
    <w:rsid w:val="00976777"/>
    <w:rsid w:val="00976CBF"/>
    <w:rsid w:val="00976E8E"/>
    <w:rsid w:val="0097705F"/>
    <w:rsid w:val="00977493"/>
    <w:rsid w:val="00977696"/>
    <w:rsid w:val="00977AA3"/>
    <w:rsid w:val="00980091"/>
    <w:rsid w:val="009803AA"/>
    <w:rsid w:val="009825EA"/>
    <w:rsid w:val="0098279A"/>
    <w:rsid w:val="00983061"/>
    <w:rsid w:val="00983C14"/>
    <w:rsid w:val="00984295"/>
    <w:rsid w:val="00985131"/>
    <w:rsid w:val="009854EB"/>
    <w:rsid w:val="00985FE6"/>
    <w:rsid w:val="00986302"/>
    <w:rsid w:val="00986CC4"/>
    <w:rsid w:val="00987538"/>
    <w:rsid w:val="009876D0"/>
    <w:rsid w:val="009877CA"/>
    <w:rsid w:val="009900F1"/>
    <w:rsid w:val="009901B5"/>
    <w:rsid w:val="0099079B"/>
    <w:rsid w:val="009911FC"/>
    <w:rsid w:val="00991C96"/>
    <w:rsid w:val="00992126"/>
    <w:rsid w:val="009922A0"/>
    <w:rsid w:val="00992D38"/>
    <w:rsid w:val="00992E69"/>
    <w:rsid w:val="00992F52"/>
    <w:rsid w:val="009932A9"/>
    <w:rsid w:val="0099346F"/>
    <w:rsid w:val="009934EB"/>
    <w:rsid w:val="00993839"/>
    <w:rsid w:val="0099570C"/>
    <w:rsid w:val="00995C48"/>
    <w:rsid w:val="00995EC6"/>
    <w:rsid w:val="00996AF4"/>
    <w:rsid w:val="00996DEE"/>
    <w:rsid w:val="009A10DF"/>
    <w:rsid w:val="009A1432"/>
    <w:rsid w:val="009A2075"/>
    <w:rsid w:val="009A2895"/>
    <w:rsid w:val="009A4C31"/>
    <w:rsid w:val="009A5106"/>
    <w:rsid w:val="009A58FE"/>
    <w:rsid w:val="009A5A63"/>
    <w:rsid w:val="009A5C8C"/>
    <w:rsid w:val="009A6079"/>
    <w:rsid w:val="009A69CD"/>
    <w:rsid w:val="009A6C8A"/>
    <w:rsid w:val="009A6E6D"/>
    <w:rsid w:val="009A7B6E"/>
    <w:rsid w:val="009B066D"/>
    <w:rsid w:val="009B10D7"/>
    <w:rsid w:val="009B13A3"/>
    <w:rsid w:val="009B2038"/>
    <w:rsid w:val="009B3850"/>
    <w:rsid w:val="009B3C03"/>
    <w:rsid w:val="009B4182"/>
    <w:rsid w:val="009B4EFB"/>
    <w:rsid w:val="009B64FD"/>
    <w:rsid w:val="009B6DC9"/>
    <w:rsid w:val="009B7B10"/>
    <w:rsid w:val="009B7B86"/>
    <w:rsid w:val="009B7E5D"/>
    <w:rsid w:val="009B7ED9"/>
    <w:rsid w:val="009C0257"/>
    <w:rsid w:val="009C10FE"/>
    <w:rsid w:val="009C1753"/>
    <w:rsid w:val="009C1862"/>
    <w:rsid w:val="009C2E30"/>
    <w:rsid w:val="009C3225"/>
    <w:rsid w:val="009C3D32"/>
    <w:rsid w:val="009C4C38"/>
    <w:rsid w:val="009C55F9"/>
    <w:rsid w:val="009C7B85"/>
    <w:rsid w:val="009D0452"/>
    <w:rsid w:val="009D0A45"/>
    <w:rsid w:val="009D0C16"/>
    <w:rsid w:val="009D0CE2"/>
    <w:rsid w:val="009D4913"/>
    <w:rsid w:val="009D5C89"/>
    <w:rsid w:val="009D6654"/>
    <w:rsid w:val="009D6F0A"/>
    <w:rsid w:val="009D6F14"/>
    <w:rsid w:val="009E1217"/>
    <w:rsid w:val="009E29EB"/>
    <w:rsid w:val="009E30AB"/>
    <w:rsid w:val="009E3AD8"/>
    <w:rsid w:val="009E4944"/>
    <w:rsid w:val="009F13D5"/>
    <w:rsid w:val="009F1674"/>
    <w:rsid w:val="009F20F0"/>
    <w:rsid w:val="009F2482"/>
    <w:rsid w:val="009F5653"/>
    <w:rsid w:val="009F5D7B"/>
    <w:rsid w:val="009F6BB2"/>
    <w:rsid w:val="009F6C86"/>
    <w:rsid w:val="009F6EBB"/>
    <w:rsid w:val="009F7F01"/>
    <w:rsid w:val="00A003FC"/>
    <w:rsid w:val="00A008A5"/>
    <w:rsid w:val="00A00979"/>
    <w:rsid w:val="00A0117E"/>
    <w:rsid w:val="00A01D0D"/>
    <w:rsid w:val="00A020E1"/>
    <w:rsid w:val="00A028BF"/>
    <w:rsid w:val="00A02AE9"/>
    <w:rsid w:val="00A02D22"/>
    <w:rsid w:val="00A03347"/>
    <w:rsid w:val="00A0360C"/>
    <w:rsid w:val="00A03BB6"/>
    <w:rsid w:val="00A05482"/>
    <w:rsid w:val="00A05D57"/>
    <w:rsid w:val="00A07451"/>
    <w:rsid w:val="00A11C4E"/>
    <w:rsid w:val="00A12E50"/>
    <w:rsid w:val="00A12E67"/>
    <w:rsid w:val="00A134BD"/>
    <w:rsid w:val="00A136F3"/>
    <w:rsid w:val="00A140AA"/>
    <w:rsid w:val="00A144DC"/>
    <w:rsid w:val="00A14BFF"/>
    <w:rsid w:val="00A14C5E"/>
    <w:rsid w:val="00A170B1"/>
    <w:rsid w:val="00A20D96"/>
    <w:rsid w:val="00A21B36"/>
    <w:rsid w:val="00A21BBE"/>
    <w:rsid w:val="00A22A1B"/>
    <w:rsid w:val="00A242F6"/>
    <w:rsid w:val="00A2509D"/>
    <w:rsid w:val="00A2511A"/>
    <w:rsid w:val="00A25733"/>
    <w:rsid w:val="00A26156"/>
    <w:rsid w:val="00A2724D"/>
    <w:rsid w:val="00A2736E"/>
    <w:rsid w:val="00A3376B"/>
    <w:rsid w:val="00A33AC3"/>
    <w:rsid w:val="00A342D9"/>
    <w:rsid w:val="00A3529F"/>
    <w:rsid w:val="00A368C3"/>
    <w:rsid w:val="00A36995"/>
    <w:rsid w:val="00A3734B"/>
    <w:rsid w:val="00A375F7"/>
    <w:rsid w:val="00A37846"/>
    <w:rsid w:val="00A37C8B"/>
    <w:rsid w:val="00A408AD"/>
    <w:rsid w:val="00A40CCA"/>
    <w:rsid w:val="00A41832"/>
    <w:rsid w:val="00A41981"/>
    <w:rsid w:val="00A41D0C"/>
    <w:rsid w:val="00A4283B"/>
    <w:rsid w:val="00A4306D"/>
    <w:rsid w:val="00A439C8"/>
    <w:rsid w:val="00A44570"/>
    <w:rsid w:val="00A44FF4"/>
    <w:rsid w:val="00A502A4"/>
    <w:rsid w:val="00A516D5"/>
    <w:rsid w:val="00A51812"/>
    <w:rsid w:val="00A525E5"/>
    <w:rsid w:val="00A543A0"/>
    <w:rsid w:val="00A56EBB"/>
    <w:rsid w:val="00A57931"/>
    <w:rsid w:val="00A61903"/>
    <w:rsid w:val="00A619F5"/>
    <w:rsid w:val="00A621F8"/>
    <w:rsid w:val="00A62ACF"/>
    <w:rsid w:val="00A62BE7"/>
    <w:rsid w:val="00A641D7"/>
    <w:rsid w:val="00A64A9B"/>
    <w:rsid w:val="00A654FD"/>
    <w:rsid w:val="00A65E12"/>
    <w:rsid w:val="00A66912"/>
    <w:rsid w:val="00A6718B"/>
    <w:rsid w:val="00A67BF1"/>
    <w:rsid w:val="00A67DA0"/>
    <w:rsid w:val="00A716E9"/>
    <w:rsid w:val="00A71A36"/>
    <w:rsid w:val="00A722AE"/>
    <w:rsid w:val="00A72704"/>
    <w:rsid w:val="00A736DE"/>
    <w:rsid w:val="00A76097"/>
    <w:rsid w:val="00A7680E"/>
    <w:rsid w:val="00A80222"/>
    <w:rsid w:val="00A81755"/>
    <w:rsid w:val="00A81E57"/>
    <w:rsid w:val="00A82B91"/>
    <w:rsid w:val="00A83A22"/>
    <w:rsid w:val="00A8436E"/>
    <w:rsid w:val="00A84F9C"/>
    <w:rsid w:val="00A857AD"/>
    <w:rsid w:val="00A85EAC"/>
    <w:rsid w:val="00A86398"/>
    <w:rsid w:val="00A86891"/>
    <w:rsid w:val="00A87F03"/>
    <w:rsid w:val="00A90610"/>
    <w:rsid w:val="00A90885"/>
    <w:rsid w:val="00A92CC5"/>
    <w:rsid w:val="00A95E18"/>
    <w:rsid w:val="00A963CB"/>
    <w:rsid w:val="00A96C65"/>
    <w:rsid w:val="00A971DA"/>
    <w:rsid w:val="00A9C424"/>
    <w:rsid w:val="00AA0088"/>
    <w:rsid w:val="00AA0EA1"/>
    <w:rsid w:val="00AA15C4"/>
    <w:rsid w:val="00AA1E0A"/>
    <w:rsid w:val="00AA2A55"/>
    <w:rsid w:val="00AA2B43"/>
    <w:rsid w:val="00AA3640"/>
    <w:rsid w:val="00AA450D"/>
    <w:rsid w:val="00AA47BD"/>
    <w:rsid w:val="00AA661C"/>
    <w:rsid w:val="00AA6A92"/>
    <w:rsid w:val="00AA6FBF"/>
    <w:rsid w:val="00AA7636"/>
    <w:rsid w:val="00AA7725"/>
    <w:rsid w:val="00AB0B08"/>
    <w:rsid w:val="00AB0B2B"/>
    <w:rsid w:val="00AB1417"/>
    <w:rsid w:val="00AB1BEB"/>
    <w:rsid w:val="00AB2485"/>
    <w:rsid w:val="00AB325B"/>
    <w:rsid w:val="00AB4A58"/>
    <w:rsid w:val="00AB60BE"/>
    <w:rsid w:val="00AC222E"/>
    <w:rsid w:val="00AC2B69"/>
    <w:rsid w:val="00AC2C5E"/>
    <w:rsid w:val="00AC2E28"/>
    <w:rsid w:val="00AC32C1"/>
    <w:rsid w:val="00AC48E4"/>
    <w:rsid w:val="00AC4D81"/>
    <w:rsid w:val="00AC561D"/>
    <w:rsid w:val="00AC59AE"/>
    <w:rsid w:val="00AC6D32"/>
    <w:rsid w:val="00AC76BE"/>
    <w:rsid w:val="00AD03E8"/>
    <w:rsid w:val="00AD0F99"/>
    <w:rsid w:val="00AD14EA"/>
    <w:rsid w:val="00AD1FF8"/>
    <w:rsid w:val="00AD217D"/>
    <w:rsid w:val="00AD2C9B"/>
    <w:rsid w:val="00AD3767"/>
    <w:rsid w:val="00AD4471"/>
    <w:rsid w:val="00AD52A3"/>
    <w:rsid w:val="00AD657E"/>
    <w:rsid w:val="00AD66A2"/>
    <w:rsid w:val="00AE028A"/>
    <w:rsid w:val="00AE03EB"/>
    <w:rsid w:val="00AE1B26"/>
    <w:rsid w:val="00AE291B"/>
    <w:rsid w:val="00AE2D6A"/>
    <w:rsid w:val="00AE2D6F"/>
    <w:rsid w:val="00AE3624"/>
    <w:rsid w:val="00AE3D8A"/>
    <w:rsid w:val="00AE49C0"/>
    <w:rsid w:val="00AE5A11"/>
    <w:rsid w:val="00AE5C90"/>
    <w:rsid w:val="00AE6511"/>
    <w:rsid w:val="00AE7CD6"/>
    <w:rsid w:val="00AF00CB"/>
    <w:rsid w:val="00AF077A"/>
    <w:rsid w:val="00AF0901"/>
    <w:rsid w:val="00AF1690"/>
    <w:rsid w:val="00AF1F22"/>
    <w:rsid w:val="00AF257E"/>
    <w:rsid w:val="00AF3EF3"/>
    <w:rsid w:val="00AF4D48"/>
    <w:rsid w:val="00AF5415"/>
    <w:rsid w:val="00AF60B6"/>
    <w:rsid w:val="00AF6D60"/>
    <w:rsid w:val="00AF7672"/>
    <w:rsid w:val="00B00AFC"/>
    <w:rsid w:val="00B01541"/>
    <w:rsid w:val="00B01E07"/>
    <w:rsid w:val="00B022D6"/>
    <w:rsid w:val="00B02A0A"/>
    <w:rsid w:val="00B03E30"/>
    <w:rsid w:val="00B043A1"/>
    <w:rsid w:val="00B0444A"/>
    <w:rsid w:val="00B05F87"/>
    <w:rsid w:val="00B06190"/>
    <w:rsid w:val="00B068B4"/>
    <w:rsid w:val="00B06DCB"/>
    <w:rsid w:val="00B11AD0"/>
    <w:rsid w:val="00B11C0D"/>
    <w:rsid w:val="00B122A7"/>
    <w:rsid w:val="00B1251A"/>
    <w:rsid w:val="00B12963"/>
    <w:rsid w:val="00B13102"/>
    <w:rsid w:val="00B139B9"/>
    <w:rsid w:val="00B13E49"/>
    <w:rsid w:val="00B14E24"/>
    <w:rsid w:val="00B15F23"/>
    <w:rsid w:val="00B16138"/>
    <w:rsid w:val="00B16555"/>
    <w:rsid w:val="00B16E59"/>
    <w:rsid w:val="00B1737A"/>
    <w:rsid w:val="00B1781D"/>
    <w:rsid w:val="00B20040"/>
    <w:rsid w:val="00B2004E"/>
    <w:rsid w:val="00B20430"/>
    <w:rsid w:val="00B21B02"/>
    <w:rsid w:val="00B21E6A"/>
    <w:rsid w:val="00B23906"/>
    <w:rsid w:val="00B240A3"/>
    <w:rsid w:val="00B243E7"/>
    <w:rsid w:val="00B2487D"/>
    <w:rsid w:val="00B24A62"/>
    <w:rsid w:val="00B25929"/>
    <w:rsid w:val="00B25B25"/>
    <w:rsid w:val="00B25C1E"/>
    <w:rsid w:val="00B260E3"/>
    <w:rsid w:val="00B2756E"/>
    <w:rsid w:val="00B30230"/>
    <w:rsid w:val="00B30A00"/>
    <w:rsid w:val="00B311DF"/>
    <w:rsid w:val="00B31F8E"/>
    <w:rsid w:val="00B32875"/>
    <w:rsid w:val="00B345AC"/>
    <w:rsid w:val="00B356B7"/>
    <w:rsid w:val="00B35B8D"/>
    <w:rsid w:val="00B35F7B"/>
    <w:rsid w:val="00B37259"/>
    <w:rsid w:val="00B40A96"/>
    <w:rsid w:val="00B410EE"/>
    <w:rsid w:val="00B427C1"/>
    <w:rsid w:val="00B434D8"/>
    <w:rsid w:val="00B451DF"/>
    <w:rsid w:val="00B4593F"/>
    <w:rsid w:val="00B46225"/>
    <w:rsid w:val="00B4682D"/>
    <w:rsid w:val="00B4769F"/>
    <w:rsid w:val="00B47CBA"/>
    <w:rsid w:val="00B523D7"/>
    <w:rsid w:val="00B5356C"/>
    <w:rsid w:val="00B53896"/>
    <w:rsid w:val="00B53A2F"/>
    <w:rsid w:val="00B53B15"/>
    <w:rsid w:val="00B54D3F"/>
    <w:rsid w:val="00B551DE"/>
    <w:rsid w:val="00B552DF"/>
    <w:rsid w:val="00B5559B"/>
    <w:rsid w:val="00B5580D"/>
    <w:rsid w:val="00B56013"/>
    <w:rsid w:val="00B56584"/>
    <w:rsid w:val="00B56F04"/>
    <w:rsid w:val="00B5714F"/>
    <w:rsid w:val="00B573DB"/>
    <w:rsid w:val="00B6058D"/>
    <w:rsid w:val="00B6280D"/>
    <w:rsid w:val="00B62B7E"/>
    <w:rsid w:val="00B630F7"/>
    <w:rsid w:val="00B65A05"/>
    <w:rsid w:val="00B65CF5"/>
    <w:rsid w:val="00B6656C"/>
    <w:rsid w:val="00B66FE3"/>
    <w:rsid w:val="00B707A7"/>
    <w:rsid w:val="00B71999"/>
    <w:rsid w:val="00B7251E"/>
    <w:rsid w:val="00B729CF"/>
    <w:rsid w:val="00B73298"/>
    <w:rsid w:val="00B73EF1"/>
    <w:rsid w:val="00B75748"/>
    <w:rsid w:val="00B75A54"/>
    <w:rsid w:val="00B75BB8"/>
    <w:rsid w:val="00B75D4B"/>
    <w:rsid w:val="00B766F8"/>
    <w:rsid w:val="00B76CB3"/>
    <w:rsid w:val="00B77B8A"/>
    <w:rsid w:val="00B77DFE"/>
    <w:rsid w:val="00B80C01"/>
    <w:rsid w:val="00B80EFE"/>
    <w:rsid w:val="00B81255"/>
    <w:rsid w:val="00B81F9A"/>
    <w:rsid w:val="00B838F4"/>
    <w:rsid w:val="00B84571"/>
    <w:rsid w:val="00B84A8A"/>
    <w:rsid w:val="00B8556D"/>
    <w:rsid w:val="00B857D9"/>
    <w:rsid w:val="00B859CA"/>
    <w:rsid w:val="00B86A3E"/>
    <w:rsid w:val="00B86A72"/>
    <w:rsid w:val="00B87387"/>
    <w:rsid w:val="00B879A5"/>
    <w:rsid w:val="00B879D2"/>
    <w:rsid w:val="00B87A6C"/>
    <w:rsid w:val="00B904CC"/>
    <w:rsid w:val="00B914D8"/>
    <w:rsid w:val="00B91CC7"/>
    <w:rsid w:val="00B92899"/>
    <w:rsid w:val="00B936C3"/>
    <w:rsid w:val="00B93C63"/>
    <w:rsid w:val="00B94395"/>
    <w:rsid w:val="00B9535F"/>
    <w:rsid w:val="00B9556B"/>
    <w:rsid w:val="00B957A5"/>
    <w:rsid w:val="00B966A9"/>
    <w:rsid w:val="00BA0A1D"/>
    <w:rsid w:val="00BA1AD3"/>
    <w:rsid w:val="00BA2A47"/>
    <w:rsid w:val="00BA4A23"/>
    <w:rsid w:val="00BA537B"/>
    <w:rsid w:val="00BA7089"/>
    <w:rsid w:val="00BA794C"/>
    <w:rsid w:val="00BA7F99"/>
    <w:rsid w:val="00BB06F6"/>
    <w:rsid w:val="00BB0AE0"/>
    <w:rsid w:val="00BB0DC5"/>
    <w:rsid w:val="00BB1372"/>
    <w:rsid w:val="00BB26FD"/>
    <w:rsid w:val="00BB4E28"/>
    <w:rsid w:val="00BB677A"/>
    <w:rsid w:val="00BB6DE3"/>
    <w:rsid w:val="00BC054F"/>
    <w:rsid w:val="00BC2B22"/>
    <w:rsid w:val="00BC2C72"/>
    <w:rsid w:val="00BC2EBA"/>
    <w:rsid w:val="00BC3611"/>
    <w:rsid w:val="00BC3901"/>
    <w:rsid w:val="00BC5D3E"/>
    <w:rsid w:val="00BC5FDC"/>
    <w:rsid w:val="00BC67B7"/>
    <w:rsid w:val="00BC70EF"/>
    <w:rsid w:val="00BD0AB1"/>
    <w:rsid w:val="00BD1549"/>
    <w:rsid w:val="00BD1A53"/>
    <w:rsid w:val="00BD1A89"/>
    <w:rsid w:val="00BD2090"/>
    <w:rsid w:val="00BD2438"/>
    <w:rsid w:val="00BD24A3"/>
    <w:rsid w:val="00BD29F1"/>
    <w:rsid w:val="00BD4607"/>
    <w:rsid w:val="00BD4F57"/>
    <w:rsid w:val="00BD547D"/>
    <w:rsid w:val="00BD5A11"/>
    <w:rsid w:val="00BD5F63"/>
    <w:rsid w:val="00BD6EE2"/>
    <w:rsid w:val="00BD7255"/>
    <w:rsid w:val="00BD76BE"/>
    <w:rsid w:val="00BE20F9"/>
    <w:rsid w:val="00BE2A20"/>
    <w:rsid w:val="00BE2A68"/>
    <w:rsid w:val="00BE3DFF"/>
    <w:rsid w:val="00BE46A8"/>
    <w:rsid w:val="00BE4BF4"/>
    <w:rsid w:val="00BE51A4"/>
    <w:rsid w:val="00BE6CF7"/>
    <w:rsid w:val="00BE6E37"/>
    <w:rsid w:val="00BE7116"/>
    <w:rsid w:val="00BE7F93"/>
    <w:rsid w:val="00BF0A2B"/>
    <w:rsid w:val="00BF0EAC"/>
    <w:rsid w:val="00BF1665"/>
    <w:rsid w:val="00BF1EC1"/>
    <w:rsid w:val="00BF25FC"/>
    <w:rsid w:val="00BF2DBF"/>
    <w:rsid w:val="00BF3225"/>
    <w:rsid w:val="00BF44F7"/>
    <w:rsid w:val="00BF6740"/>
    <w:rsid w:val="00BF7FCB"/>
    <w:rsid w:val="00C03CA8"/>
    <w:rsid w:val="00C040FC"/>
    <w:rsid w:val="00C04F98"/>
    <w:rsid w:val="00C05EDD"/>
    <w:rsid w:val="00C068BC"/>
    <w:rsid w:val="00C06ABA"/>
    <w:rsid w:val="00C073C4"/>
    <w:rsid w:val="00C074D2"/>
    <w:rsid w:val="00C07600"/>
    <w:rsid w:val="00C076A2"/>
    <w:rsid w:val="00C10506"/>
    <w:rsid w:val="00C1244A"/>
    <w:rsid w:val="00C12CAD"/>
    <w:rsid w:val="00C12D1C"/>
    <w:rsid w:val="00C13542"/>
    <w:rsid w:val="00C14300"/>
    <w:rsid w:val="00C1463F"/>
    <w:rsid w:val="00C159CC"/>
    <w:rsid w:val="00C16537"/>
    <w:rsid w:val="00C17617"/>
    <w:rsid w:val="00C17C9A"/>
    <w:rsid w:val="00C21ADC"/>
    <w:rsid w:val="00C221C0"/>
    <w:rsid w:val="00C22F6A"/>
    <w:rsid w:val="00C23C8A"/>
    <w:rsid w:val="00C2468C"/>
    <w:rsid w:val="00C24707"/>
    <w:rsid w:val="00C2476F"/>
    <w:rsid w:val="00C275B7"/>
    <w:rsid w:val="00C30150"/>
    <w:rsid w:val="00C304A0"/>
    <w:rsid w:val="00C30940"/>
    <w:rsid w:val="00C3204B"/>
    <w:rsid w:val="00C323DA"/>
    <w:rsid w:val="00C32C4B"/>
    <w:rsid w:val="00C34DEB"/>
    <w:rsid w:val="00C353EB"/>
    <w:rsid w:val="00C35551"/>
    <w:rsid w:val="00C36FC0"/>
    <w:rsid w:val="00C375B3"/>
    <w:rsid w:val="00C376E1"/>
    <w:rsid w:val="00C378BD"/>
    <w:rsid w:val="00C408C9"/>
    <w:rsid w:val="00C408E6"/>
    <w:rsid w:val="00C40E50"/>
    <w:rsid w:val="00C41FCA"/>
    <w:rsid w:val="00C4236D"/>
    <w:rsid w:val="00C431EB"/>
    <w:rsid w:val="00C43598"/>
    <w:rsid w:val="00C440EB"/>
    <w:rsid w:val="00C45087"/>
    <w:rsid w:val="00C45F15"/>
    <w:rsid w:val="00C460D0"/>
    <w:rsid w:val="00C46871"/>
    <w:rsid w:val="00C469A2"/>
    <w:rsid w:val="00C46FAA"/>
    <w:rsid w:val="00C47E22"/>
    <w:rsid w:val="00C5001C"/>
    <w:rsid w:val="00C5024F"/>
    <w:rsid w:val="00C50416"/>
    <w:rsid w:val="00C507A9"/>
    <w:rsid w:val="00C5227C"/>
    <w:rsid w:val="00C53484"/>
    <w:rsid w:val="00C5420D"/>
    <w:rsid w:val="00C5443E"/>
    <w:rsid w:val="00C54973"/>
    <w:rsid w:val="00C555F1"/>
    <w:rsid w:val="00C55B0E"/>
    <w:rsid w:val="00C569CA"/>
    <w:rsid w:val="00C623B9"/>
    <w:rsid w:val="00C646B9"/>
    <w:rsid w:val="00C65153"/>
    <w:rsid w:val="00C658D7"/>
    <w:rsid w:val="00C65B49"/>
    <w:rsid w:val="00C667CA"/>
    <w:rsid w:val="00C66A9B"/>
    <w:rsid w:val="00C66BE6"/>
    <w:rsid w:val="00C67CB6"/>
    <w:rsid w:val="00C67EF4"/>
    <w:rsid w:val="00C70112"/>
    <w:rsid w:val="00C70437"/>
    <w:rsid w:val="00C704F9"/>
    <w:rsid w:val="00C710CA"/>
    <w:rsid w:val="00C7170F"/>
    <w:rsid w:val="00C717FE"/>
    <w:rsid w:val="00C72EA6"/>
    <w:rsid w:val="00C72EAE"/>
    <w:rsid w:val="00C73439"/>
    <w:rsid w:val="00C73DFC"/>
    <w:rsid w:val="00C743AE"/>
    <w:rsid w:val="00C74CD4"/>
    <w:rsid w:val="00C74D40"/>
    <w:rsid w:val="00C7575E"/>
    <w:rsid w:val="00C76875"/>
    <w:rsid w:val="00C76CC4"/>
    <w:rsid w:val="00C7711E"/>
    <w:rsid w:val="00C815B3"/>
    <w:rsid w:val="00C8179E"/>
    <w:rsid w:val="00C821F7"/>
    <w:rsid w:val="00C8330E"/>
    <w:rsid w:val="00C837EC"/>
    <w:rsid w:val="00C862E0"/>
    <w:rsid w:val="00C87615"/>
    <w:rsid w:val="00C90857"/>
    <w:rsid w:val="00C90D5C"/>
    <w:rsid w:val="00C92529"/>
    <w:rsid w:val="00C9286C"/>
    <w:rsid w:val="00C93F18"/>
    <w:rsid w:val="00C96438"/>
    <w:rsid w:val="00C9680B"/>
    <w:rsid w:val="00C96DF8"/>
    <w:rsid w:val="00C977AE"/>
    <w:rsid w:val="00C97816"/>
    <w:rsid w:val="00CA09DC"/>
    <w:rsid w:val="00CA0B65"/>
    <w:rsid w:val="00CA0F01"/>
    <w:rsid w:val="00CA10D0"/>
    <w:rsid w:val="00CA15DC"/>
    <w:rsid w:val="00CA2520"/>
    <w:rsid w:val="00CA2A56"/>
    <w:rsid w:val="00CA59B6"/>
    <w:rsid w:val="00CA6C01"/>
    <w:rsid w:val="00CA772F"/>
    <w:rsid w:val="00CB15D9"/>
    <w:rsid w:val="00CB1965"/>
    <w:rsid w:val="00CB3C05"/>
    <w:rsid w:val="00CB608C"/>
    <w:rsid w:val="00CB7330"/>
    <w:rsid w:val="00CB7B10"/>
    <w:rsid w:val="00CB7F65"/>
    <w:rsid w:val="00CB7FBB"/>
    <w:rsid w:val="00CC0674"/>
    <w:rsid w:val="00CC0DBD"/>
    <w:rsid w:val="00CC0E8C"/>
    <w:rsid w:val="00CC12D2"/>
    <w:rsid w:val="00CC26B5"/>
    <w:rsid w:val="00CC2F9F"/>
    <w:rsid w:val="00CC320F"/>
    <w:rsid w:val="00CC3293"/>
    <w:rsid w:val="00CC35F4"/>
    <w:rsid w:val="00CC52D7"/>
    <w:rsid w:val="00CC5CF2"/>
    <w:rsid w:val="00CC7134"/>
    <w:rsid w:val="00CC746D"/>
    <w:rsid w:val="00CC7DD3"/>
    <w:rsid w:val="00CD023D"/>
    <w:rsid w:val="00CD0E88"/>
    <w:rsid w:val="00CD21CD"/>
    <w:rsid w:val="00CD22C8"/>
    <w:rsid w:val="00CD26A5"/>
    <w:rsid w:val="00CD2B10"/>
    <w:rsid w:val="00CD43C6"/>
    <w:rsid w:val="00CD61E7"/>
    <w:rsid w:val="00CD672C"/>
    <w:rsid w:val="00CE21E3"/>
    <w:rsid w:val="00CE32CA"/>
    <w:rsid w:val="00CE33AA"/>
    <w:rsid w:val="00CE3448"/>
    <w:rsid w:val="00CE4626"/>
    <w:rsid w:val="00CE6E9C"/>
    <w:rsid w:val="00CE790A"/>
    <w:rsid w:val="00CE7E61"/>
    <w:rsid w:val="00CF0AFD"/>
    <w:rsid w:val="00CF0D4E"/>
    <w:rsid w:val="00CF0E63"/>
    <w:rsid w:val="00CF23FA"/>
    <w:rsid w:val="00CF26C6"/>
    <w:rsid w:val="00CF3368"/>
    <w:rsid w:val="00CF354C"/>
    <w:rsid w:val="00CF37B0"/>
    <w:rsid w:val="00CF38B1"/>
    <w:rsid w:val="00CF4B8D"/>
    <w:rsid w:val="00CF58AE"/>
    <w:rsid w:val="00CF5A38"/>
    <w:rsid w:val="00CF5AAD"/>
    <w:rsid w:val="00CF5C5D"/>
    <w:rsid w:val="00CF5FD2"/>
    <w:rsid w:val="00CF68AE"/>
    <w:rsid w:val="00CF6E9D"/>
    <w:rsid w:val="00CF6F9B"/>
    <w:rsid w:val="00CF758F"/>
    <w:rsid w:val="00CF7AE0"/>
    <w:rsid w:val="00D003B3"/>
    <w:rsid w:val="00D00850"/>
    <w:rsid w:val="00D0116B"/>
    <w:rsid w:val="00D023EC"/>
    <w:rsid w:val="00D02B29"/>
    <w:rsid w:val="00D02D7C"/>
    <w:rsid w:val="00D034A9"/>
    <w:rsid w:val="00D039EC"/>
    <w:rsid w:val="00D03B09"/>
    <w:rsid w:val="00D04704"/>
    <w:rsid w:val="00D05612"/>
    <w:rsid w:val="00D05782"/>
    <w:rsid w:val="00D0625F"/>
    <w:rsid w:val="00D10A61"/>
    <w:rsid w:val="00D12D28"/>
    <w:rsid w:val="00D13DF8"/>
    <w:rsid w:val="00D151B7"/>
    <w:rsid w:val="00D16142"/>
    <w:rsid w:val="00D16F86"/>
    <w:rsid w:val="00D17A43"/>
    <w:rsid w:val="00D17EF6"/>
    <w:rsid w:val="00D20BC8"/>
    <w:rsid w:val="00D227A9"/>
    <w:rsid w:val="00D242C8"/>
    <w:rsid w:val="00D24549"/>
    <w:rsid w:val="00D25625"/>
    <w:rsid w:val="00D2683C"/>
    <w:rsid w:val="00D26A8E"/>
    <w:rsid w:val="00D2735B"/>
    <w:rsid w:val="00D317DB"/>
    <w:rsid w:val="00D31D69"/>
    <w:rsid w:val="00D31D89"/>
    <w:rsid w:val="00D32784"/>
    <w:rsid w:val="00D330C6"/>
    <w:rsid w:val="00D33265"/>
    <w:rsid w:val="00D33ADE"/>
    <w:rsid w:val="00D35753"/>
    <w:rsid w:val="00D3655D"/>
    <w:rsid w:val="00D365E5"/>
    <w:rsid w:val="00D37DB4"/>
    <w:rsid w:val="00D40BC6"/>
    <w:rsid w:val="00D40F43"/>
    <w:rsid w:val="00D4139A"/>
    <w:rsid w:val="00D418E7"/>
    <w:rsid w:val="00D41BB4"/>
    <w:rsid w:val="00D41FCD"/>
    <w:rsid w:val="00D423FD"/>
    <w:rsid w:val="00D42AA9"/>
    <w:rsid w:val="00D432DD"/>
    <w:rsid w:val="00D43C9D"/>
    <w:rsid w:val="00D443C7"/>
    <w:rsid w:val="00D466A8"/>
    <w:rsid w:val="00D468D2"/>
    <w:rsid w:val="00D46B1C"/>
    <w:rsid w:val="00D46B42"/>
    <w:rsid w:val="00D505CD"/>
    <w:rsid w:val="00D50A8B"/>
    <w:rsid w:val="00D5101B"/>
    <w:rsid w:val="00D51D2D"/>
    <w:rsid w:val="00D5259D"/>
    <w:rsid w:val="00D52D5E"/>
    <w:rsid w:val="00D53175"/>
    <w:rsid w:val="00D535F2"/>
    <w:rsid w:val="00D5393B"/>
    <w:rsid w:val="00D53EA3"/>
    <w:rsid w:val="00D55E55"/>
    <w:rsid w:val="00D57307"/>
    <w:rsid w:val="00D600EB"/>
    <w:rsid w:val="00D61D13"/>
    <w:rsid w:val="00D62732"/>
    <w:rsid w:val="00D63CAB"/>
    <w:rsid w:val="00D63D6A"/>
    <w:rsid w:val="00D6406A"/>
    <w:rsid w:val="00D6457B"/>
    <w:rsid w:val="00D6519F"/>
    <w:rsid w:val="00D66346"/>
    <w:rsid w:val="00D668C3"/>
    <w:rsid w:val="00D676B4"/>
    <w:rsid w:val="00D67B23"/>
    <w:rsid w:val="00D73D71"/>
    <w:rsid w:val="00D73E2F"/>
    <w:rsid w:val="00D73E91"/>
    <w:rsid w:val="00D7422B"/>
    <w:rsid w:val="00D748EE"/>
    <w:rsid w:val="00D74F3B"/>
    <w:rsid w:val="00D757BF"/>
    <w:rsid w:val="00D802E3"/>
    <w:rsid w:val="00D80362"/>
    <w:rsid w:val="00D80B83"/>
    <w:rsid w:val="00D8106D"/>
    <w:rsid w:val="00D8251A"/>
    <w:rsid w:val="00D82C7D"/>
    <w:rsid w:val="00D82E42"/>
    <w:rsid w:val="00D83EE5"/>
    <w:rsid w:val="00D8495E"/>
    <w:rsid w:val="00D84A50"/>
    <w:rsid w:val="00D84F48"/>
    <w:rsid w:val="00D86712"/>
    <w:rsid w:val="00D87573"/>
    <w:rsid w:val="00D8770E"/>
    <w:rsid w:val="00D878EA"/>
    <w:rsid w:val="00D90121"/>
    <w:rsid w:val="00D90828"/>
    <w:rsid w:val="00D91596"/>
    <w:rsid w:val="00D92649"/>
    <w:rsid w:val="00D939D4"/>
    <w:rsid w:val="00D949CD"/>
    <w:rsid w:val="00D9554E"/>
    <w:rsid w:val="00D95B48"/>
    <w:rsid w:val="00D9610C"/>
    <w:rsid w:val="00D97CA3"/>
    <w:rsid w:val="00DA0E17"/>
    <w:rsid w:val="00DA1060"/>
    <w:rsid w:val="00DA114C"/>
    <w:rsid w:val="00DA1E96"/>
    <w:rsid w:val="00DA1F9A"/>
    <w:rsid w:val="00DA2804"/>
    <w:rsid w:val="00DA4CF4"/>
    <w:rsid w:val="00DA4F0F"/>
    <w:rsid w:val="00DA5FDB"/>
    <w:rsid w:val="00DA70BC"/>
    <w:rsid w:val="00DB00A0"/>
    <w:rsid w:val="00DB01BA"/>
    <w:rsid w:val="00DB12A5"/>
    <w:rsid w:val="00DB15D4"/>
    <w:rsid w:val="00DB17B1"/>
    <w:rsid w:val="00DB1895"/>
    <w:rsid w:val="00DB3691"/>
    <w:rsid w:val="00DB40EA"/>
    <w:rsid w:val="00DB5321"/>
    <w:rsid w:val="00DB5E71"/>
    <w:rsid w:val="00DB758D"/>
    <w:rsid w:val="00DB7888"/>
    <w:rsid w:val="00DB790C"/>
    <w:rsid w:val="00DC047A"/>
    <w:rsid w:val="00DC137B"/>
    <w:rsid w:val="00DC20F5"/>
    <w:rsid w:val="00DC2B50"/>
    <w:rsid w:val="00DC4179"/>
    <w:rsid w:val="00DC5A03"/>
    <w:rsid w:val="00DC7C2E"/>
    <w:rsid w:val="00DD1627"/>
    <w:rsid w:val="00DD1B91"/>
    <w:rsid w:val="00DD1CC7"/>
    <w:rsid w:val="00DD21F3"/>
    <w:rsid w:val="00DD2C31"/>
    <w:rsid w:val="00DD536D"/>
    <w:rsid w:val="00DD592A"/>
    <w:rsid w:val="00DD59A0"/>
    <w:rsid w:val="00DD5A80"/>
    <w:rsid w:val="00DD630E"/>
    <w:rsid w:val="00DE11F3"/>
    <w:rsid w:val="00DE1FB6"/>
    <w:rsid w:val="00DE423C"/>
    <w:rsid w:val="00DE4574"/>
    <w:rsid w:val="00DE52D6"/>
    <w:rsid w:val="00DE56F6"/>
    <w:rsid w:val="00DE647A"/>
    <w:rsid w:val="00DE6764"/>
    <w:rsid w:val="00DE6B8B"/>
    <w:rsid w:val="00DF093D"/>
    <w:rsid w:val="00DF13FD"/>
    <w:rsid w:val="00DF14E5"/>
    <w:rsid w:val="00DF14F3"/>
    <w:rsid w:val="00DF1AF9"/>
    <w:rsid w:val="00DF3E6C"/>
    <w:rsid w:val="00DF437E"/>
    <w:rsid w:val="00DF56A8"/>
    <w:rsid w:val="00DF6070"/>
    <w:rsid w:val="00DF6F40"/>
    <w:rsid w:val="00DF74FB"/>
    <w:rsid w:val="00DF75E6"/>
    <w:rsid w:val="00DF78CE"/>
    <w:rsid w:val="00E0031C"/>
    <w:rsid w:val="00E005BD"/>
    <w:rsid w:val="00E007BB"/>
    <w:rsid w:val="00E0147E"/>
    <w:rsid w:val="00E0154D"/>
    <w:rsid w:val="00E01CB9"/>
    <w:rsid w:val="00E045AE"/>
    <w:rsid w:val="00E04CEB"/>
    <w:rsid w:val="00E04FC5"/>
    <w:rsid w:val="00E05558"/>
    <w:rsid w:val="00E06731"/>
    <w:rsid w:val="00E06D79"/>
    <w:rsid w:val="00E06DBE"/>
    <w:rsid w:val="00E0713F"/>
    <w:rsid w:val="00E1008E"/>
    <w:rsid w:val="00E1059B"/>
    <w:rsid w:val="00E12238"/>
    <w:rsid w:val="00E12A0F"/>
    <w:rsid w:val="00E12CDD"/>
    <w:rsid w:val="00E12E22"/>
    <w:rsid w:val="00E13047"/>
    <w:rsid w:val="00E13822"/>
    <w:rsid w:val="00E139BF"/>
    <w:rsid w:val="00E14CF3"/>
    <w:rsid w:val="00E15186"/>
    <w:rsid w:val="00E15EFD"/>
    <w:rsid w:val="00E1665D"/>
    <w:rsid w:val="00E2263E"/>
    <w:rsid w:val="00E2317F"/>
    <w:rsid w:val="00E23791"/>
    <w:rsid w:val="00E23F78"/>
    <w:rsid w:val="00E2486C"/>
    <w:rsid w:val="00E25647"/>
    <w:rsid w:val="00E25772"/>
    <w:rsid w:val="00E25E2E"/>
    <w:rsid w:val="00E306F3"/>
    <w:rsid w:val="00E31A5E"/>
    <w:rsid w:val="00E31B10"/>
    <w:rsid w:val="00E3240F"/>
    <w:rsid w:val="00E330B9"/>
    <w:rsid w:val="00E34142"/>
    <w:rsid w:val="00E347E2"/>
    <w:rsid w:val="00E351F2"/>
    <w:rsid w:val="00E3582F"/>
    <w:rsid w:val="00E37799"/>
    <w:rsid w:val="00E377C0"/>
    <w:rsid w:val="00E41785"/>
    <w:rsid w:val="00E41BF5"/>
    <w:rsid w:val="00E43679"/>
    <w:rsid w:val="00E4410F"/>
    <w:rsid w:val="00E44A0C"/>
    <w:rsid w:val="00E452B1"/>
    <w:rsid w:val="00E4583E"/>
    <w:rsid w:val="00E45CD4"/>
    <w:rsid w:val="00E46733"/>
    <w:rsid w:val="00E46BCE"/>
    <w:rsid w:val="00E505DC"/>
    <w:rsid w:val="00E50AD0"/>
    <w:rsid w:val="00E5109F"/>
    <w:rsid w:val="00E5117A"/>
    <w:rsid w:val="00E51C54"/>
    <w:rsid w:val="00E527F9"/>
    <w:rsid w:val="00E53494"/>
    <w:rsid w:val="00E53E06"/>
    <w:rsid w:val="00E54A2D"/>
    <w:rsid w:val="00E54A96"/>
    <w:rsid w:val="00E54AD8"/>
    <w:rsid w:val="00E54BD2"/>
    <w:rsid w:val="00E54D6B"/>
    <w:rsid w:val="00E57233"/>
    <w:rsid w:val="00E576BA"/>
    <w:rsid w:val="00E600A6"/>
    <w:rsid w:val="00E6133A"/>
    <w:rsid w:val="00E61F8C"/>
    <w:rsid w:val="00E620A2"/>
    <w:rsid w:val="00E62DD0"/>
    <w:rsid w:val="00E62E1B"/>
    <w:rsid w:val="00E63E54"/>
    <w:rsid w:val="00E63F84"/>
    <w:rsid w:val="00E64EE2"/>
    <w:rsid w:val="00E6544A"/>
    <w:rsid w:val="00E67E22"/>
    <w:rsid w:val="00E70F89"/>
    <w:rsid w:val="00E7156F"/>
    <w:rsid w:val="00E72780"/>
    <w:rsid w:val="00E730F8"/>
    <w:rsid w:val="00E73297"/>
    <w:rsid w:val="00E73481"/>
    <w:rsid w:val="00E74744"/>
    <w:rsid w:val="00E757B6"/>
    <w:rsid w:val="00E75A88"/>
    <w:rsid w:val="00E75BCC"/>
    <w:rsid w:val="00E75E46"/>
    <w:rsid w:val="00E760CA"/>
    <w:rsid w:val="00E775D1"/>
    <w:rsid w:val="00E77730"/>
    <w:rsid w:val="00E800CB"/>
    <w:rsid w:val="00E8030F"/>
    <w:rsid w:val="00E812E5"/>
    <w:rsid w:val="00E832EE"/>
    <w:rsid w:val="00E8362B"/>
    <w:rsid w:val="00E83B0D"/>
    <w:rsid w:val="00E83BC5"/>
    <w:rsid w:val="00E84869"/>
    <w:rsid w:val="00E84F74"/>
    <w:rsid w:val="00E85B8C"/>
    <w:rsid w:val="00E86533"/>
    <w:rsid w:val="00E8674F"/>
    <w:rsid w:val="00E87FAB"/>
    <w:rsid w:val="00E908B9"/>
    <w:rsid w:val="00E915AD"/>
    <w:rsid w:val="00E91FC7"/>
    <w:rsid w:val="00E9245F"/>
    <w:rsid w:val="00E931E9"/>
    <w:rsid w:val="00E93FDC"/>
    <w:rsid w:val="00E94D92"/>
    <w:rsid w:val="00E94E59"/>
    <w:rsid w:val="00E95406"/>
    <w:rsid w:val="00EA111E"/>
    <w:rsid w:val="00EA183D"/>
    <w:rsid w:val="00EA2AA1"/>
    <w:rsid w:val="00EA30EF"/>
    <w:rsid w:val="00EA3E5B"/>
    <w:rsid w:val="00EA409F"/>
    <w:rsid w:val="00EA510E"/>
    <w:rsid w:val="00EA52B2"/>
    <w:rsid w:val="00EA593F"/>
    <w:rsid w:val="00EA762F"/>
    <w:rsid w:val="00EB05C3"/>
    <w:rsid w:val="00EB246E"/>
    <w:rsid w:val="00EB3E9A"/>
    <w:rsid w:val="00EB3FF4"/>
    <w:rsid w:val="00EB40F2"/>
    <w:rsid w:val="00EB51CF"/>
    <w:rsid w:val="00EB592A"/>
    <w:rsid w:val="00EB5E92"/>
    <w:rsid w:val="00EB6F98"/>
    <w:rsid w:val="00EB7221"/>
    <w:rsid w:val="00EC0A26"/>
    <w:rsid w:val="00EC14A9"/>
    <w:rsid w:val="00EC14CD"/>
    <w:rsid w:val="00EC225F"/>
    <w:rsid w:val="00EC544F"/>
    <w:rsid w:val="00EC6EE5"/>
    <w:rsid w:val="00EC7C84"/>
    <w:rsid w:val="00EC7D9E"/>
    <w:rsid w:val="00ED0314"/>
    <w:rsid w:val="00ED07A5"/>
    <w:rsid w:val="00ED0AEE"/>
    <w:rsid w:val="00ED1BC1"/>
    <w:rsid w:val="00ED1BF5"/>
    <w:rsid w:val="00ED2A60"/>
    <w:rsid w:val="00ED3D45"/>
    <w:rsid w:val="00ED410E"/>
    <w:rsid w:val="00ED4431"/>
    <w:rsid w:val="00ED44AC"/>
    <w:rsid w:val="00ED4C7F"/>
    <w:rsid w:val="00ED5124"/>
    <w:rsid w:val="00EE0C19"/>
    <w:rsid w:val="00EE17D3"/>
    <w:rsid w:val="00EE1B7C"/>
    <w:rsid w:val="00EE1CD2"/>
    <w:rsid w:val="00EE20D3"/>
    <w:rsid w:val="00EE214D"/>
    <w:rsid w:val="00EE22B0"/>
    <w:rsid w:val="00EE283C"/>
    <w:rsid w:val="00EE2BCE"/>
    <w:rsid w:val="00EE2DC2"/>
    <w:rsid w:val="00EE45DE"/>
    <w:rsid w:val="00EE4618"/>
    <w:rsid w:val="00EE52DE"/>
    <w:rsid w:val="00EE59C8"/>
    <w:rsid w:val="00EE6035"/>
    <w:rsid w:val="00EE738A"/>
    <w:rsid w:val="00EF04DC"/>
    <w:rsid w:val="00EF05B4"/>
    <w:rsid w:val="00EF0AE3"/>
    <w:rsid w:val="00EF1DC4"/>
    <w:rsid w:val="00EF38A4"/>
    <w:rsid w:val="00EF5A64"/>
    <w:rsid w:val="00EF5D9C"/>
    <w:rsid w:val="00EF64E2"/>
    <w:rsid w:val="00EF7273"/>
    <w:rsid w:val="00EF7C45"/>
    <w:rsid w:val="00EF7F65"/>
    <w:rsid w:val="00F00EC8"/>
    <w:rsid w:val="00F00F62"/>
    <w:rsid w:val="00F01194"/>
    <w:rsid w:val="00F025E1"/>
    <w:rsid w:val="00F0283B"/>
    <w:rsid w:val="00F03776"/>
    <w:rsid w:val="00F03A3E"/>
    <w:rsid w:val="00F04124"/>
    <w:rsid w:val="00F04182"/>
    <w:rsid w:val="00F0429A"/>
    <w:rsid w:val="00F06D5B"/>
    <w:rsid w:val="00F0723C"/>
    <w:rsid w:val="00F07380"/>
    <w:rsid w:val="00F073E7"/>
    <w:rsid w:val="00F07C08"/>
    <w:rsid w:val="00F10119"/>
    <w:rsid w:val="00F10C79"/>
    <w:rsid w:val="00F10C8E"/>
    <w:rsid w:val="00F134DB"/>
    <w:rsid w:val="00F1395D"/>
    <w:rsid w:val="00F14322"/>
    <w:rsid w:val="00F14672"/>
    <w:rsid w:val="00F14AE6"/>
    <w:rsid w:val="00F1640C"/>
    <w:rsid w:val="00F166A6"/>
    <w:rsid w:val="00F16846"/>
    <w:rsid w:val="00F17B1C"/>
    <w:rsid w:val="00F20139"/>
    <w:rsid w:val="00F211CE"/>
    <w:rsid w:val="00F2212C"/>
    <w:rsid w:val="00F23208"/>
    <w:rsid w:val="00F23905"/>
    <w:rsid w:val="00F2446A"/>
    <w:rsid w:val="00F2461E"/>
    <w:rsid w:val="00F24725"/>
    <w:rsid w:val="00F248C3"/>
    <w:rsid w:val="00F26089"/>
    <w:rsid w:val="00F26678"/>
    <w:rsid w:val="00F267A2"/>
    <w:rsid w:val="00F26E32"/>
    <w:rsid w:val="00F27987"/>
    <w:rsid w:val="00F3167E"/>
    <w:rsid w:val="00F31AAB"/>
    <w:rsid w:val="00F33DFA"/>
    <w:rsid w:val="00F34FF9"/>
    <w:rsid w:val="00F355E4"/>
    <w:rsid w:val="00F35B4D"/>
    <w:rsid w:val="00F403FA"/>
    <w:rsid w:val="00F42626"/>
    <w:rsid w:val="00F426FC"/>
    <w:rsid w:val="00F43039"/>
    <w:rsid w:val="00F43128"/>
    <w:rsid w:val="00F44288"/>
    <w:rsid w:val="00F44500"/>
    <w:rsid w:val="00F44B53"/>
    <w:rsid w:val="00F45B71"/>
    <w:rsid w:val="00F4603C"/>
    <w:rsid w:val="00F4622A"/>
    <w:rsid w:val="00F47995"/>
    <w:rsid w:val="00F47FC5"/>
    <w:rsid w:val="00F501BC"/>
    <w:rsid w:val="00F5047E"/>
    <w:rsid w:val="00F50D9B"/>
    <w:rsid w:val="00F510E5"/>
    <w:rsid w:val="00F5428A"/>
    <w:rsid w:val="00F54E53"/>
    <w:rsid w:val="00F550A9"/>
    <w:rsid w:val="00F565B3"/>
    <w:rsid w:val="00F5715B"/>
    <w:rsid w:val="00F57A70"/>
    <w:rsid w:val="00F60D08"/>
    <w:rsid w:val="00F60FE3"/>
    <w:rsid w:val="00F61500"/>
    <w:rsid w:val="00F619A3"/>
    <w:rsid w:val="00F61B91"/>
    <w:rsid w:val="00F620B0"/>
    <w:rsid w:val="00F628F4"/>
    <w:rsid w:val="00F62B35"/>
    <w:rsid w:val="00F63D0F"/>
    <w:rsid w:val="00F63DEB"/>
    <w:rsid w:val="00F63E3D"/>
    <w:rsid w:val="00F63E4B"/>
    <w:rsid w:val="00F64C34"/>
    <w:rsid w:val="00F6626A"/>
    <w:rsid w:val="00F663FB"/>
    <w:rsid w:val="00F6748E"/>
    <w:rsid w:val="00F67DE4"/>
    <w:rsid w:val="00F7090B"/>
    <w:rsid w:val="00F70CB4"/>
    <w:rsid w:val="00F710D3"/>
    <w:rsid w:val="00F7173B"/>
    <w:rsid w:val="00F72117"/>
    <w:rsid w:val="00F727F4"/>
    <w:rsid w:val="00F73166"/>
    <w:rsid w:val="00F742A0"/>
    <w:rsid w:val="00F751A2"/>
    <w:rsid w:val="00F754DA"/>
    <w:rsid w:val="00F75D76"/>
    <w:rsid w:val="00F76052"/>
    <w:rsid w:val="00F764E5"/>
    <w:rsid w:val="00F778E3"/>
    <w:rsid w:val="00F82674"/>
    <w:rsid w:val="00F82C15"/>
    <w:rsid w:val="00F83461"/>
    <w:rsid w:val="00F8349E"/>
    <w:rsid w:val="00F84ABA"/>
    <w:rsid w:val="00F85B49"/>
    <w:rsid w:val="00F85BAA"/>
    <w:rsid w:val="00F85DA2"/>
    <w:rsid w:val="00F8719F"/>
    <w:rsid w:val="00F87B8B"/>
    <w:rsid w:val="00F90338"/>
    <w:rsid w:val="00F909BF"/>
    <w:rsid w:val="00F916BF"/>
    <w:rsid w:val="00F92E63"/>
    <w:rsid w:val="00F93353"/>
    <w:rsid w:val="00F950F3"/>
    <w:rsid w:val="00F954E2"/>
    <w:rsid w:val="00F95B6F"/>
    <w:rsid w:val="00F95DBD"/>
    <w:rsid w:val="00F9648D"/>
    <w:rsid w:val="00F978E0"/>
    <w:rsid w:val="00F97C62"/>
    <w:rsid w:val="00FA0268"/>
    <w:rsid w:val="00FA1A1A"/>
    <w:rsid w:val="00FA1A60"/>
    <w:rsid w:val="00FA25C6"/>
    <w:rsid w:val="00FA2D2A"/>
    <w:rsid w:val="00FA392B"/>
    <w:rsid w:val="00FA3EE9"/>
    <w:rsid w:val="00FA6873"/>
    <w:rsid w:val="00FA7930"/>
    <w:rsid w:val="00FA7FAB"/>
    <w:rsid w:val="00FB0AC3"/>
    <w:rsid w:val="00FB0D1C"/>
    <w:rsid w:val="00FB10D9"/>
    <w:rsid w:val="00FB1CEA"/>
    <w:rsid w:val="00FB1EFE"/>
    <w:rsid w:val="00FB4CF2"/>
    <w:rsid w:val="00FB6CCD"/>
    <w:rsid w:val="00FB7BD7"/>
    <w:rsid w:val="00FC0796"/>
    <w:rsid w:val="00FC07BB"/>
    <w:rsid w:val="00FC1FCA"/>
    <w:rsid w:val="00FC29F1"/>
    <w:rsid w:val="00FC2BE2"/>
    <w:rsid w:val="00FC43ED"/>
    <w:rsid w:val="00FC4DD2"/>
    <w:rsid w:val="00FD0CE2"/>
    <w:rsid w:val="00FD28FB"/>
    <w:rsid w:val="00FD3589"/>
    <w:rsid w:val="00FD4856"/>
    <w:rsid w:val="00FD527A"/>
    <w:rsid w:val="00FD56D5"/>
    <w:rsid w:val="00FD5BD0"/>
    <w:rsid w:val="00FE0149"/>
    <w:rsid w:val="00FE1F0D"/>
    <w:rsid w:val="00FE2D36"/>
    <w:rsid w:val="00FE3C0F"/>
    <w:rsid w:val="00FE3F75"/>
    <w:rsid w:val="00FE4081"/>
    <w:rsid w:val="00FE58B2"/>
    <w:rsid w:val="00FE58E6"/>
    <w:rsid w:val="00FE65F4"/>
    <w:rsid w:val="00FE68DF"/>
    <w:rsid w:val="00FE7C98"/>
    <w:rsid w:val="00FF17A8"/>
    <w:rsid w:val="00FF3196"/>
    <w:rsid w:val="00FF46B9"/>
    <w:rsid w:val="00FF4C90"/>
    <w:rsid w:val="00FF721A"/>
    <w:rsid w:val="00FF75D0"/>
    <w:rsid w:val="00FF76BF"/>
    <w:rsid w:val="01369185"/>
    <w:rsid w:val="0192CD54"/>
    <w:rsid w:val="01BDF70C"/>
    <w:rsid w:val="028CE610"/>
    <w:rsid w:val="03C98FFF"/>
    <w:rsid w:val="044D9F9E"/>
    <w:rsid w:val="04F5F5E0"/>
    <w:rsid w:val="0530B674"/>
    <w:rsid w:val="053D21F0"/>
    <w:rsid w:val="056FE8D1"/>
    <w:rsid w:val="058A41C4"/>
    <w:rsid w:val="05AB3306"/>
    <w:rsid w:val="0662EECC"/>
    <w:rsid w:val="073D4201"/>
    <w:rsid w:val="07CC97E2"/>
    <w:rsid w:val="0823614E"/>
    <w:rsid w:val="089A0538"/>
    <w:rsid w:val="08C1F291"/>
    <w:rsid w:val="096A5755"/>
    <w:rsid w:val="09AF3039"/>
    <w:rsid w:val="0A714CA1"/>
    <w:rsid w:val="0B0009E6"/>
    <w:rsid w:val="0B85D217"/>
    <w:rsid w:val="0B893195"/>
    <w:rsid w:val="0C18455D"/>
    <w:rsid w:val="0C9C74C6"/>
    <w:rsid w:val="0D72BCF5"/>
    <w:rsid w:val="0F6D8789"/>
    <w:rsid w:val="10582196"/>
    <w:rsid w:val="11F8B2CA"/>
    <w:rsid w:val="129A83A7"/>
    <w:rsid w:val="134B7D0B"/>
    <w:rsid w:val="139895A8"/>
    <w:rsid w:val="13CBF33B"/>
    <w:rsid w:val="143E3511"/>
    <w:rsid w:val="149EA85D"/>
    <w:rsid w:val="14E06494"/>
    <w:rsid w:val="1611EBCF"/>
    <w:rsid w:val="16436612"/>
    <w:rsid w:val="166E0ED1"/>
    <w:rsid w:val="16D4E155"/>
    <w:rsid w:val="17129BFA"/>
    <w:rsid w:val="1773C044"/>
    <w:rsid w:val="17CDE43B"/>
    <w:rsid w:val="18D9CA5A"/>
    <w:rsid w:val="19D82217"/>
    <w:rsid w:val="1A4BA563"/>
    <w:rsid w:val="1A5AB59F"/>
    <w:rsid w:val="1AAD3E06"/>
    <w:rsid w:val="1B3A745E"/>
    <w:rsid w:val="1B419B3A"/>
    <w:rsid w:val="1C97D995"/>
    <w:rsid w:val="1D6900A2"/>
    <w:rsid w:val="1DA852E6"/>
    <w:rsid w:val="1DD5781B"/>
    <w:rsid w:val="1EDC2527"/>
    <w:rsid w:val="1F77F794"/>
    <w:rsid w:val="20146196"/>
    <w:rsid w:val="2334758A"/>
    <w:rsid w:val="233B3E1F"/>
    <w:rsid w:val="23748673"/>
    <w:rsid w:val="23B6E33C"/>
    <w:rsid w:val="251C754B"/>
    <w:rsid w:val="25487092"/>
    <w:rsid w:val="25827407"/>
    <w:rsid w:val="25883F67"/>
    <w:rsid w:val="26750100"/>
    <w:rsid w:val="26791EC9"/>
    <w:rsid w:val="26897CF0"/>
    <w:rsid w:val="282C2E41"/>
    <w:rsid w:val="282E5B88"/>
    <w:rsid w:val="28B2B60F"/>
    <w:rsid w:val="2A1B9063"/>
    <w:rsid w:val="2ADF37D1"/>
    <w:rsid w:val="2B0728A5"/>
    <w:rsid w:val="2B1A51C1"/>
    <w:rsid w:val="2B9F02B0"/>
    <w:rsid w:val="2C0728AB"/>
    <w:rsid w:val="2C3297DE"/>
    <w:rsid w:val="2C62C7EE"/>
    <w:rsid w:val="2C833595"/>
    <w:rsid w:val="2CC85606"/>
    <w:rsid w:val="2CEDC04C"/>
    <w:rsid w:val="2D02F408"/>
    <w:rsid w:val="2D1EFCB2"/>
    <w:rsid w:val="2D67B08A"/>
    <w:rsid w:val="2D8BBFC2"/>
    <w:rsid w:val="2DE86BDE"/>
    <w:rsid w:val="2F6A5B64"/>
    <w:rsid w:val="2F98BFA1"/>
    <w:rsid w:val="2FAC4E46"/>
    <w:rsid w:val="30D012AF"/>
    <w:rsid w:val="31114C04"/>
    <w:rsid w:val="31EF75D0"/>
    <w:rsid w:val="31FA2F05"/>
    <w:rsid w:val="320D4920"/>
    <w:rsid w:val="34173F14"/>
    <w:rsid w:val="3472237D"/>
    <w:rsid w:val="351EC764"/>
    <w:rsid w:val="359B0904"/>
    <w:rsid w:val="35A97132"/>
    <w:rsid w:val="36312E69"/>
    <w:rsid w:val="37184D5C"/>
    <w:rsid w:val="37852FE7"/>
    <w:rsid w:val="37F76E9C"/>
    <w:rsid w:val="38FAA5FE"/>
    <w:rsid w:val="3A8DD7B8"/>
    <w:rsid w:val="3B347132"/>
    <w:rsid w:val="3BCD00FC"/>
    <w:rsid w:val="3C5812C8"/>
    <w:rsid w:val="3CDB50D3"/>
    <w:rsid w:val="3DC26657"/>
    <w:rsid w:val="3E6C29D8"/>
    <w:rsid w:val="3F09F603"/>
    <w:rsid w:val="41CB6560"/>
    <w:rsid w:val="42063A96"/>
    <w:rsid w:val="428719D6"/>
    <w:rsid w:val="4296E163"/>
    <w:rsid w:val="4308EEB1"/>
    <w:rsid w:val="43A65BB2"/>
    <w:rsid w:val="440A8105"/>
    <w:rsid w:val="4470E1EC"/>
    <w:rsid w:val="45ADD514"/>
    <w:rsid w:val="45CEA752"/>
    <w:rsid w:val="4612BFF2"/>
    <w:rsid w:val="473E6D11"/>
    <w:rsid w:val="4842EEAF"/>
    <w:rsid w:val="48493B4C"/>
    <w:rsid w:val="48AB2298"/>
    <w:rsid w:val="48C88845"/>
    <w:rsid w:val="492A1570"/>
    <w:rsid w:val="493CCB2B"/>
    <w:rsid w:val="493DAC1A"/>
    <w:rsid w:val="496111D9"/>
    <w:rsid w:val="49EC965E"/>
    <w:rsid w:val="4AE9559C"/>
    <w:rsid w:val="4B55AAFA"/>
    <w:rsid w:val="4BEFFFB4"/>
    <w:rsid w:val="4C0F4DEA"/>
    <w:rsid w:val="4C59A509"/>
    <w:rsid w:val="4C6B8ED5"/>
    <w:rsid w:val="4C7C1337"/>
    <w:rsid w:val="4CA0D1F7"/>
    <w:rsid w:val="4CE45E06"/>
    <w:rsid w:val="4D267760"/>
    <w:rsid w:val="4D450D71"/>
    <w:rsid w:val="4DB5C487"/>
    <w:rsid w:val="4E13E050"/>
    <w:rsid w:val="4E7EF20B"/>
    <w:rsid w:val="4E8E9210"/>
    <w:rsid w:val="508FD2DD"/>
    <w:rsid w:val="50CC22EB"/>
    <w:rsid w:val="510B9117"/>
    <w:rsid w:val="516E7192"/>
    <w:rsid w:val="51A01C96"/>
    <w:rsid w:val="526382A3"/>
    <w:rsid w:val="527F4941"/>
    <w:rsid w:val="53166C6F"/>
    <w:rsid w:val="54ACBB84"/>
    <w:rsid w:val="556C30AD"/>
    <w:rsid w:val="56EF5B2C"/>
    <w:rsid w:val="57EF9558"/>
    <w:rsid w:val="58DB2C3C"/>
    <w:rsid w:val="593CF8B4"/>
    <w:rsid w:val="5A225EC4"/>
    <w:rsid w:val="5A3A543F"/>
    <w:rsid w:val="5A40017A"/>
    <w:rsid w:val="5A7EA4E8"/>
    <w:rsid w:val="5AB6A412"/>
    <w:rsid w:val="5B6C5D48"/>
    <w:rsid w:val="5B85DCEB"/>
    <w:rsid w:val="5CC215BD"/>
    <w:rsid w:val="5D27BB42"/>
    <w:rsid w:val="5DA81E34"/>
    <w:rsid w:val="5DB93104"/>
    <w:rsid w:val="5DCB2756"/>
    <w:rsid w:val="5DF422FD"/>
    <w:rsid w:val="5F11D4D1"/>
    <w:rsid w:val="5F98F35C"/>
    <w:rsid w:val="5FC6F647"/>
    <w:rsid w:val="5FFFA8CA"/>
    <w:rsid w:val="6049C077"/>
    <w:rsid w:val="61F2B884"/>
    <w:rsid w:val="6223065F"/>
    <w:rsid w:val="6230D7B8"/>
    <w:rsid w:val="62F5A582"/>
    <w:rsid w:val="63B54F27"/>
    <w:rsid w:val="63C5F381"/>
    <w:rsid w:val="6485D5F3"/>
    <w:rsid w:val="651B1622"/>
    <w:rsid w:val="65B8016C"/>
    <w:rsid w:val="663DB3AB"/>
    <w:rsid w:val="67227A59"/>
    <w:rsid w:val="6739D94D"/>
    <w:rsid w:val="6744DF52"/>
    <w:rsid w:val="67A06C9A"/>
    <w:rsid w:val="6850070A"/>
    <w:rsid w:val="68AD596C"/>
    <w:rsid w:val="699CCED7"/>
    <w:rsid w:val="69D1DD6D"/>
    <w:rsid w:val="69FEDA14"/>
    <w:rsid w:val="6A04B210"/>
    <w:rsid w:val="6A7F9400"/>
    <w:rsid w:val="6B85B14D"/>
    <w:rsid w:val="6BC96139"/>
    <w:rsid w:val="6BFFF157"/>
    <w:rsid w:val="6C397ADC"/>
    <w:rsid w:val="6DD53565"/>
    <w:rsid w:val="6E20A9C6"/>
    <w:rsid w:val="6E9582C7"/>
    <w:rsid w:val="6F16D856"/>
    <w:rsid w:val="6FB88C97"/>
    <w:rsid w:val="702E8930"/>
    <w:rsid w:val="708B0EEB"/>
    <w:rsid w:val="70FDA744"/>
    <w:rsid w:val="71070919"/>
    <w:rsid w:val="7110ACE3"/>
    <w:rsid w:val="718E858E"/>
    <w:rsid w:val="72112C3B"/>
    <w:rsid w:val="72268715"/>
    <w:rsid w:val="727ADED8"/>
    <w:rsid w:val="7376701B"/>
    <w:rsid w:val="739595EA"/>
    <w:rsid w:val="743741AC"/>
    <w:rsid w:val="775E3894"/>
    <w:rsid w:val="7770F0D7"/>
    <w:rsid w:val="7A4061A3"/>
    <w:rsid w:val="7BA857EF"/>
    <w:rsid w:val="7BAE2EA1"/>
    <w:rsid w:val="7BF2DEF9"/>
    <w:rsid w:val="7D7263F1"/>
    <w:rsid w:val="7DC434AF"/>
    <w:rsid w:val="7DF60992"/>
    <w:rsid w:val="7E398D83"/>
    <w:rsid w:val="7F3B6749"/>
    <w:rsid w:val="7F43D34B"/>
    <w:rsid w:val="7F4C6630"/>
    <w:rsid w:val="7F768589"/>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C90084"/>
  <w15:docId w15:val="{FFFEEBE9-8A1C-4138-8496-F055CC22F5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56170"/>
    <w:pPr>
      <w:keepNext/>
      <w:keepLines/>
      <w:numPr>
        <w:numId w:val="45"/>
      </w:numPr>
      <w:tabs>
        <w:tab w:val="left" w:pos="540"/>
      </w:tabs>
      <w:spacing w:before="480" w:after="0"/>
      <w:ind w:left="270" w:hanging="270"/>
      <w:jc w:val="both"/>
      <w:outlineLvl w:val="0"/>
    </w:pPr>
    <w:rPr>
      <w:rFonts w:ascii="Times New Roman" w:hAnsi="Times New Roman" w:cs="Times New Roman" w:eastAsiaTheme="majorEastAsia"/>
      <w:b/>
      <w:bCs/>
      <w:color w:val="E36C0A" w:themeColor="accent6" w:themeShade="BF"/>
      <w:sz w:val="28"/>
      <w:szCs w:val="24"/>
    </w:rPr>
  </w:style>
  <w:style w:type="paragraph" w:styleId="Heading2">
    <w:name w:val="heading 2"/>
    <w:basedOn w:val="Normal"/>
    <w:next w:val="Normal"/>
    <w:link w:val="Heading2Char"/>
    <w:uiPriority w:val="9"/>
    <w:unhideWhenUsed/>
    <w:qFormat/>
    <w:rsid w:val="00856170"/>
    <w:pPr>
      <w:keepNext/>
      <w:keepLines/>
      <w:spacing w:before="200" w:after="0"/>
      <w:jc w:val="both"/>
      <w:outlineLvl w:val="1"/>
    </w:pPr>
    <w:rPr>
      <w:rFonts w:asciiTheme="majorHAnsi" w:hAnsiTheme="majorHAnsi" w:eastAsiaTheme="majorEastAsia"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hAnsiTheme="majorHAnsi" w:eastAsiaTheme="majorEastAsia"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hAnsiTheme="majorHAnsi" w:eastAsiaTheme="majorEastAsia" w:cstheme="majorBidi"/>
      <w:b/>
      <w:bCs/>
      <w:i/>
      <w:iCs/>
      <w:color w:val="E36C0A" w:themeColor="accent6"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6170"/>
    <w:rPr>
      <w:rFonts w:ascii="Times New Roman" w:hAnsi="Times New Roman" w:cs="Times New Roman" w:eastAsiaTheme="majorEastAsia"/>
      <w:b/>
      <w:bCs/>
      <w:color w:val="E36C0A" w:themeColor="accent6" w:themeShade="BF"/>
      <w:sz w:val="28"/>
      <w:szCs w:val="24"/>
    </w:rPr>
  </w:style>
  <w:style w:type="character" w:styleId="Heading2Char" w:customStyle="1">
    <w:name w:val="Heading 2 Char"/>
    <w:basedOn w:val="DefaultParagraphFont"/>
    <w:link w:val="Heading2"/>
    <w:uiPriority w:val="9"/>
    <w:rsid w:val="00856170"/>
    <w:rPr>
      <w:rFonts w:asciiTheme="majorHAnsi" w:hAnsiTheme="majorHAnsi" w:eastAsiaTheme="majorEastAsia" w:cstheme="majorBidi"/>
      <w:b/>
      <w:bCs/>
      <w:color w:val="E36C0A" w:themeColor="accent6" w:themeShade="BF"/>
      <w:sz w:val="26"/>
      <w:szCs w:val="26"/>
    </w:rPr>
  </w:style>
  <w:style w:type="character" w:styleId="Heading3Char" w:customStyle="1">
    <w:name w:val="Heading 3 Char"/>
    <w:basedOn w:val="DefaultParagraphFont"/>
    <w:link w:val="Heading3"/>
    <w:uiPriority w:val="9"/>
    <w:rsid w:val="00307506"/>
    <w:rPr>
      <w:rFonts w:asciiTheme="majorHAnsi" w:hAnsiTheme="majorHAnsi" w:eastAsiaTheme="majorEastAsia" w:cstheme="majorBidi"/>
      <w:b/>
      <w:bCs/>
      <w:i/>
      <w:color w:val="E36C0A" w:themeColor="accent6" w:themeShade="BF"/>
      <w:sz w:val="24"/>
    </w:rPr>
  </w:style>
  <w:style w:type="paragraph" w:styleId="ListParagraph">
    <w:name w:val="List Paragraph"/>
    <w:basedOn w:val="Normal"/>
    <w:link w:val="ListParagraphChar"/>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styleId="Heading4Char" w:customStyle="1">
    <w:name w:val="Heading 4 Char"/>
    <w:basedOn w:val="DefaultParagraphFont"/>
    <w:link w:val="Heading4"/>
    <w:uiPriority w:val="9"/>
    <w:rsid w:val="00BF44F7"/>
    <w:rPr>
      <w:rFonts w:asciiTheme="majorHAnsi" w:hAnsiTheme="majorHAnsi" w:eastAsiaTheme="majorEastAsia"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C59F6"/>
    <w:rPr>
      <w:rFonts w:ascii="Tahoma" w:hAnsi="Tahoma" w:cs="Tahoma"/>
      <w:sz w:val="16"/>
      <w:szCs w:val="16"/>
    </w:rPr>
  </w:style>
  <w:style w:type="paragraph" w:styleId="Default" w:customStyle="1">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hAnsi="Times New Roman" w:eastAsia="Times New Roman" w:cs="Times New Roman"/>
      <w:sz w:val="20"/>
      <w:szCs w:val="20"/>
    </w:rPr>
  </w:style>
  <w:style w:type="character" w:styleId="BodyTextChar" w:customStyle="1">
    <w:name w:val="Body Text Char"/>
    <w:basedOn w:val="DefaultParagraphFont"/>
    <w:link w:val="BodyText"/>
    <w:uiPriority w:val="1"/>
    <w:rsid w:val="005841C2"/>
    <w:rPr>
      <w:rFonts w:ascii="Times New Roman" w:hAnsi="Times New Roman" w:eastAsia="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styleId="CommentTextChar" w:customStyle="1">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styleId="CommentSubjectChar" w:customStyle="1">
    <w:name w:val="Comment Subject Char"/>
    <w:basedOn w:val="CommentTextChar"/>
    <w:link w:val="CommentSubject"/>
    <w:uiPriority w:val="99"/>
    <w:semiHidden/>
    <w:rsid w:val="00E760CA"/>
    <w:rPr>
      <w:b/>
      <w:bCs/>
      <w:sz w:val="20"/>
      <w:szCs w:val="20"/>
    </w:rPr>
  </w:style>
  <w:style w:type="character" w:styleId="UnresolvedMention1" w:customStyle="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styleId="UnresolvedMention2" w:customStyle="1">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styleId="psection-2" w:customStyle="1">
    <w:name w:val="psection-2"/>
    <w:basedOn w:val="Normal"/>
    <w:rsid w:val="00CD0E88"/>
    <w:pPr>
      <w:spacing w:before="100" w:beforeAutospacing="1" w:after="100" w:afterAutospacing="1" w:line="240" w:lineRule="auto"/>
    </w:pPr>
    <w:rPr>
      <w:rFonts w:ascii="Times New Roman" w:hAnsi="Times New Roman" w:eastAsia="Times New Roman" w:cs="Times New Roman"/>
      <w:sz w:val="24"/>
      <w:szCs w:val="24"/>
    </w:rPr>
  </w:style>
  <w:style w:type="character" w:styleId="enumxml" w:customStyle="1">
    <w:name w:val="enumxml"/>
    <w:basedOn w:val="DefaultParagraphFont"/>
    <w:rsid w:val="00CD0E88"/>
  </w:style>
  <w:style w:type="character" w:styleId="et03" w:customStyle="1">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styleId="normaltextrun" w:customStyle="1">
    <w:name w:val="normaltextrun"/>
    <w:basedOn w:val="DefaultParagraphFont"/>
    <w:rsid w:val="00996DEE"/>
  </w:style>
  <w:style w:type="character" w:styleId="ListParagraphChar" w:customStyle="1">
    <w:name w:val="List Paragraph Char"/>
    <w:link w:val="ListParagraph"/>
    <w:uiPriority w:val="34"/>
    <w:locked/>
    <w:rsid w:val="008E0271"/>
  </w:style>
  <w:style w:type="character" w:styleId="Style1Char" w:customStyle="1">
    <w:name w:val="Style 1 Char"/>
    <w:basedOn w:val="ListParagraphChar"/>
    <w:link w:val="Style1"/>
    <w:locked/>
    <w:rsid w:val="008E0271"/>
    <w:rPr>
      <w:rFonts w:ascii="Times New Roman" w:hAnsi="Times New Roman" w:eastAsia="Arial" w:cs="Times New Roman"/>
      <w:b/>
      <w:color w:val="000000"/>
      <w:sz w:val="24"/>
      <w:szCs w:val="24"/>
    </w:rPr>
  </w:style>
  <w:style w:type="paragraph" w:styleId="Style1" w:customStyle="1">
    <w:name w:val="Style 1"/>
    <w:basedOn w:val="Normal"/>
    <w:link w:val="Style1Char"/>
    <w:qFormat/>
    <w:rsid w:val="00A81E57"/>
    <w:pPr>
      <w:numPr>
        <w:numId w:val="40"/>
      </w:numPr>
      <w:autoSpaceDE w:val="0"/>
      <w:autoSpaceDN w:val="0"/>
      <w:adjustRightInd w:val="0"/>
      <w:spacing w:after="0" w:line="240" w:lineRule="auto"/>
      <w:ind w:left="720"/>
    </w:pPr>
    <w:rPr>
      <w:rFonts w:ascii="Times New Roman" w:hAnsi="Times New Roman" w:eastAsia="Arial" w:cs="Times New Roman"/>
      <w:b/>
      <w:color w:val="000000"/>
      <w:sz w:val="24"/>
      <w:szCs w:val="24"/>
    </w:rPr>
  </w:style>
  <w:style w:type="character" w:styleId="Mention">
    <w:name w:val="Mention"/>
    <w:basedOn w:val="DefaultParagraphFont"/>
    <w:uiPriority w:val="99"/>
    <w:unhideWhenUsed/>
    <w:rsid w:val="004D5DAD"/>
    <w:rPr>
      <w:color w:val="2B579A"/>
      <w:shd w:val="clear" w:color="auto" w:fill="E1DFDD"/>
    </w:rPr>
  </w:style>
  <w:style w:type="paragraph" w:styleId="paragraph" w:customStyle="1">
    <w:name w:val="paragraph"/>
    <w:basedOn w:val="Normal"/>
    <w:rsid w:val="00433CB7"/>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433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388">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94138580">
      <w:bodyDiv w:val="1"/>
      <w:marLeft w:val="0"/>
      <w:marRight w:val="0"/>
      <w:marTop w:val="0"/>
      <w:marBottom w:val="0"/>
      <w:divBdr>
        <w:top w:val="none" w:sz="0" w:space="0" w:color="auto"/>
        <w:left w:val="none" w:sz="0" w:space="0" w:color="auto"/>
        <w:bottom w:val="none" w:sz="0" w:space="0" w:color="auto"/>
        <w:right w:val="none" w:sz="0" w:space="0" w:color="auto"/>
      </w:divBdr>
    </w:div>
    <w:div w:id="114061749">
      <w:bodyDiv w:val="1"/>
      <w:marLeft w:val="0"/>
      <w:marRight w:val="0"/>
      <w:marTop w:val="0"/>
      <w:marBottom w:val="0"/>
      <w:divBdr>
        <w:top w:val="none" w:sz="0" w:space="0" w:color="auto"/>
        <w:left w:val="none" w:sz="0" w:space="0" w:color="auto"/>
        <w:bottom w:val="none" w:sz="0" w:space="0" w:color="auto"/>
        <w:right w:val="none" w:sz="0" w:space="0" w:color="auto"/>
      </w:divBdr>
      <w:divsChild>
        <w:div w:id="320158851">
          <w:marLeft w:val="0"/>
          <w:marRight w:val="0"/>
          <w:marTop w:val="0"/>
          <w:marBottom w:val="0"/>
          <w:divBdr>
            <w:top w:val="none" w:sz="0" w:space="0" w:color="auto"/>
            <w:left w:val="none" w:sz="0" w:space="0" w:color="auto"/>
            <w:bottom w:val="none" w:sz="0" w:space="0" w:color="auto"/>
            <w:right w:val="none" w:sz="0" w:space="0" w:color="auto"/>
          </w:divBdr>
        </w:div>
        <w:div w:id="1996375499">
          <w:marLeft w:val="0"/>
          <w:marRight w:val="0"/>
          <w:marTop w:val="0"/>
          <w:marBottom w:val="0"/>
          <w:divBdr>
            <w:top w:val="none" w:sz="0" w:space="0" w:color="auto"/>
            <w:left w:val="none" w:sz="0" w:space="0" w:color="auto"/>
            <w:bottom w:val="none" w:sz="0" w:space="0" w:color="auto"/>
            <w:right w:val="none" w:sz="0" w:space="0" w:color="auto"/>
          </w:divBdr>
        </w:div>
      </w:divsChild>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41918552">
      <w:bodyDiv w:val="1"/>
      <w:marLeft w:val="0"/>
      <w:marRight w:val="0"/>
      <w:marTop w:val="0"/>
      <w:marBottom w:val="0"/>
      <w:divBdr>
        <w:top w:val="none" w:sz="0" w:space="0" w:color="auto"/>
        <w:left w:val="none" w:sz="0" w:space="0" w:color="auto"/>
        <w:bottom w:val="none" w:sz="0" w:space="0" w:color="auto"/>
        <w:right w:val="none" w:sz="0" w:space="0" w:color="auto"/>
      </w:divBdr>
      <w:divsChild>
        <w:div w:id="530072323">
          <w:marLeft w:val="0"/>
          <w:marRight w:val="0"/>
          <w:marTop w:val="0"/>
          <w:marBottom w:val="0"/>
          <w:divBdr>
            <w:top w:val="none" w:sz="0" w:space="0" w:color="auto"/>
            <w:left w:val="none" w:sz="0" w:space="0" w:color="auto"/>
            <w:bottom w:val="none" w:sz="0" w:space="0" w:color="auto"/>
            <w:right w:val="none" w:sz="0" w:space="0" w:color="auto"/>
          </w:divBdr>
          <w:divsChild>
            <w:div w:id="192378997">
              <w:marLeft w:val="0"/>
              <w:marRight w:val="0"/>
              <w:marTop w:val="0"/>
              <w:marBottom w:val="0"/>
              <w:divBdr>
                <w:top w:val="none" w:sz="0" w:space="0" w:color="auto"/>
                <w:left w:val="none" w:sz="0" w:space="0" w:color="auto"/>
                <w:bottom w:val="none" w:sz="0" w:space="0" w:color="auto"/>
                <w:right w:val="none" w:sz="0" w:space="0" w:color="auto"/>
              </w:divBdr>
            </w:div>
            <w:div w:id="1169522124">
              <w:marLeft w:val="0"/>
              <w:marRight w:val="0"/>
              <w:marTop w:val="0"/>
              <w:marBottom w:val="0"/>
              <w:divBdr>
                <w:top w:val="none" w:sz="0" w:space="0" w:color="auto"/>
                <w:left w:val="none" w:sz="0" w:space="0" w:color="auto"/>
                <w:bottom w:val="none" w:sz="0" w:space="0" w:color="auto"/>
                <w:right w:val="none" w:sz="0" w:space="0" w:color="auto"/>
              </w:divBdr>
            </w:div>
            <w:div w:id="2139370296">
              <w:marLeft w:val="0"/>
              <w:marRight w:val="0"/>
              <w:marTop w:val="0"/>
              <w:marBottom w:val="0"/>
              <w:divBdr>
                <w:top w:val="none" w:sz="0" w:space="0" w:color="auto"/>
                <w:left w:val="none" w:sz="0" w:space="0" w:color="auto"/>
                <w:bottom w:val="none" w:sz="0" w:space="0" w:color="auto"/>
                <w:right w:val="none" w:sz="0" w:space="0" w:color="auto"/>
              </w:divBdr>
            </w:div>
          </w:divsChild>
        </w:div>
        <w:div w:id="1836723526">
          <w:marLeft w:val="0"/>
          <w:marRight w:val="0"/>
          <w:marTop w:val="0"/>
          <w:marBottom w:val="0"/>
          <w:divBdr>
            <w:top w:val="none" w:sz="0" w:space="0" w:color="auto"/>
            <w:left w:val="none" w:sz="0" w:space="0" w:color="auto"/>
            <w:bottom w:val="none" w:sz="0" w:space="0" w:color="auto"/>
            <w:right w:val="none" w:sz="0" w:space="0" w:color="auto"/>
          </w:divBdr>
          <w:divsChild>
            <w:div w:id="282732307">
              <w:marLeft w:val="0"/>
              <w:marRight w:val="0"/>
              <w:marTop w:val="0"/>
              <w:marBottom w:val="0"/>
              <w:divBdr>
                <w:top w:val="none" w:sz="0" w:space="0" w:color="auto"/>
                <w:left w:val="none" w:sz="0" w:space="0" w:color="auto"/>
                <w:bottom w:val="none" w:sz="0" w:space="0" w:color="auto"/>
                <w:right w:val="none" w:sz="0" w:space="0" w:color="auto"/>
              </w:divBdr>
            </w:div>
            <w:div w:id="357119220">
              <w:marLeft w:val="0"/>
              <w:marRight w:val="0"/>
              <w:marTop w:val="0"/>
              <w:marBottom w:val="0"/>
              <w:divBdr>
                <w:top w:val="none" w:sz="0" w:space="0" w:color="auto"/>
                <w:left w:val="none" w:sz="0" w:space="0" w:color="auto"/>
                <w:bottom w:val="none" w:sz="0" w:space="0" w:color="auto"/>
                <w:right w:val="none" w:sz="0" w:space="0" w:color="auto"/>
              </w:divBdr>
            </w:div>
            <w:div w:id="1483037045">
              <w:marLeft w:val="0"/>
              <w:marRight w:val="0"/>
              <w:marTop w:val="0"/>
              <w:marBottom w:val="0"/>
              <w:divBdr>
                <w:top w:val="none" w:sz="0" w:space="0" w:color="auto"/>
                <w:left w:val="none" w:sz="0" w:space="0" w:color="auto"/>
                <w:bottom w:val="none" w:sz="0" w:space="0" w:color="auto"/>
                <w:right w:val="none" w:sz="0" w:space="0" w:color="auto"/>
              </w:divBdr>
            </w:div>
            <w:div w:id="1928807828">
              <w:marLeft w:val="0"/>
              <w:marRight w:val="0"/>
              <w:marTop w:val="0"/>
              <w:marBottom w:val="0"/>
              <w:divBdr>
                <w:top w:val="none" w:sz="0" w:space="0" w:color="auto"/>
                <w:left w:val="none" w:sz="0" w:space="0" w:color="auto"/>
                <w:bottom w:val="none" w:sz="0" w:space="0" w:color="auto"/>
                <w:right w:val="none" w:sz="0" w:space="0" w:color="auto"/>
              </w:divBdr>
            </w:div>
            <w:div w:id="2102528985">
              <w:marLeft w:val="0"/>
              <w:marRight w:val="0"/>
              <w:marTop w:val="0"/>
              <w:marBottom w:val="0"/>
              <w:divBdr>
                <w:top w:val="none" w:sz="0" w:space="0" w:color="auto"/>
                <w:left w:val="none" w:sz="0" w:space="0" w:color="auto"/>
                <w:bottom w:val="none" w:sz="0" w:space="0" w:color="auto"/>
                <w:right w:val="none" w:sz="0" w:space="0" w:color="auto"/>
              </w:divBdr>
            </w:div>
          </w:divsChild>
        </w:div>
        <w:div w:id="1994480647">
          <w:marLeft w:val="0"/>
          <w:marRight w:val="0"/>
          <w:marTop w:val="0"/>
          <w:marBottom w:val="0"/>
          <w:divBdr>
            <w:top w:val="none" w:sz="0" w:space="0" w:color="auto"/>
            <w:left w:val="none" w:sz="0" w:space="0" w:color="auto"/>
            <w:bottom w:val="none" w:sz="0" w:space="0" w:color="auto"/>
            <w:right w:val="none" w:sz="0" w:space="0" w:color="auto"/>
          </w:divBdr>
          <w:divsChild>
            <w:div w:id="1109817936">
              <w:marLeft w:val="0"/>
              <w:marRight w:val="0"/>
              <w:marTop w:val="0"/>
              <w:marBottom w:val="0"/>
              <w:divBdr>
                <w:top w:val="none" w:sz="0" w:space="0" w:color="auto"/>
                <w:left w:val="none" w:sz="0" w:space="0" w:color="auto"/>
                <w:bottom w:val="none" w:sz="0" w:space="0" w:color="auto"/>
                <w:right w:val="none" w:sz="0" w:space="0" w:color="auto"/>
              </w:divBdr>
            </w:div>
            <w:div w:id="1728990718">
              <w:marLeft w:val="0"/>
              <w:marRight w:val="0"/>
              <w:marTop w:val="0"/>
              <w:marBottom w:val="0"/>
              <w:divBdr>
                <w:top w:val="none" w:sz="0" w:space="0" w:color="auto"/>
                <w:left w:val="none" w:sz="0" w:space="0" w:color="auto"/>
                <w:bottom w:val="none" w:sz="0" w:space="0" w:color="auto"/>
                <w:right w:val="none" w:sz="0" w:space="0" w:color="auto"/>
              </w:divBdr>
            </w:div>
            <w:div w:id="18531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07905042">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95851609">
      <w:bodyDiv w:val="1"/>
      <w:marLeft w:val="0"/>
      <w:marRight w:val="0"/>
      <w:marTop w:val="0"/>
      <w:marBottom w:val="0"/>
      <w:divBdr>
        <w:top w:val="none" w:sz="0" w:space="0" w:color="auto"/>
        <w:left w:val="none" w:sz="0" w:space="0" w:color="auto"/>
        <w:bottom w:val="none" w:sz="0" w:space="0" w:color="auto"/>
        <w:right w:val="none" w:sz="0" w:space="0" w:color="auto"/>
      </w:divBdr>
    </w:div>
    <w:div w:id="564534293">
      <w:bodyDiv w:val="1"/>
      <w:marLeft w:val="0"/>
      <w:marRight w:val="0"/>
      <w:marTop w:val="0"/>
      <w:marBottom w:val="0"/>
      <w:divBdr>
        <w:top w:val="none" w:sz="0" w:space="0" w:color="auto"/>
        <w:left w:val="none" w:sz="0" w:space="0" w:color="auto"/>
        <w:bottom w:val="none" w:sz="0" w:space="0" w:color="auto"/>
        <w:right w:val="none" w:sz="0" w:space="0" w:color="auto"/>
      </w:divBdr>
      <w:divsChild>
        <w:div w:id="407384239">
          <w:marLeft w:val="0"/>
          <w:marRight w:val="0"/>
          <w:marTop w:val="0"/>
          <w:marBottom w:val="0"/>
          <w:divBdr>
            <w:top w:val="none" w:sz="0" w:space="0" w:color="auto"/>
            <w:left w:val="none" w:sz="0" w:space="0" w:color="auto"/>
            <w:bottom w:val="none" w:sz="0" w:space="0" w:color="auto"/>
            <w:right w:val="none" w:sz="0" w:space="0" w:color="auto"/>
          </w:divBdr>
        </w:div>
        <w:div w:id="1286935220">
          <w:marLeft w:val="0"/>
          <w:marRight w:val="0"/>
          <w:marTop w:val="0"/>
          <w:marBottom w:val="0"/>
          <w:divBdr>
            <w:top w:val="none" w:sz="0" w:space="0" w:color="auto"/>
            <w:left w:val="none" w:sz="0" w:space="0" w:color="auto"/>
            <w:bottom w:val="none" w:sz="0" w:space="0" w:color="auto"/>
            <w:right w:val="none" w:sz="0" w:space="0" w:color="auto"/>
          </w:divBdr>
        </w:div>
      </w:divsChild>
    </w:div>
    <w:div w:id="621036891">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12474931">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29376708">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109202999">
      <w:bodyDiv w:val="1"/>
      <w:marLeft w:val="0"/>
      <w:marRight w:val="0"/>
      <w:marTop w:val="0"/>
      <w:marBottom w:val="0"/>
      <w:divBdr>
        <w:top w:val="none" w:sz="0" w:space="0" w:color="auto"/>
        <w:left w:val="none" w:sz="0" w:space="0" w:color="auto"/>
        <w:bottom w:val="none" w:sz="0" w:space="0" w:color="auto"/>
        <w:right w:val="none" w:sz="0" w:space="0" w:color="auto"/>
      </w:divBdr>
    </w:div>
    <w:div w:id="1180582231">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295217741">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12001042">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68373768">
      <w:bodyDiv w:val="1"/>
      <w:marLeft w:val="0"/>
      <w:marRight w:val="0"/>
      <w:marTop w:val="0"/>
      <w:marBottom w:val="0"/>
      <w:divBdr>
        <w:top w:val="none" w:sz="0" w:space="0" w:color="auto"/>
        <w:left w:val="none" w:sz="0" w:space="0" w:color="auto"/>
        <w:bottom w:val="none" w:sz="0" w:space="0" w:color="auto"/>
        <w:right w:val="none" w:sz="0" w:space="0" w:color="auto"/>
      </w:divBdr>
      <w:divsChild>
        <w:div w:id="519273480">
          <w:marLeft w:val="0"/>
          <w:marRight w:val="0"/>
          <w:marTop w:val="0"/>
          <w:marBottom w:val="0"/>
          <w:divBdr>
            <w:top w:val="none" w:sz="0" w:space="0" w:color="auto"/>
            <w:left w:val="none" w:sz="0" w:space="0" w:color="auto"/>
            <w:bottom w:val="none" w:sz="0" w:space="0" w:color="auto"/>
            <w:right w:val="none" w:sz="0" w:space="0" w:color="auto"/>
          </w:divBdr>
          <w:divsChild>
            <w:div w:id="266426832">
              <w:marLeft w:val="0"/>
              <w:marRight w:val="0"/>
              <w:marTop w:val="0"/>
              <w:marBottom w:val="0"/>
              <w:divBdr>
                <w:top w:val="none" w:sz="0" w:space="0" w:color="auto"/>
                <w:left w:val="none" w:sz="0" w:space="0" w:color="auto"/>
                <w:bottom w:val="none" w:sz="0" w:space="0" w:color="auto"/>
                <w:right w:val="none" w:sz="0" w:space="0" w:color="auto"/>
              </w:divBdr>
            </w:div>
            <w:div w:id="818768820">
              <w:marLeft w:val="0"/>
              <w:marRight w:val="0"/>
              <w:marTop w:val="0"/>
              <w:marBottom w:val="0"/>
              <w:divBdr>
                <w:top w:val="none" w:sz="0" w:space="0" w:color="auto"/>
                <w:left w:val="none" w:sz="0" w:space="0" w:color="auto"/>
                <w:bottom w:val="none" w:sz="0" w:space="0" w:color="auto"/>
                <w:right w:val="none" w:sz="0" w:space="0" w:color="auto"/>
              </w:divBdr>
            </w:div>
            <w:div w:id="1153107279">
              <w:marLeft w:val="0"/>
              <w:marRight w:val="0"/>
              <w:marTop w:val="0"/>
              <w:marBottom w:val="0"/>
              <w:divBdr>
                <w:top w:val="none" w:sz="0" w:space="0" w:color="auto"/>
                <w:left w:val="none" w:sz="0" w:space="0" w:color="auto"/>
                <w:bottom w:val="none" w:sz="0" w:space="0" w:color="auto"/>
                <w:right w:val="none" w:sz="0" w:space="0" w:color="auto"/>
              </w:divBdr>
            </w:div>
          </w:divsChild>
        </w:div>
        <w:div w:id="1531067001">
          <w:marLeft w:val="0"/>
          <w:marRight w:val="0"/>
          <w:marTop w:val="0"/>
          <w:marBottom w:val="0"/>
          <w:divBdr>
            <w:top w:val="none" w:sz="0" w:space="0" w:color="auto"/>
            <w:left w:val="none" w:sz="0" w:space="0" w:color="auto"/>
            <w:bottom w:val="none" w:sz="0" w:space="0" w:color="auto"/>
            <w:right w:val="none" w:sz="0" w:space="0" w:color="auto"/>
          </w:divBdr>
          <w:divsChild>
            <w:div w:id="175273398">
              <w:marLeft w:val="0"/>
              <w:marRight w:val="0"/>
              <w:marTop w:val="0"/>
              <w:marBottom w:val="0"/>
              <w:divBdr>
                <w:top w:val="none" w:sz="0" w:space="0" w:color="auto"/>
                <w:left w:val="none" w:sz="0" w:space="0" w:color="auto"/>
                <w:bottom w:val="none" w:sz="0" w:space="0" w:color="auto"/>
                <w:right w:val="none" w:sz="0" w:space="0" w:color="auto"/>
              </w:divBdr>
            </w:div>
            <w:div w:id="503403303">
              <w:marLeft w:val="0"/>
              <w:marRight w:val="0"/>
              <w:marTop w:val="0"/>
              <w:marBottom w:val="0"/>
              <w:divBdr>
                <w:top w:val="none" w:sz="0" w:space="0" w:color="auto"/>
                <w:left w:val="none" w:sz="0" w:space="0" w:color="auto"/>
                <w:bottom w:val="none" w:sz="0" w:space="0" w:color="auto"/>
                <w:right w:val="none" w:sz="0" w:space="0" w:color="auto"/>
              </w:divBdr>
            </w:div>
            <w:div w:id="1219168790">
              <w:marLeft w:val="0"/>
              <w:marRight w:val="0"/>
              <w:marTop w:val="0"/>
              <w:marBottom w:val="0"/>
              <w:divBdr>
                <w:top w:val="none" w:sz="0" w:space="0" w:color="auto"/>
                <w:left w:val="none" w:sz="0" w:space="0" w:color="auto"/>
                <w:bottom w:val="none" w:sz="0" w:space="0" w:color="auto"/>
                <w:right w:val="none" w:sz="0" w:space="0" w:color="auto"/>
              </w:divBdr>
            </w:div>
            <w:div w:id="1751270389">
              <w:marLeft w:val="0"/>
              <w:marRight w:val="0"/>
              <w:marTop w:val="0"/>
              <w:marBottom w:val="0"/>
              <w:divBdr>
                <w:top w:val="none" w:sz="0" w:space="0" w:color="auto"/>
                <w:left w:val="none" w:sz="0" w:space="0" w:color="auto"/>
                <w:bottom w:val="none" w:sz="0" w:space="0" w:color="auto"/>
                <w:right w:val="none" w:sz="0" w:space="0" w:color="auto"/>
              </w:divBdr>
            </w:div>
            <w:div w:id="1827546077">
              <w:marLeft w:val="0"/>
              <w:marRight w:val="0"/>
              <w:marTop w:val="0"/>
              <w:marBottom w:val="0"/>
              <w:divBdr>
                <w:top w:val="none" w:sz="0" w:space="0" w:color="auto"/>
                <w:left w:val="none" w:sz="0" w:space="0" w:color="auto"/>
                <w:bottom w:val="none" w:sz="0" w:space="0" w:color="auto"/>
                <w:right w:val="none" w:sz="0" w:space="0" w:color="auto"/>
              </w:divBdr>
            </w:div>
          </w:divsChild>
        </w:div>
        <w:div w:id="1808468218">
          <w:marLeft w:val="0"/>
          <w:marRight w:val="0"/>
          <w:marTop w:val="0"/>
          <w:marBottom w:val="0"/>
          <w:divBdr>
            <w:top w:val="none" w:sz="0" w:space="0" w:color="auto"/>
            <w:left w:val="none" w:sz="0" w:space="0" w:color="auto"/>
            <w:bottom w:val="none" w:sz="0" w:space="0" w:color="auto"/>
            <w:right w:val="none" w:sz="0" w:space="0" w:color="auto"/>
          </w:divBdr>
          <w:divsChild>
            <w:div w:id="207842651">
              <w:marLeft w:val="0"/>
              <w:marRight w:val="0"/>
              <w:marTop w:val="0"/>
              <w:marBottom w:val="0"/>
              <w:divBdr>
                <w:top w:val="none" w:sz="0" w:space="0" w:color="auto"/>
                <w:left w:val="none" w:sz="0" w:space="0" w:color="auto"/>
                <w:bottom w:val="none" w:sz="0" w:space="0" w:color="auto"/>
                <w:right w:val="none" w:sz="0" w:space="0" w:color="auto"/>
              </w:divBdr>
            </w:div>
            <w:div w:id="667363895">
              <w:marLeft w:val="0"/>
              <w:marRight w:val="0"/>
              <w:marTop w:val="0"/>
              <w:marBottom w:val="0"/>
              <w:divBdr>
                <w:top w:val="none" w:sz="0" w:space="0" w:color="auto"/>
                <w:left w:val="none" w:sz="0" w:space="0" w:color="auto"/>
                <w:bottom w:val="none" w:sz="0" w:space="0" w:color="auto"/>
                <w:right w:val="none" w:sz="0" w:space="0" w:color="auto"/>
              </w:divBdr>
            </w:div>
            <w:div w:id="10577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589850998">
      <w:bodyDiv w:val="1"/>
      <w:marLeft w:val="0"/>
      <w:marRight w:val="0"/>
      <w:marTop w:val="0"/>
      <w:marBottom w:val="0"/>
      <w:divBdr>
        <w:top w:val="none" w:sz="0" w:space="0" w:color="auto"/>
        <w:left w:val="none" w:sz="0" w:space="0" w:color="auto"/>
        <w:bottom w:val="none" w:sz="0" w:space="0" w:color="auto"/>
        <w:right w:val="none" w:sz="0" w:space="0" w:color="auto"/>
      </w:divBdr>
    </w:div>
    <w:div w:id="1591043169">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26292961">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38424498">
      <w:bodyDiv w:val="1"/>
      <w:marLeft w:val="0"/>
      <w:marRight w:val="0"/>
      <w:marTop w:val="0"/>
      <w:marBottom w:val="0"/>
      <w:divBdr>
        <w:top w:val="none" w:sz="0" w:space="0" w:color="auto"/>
        <w:left w:val="none" w:sz="0" w:space="0" w:color="auto"/>
        <w:bottom w:val="none" w:sz="0" w:space="0" w:color="auto"/>
        <w:right w:val="none" w:sz="0" w:space="0" w:color="auto"/>
      </w:divBdr>
      <w:divsChild>
        <w:div w:id="1339043946">
          <w:marLeft w:val="0"/>
          <w:marRight w:val="0"/>
          <w:marTop w:val="0"/>
          <w:marBottom w:val="0"/>
          <w:divBdr>
            <w:top w:val="none" w:sz="0" w:space="0" w:color="auto"/>
            <w:left w:val="none" w:sz="0" w:space="0" w:color="auto"/>
            <w:bottom w:val="none" w:sz="0" w:space="0" w:color="auto"/>
            <w:right w:val="none" w:sz="0" w:space="0" w:color="auto"/>
          </w:divBdr>
          <w:divsChild>
            <w:div w:id="759301788">
              <w:marLeft w:val="0"/>
              <w:marRight w:val="0"/>
              <w:marTop w:val="0"/>
              <w:marBottom w:val="0"/>
              <w:divBdr>
                <w:top w:val="none" w:sz="0" w:space="0" w:color="auto"/>
                <w:left w:val="none" w:sz="0" w:space="0" w:color="auto"/>
                <w:bottom w:val="none" w:sz="0" w:space="0" w:color="auto"/>
                <w:right w:val="none" w:sz="0" w:space="0" w:color="auto"/>
              </w:divBdr>
            </w:div>
            <w:div w:id="890384234">
              <w:marLeft w:val="0"/>
              <w:marRight w:val="0"/>
              <w:marTop w:val="0"/>
              <w:marBottom w:val="0"/>
              <w:divBdr>
                <w:top w:val="none" w:sz="0" w:space="0" w:color="auto"/>
                <w:left w:val="none" w:sz="0" w:space="0" w:color="auto"/>
                <w:bottom w:val="none" w:sz="0" w:space="0" w:color="auto"/>
                <w:right w:val="none" w:sz="0" w:space="0" w:color="auto"/>
              </w:divBdr>
            </w:div>
            <w:div w:id="1279723077">
              <w:marLeft w:val="0"/>
              <w:marRight w:val="0"/>
              <w:marTop w:val="0"/>
              <w:marBottom w:val="0"/>
              <w:divBdr>
                <w:top w:val="none" w:sz="0" w:space="0" w:color="auto"/>
                <w:left w:val="none" w:sz="0" w:space="0" w:color="auto"/>
                <w:bottom w:val="none" w:sz="0" w:space="0" w:color="auto"/>
                <w:right w:val="none" w:sz="0" w:space="0" w:color="auto"/>
              </w:divBdr>
            </w:div>
            <w:div w:id="1624531460">
              <w:marLeft w:val="0"/>
              <w:marRight w:val="0"/>
              <w:marTop w:val="0"/>
              <w:marBottom w:val="0"/>
              <w:divBdr>
                <w:top w:val="none" w:sz="0" w:space="0" w:color="auto"/>
                <w:left w:val="none" w:sz="0" w:space="0" w:color="auto"/>
                <w:bottom w:val="none" w:sz="0" w:space="0" w:color="auto"/>
                <w:right w:val="none" w:sz="0" w:space="0" w:color="auto"/>
              </w:divBdr>
            </w:div>
            <w:div w:id="1644391154">
              <w:marLeft w:val="0"/>
              <w:marRight w:val="0"/>
              <w:marTop w:val="0"/>
              <w:marBottom w:val="0"/>
              <w:divBdr>
                <w:top w:val="none" w:sz="0" w:space="0" w:color="auto"/>
                <w:left w:val="none" w:sz="0" w:space="0" w:color="auto"/>
                <w:bottom w:val="none" w:sz="0" w:space="0" w:color="auto"/>
                <w:right w:val="none" w:sz="0" w:space="0" w:color="auto"/>
              </w:divBdr>
            </w:div>
          </w:divsChild>
        </w:div>
        <w:div w:id="1506481915">
          <w:marLeft w:val="0"/>
          <w:marRight w:val="0"/>
          <w:marTop w:val="0"/>
          <w:marBottom w:val="0"/>
          <w:divBdr>
            <w:top w:val="none" w:sz="0" w:space="0" w:color="auto"/>
            <w:left w:val="none" w:sz="0" w:space="0" w:color="auto"/>
            <w:bottom w:val="none" w:sz="0" w:space="0" w:color="auto"/>
            <w:right w:val="none" w:sz="0" w:space="0" w:color="auto"/>
          </w:divBdr>
          <w:divsChild>
            <w:div w:id="936600689">
              <w:marLeft w:val="0"/>
              <w:marRight w:val="0"/>
              <w:marTop w:val="0"/>
              <w:marBottom w:val="0"/>
              <w:divBdr>
                <w:top w:val="none" w:sz="0" w:space="0" w:color="auto"/>
                <w:left w:val="none" w:sz="0" w:space="0" w:color="auto"/>
                <w:bottom w:val="none" w:sz="0" w:space="0" w:color="auto"/>
                <w:right w:val="none" w:sz="0" w:space="0" w:color="auto"/>
              </w:divBdr>
            </w:div>
            <w:div w:id="1631787241">
              <w:marLeft w:val="0"/>
              <w:marRight w:val="0"/>
              <w:marTop w:val="0"/>
              <w:marBottom w:val="0"/>
              <w:divBdr>
                <w:top w:val="none" w:sz="0" w:space="0" w:color="auto"/>
                <w:left w:val="none" w:sz="0" w:space="0" w:color="auto"/>
                <w:bottom w:val="none" w:sz="0" w:space="0" w:color="auto"/>
                <w:right w:val="none" w:sz="0" w:space="0" w:color="auto"/>
              </w:divBdr>
            </w:div>
            <w:div w:id="1868710922">
              <w:marLeft w:val="0"/>
              <w:marRight w:val="0"/>
              <w:marTop w:val="0"/>
              <w:marBottom w:val="0"/>
              <w:divBdr>
                <w:top w:val="none" w:sz="0" w:space="0" w:color="auto"/>
                <w:left w:val="none" w:sz="0" w:space="0" w:color="auto"/>
                <w:bottom w:val="none" w:sz="0" w:space="0" w:color="auto"/>
                <w:right w:val="none" w:sz="0" w:space="0" w:color="auto"/>
              </w:divBdr>
            </w:div>
          </w:divsChild>
        </w:div>
        <w:div w:id="1550413391">
          <w:marLeft w:val="0"/>
          <w:marRight w:val="0"/>
          <w:marTop w:val="0"/>
          <w:marBottom w:val="0"/>
          <w:divBdr>
            <w:top w:val="none" w:sz="0" w:space="0" w:color="auto"/>
            <w:left w:val="none" w:sz="0" w:space="0" w:color="auto"/>
            <w:bottom w:val="none" w:sz="0" w:space="0" w:color="auto"/>
            <w:right w:val="none" w:sz="0" w:space="0" w:color="auto"/>
          </w:divBdr>
          <w:divsChild>
            <w:div w:id="949238837">
              <w:marLeft w:val="0"/>
              <w:marRight w:val="0"/>
              <w:marTop w:val="0"/>
              <w:marBottom w:val="0"/>
              <w:divBdr>
                <w:top w:val="none" w:sz="0" w:space="0" w:color="auto"/>
                <w:left w:val="none" w:sz="0" w:space="0" w:color="auto"/>
                <w:bottom w:val="none" w:sz="0" w:space="0" w:color="auto"/>
                <w:right w:val="none" w:sz="0" w:space="0" w:color="auto"/>
              </w:divBdr>
            </w:div>
            <w:div w:id="1209994576">
              <w:marLeft w:val="0"/>
              <w:marRight w:val="0"/>
              <w:marTop w:val="0"/>
              <w:marBottom w:val="0"/>
              <w:divBdr>
                <w:top w:val="none" w:sz="0" w:space="0" w:color="auto"/>
                <w:left w:val="none" w:sz="0" w:space="0" w:color="auto"/>
                <w:bottom w:val="none" w:sz="0" w:space="0" w:color="auto"/>
                <w:right w:val="none" w:sz="0" w:space="0" w:color="auto"/>
              </w:divBdr>
            </w:div>
            <w:div w:id="18791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47151986">
      <w:bodyDiv w:val="1"/>
      <w:marLeft w:val="0"/>
      <w:marRight w:val="0"/>
      <w:marTop w:val="0"/>
      <w:marBottom w:val="0"/>
      <w:divBdr>
        <w:top w:val="none" w:sz="0" w:space="0" w:color="auto"/>
        <w:left w:val="none" w:sz="0" w:space="0" w:color="auto"/>
        <w:bottom w:val="none" w:sz="0" w:space="0" w:color="auto"/>
        <w:right w:val="none" w:sz="0" w:space="0" w:color="auto"/>
      </w:divBdr>
      <w:divsChild>
        <w:div w:id="1399286404">
          <w:marLeft w:val="0"/>
          <w:marRight w:val="0"/>
          <w:marTop w:val="0"/>
          <w:marBottom w:val="0"/>
          <w:divBdr>
            <w:top w:val="none" w:sz="0" w:space="0" w:color="auto"/>
            <w:left w:val="none" w:sz="0" w:space="0" w:color="auto"/>
            <w:bottom w:val="none" w:sz="0" w:space="0" w:color="auto"/>
            <w:right w:val="none" w:sz="0" w:space="0" w:color="auto"/>
          </w:divBdr>
          <w:divsChild>
            <w:div w:id="133913007">
              <w:marLeft w:val="0"/>
              <w:marRight w:val="0"/>
              <w:marTop w:val="0"/>
              <w:marBottom w:val="0"/>
              <w:divBdr>
                <w:top w:val="none" w:sz="0" w:space="0" w:color="auto"/>
                <w:left w:val="none" w:sz="0" w:space="0" w:color="auto"/>
                <w:bottom w:val="none" w:sz="0" w:space="0" w:color="auto"/>
                <w:right w:val="none" w:sz="0" w:space="0" w:color="auto"/>
              </w:divBdr>
            </w:div>
            <w:div w:id="450318601">
              <w:marLeft w:val="0"/>
              <w:marRight w:val="0"/>
              <w:marTop w:val="0"/>
              <w:marBottom w:val="0"/>
              <w:divBdr>
                <w:top w:val="none" w:sz="0" w:space="0" w:color="auto"/>
                <w:left w:val="none" w:sz="0" w:space="0" w:color="auto"/>
                <w:bottom w:val="none" w:sz="0" w:space="0" w:color="auto"/>
                <w:right w:val="none" w:sz="0" w:space="0" w:color="auto"/>
              </w:divBdr>
            </w:div>
            <w:div w:id="516844434">
              <w:marLeft w:val="0"/>
              <w:marRight w:val="0"/>
              <w:marTop w:val="0"/>
              <w:marBottom w:val="0"/>
              <w:divBdr>
                <w:top w:val="none" w:sz="0" w:space="0" w:color="auto"/>
                <w:left w:val="none" w:sz="0" w:space="0" w:color="auto"/>
                <w:bottom w:val="none" w:sz="0" w:space="0" w:color="auto"/>
                <w:right w:val="none" w:sz="0" w:space="0" w:color="auto"/>
              </w:divBdr>
            </w:div>
            <w:div w:id="776370378">
              <w:marLeft w:val="0"/>
              <w:marRight w:val="0"/>
              <w:marTop w:val="0"/>
              <w:marBottom w:val="0"/>
              <w:divBdr>
                <w:top w:val="none" w:sz="0" w:space="0" w:color="auto"/>
                <w:left w:val="none" w:sz="0" w:space="0" w:color="auto"/>
                <w:bottom w:val="none" w:sz="0" w:space="0" w:color="auto"/>
                <w:right w:val="none" w:sz="0" w:space="0" w:color="auto"/>
              </w:divBdr>
            </w:div>
            <w:div w:id="1782606809">
              <w:marLeft w:val="0"/>
              <w:marRight w:val="0"/>
              <w:marTop w:val="0"/>
              <w:marBottom w:val="0"/>
              <w:divBdr>
                <w:top w:val="none" w:sz="0" w:space="0" w:color="auto"/>
                <w:left w:val="none" w:sz="0" w:space="0" w:color="auto"/>
                <w:bottom w:val="none" w:sz="0" w:space="0" w:color="auto"/>
                <w:right w:val="none" w:sz="0" w:space="0" w:color="auto"/>
              </w:divBdr>
            </w:div>
          </w:divsChild>
        </w:div>
        <w:div w:id="504901382">
          <w:marLeft w:val="0"/>
          <w:marRight w:val="0"/>
          <w:marTop w:val="0"/>
          <w:marBottom w:val="0"/>
          <w:divBdr>
            <w:top w:val="none" w:sz="0" w:space="0" w:color="auto"/>
            <w:left w:val="none" w:sz="0" w:space="0" w:color="auto"/>
            <w:bottom w:val="none" w:sz="0" w:space="0" w:color="auto"/>
            <w:right w:val="none" w:sz="0" w:space="0" w:color="auto"/>
          </w:divBdr>
          <w:divsChild>
            <w:div w:id="348720324">
              <w:marLeft w:val="0"/>
              <w:marRight w:val="0"/>
              <w:marTop w:val="0"/>
              <w:marBottom w:val="0"/>
              <w:divBdr>
                <w:top w:val="none" w:sz="0" w:space="0" w:color="auto"/>
                <w:left w:val="none" w:sz="0" w:space="0" w:color="auto"/>
                <w:bottom w:val="none" w:sz="0" w:space="0" w:color="auto"/>
                <w:right w:val="none" w:sz="0" w:space="0" w:color="auto"/>
              </w:divBdr>
            </w:div>
            <w:div w:id="483856015">
              <w:marLeft w:val="0"/>
              <w:marRight w:val="0"/>
              <w:marTop w:val="0"/>
              <w:marBottom w:val="0"/>
              <w:divBdr>
                <w:top w:val="none" w:sz="0" w:space="0" w:color="auto"/>
                <w:left w:val="none" w:sz="0" w:space="0" w:color="auto"/>
                <w:bottom w:val="none" w:sz="0" w:space="0" w:color="auto"/>
                <w:right w:val="none" w:sz="0" w:space="0" w:color="auto"/>
              </w:divBdr>
            </w:div>
            <w:div w:id="1878858142">
              <w:marLeft w:val="0"/>
              <w:marRight w:val="0"/>
              <w:marTop w:val="0"/>
              <w:marBottom w:val="0"/>
              <w:divBdr>
                <w:top w:val="none" w:sz="0" w:space="0" w:color="auto"/>
                <w:left w:val="none" w:sz="0" w:space="0" w:color="auto"/>
                <w:bottom w:val="none" w:sz="0" w:space="0" w:color="auto"/>
                <w:right w:val="none" w:sz="0" w:space="0" w:color="auto"/>
              </w:divBdr>
            </w:div>
            <w:div w:id="21150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053453861">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 Id="rId13" /><Relationship Type="http://schemas.openxmlformats.org/officeDocument/2006/relationships/hyperlink" Target="https://agora.unicef.org/totara/dashboard/index.php" TargetMode="External"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 Id="rId12" /><Relationship Type="http://schemas.openxmlformats.org/officeDocument/2006/relationships/hyperlink" Target="https://partnersnet107.sharepoint.com/:w:/s/FA/ES5pUAFI7iFIiClUrGptTQ0BOj9TR8345V3ZfhGL7by84g?e=MBudgl"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nsopw.gov/" TargetMode="External" Id="rId16" /><Relationship Type="http://schemas.openxmlformats.org/officeDocument/2006/relationships/hyperlink" Target="mailto:hr@partners.net"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hyperlink" Target="https://www4.visualcompliance.com/_logon.cfm"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s://app.pandadoc.com/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ohchr.org/en/professionalinterest/pages/crc.aspx" TargetMode="External" Id="rId14" /><Relationship Type="http://schemas.openxmlformats.org/officeDocument/2006/relationships/footer" Target="footer1.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F659C-ECFF-4EED-A159-34D9E4FCF704}"/>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f2466082-b6bf-4153-98c3-3c41e85fda18"/>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dc808d36-874f-4b27-aec2-2fd649817929"/>
    <ds:schemaRef ds:uri="http://www.w3.org/XML/1998/namespace"/>
    <ds:schemaRef ds:uri="http://purl.org/dc/dcmitype/"/>
  </ds:schemaRefs>
</ds:datastoreItem>
</file>

<file path=customXml/itemProps4.xml><?xml version="1.0" encoding="utf-8"?>
<ds:datastoreItem xmlns:ds="http://schemas.openxmlformats.org/officeDocument/2006/customXml" ds:itemID="{D67F9A4D-9AFE-4D69-AE8F-12316AAD40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~Danielle~</dc:creator>
  <keywords/>
  <lastModifiedBy>Catalina Ipas</lastModifiedBy>
  <revision>497</revision>
  <lastPrinted>2019-02-20T10:50:00.0000000Z</lastPrinted>
  <dcterms:created xsi:type="dcterms:W3CDTF">2020-05-21T02:22:00.0000000Z</dcterms:created>
  <dcterms:modified xsi:type="dcterms:W3CDTF">2024-12-06T19:10:28.4925119Z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