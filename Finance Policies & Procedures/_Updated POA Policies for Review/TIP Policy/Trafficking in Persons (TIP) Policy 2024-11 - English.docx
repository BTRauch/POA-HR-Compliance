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AD1FF8" w:rsidP="00D57307" w:rsidRDefault="00AD1FF8" w14:paraId="7EE18B93" w14:textId="77777777">
      <w:pPr>
        <w:jc w:val="both"/>
        <w:rPr>
          <w:rFonts w:ascii="Times New Roman" w:hAnsi="Times New Roman" w:cs="Times New Roman"/>
          <w:b/>
          <w:color w:val="E36C0A" w:themeColor="accent6" w:themeShade="BF"/>
          <w:sz w:val="40"/>
        </w:rPr>
      </w:pPr>
    </w:p>
    <w:p w:rsidR="00AD1FF8" w:rsidP="00D57307" w:rsidRDefault="00AD1FF8" w14:paraId="2DB47F43" w14:textId="77777777">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rsidR="00AD1FF8" w:rsidP="00D57307" w:rsidRDefault="00AD1FF8" w14:paraId="008306BC" w14:textId="77777777">
      <w:pPr>
        <w:jc w:val="both"/>
        <w:rPr>
          <w:rFonts w:ascii="Times New Roman" w:hAnsi="Times New Roman" w:cs="Times New Roman"/>
          <w:b/>
          <w:color w:val="E36C0A" w:themeColor="accent6" w:themeShade="BF"/>
          <w:sz w:val="40"/>
        </w:rPr>
      </w:pPr>
    </w:p>
    <w:p w:rsidR="00AD1FF8" w:rsidP="00D57307" w:rsidRDefault="00AD1FF8" w14:paraId="3DA60229" w14:textId="41A22CD3">
      <w:pPr>
        <w:jc w:val="both"/>
        <w:rPr>
          <w:rFonts w:ascii="Times New Roman" w:hAnsi="Times New Roman" w:cs="Times New Roman"/>
          <w:b/>
          <w:color w:val="E36C0A" w:themeColor="accent6" w:themeShade="BF"/>
          <w:sz w:val="40"/>
        </w:rPr>
      </w:pPr>
    </w:p>
    <w:p w:rsidR="00A12E67" w:rsidP="68AD596C" w:rsidRDefault="00520EB1" w14:paraId="08118702" w14:textId="062C008D">
      <w:pPr>
        <w:jc w:val="center"/>
        <w:rPr>
          <w:rFonts w:ascii="Times New Roman" w:hAnsi="Times New Roman" w:cs="Times New Roman" w:eastAsiaTheme="majorEastAsia"/>
          <w:b/>
          <w:bCs/>
          <w:color w:val="E36C0A" w:themeColor="accent6" w:themeShade="BF"/>
          <w:sz w:val="36"/>
          <w:szCs w:val="36"/>
        </w:rPr>
      </w:pPr>
      <w:r>
        <w:rPr>
          <w:rFonts w:ascii="Times New Roman" w:hAnsi="Times New Roman" w:cs="Times New Roman"/>
          <w:b/>
          <w:bCs/>
          <w:color w:val="E36C0A" w:themeColor="accent6" w:themeShade="BF"/>
          <w:sz w:val="40"/>
          <w:szCs w:val="40"/>
        </w:rPr>
        <w:t>Trafficking in Persons Policy</w:t>
      </w:r>
    </w:p>
    <w:p w:rsidR="00AD1FF8" w:rsidP="68AD596C" w:rsidRDefault="00A12E67" w14:paraId="357879BF" w14:textId="0741971D">
      <w:pPr>
        <w:jc w:val="center"/>
        <w:rPr>
          <w:rFonts w:ascii="Times New Roman" w:hAnsi="Times New Roman" w:cs="Times New Roman" w:eastAsiaTheme="majorEastAsia"/>
          <w:b/>
          <w:bCs/>
          <w:color w:val="E36C0A" w:themeColor="accent6" w:themeShade="BF"/>
          <w:sz w:val="36"/>
          <w:szCs w:val="36"/>
        </w:rPr>
      </w:pPr>
      <w:r w:rsidRPr="19D82217">
        <w:rPr>
          <w:rFonts w:ascii="Times New Roman" w:hAnsi="Times New Roman" w:cs="Times New Roman" w:eastAsiaTheme="majorEastAsia"/>
          <w:b/>
          <w:bCs/>
          <w:color w:val="E36C0A" w:themeColor="accent6" w:themeShade="BF"/>
          <w:sz w:val="36"/>
          <w:szCs w:val="36"/>
        </w:rPr>
        <w:t>E</w:t>
      </w:r>
      <w:r w:rsidRPr="19D82217" w:rsidR="00AD1FF8">
        <w:rPr>
          <w:rFonts w:ascii="Times New Roman" w:hAnsi="Times New Roman" w:cs="Times New Roman" w:eastAsiaTheme="majorEastAsia"/>
          <w:b/>
          <w:bCs/>
          <w:color w:val="E36C0A" w:themeColor="accent6" w:themeShade="BF"/>
          <w:sz w:val="36"/>
          <w:szCs w:val="36"/>
        </w:rPr>
        <w:t xml:space="preserve">ffective </w:t>
      </w:r>
      <w:r w:rsidR="001875E3">
        <w:rPr>
          <w:rFonts w:ascii="Times New Roman" w:hAnsi="Times New Roman" w:cs="Times New Roman" w:eastAsiaTheme="majorEastAsia"/>
          <w:b/>
          <w:bCs/>
          <w:color w:val="E36C0A" w:themeColor="accent6" w:themeShade="BF"/>
          <w:sz w:val="36"/>
          <w:szCs w:val="36"/>
        </w:rPr>
        <w:t xml:space="preserve">Jan. 1, </w:t>
      </w:r>
      <w:r w:rsidRPr="1C075900" w:rsidR="001875E3">
        <w:rPr>
          <w:rFonts w:ascii="Times New Roman" w:hAnsi="Times New Roman" w:cs="Times New Roman" w:eastAsiaTheme="majorEastAsia"/>
          <w:b/>
          <w:bCs/>
          <w:color w:val="E36C0A" w:themeColor="accent6" w:themeShade="BF"/>
          <w:sz w:val="36"/>
          <w:szCs w:val="36"/>
        </w:rPr>
        <w:t>202</w:t>
      </w:r>
      <w:r w:rsidRPr="1C075900" w:rsidR="1A80F948">
        <w:rPr>
          <w:rFonts w:ascii="Times New Roman" w:hAnsi="Times New Roman" w:cs="Times New Roman" w:eastAsiaTheme="majorEastAsia"/>
          <w:b/>
          <w:bCs/>
          <w:color w:val="E36C0A" w:themeColor="accent6" w:themeShade="BF"/>
          <w:sz w:val="36"/>
          <w:szCs w:val="36"/>
        </w:rPr>
        <w:t>3</w:t>
      </w:r>
    </w:p>
    <w:p w:rsidR="0051122A" w:rsidP="0051122A" w:rsidRDefault="0051122A" w14:paraId="637AA196" w14:textId="77777777">
      <w:pPr>
        <w:jc w:val="center"/>
        <w:rPr>
          <w:ins w:author="Danielle Martin" w:date="2024-11-11T22:33:00Z" w:id="0"/>
          <w:rFonts w:asciiTheme="majorHAnsi" w:hAnsiTheme="majorHAnsi" w:eastAsiaTheme="majorEastAsia" w:cstheme="majorBidi"/>
          <w:b/>
          <w:bCs/>
          <w:color w:val="E36C0A" w:themeColor="accent6" w:themeShade="BF"/>
          <w:sz w:val="28"/>
          <w:szCs w:val="28"/>
        </w:rPr>
      </w:pPr>
      <w:ins w:author="Danielle Martin" w:date="2024-11-11T22:33:00Z" w:id="1">
        <w:r>
          <w:rPr>
            <w:rFonts w:ascii="Times New Roman" w:hAnsi="Times New Roman" w:cs="Times New Roman" w:eastAsiaTheme="majorEastAsia"/>
            <w:b/>
            <w:bCs/>
            <w:color w:val="E36C0A" w:themeColor="accent6" w:themeShade="BF"/>
            <w:sz w:val="36"/>
            <w:szCs w:val="36"/>
          </w:rPr>
          <w:t>Updated December 1, 2024</w:t>
        </w:r>
      </w:ins>
    </w:p>
    <w:p w:rsidR="00F8349E" w:rsidP="008F69B5" w:rsidRDefault="00F8349E" w14:paraId="3B2EFC04" w14:textId="77777777">
      <w:pPr>
        <w:rPr>
          <w:rFonts w:ascii="Cambria" w:hAnsi="Cambria" w:eastAsia="Times New Roman" w:cs="Times New Roman"/>
          <w:b/>
          <w:bCs/>
          <w:color w:val="E36C0A" w:themeColor="accent6" w:themeShade="BF"/>
          <w:sz w:val="36"/>
          <w:szCs w:val="26"/>
        </w:rPr>
      </w:pPr>
    </w:p>
    <w:p w:rsidRPr="003742C3" w:rsidR="00F8349E" w:rsidP="00630117" w:rsidRDefault="00F8349E" w14:paraId="1486E85E" w14:textId="77777777">
      <w:pPr>
        <w:jc w:val="center"/>
        <w:rPr>
          <w:rFonts w:ascii="Times New Roman" w:hAnsi="Times New Roman" w:eastAsia="Times New Roman" w:cs="Times New Roman"/>
          <w:b/>
          <w:bCs/>
          <w:color w:val="E36C0A" w:themeColor="accent6" w:themeShade="BF"/>
          <w:sz w:val="36"/>
          <w:szCs w:val="26"/>
        </w:rPr>
      </w:pPr>
    </w:p>
    <w:p w:rsidRPr="003742C3" w:rsidR="00F8349E" w:rsidP="00630117" w:rsidRDefault="00F8349E" w14:paraId="778A9EA5" w14:textId="5F411D3C">
      <w:pPr>
        <w:jc w:val="center"/>
        <w:rPr>
          <w:rFonts w:ascii="Times New Roman" w:hAnsi="Times New Roman" w:eastAsia="Times New Roman" w:cs="Times New Roman"/>
          <w:b/>
          <w:bCs/>
          <w:color w:val="E36C0A" w:themeColor="accent6" w:themeShade="BF"/>
          <w:sz w:val="36"/>
          <w:szCs w:val="26"/>
        </w:rPr>
      </w:pPr>
      <w:r w:rsidRPr="003742C3">
        <w:rPr>
          <w:rFonts w:ascii="Times New Roman" w:hAnsi="Times New Roman" w:eastAsia="Times New Roman" w:cs="Times New Roman"/>
          <w:b/>
          <w:bCs/>
          <w:color w:val="E36C0A" w:themeColor="accent6" w:themeShade="BF"/>
          <w:sz w:val="36"/>
          <w:szCs w:val="26"/>
        </w:rPr>
        <w:t>Enacted</w:t>
      </w:r>
    </w:p>
    <w:p w:rsidRPr="003742C3" w:rsidR="00F8349E" w:rsidP="00630117" w:rsidRDefault="00F8349E" w14:paraId="1BF52039" w14:textId="77777777">
      <w:pPr>
        <w:jc w:val="center"/>
        <w:rPr>
          <w:rFonts w:ascii="Times New Roman" w:hAnsi="Times New Roman" w:eastAsia="Times New Roman" w:cs="Times New Roman"/>
          <w:b/>
          <w:bCs/>
          <w:color w:val="E36C0A" w:themeColor="accent6" w:themeShade="BF"/>
          <w:sz w:val="36"/>
          <w:szCs w:val="26"/>
        </w:rPr>
      </w:pPr>
    </w:p>
    <w:p w:rsidRPr="003742C3" w:rsidR="00F8349E" w:rsidP="00630117" w:rsidRDefault="00F8349E" w14:paraId="25E1DCFC" w14:textId="4C5222E8">
      <w:pPr>
        <w:jc w:val="center"/>
        <w:rPr>
          <w:rFonts w:ascii="Times New Roman" w:hAnsi="Times New Roman" w:eastAsia="Times New Roman" w:cs="Times New Roman"/>
          <w:bCs/>
          <w:color w:val="000000" w:themeColor="text1"/>
          <w:sz w:val="36"/>
          <w:szCs w:val="26"/>
        </w:rPr>
      </w:pPr>
      <w:r w:rsidRPr="003742C3">
        <w:rPr>
          <w:rFonts w:ascii="Times New Roman" w:hAnsi="Times New Roman" w:eastAsia="Times New Roman" w:cs="Times New Roman"/>
          <w:bCs/>
          <w:color w:val="000000" w:themeColor="text1"/>
          <w:sz w:val="36"/>
          <w:szCs w:val="26"/>
        </w:rPr>
        <w:t>John McPhail</w:t>
      </w:r>
    </w:p>
    <w:p w:rsidRPr="003742C3" w:rsidR="00F8349E" w:rsidP="00630117" w:rsidRDefault="00F8349E" w14:paraId="64E784D0" w14:textId="77777777">
      <w:pPr>
        <w:jc w:val="center"/>
        <w:rPr>
          <w:rFonts w:ascii="Times New Roman" w:hAnsi="Times New Roman" w:eastAsia="Times New Roman" w:cs="Times New Roman"/>
          <w:bCs/>
          <w:color w:val="000000" w:themeColor="text1"/>
          <w:sz w:val="36"/>
          <w:szCs w:val="26"/>
        </w:rPr>
      </w:pPr>
      <w:r w:rsidRPr="003742C3">
        <w:rPr>
          <w:rFonts w:ascii="Times New Roman" w:hAnsi="Times New Roman" w:eastAsia="Times New Roman" w:cs="Times New Roman"/>
          <w:bCs/>
          <w:color w:val="000000" w:themeColor="text1"/>
          <w:sz w:val="36"/>
          <w:szCs w:val="26"/>
        </w:rPr>
        <w:t>President &amp; CEO</w:t>
      </w:r>
    </w:p>
    <w:p w:rsidR="00996F05" w:rsidRDefault="00996F05" w14:paraId="69E36D40" w14:textId="7F1F4373">
      <w:pPr>
        <w:rPr>
          <w:rFonts w:asciiTheme="majorHAnsi" w:hAnsiTheme="majorHAnsi" w:eastAsiaTheme="majorEastAsia" w:cstheme="majorBidi"/>
          <w:b/>
          <w:bCs/>
          <w:color w:val="E36C0A" w:themeColor="accent6" w:themeShade="BF"/>
          <w:sz w:val="28"/>
          <w:szCs w:val="28"/>
        </w:rPr>
      </w:pPr>
      <w:r>
        <w:rPr>
          <w:rFonts w:asciiTheme="majorHAnsi" w:hAnsiTheme="majorHAnsi" w:eastAsiaTheme="majorEastAsia" w:cstheme="majorBidi"/>
          <w:b/>
          <w:bCs/>
          <w:color w:val="E36C0A" w:themeColor="accent6" w:themeShade="BF"/>
          <w:sz w:val="28"/>
          <w:szCs w:val="28"/>
        </w:rPr>
        <w:br w:type="page"/>
      </w:r>
    </w:p>
    <w:p w:rsidR="00CB7B10" w:rsidP="00D57307" w:rsidRDefault="00CB7B10" w14:paraId="6D6B7C6C" w14:textId="77777777">
      <w:pPr>
        <w:jc w:val="both"/>
        <w:rPr>
          <w:rFonts w:asciiTheme="majorHAnsi" w:hAnsiTheme="majorHAnsi" w:eastAsiaTheme="majorEastAsia" w:cstheme="majorBidi"/>
          <w:b/>
          <w:bCs/>
          <w:color w:val="E36C0A" w:themeColor="accent6" w:themeShade="BF"/>
          <w:sz w:val="28"/>
          <w:szCs w:val="28"/>
        </w:rPr>
      </w:pPr>
    </w:p>
    <w:sdt>
      <w:sdtPr>
        <w:id w:val="-1974898264"/>
        <w:docPartObj>
          <w:docPartGallery w:val="Table of Contents"/>
          <w:docPartUnique/>
        </w:docPartObj>
        <w:rPr>
          <w:rFonts w:ascii="Times New Roman" w:hAnsi="Times New Roman" w:eastAsia="ＭＳ 明朝" w:cs="Times New Roman" w:eastAsiaTheme="minorEastAsia"/>
          <w:b w:val="0"/>
          <w:bCs w:val="0"/>
          <w:color w:val="auto"/>
          <w:sz w:val="24"/>
          <w:szCs w:val="24"/>
          <w:lang w:eastAsia="en-US"/>
        </w:rPr>
      </w:sdtPr>
      <w:sdtEndPr>
        <w:rPr>
          <w:rFonts w:ascii="Times New Roman" w:hAnsi="Times New Roman" w:eastAsia="ＭＳ 明朝" w:cs="Times New Roman" w:eastAsiaTheme="minorEastAsia"/>
          <w:b w:val="0"/>
          <w:bCs w:val="0"/>
          <w:color w:val="auto"/>
          <w:sz w:val="24"/>
          <w:szCs w:val="24"/>
          <w:lang w:eastAsia="en-US"/>
        </w:rPr>
      </w:sdtEndPr>
      <w:sdtContent>
        <w:p w:rsidRPr="001334E0" w:rsidR="003742C3" w:rsidP="003742C3" w:rsidRDefault="00CB7B10" w14:paraId="54E31A6C" w14:textId="77777777">
          <w:pPr>
            <w:pStyle w:val="TOCHeading"/>
            <w:jc w:val="both"/>
            <w:rPr>
              <w:rFonts w:ascii="Times New Roman" w:hAnsi="Times New Roman" w:cs="Times New Roman"/>
              <w:sz w:val="24"/>
              <w:szCs w:val="24"/>
              <w:lang w:eastAsia="en-US"/>
            </w:rPr>
          </w:pPr>
          <w:r w:rsidRPr="001334E0">
            <w:rPr>
              <w:rFonts w:ascii="Times New Roman" w:hAnsi="Times New Roman" w:cs="Times New Roman"/>
              <w:sz w:val="24"/>
              <w:szCs w:val="24"/>
              <w:lang w:eastAsia="en-US"/>
            </w:rPr>
            <w:t>Table of Contents</w:t>
          </w:r>
        </w:p>
        <w:p w:rsidRPr="001334E0" w:rsidR="0088236B" w:rsidP="0088236B" w:rsidRDefault="0088236B" w14:paraId="72D95E4B" w14:textId="77777777">
          <w:pPr>
            <w:spacing w:after="0"/>
            <w:rPr>
              <w:rFonts w:ascii="Times New Roman" w:hAnsi="Times New Roman" w:cs="Times New Roman"/>
              <w:sz w:val="24"/>
              <w:szCs w:val="24"/>
              <w:lang w:eastAsia="ja-JP"/>
            </w:rPr>
          </w:pPr>
        </w:p>
        <w:p w:rsidRPr="001334E0" w:rsidR="001334E0" w:rsidRDefault="00CB7B10" w14:paraId="69C1862E" w14:textId="3D5F0867">
          <w:pPr>
            <w:pStyle w:val="TOC1"/>
            <w:tabs>
              <w:tab w:val="left" w:pos="440"/>
              <w:tab w:val="right" w:leader="dot" w:pos="9350"/>
            </w:tabs>
            <w:rPr>
              <w:rFonts w:ascii="Times New Roman" w:hAnsi="Times New Roman" w:cs="Times New Roman"/>
              <w:noProof/>
              <w:sz w:val="24"/>
              <w:szCs w:val="24"/>
              <w:lang w:eastAsia="en-US"/>
            </w:rPr>
          </w:pPr>
          <w:r w:rsidRPr="001334E0">
            <w:rPr>
              <w:rFonts w:ascii="Times New Roman" w:hAnsi="Times New Roman" w:cs="Times New Roman"/>
              <w:sz w:val="24"/>
              <w:szCs w:val="24"/>
              <w:lang w:eastAsia="en-US"/>
            </w:rPr>
            <w:fldChar w:fldCharType="begin"/>
          </w:r>
          <w:r w:rsidRPr="001334E0">
            <w:rPr>
              <w:rFonts w:ascii="Times New Roman" w:hAnsi="Times New Roman" w:cs="Times New Roman"/>
              <w:sz w:val="24"/>
              <w:szCs w:val="24"/>
              <w:lang w:eastAsia="en-US"/>
            </w:rPr>
            <w:instrText xml:space="preserve"> TOC \o "1-3" \h \z \u </w:instrText>
          </w:r>
          <w:r w:rsidRPr="001334E0">
            <w:rPr>
              <w:rFonts w:ascii="Times New Roman" w:hAnsi="Times New Roman" w:cs="Times New Roman"/>
              <w:sz w:val="24"/>
              <w:szCs w:val="24"/>
              <w:lang w:eastAsia="en-US"/>
            </w:rPr>
            <w:fldChar w:fldCharType="separate"/>
          </w:r>
          <w:hyperlink w:history="1" w:anchor="_Toc128482895">
            <w:r w:rsidRPr="001334E0" w:rsidR="001334E0">
              <w:rPr>
                <w:rStyle w:val="Hyperlink"/>
                <w:rFonts w:ascii="Times New Roman" w:hAnsi="Times New Roman" w:cs="Times New Roman"/>
                <w:noProof/>
                <w:sz w:val="24"/>
                <w:szCs w:val="24"/>
              </w:rPr>
              <w:t>1.</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Purpose and Scope</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_Toc128482895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3</w:t>
            </w:r>
            <w:r w:rsidRPr="001334E0" w:rsidR="001334E0">
              <w:rPr>
                <w:rFonts w:ascii="Times New Roman" w:hAnsi="Times New Roman" w:cs="Times New Roman"/>
                <w:noProof/>
                <w:webHidden/>
                <w:sz w:val="24"/>
                <w:szCs w:val="24"/>
              </w:rPr>
              <w:fldChar w:fldCharType="end"/>
            </w:r>
          </w:hyperlink>
        </w:p>
        <w:p w:rsidRPr="001334E0" w:rsidR="001334E0" w:rsidRDefault="00097C2B" w14:paraId="40458919" w14:textId="5F26E4B3">
          <w:pPr>
            <w:pStyle w:val="TOC1"/>
            <w:tabs>
              <w:tab w:val="left" w:pos="440"/>
              <w:tab w:val="right" w:leader="dot" w:pos="9350"/>
            </w:tabs>
            <w:rPr>
              <w:rFonts w:ascii="Times New Roman" w:hAnsi="Times New Roman" w:cs="Times New Roman"/>
              <w:noProof/>
              <w:sz w:val="24"/>
              <w:szCs w:val="24"/>
              <w:lang w:eastAsia="en-US"/>
            </w:rPr>
          </w:pPr>
          <w:hyperlink w:history="1" w:anchor="_Toc128482896">
            <w:r w:rsidRPr="001334E0" w:rsidR="001334E0">
              <w:rPr>
                <w:rStyle w:val="Hyperlink"/>
                <w:rFonts w:ascii="Times New Roman" w:hAnsi="Times New Roman" w:cs="Times New Roman"/>
                <w:noProof/>
                <w:sz w:val="24"/>
                <w:szCs w:val="24"/>
              </w:rPr>
              <w:t>2.</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Compliance and Responsibility</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_Toc128482896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3</w:t>
            </w:r>
            <w:r w:rsidRPr="001334E0" w:rsidR="001334E0">
              <w:rPr>
                <w:rFonts w:ascii="Times New Roman" w:hAnsi="Times New Roman" w:cs="Times New Roman"/>
                <w:noProof/>
                <w:webHidden/>
                <w:sz w:val="24"/>
                <w:szCs w:val="24"/>
              </w:rPr>
              <w:fldChar w:fldCharType="end"/>
            </w:r>
          </w:hyperlink>
        </w:p>
        <w:p w:rsidRPr="001334E0" w:rsidR="001334E0" w:rsidRDefault="00097C2B" w14:paraId="46A95D9F" w14:textId="305E1733">
          <w:pPr>
            <w:pStyle w:val="TOC2"/>
            <w:tabs>
              <w:tab w:val="right" w:leader="dot" w:pos="9350"/>
            </w:tabs>
            <w:rPr>
              <w:rFonts w:ascii="Times New Roman" w:hAnsi="Times New Roman" w:cs="Times New Roman"/>
              <w:noProof/>
              <w:sz w:val="24"/>
              <w:szCs w:val="24"/>
              <w:lang w:eastAsia="en-US"/>
            </w:rPr>
          </w:pPr>
          <w:hyperlink w:history="1" w:anchor="_Toc128482897">
            <w:r w:rsidRPr="001334E0" w:rsidR="001334E0">
              <w:rPr>
                <w:rStyle w:val="Hyperlink"/>
                <w:rFonts w:ascii="Times New Roman" w:hAnsi="Times New Roman" w:cs="Times New Roman"/>
                <w:noProof/>
                <w:sz w:val="24"/>
                <w:szCs w:val="24"/>
              </w:rPr>
              <w:t>2.1 Order of Precedence</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_Toc128482897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3</w:t>
            </w:r>
            <w:r w:rsidRPr="001334E0" w:rsidR="001334E0">
              <w:rPr>
                <w:rFonts w:ascii="Times New Roman" w:hAnsi="Times New Roman" w:cs="Times New Roman"/>
                <w:noProof/>
                <w:webHidden/>
                <w:sz w:val="24"/>
                <w:szCs w:val="24"/>
              </w:rPr>
              <w:fldChar w:fldCharType="end"/>
            </w:r>
          </w:hyperlink>
        </w:p>
        <w:p w:rsidRPr="001334E0" w:rsidR="001334E0" w:rsidRDefault="00097C2B" w14:paraId="6A7978EC" w14:textId="41768A79">
          <w:pPr>
            <w:pStyle w:val="TOC1"/>
            <w:tabs>
              <w:tab w:val="left" w:pos="440"/>
              <w:tab w:val="right" w:leader="dot" w:pos="9350"/>
            </w:tabs>
            <w:rPr>
              <w:rFonts w:ascii="Times New Roman" w:hAnsi="Times New Roman" w:cs="Times New Roman"/>
              <w:noProof/>
              <w:sz w:val="24"/>
              <w:szCs w:val="24"/>
              <w:lang w:eastAsia="en-US"/>
            </w:rPr>
          </w:pPr>
          <w:hyperlink w:history="1" w:anchor="_Toc128482898">
            <w:r w:rsidRPr="001334E0" w:rsidR="001334E0">
              <w:rPr>
                <w:rStyle w:val="Hyperlink"/>
                <w:rFonts w:ascii="Times New Roman" w:hAnsi="Times New Roman" w:cs="Times New Roman"/>
                <w:noProof/>
                <w:sz w:val="24"/>
                <w:szCs w:val="24"/>
              </w:rPr>
              <w:t>3.</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Definitions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_Toc128482898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4</w:t>
            </w:r>
            <w:r w:rsidRPr="001334E0" w:rsidR="001334E0">
              <w:rPr>
                <w:rFonts w:ascii="Times New Roman" w:hAnsi="Times New Roman" w:cs="Times New Roman"/>
                <w:noProof/>
                <w:webHidden/>
                <w:sz w:val="24"/>
                <w:szCs w:val="24"/>
              </w:rPr>
              <w:fldChar w:fldCharType="end"/>
            </w:r>
          </w:hyperlink>
        </w:p>
        <w:p w:rsidRPr="001334E0" w:rsidR="001334E0" w:rsidRDefault="00097C2B" w14:paraId="5120DF9B" w14:textId="5B9E8253">
          <w:pPr>
            <w:pStyle w:val="TOC1"/>
            <w:tabs>
              <w:tab w:val="left" w:pos="440"/>
              <w:tab w:val="right" w:leader="dot" w:pos="9350"/>
            </w:tabs>
            <w:rPr>
              <w:rFonts w:ascii="Times New Roman" w:hAnsi="Times New Roman" w:cs="Times New Roman"/>
              <w:noProof/>
              <w:sz w:val="24"/>
              <w:szCs w:val="24"/>
              <w:lang w:eastAsia="en-US"/>
            </w:rPr>
          </w:pPr>
          <w:hyperlink w:history="1" w:anchor="_Toc128482899">
            <w:r w:rsidRPr="001334E0" w:rsidR="001334E0">
              <w:rPr>
                <w:rStyle w:val="Hyperlink"/>
                <w:rFonts w:ascii="Times New Roman" w:hAnsi="Times New Roman" w:cs="Times New Roman"/>
                <w:noProof/>
                <w:sz w:val="24"/>
                <w:szCs w:val="24"/>
              </w:rPr>
              <w:t>4.</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Policy</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_Toc128482899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6</w:t>
            </w:r>
            <w:r w:rsidRPr="001334E0" w:rsidR="001334E0">
              <w:rPr>
                <w:rFonts w:ascii="Times New Roman" w:hAnsi="Times New Roman" w:cs="Times New Roman"/>
                <w:noProof/>
                <w:webHidden/>
                <w:sz w:val="24"/>
                <w:szCs w:val="24"/>
              </w:rPr>
              <w:fldChar w:fldCharType="end"/>
            </w:r>
          </w:hyperlink>
        </w:p>
        <w:p w:rsidRPr="001334E0" w:rsidR="001334E0" w:rsidRDefault="00097C2B" w14:paraId="752F3065" w14:textId="76A2B123">
          <w:pPr>
            <w:pStyle w:val="TOC1"/>
            <w:tabs>
              <w:tab w:val="left" w:pos="440"/>
              <w:tab w:val="right" w:leader="dot" w:pos="9350"/>
            </w:tabs>
            <w:rPr>
              <w:rFonts w:ascii="Times New Roman" w:hAnsi="Times New Roman" w:cs="Times New Roman"/>
              <w:noProof/>
              <w:sz w:val="24"/>
              <w:szCs w:val="24"/>
              <w:lang w:eastAsia="en-US"/>
            </w:rPr>
          </w:pPr>
          <w:hyperlink w:history="1" w:anchor="_Toc128482900">
            <w:r w:rsidRPr="001334E0" w:rsidR="001334E0">
              <w:rPr>
                <w:rStyle w:val="Hyperlink"/>
                <w:rFonts w:ascii="Times New Roman" w:hAnsi="Times New Roman" w:cs="Times New Roman"/>
                <w:noProof/>
                <w:sz w:val="24"/>
                <w:szCs w:val="24"/>
              </w:rPr>
              <w:t>5.</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Counter-Trafficking in Persons Minimum Compliance Requirements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_Toc128482900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7</w:t>
            </w:r>
            <w:r w:rsidRPr="001334E0" w:rsidR="001334E0">
              <w:rPr>
                <w:rFonts w:ascii="Times New Roman" w:hAnsi="Times New Roman" w:cs="Times New Roman"/>
                <w:noProof/>
                <w:webHidden/>
                <w:sz w:val="24"/>
                <w:szCs w:val="24"/>
              </w:rPr>
              <w:fldChar w:fldCharType="end"/>
            </w:r>
          </w:hyperlink>
        </w:p>
        <w:p w:rsidRPr="001334E0" w:rsidR="001334E0" w:rsidRDefault="00097C2B" w14:paraId="2E6092E5" w14:textId="09019F69">
          <w:pPr>
            <w:pStyle w:val="TOC2"/>
            <w:tabs>
              <w:tab w:val="right" w:leader="dot" w:pos="9350"/>
            </w:tabs>
            <w:rPr>
              <w:rFonts w:ascii="Times New Roman" w:hAnsi="Times New Roman" w:cs="Times New Roman"/>
              <w:noProof/>
              <w:sz w:val="24"/>
              <w:szCs w:val="24"/>
              <w:lang w:eastAsia="en-US"/>
            </w:rPr>
          </w:pPr>
          <w:hyperlink w:history="1" w:anchor="_Toc128482901">
            <w:r w:rsidRPr="001334E0" w:rsidR="001334E0">
              <w:rPr>
                <w:rStyle w:val="Hyperlink"/>
                <w:rFonts w:ascii="Times New Roman" w:hAnsi="Times New Roman" w:cs="Times New Roman"/>
                <w:noProof/>
                <w:sz w:val="24"/>
                <w:szCs w:val="24"/>
              </w:rPr>
              <w:t>5.1 Customize the TIP Compliance Plan</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_Toc128482901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7</w:t>
            </w:r>
            <w:r w:rsidRPr="001334E0" w:rsidR="001334E0">
              <w:rPr>
                <w:rFonts w:ascii="Times New Roman" w:hAnsi="Times New Roman" w:cs="Times New Roman"/>
                <w:noProof/>
                <w:webHidden/>
                <w:sz w:val="24"/>
                <w:szCs w:val="24"/>
              </w:rPr>
              <w:fldChar w:fldCharType="end"/>
            </w:r>
          </w:hyperlink>
        </w:p>
        <w:p w:rsidRPr="001334E0" w:rsidR="001334E0" w:rsidRDefault="00097C2B" w14:paraId="49F02CF0" w14:textId="6CE6F0D4">
          <w:pPr>
            <w:pStyle w:val="TOC2"/>
            <w:tabs>
              <w:tab w:val="right" w:leader="dot" w:pos="9350"/>
            </w:tabs>
            <w:rPr>
              <w:rFonts w:ascii="Times New Roman" w:hAnsi="Times New Roman" w:cs="Times New Roman"/>
              <w:noProof/>
              <w:sz w:val="24"/>
              <w:szCs w:val="24"/>
              <w:lang w:eastAsia="en-US"/>
            </w:rPr>
          </w:pPr>
          <w:hyperlink w:history="1" w:anchor="_Toc128482902">
            <w:r w:rsidRPr="001334E0" w:rsidR="001334E0">
              <w:rPr>
                <w:rStyle w:val="Hyperlink"/>
                <w:rFonts w:ascii="Times New Roman" w:hAnsi="Times New Roman" w:cs="Times New Roman"/>
                <w:noProof/>
                <w:sz w:val="24"/>
                <w:szCs w:val="24"/>
              </w:rPr>
              <w:t>5.2 Awareness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_Toc128482902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8</w:t>
            </w:r>
            <w:r w:rsidRPr="001334E0" w:rsidR="001334E0">
              <w:rPr>
                <w:rFonts w:ascii="Times New Roman" w:hAnsi="Times New Roman" w:cs="Times New Roman"/>
                <w:noProof/>
                <w:webHidden/>
                <w:sz w:val="24"/>
                <w:szCs w:val="24"/>
              </w:rPr>
              <w:fldChar w:fldCharType="end"/>
            </w:r>
          </w:hyperlink>
        </w:p>
        <w:p w:rsidRPr="001334E0" w:rsidR="001334E0" w:rsidRDefault="00097C2B" w14:paraId="1DF8D38C" w14:textId="2730FB89">
          <w:pPr>
            <w:pStyle w:val="TOC2"/>
            <w:tabs>
              <w:tab w:val="right" w:leader="dot" w:pos="9350"/>
            </w:tabs>
            <w:rPr>
              <w:rFonts w:ascii="Times New Roman" w:hAnsi="Times New Roman" w:cs="Times New Roman"/>
              <w:noProof/>
              <w:sz w:val="24"/>
              <w:szCs w:val="24"/>
              <w:lang w:eastAsia="en-US"/>
            </w:rPr>
          </w:pPr>
          <w:hyperlink w:history="1" w:anchor="_Toc128482903">
            <w:r w:rsidRPr="001334E0" w:rsidR="001334E0">
              <w:rPr>
                <w:rStyle w:val="Hyperlink"/>
                <w:rFonts w:ascii="Times New Roman" w:hAnsi="Times New Roman" w:cs="Times New Roman"/>
                <w:noProof/>
                <w:sz w:val="24"/>
                <w:szCs w:val="24"/>
              </w:rPr>
              <w:t>5.3 Education and Training</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_Toc128482903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9</w:t>
            </w:r>
            <w:r w:rsidRPr="001334E0" w:rsidR="001334E0">
              <w:rPr>
                <w:rFonts w:ascii="Times New Roman" w:hAnsi="Times New Roman" w:cs="Times New Roman"/>
                <w:noProof/>
                <w:webHidden/>
                <w:sz w:val="24"/>
                <w:szCs w:val="24"/>
              </w:rPr>
              <w:fldChar w:fldCharType="end"/>
            </w:r>
          </w:hyperlink>
        </w:p>
        <w:p w:rsidRPr="001334E0" w:rsidR="001334E0" w:rsidRDefault="00097C2B" w14:paraId="6DD86BF6" w14:textId="649785DB">
          <w:pPr>
            <w:pStyle w:val="TOC1"/>
            <w:tabs>
              <w:tab w:val="left" w:pos="440"/>
              <w:tab w:val="right" w:leader="dot" w:pos="9350"/>
            </w:tabs>
            <w:rPr>
              <w:rFonts w:ascii="Times New Roman" w:hAnsi="Times New Roman" w:cs="Times New Roman"/>
              <w:noProof/>
              <w:sz w:val="24"/>
              <w:szCs w:val="24"/>
              <w:lang w:eastAsia="en-US"/>
            </w:rPr>
          </w:pPr>
          <w:hyperlink w:history="1" w:anchor="_Toc128482904">
            <w:r w:rsidRPr="001334E0" w:rsidR="001334E0">
              <w:rPr>
                <w:rStyle w:val="Hyperlink"/>
                <w:rFonts w:ascii="Times New Roman" w:hAnsi="Times New Roman" w:cs="Times New Roman"/>
                <w:noProof/>
                <w:sz w:val="24"/>
                <w:szCs w:val="24"/>
              </w:rPr>
              <w:t>6.</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Reporting Procedures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_Toc128482904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10</w:t>
            </w:r>
            <w:r w:rsidRPr="001334E0" w:rsidR="001334E0">
              <w:rPr>
                <w:rFonts w:ascii="Times New Roman" w:hAnsi="Times New Roman" w:cs="Times New Roman"/>
                <w:noProof/>
                <w:webHidden/>
                <w:sz w:val="24"/>
                <w:szCs w:val="24"/>
              </w:rPr>
              <w:fldChar w:fldCharType="end"/>
            </w:r>
          </w:hyperlink>
        </w:p>
        <w:p w:rsidRPr="001334E0" w:rsidR="001334E0" w:rsidRDefault="00097C2B" w14:paraId="22B2AEDC" w14:textId="3AFD6DEF">
          <w:pPr>
            <w:pStyle w:val="TOC2"/>
            <w:tabs>
              <w:tab w:val="right" w:leader="dot" w:pos="9350"/>
            </w:tabs>
            <w:rPr>
              <w:rFonts w:ascii="Times New Roman" w:hAnsi="Times New Roman" w:cs="Times New Roman"/>
              <w:noProof/>
              <w:sz w:val="24"/>
              <w:szCs w:val="24"/>
              <w:lang w:eastAsia="en-US"/>
            </w:rPr>
          </w:pPr>
          <w:hyperlink w:history="1" w:anchor="_Toc128482905">
            <w:r w:rsidRPr="001334E0" w:rsidR="001334E0">
              <w:rPr>
                <w:rStyle w:val="Hyperlink"/>
                <w:rFonts w:ascii="Times New Roman" w:hAnsi="Times New Roman" w:cs="Times New Roman"/>
                <w:noProof/>
                <w:sz w:val="24"/>
                <w:szCs w:val="24"/>
              </w:rPr>
              <w:t>6.1 Filing a Report</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_Toc128482905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10</w:t>
            </w:r>
            <w:r w:rsidRPr="001334E0" w:rsidR="001334E0">
              <w:rPr>
                <w:rFonts w:ascii="Times New Roman" w:hAnsi="Times New Roman" w:cs="Times New Roman"/>
                <w:noProof/>
                <w:webHidden/>
                <w:sz w:val="24"/>
                <w:szCs w:val="24"/>
              </w:rPr>
              <w:fldChar w:fldCharType="end"/>
            </w:r>
          </w:hyperlink>
        </w:p>
        <w:p w:rsidRPr="001334E0" w:rsidR="001334E0" w:rsidRDefault="00097C2B" w14:paraId="3BEAF661" w14:textId="2DE364ED">
          <w:pPr>
            <w:pStyle w:val="TOC2"/>
            <w:tabs>
              <w:tab w:val="right" w:leader="dot" w:pos="9350"/>
            </w:tabs>
            <w:rPr>
              <w:rFonts w:ascii="Times New Roman" w:hAnsi="Times New Roman" w:cs="Times New Roman"/>
              <w:noProof/>
              <w:sz w:val="24"/>
              <w:szCs w:val="24"/>
              <w:lang w:eastAsia="en-US"/>
            </w:rPr>
          </w:pPr>
          <w:hyperlink w:history="1" w:anchor="_Toc128482906">
            <w:r w:rsidRPr="001334E0" w:rsidR="001334E0">
              <w:rPr>
                <w:rStyle w:val="Hyperlink"/>
                <w:rFonts w:ascii="Times New Roman" w:hAnsi="Times New Roman" w:cs="Times New Roman"/>
                <w:noProof/>
                <w:sz w:val="24"/>
                <w:szCs w:val="24"/>
              </w:rPr>
              <w:t>6.2 Response to a Report</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_Toc128482906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10</w:t>
            </w:r>
            <w:r w:rsidRPr="001334E0" w:rsidR="001334E0">
              <w:rPr>
                <w:rFonts w:ascii="Times New Roman" w:hAnsi="Times New Roman" w:cs="Times New Roman"/>
                <w:noProof/>
                <w:webHidden/>
                <w:sz w:val="24"/>
                <w:szCs w:val="24"/>
              </w:rPr>
              <w:fldChar w:fldCharType="end"/>
            </w:r>
          </w:hyperlink>
        </w:p>
        <w:p w:rsidRPr="001334E0" w:rsidR="001334E0" w:rsidRDefault="00097C2B" w14:paraId="3FFAB384" w14:textId="12539112">
          <w:pPr>
            <w:pStyle w:val="TOC2"/>
            <w:tabs>
              <w:tab w:val="right" w:leader="dot" w:pos="9350"/>
            </w:tabs>
            <w:rPr>
              <w:rFonts w:ascii="Times New Roman" w:hAnsi="Times New Roman" w:cs="Times New Roman"/>
              <w:noProof/>
              <w:sz w:val="24"/>
              <w:szCs w:val="24"/>
              <w:lang w:eastAsia="en-US"/>
            </w:rPr>
          </w:pPr>
          <w:hyperlink w:history="1" w:anchor="_Toc128482907">
            <w:r w:rsidRPr="001334E0" w:rsidR="001334E0">
              <w:rPr>
                <w:rStyle w:val="Hyperlink"/>
                <w:rFonts w:ascii="Times New Roman" w:hAnsi="Times New Roman" w:cs="Times New Roman"/>
                <w:noProof/>
                <w:sz w:val="24"/>
                <w:szCs w:val="24"/>
              </w:rPr>
              <w:t>6.3 Confidentially</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_Toc128482907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11</w:t>
            </w:r>
            <w:r w:rsidRPr="001334E0" w:rsidR="001334E0">
              <w:rPr>
                <w:rFonts w:ascii="Times New Roman" w:hAnsi="Times New Roman" w:cs="Times New Roman"/>
                <w:noProof/>
                <w:webHidden/>
                <w:sz w:val="24"/>
                <w:szCs w:val="24"/>
              </w:rPr>
              <w:fldChar w:fldCharType="end"/>
            </w:r>
          </w:hyperlink>
        </w:p>
        <w:p w:rsidRPr="001334E0" w:rsidR="001334E0" w:rsidRDefault="00097C2B" w14:paraId="0FC5A559" w14:textId="0E3134A3">
          <w:pPr>
            <w:pStyle w:val="TOC2"/>
            <w:tabs>
              <w:tab w:val="right" w:leader="dot" w:pos="9350"/>
            </w:tabs>
            <w:rPr>
              <w:rFonts w:ascii="Times New Roman" w:hAnsi="Times New Roman" w:cs="Times New Roman"/>
              <w:noProof/>
              <w:sz w:val="24"/>
              <w:szCs w:val="24"/>
              <w:lang w:eastAsia="en-US"/>
            </w:rPr>
          </w:pPr>
          <w:hyperlink w:history="1" w:anchor="_Toc128482908">
            <w:r w:rsidRPr="001334E0" w:rsidR="001334E0">
              <w:rPr>
                <w:rStyle w:val="Hyperlink"/>
                <w:rFonts w:ascii="Times New Roman" w:hAnsi="Times New Roman" w:cs="Times New Roman"/>
                <w:noProof/>
                <w:sz w:val="24"/>
                <w:szCs w:val="24"/>
              </w:rPr>
              <w:t>6.4 Retaliation against Complainants, Witnesses, or Victims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_Toc128482908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11</w:t>
            </w:r>
            <w:r w:rsidRPr="001334E0" w:rsidR="001334E0">
              <w:rPr>
                <w:rFonts w:ascii="Times New Roman" w:hAnsi="Times New Roman" w:cs="Times New Roman"/>
                <w:noProof/>
                <w:webHidden/>
                <w:sz w:val="24"/>
                <w:szCs w:val="24"/>
              </w:rPr>
              <w:fldChar w:fldCharType="end"/>
            </w:r>
          </w:hyperlink>
        </w:p>
        <w:p w:rsidRPr="001334E0" w:rsidR="001334E0" w:rsidRDefault="00097C2B" w14:paraId="2C650B5E" w14:textId="1410ABF6">
          <w:pPr>
            <w:pStyle w:val="TOC2"/>
            <w:tabs>
              <w:tab w:val="right" w:leader="dot" w:pos="9350"/>
            </w:tabs>
            <w:rPr>
              <w:rFonts w:ascii="Times New Roman" w:hAnsi="Times New Roman" w:cs="Times New Roman"/>
              <w:noProof/>
              <w:sz w:val="24"/>
              <w:szCs w:val="24"/>
              <w:lang w:eastAsia="en-US"/>
            </w:rPr>
          </w:pPr>
          <w:hyperlink w:history="1" w:anchor="_Toc128482909">
            <w:r w:rsidRPr="001334E0" w:rsidR="001334E0">
              <w:rPr>
                <w:rStyle w:val="Hyperlink"/>
                <w:rFonts w:ascii="Times New Roman" w:hAnsi="Times New Roman" w:cs="Times New Roman"/>
                <w:noProof/>
                <w:sz w:val="24"/>
                <w:szCs w:val="24"/>
              </w:rPr>
              <w:t>6.5 Complaints about Partner Organizations</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_Toc128482909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12</w:t>
            </w:r>
            <w:r w:rsidRPr="001334E0" w:rsidR="001334E0">
              <w:rPr>
                <w:rFonts w:ascii="Times New Roman" w:hAnsi="Times New Roman" w:cs="Times New Roman"/>
                <w:noProof/>
                <w:webHidden/>
                <w:sz w:val="24"/>
                <w:szCs w:val="24"/>
              </w:rPr>
              <w:fldChar w:fldCharType="end"/>
            </w:r>
          </w:hyperlink>
        </w:p>
        <w:p w:rsidRPr="001334E0" w:rsidR="001334E0" w:rsidRDefault="00097C2B" w14:paraId="3B71EC4A" w14:textId="1504C20E">
          <w:pPr>
            <w:pStyle w:val="TOC1"/>
            <w:tabs>
              <w:tab w:val="left" w:pos="440"/>
              <w:tab w:val="right" w:leader="dot" w:pos="9350"/>
            </w:tabs>
            <w:rPr>
              <w:rFonts w:ascii="Times New Roman" w:hAnsi="Times New Roman" w:cs="Times New Roman"/>
              <w:noProof/>
              <w:sz w:val="24"/>
              <w:szCs w:val="24"/>
              <w:lang w:eastAsia="en-US"/>
            </w:rPr>
          </w:pPr>
          <w:hyperlink w:history="1" w:anchor="_Toc128482910">
            <w:r w:rsidRPr="001334E0" w:rsidR="001334E0">
              <w:rPr>
                <w:rStyle w:val="Hyperlink"/>
                <w:rFonts w:ascii="Times New Roman" w:hAnsi="Times New Roman" w:cs="Times New Roman"/>
                <w:noProof/>
                <w:sz w:val="24"/>
                <w:szCs w:val="24"/>
              </w:rPr>
              <w:t>7.</w:t>
            </w:r>
            <w:r w:rsidRPr="001334E0" w:rsidR="001334E0">
              <w:rPr>
                <w:rFonts w:ascii="Times New Roman" w:hAnsi="Times New Roman" w:cs="Times New Roman"/>
                <w:noProof/>
                <w:sz w:val="24"/>
                <w:szCs w:val="24"/>
                <w:lang w:eastAsia="en-US"/>
              </w:rPr>
              <w:tab/>
            </w:r>
            <w:r w:rsidRPr="001334E0" w:rsidR="001334E0">
              <w:rPr>
                <w:rStyle w:val="Hyperlink"/>
                <w:rFonts w:ascii="Times New Roman" w:hAnsi="Times New Roman" w:cs="Times New Roman"/>
                <w:noProof/>
                <w:sz w:val="24"/>
                <w:szCs w:val="24"/>
              </w:rPr>
              <w:t>Policy Administration</w:t>
            </w:r>
            <w:r w:rsidRPr="001334E0" w:rsidR="001334E0">
              <w:rPr>
                <w:rFonts w:ascii="Times New Roman" w:hAnsi="Times New Roman" w:cs="Times New Roman"/>
                <w:noProof/>
                <w:webHidden/>
                <w:sz w:val="24"/>
                <w:szCs w:val="24"/>
              </w:rPr>
              <w:tab/>
            </w:r>
            <w:r w:rsidRPr="001334E0" w:rsidR="001334E0">
              <w:rPr>
                <w:rFonts w:ascii="Times New Roman" w:hAnsi="Times New Roman" w:cs="Times New Roman"/>
                <w:noProof/>
                <w:webHidden/>
                <w:sz w:val="24"/>
                <w:szCs w:val="24"/>
              </w:rPr>
              <w:fldChar w:fldCharType="begin"/>
            </w:r>
            <w:r w:rsidRPr="001334E0" w:rsidR="001334E0">
              <w:rPr>
                <w:rFonts w:ascii="Times New Roman" w:hAnsi="Times New Roman" w:cs="Times New Roman"/>
                <w:noProof/>
                <w:webHidden/>
                <w:sz w:val="24"/>
                <w:szCs w:val="24"/>
              </w:rPr>
              <w:instrText xml:space="preserve"> PAGEREF _Toc128482910 \h </w:instrText>
            </w:r>
            <w:r w:rsidRPr="001334E0" w:rsidR="001334E0">
              <w:rPr>
                <w:rFonts w:ascii="Times New Roman" w:hAnsi="Times New Roman" w:cs="Times New Roman"/>
                <w:noProof/>
                <w:webHidden/>
                <w:sz w:val="24"/>
                <w:szCs w:val="24"/>
              </w:rPr>
            </w:r>
            <w:r w:rsidRPr="001334E0" w:rsidR="001334E0">
              <w:rPr>
                <w:rFonts w:ascii="Times New Roman" w:hAnsi="Times New Roman" w:cs="Times New Roman"/>
                <w:noProof/>
                <w:webHidden/>
                <w:sz w:val="24"/>
                <w:szCs w:val="24"/>
              </w:rPr>
              <w:fldChar w:fldCharType="separate"/>
            </w:r>
            <w:r w:rsidRPr="001334E0" w:rsidR="001334E0">
              <w:rPr>
                <w:rFonts w:ascii="Times New Roman" w:hAnsi="Times New Roman" w:cs="Times New Roman"/>
                <w:noProof/>
                <w:webHidden/>
                <w:sz w:val="24"/>
                <w:szCs w:val="24"/>
              </w:rPr>
              <w:t>12</w:t>
            </w:r>
            <w:r w:rsidRPr="001334E0" w:rsidR="001334E0">
              <w:rPr>
                <w:rFonts w:ascii="Times New Roman" w:hAnsi="Times New Roman" w:cs="Times New Roman"/>
                <w:noProof/>
                <w:webHidden/>
                <w:sz w:val="24"/>
                <w:szCs w:val="24"/>
              </w:rPr>
              <w:fldChar w:fldCharType="end"/>
            </w:r>
          </w:hyperlink>
        </w:p>
        <w:p w:rsidRPr="009D02BB" w:rsidR="00CB7B10" w:rsidP="00D57307" w:rsidRDefault="00CB7B10" w14:paraId="471E9DE6" w14:textId="1C82B63D">
          <w:pPr>
            <w:jc w:val="both"/>
            <w:rPr>
              <w:rFonts w:ascii="Times New Roman" w:hAnsi="Times New Roman" w:cs="Times New Roman"/>
              <w:sz w:val="24"/>
              <w:szCs w:val="24"/>
            </w:rPr>
          </w:pPr>
          <w:r w:rsidRPr="001334E0">
            <w:rPr>
              <w:rFonts w:ascii="Times New Roman" w:hAnsi="Times New Roman" w:cs="Times New Roman"/>
              <w:sz w:val="24"/>
              <w:szCs w:val="24"/>
            </w:rPr>
            <w:fldChar w:fldCharType="end"/>
          </w:r>
        </w:p>
      </w:sdtContent>
    </w:sdt>
    <w:p w:rsidRPr="00EF64E2" w:rsidR="003B11B6" w:rsidP="003B11B6" w:rsidRDefault="003B11B6" w14:paraId="4B8E2887" w14:textId="6E64D4EA">
      <w:pPr>
        <w:jc w:val="both"/>
        <w:rPr>
          <w:rFonts w:asciiTheme="majorHAnsi" w:hAnsiTheme="majorHAnsi" w:eastAsiaTheme="majorEastAsia" w:cstheme="majorBidi"/>
          <w:b/>
          <w:color w:val="E36C0A" w:themeColor="accent6" w:themeShade="BF"/>
          <w:sz w:val="26"/>
          <w:szCs w:val="26"/>
        </w:rPr>
      </w:pPr>
    </w:p>
    <w:p w:rsidR="00996F05" w:rsidRDefault="00996F05" w14:paraId="124E81AE" w14:textId="77777777">
      <w:pPr>
        <w:rPr>
          <w:rFonts w:asciiTheme="majorHAnsi" w:hAnsiTheme="majorHAnsi" w:eastAsiaTheme="majorEastAsia" w:cstheme="majorBidi"/>
          <w:b/>
          <w:bCs/>
          <w:color w:val="E36C0A" w:themeColor="accent6" w:themeShade="BF"/>
          <w:sz w:val="28"/>
          <w:szCs w:val="28"/>
        </w:rPr>
      </w:pPr>
      <w:r>
        <w:br w:type="page"/>
      </w:r>
    </w:p>
    <w:p w:rsidRPr="00BF44F7" w:rsidR="000C6651" w:rsidP="00303E59" w:rsidRDefault="002129A8" w14:paraId="2B4761D3" w14:textId="4F913FEF">
      <w:pPr>
        <w:pStyle w:val="Heading1"/>
        <w:numPr>
          <w:ilvl w:val="0"/>
          <w:numId w:val="1"/>
        </w:numPr>
        <w:ind w:left="360"/>
        <w:jc w:val="both"/>
      </w:pPr>
      <w:bookmarkStart w:name="_Toc128482895" w:id="2"/>
      <w:r>
        <w:lastRenderedPageBreak/>
        <w:t>Purpose</w:t>
      </w:r>
      <w:r w:rsidR="00A46CBB">
        <w:t xml:space="preserve"> and Scope</w:t>
      </w:r>
      <w:bookmarkEnd w:id="2"/>
    </w:p>
    <w:p w:rsidR="00C507A9" w:rsidP="00D0552C" w:rsidRDefault="00312108" w14:paraId="28F1C6A0" w14:textId="3A42F82D">
      <w:pPr>
        <w:jc w:val="both"/>
        <w:rPr>
          <w:rFonts w:ascii="Times New Roman" w:hAnsi="Times New Roman" w:cs="Times New Roman"/>
          <w:sz w:val="24"/>
          <w:szCs w:val="24"/>
        </w:rPr>
      </w:pPr>
      <w:r w:rsidRPr="3AA3868C">
        <w:rPr>
          <w:rFonts w:ascii="Times New Roman" w:hAnsi="Times New Roman" w:cs="Times New Roman"/>
          <w:sz w:val="24"/>
          <w:szCs w:val="24"/>
        </w:rPr>
        <w:t xml:space="preserve">This policy applies to all </w:t>
      </w:r>
      <w:r w:rsidR="003F2965">
        <w:rPr>
          <w:rFonts w:ascii="Times New Roman" w:hAnsi="Times New Roman" w:cs="Times New Roman"/>
          <w:sz w:val="24"/>
          <w:szCs w:val="24"/>
        </w:rPr>
        <w:t>Partners</w:t>
      </w:r>
      <w:r w:rsidR="00F844B9">
        <w:rPr>
          <w:rFonts w:ascii="Times New Roman" w:hAnsi="Times New Roman" w:cs="Times New Roman"/>
          <w:sz w:val="24"/>
          <w:szCs w:val="24"/>
        </w:rPr>
        <w:t xml:space="preserve"> of the Americas (</w:t>
      </w:r>
      <w:r w:rsidR="003F2965">
        <w:rPr>
          <w:rFonts w:ascii="Times New Roman" w:hAnsi="Times New Roman" w:cs="Times New Roman"/>
          <w:sz w:val="24"/>
          <w:szCs w:val="24"/>
        </w:rPr>
        <w:t>Partners</w:t>
      </w:r>
      <w:r w:rsidR="00F844B9">
        <w:rPr>
          <w:rFonts w:ascii="Times New Roman" w:hAnsi="Times New Roman" w:cs="Times New Roman"/>
          <w:sz w:val="24"/>
          <w:szCs w:val="24"/>
        </w:rPr>
        <w:t>)</w:t>
      </w:r>
      <w:r w:rsidRPr="3AA3868C">
        <w:rPr>
          <w:rFonts w:ascii="Times New Roman" w:hAnsi="Times New Roman" w:cs="Times New Roman"/>
          <w:sz w:val="24"/>
          <w:szCs w:val="24"/>
        </w:rPr>
        <w:t xml:space="preserve"> Affiliates, as defined below</w:t>
      </w:r>
      <w:r w:rsidRPr="3AA3868C" w:rsidR="00865D2F">
        <w:rPr>
          <w:rFonts w:ascii="Times New Roman" w:hAnsi="Times New Roman" w:cs="Times New Roman"/>
          <w:sz w:val="24"/>
          <w:szCs w:val="24"/>
        </w:rPr>
        <w:t xml:space="preserve"> unde</w:t>
      </w:r>
      <w:r w:rsidRPr="3AA3868C" w:rsidR="00C8769C">
        <w:rPr>
          <w:rFonts w:ascii="Times New Roman" w:hAnsi="Times New Roman" w:cs="Times New Roman"/>
          <w:sz w:val="24"/>
          <w:szCs w:val="24"/>
        </w:rPr>
        <w:t xml:space="preserve">r </w:t>
      </w:r>
      <w:hyperlink w:anchor="_Toc40479674">
        <w:r w:rsidRPr="3AA3868C" w:rsidR="00C8769C">
          <w:rPr>
            <w:rStyle w:val="Hyperlink"/>
            <w:rFonts w:ascii="Times New Roman" w:hAnsi="Times New Roman" w:cs="Times New Roman"/>
            <w:sz w:val="24"/>
            <w:szCs w:val="24"/>
          </w:rPr>
          <w:t>4. Definitions</w:t>
        </w:r>
      </w:hyperlink>
      <w:r w:rsidRPr="3AA3868C">
        <w:rPr>
          <w:rFonts w:ascii="Times New Roman" w:hAnsi="Times New Roman" w:cs="Times New Roman"/>
          <w:sz w:val="24"/>
          <w:szCs w:val="24"/>
        </w:rPr>
        <w:t>.</w:t>
      </w:r>
      <w:r w:rsidR="00590723">
        <w:rPr>
          <w:rFonts w:ascii="Times New Roman" w:hAnsi="Times New Roman" w:cs="Times New Roman"/>
          <w:sz w:val="24"/>
          <w:szCs w:val="24"/>
        </w:rPr>
        <w:t xml:space="preserve"> </w:t>
      </w:r>
      <w:r w:rsidRPr="00590723" w:rsidR="00590723">
        <w:rPr>
          <w:rFonts w:ascii="Times New Roman" w:hAnsi="Times New Roman" w:cs="Times New Roman"/>
          <w:sz w:val="24"/>
          <w:szCs w:val="24"/>
        </w:rPr>
        <w:t xml:space="preserve">This policy provides an analytical framework to ensure that </w:t>
      </w:r>
      <w:r w:rsidR="003F2965">
        <w:rPr>
          <w:rFonts w:ascii="Times New Roman" w:hAnsi="Times New Roman" w:cs="Times New Roman"/>
          <w:sz w:val="24"/>
          <w:szCs w:val="24"/>
        </w:rPr>
        <w:t xml:space="preserve">Partners </w:t>
      </w:r>
      <w:r w:rsidR="00BD3A7C">
        <w:rPr>
          <w:rFonts w:ascii="Times New Roman" w:hAnsi="Times New Roman" w:cs="Times New Roman"/>
          <w:sz w:val="24"/>
          <w:szCs w:val="24"/>
        </w:rPr>
        <w:t xml:space="preserve">programs </w:t>
      </w:r>
      <w:r w:rsidRPr="00590723" w:rsidR="00590723">
        <w:rPr>
          <w:rFonts w:ascii="Times New Roman" w:hAnsi="Times New Roman" w:cs="Times New Roman"/>
          <w:sz w:val="24"/>
          <w:szCs w:val="24"/>
        </w:rPr>
        <w:t>compl</w:t>
      </w:r>
      <w:r w:rsidR="00BD3A7C">
        <w:rPr>
          <w:rFonts w:ascii="Times New Roman" w:hAnsi="Times New Roman" w:cs="Times New Roman"/>
          <w:sz w:val="24"/>
          <w:szCs w:val="24"/>
        </w:rPr>
        <w:t>y</w:t>
      </w:r>
      <w:r w:rsidRPr="00590723" w:rsidR="00590723">
        <w:rPr>
          <w:rFonts w:ascii="Times New Roman" w:hAnsi="Times New Roman" w:cs="Times New Roman"/>
          <w:sz w:val="24"/>
          <w:szCs w:val="24"/>
        </w:rPr>
        <w:t xml:space="preserve"> with the Victims of Trafficking and Violence Protection Act of 2000, as amended (TVPA). TVPA provides tools to combat trafficking in persons (TIP) both worldwide and domestically. </w:t>
      </w:r>
      <w:r w:rsidR="003F2965">
        <w:rPr>
          <w:rFonts w:ascii="Times New Roman" w:hAnsi="Times New Roman" w:cs="Times New Roman"/>
          <w:sz w:val="24"/>
          <w:szCs w:val="24"/>
        </w:rPr>
        <w:t xml:space="preserve">Partners </w:t>
      </w:r>
      <w:r w:rsidRPr="00590723" w:rsidR="00590723">
        <w:rPr>
          <w:rFonts w:ascii="Times New Roman" w:hAnsi="Times New Roman" w:cs="Times New Roman"/>
          <w:sz w:val="24"/>
          <w:szCs w:val="24"/>
        </w:rPr>
        <w:t>maintains a zero-tolerance policy against TIP</w:t>
      </w:r>
      <w:r w:rsidR="00303E59">
        <w:rPr>
          <w:rFonts w:ascii="Times New Roman" w:hAnsi="Times New Roman" w:cs="Times New Roman"/>
          <w:sz w:val="24"/>
          <w:szCs w:val="24"/>
        </w:rPr>
        <w:t>.</w:t>
      </w:r>
      <w:r w:rsidRPr="00590723" w:rsidR="00590723">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Pr="00590723" w:rsidR="00590723">
        <w:rPr>
          <w:rFonts w:ascii="Times New Roman" w:hAnsi="Times New Roman" w:cs="Times New Roman"/>
          <w:sz w:val="24"/>
          <w:szCs w:val="24"/>
        </w:rPr>
        <w:t xml:space="preserve">will apply this policy to ensure risks associated with TIP are minimized </w:t>
      </w:r>
      <w:r w:rsidR="004A1E85">
        <w:rPr>
          <w:rFonts w:ascii="Times New Roman" w:hAnsi="Times New Roman" w:cs="Times New Roman"/>
          <w:sz w:val="24"/>
          <w:szCs w:val="24"/>
        </w:rPr>
        <w:t>in all</w:t>
      </w:r>
      <w:r w:rsidR="00644A51">
        <w:rPr>
          <w:rFonts w:ascii="Times New Roman" w:hAnsi="Times New Roman" w:cs="Times New Roman"/>
          <w:sz w:val="24"/>
          <w:szCs w:val="24"/>
        </w:rPr>
        <w:t xml:space="preserve"> </w:t>
      </w:r>
      <w:r w:rsidRPr="3AA3868C" w:rsidR="00306C45">
        <w:rPr>
          <w:rFonts w:ascii="Times New Roman" w:hAnsi="Times New Roman" w:cs="Times New Roman"/>
          <w:sz w:val="24"/>
          <w:szCs w:val="24"/>
        </w:rPr>
        <w:t xml:space="preserve">operations </w:t>
      </w:r>
      <w:r w:rsidRPr="3AA3868C" w:rsidR="00061257">
        <w:rPr>
          <w:rFonts w:ascii="Times New Roman" w:hAnsi="Times New Roman" w:cs="Times New Roman"/>
          <w:sz w:val="24"/>
          <w:szCs w:val="24"/>
        </w:rPr>
        <w:t xml:space="preserve">both in the U.S. and abroad. </w:t>
      </w:r>
      <w:r w:rsidRPr="3AA3868C" w:rsidR="006A4FF6">
        <w:rPr>
          <w:rFonts w:ascii="Times New Roman" w:hAnsi="Times New Roman" w:cs="Times New Roman"/>
          <w:sz w:val="24"/>
          <w:szCs w:val="24"/>
        </w:rPr>
        <w:t>T</w:t>
      </w:r>
      <w:r w:rsidRPr="3AA3868C" w:rsidR="00E1059B">
        <w:rPr>
          <w:rFonts w:ascii="Times New Roman" w:hAnsi="Times New Roman" w:cs="Times New Roman"/>
          <w:sz w:val="24"/>
          <w:szCs w:val="24"/>
        </w:rPr>
        <w:t xml:space="preserve">his policy is </w:t>
      </w:r>
      <w:r w:rsidRPr="3AA3868C" w:rsidR="00F355E4">
        <w:rPr>
          <w:rFonts w:ascii="Times New Roman" w:hAnsi="Times New Roman" w:cs="Times New Roman"/>
          <w:sz w:val="24"/>
          <w:szCs w:val="24"/>
        </w:rPr>
        <w:t>meant</w:t>
      </w:r>
      <w:r w:rsidRPr="3AA3868C" w:rsidR="00E1059B">
        <w:rPr>
          <w:rFonts w:ascii="Times New Roman" w:hAnsi="Times New Roman" w:cs="Times New Roman"/>
          <w:sz w:val="24"/>
          <w:szCs w:val="24"/>
        </w:rPr>
        <w:t xml:space="preserve"> </w:t>
      </w:r>
      <w:r w:rsidRPr="3AA3868C" w:rsidR="008409FF">
        <w:rPr>
          <w:rFonts w:ascii="Times New Roman" w:hAnsi="Times New Roman" w:cs="Times New Roman"/>
          <w:sz w:val="24"/>
          <w:szCs w:val="24"/>
        </w:rPr>
        <w:t xml:space="preserve">to provide a general guidance and </w:t>
      </w:r>
      <w:r w:rsidRPr="3AA3868C" w:rsidR="00F63E4B">
        <w:rPr>
          <w:rFonts w:ascii="Times New Roman" w:hAnsi="Times New Roman" w:cs="Times New Roman"/>
          <w:sz w:val="24"/>
          <w:szCs w:val="24"/>
        </w:rPr>
        <w:t xml:space="preserve">to comply </w:t>
      </w:r>
      <w:r w:rsidRPr="3AA3868C" w:rsidR="4CE45E06">
        <w:rPr>
          <w:rFonts w:ascii="Times New Roman" w:hAnsi="Times New Roman" w:cs="Times New Roman"/>
          <w:sz w:val="24"/>
          <w:szCs w:val="24"/>
        </w:rPr>
        <w:t xml:space="preserve">with </w:t>
      </w:r>
      <w:r w:rsidRPr="3AA3868C" w:rsidR="00F63E4B">
        <w:rPr>
          <w:rFonts w:ascii="Times New Roman" w:hAnsi="Times New Roman" w:cs="Times New Roman"/>
          <w:sz w:val="24"/>
          <w:szCs w:val="24"/>
        </w:rPr>
        <w:t>U.S. Government regulation</w:t>
      </w:r>
      <w:r w:rsidRPr="3AA3868C" w:rsidR="00A857AD">
        <w:rPr>
          <w:rFonts w:ascii="Times New Roman" w:hAnsi="Times New Roman" w:cs="Times New Roman"/>
          <w:sz w:val="24"/>
          <w:szCs w:val="24"/>
        </w:rPr>
        <w:t>s</w:t>
      </w:r>
      <w:r w:rsidRPr="3AA3868C" w:rsidR="00F63E4B">
        <w:rPr>
          <w:rFonts w:ascii="Times New Roman" w:hAnsi="Times New Roman" w:cs="Times New Roman"/>
          <w:sz w:val="24"/>
          <w:szCs w:val="24"/>
        </w:rPr>
        <w:t xml:space="preserve">, </w:t>
      </w:r>
      <w:r w:rsidRPr="3AA3868C" w:rsidR="009F381B">
        <w:rPr>
          <w:rFonts w:ascii="Times New Roman" w:hAnsi="Times New Roman" w:cs="Times New Roman"/>
          <w:sz w:val="24"/>
          <w:szCs w:val="24"/>
        </w:rPr>
        <w:t>d</w:t>
      </w:r>
      <w:r w:rsidRPr="3AA3868C" w:rsidR="00F63E4B">
        <w:rPr>
          <w:rFonts w:ascii="Times New Roman" w:hAnsi="Times New Roman" w:cs="Times New Roman"/>
          <w:sz w:val="24"/>
          <w:szCs w:val="24"/>
        </w:rPr>
        <w:t>onor requirements</w:t>
      </w:r>
      <w:r w:rsidRPr="3AA3868C" w:rsidR="00A857AD">
        <w:rPr>
          <w:rFonts w:ascii="Times New Roman" w:hAnsi="Times New Roman" w:cs="Times New Roman"/>
          <w:sz w:val="24"/>
          <w:szCs w:val="24"/>
        </w:rPr>
        <w:t>, and all other applicable local laws.</w:t>
      </w:r>
      <w:r w:rsidR="00D0552C">
        <w:rPr>
          <w:rFonts w:ascii="Times New Roman" w:hAnsi="Times New Roman" w:cs="Times New Roman"/>
          <w:sz w:val="24"/>
          <w:szCs w:val="24"/>
        </w:rPr>
        <w:t xml:space="preserve"> </w:t>
      </w:r>
      <w:r w:rsidRPr="00D0552C" w:rsidR="00D0552C">
        <w:rPr>
          <w:rFonts w:ascii="Times New Roman" w:hAnsi="Times New Roman" w:cs="Times New Roman"/>
          <w:sz w:val="24"/>
          <w:szCs w:val="24"/>
        </w:rPr>
        <w:t>This policy sets forth the expectations</w:t>
      </w:r>
      <w:r w:rsidR="00D0552C">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00D0552C">
        <w:rPr>
          <w:rFonts w:ascii="Times New Roman" w:hAnsi="Times New Roman" w:cs="Times New Roman"/>
          <w:sz w:val="24"/>
          <w:szCs w:val="24"/>
        </w:rPr>
        <w:t xml:space="preserve">as an organization has to </w:t>
      </w:r>
      <w:r w:rsidR="00AE7DCE">
        <w:rPr>
          <w:rFonts w:ascii="Times New Roman" w:hAnsi="Times New Roman" w:cs="Times New Roman"/>
          <w:sz w:val="24"/>
          <w:szCs w:val="24"/>
        </w:rPr>
        <w:t xml:space="preserve">ensure </w:t>
      </w:r>
      <w:r w:rsidR="003F2965">
        <w:rPr>
          <w:rFonts w:ascii="Times New Roman" w:hAnsi="Times New Roman" w:cs="Times New Roman"/>
          <w:sz w:val="24"/>
          <w:szCs w:val="24"/>
        </w:rPr>
        <w:t xml:space="preserve">Partners </w:t>
      </w:r>
      <w:r w:rsidR="00AE7DCE">
        <w:rPr>
          <w:rFonts w:ascii="Times New Roman" w:hAnsi="Times New Roman" w:cs="Times New Roman"/>
          <w:sz w:val="24"/>
          <w:szCs w:val="24"/>
        </w:rPr>
        <w:t xml:space="preserve">Affiliates </w:t>
      </w:r>
      <w:r w:rsidRPr="00D0552C" w:rsidR="00D0552C">
        <w:rPr>
          <w:rFonts w:ascii="Times New Roman" w:hAnsi="Times New Roman" w:cs="Times New Roman"/>
          <w:sz w:val="24"/>
          <w:szCs w:val="24"/>
        </w:rPr>
        <w:t>avoid engagement of, complicity in, or benefiting from human trafficking.</w:t>
      </w:r>
    </w:p>
    <w:p w:rsidR="00D873A6" w:rsidP="00D57307" w:rsidRDefault="00D873A6" w14:paraId="198E2C3C" w14:textId="038A2E70">
      <w:pPr>
        <w:jc w:val="both"/>
        <w:rPr>
          <w:rFonts w:ascii="Times New Roman" w:hAnsi="Times New Roman" w:cs="Times New Roman"/>
          <w:sz w:val="24"/>
          <w:szCs w:val="24"/>
        </w:rPr>
      </w:pPr>
      <w:bookmarkStart w:name="_Toc40479670" w:id="3"/>
      <w:bookmarkStart w:name="_Toc40479732" w:id="4"/>
      <w:bookmarkEnd w:id="3"/>
      <w:bookmarkEnd w:id="4"/>
      <w:r w:rsidRPr="00D873A6">
        <w:rPr>
          <w:rFonts w:ascii="Times New Roman" w:hAnsi="Times New Roman" w:cs="Times New Roman"/>
          <w:sz w:val="24"/>
          <w:szCs w:val="24"/>
        </w:rPr>
        <w:t>This procedure implements</w:t>
      </w:r>
      <w:commentRangeStart w:id="5"/>
      <w:r w:rsidRPr="00D873A6">
        <w:rPr>
          <w:rFonts w:ascii="Times New Roman" w:hAnsi="Times New Roman" w:cs="Times New Roman"/>
          <w:sz w:val="24"/>
          <w:szCs w:val="24"/>
        </w:rPr>
        <w:t xml:space="preserve"> FAR 52.222-50 </w:t>
      </w:r>
      <w:commentRangeEnd w:id="5"/>
      <w:r w:rsidR="0051122A">
        <w:rPr>
          <w:rStyle w:val="CommentReference"/>
        </w:rPr>
        <w:commentReference w:id="5"/>
      </w:r>
      <w:r w:rsidRPr="00D873A6">
        <w:rPr>
          <w:rFonts w:ascii="Times New Roman" w:hAnsi="Times New Roman" w:cs="Times New Roman"/>
          <w:sz w:val="24"/>
          <w:szCs w:val="24"/>
        </w:rPr>
        <w:t xml:space="preserve">and mandatory provision of </w:t>
      </w:r>
      <w:r w:rsidR="00891CBA">
        <w:rPr>
          <w:rFonts w:ascii="Times New Roman" w:hAnsi="Times New Roman" w:cs="Times New Roman"/>
          <w:sz w:val="24"/>
          <w:szCs w:val="24"/>
        </w:rPr>
        <w:t>M</w:t>
      </w:r>
      <w:r w:rsidR="00AC150E">
        <w:rPr>
          <w:rFonts w:ascii="Times New Roman" w:hAnsi="Times New Roman" w:cs="Times New Roman"/>
          <w:sz w:val="24"/>
          <w:szCs w:val="24"/>
        </w:rPr>
        <w:t>15</w:t>
      </w:r>
      <w:r w:rsidR="00891CBA">
        <w:rPr>
          <w:rFonts w:ascii="Times New Roman" w:hAnsi="Times New Roman" w:cs="Times New Roman"/>
          <w:sz w:val="24"/>
          <w:szCs w:val="24"/>
        </w:rPr>
        <w:t xml:space="preserve"> </w:t>
      </w:r>
      <w:r w:rsidRPr="00D873A6">
        <w:rPr>
          <w:rFonts w:ascii="Times New Roman" w:hAnsi="Times New Roman" w:cs="Times New Roman"/>
          <w:sz w:val="24"/>
          <w:szCs w:val="24"/>
        </w:rPr>
        <w:t>Standard Provisions for U.S. Nongovernmental Organizations, which require implementers of U.S. Government contracts and cooperative agreements to administer policies and procedures to prevent human trafficking</w:t>
      </w:r>
      <w:r w:rsidR="00442F26">
        <w:rPr>
          <w:rFonts w:ascii="Times New Roman" w:hAnsi="Times New Roman" w:cs="Times New Roman"/>
          <w:sz w:val="24"/>
          <w:szCs w:val="24"/>
        </w:rPr>
        <w:t>.</w:t>
      </w:r>
    </w:p>
    <w:p w:rsidRPr="000C6651" w:rsidR="008B654A" w:rsidP="0006087D" w:rsidRDefault="00CC320F" w14:paraId="387F6BE4" w14:textId="60068DAA">
      <w:pPr>
        <w:pStyle w:val="Heading1"/>
        <w:numPr>
          <w:ilvl w:val="0"/>
          <w:numId w:val="1"/>
        </w:numPr>
        <w:ind w:left="360"/>
        <w:jc w:val="both"/>
      </w:pPr>
      <w:bookmarkStart w:name="_Toc128482896" w:id="6"/>
      <w:r>
        <w:t>Compliance</w:t>
      </w:r>
      <w:r w:rsidR="007E4957">
        <w:t xml:space="preserve"> and Responsibility</w:t>
      </w:r>
      <w:bookmarkEnd w:id="6"/>
      <w:r w:rsidR="007E4957">
        <w:t xml:space="preserve"> </w:t>
      </w:r>
    </w:p>
    <w:p w:rsidRPr="00CC320F" w:rsidR="00CC320F" w:rsidP="00CC320F" w:rsidRDefault="00ED44C7" w14:paraId="7649BF17" w14:textId="7BC839AD">
      <w:pPr>
        <w:jc w:val="both"/>
        <w:rPr>
          <w:rFonts w:ascii="Times New Roman" w:hAnsi="Times New Roman" w:cs="Times New Roman"/>
          <w:sz w:val="24"/>
          <w:szCs w:val="24"/>
        </w:rPr>
      </w:pPr>
      <w:r>
        <w:rPr>
          <w:rFonts w:ascii="Times New Roman" w:hAnsi="Times New Roman" w:cs="Times New Roman"/>
          <w:sz w:val="24"/>
          <w:szCs w:val="24"/>
        </w:rPr>
        <w:t>T</w:t>
      </w:r>
      <w:r w:rsidRPr="00CC320F" w:rsidR="00CC320F">
        <w:rPr>
          <w:rFonts w:ascii="Times New Roman" w:hAnsi="Times New Roman" w:cs="Times New Roman"/>
          <w:sz w:val="24"/>
          <w:szCs w:val="24"/>
        </w:rPr>
        <w:t xml:space="preserve">his policy also applies to all </w:t>
      </w:r>
      <w:r w:rsidR="003F2965">
        <w:rPr>
          <w:rFonts w:ascii="Times New Roman" w:hAnsi="Times New Roman" w:cs="Times New Roman"/>
          <w:sz w:val="24"/>
          <w:szCs w:val="24"/>
        </w:rPr>
        <w:t xml:space="preserve">Partners </w:t>
      </w:r>
      <w:r w:rsidRPr="00CC320F" w:rsidR="00CC320F">
        <w:rPr>
          <w:rFonts w:ascii="Times New Roman" w:hAnsi="Times New Roman" w:cs="Times New Roman"/>
          <w:sz w:val="24"/>
          <w:szCs w:val="24"/>
        </w:rPr>
        <w:t>Affiliates, defined as:</w:t>
      </w:r>
    </w:p>
    <w:p w:rsidR="00CC320F" w:rsidP="0006087D" w:rsidRDefault="00CC320F" w14:paraId="77DF3F91" w14:textId="1B772D49">
      <w:pPr>
        <w:pStyle w:val="ListParagraph"/>
        <w:numPr>
          <w:ilvl w:val="0"/>
          <w:numId w:val="2"/>
        </w:numPr>
        <w:jc w:val="both"/>
        <w:rPr>
          <w:rFonts w:ascii="Times New Roman" w:hAnsi="Times New Roman" w:cs="Times New Roman"/>
          <w:sz w:val="24"/>
          <w:szCs w:val="24"/>
        </w:rPr>
      </w:pPr>
      <w:r w:rsidRPr="68AD596C">
        <w:rPr>
          <w:rFonts w:ascii="Times New Roman" w:hAnsi="Times New Roman" w:cs="Times New Roman"/>
          <w:sz w:val="24"/>
          <w:szCs w:val="24"/>
        </w:rPr>
        <w:t xml:space="preserve">All staff </w:t>
      </w:r>
      <w:r w:rsidRPr="68AD596C" w:rsidR="00AB1BEB">
        <w:rPr>
          <w:rFonts w:ascii="Times New Roman" w:hAnsi="Times New Roman" w:cs="Times New Roman"/>
          <w:sz w:val="24"/>
          <w:szCs w:val="24"/>
        </w:rPr>
        <w:t>(</w:t>
      </w:r>
      <w:r w:rsidRPr="68AD596C">
        <w:rPr>
          <w:rFonts w:ascii="Times New Roman" w:hAnsi="Times New Roman" w:cs="Times New Roman"/>
          <w:sz w:val="24"/>
          <w:szCs w:val="24"/>
        </w:rPr>
        <w:t>full</w:t>
      </w:r>
      <w:r w:rsidRPr="68AD596C" w:rsidR="510B9117">
        <w:rPr>
          <w:rFonts w:ascii="Times New Roman" w:hAnsi="Times New Roman" w:cs="Times New Roman"/>
          <w:sz w:val="24"/>
          <w:szCs w:val="24"/>
        </w:rPr>
        <w:t>-</w:t>
      </w:r>
      <w:r w:rsidRPr="68AD596C">
        <w:rPr>
          <w:rFonts w:ascii="Times New Roman" w:hAnsi="Times New Roman" w:cs="Times New Roman"/>
          <w:sz w:val="24"/>
          <w:szCs w:val="24"/>
        </w:rPr>
        <w:t>time, part</w:t>
      </w:r>
      <w:r w:rsidRPr="68AD596C" w:rsidR="4BEFFFB4">
        <w:rPr>
          <w:rFonts w:ascii="Times New Roman" w:hAnsi="Times New Roman" w:cs="Times New Roman"/>
          <w:sz w:val="24"/>
          <w:szCs w:val="24"/>
        </w:rPr>
        <w:t>-</w:t>
      </w:r>
      <w:r w:rsidRPr="68AD596C">
        <w:rPr>
          <w:rFonts w:ascii="Times New Roman" w:hAnsi="Times New Roman" w:cs="Times New Roman"/>
          <w:sz w:val="24"/>
          <w:szCs w:val="24"/>
        </w:rPr>
        <w:t>time, international</w:t>
      </w:r>
      <w:r w:rsidR="00BE3DFF">
        <w:rPr>
          <w:rFonts w:ascii="Times New Roman" w:hAnsi="Times New Roman" w:cs="Times New Roman"/>
          <w:sz w:val="24"/>
          <w:szCs w:val="24"/>
        </w:rPr>
        <w:t>,</w:t>
      </w:r>
      <w:r w:rsidR="00C7575E">
        <w:rPr>
          <w:rFonts w:ascii="Times New Roman" w:hAnsi="Times New Roman" w:cs="Times New Roman"/>
          <w:sz w:val="24"/>
          <w:szCs w:val="24"/>
        </w:rPr>
        <w:t xml:space="preserve"> </w:t>
      </w:r>
      <w:r w:rsidRPr="68AD596C">
        <w:rPr>
          <w:rFonts w:ascii="Times New Roman" w:hAnsi="Times New Roman" w:cs="Times New Roman"/>
          <w:sz w:val="24"/>
          <w:szCs w:val="24"/>
        </w:rPr>
        <w:t>and national</w:t>
      </w:r>
      <w:r w:rsidRPr="68AD596C" w:rsidR="00AB1BEB">
        <w:rPr>
          <w:rFonts w:ascii="Times New Roman" w:hAnsi="Times New Roman" w:cs="Times New Roman"/>
          <w:sz w:val="24"/>
          <w:szCs w:val="24"/>
        </w:rPr>
        <w:t>)</w:t>
      </w:r>
      <w:r w:rsidRPr="68AD596C">
        <w:rPr>
          <w:rFonts w:ascii="Times New Roman" w:hAnsi="Times New Roman" w:cs="Times New Roman"/>
          <w:sz w:val="24"/>
          <w:szCs w:val="24"/>
        </w:rPr>
        <w:t xml:space="preserve">, and those engaged on short-term contracts </w:t>
      </w:r>
      <w:r w:rsidRPr="68AD596C" w:rsidR="00B76CB3">
        <w:rPr>
          <w:rFonts w:ascii="Times New Roman" w:hAnsi="Times New Roman" w:cs="Times New Roman"/>
          <w:sz w:val="24"/>
          <w:szCs w:val="24"/>
        </w:rPr>
        <w:t>(</w:t>
      </w:r>
      <w:r w:rsidRPr="68AD596C">
        <w:rPr>
          <w:rFonts w:ascii="Times New Roman" w:hAnsi="Times New Roman" w:cs="Times New Roman"/>
          <w:sz w:val="24"/>
          <w:szCs w:val="24"/>
        </w:rPr>
        <w:t>e.g.</w:t>
      </w:r>
      <w:r w:rsidRPr="68AD596C" w:rsidR="6485D5F3">
        <w:rPr>
          <w:rFonts w:ascii="Times New Roman" w:hAnsi="Times New Roman" w:cs="Times New Roman"/>
          <w:sz w:val="24"/>
          <w:szCs w:val="24"/>
        </w:rPr>
        <w:t>,</w:t>
      </w:r>
      <w:r w:rsidRPr="68AD596C">
        <w:rPr>
          <w:rFonts w:ascii="Times New Roman" w:hAnsi="Times New Roman" w:cs="Times New Roman"/>
          <w:sz w:val="24"/>
          <w:szCs w:val="24"/>
        </w:rPr>
        <w:t xml:space="preserve"> consultants, facilitators, mentors, sub-contractors, researchers</w:t>
      </w:r>
      <w:r w:rsidRPr="68AD596C" w:rsidR="34173F14">
        <w:rPr>
          <w:rFonts w:ascii="Times New Roman" w:hAnsi="Times New Roman" w:cs="Times New Roman"/>
          <w:sz w:val="24"/>
          <w:szCs w:val="24"/>
        </w:rPr>
        <w:t>,</w:t>
      </w:r>
      <w:r w:rsidRPr="68AD596C">
        <w:rPr>
          <w:rFonts w:ascii="Times New Roman" w:hAnsi="Times New Roman" w:cs="Times New Roman"/>
          <w:sz w:val="24"/>
          <w:szCs w:val="24"/>
        </w:rPr>
        <w:t xml:space="preserve"> etc.</w:t>
      </w:r>
      <w:r w:rsidRPr="68AD596C" w:rsidR="00B76CB3">
        <w:rPr>
          <w:rFonts w:ascii="Times New Roman" w:hAnsi="Times New Roman" w:cs="Times New Roman"/>
          <w:sz w:val="24"/>
          <w:szCs w:val="24"/>
        </w:rPr>
        <w:t>)</w:t>
      </w:r>
      <w:r w:rsidRPr="68AD596C" w:rsidR="000B44A9">
        <w:rPr>
          <w:rFonts w:ascii="Times New Roman" w:hAnsi="Times New Roman" w:cs="Times New Roman"/>
          <w:sz w:val="24"/>
          <w:szCs w:val="24"/>
        </w:rPr>
        <w:t>;</w:t>
      </w:r>
    </w:p>
    <w:p w:rsidR="00CC320F" w:rsidP="0006087D" w:rsidRDefault="00CC320F" w14:paraId="62C072B4" w14:textId="58A8D7C8">
      <w:pPr>
        <w:pStyle w:val="ListParagraph"/>
        <w:numPr>
          <w:ilvl w:val="0"/>
          <w:numId w:val="2"/>
        </w:numPr>
        <w:jc w:val="both"/>
        <w:rPr>
          <w:rFonts w:ascii="Times New Roman" w:hAnsi="Times New Roman" w:cs="Times New Roman"/>
          <w:sz w:val="24"/>
          <w:szCs w:val="24"/>
        </w:rPr>
      </w:pPr>
      <w:r w:rsidRPr="00CC320F">
        <w:rPr>
          <w:rFonts w:ascii="Times New Roman" w:hAnsi="Times New Roman" w:cs="Times New Roman"/>
          <w:sz w:val="24"/>
          <w:szCs w:val="24"/>
        </w:rPr>
        <w:t>Volunteers, board members, trustees</w:t>
      </w:r>
      <w:r w:rsidR="000B44A9">
        <w:rPr>
          <w:rFonts w:ascii="Times New Roman" w:hAnsi="Times New Roman" w:cs="Times New Roman"/>
          <w:sz w:val="24"/>
          <w:szCs w:val="24"/>
        </w:rPr>
        <w:t>; and</w:t>
      </w:r>
    </w:p>
    <w:p w:rsidR="00C323DA" w:rsidP="0006087D" w:rsidRDefault="00333123" w14:paraId="5B84D480" w14:textId="3C98B399">
      <w:pPr>
        <w:pStyle w:val="ListParagraph"/>
        <w:numPr>
          <w:ilvl w:val="0"/>
          <w:numId w:val="2"/>
        </w:numPr>
        <w:jc w:val="both"/>
        <w:rPr>
          <w:rFonts w:ascii="Times New Roman" w:hAnsi="Times New Roman" w:cs="Times New Roman"/>
          <w:sz w:val="24"/>
          <w:szCs w:val="24"/>
        </w:rPr>
      </w:pPr>
      <w:r w:rsidRPr="68AD596C">
        <w:rPr>
          <w:rFonts w:ascii="Times New Roman" w:hAnsi="Times New Roman" w:cs="Times New Roman"/>
          <w:sz w:val="24"/>
          <w:szCs w:val="24"/>
        </w:rPr>
        <w:t xml:space="preserve">Partner </w:t>
      </w:r>
      <w:r w:rsidRPr="68AD596C" w:rsidR="00345B0C">
        <w:rPr>
          <w:rFonts w:ascii="Times New Roman" w:hAnsi="Times New Roman" w:cs="Times New Roman"/>
          <w:sz w:val="24"/>
          <w:szCs w:val="24"/>
        </w:rPr>
        <w:t>o</w:t>
      </w:r>
      <w:r w:rsidRPr="68AD596C">
        <w:rPr>
          <w:rFonts w:ascii="Times New Roman" w:hAnsi="Times New Roman" w:cs="Times New Roman"/>
          <w:sz w:val="24"/>
          <w:szCs w:val="24"/>
        </w:rPr>
        <w:t>rganization</w:t>
      </w:r>
      <w:r w:rsidRPr="68AD596C" w:rsidR="003C2D6D">
        <w:rPr>
          <w:rFonts w:ascii="Times New Roman" w:hAnsi="Times New Roman" w:cs="Times New Roman"/>
          <w:sz w:val="24"/>
          <w:szCs w:val="24"/>
        </w:rPr>
        <w:t>s</w:t>
      </w:r>
      <w:r w:rsidRPr="68AD596C">
        <w:rPr>
          <w:rFonts w:ascii="Times New Roman" w:hAnsi="Times New Roman" w:cs="Times New Roman"/>
          <w:sz w:val="24"/>
          <w:szCs w:val="24"/>
        </w:rPr>
        <w:t xml:space="preserve"> </w:t>
      </w:r>
      <w:r w:rsidRPr="68AD596C" w:rsidR="00CC320F">
        <w:rPr>
          <w:rFonts w:ascii="Times New Roman" w:hAnsi="Times New Roman" w:cs="Times New Roman"/>
          <w:sz w:val="24"/>
          <w:szCs w:val="24"/>
        </w:rPr>
        <w:t xml:space="preserve">who have a formal/contractual relationship </w:t>
      </w:r>
      <w:r w:rsidRPr="68AD596C" w:rsidR="028CE610">
        <w:rPr>
          <w:rFonts w:ascii="Times New Roman" w:hAnsi="Times New Roman" w:cs="Times New Roman"/>
          <w:sz w:val="24"/>
          <w:szCs w:val="24"/>
        </w:rPr>
        <w:t xml:space="preserve">with </w:t>
      </w:r>
      <w:r w:rsidR="003F2965">
        <w:rPr>
          <w:rFonts w:ascii="Times New Roman" w:hAnsi="Times New Roman" w:cs="Times New Roman"/>
          <w:sz w:val="24"/>
          <w:szCs w:val="24"/>
        </w:rPr>
        <w:t xml:space="preserve">Partners </w:t>
      </w:r>
      <w:r w:rsidRPr="68AD596C" w:rsidR="05AB3306">
        <w:rPr>
          <w:rFonts w:ascii="Times New Roman" w:hAnsi="Times New Roman" w:cs="Times New Roman"/>
          <w:sz w:val="24"/>
          <w:szCs w:val="24"/>
        </w:rPr>
        <w:t>.</w:t>
      </w:r>
    </w:p>
    <w:p w:rsidRPr="00922F33" w:rsidR="00D03D6D" w:rsidP="00922F33" w:rsidRDefault="55A00B10" w14:paraId="65D09E3E" w14:textId="4ADCFF3E">
      <w:pPr>
        <w:jc w:val="both"/>
        <w:rPr>
          <w:rFonts w:ascii="Times New Roman" w:hAnsi="Times New Roman" w:cs="Times New Roman"/>
          <w:sz w:val="24"/>
          <w:szCs w:val="24"/>
        </w:rPr>
      </w:pPr>
      <w:r w:rsidRPr="4DB681EE">
        <w:rPr>
          <w:rFonts w:ascii="Times New Roman" w:hAnsi="Times New Roman" w:cs="Times New Roman"/>
          <w:sz w:val="24"/>
          <w:szCs w:val="24"/>
        </w:rPr>
        <w:t xml:space="preserve">Project </w:t>
      </w:r>
      <w:r w:rsidRPr="4DB681EE" w:rsidR="13E7CE83">
        <w:rPr>
          <w:rFonts w:ascii="Times New Roman" w:hAnsi="Times New Roman" w:cs="Times New Roman"/>
          <w:sz w:val="24"/>
          <w:szCs w:val="24"/>
        </w:rPr>
        <w:t>Managers</w:t>
      </w:r>
      <w:r w:rsidRPr="4DB681EE">
        <w:rPr>
          <w:rFonts w:ascii="Times New Roman" w:hAnsi="Times New Roman" w:cs="Times New Roman"/>
          <w:sz w:val="24"/>
          <w:szCs w:val="24"/>
        </w:rPr>
        <w:t xml:space="preserve"> at </w:t>
      </w:r>
      <w:r w:rsidRPr="4DB681EE" w:rsidR="6244425C">
        <w:rPr>
          <w:rFonts w:ascii="Times New Roman" w:hAnsi="Times New Roman" w:cs="Times New Roman"/>
          <w:sz w:val="24"/>
          <w:szCs w:val="24"/>
        </w:rPr>
        <w:t>h</w:t>
      </w:r>
      <w:r w:rsidRPr="4DB681EE">
        <w:rPr>
          <w:rFonts w:ascii="Times New Roman" w:hAnsi="Times New Roman" w:cs="Times New Roman"/>
          <w:sz w:val="24"/>
          <w:szCs w:val="24"/>
        </w:rPr>
        <w:t xml:space="preserve">ome </w:t>
      </w:r>
      <w:r w:rsidRPr="4DB681EE" w:rsidR="6244425C">
        <w:rPr>
          <w:rFonts w:ascii="Times New Roman" w:hAnsi="Times New Roman" w:cs="Times New Roman"/>
          <w:sz w:val="24"/>
          <w:szCs w:val="24"/>
        </w:rPr>
        <w:t>o</w:t>
      </w:r>
      <w:r w:rsidRPr="4DB681EE">
        <w:rPr>
          <w:rFonts w:ascii="Times New Roman" w:hAnsi="Times New Roman" w:cs="Times New Roman"/>
          <w:sz w:val="24"/>
          <w:szCs w:val="24"/>
        </w:rPr>
        <w:t xml:space="preserve">ffice and the </w:t>
      </w:r>
      <w:r w:rsidRPr="4DB681EE" w:rsidR="6244425C">
        <w:rPr>
          <w:rFonts w:ascii="Times New Roman" w:hAnsi="Times New Roman" w:cs="Times New Roman"/>
          <w:sz w:val="24"/>
          <w:szCs w:val="24"/>
        </w:rPr>
        <w:t xml:space="preserve">field office </w:t>
      </w:r>
      <w:r w:rsidRPr="4DB681EE">
        <w:rPr>
          <w:rFonts w:ascii="Times New Roman" w:hAnsi="Times New Roman" w:cs="Times New Roman"/>
          <w:sz w:val="24"/>
          <w:szCs w:val="24"/>
        </w:rPr>
        <w:t>Chief of Party (COP)</w:t>
      </w:r>
      <w:r w:rsidRPr="4DB681EE" w:rsidR="6244425C">
        <w:rPr>
          <w:rFonts w:ascii="Times New Roman" w:hAnsi="Times New Roman" w:cs="Times New Roman"/>
          <w:sz w:val="24"/>
          <w:szCs w:val="24"/>
        </w:rPr>
        <w:t>/Project Director</w:t>
      </w:r>
      <w:r w:rsidRPr="4DB681EE" w:rsidR="471D5A88">
        <w:rPr>
          <w:rFonts w:ascii="Times New Roman" w:hAnsi="Times New Roman" w:cs="Times New Roman"/>
          <w:sz w:val="24"/>
          <w:szCs w:val="24"/>
        </w:rPr>
        <w:t xml:space="preserve"> (PD)</w:t>
      </w:r>
      <w:r w:rsidRPr="4DB681EE" w:rsidR="6244425C">
        <w:rPr>
          <w:rFonts w:ascii="Times New Roman" w:hAnsi="Times New Roman" w:cs="Times New Roman"/>
          <w:sz w:val="24"/>
          <w:szCs w:val="24"/>
        </w:rPr>
        <w:t xml:space="preserve"> are</w:t>
      </w:r>
      <w:r w:rsidRPr="4DB681EE">
        <w:rPr>
          <w:rFonts w:ascii="Times New Roman" w:hAnsi="Times New Roman" w:cs="Times New Roman"/>
          <w:sz w:val="24"/>
          <w:szCs w:val="24"/>
        </w:rPr>
        <w:t xml:space="preserve"> responsible for ensuring customization, </w:t>
      </w:r>
      <w:r w:rsidRPr="4DB681EE" w:rsidR="1C4E0430">
        <w:rPr>
          <w:rFonts w:ascii="Times New Roman" w:hAnsi="Times New Roman" w:cs="Times New Roman"/>
          <w:sz w:val="24"/>
          <w:szCs w:val="24"/>
        </w:rPr>
        <w:t>implementation,</w:t>
      </w:r>
      <w:r w:rsidRPr="4DB681EE">
        <w:rPr>
          <w:rFonts w:ascii="Times New Roman" w:hAnsi="Times New Roman" w:cs="Times New Roman"/>
          <w:sz w:val="24"/>
          <w:szCs w:val="24"/>
        </w:rPr>
        <w:t xml:space="preserve"> and monitoring of the Trafficking in Persons (TIP) compliance plan. The COP</w:t>
      </w:r>
      <w:r w:rsidRPr="4DB681EE" w:rsidR="1C4E0430">
        <w:rPr>
          <w:rFonts w:ascii="Times New Roman" w:hAnsi="Times New Roman" w:cs="Times New Roman"/>
          <w:sz w:val="24"/>
          <w:szCs w:val="24"/>
        </w:rPr>
        <w:t xml:space="preserve">/PD </w:t>
      </w:r>
      <w:r w:rsidRPr="4DB681EE">
        <w:rPr>
          <w:rFonts w:ascii="Times New Roman" w:hAnsi="Times New Roman" w:cs="Times New Roman"/>
          <w:sz w:val="24"/>
          <w:szCs w:val="24"/>
        </w:rPr>
        <w:t>is also responsible for certifying the TIP compliance plan on an annual basis on the contract/agreement anniversary date.</w:t>
      </w:r>
    </w:p>
    <w:p w:rsidRPr="000C6651" w:rsidR="00B14E24" w:rsidP="00B14E24" w:rsidRDefault="00996F05" w14:paraId="24A4EA0C" w14:textId="11AF252E">
      <w:pPr>
        <w:pStyle w:val="Heading2"/>
      </w:pPr>
      <w:bookmarkStart w:name="_Toc128482897" w:id="7"/>
      <w:r>
        <w:t>2</w:t>
      </w:r>
      <w:r w:rsidR="00B14E24">
        <w:t>.1 Order of Precedence</w:t>
      </w:r>
      <w:bookmarkEnd w:id="7"/>
      <w:r w:rsidR="00B14E24">
        <w:t xml:space="preserve"> </w:t>
      </w:r>
    </w:p>
    <w:p w:rsidRPr="00B14E24" w:rsidR="00B14E24" w:rsidP="00B14E24" w:rsidRDefault="00825A31" w14:paraId="246E9B7B" w14:textId="58C6EB79">
      <w:pPr>
        <w:jc w:val="both"/>
        <w:rPr>
          <w:rFonts w:ascii="Times New Roman" w:hAnsi="Times New Roman" w:cs="Times New Roman"/>
          <w:sz w:val="24"/>
          <w:szCs w:val="24"/>
        </w:rPr>
      </w:pPr>
      <w:r>
        <w:rPr>
          <w:rFonts w:ascii="Times New Roman" w:hAnsi="Times New Roman" w:cs="Times New Roman"/>
          <w:sz w:val="24"/>
          <w:szCs w:val="24"/>
        </w:rPr>
        <w:t xml:space="preserve">If any conflicts occur between this policy and </w:t>
      </w:r>
      <w:r w:rsidR="009F381B">
        <w:rPr>
          <w:rFonts w:ascii="Times New Roman" w:hAnsi="Times New Roman" w:cs="Times New Roman"/>
          <w:sz w:val="24"/>
          <w:szCs w:val="24"/>
        </w:rPr>
        <w:t>d</w:t>
      </w:r>
      <w:r w:rsidR="00C376E1">
        <w:rPr>
          <w:rFonts w:ascii="Times New Roman" w:hAnsi="Times New Roman" w:cs="Times New Roman"/>
          <w:sz w:val="24"/>
          <w:szCs w:val="24"/>
        </w:rPr>
        <w:t>onor requirement, the issue</w:t>
      </w:r>
      <w:r w:rsidRPr="00B14E24" w:rsidR="00B14E24">
        <w:rPr>
          <w:rFonts w:ascii="Times New Roman" w:hAnsi="Times New Roman" w:cs="Times New Roman"/>
          <w:sz w:val="24"/>
          <w:szCs w:val="24"/>
        </w:rPr>
        <w:t xml:space="preserve"> shall be resolved by giving precedence in the following order:</w:t>
      </w:r>
    </w:p>
    <w:p w:rsidR="00B14E24" w:rsidP="00CF354C" w:rsidRDefault="00CF0AFD" w14:paraId="424F8A09" w14:textId="4765CD28">
      <w:pPr>
        <w:pStyle w:val="ListParagraph"/>
        <w:numPr>
          <w:ilvl w:val="0"/>
          <w:numId w:val="14"/>
        </w:numPr>
        <w:jc w:val="both"/>
        <w:rPr>
          <w:rFonts w:ascii="Times New Roman" w:hAnsi="Times New Roman" w:cs="Times New Roman"/>
          <w:sz w:val="24"/>
          <w:szCs w:val="24"/>
        </w:rPr>
      </w:pPr>
      <w:r w:rsidRPr="00C46FAA">
        <w:rPr>
          <w:rFonts w:ascii="Times New Roman" w:hAnsi="Times New Roman" w:cs="Times New Roman"/>
          <w:sz w:val="24"/>
          <w:szCs w:val="24"/>
        </w:rPr>
        <w:t xml:space="preserve">Requirements </w:t>
      </w:r>
      <w:r w:rsidRPr="00C46FAA" w:rsidR="00825767">
        <w:rPr>
          <w:rFonts w:ascii="Times New Roman" w:hAnsi="Times New Roman" w:cs="Times New Roman"/>
          <w:sz w:val="24"/>
          <w:szCs w:val="24"/>
        </w:rPr>
        <w:t xml:space="preserve">according to the </w:t>
      </w:r>
      <w:r w:rsidR="009F381B">
        <w:rPr>
          <w:rFonts w:ascii="Times New Roman" w:hAnsi="Times New Roman" w:cs="Times New Roman"/>
          <w:sz w:val="24"/>
          <w:szCs w:val="24"/>
        </w:rPr>
        <w:t>d</w:t>
      </w:r>
      <w:r w:rsidRPr="00C46FAA" w:rsidR="00027C24">
        <w:rPr>
          <w:rFonts w:ascii="Times New Roman" w:hAnsi="Times New Roman" w:cs="Times New Roman"/>
          <w:sz w:val="24"/>
          <w:szCs w:val="24"/>
        </w:rPr>
        <w:t>onor</w:t>
      </w:r>
      <w:r w:rsidRPr="00C46FAA" w:rsidR="00E73481">
        <w:rPr>
          <w:rFonts w:ascii="Times New Roman" w:hAnsi="Times New Roman" w:cs="Times New Roman"/>
          <w:sz w:val="24"/>
          <w:szCs w:val="24"/>
        </w:rPr>
        <w:t xml:space="preserve"> </w:t>
      </w:r>
      <w:r w:rsidR="00455581">
        <w:rPr>
          <w:rFonts w:ascii="Times New Roman" w:hAnsi="Times New Roman" w:cs="Times New Roman"/>
          <w:sz w:val="24"/>
          <w:szCs w:val="24"/>
        </w:rPr>
        <w:t>(</w:t>
      </w:r>
      <w:r w:rsidRPr="00C46FAA" w:rsidR="00E73481">
        <w:rPr>
          <w:rFonts w:ascii="Times New Roman" w:hAnsi="Times New Roman" w:cs="Times New Roman"/>
          <w:sz w:val="24"/>
          <w:szCs w:val="24"/>
        </w:rPr>
        <w:t xml:space="preserve">if </w:t>
      </w:r>
      <w:r w:rsidR="003B43DD">
        <w:rPr>
          <w:rFonts w:ascii="Times New Roman" w:hAnsi="Times New Roman" w:cs="Times New Roman"/>
          <w:sz w:val="24"/>
          <w:szCs w:val="24"/>
        </w:rPr>
        <w:t xml:space="preserve">the </w:t>
      </w:r>
      <w:r w:rsidR="003F2965">
        <w:rPr>
          <w:rFonts w:ascii="Times New Roman" w:hAnsi="Times New Roman" w:cs="Times New Roman"/>
          <w:sz w:val="24"/>
          <w:szCs w:val="24"/>
        </w:rPr>
        <w:t xml:space="preserve">Partners </w:t>
      </w:r>
      <w:r w:rsidRPr="00CF354C" w:rsidR="00CF354C">
        <w:rPr>
          <w:rFonts w:ascii="Times New Roman" w:hAnsi="Times New Roman" w:cs="Times New Roman"/>
          <w:sz w:val="24"/>
          <w:szCs w:val="24"/>
        </w:rPr>
        <w:t>Affiliate</w:t>
      </w:r>
      <w:r w:rsidRPr="00C46FAA" w:rsidR="00E73481">
        <w:rPr>
          <w:rFonts w:ascii="Times New Roman" w:hAnsi="Times New Roman" w:cs="Times New Roman"/>
          <w:sz w:val="24"/>
          <w:szCs w:val="24"/>
        </w:rPr>
        <w:t xml:space="preserve"> </w:t>
      </w:r>
      <w:r w:rsidR="004C67B8">
        <w:rPr>
          <w:rFonts w:ascii="Times New Roman" w:hAnsi="Times New Roman" w:cs="Times New Roman"/>
          <w:sz w:val="24"/>
          <w:szCs w:val="24"/>
        </w:rPr>
        <w:t>works</w:t>
      </w:r>
      <w:r w:rsidRPr="00C46FAA" w:rsidR="00CF354C">
        <w:rPr>
          <w:rFonts w:ascii="Times New Roman" w:hAnsi="Times New Roman" w:cs="Times New Roman"/>
          <w:sz w:val="24"/>
          <w:szCs w:val="24"/>
        </w:rPr>
        <w:t xml:space="preserve"> on a U.S. Government</w:t>
      </w:r>
      <w:r w:rsidR="004C67B8">
        <w:rPr>
          <w:rFonts w:ascii="Times New Roman" w:hAnsi="Times New Roman" w:cs="Times New Roman"/>
          <w:sz w:val="24"/>
          <w:szCs w:val="24"/>
        </w:rPr>
        <w:t>-</w:t>
      </w:r>
      <w:r w:rsidRPr="00C46FAA" w:rsidR="00CF354C">
        <w:rPr>
          <w:rFonts w:ascii="Times New Roman" w:hAnsi="Times New Roman" w:cs="Times New Roman"/>
          <w:sz w:val="24"/>
          <w:szCs w:val="24"/>
        </w:rPr>
        <w:t>funded project</w:t>
      </w:r>
      <w:r w:rsidR="004C67B8">
        <w:rPr>
          <w:rFonts w:ascii="Times New Roman" w:hAnsi="Times New Roman" w:cs="Times New Roman"/>
          <w:sz w:val="24"/>
          <w:szCs w:val="24"/>
        </w:rPr>
        <w:t>)</w:t>
      </w:r>
    </w:p>
    <w:p w:rsidRPr="00C46FAA" w:rsidR="0054562C" w:rsidP="00C46FAA" w:rsidRDefault="003F2965" w14:paraId="5930EE7F" w14:textId="2C06D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Partners </w:t>
      </w:r>
      <w:r w:rsidR="00852C94">
        <w:rPr>
          <w:rFonts w:ascii="Times New Roman" w:hAnsi="Times New Roman" w:cs="Times New Roman"/>
          <w:sz w:val="24"/>
          <w:szCs w:val="24"/>
        </w:rPr>
        <w:t>’s</w:t>
      </w:r>
      <w:r w:rsidR="0054562C">
        <w:rPr>
          <w:rFonts w:ascii="Times New Roman" w:hAnsi="Times New Roman" w:cs="Times New Roman"/>
          <w:sz w:val="24"/>
          <w:szCs w:val="24"/>
        </w:rPr>
        <w:t xml:space="preserve"> </w:t>
      </w:r>
      <w:r w:rsidR="00F70666">
        <w:rPr>
          <w:rFonts w:ascii="Times New Roman" w:hAnsi="Times New Roman" w:cs="Times New Roman"/>
          <w:sz w:val="24"/>
          <w:szCs w:val="24"/>
        </w:rPr>
        <w:t>TIP</w:t>
      </w:r>
      <w:r w:rsidR="0054562C">
        <w:rPr>
          <w:rFonts w:ascii="Times New Roman" w:hAnsi="Times New Roman" w:cs="Times New Roman"/>
          <w:sz w:val="24"/>
          <w:szCs w:val="24"/>
        </w:rPr>
        <w:t xml:space="preserve"> Policy</w:t>
      </w:r>
    </w:p>
    <w:p w:rsidR="00590DB6" w:rsidP="00590DB6" w:rsidRDefault="00CC320F" w14:paraId="3204C35A" w14:textId="7A9D536B">
      <w:pPr>
        <w:pStyle w:val="Heading1"/>
        <w:numPr>
          <w:ilvl w:val="0"/>
          <w:numId w:val="1"/>
        </w:numPr>
        <w:ind w:left="360"/>
        <w:jc w:val="both"/>
      </w:pPr>
      <w:bookmarkStart w:name="_Toc40479674" w:id="8"/>
      <w:bookmarkStart w:name="_Toc40479736" w:id="9"/>
      <w:bookmarkStart w:name="_Definitions" w:id="10"/>
      <w:bookmarkStart w:name="_Toc128482898" w:id="11"/>
      <w:bookmarkEnd w:id="8"/>
      <w:bookmarkEnd w:id="9"/>
      <w:bookmarkEnd w:id="10"/>
      <w:r>
        <w:lastRenderedPageBreak/>
        <w:t>Definitions</w:t>
      </w:r>
      <w:bookmarkEnd w:id="11"/>
    </w:p>
    <w:p w:rsidRPr="00AD2C9B" w:rsidR="00590DB6" w:rsidP="00C46FAA" w:rsidRDefault="00590DB6" w14:paraId="6592E250" w14:textId="6A1BFAB8">
      <w:pPr>
        <w:jc w:val="both"/>
        <w:rPr>
          <w:rFonts w:ascii="Times New Roman" w:hAnsi="Times New Roman" w:cs="Times New Roman"/>
          <w:sz w:val="24"/>
          <w:szCs w:val="24"/>
        </w:rPr>
      </w:pPr>
      <w:r w:rsidRPr="00AD2C9B">
        <w:rPr>
          <w:rFonts w:ascii="Times New Roman" w:hAnsi="Times New Roman" w:cs="Times New Roman"/>
          <w:sz w:val="24"/>
          <w:szCs w:val="24"/>
        </w:rPr>
        <w:t>For the purposes of this policy</w:t>
      </w:r>
      <w:r w:rsidRPr="00AD2C9B" w:rsidR="00582800">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Pr="00FC31A7" w:rsidR="00FC31A7">
        <w:rPr>
          <w:rFonts w:ascii="Times New Roman" w:hAnsi="Times New Roman" w:cs="Times New Roman"/>
          <w:sz w:val="24"/>
          <w:szCs w:val="24"/>
        </w:rPr>
        <w:t>uses the TVPA</w:t>
      </w:r>
      <w:r w:rsidR="00F63C23">
        <w:rPr>
          <w:rFonts w:ascii="Times New Roman" w:hAnsi="Times New Roman" w:cs="Times New Roman"/>
          <w:sz w:val="24"/>
          <w:szCs w:val="24"/>
        </w:rPr>
        <w:t xml:space="preserve"> and </w:t>
      </w:r>
      <w:r w:rsidRPr="00FC31A7" w:rsidR="00F63C23">
        <w:rPr>
          <w:rFonts w:ascii="Times New Roman" w:hAnsi="Times New Roman" w:cs="Times New Roman"/>
          <w:sz w:val="24"/>
          <w:szCs w:val="24"/>
        </w:rPr>
        <w:t>U.S. Department of State Office to Monitor and Combat Trafficking in Persons</w:t>
      </w:r>
      <w:r w:rsidR="00FC31A7">
        <w:rPr>
          <w:rFonts w:ascii="Times New Roman" w:hAnsi="Times New Roman" w:cs="Times New Roman"/>
          <w:sz w:val="24"/>
          <w:szCs w:val="24"/>
        </w:rPr>
        <w:t xml:space="preserve"> in defining </w:t>
      </w:r>
      <w:r w:rsidRPr="00AD2C9B" w:rsidR="00AD2C9B">
        <w:rPr>
          <w:rFonts w:ascii="Times New Roman" w:hAnsi="Times New Roman" w:cs="Times New Roman"/>
          <w:sz w:val="24"/>
          <w:szCs w:val="24"/>
        </w:rPr>
        <w:t>the following terms:</w:t>
      </w:r>
    </w:p>
    <w:p w:rsidR="00A909DB" w:rsidP="00A909DB" w:rsidRDefault="003F2965" w14:paraId="5FBD657B" w14:textId="24AE19E7">
      <w:pPr>
        <w:pStyle w:val="ListParagraph"/>
        <w:numPr>
          <w:ilvl w:val="0"/>
          <w:numId w:val="3"/>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Partners </w:t>
      </w:r>
      <w:r w:rsidRPr="009C6FF5" w:rsidR="00E66760">
        <w:rPr>
          <w:rFonts w:ascii="Times New Roman" w:hAnsi="Times New Roman" w:cs="Times New Roman"/>
          <w:b/>
          <w:bCs/>
          <w:sz w:val="24"/>
          <w:szCs w:val="24"/>
        </w:rPr>
        <w:t>Affiliate</w:t>
      </w:r>
      <w:r w:rsidRPr="009C6FF5" w:rsidR="00E66760">
        <w:rPr>
          <w:rFonts w:ascii="Times New Roman" w:hAnsi="Times New Roman" w:cs="Times New Roman"/>
          <w:sz w:val="24"/>
          <w:szCs w:val="24"/>
        </w:rPr>
        <w:t>: Any employee, non-employee, member</w:t>
      </w:r>
      <w:r w:rsidR="00E66760">
        <w:rPr>
          <w:rFonts w:ascii="Times New Roman" w:hAnsi="Times New Roman" w:cs="Times New Roman"/>
          <w:sz w:val="24"/>
          <w:szCs w:val="24"/>
        </w:rPr>
        <w:t>s</w:t>
      </w:r>
      <w:r w:rsidRPr="009C6FF5" w:rsidR="00E66760">
        <w:rPr>
          <w:rFonts w:ascii="Times New Roman" w:hAnsi="Times New Roman" w:cs="Times New Roman"/>
          <w:sz w:val="24"/>
          <w:szCs w:val="24"/>
        </w:rPr>
        <w:t xml:space="preserve"> of the Board of Directors, </w:t>
      </w:r>
      <w:r w:rsidR="00E66760">
        <w:rPr>
          <w:rFonts w:ascii="Times New Roman" w:hAnsi="Times New Roman" w:cs="Times New Roman"/>
          <w:sz w:val="24"/>
          <w:szCs w:val="24"/>
        </w:rPr>
        <w:t>individuals</w:t>
      </w:r>
      <w:r w:rsidRPr="009C6FF5" w:rsidR="00E66760">
        <w:rPr>
          <w:rFonts w:ascii="Times New Roman" w:hAnsi="Times New Roman" w:cs="Times New Roman"/>
          <w:sz w:val="24"/>
          <w:szCs w:val="24"/>
        </w:rPr>
        <w:t xml:space="preserve"> of a partner organization with a contractual relationship to </w:t>
      </w:r>
      <w:r>
        <w:rPr>
          <w:rFonts w:ascii="Times New Roman" w:hAnsi="Times New Roman" w:cs="Times New Roman"/>
          <w:sz w:val="24"/>
          <w:szCs w:val="24"/>
        </w:rPr>
        <w:t>Partners</w:t>
      </w:r>
      <w:r w:rsidR="00A17B53">
        <w:rPr>
          <w:rFonts w:ascii="Times New Roman" w:hAnsi="Times New Roman" w:cs="Times New Roman"/>
          <w:sz w:val="24"/>
          <w:szCs w:val="24"/>
        </w:rPr>
        <w:t>,</w:t>
      </w:r>
      <w:r w:rsidRPr="009C6FF5" w:rsidR="00E66760">
        <w:rPr>
          <w:rFonts w:ascii="Times New Roman" w:hAnsi="Times New Roman" w:cs="Times New Roman"/>
          <w:sz w:val="24"/>
          <w:szCs w:val="24"/>
        </w:rPr>
        <w:t xml:space="preserve"> or members of the </w:t>
      </w:r>
      <w:r>
        <w:rPr>
          <w:rFonts w:ascii="Times New Roman" w:hAnsi="Times New Roman" w:cs="Times New Roman"/>
          <w:sz w:val="24"/>
          <w:szCs w:val="24"/>
        </w:rPr>
        <w:t xml:space="preserve">Partners </w:t>
      </w:r>
      <w:r w:rsidRPr="009C6FF5" w:rsidR="00E66760">
        <w:rPr>
          <w:rFonts w:ascii="Times New Roman" w:hAnsi="Times New Roman" w:cs="Times New Roman"/>
          <w:sz w:val="24"/>
          <w:szCs w:val="24"/>
        </w:rPr>
        <w:t>network, including but not limited to consultants, volunteers, and Chapter members</w:t>
      </w:r>
      <w:r w:rsidR="00E66760">
        <w:rPr>
          <w:rFonts w:ascii="Times New Roman" w:hAnsi="Times New Roman" w:cs="Times New Roman"/>
          <w:sz w:val="24"/>
          <w:szCs w:val="24"/>
        </w:rPr>
        <w:t>,</w:t>
      </w:r>
      <w:r w:rsidRPr="009C6FF5" w:rsidR="00E66760">
        <w:rPr>
          <w:rFonts w:ascii="Times New Roman" w:hAnsi="Times New Roman" w:cs="Times New Roman"/>
          <w:sz w:val="24"/>
          <w:szCs w:val="24"/>
        </w:rPr>
        <w:t xml:space="preserve"> implementing programs on behalf of </w:t>
      </w:r>
      <w:r>
        <w:rPr>
          <w:rFonts w:ascii="Times New Roman" w:hAnsi="Times New Roman" w:cs="Times New Roman"/>
          <w:sz w:val="24"/>
          <w:szCs w:val="24"/>
        </w:rPr>
        <w:t xml:space="preserve">Partners </w:t>
      </w:r>
      <w:r w:rsidR="00E66760">
        <w:rPr>
          <w:rFonts w:ascii="Times New Roman" w:hAnsi="Times New Roman" w:cs="Times New Roman"/>
          <w:sz w:val="24"/>
          <w:szCs w:val="24"/>
        </w:rPr>
        <w:t>HQ</w:t>
      </w:r>
      <w:r w:rsidRPr="009C6FF5" w:rsidR="00E66760">
        <w:rPr>
          <w:rFonts w:ascii="Times New Roman" w:hAnsi="Times New Roman" w:cs="Times New Roman"/>
          <w:sz w:val="24"/>
          <w:szCs w:val="24"/>
        </w:rPr>
        <w:t xml:space="preserve">. </w:t>
      </w:r>
    </w:p>
    <w:p w:rsidRPr="00A909DB" w:rsidR="00A909DB" w:rsidP="00A909DB" w:rsidRDefault="00A909DB" w14:paraId="085789A0" w14:textId="77777777">
      <w:pPr>
        <w:pStyle w:val="ListParagraph"/>
        <w:ind w:left="360"/>
        <w:jc w:val="both"/>
        <w:rPr>
          <w:rFonts w:ascii="Times New Roman" w:hAnsi="Times New Roman" w:cs="Times New Roman"/>
          <w:sz w:val="24"/>
          <w:szCs w:val="24"/>
        </w:rPr>
      </w:pPr>
    </w:p>
    <w:p w:rsidR="00A909DB" w:rsidP="00A909DB" w:rsidRDefault="00FC31A7" w14:paraId="3C1FEE90" w14:textId="77777777">
      <w:pPr>
        <w:pStyle w:val="ListParagraph"/>
        <w:numPr>
          <w:ilvl w:val="0"/>
          <w:numId w:val="3"/>
        </w:numPr>
        <w:ind w:left="360"/>
        <w:jc w:val="both"/>
        <w:rPr>
          <w:rFonts w:ascii="Times New Roman" w:hAnsi="Times New Roman" w:cs="Times New Roman"/>
          <w:sz w:val="24"/>
          <w:szCs w:val="24"/>
        </w:rPr>
      </w:pPr>
      <w:r w:rsidRPr="00A909DB">
        <w:rPr>
          <w:rFonts w:ascii="Times New Roman" w:hAnsi="Times New Roman" w:cs="Times New Roman"/>
          <w:b/>
          <w:bCs/>
          <w:sz w:val="24"/>
          <w:szCs w:val="24"/>
        </w:rPr>
        <w:t>Bonded Labor or Debt Bondage:</w:t>
      </w:r>
      <w:r w:rsidRPr="00A909DB" w:rsidR="0081000C">
        <w:rPr>
          <w:rFonts w:ascii="Times New Roman" w:hAnsi="Times New Roman" w:cs="Times New Roman"/>
          <w:sz w:val="24"/>
          <w:szCs w:val="24"/>
        </w:rPr>
        <w:t xml:space="preserve"> </w:t>
      </w:r>
      <w:r w:rsidRPr="00A909DB">
        <w:rPr>
          <w:rFonts w:ascii="Times New Roman" w:hAnsi="Times New Roman" w:cs="Times New Roman"/>
          <w:sz w:val="24"/>
          <w:szCs w:val="24"/>
        </w:rPr>
        <w:t>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rsidRPr="00A909DB" w:rsidR="00A909DB" w:rsidP="00A909DB" w:rsidRDefault="00A909DB" w14:paraId="300FD59E" w14:textId="77777777">
      <w:pPr>
        <w:pStyle w:val="ListParagraph"/>
        <w:rPr>
          <w:rFonts w:ascii="Times New Roman" w:hAnsi="Times New Roman" w:cs="Times New Roman"/>
          <w:b/>
          <w:bCs/>
          <w:sz w:val="24"/>
          <w:szCs w:val="24"/>
        </w:rPr>
      </w:pPr>
    </w:p>
    <w:p w:rsidR="00A909DB" w:rsidP="00A909DB" w:rsidRDefault="0054017A" w14:paraId="522EE78B" w14:textId="77777777">
      <w:pPr>
        <w:pStyle w:val="ListParagraph"/>
        <w:numPr>
          <w:ilvl w:val="0"/>
          <w:numId w:val="3"/>
        </w:numPr>
        <w:ind w:left="360"/>
        <w:jc w:val="both"/>
        <w:rPr>
          <w:rFonts w:ascii="Times New Roman" w:hAnsi="Times New Roman" w:cs="Times New Roman"/>
          <w:sz w:val="24"/>
          <w:szCs w:val="24"/>
        </w:rPr>
      </w:pPr>
      <w:r w:rsidRPr="00A909DB">
        <w:rPr>
          <w:rFonts w:ascii="Times New Roman" w:hAnsi="Times New Roman" w:cs="Times New Roman"/>
          <w:b/>
          <w:bCs/>
          <w:sz w:val="24"/>
          <w:szCs w:val="24"/>
        </w:rPr>
        <w:t>Child or “Children:</w:t>
      </w:r>
      <w:r w:rsidRPr="00A909DB">
        <w:rPr>
          <w:rFonts w:ascii="Times New Roman" w:hAnsi="Times New Roman" w:cs="Times New Roman"/>
          <w:sz w:val="24"/>
          <w:szCs w:val="24"/>
        </w:rPr>
        <w:t xml:space="preserve"> A child or children are defined as persons who have not attained 18 years of age, irrespective of local country definitions of when a child reaches adulthood.</w:t>
      </w:r>
    </w:p>
    <w:p w:rsidRPr="00A909DB" w:rsidR="00A909DB" w:rsidP="00A909DB" w:rsidRDefault="00A909DB" w14:paraId="6C75A386" w14:textId="77777777">
      <w:pPr>
        <w:pStyle w:val="ListParagraph"/>
        <w:rPr>
          <w:rFonts w:ascii="Times New Roman" w:hAnsi="Times New Roman" w:cs="Times New Roman"/>
          <w:b/>
          <w:bCs/>
          <w:sz w:val="24"/>
          <w:szCs w:val="24"/>
        </w:rPr>
      </w:pPr>
    </w:p>
    <w:p w:rsidR="000C7B0E" w:rsidP="000C7B0E" w:rsidRDefault="00FC31A7" w14:paraId="37A0462B" w14:textId="77777777">
      <w:pPr>
        <w:pStyle w:val="ListParagraph"/>
        <w:numPr>
          <w:ilvl w:val="0"/>
          <w:numId w:val="3"/>
        </w:numPr>
        <w:ind w:left="360"/>
        <w:jc w:val="both"/>
        <w:rPr>
          <w:rFonts w:ascii="Times New Roman" w:hAnsi="Times New Roman" w:cs="Times New Roman"/>
          <w:sz w:val="24"/>
          <w:szCs w:val="24"/>
        </w:rPr>
      </w:pPr>
      <w:r w:rsidRPr="00A909DB">
        <w:rPr>
          <w:rFonts w:ascii="Times New Roman" w:hAnsi="Times New Roman" w:cs="Times New Roman"/>
          <w:b/>
          <w:bCs/>
          <w:sz w:val="24"/>
          <w:szCs w:val="24"/>
        </w:rPr>
        <w:t>Child Sex Trafficking:</w:t>
      </w:r>
      <w:r w:rsidRPr="00A909DB" w:rsidR="0081000C">
        <w:rPr>
          <w:rFonts w:ascii="Times New Roman" w:hAnsi="Times New Roman" w:cs="Times New Roman"/>
          <w:b/>
          <w:bCs/>
          <w:sz w:val="24"/>
          <w:szCs w:val="24"/>
        </w:rPr>
        <w:t xml:space="preserve"> </w:t>
      </w:r>
      <w:r w:rsidRPr="00A909DB">
        <w:rPr>
          <w:rFonts w:ascii="Times New Roman" w:hAnsi="Times New Roman" w:cs="Times New Roman"/>
          <w:sz w:val="24"/>
          <w:szCs w:val="24"/>
        </w:rPr>
        <w:t>Any child (under the age of 18) who has been recruited, enticed, harbored, transported, provided, obtained, advertised, maintained, patronized, or solicited to engage in a commercial sex act is a victim of human trafficking regardless of whether or not force, fraud, or coercion is used. The use of children in the commercial sex trade is prohibited both under U.S. law and by legislation in most countries around the world.</w:t>
      </w:r>
    </w:p>
    <w:p w:rsidRPr="000C7B0E" w:rsidR="000C7B0E" w:rsidP="000C7B0E" w:rsidRDefault="000C7B0E" w14:paraId="1AB0BA5D" w14:textId="77777777">
      <w:pPr>
        <w:pStyle w:val="ListParagraph"/>
        <w:rPr>
          <w:rFonts w:ascii="Times New Roman" w:hAnsi="Times New Roman" w:cs="Times New Roman"/>
          <w:b/>
          <w:sz w:val="24"/>
          <w:szCs w:val="24"/>
        </w:rPr>
      </w:pPr>
    </w:p>
    <w:p w:rsidR="000C7B0E" w:rsidP="000C7B0E" w:rsidRDefault="0054017A" w14:paraId="3D3A415B" w14:textId="77777777">
      <w:pPr>
        <w:pStyle w:val="ListParagraph"/>
        <w:numPr>
          <w:ilvl w:val="0"/>
          <w:numId w:val="3"/>
        </w:numPr>
        <w:ind w:left="360"/>
        <w:jc w:val="both"/>
        <w:rPr>
          <w:rFonts w:ascii="Times New Roman" w:hAnsi="Times New Roman" w:cs="Times New Roman"/>
          <w:sz w:val="24"/>
          <w:szCs w:val="24"/>
        </w:rPr>
      </w:pPr>
      <w:r w:rsidRPr="000C7B0E">
        <w:rPr>
          <w:rFonts w:ascii="Times New Roman" w:hAnsi="Times New Roman" w:cs="Times New Roman"/>
          <w:b/>
          <w:sz w:val="24"/>
          <w:szCs w:val="24"/>
        </w:rPr>
        <w:t>Complainant</w:t>
      </w:r>
      <w:r w:rsidRPr="000C7B0E">
        <w:rPr>
          <w:rFonts w:ascii="Times New Roman" w:hAnsi="Times New Roman" w:cs="Times New Roman"/>
          <w:sz w:val="24"/>
          <w:szCs w:val="24"/>
        </w:rPr>
        <w:t>: The person reporting (or “making a complaint” about) TIP. This could be the victim or another person who becomes aware of the wrongdoing</w:t>
      </w:r>
      <w:r w:rsidRPr="000C7B0E" w:rsidR="00F65FB3">
        <w:rPr>
          <w:rFonts w:ascii="Times New Roman" w:hAnsi="Times New Roman" w:cs="Times New Roman"/>
          <w:sz w:val="24"/>
          <w:szCs w:val="24"/>
        </w:rPr>
        <w:t>.</w:t>
      </w:r>
    </w:p>
    <w:p w:rsidRPr="000C7B0E" w:rsidR="000C7B0E" w:rsidP="000C7B0E" w:rsidRDefault="000C7B0E" w14:paraId="7EEA1912" w14:textId="77777777">
      <w:pPr>
        <w:pStyle w:val="ListParagraph"/>
        <w:rPr>
          <w:rFonts w:ascii="Times New Roman" w:hAnsi="Times New Roman" w:cs="Times New Roman"/>
          <w:b/>
          <w:sz w:val="24"/>
          <w:szCs w:val="24"/>
        </w:rPr>
      </w:pPr>
    </w:p>
    <w:p w:rsidR="00021E18" w:rsidP="000C7B0E" w:rsidRDefault="00F65FB3" w14:paraId="0C7E7673" w14:textId="77777777">
      <w:pPr>
        <w:pStyle w:val="ListParagraph"/>
        <w:numPr>
          <w:ilvl w:val="0"/>
          <w:numId w:val="3"/>
        </w:numPr>
        <w:ind w:left="360"/>
        <w:jc w:val="both"/>
        <w:rPr>
          <w:rFonts w:ascii="Times New Roman" w:hAnsi="Times New Roman" w:cs="Times New Roman"/>
          <w:sz w:val="24"/>
          <w:szCs w:val="24"/>
        </w:rPr>
      </w:pPr>
      <w:r w:rsidRPr="000C7B0E">
        <w:rPr>
          <w:rFonts w:ascii="Times New Roman" w:hAnsi="Times New Roman" w:cs="Times New Roman"/>
          <w:b/>
          <w:sz w:val="24"/>
          <w:szCs w:val="24"/>
        </w:rPr>
        <w:t>Complaint</w:t>
      </w:r>
      <w:r w:rsidRPr="000C7B0E">
        <w:rPr>
          <w:rFonts w:ascii="Times New Roman" w:hAnsi="Times New Roman" w:cs="Times New Roman"/>
          <w:sz w:val="24"/>
          <w:szCs w:val="24"/>
        </w:rPr>
        <w:t>: The report of an incident of TIP.</w:t>
      </w:r>
    </w:p>
    <w:p w:rsidRPr="00021E18" w:rsidR="00021E18" w:rsidP="00021E18" w:rsidRDefault="00021E18" w14:paraId="6A92CC34" w14:textId="77777777">
      <w:pPr>
        <w:pStyle w:val="ListParagraph"/>
        <w:rPr>
          <w:rFonts w:ascii="Times New Roman" w:hAnsi="Times New Roman" w:cs="Times New Roman"/>
          <w:b/>
          <w:bCs/>
          <w:sz w:val="24"/>
          <w:szCs w:val="24"/>
        </w:rPr>
      </w:pPr>
    </w:p>
    <w:p w:rsidR="00021E18" w:rsidP="00021E18" w:rsidRDefault="00A31876" w14:paraId="41B1A14D" w14:textId="77777777">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Complaint’s procedure</w:t>
      </w:r>
      <w:r w:rsidRPr="00021E18">
        <w:rPr>
          <w:rFonts w:ascii="Times New Roman" w:hAnsi="Times New Roman" w:cs="Times New Roman"/>
          <w:sz w:val="24"/>
          <w:szCs w:val="24"/>
        </w:rPr>
        <w:t>: A framework that describes the course of action for receiving and processing allegations of TIP. This includes systems for processing complaints within an organization.</w:t>
      </w:r>
    </w:p>
    <w:p w:rsidRPr="00021E18" w:rsidR="00021E18" w:rsidP="00021E18" w:rsidRDefault="00021E18" w14:paraId="5685CB75" w14:textId="77777777">
      <w:pPr>
        <w:pStyle w:val="ListParagraph"/>
        <w:rPr>
          <w:rFonts w:ascii="Times New Roman" w:hAnsi="Times New Roman" w:cs="Times New Roman"/>
          <w:b/>
          <w:bCs/>
          <w:sz w:val="24"/>
          <w:szCs w:val="24"/>
        </w:rPr>
      </w:pPr>
    </w:p>
    <w:p w:rsidR="00321F3A" w:rsidP="00321F3A" w:rsidRDefault="00FC31A7" w14:paraId="35BBB164" w14:textId="77777777">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Domestic Servitude:</w:t>
      </w:r>
      <w:r w:rsidRPr="00021E18" w:rsidR="0081000C">
        <w:rPr>
          <w:rFonts w:ascii="Times New Roman" w:hAnsi="Times New Roman" w:cs="Times New Roman"/>
          <w:b/>
          <w:bCs/>
          <w:sz w:val="24"/>
          <w:szCs w:val="24"/>
        </w:rPr>
        <w:t xml:space="preserve"> </w:t>
      </w:r>
      <w:r w:rsidRPr="00021E18">
        <w:rPr>
          <w:rFonts w:ascii="Times New Roman" w:hAnsi="Times New Roman" w:cs="Times New Roman"/>
          <w:sz w:val="24"/>
          <w:szCs w:val="24"/>
        </w:rPr>
        <w:t xml:space="preserve">A form of forced labor in which the trafficker requires a victim to perform work in a private residence. Domestic workplaces are often informal, connected to off duty living quarters, and not shared with other workers. Such an environment is conducive to exploitation because authorities cannot inspect private homes as easily as formal workplaces. The use of informal, or even verbal, employment contracts compounds vulnerability. Foreign </w:t>
      </w:r>
      <w:r w:rsidRPr="00021E18">
        <w:rPr>
          <w:rFonts w:ascii="Times New Roman" w:hAnsi="Times New Roman" w:cs="Times New Roman"/>
          <w:sz w:val="24"/>
          <w:szCs w:val="24"/>
        </w:rPr>
        <w:lastRenderedPageBreak/>
        <w:t>domestic workers are particularly vulnerable to abuse due to factors such as language and cultural barriers and lack of community ties.</w:t>
      </w:r>
    </w:p>
    <w:p w:rsidRPr="00321F3A" w:rsidR="00321F3A" w:rsidP="00321F3A" w:rsidRDefault="00321F3A" w14:paraId="7C911B99" w14:textId="77777777">
      <w:pPr>
        <w:pStyle w:val="ListParagraph"/>
        <w:rPr>
          <w:rFonts w:ascii="Times New Roman" w:hAnsi="Times New Roman" w:cs="Times New Roman"/>
          <w:sz w:val="24"/>
          <w:szCs w:val="24"/>
        </w:rPr>
      </w:pPr>
    </w:p>
    <w:p w:rsidRPr="00321F3A" w:rsidR="00321F3A" w:rsidP="00321F3A" w:rsidRDefault="00321F3A" w14:paraId="685A5A52" w14:textId="512B6F27">
      <w:pPr>
        <w:pStyle w:val="ListParagraph"/>
        <w:numPr>
          <w:ilvl w:val="0"/>
          <w:numId w:val="3"/>
        </w:numPr>
        <w:ind w:left="360"/>
        <w:jc w:val="both"/>
        <w:rPr>
          <w:rFonts w:ascii="Times New Roman" w:hAnsi="Times New Roman" w:cs="Times New Roman"/>
          <w:sz w:val="24"/>
          <w:szCs w:val="24"/>
        </w:rPr>
      </w:pPr>
      <w:r w:rsidRPr="00321F3A">
        <w:rPr>
          <w:rFonts w:ascii="Times New Roman" w:hAnsi="Times New Roman" w:cs="Times New Roman"/>
          <w:b/>
          <w:bCs/>
          <w:sz w:val="24"/>
          <w:szCs w:val="24"/>
        </w:rPr>
        <w:t>Exploitation:</w:t>
      </w:r>
      <w:r w:rsidRPr="00321F3A">
        <w:rPr>
          <w:rFonts w:ascii="Times New Roman" w:hAnsi="Times New Roman" w:cs="Times New Roman"/>
          <w:sz w:val="24"/>
          <w:szCs w:val="24"/>
        </w:rPr>
        <w:t xml:space="preserve"> includes, at a minimum, the exploitation of the prostitution of</w:t>
      </w:r>
      <w:r>
        <w:rPr>
          <w:rFonts w:ascii="Times New Roman" w:hAnsi="Times New Roman" w:cs="Times New Roman"/>
          <w:sz w:val="24"/>
          <w:szCs w:val="24"/>
        </w:rPr>
        <w:t xml:space="preserve"> </w:t>
      </w:r>
      <w:r w:rsidRPr="00321F3A">
        <w:rPr>
          <w:rFonts w:ascii="Times New Roman" w:hAnsi="Times New Roman" w:cs="Times New Roman"/>
          <w:sz w:val="24"/>
          <w:szCs w:val="24"/>
        </w:rPr>
        <w:t xml:space="preserve">others or other forms of sexual exploitation, forced labor or services, </w:t>
      </w:r>
      <w:r w:rsidRPr="00321F3A" w:rsidR="004D3997">
        <w:rPr>
          <w:rFonts w:ascii="Times New Roman" w:hAnsi="Times New Roman" w:cs="Times New Roman"/>
          <w:sz w:val="24"/>
          <w:szCs w:val="24"/>
        </w:rPr>
        <w:t>slavery,</w:t>
      </w:r>
      <w:r w:rsidRPr="00321F3A">
        <w:rPr>
          <w:rFonts w:ascii="Times New Roman" w:hAnsi="Times New Roman" w:cs="Times New Roman"/>
          <w:sz w:val="24"/>
          <w:szCs w:val="24"/>
        </w:rPr>
        <w:t xml:space="preserve"> or practices</w:t>
      </w:r>
      <w:r>
        <w:rPr>
          <w:rFonts w:ascii="Times New Roman" w:hAnsi="Times New Roman" w:cs="Times New Roman"/>
          <w:sz w:val="24"/>
          <w:szCs w:val="24"/>
        </w:rPr>
        <w:t xml:space="preserve"> </w:t>
      </w:r>
      <w:r w:rsidRPr="00321F3A">
        <w:rPr>
          <w:rFonts w:ascii="Times New Roman" w:hAnsi="Times New Roman" w:cs="Times New Roman"/>
          <w:sz w:val="24"/>
          <w:szCs w:val="24"/>
        </w:rPr>
        <w:t xml:space="preserve">similar to slavery, </w:t>
      </w:r>
      <w:r w:rsidRPr="00321F3A" w:rsidR="004D3997">
        <w:rPr>
          <w:rFonts w:ascii="Times New Roman" w:hAnsi="Times New Roman" w:cs="Times New Roman"/>
          <w:sz w:val="24"/>
          <w:szCs w:val="24"/>
        </w:rPr>
        <w:t>servitude,</w:t>
      </w:r>
      <w:r w:rsidRPr="00321F3A">
        <w:rPr>
          <w:rFonts w:ascii="Times New Roman" w:hAnsi="Times New Roman" w:cs="Times New Roman"/>
          <w:sz w:val="24"/>
          <w:szCs w:val="24"/>
        </w:rPr>
        <w:t xml:space="preserve"> or the removal of organs. The recruitment, transportation,</w:t>
      </w:r>
      <w:r>
        <w:rPr>
          <w:rFonts w:ascii="Times New Roman" w:hAnsi="Times New Roman" w:cs="Times New Roman"/>
          <w:sz w:val="24"/>
          <w:szCs w:val="24"/>
        </w:rPr>
        <w:t xml:space="preserve"> </w:t>
      </w:r>
      <w:r w:rsidRPr="00321F3A">
        <w:rPr>
          <w:rFonts w:ascii="Times New Roman" w:hAnsi="Times New Roman" w:cs="Times New Roman"/>
          <w:sz w:val="24"/>
          <w:szCs w:val="24"/>
        </w:rPr>
        <w:t xml:space="preserve">transfer, </w:t>
      </w:r>
      <w:r w:rsidRPr="00321F3A" w:rsidR="004D3997">
        <w:rPr>
          <w:rFonts w:ascii="Times New Roman" w:hAnsi="Times New Roman" w:cs="Times New Roman"/>
          <w:sz w:val="24"/>
          <w:szCs w:val="24"/>
        </w:rPr>
        <w:t>harboring,</w:t>
      </w:r>
      <w:r w:rsidRPr="00321F3A">
        <w:rPr>
          <w:rFonts w:ascii="Times New Roman" w:hAnsi="Times New Roman" w:cs="Times New Roman"/>
          <w:sz w:val="24"/>
          <w:szCs w:val="24"/>
        </w:rPr>
        <w:t xml:space="preserve"> or receipt of someone under the age of 18 for the purpose of exploitation</w:t>
      </w:r>
      <w:r>
        <w:rPr>
          <w:rFonts w:ascii="Times New Roman" w:hAnsi="Times New Roman" w:cs="Times New Roman"/>
          <w:sz w:val="24"/>
          <w:szCs w:val="24"/>
        </w:rPr>
        <w:t xml:space="preserve"> </w:t>
      </w:r>
      <w:r w:rsidRPr="00321F3A">
        <w:rPr>
          <w:rFonts w:ascii="Times New Roman" w:hAnsi="Times New Roman" w:cs="Times New Roman"/>
          <w:sz w:val="24"/>
          <w:szCs w:val="24"/>
        </w:rPr>
        <w:t>is considered “trafficking in persons”.</w:t>
      </w:r>
    </w:p>
    <w:p w:rsidRPr="00321F3A" w:rsidR="00321F3A" w:rsidP="00321F3A" w:rsidRDefault="00321F3A" w14:paraId="6D47D853" w14:textId="77777777">
      <w:pPr>
        <w:pStyle w:val="ListParagraph"/>
        <w:rPr>
          <w:rFonts w:ascii="Times New Roman" w:hAnsi="Times New Roman" w:cs="Times New Roman"/>
          <w:b/>
          <w:bCs/>
          <w:sz w:val="24"/>
          <w:szCs w:val="24"/>
        </w:rPr>
      </w:pPr>
    </w:p>
    <w:p w:rsidR="00021E18" w:rsidP="00021E18" w:rsidRDefault="00FC31A7" w14:paraId="1ACD1BCF" w14:textId="77C8AB23">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Forced Child Labor:</w:t>
      </w:r>
      <w:r w:rsidRPr="00021E18" w:rsidR="0081000C">
        <w:rPr>
          <w:rFonts w:ascii="Times New Roman" w:hAnsi="Times New Roman" w:cs="Times New Roman"/>
          <w:sz w:val="24"/>
          <w:szCs w:val="24"/>
        </w:rPr>
        <w:t xml:space="preserve"> </w:t>
      </w:r>
      <w:r w:rsidRPr="00021E18">
        <w:rPr>
          <w:rFonts w:ascii="Times New Roman" w:hAnsi="Times New Roman" w:cs="Times New Roman"/>
          <w:sz w:val="24"/>
          <w:szCs w:val="24"/>
        </w:rPr>
        <w:t>Although children may legally engage in certain forms of work, forms of slavery or slave-like practices – including the sale of children for exploitation, forced or compulsory child labor, and debt bondage and serfdom of children – continue to exist, despite legal prohibitions and widespread condemnation.</w:t>
      </w:r>
    </w:p>
    <w:p w:rsidRPr="00021E18" w:rsidR="00021E18" w:rsidP="00021E18" w:rsidRDefault="00021E18" w14:paraId="49B0831B" w14:textId="77777777">
      <w:pPr>
        <w:pStyle w:val="ListParagraph"/>
        <w:rPr>
          <w:rFonts w:ascii="Times New Roman" w:hAnsi="Times New Roman" w:cs="Times New Roman"/>
          <w:b/>
          <w:bCs/>
          <w:sz w:val="24"/>
          <w:szCs w:val="24"/>
        </w:rPr>
      </w:pPr>
    </w:p>
    <w:p w:rsidRPr="00021E18" w:rsidR="00021E18" w:rsidP="00021E18" w:rsidRDefault="00FC31A7" w14:paraId="7AADE009" w14:textId="55E89AC0">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Forced Labor:</w:t>
      </w:r>
      <w:r w:rsidRPr="00021E18" w:rsidR="00660E36">
        <w:rPr>
          <w:rFonts w:ascii="Times New Roman" w:hAnsi="Times New Roman" w:cs="Times New Roman"/>
          <w:sz w:val="24"/>
          <w:szCs w:val="24"/>
        </w:rPr>
        <w:t xml:space="preserve"> </w:t>
      </w:r>
      <w:r w:rsidRPr="00021E18">
        <w:rPr>
          <w:rFonts w:ascii="Times New Roman" w:hAnsi="Times New Roman" w:cs="Times New Roman"/>
          <w:sz w:val="24"/>
          <w:szCs w:val="24"/>
        </w:rPr>
        <w:t>Means knowingly providing or obtaining the labor or services of a person</w:t>
      </w:r>
      <w:r w:rsidRPr="00021E18" w:rsidR="00660E36">
        <w:rPr>
          <w:rFonts w:ascii="Times New Roman" w:hAnsi="Times New Roman" w:cs="Times New Roman"/>
          <w:sz w:val="24"/>
          <w:szCs w:val="24"/>
        </w:rPr>
        <w:t>:</w:t>
      </w:r>
      <w:r w:rsidR="00021E18">
        <w:rPr>
          <w:rFonts w:ascii="Times New Roman" w:hAnsi="Times New Roman" w:cs="Times New Roman"/>
          <w:sz w:val="24"/>
          <w:szCs w:val="24"/>
        </w:rPr>
        <w:t xml:space="preserve"> </w:t>
      </w:r>
    </w:p>
    <w:p w:rsidR="00021E18" w:rsidP="00021E18" w:rsidRDefault="00FC31A7" w14:paraId="3C73C567" w14:textId="77777777">
      <w:pPr>
        <w:pStyle w:val="ListParagraph"/>
        <w:numPr>
          <w:ilvl w:val="1"/>
          <w:numId w:val="3"/>
        </w:numPr>
        <w:jc w:val="both"/>
        <w:rPr>
          <w:rFonts w:ascii="Times New Roman" w:hAnsi="Times New Roman" w:cs="Times New Roman"/>
          <w:sz w:val="24"/>
          <w:szCs w:val="24"/>
        </w:rPr>
      </w:pPr>
      <w:r w:rsidRPr="00021E18">
        <w:rPr>
          <w:rFonts w:ascii="Times New Roman" w:hAnsi="Times New Roman" w:cs="Times New Roman"/>
          <w:sz w:val="24"/>
          <w:szCs w:val="24"/>
        </w:rPr>
        <w:t>By threats of serious harm to, or physical restraint against, that person or another person;</w:t>
      </w:r>
      <w:r w:rsidR="00021E18">
        <w:rPr>
          <w:rFonts w:ascii="Times New Roman" w:hAnsi="Times New Roman" w:cs="Times New Roman"/>
          <w:sz w:val="24"/>
          <w:szCs w:val="24"/>
        </w:rPr>
        <w:t xml:space="preserve"> </w:t>
      </w:r>
    </w:p>
    <w:p w:rsidR="00021E18" w:rsidP="00021E18" w:rsidRDefault="00FC31A7" w14:paraId="13335483" w14:textId="77777777">
      <w:pPr>
        <w:pStyle w:val="ListParagraph"/>
        <w:numPr>
          <w:ilvl w:val="1"/>
          <w:numId w:val="3"/>
        </w:numPr>
        <w:jc w:val="both"/>
        <w:rPr>
          <w:rFonts w:ascii="Times New Roman" w:hAnsi="Times New Roman" w:cs="Times New Roman"/>
          <w:sz w:val="24"/>
          <w:szCs w:val="24"/>
        </w:rPr>
      </w:pPr>
      <w:r w:rsidRPr="00021E18">
        <w:rPr>
          <w:rFonts w:ascii="Times New Roman" w:hAnsi="Times New Roman" w:cs="Times New Roman"/>
          <w:sz w:val="24"/>
          <w:szCs w:val="24"/>
        </w:rPr>
        <w:t>By means of any scheme, plan, or pattern intended to cause the person to believe that, if the person did not perform such labor or services, that person or another person would suffer serious harm or physical restraint; or</w:t>
      </w:r>
      <w:r w:rsidR="00021E18">
        <w:rPr>
          <w:rFonts w:ascii="Times New Roman" w:hAnsi="Times New Roman" w:cs="Times New Roman"/>
          <w:sz w:val="24"/>
          <w:szCs w:val="24"/>
        </w:rPr>
        <w:t xml:space="preserve"> </w:t>
      </w:r>
    </w:p>
    <w:p w:rsidR="00021E18" w:rsidP="00021E18" w:rsidRDefault="00FC31A7" w14:paraId="773E668A" w14:textId="4068E559">
      <w:pPr>
        <w:pStyle w:val="ListParagraph"/>
        <w:numPr>
          <w:ilvl w:val="1"/>
          <w:numId w:val="3"/>
        </w:numPr>
        <w:jc w:val="both"/>
        <w:rPr>
          <w:rFonts w:ascii="Times New Roman" w:hAnsi="Times New Roman" w:cs="Times New Roman"/>
          <w:sz w:val="24"/>
          <w:szCs w:val="24"/>
        </w:rPr>
      </w:pPr>
      <w:r w:rsidRPr="00021E18">
        <w:rPr>
          <w:rFonts w:ascii="Times New Roman" w:hAnsi="Times New Roman" w:cs="Times New Roman"/>
          <w:sz w:val="24"/>
          <w:szCs w:val="24"/>
        </w:rPr>
        <w:t>By means of the abuse or threatened abuse of law or the legal process.</w:t>
      </w:r>
    </w:p>
    <w:p w:rsidRPr="00021E18" w:rsidR="00021E18" w:rsidP="00021E18" w:rsidRDefault="00021E18" w14:paraId="2FF0C45B" w14:textId="77777777">
      <w:pPr>
        <w:pStyle w:val="ListParagraph"/>
        <w:rPr>
          <w:rFonts w:ascii="Times New Roman" w:hAnsi="Times New Roman" w:cs="Times New Roman"/>
          <w:b/>
          <w:bCs/>
          <w:sz w:val="24"/>
          <w:szCs w:val="24"/>
        </w:rPr>
      </w:pPr>
    </w:p>
    <w:p w:rsidR="002102A5" w:rsidP="00021E18" w:rsidRDefault="002102A5" w14:paraId="723E073E" w14:textId="13F4AE0A">
      <w:pPr>
        <w:pStyle w:val="ListParagraph"/>
        <w:numPr>
          <w:ilvl w:val="0"/>
          <w:numId w:val="3"/>
        </w:numPr>
        <w:ind w:left="360"/>
        <w:jc w:val="both"/>
        <w:rPr>
          <w:rFonts w:ascii="Times New Roman" w:hAnsi="Times New Roman" w:cs="Times New Roman"/>
          <w:sz w:val="24"/>
          <w:szCs w:val="24"/>
        </w:rPr>
      </w:pPr>
      <w:r w:rsidRPr="002102A5">
        <w:rPr>
          <w:rFonts w:ascii="Times New Roman" w:hAnsi="Times New Roman" w:cs="Times New Roman"/>
          <w:b/>
          <w:bCs/>
          <w:sz w:val="24"/>
          <w:szCs w:val="24"/>
        </w:rPr>
        <w:t>Human trafficking</w:t>
      </w:r>
      <w:r>
        <w:rPr>
          <w:rFonts w:ascii="Times New Roman" w:hAnsi="Times New Roman" w:cs="Times New Roman"/>
          <w:sz w:val="24"/>
          <w:szCs w:val="24"/>
        </w:rPr>
        <w:t>:</w:t>
      </w:r>
      <w:r w:rsidRPr="002102A5">
        <w:rPr>
          <w:rFonts w:ascii="Times New Roman" w:hAnsi="Times New Roman" w:cs="Times New Roman"/>
          <w:sz w:val="24"/>
          <w:szCs w:val="24"/>
        </w:rPr>
        <w:t xml:space="preserve"> </w:t>
      </w:r>
      <w:r>
        <w:rPr>
          <w:rFonts w:ascii="Times New Roman" w:hAnsi="Times New Roman" w:cs="Times New Roman"/>
          <w:sz w:val="24"/>
          <w:szCs w:val="24"/>
        </w:rPr>
        <w:t>R</w:t>
      </w:r>
      <w:r w:rsidRPr="002102A5">
        <w:rPr>
          <w:rFonts w:ascii="Times New Roman" w:hAnsi="Times New Roman" w:cs="Times New Roman"/>
          <w:sz w:val="24"/>
          <w:szCs w:val="24"/>
        </w:rPr>
        <w:t>efers to recruiting, harboring, transporting, providing, or obtaining a person for compelled labor or commercial sex acts through the use of force, fraud, or coercion. Human trafficking can include, but does not require, movement. People may be considered trafficking victims regardless of whether they were born into a state of servitude, were transported to the exploitative situation, previously consented to work for a trafficker, or participated in a crime as a direct result of being trafficked. At the heart of this phenomenon is the traffickers’ goal of exploiting and enslaving their victims and the coercive and deceptive practices they use</w:t>
      </w:r>
      <w:r>
        <w:rPr>
          <w:rFonts w:ascii="Times New Roman" w:hAnsi="Times New Roman" w:cs="Times New Roman"/>
          <w:sz w:val="24"/>
          <w:szCs w:val="24"/>
        </w:rPr>
        <w:t>.</w:t>
      </w:r>
    </w:p>
    <w:p w:rsidRPr="002102A5" w:rsidR="002102A5" w:rsidP="002102A5" w:rsidRDefault="002102A5" w14:paraId="2E49B2BB" w14:textId="77777777">
      <w:pPr>
        <w:pStyle w:val="ListParagraph"/>
        <w:ind w:left="360"/>
        <w:jc w:val="both"/>
        <w:rPr>
          <w:rFonts w:ascii="Times New Roman" w:hAnsi="Times New Roman" w:cs="Times New Roman"/>
          <w:sz w:val="24"/>
          <w:szCs w:val="24"/>
        </w:rPr>
      </w:pPr>
    </w:p>
    <w:p w:rsidR="00021E18" w:rsidP="00021E18" w:rsidRDefault="00A31876" w14:paraId="73ED05F2" w14:textId="4A030E07">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Incident</w:t>
      </w:r>
      <w:r w:rsidRPr="00021E18">
        <w:rPr>
          <w:rFonts w:ascii="Times New Roman" w:hAnsi="Times New Roman" w:cs="Times New Roman"/>
          <w:sz w:val="24"/>
          <w:szCs w:val="24"/>
        </w:rPr>
        <w:t>: Instances of TIP.</w:t>
      </w:r>
    </w:p>
    <w:p w:rsidRPr="00021E18" w:rsidR="00021E18" w:rsidP="00021E18" w:rsidRDefault="00021E18" w14:paraId="088B5511" w14:textId="77777777">
      <w:pPr>
        <w:pStyle w:val="ListParagraph"/>
        <w:ind w:left="360"/>
        <w:jc w:val="both"/>
        <w:rPr>
          <w:rFonts w:ascii="Times New Roman" w:hAnsi="Times New Roman" w:cs="Times New Roman"/>
          <w:sz w:val="24"/>
          <w:szCs w:val="24"/>
        </w:rPr>
      </w:pPr>
    </w:p>
    <w:p w:rsidR="00021E18" w:rsidP="00021E18" w:rsidRDefault="00A31876" w14:paraId="605624C1" w14:textId="7D79025C">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Partner Organizations</w:t>
      </w:r>
      <w:r w:rsidRPr="00021E18">
        <w:rPr>
          <w:rFonts w:ascii="Times New Roman" w:hAnsi="Times New Roman" w:cs="Times New Roman"/>
          <w:sz w:val="24"/>
          <w:szCs w:val="24"/>
        </w:rPr>
        <w:t xml:space="preserve">: Any organization that has a contractual relationship with </w:t>
      </w:r>
      <w:r w:rsidR="003F2965">
        <w:rPr>
          <w:rFonts w:ascii="Times New Roman" w:hAnsi="Times New Roman" w:cs="Times New Roman"/>
          <w:sz w:val="24"/>
          <w:szCs w:val="24"/>
        </w:rPr>
        <w:t>Partners</w:t>
      </w:r>
      <w:r w:rsidR="00A17B53">
        <w:rPr>
          <w:rFonts w:ascii="Times New Roman" w:hAnsi="Times New Roman" w:cs="Times New Roman"/>
          <w:sz w:val="24"/>
          <w:szCs w:val="24"/>
        </w:rPr>
        <w:t>,</w:t>
      </w:r>
      <w:r w:rsidRPr="00021E18">
        <w:rPr>
          <w:rFonts w:ascii="Times New Roman" w:hAnsi="Times New Roman" w:cs="Times New Roman"/>
          <w:sz w:val="24"/>
          <w:szCs w:val="24"/>
        </w:rPr>
        <w:t xml:space="preserve"> including subcontractors and sub-awardees.</w:t>
      </w:r>
    </w:p>
    <w:p w:rsidRPr="00021E18" w:rsidR="00021E18" w:rsidP="00021E18" w:rsidRDefault="00021E18" w14:paraId="63CCDF92" w14:textId="77777777">
      <w:pPr>
        <w:pStyle w:val="ListParagraph"/>
        <w:rPr>
          <w:rFonts w:ascii="Times New Roman" w:hAnsi="Times New Roman" w:cs="Times New Roman"/>
          <w:b/>
          <w:bCs/>
          <w:sz w:val="24"/>
          <w:szCs w:val="24"/>
        </w:rPr>
      </w:pPr>
    </w:p>
    <w:p w:rsidRPr="005C37FB" w:rsidR="005C37FB" w:rsidP="00021E18" w:rsidRDefault="00660E36" w14:paraId="3787706C" w14:textId="77777777">
      <w:pPr>
        <w:pStyle w:val="ListParagraph"/>
        <w:numPr>
          <w:ilvl w:val="0"/>
          <w:numId w:val="3"/>
        </w:numPr>
        <w:ind w:left="360"/>
        <w:jc w:val="both"/>
        <w:rPr>
          <w:rFonts w:ascii="Times New Roman" w:hAnsi="Times New Roman" w:cs="Times New Roman"/>
          <w:sz w:val="24"/>
          <w:szCs w:val="24"/>
        </w:rPr>
      </w:pPr>
      <w:r w:rsidRPr="00021E18">
        <w:rPr>
          <w:rFonts w:ascii="Times New Roman" w:hAnsi="Times New Roman" w:cs="Times New Roman"/>
          <w:b/>
          <w:bCs/>
          <w:sz w:val="24"/>
          <w:szCs w:val="24"/>
        </w:rPr>
        <w:t>Severe forms of trafficking in persons:</w:t>
      </w:r>
      <w:r w:rsidR="00021E18">
        <w:rPr>
          <w:rFonts w:ascii="Times New Roman" w:hAnsi="Times New Roman" w:cs="Times New Roman"/>
          <w:b/>
          <w:bCs/>
          <w:sz w:val="24"/>
          <w:szCs w:val="24"/>
        </w:rPr>
        <w:t xml:space="preserve"> </w:t>
      </w:r>
    </w:p>
    <w:p w:rsidR="005C37FB" w:rsidP="005C37FB" w:rsidRDefault="00660E36" w14:paraId="1B0C26EC" w14:textId="77777777">
      <w:pPr>
        <w:pStyle w:val="ListParagraph"/>
        <w:numPr>
          <w:ilvl w:val="1"/>
          <w:numId w:val="3"/>
        </w:numPr>
        <w:jc w:val="both"/>
        <w:rPr>
          <w:rFonts w:ascii="Times New Roman" w:hAnsi="Times New Roman" w:cs="Times New Roman"/>
          <w:sz w:val="24"/>
          <w:szCs w:val="24"/>
        </w:rPr>
      </w:pPr>
      <w:r w:rsidRPr="00021E18">
        <w:rPr>
          <w:rFonts w:ascii="Times New Roman" w:hAnsi="Times New Roman" w:cs="Times New Roman"/>
          <w:sz w:val="24"/>
          <w:szCs w:val="24"/>
        </w:rPr>
        <w:lastRenderedPageBreak/>
        <w:t>Sex trafficking in which a commercial sex act is induced by force, fraud, or coercion, or in which the person induced to perform such act has not attained 18 years of age; or</w:t>
      </w:r>
      <w:r w:rsidR="00021E18">
        <w:rPr>
          <w:rFonts w:ascii="Times New Roman" w:hAnsi="Times New Roman" w:cs="Times New Roman"/>
          <w:sz w:val="24"/>
          <w:szCs w:val="24"/>
        </w:rPr>
        <w:t xml:space="preserve"> </w:t>
      </w:r>
    </w:p>
    <w:p w:rsidR="005C37FB" w:rsidP="005C37FB" w:rsidRDefault="00660E36" w14:paraId="6D7960C9" w14:textId="34256E7B">
      <w:pPr>
        <w:pStyle w:val="ListParagraph"/>
        <w:numPr>
          <w:ilvl w:val="1"/>
          <w:numId w:val="3"/>
        </w:numPr>
        <w:jc w:val="both"/>
        <w:rPr>
          <w:rFonts w:ascii="Times New Roman" w:hAnsi="Times New Roman" w:cs="Times New Roman"/>
          <w:sz w:val="24"/>
          <w:szCs w:val="24"/>
        </w:rPr>
      </w:pPr>
      <w:r w:rsidRPr="00021E18">
        <w:rPr>
          <w:rFonts w:ascii="Times New Roman" w:hAnsi="Times New Roman" w:cs="Times New Roman"/>
          <w:sz w:val="24"/>
          <w:szCs w:val="24"/>
        </w:rPr>
        <w:t>The recruitment, harboring, transportation, provision, or obtaining of a person for labor or services, through the use of force, fraud, or coercion for the purpose of subjection to involuntary servitude, peonage, debt bondage, or slavery.”</w:t>
      </w:r>
    </w:p>
    <w:p w:rsidRPr="005C37FB" w:rsidR="005C37FB" w:rsidP="005C37FB" w:rsidRDefault="005C37FB" w14:paraId="6482EBF7" w14:textId="77777777">
      <w:pPr>
        <w:pStyle w:val="ListParagraph"/>
        <w:rPr>
          <w:rFonts w:ascii="Times New Roman" w:hAnsi="Times New Roman" w:cs="Times New Roman"/>
          <w:b/>
          <w:bCs/>
          <w:sz w:val="24"/>
          <w:szCs w:val="24"/>
        </w:rPr>
      </w:pPr>
    </w:p>
    <w:p w:rsidR="001E2A66" w:rsidP="001E2A66" w:rsidRDefault="00FC31A7" w14:paraId="1BAE0670" w14:textId="312CCBA4">
      <w:pPr>
        <w:pStyle w:val="ListParagraph"/>
        <w:numPr>
          <w:ilvl w:val="0"/>
          <w:numId w:val="3"/>
        </w:numPr>
        <w:ind w:left="360"/>
        <w:jc w:val="both"/>
        <w:rPr>
          <w:rFonts w:ascii="Times New Roman" w:hAnsi="Times New Roman" w:cs="Times New Roman"/>
          <w:sz w:val="24"/>
          <w:szCs w:val="24"/>
        </w:rPr>
      </w:pPr>
      <w:r w:rsidRPr="005C37FB">
        <w:rPr>
          <w:rFonts w:ascii="Times New Roman" w:hAnsi="Times New Roman" w:cs="Times New Roman"/>
          <w:b/>
          <w:bCs/>
          <w:sz w:val="24"/>
          <w:szCs w:val="24"/>
        </w:rPr>
        <w:t>Sex Trafficking:</w:t>
      </w:r>
      <w:r w:rsidRPr="005C37FB" w:rsidR="00660E36">
        <w:rPr>
          <w:rFonts w:ascii="Times New Roman" w:hAnsi="Times New Roman" w:cs="Times New Roman"/>
          <w:sz w:val="24"/>
          <w:szCs w:val="24"/>
        </w:rPr>
        <w:t xml:space="preserve"> </w:t>
      </w:r>
      <w:r w:rsidRPr="005C37FB">
        <w:rPr>
          <w:rFonts w:ascii="Times New Roman" w:hAnsi="Times New Roman" w:cs="Times New Roman"/>
          <w:sz w:val="24"/>
          <w:szCs w:val="24"/>
        </w:rPr>
        <w:t xml:space="preserve">When a person is required to engage in a commercial sex act as the result of force, threats of force, fraud, </w:t>
      </w:r>
      <w:r w:rsidRPr="005C37FB" w:rsidR="004D3997">
        <w:rPr>
          <w:rFonts w:ascii="Times New Roman" w:hAnsi="Times New Roman" w:cs="Times New Roman"/>
          <w:sz w:val="24"/>
          <w:szCs w:val="24"/>
        </w:rPr>
        <w:t>coercion,</w:t>
      </w:r>
      <w:r w:rsidRPr="005C37FB">
        <w:rPr>
          <w:rFonts w:ascii="Times New Roman" w:hAnsi="Times New Roman" w:cs="Times New Roman"/>
          <w:sz w:val="24"/>
          <w:szCs w:val="24"/>
        </w:rPr>
        <w:t xml:space="preserve"> or any combination of such means, that person is a victim of human trafficking. This is true even if the victim previously consented to engage in commercial sex.</w:t>
      </w:r>
    </w:p>
    <w:p w:rsidR="001E2A66" w:rsidP="001E2A66" w:rsidRDefault="001E2A66" w14:paraId="0907B37B" w14:textId="77777777">
      <w:pPr>
        <w:pStyle w:val="ListParagraph"/>
        <w:ind w:left="360"/>
        <w:jc w:val="both"/>
        <w:rPr>
          <w:rFonts w:ascii="Times New Roman" w:hAnsi="Times New Roman" w:cs="Times New Roman"/>
          <w:sz w:val="24"/>
          <w:szCs w:val="24"/>
        </w:rPr>
      </w:pPr>
    </w:p>
    <w:p w:rsidR="001E2A66" w:rsidP="001E2A66" w:rsidRDefault="001E2A66" w14:paraId="5423449C" w14:textId="2F174850">
      <w:pPr>
        <w:pStyle w:val="ListParagraph"/>
        <w:numPr>
          <w:ilvl w:val="0"/>
          <w:numId w:val="3"/>
        </w:numPr>
        <w:ind w:left="360"/>
        <w:jc w:val="both"/>
        <w:rPr>
          <w:rFonts w:ascii="Times New Roman" w:hAnsi="Times New Roman" w:cs="Times New Roman"/>
          <w:sz w:val="24"/>
          <w:szCs w:val="24"/>
        </w:rPr>
      </w:pPr>
      <w:r w:rsidRPr="001E2A66">
        <w:rPr>
          <w:rFonts w:ascii="Times New Roman" w:hAnsi="Times New Roman" w:cs="Times New Roman"/>
          <w:b/>
          <w:bCs/>
          <w:sz w:val="24"/>
          <w:szCs w:val="24"/>
        </w:rPr>
        <w:t>Trafficking in persons:</w:t>
      </w:r>
      <w:r w:rsidRPr="001E2A66">
        <w:rPr>
          <w:rFonts w:ascii="Times New Roman" w:hAnsi="Times New Roman" w:cs="Times New Roman"/>
          <w:sz w:val="24"/>
          <w:szCs w:val="24"/>
        </w:rPr>
        <w:t xml:space="preserve"> </w:t>
      </w:r>
      <w:r>
        <w:rPr>
          <w:rFonts w:ascii="Times New Roman" w:hAnsi="Times New Roman" w:cs="Times New Roman"/>
          <w:sz w:val="24"/>
          <w:szCs w:val="24"/>
        </w:rPr>
        <w:t>M</w:t>
      </w:r>
      <w:r w:rsidRPr="001E2A66">
        <w:rPr>
          <w:rFonts w:ascii="Times New Roman" w:hAnsi="Times New Roman" w:cs="Times New Roman"/>
          <w:sz w:val="24"/>
          <w:szCs w:val="24"/>
        </w:rPr>
        <w:t>eans the recruitment, transportation (including failure to provide</w:t>
      </w:r>
      <w:r>
        <w:rPr>
          <w:rFonts w:ascii="Times New Roman" w:hAnsi="Times New Roman" w:cs="Times New Roman"/>
          <w:sz w:val="24"/>
          <w:szCs w:val="24"/>
        </w:rPr>
        <w:t xml:space="preserve"> </w:t>
      </w:r>
      <w:r w:rsidRPr="001E2A66">
        <w:rPr>
          <w:rFonts w:ascii="Times New Roman" w:hAnsi="Times New Roman" w:cs="Times New Roman"/>
          <w:sz w:val="24"/>
          <w:szCs w:val="24"/>
        </w:rPr>
        <w:t xml:space="preserve">return transportation), transfer, </w:t>
      </w:r>
      <w:r w:rsidRPr="001E2A66" w:rsidR="004D3997">
        <w:rPr>
          <w:rFonts w:ascii="Times New Roman" w:hAnsi="Times New Roman" w:cs="Times New Roman"/>
          <w:sz w:val="24"/>
          <w:szCs w:val="24"/>
        </w:rPr>
        <w:t>harboring,</w:t>
      </w:r>
      <w:r w:rsidRPr="001E2A66">
        <w:rPr>
          <w:rFonts w:ascii="Times New Roman" w:hAnsi="Times New Roman" w:cs="Times New Roman"/>
          <w:sz w:val="24"/>
          <w:szCs w:val="24"/>
        </w:rPr>
        <w:t xml:space="preserve"> or receipt of persons, by means of the threat or use</w:t>
      </w:r>
      <w:r>
        <w:rPr>
          <w:rFonts w:ascii="Times New Roman" w:hAnsi="Times New Roman" w:cs="Times New Roman"/>
          <w:sz w:val="24"/>
          <w:szCs w:val="24"/>
        </w:rPr>
        <w:t xml:space="preserve"> </w:t>
      </w:r>
      <w:r w:rsidRPr="001E2A66">
        <w:rPr>
          <w:rFonts w:ascii="Times New Roman" w:hAnsi="Times New Roman" w:cs="Times New Roman"/>
          <w:sz w:val="24"/>
          <w:szCs w:val="24"/>
        </w:rPr>
        <w:t>of force or other forms of coercion, of abduction, of fraud, of deception, of the abuse of</w:t>
      </w:r>
      <w:r>
        <w:rPr>
          <w:rFonts w:ascii="Times New Roman" w:hAnsi="Times New Roman" w:cs="Times New Roman"/>
          <w:sz w:val="24"/>
          <w:szCs w:val="24"/>
        </w:rPr>
        <w:t xml:space="preserve"> </w:t>
      </w:r>
      <w:r w:rsidRPr="001E2A66">
        <w:rPr>
          <w:rFonts w:ascii="Times New Roman" w:hAnsi="Times New Roman" w:cs="Times New Roman"/>
          <w:sz w:val="24"/>
          <w:szCs w:val="24"/>
        </w:rPr>
        <w:t>power or of a position of vulnerability or of the giving or receiving of payments or benefits</w:t>
      </w:r>
      <w:r>
        <w:rPr>
          <w:rFonts w:ascii="Times New Roman" w:hAnsi="Times New Roman" w:cs="Times New Roman"/>
          <w:sz w:val="24"/>
          <w:szCs w:val="24"/>
        </w:rPr>
        <w:t xml:space="preserve"> </w:t>
      </w:r>
      <w:r w:rsidRPr="001E2A66">
        <w:rPr>
          <w:rFonts w:ascii="Times New Roman" w:hAnsi="Times New Roman" w:cs="Times New Roman"/>
          <w:sz w:val="24"/>
          <w:szCs w:val="24"/>
        </w:rPr>
        <w:t>to achieve the consent of a person having control over another person, for the purpose of</w:t>
      </w:r>
      <w:r>
        <w:rPr>
          <w:rFonts w:ascii="Times New Roman" w:hAnsi="Times New Roman" w:cs="Times New Roman"/>
          <w:sz w:val="24"/>
          <w:szCs w:val="24"/>
        </w:rPr>
        <w:t xml:space="preserve"> </w:t>
      </w:r>
      <w:r w:rsidRPr="001E2A66">
        <w:rPr>
          <w:rFonts w:ascii="Times New Roman" w:hAnsi="Times New Roman" w:cs="Times New Roman"/>
          <w:sz w:val="24"/>
          <w:szCs w:val="24"/>
        </w:rPr>
        <w:t>exploitation.</w:t>
      </w:r>
    </w:p>
    <w:p w:rsidRPr="001E2A66" w:rsidR="001E2A66" w:rsidP="001E2A66" w:rsidRDefault="001E2A66" w14:paraId="12E812C2" w14:textId="77777777">
      <w:pPr>
        <w:pStyle w:val="ListParagraph"/>
        <w:rPr>
          <w:rFonts w:ascii="Times New Roman" w:hAnsi="Times New Roman" w:cs="Times New Roman"/>
          <w:sz w:val="24"/>
          <w:szCs w:val="24"/>
        </w:rPr>
      </w:pPr>
    </w:p>
    <w:p w:rsidRPr="005C37FB" w:rsidR="00FA118C" w:rsidP="005C37FB" w:rsidRDefault="00FA118C" w14:paraId="3E9CB1A9" w14:textId="50B359B7">
      <w:pPr>
        <w:pStyle w:val="ListParagraph"/>
        <w:numPr>
          <w:ilvl w:val="0"/>
          <w:numId w:val="3"/>
        </w:numPr>
        <w:ind w:left="360"/>
        <w:jc w:val="both"/>
        <w:rPr>
          <w:rFonts w:ascii="Times New Roman" w:hAnsi="Times New Roman" w:cs="Times New Roman"/>
          <w:sz w:val="24"/>
          <w:szCs w:val="24"/>
        </w:rPr>
      </w:pPr>
      <w:r w:rsidRPr="005C37FB">
        <w:rPr>
          <w:rFonts w:ascii="Times New Roman" w:hAnsi="Times New Roman" w:cs="Times New Roman"/>
          <w:b/>
          <w:bCs/>
          <w:sz w:val="24"/>
          <w:szCs w:val="24"/>
        </w:rPr>
        <w:t>Victim</w:t>
      </w:r>
      <w:r w:rsidRPr="005C37FB">
        <w:rPr>
          <w:rFonts w:ascii="Times New Roman" w:hAnsi="Times New Roman" w:cs="Times New Roman"/>
          <w:sz w:val="24"/>
          <w:szCs w:val="24"/>
        </w:rPr>
        <w:t>: The person who is</w:t>
      </w:r>
      <w:r w:rsidRPr="005C37FB" w:rsidR="00EC1138">
        <w:rPr>
          <w:rFonts w:ascii="Times New Roman" w:hAnsi="Times New Roman" w:cs="Times New Roman"/>
          <w:sz w:val="24"/>
          <w:szCs w:val="24"/>
        </w:rPr>
        <w:t xml:space="preserve"> the subject of human trafficking</w:t>
      </w:r>
      <w:r w:rsidRPr="005C37FB">
        <w:rPr>
          <w:rFonts w:ascii="Times New Roman" w:hAnsi="Times New Roman" w:cs="Times New Roman"/>
          <w:sz w:val="24"/>
          <w:szCs w:val="24"/>
        </w:rPr>
        <w:t>. The term Victim is not meant to imply a lack of strength, resilience, or capacity to survive</w:t>
      </w:r>
      <w:r w:rsidRPr="005C37FB" w:rsidR="00EC1138">
        <w:rPr>
          <w:rFonts w:ascii="Times New Roman" w:hAnsi="Times New Roman" w:cs="Times New Roman"/>
          <w:sz w:val="24"/>
          <w:szCs w:val="24"/>
        </w:rPr>
        <w:t>.</w:t>
      </w:r>
    </w:p>
    <w:p w:rsidRPr="000C6651" w:rsidR="00AA0F0D" w:rsidP="00AA0F0D" w:rsidRDefault="00AA0F0D" w14:paraId="6385C211" w14:textId="0C5CD60C">
      <w:pPr>
        <w:pStyle w:val="Heading1"/>
        <w:numPr>
          <w:ilvl w:val="0"/>
          <w:numId w:val="1"/>
        </w:numPr>
        <w:ind w:left="360"/>
        <w:jc w:val="both"/>
      </w:pPr>
      <w:bookmarkStart w:name="_Toc40479676" w:id="12"/>
      <w:bookmarkStart w:name="_Toc40479738" w:id="13"/>
      <w:bookmarkStart w:name="_Toc128482899" w:id="14"/>
      <w:bookmarkEnd w:id="12"/>
      <w:bookmarkEnd w:id="13"/>
      <w:r>
        <w:t>Policy</w:t>
      </w:r>
      <w:bookmarkEnd w:id="14"/>
    </w:p>
    <w:p w:rsidR="00AA0F0D" w:rsidP="3B8D09AC" w:rsidRDefault="00AA0F0D" w14:paraId="1D72FB5E" w14:textId="12F0BECF">
      <w:pPr>
        <w:pBdr>
          <w:top w:val="nil"/>
          <w:left w:val="nil"/>
          <w:bottom w:val="nil"/>
          <w:right w:val="nil"/>
          <w:between w:val="nil"/>
        </w:pBdr>
        <w:spacing w:after="0"/>
        <w:jc w:val="both"/>
        <w:rPr>
          <w:rFonts w:ascii="Times New Roman" w:hAnsi="Times New Roman" w:cs="Times New Roman"/>
          <w:sz w:val="24"/>
          <w:szCs w:val="24"/>
        </w:rPr>
      </w:pPr>
      <w:r w:rsidRPr="3B8D09AC">
        <w:rPr>
          <w:rFonts w:ascii="Times New Roman" w:hAnsi="Times New Roman" w:cs="Times New Roman"/>
          <w:sz w:val="24"/>
          <w:szCs w:val="24"/>
        </w:rPr>
        <w:t xml:space="preserve">It is the policy of </w:t>
      </w:r>
      <w:r w:rsidR="003F2965">
        <w:rPr>
          <w:rFonts w:ascii="Times New Roman" w:hAnsi="Times New Roman" w:cs="Times New Roman"/>
          <w:sz w:val="24"/>
          <w:szCs w:val="24"/>
        </w:rPr>
        <w:t xml:space="preserve">Partners </w:t>
      </w:r>
      <w:commentRangeStart w:id="15"/>
      <w:commentRangeStart w:id="16"/>
      <w:commentRangeEnd w:id="15"/>
      <w:r>
        <w:rPr>
          <w:rStyle w:val="CommentReference"/>
        </w:rPr>
        <w:commentReference w:id="15"/>
      </w:r>
      <w:commentRangeEnd w:id="16"/>
      <w:r>
        <w:rPr>
          <w:rStyle w:val="CommentReference"/>
        </w:rPr>
        <w:commentReference w:id="16"/>
      </w:r>
      <w:r w:rsidRPr="3B8D09AC">
        <w:rPr>
          <w:rFonts w:ascii="Times New Roman" w:hAnsi="Times New Roman" w:cs="Times New Roman"/>
          <w:sz w:val="24"/>
          <w:szCs w:val="24"/>
        </w:rPr>
        <w:t xml:space="preserve">to comply with laws and regulations prohibiting trafficking in persons. </w:t>
      </w:r>
      <w:r w:rsidR="003F2965">
        <w:rPr>
          <w:rFonts w:ascii="Times New Roman" w:hAnsi="Times New Roman" w:cs="Times New Roman"/>
          <w:sz w:val="24"/>
          <w:szCs w:val="24"/>
        </w:rPr>
        <w:t xml:space="preserve">Partners </w:t>
      </w:r>
      <w:r w:rsidRPr="3B8D09AC" w:rsidR="00A909DB">
        <w:rPr>
          <w:rFonts w:ascii="Times New Roman" w:hAnsi="Times New Roman" w:cs="Times New Roman"/>
          <w:sz w:val="24"/>
          <w:szCs w:val="24"/>
        </w:rPr>
        <w:t xml:space="preserve">staff and </w:t>
      </w:r>
      <w:r w:rsidR="003F2965">
        <w:rPr>
          <w:rFonts w:ascii="Times New Roman" w:hAnsi="Times New Roman" w:cs="Times New Roman"/>
          <w:sz w:val="24"/>
          <w:szCs w:val="24"/>
        </w:rPr>
        <w:t xml:space="preserve">Partners </w:t>
      </w:r>
      <w:r w:rsidRPr="3B8D09AC" w:rsidR="00A909DB">
        <w:rPr>
          <w:rFonts w:ascii="Times New Roman" w:hAnsi="Times New Roman" w:cs="Times New Roman"/>
          <w:sz w:val="24"/>
          <w:szCs w:val="24"/>
        </w:rPr>
        <w:t xml:space="preserve">Affiliates </w:t>
      </w:r>
      <w:r w:rsidRPr="3B8D09AC">
        <w:rPr>
          <w:rFonts w:ascii="Times New Roman" w:hAnsi="Times New Roman" w:cs="Times New Roman"/>
          <w:sz w:val="24"/>
          <w:szCs w:val="24"/>
        </w:rPr>
        <w:t>must avoid and are prohibited from</w:t>
      </w:r>
      <w:r w:rsidRPr="3B8D09AC" w:rsidR="00A909DB">
        <w:rPr>
          <w:rFonts w:ascii="Times New Roman" w:hAnsi="Times New Roman" w:cs="Times New Roman"/>
          <w:sz w:val="24"/>
          <w:szCs w:val="24"/>
        </w:rPr>
        <w:t xml:space="preserve"> </w:t>
      </w:r>
      <w:r w:rsidRPr="3B8D09AC">
        <w:rPr>
          <w:rFonts w:ascii="Times New Roman" w:hAnsi="Times New Roman" w:cs="Times New Roman"/>
          <w:sz w:val="24"/>
          <w:szCs w:val="24"/>
        </w:rPr>
        <w:t>active engagement, complicity in or benefiting from any practice that constitutes trafficking</w:t>
      </w:r>
      <w:r w:rsidRPr="3B8D09AC" w:rsidR="00A909DB">
        <w:rPr>
          <w:rFonts w:ascii="Times New Roman" w:hAnsi="Times New Roman" w:cs="Times New Roman"/>
          <w:sz w:val="24"/>
          <w:szCs w:val="24"/>
        </w:rPr>
        <w:t xml:space="preserve"> </w:t>
      </w:r>
      <w:r w:rsidRPr="3B8D09AC">
        <w:rPr>
          <w:rFonts w:ascii="Times New Roman" w:hAnsi="Times New Roman" w:cs="Times New Roman"/>
          <w:sz w:val="24"/>
          <w:szCs w:val="24"/>
        </w:rPr>
        <w:t xml:space="preserve">in persons. The consent of a victim of trafficking is irrelevant. </w:t>
      </w:r>
    </w:p>
    <w:p w:rsidR="001B0FCA" w:rsidP="00AA0F0D" w:rsidRDefault="001B0FCA" w14:paraId="2234E6F9" w14:textId="77777777">
      <w:pPr>
        <w:pBdr>
          <w:top w:val="nil"/>
          <w:left w:val="nil"/>
          <w:bottom w:val="nil"/>
          <w:right w:val="nil"/>
          <w:between w:val="nil"/>
        </w:pBdr>
        <w:spacing w:after="0"/>
        <w:jc w:val="both"/>
        <w:rPr>
          <w:rFonts w:ascii="Times New Roman" w:hAnsi="Times New Roman" w:cs="Times New Roman"/>
          <w:sz w:val="24"/>
          <w:szCs w:val="24"/>
        </w:rPr>
      </w:pPr>
    </w:p>
    <w:p w:rsidRPr="001B0FCA" w:rsidR="001B0FCA" w:rsidP="001B0FCA" w:rsidRDefault="001B0FCA" w14:paraId="76B5AE32" w14:textId="2D5AF954">
      <w:pPr>
        <w:pBdr>
          <w:top w:val="nil"/>
          <w:left w:val="nil"/>
          <w:bottom w:val="nil"/>
          <w:right w:val="nil"/>
          <w:between w:val="nil"/>
        </w:pBdr>
        <w:spacing w:after="0"/>
        <w:jc w:val="both"/>
        <w:rPr>
          <w:rFonts w:ascii="Times New Roman" w:hAnsi="Times New Roman" w:cs="Times New Roman"/>
          <w:sz w:val="24"/>
          <w:szCs w:val="24"/>
        </w:rPr>
      </w:pPr>
      <w:r w:rsidRPr="001B0FCA">
        <w:rPr>
          <w:rFonts w:ascii="Times New Roman" w:hAnsi="Times New Roman" w:cs="Times New Roman"/>
          <w:sz w:val="24"/>
          <w:szCs w:val="24"/>
        </w:rPr>
        <w:t>Examples of conduct that would violate this policy because it</w:t>
      </w:r>
      <w:r w:rsidR="00475BA8">
        <w:rPr>
          <w:rFonts w:ascii="Times New Roman" w:hAnsi="Times New Roman" w:cs="Times New Roman"/>
          <w:sz w:val="24"/>
          <w:szCs w:val="24"/>
        </w:rPr>
        <w:t xml:space="preserve"> </w:t>
      </w:r>
      <w:r w:rsidRPr="001B0FCA">
        <w:rPr>
          <w:rFonts w:ascii="Times New Roman" w:hAnsi="Times New Roman" w:cs="Times New Roman"/>
          <w:sz w:val="24"/>
          <w:szCs w:val="24"/>
        </w:rPr>
        <w:t>contributes to trafficking in persons, include (but are not limited to):</w:t>
      </w:r>
    </w:p>
    <w:p w:rsidR="00475BA8" w:rsidP="001B0FCA" w:rsidRDefault="001B0FCA" w14:paraId="7E9A5271" w14:textId="7777777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Procuring commercial sex acts;</w:t>
      </w:r>
    </w:p>
    <w:p w:rsidR="00475BA8" w:rsidP="001B0FCA" w:rsidRDefault="001B0FCA" w14:paraId="21EAC804" w14:textId="232686F8">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 xml:space="preserve">Using forced labor in the performance of any contract, cooperative </w:t>
      </w:r>
      <w:r w:rsidRPr="00475BA8" w:rsidR="004D3997">
        <w:rPr>
          <w:rFonts w:ascii="Times New Roman" w:hAnsi="Times New Roman" w:cs="Times New Roman"/>
          <w:sz w:val="24"/>
          <w:szCs w:val="24"/>
        </w:rPr>
        <w:t>agreement,</w:t>
      </w:r>
      <w:r w:rsidRPr="00475BA8">
        <w:rPr>
          <w:rFonts w:ascii="Times New Roman" w:hAnsi="Times New Roman" w:cs="Times New Roman"/>
          <w:sz w:val="24"/>
          <w:szCs w:val="24"/>
        </w:rPr>
        <w:t xml:space="preserve"> or</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award;</w:t>
      </w:r>
    </w:p>
    <w:p w:rsidR="00475BA8" w:rsidP="001B0FCA" w:rsidRDefault="001B0FCA" w14:paraId="62CD1595" w14:textId="7777777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Destroying, concealing, confiscating, or otherwise denying any employee access</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to his or her identity or immigration documents, such as passports or drivers</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licenses;</w:t>
      </w:r>
    </w:p>
    <w:p w:rsidR="00475BA8" w:rsidP="001B0FCA" w:rsidRDefault="001B0FCA" w14:paraId="59CC9C77" w14:textId="1D49FB5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Using misleading or fraudulent recruiting practices during the recruitment of</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employees or offering of employment/contract positions; such as failing to</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disclose, in a format and language accessible to the potential candidate, basic</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information or making material misrepresentations during the recruitment of</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candidates regarding the key terms and conditions, including wages and fringe</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 xml:space="preserve">benefits, the location of work, the living conditions, </w:t>
      </w:r>
      <w:r w:rsidRPr="00475BA8">
        <w:rPr>
          <w:rFonts w:ascii="Times New Roman" w:hAnsi="Times New Roman" w:cs="Times New Roman"/>
          <w:sz w:val="24"/>
          <w:szCs w:val="24"/>
        </w:rPr>
        <w:lastRenderedPageBreak/>
        <w:t>housing and associated costs</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 xml:space="preserve">(if provided by </w:t>
      </w:r>
      <w:r w:rsidR="003F2965">
        <w:rPr>
          <w:rFonts w:ascii="Times New Roman" w:hAnsi="Times New Roman" w:cs="Times New Roman"/>
          <w:sz w:val="24"/>
          <w:szCs w:val="24"/>
        </w:rPr>
        <w:t xml:space="preserve">Partners </w:t>
      </w:r>
      <w:r w:rsidRPr="00475BA8">
        <w:rPr>
          <w:rFonts w:ascii="Times New Roman" w:hAnsi="Times New Roman" w:cs="Times New Roman"/>
          <w:sz w:val="24"/>
          <w:szCs w:val="24"/>
        </w:rPr>
        <w:t>), any significant cost to be charged to the candidate,</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and, if applicable, the hazardous nature of the work;</w:t>
      </w:r>
    </w:p>
    <w:p w:rsidR="00475BA8" w:rsidP="001B0FCA" w:rsidRDefault="001B0FCA" w14:paraId="2DB5D557" w14:textId="7777777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Using recruiters that do not comply with local labor laws of the country in which</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the recruiting takes place;</w:t>
      </w:r>
    </w:p>
    <w:p w:rsidR="00475BA8" w:rsidP="001B0FCA" w:rsidRDefault="001B0FCA" w14:paraId="5D837033" w14:textId="7777777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Charging applicants/candidates/employees recruitment fees;</w:t>
      </w:r>
    </w:p>
    <w:p w:rsidR="00475BA8" w:rsidP="001B0FCA" w:rsidRDefault="001B0FCA" w14:paraId="6F59FB9F" w14:textId="2390918D">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 xml:space="preserve">If required by law or contract, failing to provide return </w:t>
      </w:r>
      <w:r w:rsidRPr="00475BA8" w:rsidR="00475BA8">
        <w:rPr>
          <w:rFonts w:ascii="Times New Roman" w:hAnsi="Times New Roman" w:cs="Times New Roman"/>
          <w:sz w:val="24"/>
          <w:szCs w:val="24"/>
        </w:rPr>
        <w:t>transportation,</w:t>
      </w:r>
      <w:r w:rsidRPr="00475BA8">
        <w:rPr>
          <w:rFonts w:ascii="Times New Roman" w:hAnsi="Times New Roman" w:cs="Times New Roman"/>
          <w:sz w:val="24"/>
          <w:szCs w:val="24"/>
        </w:rPr>
        <w:t xml:space="preserve"> or failing to</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pay for the cost of return transportation upon the end of employment;</w:t>
      </w:r>
    </w:p>
    <w:p w:rsidR="00475BA8" w:rsidP="001B0FCA" w:rsidRDefault="001B0FCA" w14:paraId="76F85B11" w14:textId="77777777">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If required by law or contract, failing to provide or arrange housing that meets the</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host country housing and safety standards; or</w:t>
      </w:r>
    </w:p>
    <w:p w:rsidR="001B0FCA" w:rsidP="001B0FCA" w:rsidRDefault="001B0FCA" w14:paraId="6BF371B1" w14:textId="0636C0E1">
      <w:pPr>
        <w:pStyle w:val="ListParagraph"/>
        <w:numPr>
          <w:ilvl w:val="0"/>
          <w:numId w:val="30"/>
        </w:numPr>
        <w:pBdr>
          <w:top w:val="nil"/>
          <w:left w:val="nil"/>
          <w:bottom w:val="nil"/>
          <w:right w:val="nil"/>
          <w:between w:val="nil"/>
        </w:pBdr>
        <w:spacing w:after="0"/>
        <w:jc w:val="both"/>
        <w:rPr>
          <w:rFonts w:ascii="Times New Roman" w:hAnsi="Times New Roman" w:cs="Times New Roman"/>
          <w:sz w:val="24"/>
          <w:szCs w:val="24"/>
        </w:rPr>
      </w:pPr>
      <w:r w:rsidRPr="00475BA8">
        <w:rPr>
          <w:rFonts w:ascii="Times New Roman" w:hAnsi="Times New Roman" w:cs="Times New Roman"/>
          <w:sz w:val="24"/>
          <w:szCs w:val="24"/>
        </w:rPr>
        <w:t>If required by law or contract, failing to provide an employment contract,</w:t>
      </w:r>
      <w:r w:rsidR="00475BA8">
        <w:rPr>
          <w:rFonts w:ascii="Times New Roman" w:hAnsi="Times New Roman" w:cs="Times New Roman"/>
          <w:sz w:val="24"/>
          <w:szCs w:val="24"/>
        </w:rPr>
        <w:t xml:space="preserve"> </w:t>
      </w:r>
      <w:r w:rsidRPr="00475BA8">
        <w:rPr>
          <w:rFonts w:ascii="Times New Roman" w:hAnsi="Times New Roman" w:cs="Times New Roman"/>
          <w:sz w:val="24"/>
          <w:szCs w:val="24"/>
        </w:rPr>
        <w:t>recruitment agreement, or other required work document in writing.</w:t>
      </w:r>
    </w:p>
    <w:p w:rsidR="00CB19E3" w:rsidP="00CB19E3" w:rsidRDefault="00CB19E3" w14:paraId="137627E2" w14:textId="77777777">
      <w:pPr>
        <w:pBdr>
          <w:top w:val="nil"/>
          <w:left w:val="nil"/>
          <w:bottom w:val="nil"/>
          <w:right w:val="nil"/>
          <w:between w:val="nil"/>
        </w:pBdr>
        <w:spacing w:after="0"/>
        <w:jc w:val="both"/>
        <w:rPr>
          <w:rFonts w:ascii="Times New Roman" w:hAnsi="Times New Roman" w:cs="Times New Roman"/>
          <w:sz w:val="24"/>
          <w:szCs w:val="24"/>
        </w:rPr>
      </w:pPr>
    </w:p>
    <w:p w:rsidR="00CB19E3" w:rsidP="00CB19E3" w:rsidRDefault="003F2965" w14:paraId="1BE7A700" w14:textId="4C286AC4">
      <w:p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Partners </w:t>
      </w:r>
      <w:r w:rsidR="00CB19E3">
        <w:rPr>
          <w:rFonts w:ascii="Times New Roman" w:hAnsi="Times New Roman" w:cs="Times New Roman"/>
          <w:sz w:val="24"/>
          <w:szCs w:val="24"/>
        </w:rPr>
        <w:t xml:space="preserve">Affiliates </w:t>
      </w:r>
      <w:r w:rsidRPr="00CB19E3" w:rsidR="00CB19E3">
        <w:rPr>
          <w:rFonts w:ascii="Times New Roman" w:hAnsi="Times New Roman" w:cs="Times New Roman"/>
          <w:sz w:val="24"/>
          <w:szCs w:val="24"/>
        </w:rPr>
        <w:t>who violate this policy will be subject to discipline, up to termination, and may</w:t>
      </w:r>
      <w:r w:rsidR="00CB19E3">
        <w:rPr>
          <w:rFonts w:ascii="Times New Roman" w:hAnsi="Times New Roman" w:cs="Times New Roman"/>
          <w:sz w:val="24"/>
          <w:szCs w:val="24"/>
        </w:rPr>
        <w:t xml:space="preserve"> </w:t>
      </w:r>
      <w:r w:rsidRPr="00CB19E3" w:rsidR="00CB19E3">
        <w:rPr>
          <w:rFonts w:ascii="Times New Roman" w:hAnsi="Times New Roman" w:cs="Times New Roman"/>
          <w:sz w:val="24"/>
          <w:szCs w:val="24"/>
        </w:rPr>
        <w:t xml:space="preserve">be subject to criminal prosecution. Partner </w:t>
      </w:r>
      <w:r w:rsidR="00CB19E3">
        <w:rPr>
          <w:rFonts w:ascii="Times New Roman" w:hAnsi="Times New Roman" w:cs="Times New Roman"/>
          <w:sz w:val="24"/>
          <w:szCs w:val="24"/>
        </w:rPr>
        <w:t xml:space="preserve">Organization </w:t>
      </w:r>
      <w:r w:rsidRPr="00CB19E3" w:rsidR="00CB19E3">
        <w:rPr>
          <w:rFonts w:ascii="Times New Roman" w:hAnsi="Times New Roman" w:cs="Times New Roman"/>
          <w:sz w:val="24"/>
          <w:szCs w:val="24"/>
        </w:rPr>
        <w:t>may have their agreements terminated, be</w:t>
      </w:r>
      <w:r w:rsidR="00CB19E3">
        <w:rPr>
          <w:rFonts w:ascii="Times New Roman" w:hAnsi="Times New Roman" w:cs="Times New Roman"/>
          <w:sz w:val="24"/>
          <w:szCs w:val="24"/>
        </w:rPr>
        <w:t xml:space="preserve"> </w:t>
      </w:r>
      <w:r w:rsidRPr="00CB19E3" w:rsidR="00CB19E3">
        <w:rPr>
          <w:rFonts w:ascii="Times New Roman" w:hAnsi="Times New Roman" w:cs="Times New Roman"/>
          <w:sz w:val="24"/>
          <w:szCs w:val="24"/>
        </w:rPr>
        <w:t xml:space="preserve">prohibited from working with </w:t>
      </w:r>
      <w:r>
        <w:rPr>
          <w:rFonts w:ascii="Times New Roman" w:hAnsi="Times New Roman" w:cs="Times New Roman"/>
          <w:sz w:val="24"/>
          <w:szCs w:val="24"/>
        </w:rPr>
        <w:t xml:space="preserve">Partners </w:t>
      </w:r>
      <w:r w:rsidRPr="00CB19E3" w:rsidR="00CB19E3">
        <w:rPr>
          <w:rFonts w:ascii="Times New Roman" w:hAnsi="Times New Roman" w:cs="Times New Roman"/>
          <w:sz w:val="24"/>
          <w:szCs w:val="24"/>
        </w:rPr>
        <w:t>in the future and/or be subject to criminal</w:t>
      </w:r>
      <w:r w:rsidR="00CB19E3">
        <w:rPr>
          <w:rFonts w:ascii="Times New Roman" w:hAnsi="Times New Roman" w:cs="Times New Roman"/>
          <w:sz w:val="24"/>
          <w:szCs w:val="24"/>
        </w:rPr>
        <w:t xml:space="preserve"> </w:t>
      </w:r>
      <w:r w:rsidRPr="00CB19E3" w:rsidR="00CB19E3">
        <w:rPr>
          <w:rFonts w:ascii="Times New Roman" w:hAnsi="Times New Roman" w:cs="Times New Roman"/>
          <w:sz w:val="24"/>
          <w:szCs w:val="24"/>
        </w:rPr>
        <w:t>prosecution.</w:t>
      </w:r>
    </w:p>
    <w:p w:rsidRPr="000C6651" w:rsidR="00D31598" w:rsidP="00D31598" w:rsidRDefault="00D31598" w14:paraId="5A49EF2E" w14:textId="750499BA">
      <w:pPr>
        <w:pStyle w:val="Heading1"/>
        <w:numPr>
          <w:ilvl w:val="0"/>
          <w:numId w:val="1"/>
        </w:numPr>
        <w:ind w:left="360"/>
        <w:jc w:val="both"/>
      </w:pPr>
      <w:bookmarkStart w:name="_Toc128482900" w:id="17"/>
      <w:r>
        <w:t>Co</w:t>
      </w:r>
      <w:r w:rsidR="00614FFB">
        <w:t>unter-Trafficking in Persons Minimum Compliance Requirements</w:t>
      </w:r>
      <w:bookmarkEnd w:id="17"/>
    </w:p>
    <w:p w:rsidR="007102B8" w:rsidP="3B8D09AC" w:rsidRDefault="0066491C" w14:paraId="1A25867E" w14:textId="222FBA39">
      <w:pPr>
        <w:pBdr>
          <w:top w:val="nil"/>
          <w:left w:val="nil"/>
          <w:bottom w:val="nil"/>
          <w:right w:val="nil"/>
          <w:between w:val="nil"/>
        </w:pBdr>
        <w:spacing w:after="0"/>
        <w:jc w:val="both"/>
        <w:rPr>
          <w:rFonts w:ascii="Times New Roman" w:hAnsi="Times New Roman" w:cs="Times New Roman"/>
          <w:sz w:val="24"/>
          <w:szCs w:val="24"/>
        </w:rPr>
      </w:pPr>
      <w:r w:rsidRPr="3B8D09AC">
        <w:rPr>
          <w:rFonts w:ascii="Times New Roman" w:hAnsi="Times New Roman" w:cs="Times New Roman"/>
          <w:sz w:val="24"/>
          <w:szCs w:val="24"/>
        </w:rPr>
        <w:t xml:space="preserve">Counter-TIP Minimum Compliance Requirements apply to all projects, regardless of the TIP risk categorization for the country or the relevant project. </w:t>
      </w:r>
      <w:commentRangeStart w:id="18"/>
      <w:r w:rsidRPr="3B8D09AC" w:rsidR="002908DD">
        <w:rPr>
          <w:rFonts w:ascii="Times New Roman" w:hAnsi="Times New Roman" w:cs="Times New Roman"/>
          <w:sz w:val="24"/>
          <w:szCs w:val="24"/>
        </w:rPr>
        <w:t>Project Managers</w:t>
      </w:r>
      <w:commentRangeEnd w:id="18"/>
      <w:r>
        <w:rPr>
          <w:rStyle w:val="CommentReference"/>
        </w:rPr>
        <w:commentReference w:id="18"/>
      </w:r>
      <w:r w:rsidRPr="3B8D09AC" w:rsidR="002908DD">
        <w:rPr>
          <w:rFonts w:ascii="Times New Roman" w:hAnsi="Times New Roman" w:cs="Times New Roman"/>
          <w:sz w:val="24"/>
          <w:szCs w:val="24"/>
        </w:rPr>
        <w:t xml:space="preserve"> at home office and the field office COP/PD are</w:t>
      </w:r>
      <w:r w:rsidRPr="3B8D09AC">
        <w:rPr>
          <w:rFonts w:ascii="Times New Roman" w:hAnsi="Times New Roman" w:cs="Times New Roman"/>
          <w:sz w:val="24"/>
          <w:szCs w:val="24"/>
        </w:rPr>
        <w:t xml:space="preserve"> responsible for monitoring programs to verify compliance with the TIP Policy and the Minimum Compliance Requirements. </w:t>
      </w:r>
    </w:p>
    <w:p w:rsidRPr="000C6651" w:rsidR="007102B8" w:rsidP="007102B8" w:rsidRDefault="00FB7750" w14:paraId="577757A9" w14:textId="53031A07">
      <w:pPr>
        <w:pStyle w:val="Heading2"/>
      </w:pPr>
      <w:bookmarkStart w:name="_Toc128482901" w:id="19"/>
      <w:r>
        <w:t>5</w:t>
      </w:r>
      <w:r w:rsidR="007102B8">
        <w:t>.1 Customize the TIP Compliance Plan</w:t>
      </w:r>
      <w:bookmarkEnd w:id="19"/>
    </w:p>
    <w:p w:rsidRPr="00922F33" w:rsidR="00264D19" w:rsidP="00264D19" w:rsidRDefault="00264D19" w14:paraId="357A5009" w14:textId="523B1DA8" w14:noSpellErr="1">
      <w:pPr>
        <w:jc w:val="both"/>
        <w:rPr>
          <w:ins w:author="Catalina Ipas" w:date="2024-11-26T12:43:36.119Z" w16du:dateUtc="2024-11-26T12:43:36.119Z" w:id="1686426418"/>
          <w:rFonts w:ascii="Times New Roman" w:hAnsi="Times New Roman" w:cs="Times New Roman"/>
          <w:sz w:val="24"/>
          <w:szCs w:val="24"/>
        </w:rPr>
      </w:pPr>
      <w:r w:rsidRPr="14033C84" w:rsidR="660760D5">
        <w:rPr>
          <w:rFonts w:ascii="Times New Roman" w:hAnsi="Times New Roman" w:cs="Times New Roman"/>
          <w:sz w:val="24"/>
          <w:szCs w:val="24"/>
        </w:rPr>
        <w:t xml:space="preserve">Project </w:t>
      </w:r>
      <w:r w:rsidRPr="14033C84" w:rsidR="1F8D1272">
        <w:rPr>
          <w:rFonts w:ascii="Times New Roman" w:hAnsi="Times New Roman" w:cs="Times New Roman"/>
          <w:sz w:val="24"/>
          <w:szCs w:val="24"/>
        </w:rPr>
        <w:t>Managers</w:t>
      </w:r>
      <w:r w:rsidRPr="14033C84" w:rsidR="660760D5">
        <w:rPr>
          <w:rFonts w:ascii="Times New Roman" w:hAnsi="Times New Roman" w:cs="Times New Roman"/>
          <w:sz w:val="24"/>
          <w:szCs w:val="24"/>
        </w:rPr>
        <w:t xml:space="preserve"> at home office and the field office COP/</w:t>
      </w:r>
      <w:r w:rsidRPr="14033C84" w:rsidR="71E04D92">
        <w:rPr>
          <w:rFonts w:ascii="Times New Roman" w:hAnsi="Times New Roman" w:cs="Times New Roman"/>
          <w:sz w:val="24"/>
          <w:szCs w:val="24"/>
        </w:rPr>
        <w:t>PD</w:t>
      </w:r>
      <w:r w:rsidRPr="14033C84" w:rsidR="660760D5">
        <w:rPr>
          <w:rFonts w:ascii="Times New Roman" w:hAnsi="Times New Roman" w:cs="Times New Roman"/>
          <w:sz w:val="24"/>
          <w:szCs w:val="24"/>
        </w:rPr>
        <w:t xml:space="preserve"> </w:t>
      </w:r>
      <w:r w:rsidRPr="14033C84" w:rsidR="660760D5">
        <w:rPr>
          <w:rFonts w:ascii="Times New Roman" w:hAnsi="Times New Roman" w:cs="Times New Roman"/>
          <w:sz w:val="24"/>
          <w:szCs w:val="24"/>
        </w:rPr>
        <w:t>are responsible for</w:t>
      </w:r>
      <w:r w:rsidRPr="14033C84" w:rsidR="660760D5">
        <w:rPr>
          <w:rFonts w:ascii="Times New Roman" w:hAnsi="Times New Roman" w:cs="Times New Roman"/>
          <w:sz w:val="24"/>
          <w:szCs w:val="24"/>
        </w:rPr>
        <w:t xml:space="preserve"> ensuring customization, implementation, and monitoring of the </w:t>
      </w:r>
      <w:hyperlink r:id="R26e412eb403a490d">
        <w:r w:rsidRPr="14033C84" w:rsidR="660760D5">
          <w:rPr>
            <w:rStyle w:val="Hyperlink"/>
            <w:rFonts w:ascii="Times New Roman" w:hAnsi="Times New Roman" w:cs="Times New Roman"/>
            <w:sz w:val="24"/>
            <w:szCs w:val="24"/>
          </w:rPr>
          <w:t xml:space="preserve">Trafficking in Persons </w:t>
        </w:r>
        <w:r w:rsidRPr="14033C84" w:rsidR="2B19DE26">
          <w:rPr>
            <w:rStyle w:val="Hyperlink"/>
            <w:rFonts w:ascii="Times New Roman" w:hAnsi="Times New Roman" w:cs="Times New Roman"/>
            <w:sz w:val="24"/>
            <w:szCs w:val="24"/>
          </w:rPr>
          <w:t>C</w:t>
        </w:r>
        <w:r w:rsidRPr="14033C84" w:rsidR="660760D5">
          <w:rPr>
            <w:rStyle w:val="Hyperlink"/>
            <w:rFonts w:ascii="Times New Roman" w:hAnsi="Times New Roman" w:cs="Times New Roman"/>
            <w:sz w:val="24"/>
            <w:szCs w:val="24"/>
          </w:rPr>
          <w:t xml:space="preserve">ompliance </w:t>
        </w:r>
        <w:r w:rsidRPr="14033C84" w:rsidR="2B19DE26">
          <w:rPr>
            <w:rStyle w:val="Hyperlink"/>
            <w:rFonts w:ascii="Times New Roman" w:hAnsi="Times New Roman" w:cs="Times New Roman"/>
            <w:sz w:val="24"/>
            <w:szCs w:val="24"/>
          </w:rPr>
          <w:t>P</w:t>
        </w:r>
        <w:r w:rsidRPr="14033C84" w:rsidR="660760D5">
          <w:rPr>
            <w:rStyle w:val="Hyperlink"/>
            <w:rFonts w:ascii="Times New Roman" w:hAnsi="Times New Roman" w:cs="Times New Roman"/>
            <w:sz w:val="24"/>
            <w:szCs w:val="24"/>
          </w:rPr>
          <w:t>lan</w:t>
        </w:r>
      </w:hyperlink>
      <w:r w:rsidRPr="14033C84" w:rsidR="660760D5">
        <w:rPr>
          <w:rFonts w:ascii="Times New Roman" w:hAnsi="Times New Roman" w:cs="Times New Roman"/>
          <w:sz w:val="24"/>
          <w:szCs w:val="24"/>
        </w:rPr>
        <w:t>.</w:t>
      </w:r>
      <w:r w:rsidRPr="14033C84" w:rsidR="660760D5">
        <w:rPr>
          <w:rFonts w:ascii="Times New Roman" w:hAnsi="Times New Roman" w:cs="Times New Roman"/>
          <w:sz w:val="24"/>
          <w:szCs w:val="24"/>
        </w:rPr>
        <w:t xml:space="preserve"> </w:t>
      </w:r>
    </w:p>
    <w:p w:rsidR="528AA2B9" w:rsidP="14033C84" w:rsidRDefault="528AA2B9" w14:paraId="1C61D50D" w14:textId="6E0A34F5">
      <w:pPr>
        <w:spacing w:before="240" w:beforeAutospacing="off" w:after="240" w:afterAutospacing="off"/>
        <w:ind w:left="0" w:right="0"/>
        <w:jc w:val="both"/>
        <w:rPr>
          <w:ins w:author="Catalina Ipas" w:date="2024-11-26T12:43:37.202Z" w16du:dateUtc="2024-11-26T12:43:37.202Z" w:id="833822746"/>
          <w:rFonts w:ascii="Times New Roman" w:hAnsi="Times New Roman" w:eastAsia="Times New Roman" w:cs="Times New Roman"/>
          <w:noProof w:val="0"/>
          <w:sz w:val="24"/>
          <w:szCs w:val="24"/>
          <w:lang w:val="en-US"/>
        </w:rPr>
        <w:pPrChange w:author="Catalina Ipas" w:date="2024-11-26T12:43:41.029Z">
          <w:pPr/>
        </w:pPrChange>
      </w:pPr>
      <w:ins w:author="Catalina Ipas" w:date="2024-11-26T12:43:37.201Z" w:id="92144110">
        <w:r w:rsidRPr="14033C84" w:rsidR="528AA2B9">
          <w:rPr>
            <w:rFonts w:ascii="Times New Roman" w:hAnsi="Times New Roman" w:eastAsia="Times New Roman" w:cs="Times New Roman"/>
            <w:noProof w:val="0"/>
            <w:sz w:val="24"/>
            <w:szCs w:val="24"/>
            <w:lang w:val="en-US"/>
          </w:rPr>
          <w:t>Any plan or procedures implemented pursuant</w:t>
        </w:r>
        <w:r w:rsidRPr="14033C84" w:rsidR="528AA2B9">
          <w:rPr>
            <w:rFonts w:ascii="Times New Roman" w:hAnsi="Times New Roman" w:eastAsia="Times New Roman" w:cs="Times New Roman"/>
            <w:noProof w:val="0"/>
            <w:sz w:val="24"/>
            <w:szCs w:val="24"/>
            <w:lang w:val="en-US"/>
          </w:rPr>
          <w:t xml:space="preserve"> must be </w:t>
        </w:r>
        <w:r w:rsidRPr="14033C84" w:rsidR="528AA2B9">
          <w:rPr>
            <w:rFonts w:ascii="Times New Roman" w:hAnsi="Times New Roman" w:eastAsia="Times New Roman" w:cs="Times New Roman"/>
            <w:noProof w:val="0"/>
            <w:sz w:val="24"/>
            <w:szCs w:val="24"/>
            <w:lang w:val="en-US"/>
          </w:rPr>
          <w:t>appropriate to</w:t>
        </w:r>
        <w:r w:rsidRPr="14033C84" w:rsidR="528AA2B9">
          <w:rPr>
            <w:rFonts w:ascii="Times New Roman" w:hAnsi="Times New Roman" w:eastAsia="Times New Roman" w:cs="Times New Roman"/>
            <w:noProof w:val="0"/>
            <w:sz w:val="24"/>
            <w:szCs w:val="24"/>
            <w:lang w:val="en-US"/>
          </w:rPr>
          <w:t xml:space="preserve"> the size and complexity of the grant or cooperative agreement and to the nature and scope of its activities, including the number of non-United States citizens expected to be employed.</w:t>
        </w:r>
      </w:ins>
    </w:p>
    <w:p w:rsidR="528AA2B9" w:rsidP="14033C84" w:rsidRDefault="528AA2B9" w14:paraId="3D5CC84D" w14:textId="25F18EE0">
      <w:pPr>
        <w:spacing w:before="240" w:beforeAutospacing="off" w:after="240" w:afterAutospacing="off"/>
        <w:ind w:left="0" w:right="0"/>
        <w:jc w:val="both"/>
        <w:rPr>
          <w:rFonts w:ascii="Times New Roman" w:hAnsi="Times New Roman" w:eastAsia="Times New Roman" w:cs="Times New Roman"/>
          <w:noProof w:val="0"/>
          <w:sz w:val="24"/>
          <w:szCs w:val="24"/>
          <w:lang w:val="en-US"/>
        </w:rPr>
        <w:pPrChange w:author="Catalina Ipas" w:date="2024-11-26T12:44:05.43Z">
          <w:pPr/>
        </w:pPrChange>
      </w:pPr>
      <w:ins w:author="Catalina Ipas" w:date="2024-11-26T12:43:37.202Z" w:id="956683615">
        <w:r w:rsidRPr="14033C84" w:rsidR="528AA2B9">
          <w:rPr>
            <w:rFonts w:ascii="Times New Roman" w:hAnsi="Times New Roman" w:eastAsia="Times New Roman" w:cs="Times New Roman"/>
            <w:noProof w:val="0"/>
            <w:sz w:val="24"/>
            <w:szCs w:val="24"/>
            <w:lang w:val="en-US"/>
          </w:rPr>
          <w:t xml:space="preserve">The recipient must provide a copy of the plan to the grant officer upon request, and as </w:t>
        </w:r>
        <w:r w:rsidRPr="14033C84" w:rsidR="528AA2B9">
          <w:rPr>
            <w:rFonts w:ascii="Times New Roman" w:hAnsi="Times New Roman" w:eastAsia="Times New Roman" w:cs="Times New Roman"/>
            <w:noProof w:val="0"/>
            <w:sz w:val="24"/>
            <w:szCs w:val="24"/>
            <w:lang w:val="en-US"/>
          </w:rPr>
          <w:t>appropriate</w:t>
        </w:r>
        <w:r w:rsidRPr="14033C84" w:rsidR="528AA2B9">
          <w:rPr>
            <w:rFonts w:ascii="Times New Roman" w:hAnsi="Times New Roman" w:eastAsia="Times New Roman" w:cs="Times New Roman"/>
            <w:noProof w:val="0"/>
            <w:sz w:val="24"/>
            <w:szCs w:val="24"/>
            <w:lang w:val="en-US"/>
          </w:rPr>
          <w:t>, must post the useful and relevant contents of the plan or related materials on its website and at the workplace.</w:t>
        </w:r>
      </w:ins>
    </w:p>
    <w:p w:rsidRPr="00514BF5" w:rsidR="005B4B29" w:rsidP="00514BF5" w:rsidRDefault="0097300E" w14:paraId="0FE404A2" w14:textId="388C34F9">
      <w:pPr>
        <w:jc w:val="both"/>
        <w:rPr>
          <w:rFonts w:ascii="Times New Roman" w:hAnsi="Times New Roman" w:cs="Times New Roman"/>
          <w:sz w:val="24"/>
          <w:szCs w:val="24"/>
        </w:rPr>
      </w:pPr>
      <w:r w:rsidRPr="3B8D09AC">
        <w:rPr>
          <w:rFonts w:ascii="Times New Roman" w:hAnsi="Times New Roman" w:cs="Times New Roman"/>
          <w:sz w:val="24"/>
          <w:szCs w:val="24"/>
        </w:rPr>
        <w:t>T</w:t>
      </w:r>
      <w:r w:rsidRPr="3B8D09AC" w:rsidR="00E245A3">
        <w:rPr>
          <w:rFonts w:ascii="Times New Roman" w:hAnsi="Times New Roman" w:cs="Times New Roman"/>
          <w:sz w:val="24"/>
          <w:szCs w:val="24"/>
        </w:rPr>
        <w:t>he COP/PD is responsible for customizing the TIP compliance plan within three months of the project start date</w:t>
      </w:r>
      <w:r w:rsidRPr="3B8D09AC" w:rsidR="00514BF5">
        <w:rPr>
          <w:rFonts w:ascii="Times New Roman" w:hAnsi="Times New Roman" w:cs="Times New Roman"/>
          <w:sz w:val="24"/>
          <w:szCs w:val="24"/>
        </w:rPr>
        <w:t>. Collect information regarding the trafficking-in-</w:t>
      </w:r>
      <w:r w:rsidRPr="3B8D09AC" w:rsidR="60A724D7">
        <w:rPr>
          <w:rFonts w:ascii="Times New Roman" w:hAnsi="Times New Roman" w:cs="Times New Roman"/>
          <w:sz w:val="24"/>
          <w:szCs w:val="24"/>
        </w:rPr>
        <w:t>person's</w:t>
      </w:r>
      <w:r w:rsidRPr="3B8D09AC" w:rsidR="00514BF5">
        <w:rPr>
          <w:rFonts w:ascii="Times New Roman" w:hAnsi="Times New Roman" w:cs="Times New Roman"/>
          <w:sz w:val="24"/>
          <w:szCs w:val="24"/>
        </w:rPr>
        <w:t xml:space="preserve"> risk level for the project.</w:t>
      </w:r>
      <w:r w:rsidRPr="3B8D09AC" w:rsidR="005B4B29">
        <w:rPr>
          <w:rFonts w:ascii="Times New Roman" w:hAnsi="Times New Roman" w:cs="Times New Roman"/>
          <w:sz w:val="24"/>
          <w:szCs w:val="24"/>
        </w:rPr>
        <w:t xml:space="preserve"> The COP/PD should use the following resources:</w:t>
      </w:r>
    </w:p>
    <w:p w:rsidR="00514BF5" w:rsidP="00A315F0" w:rsidRDefault="00514BF5" w14:paraId="2E6570AB" w14:textId="365A54F7">
      <w:pPr>
        <w:pStyle w:val="ListParagraph"/>
        <w:numPr>
          <w:ilvl w:val="0"/>
          <w:numId w:val="32"/>
        </w:numPr>
        <w:jc w:val="both"/>
        <w:rPr>
          <w:rFonts w:ascii="Times New Roman" w:hAnsi="Times New Roman" w:cs="Times New Roman"/>
          <w:sz w:val="24"/>
          <w:szCs w:val="24"/>
        </w:rPr>
      </w:pPr>
      <w:r w:rsidRPr="00A315F0">
        <w:rPr>
          <w:rFonts w:ascii="Times New Roman" w:hAnsi="Times New Roman" w:cs="Times New Roman"/>
          <w:sz w:val="24"/>
          <w:szCs w:val="24"/>
        </w:rPr>
        <w:t xml:space="preserve">Read the latest </w:t>
      </w:r>
      <w:hyperlink w:history="1" r:id="rId17">
        <w:r w:rsidRPr="0040259F">
          <w:rPr>
            <w:rStyle w:val="Hyperlink"/>
            <w:rFonts w:ascii="Times New Roman" w:hAnsi="Times New Roman" w:cs="Times New Roman"/>
            <w:sz w:val="24"/>
            <w:szCs w:val="24"/>
          </w:rPr>
          <w:t>State Department TIP Report</w:t>
        </w:r>
        <w:r w:rsidR="0040259F">
          <w:rPr>
            <w:rStyle w:val="Hyperlink"/>
            <w:rFonts w:ascii="Times New Roman" w:hAnsi="Times New Roman" w:cs="Times New Roman"/>
            <w:sz w:val="24"/>
            <w:szCs w:val="24"/>
          </w:rPr>
          <w:t>.</w:t>
        </w:r>
        <w:r w:rsidRPr="0040259F">
          <w:rPr>
            <w:rStyle w:val="Hyperlink"/>
            <w:rFonts w:ascii="Times New Roman" w:hAnsi="Times New Roman" w:cs="Times New Roman"/>
            <w:sz w:val="24"/>
            <w:szCs w:val="24"/>
          </w:rPr>
          <w:t xml:space="preserve"> </w:t>
        </w:r>
      </w:hyperlink>
    </w:p>
    <w:p w:rsidRPr="00DE0332" w:rsidR="00DE0332" w:rsidP="00DE0332" w:rsidRDefault="00DE0332" w14:paraId="1C909D82" w14:textId="47471296">
      <w:pPr>
        <w:pStyle w:val="ListParagraph"/>
        <w:numPr>
          <w:ilvl w:val="1"/>
          <w:numId w:val="32"/>
        </w:numPr>
        <w:jc w:val="both"/>
        <w:rPr>
          <w:rFonts w:ascii="Times New Roman" w:hAnsi="Times New Roman" w:cs="Times New Roman"/>
          <w:sz w:val="24"/>
          <w:szCs w:val="24"/>
        </w:rPr>
      </w:pPr>
      <w:r w:rsidRPr="00DE0332">
        <w:rPr>
          <w:rFonts w:ascii="Times New Roman" w:hAnsi="Times New Roman" w:cs="Times New Roman"/>
          <w:sz w:val="24"/>
          <w:szCs w:val="24"/>
        </w:rPr>
        <w:t>In the State Department TIP Report, each country is categorized as Tier 1 (low risk), Tier 2 (high risk), or Tier 3 (extremely high risk). The TIP tiers measure the severity of human trafficking in that country and how well its government complies with the Trafficking Victim’s Prevention Act. If the project operates in a Tier 2 or Tier 3 country, it is operating in a country with individuals who are at high risk for human trafficking and a government that</w:t>
      </w:r>
      <w:r>
        <w:rPr>
          <w:rFonts w:ascii="Times New Roman" w:hAnsi="Times New Roman" w:cs="Times New Roman"/>
          <w:sz w:val="24"/>
          <w:szCs w:val="24"/>
        </w:rPr>
        <w:t xml:space="preserve"> </w:t>
      </w:r>
      <w:r w:rsidRPr="00DE0332">
        <w:rPr>
          <w:rFonts w:ascii="Times New Roman" w:hAnsi="Times New Roman" w:cs="Times New Roman"/>
          <w:sz w:val="24"/>
          <w:szCs w:val="24"/>
        </w:rPr>
        <w:t>is not adequately enforcing anti-trafficking laws.</w:t>
      </w:r>
    </w:p>
    <w:p w:rsidR="00514BF5" w:rsidP="00A315F0" w:rsidRDefault="00514BF5" w14:paraId="7F1A928E" w14:textId="427A4C97">
      <w:pPr>
        <w:pStyle w:val="ListParagraph"/>
        <w:numPr>
          <w:ilvl w:val="0"/>
          <w:numId w:val="32"/>
        </w:numPr>
        <w:jc w:val="both"/>
        <w:rPr>
          <w:rFonts w:ascii="Times New Roman" w:hAnsi="Times New Roman" w:cs="Times New Roman"/>
          <w:sz w:val="24"/>
          <w:szCs w:val="24"/>
        </w:rPr>
      </w:pPr>
      <w:r w:rsidRPr="00A315F0">
        <w:rPr>
          <w:rFonts w:ascii="Times New Roman" w:hAnsi="Times New Roman" w:cs="Times New Roman"/>
          <w:sz w:val="24"/>
          <w:szCs w:val="24"/>
        </w:rPr>
        <w:lastRenderedPageBreak/>
        <w:t>Identify the State Department TIP tier ranking for the country of</w:t>
      </w:r>
      <w:r w:rsidRPr="00A315F0" w:rsidR="004E3899">
        <w:rPr>
          <w:rFonts w:ascii="Times New Roman" w:hAnsi="Times New Roman" w:cs="Times New Roman"/>
          <w:sz w:val="24"/>
          <w:szCs w:val="24"/>
        </w:rPr>
        <w:t xml:space="preserve"> </w:t>
      </w:r>
      <w:r w:rsidRPr="00A315F0">
        <w:rPr>
          <w:rFonts w:ascii="Times New Roman" w:hAnsi="Times New Roman" w:cs="Times New Roman"/>
          <w:sz w:val="24"/>
          <w:szCs w:val="24"/>
        </w:rPr>
        <w:t xml:space="preserve">operation (Low, Medium, or High). </w:t>
      </w:r>
    </w:p>
    <w:p w:rsidR="0089501E" w:rsidP="0089501E" w:rsidRDefault="0089501E" w14:paraId="720E77D3" w14:textId="6B330286">
      <w:pPr>
        <w:pStyle w:val="ListParagraph"/>
        <w:numPr>
          <w:ilvl w:val="1"/>
          <w:numId w:val="32"/>
        </w:numPr>
        <w:jc w:val="both"/>
        <w:rPr>
          <w:rFonts w:ascii="Times New Roman" w:hAnsi="Times New Roman" w:cs="Times New Roman"/>
          <w:sz w:val="24"/>
          <w:szCs w:val="24"/>
        </w:rPr>
      </w:pPr>
      <w:r w:rsidRPr="0089501E">
        <w:rPr>
          <w:rFonts w:ascii="Times New Roman" w:hAnsi="Times New Roman" w:cs="Times New Roman"/>
          <w:sz w:val="24"/>
          <w:szCs w:val="24"/>
        </w:rPr>
        <w:t>Note, if the project is identified as a Tier 1 (low risk) country by the State Department TIP report but interacts with a high-risk sector, region, or population the risk level must be adjusted accordingly</w:t>
      </w:r>
      <w:r>
        <w:rPr>
          <w:rFonts w:ascii="Times New Roman" w:hAnsi="Times New Roman" w:cs="Times New Roman"/>
          <w:sz w:val="24"/>
          <w:szCs w:val="24"/>
        </w:rPr>
        <w:t>.</w:t>
      </w:r>
    </w:p>
    <w:p w:rsidRPr="00EB667B" w:rsidR="00EB667B" w:rsidP="00EB667B" w:rsidRDefault="00EB667B" w14:paraId="4B47B05A" w14:textId="77777777">
      <w:pPr>
        <w:pStyle w:val="ListParagraph"/>
        <w:numPr>
          <w:ilvl w:val="1"/>
          <w:numId w:val="32"/>
        </w:numPr>
        <w:jc w:val="both"/>
        <w:rPr>
          <w:rFonts w:ascii="Times New Roman" w:hAnsi="Times New Roman" w:cs="Times New Roman"/>
          <w:sz w:val="24"/>
          <w:szCs w:val="24"/>
        </w:rPr>
      </w:pPr>
      <w:r w:rsidRPr="00EB667B">
        <w:rPr>
          <w:rFonts w:ascii="Times New Roman" w:hAnsi="Times New Roman" w:cs="Times New Roman"/>
          <w:sz w:val="24"/>
          <w:szCs w:val="24"/>
        </w:rPr>
        <w:t>If the risk level for the project is Medium or High, include more robust awareness activities and detailed information on the risks in the project’s environment.</w:t>
      </w:r>
    </w:p>
    <w:p w:rsidRPr="00A315F0" w:rsidR="00EB667B" w:rsidP="00EB667B" w:rsidRDefault="00EB667B" w14:paraId="11089A91" w14:textId="5D44BC03">
      <w:pPr>
        <w:pStyle w:val="ListParagraph"/>
        <w:numPr>
          <w:ilvl w:val="1"/>
          <w:numId w:val="32"/>
        </w:numPr>
        <w:jc w:val="both"/>
        <w:rPr>
          <w:rFonts w:ascii="Times New Roman" w:hAnsi="Times New Roman" w:cs="Times New Roman"/>
          <w:sz w:val="24"/>
          <w:szCs w:val="24"/>
        </w:rPr>
      </w:pPr>
      <w:r w:rsidRPr="00EB667B">
        <w:rPr>
          <w:rFonts w:ascii="Times New Roman" w:hAnsi="Times New Roman" w:cs="Times New Roman"/>
          <w:sz w:val="24"/>
          <w:szCs w:val="24"/>
        </w:rPr>
        <w:t xml:space="preserve">If the risk level for the project is High, consult with the </w:t>
      </w:r>
      <w:r w:rsidR="00FB0B76">
        <w:rPr>
          <w:rFonts w:ascii="Times New Roman" w:hAnsi="Times New Roman" w:cs="Times New Roman"/>
          <w:sz w:val="24"/>
          <w:szCs w:val="24"/>
        </w:rPr>
        <w:t>home office program manager reg</w:t>
      </w:r>
      <w:r w:rsidRPr="00EB667B">
        <w:rPr>
          <w:rFonts w:ascii="Times New Roman" w:hAnsi="Times New Roman" w:cs="Times New Roman"/>
          <w:sz w:val="24"/>
          <w:szCs w:val="24"/>
        </w:rPr>
        <w:t>arding the need to engage a TIP expert to assist with customization of the compliance plan</w:t>
      </w:r>
      <w:r>
        <w:rPr>
          <w:rFonts w:ascii="Times New Roman" w:hAnsi="Times New Roman" w:cs="Times New Roman"/>
          <w:sz w:val="24"/>
          <w:szCs w:val="24"/>
        </w:rPr>
        <w:t>.</w:t>
      </w:r>
    </w:p>
    <w:p w:rsidR="008D76E0" w:rsidP="008D76E0" w:rsidRDefault="00514BF5" w14:paraId="7ACE4DA0" w14:textId="77777777">
      <w:pPr>
        <w:pStyle w:val="ListParagraph"/>
        <w:numPr>
          <w:ilvl w:val="0"/>
          <w:numId w:val="32"/>
        </w:numPr>
        <w:jc w:val="both"/>
        <w:rPr>
          <w:rFonts w:ascii="Times New Roman" w:hAnsi="Times New Roman" w:cs="Times New Roman"/>
          <w:sz w:val="24"/>
          <w:szCs w:val="24"/>
        </w:rPr>
      </w:pPr>
      <w:r w:rsidRPr="00A315F0">
        <w:rPr>
          <w:rFonts w:ascii="Times New Roman" w:hAnsi="Times New Roman" w:cs="Times New Roman"/>
          <w:sz w:val="24"/>
          <w:szCs w:val="24"/>
        </w:rPr>
        <w:t>Identify which economic sector(s), geographic region(s), or ethnic population(s) are at greatest risk, and which types of human trafficking are most prevalent and determine the extent to which the project will work with these sectors, regions, or populations.</w:t>
      </w:r>
    </w:p>
    <w:p w:rsidRPr="007E0C2D" w:rsidR="00D25549" w:rsidP="007E0C2D" w:rsidRDefault="00514BF5" w14:paraId="0DC588D5" w14:textId="6AD7C9E1">
      <w:pPr>
        <w:pStyle w:val="ListParagraph"/>
        <w:numPr>
          <w:ilvl w:val="0"/>
          <w:numId w:val="32"/>
        </w:numPr>
        <w:jc w:val="both"/>
        <w:rPr>
          <w:rFonts w:ascii="Times New Roman" w:hAnsi="Times New Roman" w:cs="Times New Roman"/>
          <w:sz w:val="24"/>
          <w:szCs w:val="24"/>
        </w:rPr>
      </w:pPr>
      <w:r w:rsidRPr="008D76E0">
        <w:rPr>
          <w:rFonts w:ascii="Times New Roman" w:hAnsi="Times New Roman" w:cs="Times New Roman"/>
          <w:sz w:val="24"/>
          <w:szCs w:val="24"/>
        </w:rPr>
        <w:t xml:space="preserve">As needed, collect information on trafficking in persons from other credible sources, </w:t>
      </w:r>
      <w:r w:rsidR="003F2965">
        <w:rPr>
          <w:rFonts w:ascii="Times New Roman" w:hAnsi="Times New Roman" w:cs="Times New Roman"/>
          <w:sz w:val="24"/>
          <w:szCs w:val="24"/>
        </w:rPr>
        <w:t>Partners</w:t>
      </w:r>
      <w:r w:rsidRPr="008D76E0">
        <w:rPr>
          <w:rFonts w:ascii="Times New Roman" w:hAnsi="Times New Roman" w:cs="Times New Roman"/>
          <w:sz w:val="24"/>
          <w:szCs w:val="24"/>
        </w:rPr>
        <w:t xml:space="preserve"> within the country or using notes gathered during reconnaissance assignments in the country.</w:t>
      </w:r>
    </w:p>
    <w:p w:rsidR="00C02843" w:rsidP="00E86BDD" w:rsidRDefault="008D76E0" w14:paraId="5E30590A" w14:textId="77777777">
      <w:pPr>
        <w:jc w:val="both"/>
        <w:rPr>
          <w:rFonts w:ascii="Times New Roman" w:hAnsi="Times New Roman" w:cs="Times New Roman"/>
          <w:sz w:val="24"/>
          <w:szCs w:val="24"/>
        </w:rPr>
      </w:pPr>
      <w:r w:rsidRPr="3B8D09AC">
        <w:rPr>
          <w:rFonts w:ascii="Times New Roman" w:hAnsi="Times New Roman" w:cs="Times New Roman"/>
          <w:sz w:val="24"/>
          <w:szCs w:val="24"/>
        </w:rPr>
        <w:t xml:space="preserve">Once the plan has been approved by the COP/PD, the plan must be submitted to home office </w:t>
      </w:r>
      <w:commentRangeStart w:id="20"/>
      <w:r w:rsidRPr="3B8D09AC">
        <w:rPr>
          <w:rFonts w:ascii="Times New Roman" w:hAnsi="Times New Roman" w:cs="Times New Roman"/>
          <w:sz w:val="24"/>
          <w:szCs w:val="24"/>
        </w:rPr>
        <w:t>Program Manager.</w:t>
      </w:r>
      <w:r w:rsidRPr="3B8D09AC" w:rsidR="00E86BDD">
        <w:rPr>
          <w:rFonts w:ascii="Times New Roman" w:hAnsi="Times New Roman" w:cs="Times New Roman"/>
          <w:sz w:val="24"/>
          <w:szCs w:val="24"/>
        </w:rPr>
        <w:t xml:space="preserve"> </w:t>
      </w:r>
      <w:commentRangeEnd w:id="20"/>
      <w:r>
        <w:rPr>
          <w:rStyle w:val="CommentReference"/>
        </w:rPr>
        <w:commentReference w:id="20"/>
      </w:r>
    </w:p>
    <w:p w:rsidRPr="000B584C" w:rsidR="000B584C" w:rsidP="000B584C" w:rsidRDefault="00E86BDD" w14:paraId="3F20510D" w14:textId="7F805B79">
      <w:pPr>
        <w:jc w:val="both"/>
        <w:rPr>
          <w:rFonts w:ascii="Times New Roman" w:hAnsi="Times New Roman" w:cs="Times New Roman"/>
          <w:sz w:val="24"/>
          <w:szCs w:val="24"/>
        </w:rPr>
      </w:pPr>
      <w:r w:rsidRPr="00F63E0D">
        <w:rPr>
          <w:rFonts w:ascii="Times New Roman" w:hAnsi="Times New Roman" w:cs="Times New Roman"/>
          <w:sz w:val="24"/>
          <w:szCs w:val="24"/>
        </w:rPr>
        <w:t>The COP</w:t>
      </w:r>
      <w:r>
        <w:rPr>
          <w:rFonts w:ascii="Times New Roman" w:hAnsi="Times New Roman" w:cs="Times New Roman"/>
          <w:sz w:val="24"/>
          <w:szCs w:val="24"/>
        </w:rPr>
        <w:t xml:space="preserve">/PD </w:t>
      </w:r>
      <w:r w:rsidRPr="00F63E0D">
        <w:rPr>
          <w:rFonts w:ascii="Times New Roman" w:hAnsi="Times New Roman" w:cs="Times New Roman"/>
          <w:sz w:val="24"/>
          <w:szCs w:val="24"/>
        </w:rPr>
        <w:t>is responsible for certifying the TIP compliance plan on an annual basis</w:t>
      </w:r>
      <w:r w:rsidR="002537BD">
        <w:rPr>
          <w:rFonts w:ascii="Times New Roman" w:hAnsi="Times New Roman" w:cs="Times New Roman"/>
          <w:sz w:val="24"/>
          <w:szCs w:val="24"/>
        </w:rPr>
        <w:t xml:space="preserve">, thereafter, </w:t>
      </w:r>
      <w:r w:rsidRPr="00F63E0D">
        <w:rPr>
          <w:rFonts w:ascii="Times New Roman" w:hAnsi="Times New Roman" w:cs="Times New Roman"/>
          <w:sz w:val="24"/>
          <w:szCs w:val="24"/>
        </w:rPr>
        <w:t>on the contract/agreement anniversary date.</w:t>
      </w:r>
      <w:r w:rsidRPr="00C02843" w:rsidR="00C02843">
        <w:t xml:space="preserve"> </w:t>
      </w:r>
      <w:r w:rsidRPr="00C02843" w:rsidR="00C02843">
        <w:rPr>
          <w:rFonts w:ascii="Times New Roman" w:hAnsi="Times New Roman" w:cs="Times New Roman"/>
          <w:sz w:val="24"/>
          <w:szCs w:val="24"/>
        </w:rPr>
        <w:t>Certify the compliance plan using the certification form on the final page of the TIP compliance plan</w:t>
      </w:r>
      <w:r w:rsidR="00C02843">
        <w:rPr>
          <w:rFonts w:ascii="Times New Roman" w:hAnsi="Times New Roman" w:cs="Times New Roman"/>
          <w:sz w:val="24"/>
          <w:szCs w:val="24"/>
        </w:rPr>
        <w:t>.</w:t>
      </w:r>
      <w:r w:rsidR="000B584C">
        <w:rPr>
          <w:rFonts w:ascii="Times New Roman" w:hAnsi="Times New Roman" w:cs="Times New Roman"/>
          <w:sz w:val="24"/>
          <w:szCs w:val="24"/>
        </w:rPr>
        <w:t xml:space="preserve"> </w:t>
      </w:r>
      <w:r w:rsidRPr="000B584C" w:rsidR="000B584C">
        <w:rPr>
          <w:rFonts w:ascii="Times New Roman" w:hAnsi="Times New Roman" w:cs="Times New Roman"/>
          <w:sz w:val="24"/>
          <w:szCs w:val="24"/>
        </w:rPr>
        <w:t>This certification acknowledges through due diligence efforts that:</w:t>
      </w:r>
    </w:p>
    <w:p w:rsidR="000B584C" w:rsidP="000B584C" w:rsidRDefault="000B584C" w14:paraId="134D4717" w14:textId="44DDA649">
      <w:pPr>
        <w:pStyle w:val="ListParagraph"/>
        <w:numPr>
          <w:ilvl w:val="0"/>
          <w:numId w:val="33"/>
        </w:numPr>
        <w:jc w:val="both"/>
        <w:rPr>
          <w:rFonts w:ascii="Times New Roman" w:hAnsi="Times New Roman" w:cs="Times New Roman"/>
          <w:sz w:val="24"/>
          <w:szCs w:val="24"/>
        </w:rPr>
      </w:pPr>
      <w:r w:rsidRPr="000B584C">
        <w:rPr>
          <w:rFonts w:ascii="Times New Roman" w:hAnsi="Times New Roman" w:cs="Times New Roman"/>
          <w:sz w:val="24"/>
          <w:szCs w:val="24"/>
        </w:rPr>
        <w:t xml:space="preserve">To the best of his/her knowledge and or belief, the project's </w:t>
      </w:r>
      <w:r w:rsidRPr="000B584C" w:rsidR="004D3997">
        <w:rPr>
          <w:rFonts w:ascii="Times New Roman" w:hAnsi="Times New Roman" w:cs="Times New Roman"/>
          <w:sz w:val="24"/>
          <w:szCs w:val="24"/>
        </w:rPr>
        <w:t>employees,</w:t>
      </w:r>
      <w:r w:rsidRPr="000B584C">
        <w:rPr>
          <w:rFonts w:ascii="Times New Roman" w:hAnsi="Times New Roman" w:cs="Times New Roman"/>
          <w:sz w:val="24"/>
          <w:szCs w:val="24"/>
        </w:rPr>
        <w:t xml:space="preserve"> and agents, as well as its Partner Organizations, subcontractors,</w:t>
      </w:r>
      <w:r>
        <w:rPr>
          <w:rFonts w:ascii="Times New Roman" w:hAnsi="Times New Roman" w:cs="Times New Roman"/>
          <w:sz w:val="24"/>
          <w:szCs w:val="24"/>
        </w:rPr>
        <w:t xml:space="preserve"> </w:t>
      </w:r>
      <w:r w:rsidRPr="000B584C">
        <w:rPr>
          <w:rFonts w:ascii="Times New Roman" w:hAnsi="Times New Roman" w:cs="Times New Roman"/>
          <w:sz w:val="24"/>
          <w:szCs w:val="24"/>
        </w:rPr>
        <w:t>sub-awardees and their employees and agents are not engaged in prohibited activities; and</w:t>
      </w:r>
    </w:p>
    <w:p w:rsidR="000B584C" w:rsidP="000B584C" w:rsidRDefault="000B584C" w14:paraId="2C9E3015" w14:textId="78174CCD">
      <w:pPr>
        <w:pStyle w:val="ListParagraph"/>
        <w:numPr>
          <w:ilvl w:val="0"/>
          <w:numId w:val="33"/>
        </w:numPr>
        <w:jc w:val="both"/>
        <w:rPr>
          <w:rFonts w:ascii="Times New Roman" w:hAnsi="Times New Roman" w:cs="Times New Roman"/>
          <w:sz w:val="24"/>
          <w:szCs w:val="24"/>
        </w:rPr>
      </w:pPr>
      <w:r w:rsidRPr="000B584C">
        <w:rPr>
          <w:rFonts w:ascii="Times New Roman" w:hAnsi="Times New Roman" w:cs="Times New Roman"/>
          <w:sz w:val="24"/>
          <w:szCs w:val="24"/>
        </w:rPr>
        <w:t xml:space="preserve">If prohibited abuses are found, </w:t>
      </w:r>
      <w:r w:rsidR="003F2965">
        <w:rPr>
          <w:rFonts w:ascii="Times New Roman" w:hAnsi="Times New Roman" w:cs="Times New Roman"/>
          <w:sz w:val="24"/>
          <w:szCs w:val="24"/>
        </w:rPr>
        <w:t xml:space="preserve">Partners </w:t>
      </w:r>
      <w:r w:rsidRPr="000B584C">
        <w:rPr>
          <w:rFonts w:ascii="Times New Roman" w:hAnsi="Times New Roman" w:cs="Times New Roman"/>
          <w:sz w:val="24"/>
          <w:szCs w:val="24"/>
        </w:rPr>
        <w:t>and/or its subcontractor and sub-awardees will take the appropriate remedial and referral actions</w:t>
      </w:r>
      <w:r>
        <w:rPr>
          <w:rFonts w:ascii="Times New Roman" w:hAnsi="Times New Roman" w:cs="Times New Roman"/>
          <w:sz w:val="24"/>
          <w:szCs w:val="24"/>
        </w:rPr>
        <w:t>.</w:t>
      </w:r>
    </w:p>
    <w:p w:rsidRPr="00CD4061" w:rsidR="00CD4061" w:rsidP="00CD4061" w:rsidRDefault="00CD4061" w14:paraId="67822DE6" w14:textId="53F77B04">
      <w:pPr>
        <w:jc w:val="both"/>
        <w:rPr>
          <w:rFonts w:ascii="Times New Roman" w:hAnsi="Times New Roman" w:cs="Times New Roman"/>
          <w:sz w:val="24"/>
          <w:szCs w:val="24"/>
        </w:rPr>
      </w:pPr>
      <w:r w:rsidRPr="3B8D09AC">
        <w:rPr>
          <w:rFonts w:ascii="Times New Roman" w:hAnsi="Times New Roman" w:cs="Times New Roman"/>
          <w:sz w:val="24"/>
          <w:szCs w:val="24"/>
        </w:rPr>
        <w:t>The annual certification must be sent to home office</w:t>
      </w:r>
      <w:r w:rsidRPr="3B8D09AC" w:rsidR="002645A4">
        <w:rPr>
          <w:rFonts w:ascii="Times New Roman" w:hAnsi="Times New Roman" w:cs="Times New Roman"/>
          <w:sz w:val="24"/>
          <w:szCs w:val="24"/>
        </w:rPr>
        <w:t xml:space="preserve"> and a copy sent to the Compliance Department at </w:t>
      </w:r>
      <w:hyperlink r:id="rId18">
        <w:r w:rsidRPr="3B8D09AC" w:rsidR="002645A4">
          <w:rPr>
            <w:rStyle w:val="Hyperlink"/>
            <w:rFonts w:ascii="Times New Roman" w:hAnsi="Times New Roman" w:cs="Times New Roman"/>
            <w:sz w:val="24"/>
            <w:szCs w:val="24"/>
          </w:rPr>
          <w:t>compliance@</w:t>
        </w:r>
        <w:r w:rsidR="003F2965">
          <w:rPr>
            <w:rStyle w:val="Hyperlink"/>
            <w:rFonts w:ascii="Times New Roman" w:hAnsi="Times New Roman" w:cs="Times New Roman"/>
            <w:sz w:val="24"/>
            <w:szCs w:val="24"/>
          </w:rPr>
          <w:t>Partners</w:t>
        </w:r>
        <w:r w:rsidRPr="3B8D09AC" w:rsidR="002645A4">
          <w:rPr>
            <w:rStyle w:val="Hyperlink"/>
            <w:rFonts w:ascii="Times New Roman" w:hAnsi="Times New Roman" w:cs="Times New Roman"/>
            <w:sz w:val="24"/>
            <w:szCs w:val="24"/>
          </w:rPr>
          <w:t>.net</w:t>
        </w:r>
      </w:hyperlink>
      <w:r w:rsidRPr="3B8D09AC">
        <w:rPr>
          <w:rFonts w:ascii="Times New Roman" w:hAnsi="Times New Roman" w:cs="Times New Roman"/>
          <w:sz w:val="24"/>
          <w:szCs w:val="24"/>
        </w:rPr>
        <w:t>.</w:t>
      </w:r>
      <w:r w:rsidRPr="3B8D09AC" w:rsidR="00412842">
        <w:rPr>
          <w:rFonts w:ascii="Times New Roman" w:hAnsi="Times New Roman" w:cs="Times New Roman"/>
          <w:sz w:val="24"/>
          <w:szCs w:val="24"/>
        </w:rPr>
        <w:t xml:space="preserve"> Annual certifications must be submitted within three months of a new award, and annually thereafter by </w:t>
      </w:r>
      <w:commentRangeStart w:id="21"/>
      <w:commentRangeStart w:id="22"/>
      <w:r w:rsidRPr="3B8D09AC" w:rsidR="00412842">
        <w:rPr>
          <w:rFonts w:ascii="Times New Roman" w:hAnsi="Times New Roman" w:cs="Times New Roman"/>
          <w:sz w:val="24"/>
          <w:szCs w:val="24"/>
        </w:rPr>
        <w:t>January 31</w:t>
      </w:r>
      <w:r w:rsidRPr="3B8D09AC" w:rsidR="00412842">
        <w:rPr>
          <w:rFonts w:ascii="Times New Roman" w:hAnsi="Times New Roman" w:cs="Times New Roman"/>
          <w:sz w:val="24"/>
          <w:szCs w:val="24"/>
          <w:vertAlign w:val="superscript"/>
        </w:rPr>
        <w:t>st</w:t>
      </w:r>
      <w:r w:rsidRPr="3B8D09AC" w:rsidR="00412842">
        <w:rPr>
          <w:rFonts w:ascii="Times New Roman" w:hAnsi="Times New Roman" w:cs="Times New Roman"/>
          <w:sz w:val="24"/>
          <w:szCs w:val="24"/>
        </w:rPr>
        <w:t>.</w:t>
      </w:r>
      <w:commentRangeEnd w:id="21"/>
      <w:r>
        <w:rPr>
          <w:rStyle w:val="CommentReference"/>
        </w:rPr>
        <w:commentReference w:id="21"/>
      </w:r>
      <w:commentRangeEnd w:id="22"/>
      <w:r>
        <w:rPr>
          <w:rStyle w:val="CommentReference"/>
        </w:rPr>
        <w:commentReference w:id="22"/>
      </w:r>
    </w:p>
    <w:p w:rsidRPr="000C6651" w:rsidR="003B0AC4" w:rsidP="003B0AC4" w:rsidRDefault="00FB7750" w14:paraId="7D8B1B33" w14:textId="5F715C4E">
      <w:pPr>
        <w:pStyle w:val="Heading2"/>
      </w:pPr>
      <w:bookmarkStart w:name="_Toc128482902" w:id="23"/>
      <w:r>
        <w:t>5</w:t>
      </w:r>
      <w:r w:rsidR="003B0AC4">
        <w:t>.</w:t>
      </w:r>
      <w:r w:rsidR="005C0948">
        <w:t xml:space="preserve">2 </w:t>
      </w:r>
      <w:r w:rsidR="003B0AC4">
        <w:t>Awareness</w:t>
      </w:r>
      <w:bookmarkEnd w:id="23"/>
    </w:p>
    <w:p w:rsidR="00B16555" w:rsidP="009C55F9" w:rsidRDefault="00E86533" w14:paraId="5E019AF3" w14:textId="6C0DE15D">
      <w:pPr>
        <w:jc w:val="both"/>
        <w:rPr>
          <w:rFonts w:ascii="Times New Roman" w:hAnsi="Times New Roman" w:cs="Times New Roman"/>
          <w:sz w:val="24"/>
          <w:szCs w:val="24"/>
        </w:rPr>
      </w:pPr>
      <w:r>
        <w:rPr>
          <w:rFonts w:ascii="Times New Roman" w:hAnsi="Times New Roman" w:cs="Times New Roman"/>
          <w:sz w:val="24"/>
          <w:szCs w:val="24"/>
        </w:rPr>
        <w:t xml:space="preserve">To </w:t>
      </w:r>
      <w:r w:rsidR="00E3582F">
        <w:rPr>
          <w:rFonts w:ascii="Times New Roman" w:hAnsi="Times New Roman" w:cs="Times New Roman"/>
          <w:sz w:val="24"/>
          <w:szCs w:val="24"/>
        </w:rPr>
        <w:t xml:space="preserve">reduce the risk of </w:t>
      </w:r>
      <w:r w:rsidR="00546871">
        <w:rPr>
          <w:rFonts w:ascii="Times New Roman" w:hAnsi="Times New Roman" w:cs="Times New Roman"/>
          <w:sz w:val="24"/>
          <w:szCs w:val="24"/>
        </w:rPr>
        <w:t>TIP</w:t>
      </w:r>
      <w:r w:rsidR="00173493">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00480D8D">
        <w:rPr>
          <w:rFonts w:ascii="Times New Roman" w:hAnsi="Times New Roman" w:cs="Times New Roman"/>
          <w:sz w:val="24"/>
          <w:szCs w:val="24"/>
        </w:rPr>
        <w:t>has established the follow</w:t>
      </w:r>
      <w:r w:rsidR="00674603">
        <w:rPr>
          <w:rFonts w:ascii="Times New Roman" w:hAnsi="Times New Roman" w:cs="Times New Roman"/>
          <w:sz w:val="24"/>
          <w:szCs w:val="24"/>
        </w:rPr>
        <w:t>ing</w:t>
      </w:r>
      <w:r w:rsidR="00480D8D">
        <w:rPr>
          <w:rFonts w:ascii="Times New Roman" w:hAnsi="Times New Roman" w:cs="Times New Roman"/>
          <w:sz w:val="24"/>
          <w:szCs w:val="24"/>
        </w:rPr>
        <w:t xml:space="preserve"> practices, which apply to all </w:t>
      </w:r>
      <w:r w:rsidR="003F2965">
        <w:rPr>
          <w:rFonts w:ascii="Times New Roman" w:hAnsi="Times New Roman" w:cs="Times New Roman"/>
          <w:sz w:val="24"/>
          <w:szCs w:val="24"/>
        </w:rPr>
        <w:t xml:space="preserve">Partners </w:t>
      </w:r>
      <w:r w:rsidR="002C75DA">
        <w:rPr>
          <w:rFonts w:ascii="Times New Roman" w:hAnsi="Times New Roman" w:cs="Times New Roman"/>
          <w:sz w:val="24"/>
          <w:szCs w:val="24"/>
        </w:rPr>
        <w:t>Affiliates</w:t>
      </w:r>
      <w:r w:rsidR="00376BBB">
        <w:rPr>
          <w:rFonts w:ascii="Times New Roman" w:hAnsi="Times New Roman" w:cs="Times New Roman"/>
          <w:sz w:val="24"/>
          <w:szCs w:val="24"/>
        </w:rPr>
        <w:t>.</w:t>
      </w:r>
    </w:p>
    <w:p w:rsidRPr="00DF668A" w:rsidR="00915B67" w:rsidP="00BE6CF7" w:rsidRDefault="00915B67" w14:paraId="1440E8D4" w14:textId="0C901694">
      <w:pPr>
        <w:jc w:val="both"/>
        <w:rPr>
          <w:rFonts w:ascii="Times New Roman" w:hAnsi="Times New Roman" w:cs="Times New Roman"/>
          <w:b/>
          <w:bCs/>
          <w:sz w:val="24"/>
          <w:szCs w:val="24"/>
          <w:u w:val="single"/>
        </w:rPr>
      </w:pPr>
      <w:r w:rsidRPr="00DF668A">
        <w:rPr>
          <w:rFonts w:ascii="Times New Roman" w:hAnsi="Times New Roman" w:cs="Times New Roman"/>
          <w:b/>
          <w:bCs/>
          <w:sz w:val="24"/>
          <w:szCs w:val="24"/>
          <w:u w:val="single"/>
        </w:rPr>
        <w:t>For Individuals:</w:t>
      </w:r>
    </w:p>
    <w:p w:rsidR="00EF38A4" w:rsidP="0006087D" w:rsidRDefault="00EF38A4" w14:paraId="6C1711A2" w14:textId="4595DBE8">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Fully read and review the </w:t>
      </w:r>
      <w:r w:rsidR="00A30379">
        <w:rPr>
          <w:rFonts w:ascii="Times New Roman" w:hAnsi="Times New Roman" w:cs="Times New Roman"/>
          <w:sz w:val="24"/>
          <w:szCs w:val="24"/>
        </w:rPr>
        <w:t>TIP</w:t>
      </w:r>
      <w:r w:rsidR="0062163A">
        <w:rPr>
          <w:rFonts w:ascii="Times New Roman" w:hAnsi="Times New Roman" w:cs="Times New Roman"/>
          <w:sz w:val="24"/>
          <w:szCs w:val="24"/>
        </w:rPr>
        <w:t xml:space="preserve"> </w:t>
      </w:r>
      <w:r>
        <w:rPr>
          <w:rFonts w:ascii="Times New Roman" w:hAnsi="Times New Roman" w:cs="Times New Roman"/>
          <w:sz w:val="24"/>
          <w:szCs w:val="24"/>
        </w:rPr>
        <w:t>Policy;</w:t>
      </w:r>
      <w:r w:rsidR="00F70CC8">
        <w:rPr>
          <w:rFonts w:ascii="Times New Roman" w:hAnsi="Times New Roman" w:cs="Times New Roman"/>
          <w:sz w:val="24"/>
          <w:szCs w:val="24"/>
        </w:rPr>
        <w:t xml:space="preserve"> and</w:t>
      </w:r>
    </w:p>
    <w:p w:rsidRPr="785840DB" w:rsidR="00F70CC8" w:rsidP="00F70CC8" w:rsidRDefault="00BE6CF7" w14:paraId="086934FF" w14:textId="1AF01B36">
      <w:pPr>
        <w:pStyle w:val="ListParagraph"/>
        <w:numPr>
          <w:ilvl w:val="0"/>
          <w:numId w:val="7"/>
        </w:numPr>
        <w:jc w:val="both"/>
        <w:rPr>
          <w:rFonts w:ascii="Times New Roman" w:hAnsi="Times New Roman" w:cs="Times New Roman"/>
          <w:sz w:val="24"/>
          <w:szCs w:val="24"/>
        </w:rPr>
      </w:pPr>
      <w:r w:rsidRPr="00BE6CF7">
        <w:rPr>
          <w:rFonts w:ascii="Times New Roman" w:hAnsi="Times New Roman" w:cs="Times New Roman"/>
          <w:sz w:val="24"/>
          <w:szCs w:val="24"/>
        </w:rPr>
        <w:t xml:space="preserve">Sign </w:t>
      </w:r>
      <w:r w:rsidR="003F2965">
        <w:rPr>
          <w:rFonts w:ascii="Times New Roman" w:hAnsi="Times New Roman" w:cs="Times New Roman"/>
          <w:sz w:val="24"/>
          <w:szCs w:val="24"/>
        </w:rPr>
        <w:t xml:space="preserve">Partners </w:t>
      </w:r>
      <w:r w:rsidR="00142961">
        <w:rPr>
          <w:rFonts w:ascii="Times New Roman" w:hAnsi="Times New Roman" w:cs="Times New Roman"/>
          <w:sz w:val="24"/>
          <w:szCs w:val="24"/>
        </w:rPr>
        <w:t>’s</w:t>
      </w:r>
      <w:r w:rsidRPr="00BE6CF7">
        <w:rPr>
          <w:rFonts w:ascii="Times New Roman" w:hAnsi="Times New Roman" w:cs="Times New Roman"/>
          <w:sz w:val="24"/>
          <w:szCs w:val="24"/>
        </w:rPr>
        <w:t xml:space="preserve"> Code of Conduct</w:t>
      </w:r>
      <w:r w:rsidR="003315A4">
        <w:rPr>
          <w:rFonts w:ascii="Times New Roman" w:hAnsi="Times New Roman" w:cs="Times New Roman"/>
          <w:sz w:val="24"/>
          <w:szCs w:val="24"/>
        </w:rPr>
        <w:t xml:space="preserve"> which includes TIP language</w:t>
      </w:r>
    </w:p>
    <w:p w:rsidRPr="00DF668A" w:rsidR="00915B67" w:rsidP="00915B67" w:rsidRDefault="00915B67" w14:paraId="5F73C6A6" w14:textId="33A2130F">
      <w:pPr>
        <w:jc w:val="both"/>
        <w:rPr>
          <w:rFonts w:ascii="Times New Roman" w:hAnsi="Times New Roman" w:cs="Times New Roman"/>
          <w:b/>
          <w:bCs/>
          <w:sz w:val="24"/>
          <w:szCs w:val="24"/>
          <w:u w:val="single"/>
        </w:rPr>
      </w:pPr>
      <w:r w:rsidRPr="00DF668A">
        <w:rPr>
          <w:rFonts w:ascii="Times New Roman" w:hAnsi="Times New Roman" w:cs="Times New Roman"/>
          <w:b/>
          <w:bCs/>
          <w:sz w:val="24"/>
          <w:szCs w:val="24"/>
          <w:u w:val="single"/>
        </w:rPr>
        <w:t xml:space="preserve">For </w:t>
      </w:r>
      <w:r w:rsidRPr="00DF668A" w:rsidR="00994E1C">
        <w:rPr>
          <w:rFonts w:ascii="Times New Roman" w:hAnsi="Times New Roman" w:cs="Times New Roman"/>
          <w:b/>
          <w:bCs/>
          <w:sz w:val="24"/>
          <w:szCs w:val="24"/>
          <w:u w:val="single"/>
        </w:rPr>
        <w:t>Partner Organizations</w:t>
      </w:r>
      <w:r w:rsidRPr="00DF668A">
        <w:rPr>
          <w:rFonts w:ascii="Times New Roman" w:hAnsi="Times New Roman" w:cs="Times New Roman"/>
          <w:b/>
          <w:bCs/>
          <w:sz w:val="24"/>
          <w:szCs w:val="24"/>
          <w:u w:val="single"/>
        </w:rPr>
        <w:t>:</w:t>
      </w:r>
    </w:p>
    <w:p w:rsidR="00915B67" w:rsidP="00915B67" w:rsidRDefault="00F70CC8" w14:paraId="455C092A" w14:textId="61EA11EC">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S</w:t>
      </w:r>
      <w:r w:rsidRPr="00915B67" w:rsidR="00915B67">
        <w:rPr>
          <w:rFonts w:ascii="Times New Roman" w:hAnsi="Times New Roman" w:cs="Times New Roman"/>
          <w:sz w:val="24"/>
          <w:szCs w:val="24"/>
        </w:rPr>
        <w:t xml:space="preserve">ign </w:t>
      </w:r>
      <w:r>
        <w:rPr>
          <w:rFonts w:ascii="Times New Roman" w:hAnsi="Times New Roman" w:cs="Times New Roman"/>
          <w:sz w:val="24"/>
          <w:szCs w:val="24"/>
        </w:rPr>
        <w:t>TIP Certification</w:t>
      </w:r>
      <w:r w:rsidRPr="00915B67" w:rsidR="00915B67">
        <w:rPr>
          <w:rFonts w:ascii="Times New Roman" w:hAnsi="Times New Roman" w:cs="Times New Roman"/>
          <w:sz w:val="24"/>
          <w:szCs w:val="24"/>
        </w:rPr>
        <w:t xml:space="preserve">; </w:t>
      </w:r>
    </w:p>
    <w:p w:rsidR="00335DC4" w:rsidP="00915B67" w:rsidRDefault="00F70CC8" w14:paraId="5BC75CDA" w14:textId="1ADF4B9B">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Have in place and f</w:t>
      </w:r>
      <w:r w:rsidR="00335DC4">
        <w:rPr>
          <w:rFonts w:ascii="Times New Roman" w:hAnsi="Times New Roman" w:cs="Times New Roman"/>
          <w:sz w:val="24"/>
          <w:szCs w:val="24"/>
        </w:rPr>
        <w:t xml:space="preserve">ollow organizational policy and procedure on </w:t>
      </w:r>
      <w:r>
        <w:rPr>
          <w:rFonts w:ascii="Times New Roman" w:hAnsi="Times New Roman" w:cs="Times New Roman"/>
          <w:sz w:val="24"/>
          <w:szCs w:val="24"/>
        </w:rPr>
        <w:t>TIP</w:t>
      </w:r>
      <w:r w:rsidR="00F47AAB">
        <w:rPr>
          <w:rFonts w:ascii="Times New Roman" w:hAnsi="Times New Roman" w:cs="Times New Roman"/>
          <w:sz w:val="24"/>
          <w:szCs w:val="24"/>
        </w:rPr>
        <w:t>; and</w:t>
      </w:r>
    </w:p>
    <w:p w:rsidRPr="00915B67" w:rsidR="00F47AAB" w:rsidP="00915B67" w:rsidRDefault="00F47AAB" w14:paraId="364A7EDB" w14:textId="1E208785">
      <w:pPr>
        <w:pStyle w:val="ListParagraph"/>
        <w:numPr>
          <w:ilvl w:val="0"/>
          <w:numId w:val="27"/>
        </w:numPr>
        <w:jc w:val="both"/>
        <w:rPr>
          <w:rFonts w:ascii="Times New Roman" w:hAnsi="Times New Roman" w:cs="Times New Roman"/>
          <w:sz w:val="24"/>
          <w:szCs w:val="24"/>
        </w:rPr>
      </w:pPr>
      <w:r w:rsidRPr="3B8D09AC">
        <w:rPr>
          <w:rFonts w:ascii="Times New Roman" w:hAnsi="Times New Roman" w:cs="Times New Roman"/>
          <w:sz w:val="24"/>
          <w:szCs w:val="24"/>
        </w:rPr>
        <w:t xml:space="preserve">For Partner Organizations with agreements over </w:t>
      </w:r>
      <w:commentRangeStart w:id="24"/>
      <w:commentRangeStart w:id="25"/>
      <w:r w:rsidRPr="3B8D09AC">
        <w:rPr>
          <w:rFonts w:ascii="Times New Roman" w:hAnsi="Times New Roman" w:cs="Times New Roman"/>
          <w:sz w:val="24"/>
          <w:szCs w:val="24"/>
        </w:rPr>
        <w:t>$5</w:t>
      </w:r>
      <w:r w:rsidRPr="3B8D09AC" w:rsidR="00F109BD">
        <w:rPr>
          <w:rFonts w:ascii="Times New Roman" w:hAnsi="Times New Roman" w:cs="Times New Roman"/>
          <w:sz w:val="24"/>
          <w:szCs w:val="24"/>
        </w:rPr>
        <w:t>5</w:t>
      </w:r>
      <w:r w:rsidRPr="3B8D09AC">
        <w:rPr>
          <w:rFonts w:ascii="Times New Roman" w:hAnsi="Times New Roman" w:cs="Times New Roman"/>
          <w:sz w:val="24"/>
          <w:szCs w:val="24"/>
        </w:rPr>
        <w:t>0,000 USD,</w:t>
      </w:r>
      <w:commentRangeEnd w:id="24"/>
      <w:r>
        <w:rPr>
          <w:rStyle w:val="CommentReference"/>
        </w:rPr>
        <w:commentReference w:id="24"/>
      </w:r>
      <w:commentRangeEnd w:id="25"/>
      <w:r>
        <w:rPr>
          <w:rStyle w:val="CommentReference"/>
        </w:rPr>
        <w:commentReference w:id="25"/>
      </w:r>
      <w:r w:rsidRPr="3B8D09AC">
        <w:rPr>
          <w:rFonts w:ascii="Times New Roman" w:hAnsi="Times New Roman" w:cs="Times New Roman"/>
          <w:sz w:val="24"/>
          <w:szCs w:val="24"/>
        </w:rPr>
        <w:t xml:space="preserve"> a copy of their Compliance Plan must be collected annually</w:t>
      </w:r>
      <w:r w:rsidRPr="3B8D09AC" w:rsidR="00577BE4">
        <w:rPr>
          <w:rFonts w:ascii="Times New Roman" w:hAnsi="Times New Roman" w:cs="Times New Roman"/>
          <w:sz w:val="24"/>
          <w:szCs w:val="24"/>
        </w:rPr>
        <w:t>.</w:t>
      </w:r>
    </w:p>
    <w:p w:rsidR="00F47AAB" w:rsidP="001A568A" w:rsidRDefault="00F47AAB" w14:paraId="3BA61C18" w14:textId="367B49C2">
      <w:pPr>
        <w:jc w:val="both"/>
        <w:rPr>
          <w:rFonts w:ascii="Times New Roman" w:hAnsi="Times New Roman" w:cs="Times New Roman"/>
          <w:sz w:val="24"/>
          <w:szCs w:val="24"/>
        </w:rPr>
      </w:pPr>
      <w:r>
        <w:rPr>
          <w:rFonts w:ascii="Times New Roman" w:hAnsi="Times New Roman" w:cs="Times New Roman"/>
          <w:sz w:val="24"/>
          <w:szCs w:val="24"/>
        </w:rPr>
        <w:t>D</w:t>
      </w:r>
      <w:r w:rsidRPr="00F47AAB">
        <w:rPr>
          <w:rFonts w:ascii="Times New Roman" w:hAnsi="Times New Roman" w:cs="Times New Roman"/>
          <w:sz w:val="24"/>
          <w:szCs w:val="24"/>
        </w:rPr>
        <w:t>uring site visits or visits to vendors, project staff should be cognizant of human trafficking warning signs, and report potential violations as per the "Reporting" section of the Compliance Plan</w:t>
      </w:r>
      <w:r w:rsidR="00EA490F">
        <w:rPr>
          <w:rFonts w:ascii="Times New Roman" w:hAnsi="Times New Roman" w:cs="Times New Roman"/>
          <w:sz w:val="24"/>
          <w:szCs w:val="24"/>
        </w:rPr>
        <w:t xml:space="preserve"> for that Partner Organization.</w:t>
      </w:r>
    </w:p>
    <w:p w:rsidRPr="001A568A" w:rsidR="0033487F" w:rsidP="001A568A" w:rsidRDefault="003F2965" w14:paraId="578527B2" w14:textId="16E163F0">
      <w:pPr>
        <w:jc w:val="both"/>
      </w:pPr>
      <w:r>
        <w:rPr>
          <w:rFonts w:ascii="Times New Roman" w:hAnsi="Times New Roman" w:cs="Times New Roman"/>
          <w:sz w:val="24"/>
          <w:szCs w:val="24"/>
        </w:rPr>
        <w:t xml:space="preserve">Partners </w:t>
      </w:r>
      <w:r w:rsidR="00C8736F">
        <w:rPr>
          <w:rFonts w:ascii="Times New Roman" w:hAnsi="Times New Roman" w:cs="Times New Roman"/>
          <w:sz w:val="24"/>
          <w:szCs w:val="24"/>
        </w:rPr>
        <w:t>’s</w:t>
      </w:r>
      <w:r w:rsidRPr="007E4DAA" w:rsidR="002B3911">
        <w:rPr>
          <w:rFonts w:ascii="Times New Roman" w:hAnsi="Times New Roman" w:cs="Times New Roman"/>
          <w:sz w:val="24"/>
          <w:szCs w:val="24"/>
        </w:rPr>
        <w:t xml:space="preserve"> </w:t>
      </w:r>
      <w:r w:rsidR="00F47AAB">
        <w:rPr>
          <w:rFonts w:ascii="Times New Roman" w:hAnsi="Times New Roman" w:cs="Times New Roman"/>
          <w:sz w:val="24"/>
          <w:szCs w:val="24"/>
        </w:rPr>
        <w:t xml:space="preserve">home office </w:t>
      </w:r>
      <w:r w:rsidRPr="007E4DAA" w:rsidR="002B3911">
        <w:rPr>
          <w:rFonts w:ascii="Times New Roman" w:hAnsi="Times New Roman" w:cs="Times New Roman"/>
          <w:sz w:val="24"/>
          <w:szCs w:val="24"/>
        </w:rPr>
        <w:t xml:space="preserve">Program </w:t>
      </w:r>
      <w:r w:rsidR="00F47AAB">
        <w:rPr>
          <w:rFonts w:ascii="Times New Roman" w:hAnsi="Times New Roman" w:cs="Times New Roman"/>
          <w:sz w:val="24"/>
          <w:szCs w:val="24"/>
        </w:rPr>
        <w:t>Managers</w:t>
      </w:r>
      <w:r w:rsidRPr="007E4DAA" w:rsidR="002B3911">
        <w:rPr>
          <w:rFonts w:ascii="Times New Roman" w:hAnsi="Times New Roman" w:cs="Times New Roman"/>
          <w:sz w:val="24"/>
          <w:szCs w:val="24"/>
        </w:rPr>
        <w:t xml:space="preserve"> are responsible for verifying that </w:t>
      </w:r>
      <w:r>
        <w:rPr>
          <w:rFonts w:ascii="Times New Roman" w:hAnsi="Times New Roman" w:cs="Times New Roman"/>
          <w:sz w:val="24"/>
          <w:szCs w:val="24"/>
        </w:rPr>
        <w:t xml:space="preserve">Partners </w:t>
      </w:r>
      <w:r w:rsidRPr="007E4DAA" w:rsidR="00E24050">
        <w:rPr>
          <w:rFonts w:ascii="Times New Roman" w:hAnsi="Times New Roman" w:cs="Times New Roman"/>
          <w:sz w:val="24"/>
          <w:szCs w:val="24"/>
        </w:rPr>
        <w:t xml:space="preserve">Affiliates under their program(s) complete the above requirements. </w:t>
      </w:r>
      <w:r>
        <w:rPr>
          <w:rFonts w:ascii="Times New Roman" w:hAnsi="Times New Roman" w:cs="Times New Roman"/>
          <w:sz w:val="24"/>
          <w:szCs w:val="24"/>
        </w:rPr>
        <w:t xml:space="preserve">Partners </w:t>
      </w:r>
      <w:r w:rsidR="00C8736F">
        <w:rPr>
          <w:rFonts w:ascii="Times New Roman" w:hAnsi="Times New Roman" w:cs="Times New Roman"/>
          <w:sz w:val="24"/>
          <w:szCs w:val="24"/>
        </w:rPr>
        <w:t>’s</w:t>
      </w:r>
      <w:r w:rsidR="00660F45">
        <w:rPr>
          <w:rFonts w:ascii="Times New Roman" w:hAnsi="Times New Roman" w:cs="Times New Roman"/>
          <w:sz w:val="24"/>
          <w:szCs w:val="24"/>
        </w:rPr>
        <w:t xml:space="preserve"> HR </w:t>
      </w:r>
      <w:r w:rsidR="00FC6038">
        <w:rPr>
          <w:rFonts w:ascii="Times New Roman" w:hAnsi="Times New Roman" w:cs="Times New Roman"/>
          <w:sz w:val="24"/>
          <w:szCs w:val="24"/>
        </w:rPr>
        <w:t>D</w:t>
      </w:r>
      <w:r w:rsidR="00660F45">
        <w:rPr>
          <w:rFonts w:ascii="Times New Roman" w:hAnsi="Times New Roman" w:cs="Times New Roman"/>
          <w:sz w:val="24"/>
          <w:szCs w:val="24"/>
        </w:rPr>
        <w:t xml:space="preserve">epartment is responsible for verifying that </w:t>
      </w:r>
      <w:r>
        <w:rPr>
          <w:rFonts w:ascii="Times New Roman" w:hAnsi="Times New Roman" w:cs="Times New Roman"/>
          <w:sz w:val="24"/>
          <w:szCs w:val="24"/>
        </w:rPr>
        <w:t xml:space="preserve">Partners </w:t>
      </w:r>
      <w:r w:rsidR="00660F45">
        <w:rPr>
          <w:rFonts w:ascii="Times New Roman" w:hAnsi="Times New Roman" w:cs="Times New Roman"/>
          <w:sz w:val="24"/>
          <w:szCs w:val="24"/>
        </w:rPr>
        <w:t>HQ staff, interns and consultants complete the above requirements as part of the new hire onboarding process.</w:t>
      </w:r>
    </w:p>
    <w:p w:rsidRPr="00272224" w:rsidR="00272224" w:rsidP="0033487F" w:rsidRDefault="00FB7750" w14:paraId="1636B2E5" w14:textId="5BF9B2EF">
      <w:pPr>
        <w:pStyle w:val="Heading2"/>
      </w:pPr>
      <w:bookmarkStart w:name="_Toc128482903" w:id="26"/>
      <w:r>
        <w:t>5</w:t>
      </w:r>
      <w:r w:rsidR="00555FF8">
        <w:t>.</w:t>
      </w:r>
      <w:r w:rsidR="005C0948">
        <w:t>3</w:t>
      </w:r>
      <w:r w:rsidR="00555FF8">
        <w:t xml:space="preserve"> </w:t>
      </w:r>
      <w:r w:rsidR="006F7159">
        <w:t>Education and Training</w:t>
      </w:r>
      <w:bookmarkEnd w:id="26"/>
      <w:r w:rsidR="006F7159">
        <w:t xml:space="preserve"> </w:t>
      </w:r>
    </w:p>
    <w:p w:rsidRPr="00C46FAA" w:rsidR="00962A33" w:rsidP="00C46FAA" w:rsidRDefault="003F2965" w14:paraId="1C1CB78B" w14:textId="1AAF20A4">
      <w:pPr>
        <w:jc w:val="both"/>
      </w:pPr>
      <w:r>
        <w:rPr>
          <w:rFonts w:ascii="Times New Roman" w:hAnsi="Times New Roman" w:cs="Times New Roman"/>
          <w:sz w:val="24"/>
          <w:szCs w:val="24"/>
        </w:rPr>
        <w:t xml:space="preserve">Partners </w:t>
      </w:r>
      <w:r w:rsidR="00962A33">
        <w:rPr>
          <w:rFonts w:ascii="Times New Roman" w:hAnsi="Times New Roman" w:cs="Times New Roman"/>
          <w:sz w:val="24"/>
          <w:szCs w:val="24"/>
        </w:rPr>
        <w:t>understands the importance of pro</w:t>
      </w:r>
      <w:r w:rsidR="000F47E0">
        <w:rPr>
          <w:rFonts w:ascii="Times New Roman" w:hAnsi="Times New Roman" w:cs="Times New Roman"/>
          <w:sz w:val="24"/>
          <w:szCs w:val="24"/>
        </w:rPr>
        <w:t xml:space="preserve">viding </w:t>
      </w:r>
      <w:r w:rsidR="009B066D">
        <w:rPr>
          <w:rFonts w:ascii="Times New Roman" w:hAnsi="Times New Roman" w:cs="Times New Roman"/>
          <w:sz w:val="24"/>
          <w:szCs w:val="24"/>
        </w:rPr>
        <w:t>adequate</w:t>
      </w:r>
      <w:r w:rsidR="000F47E0">
        <w:rPr>
          <w:rFonts w:ascii="Times New Roman" w:hAnsi="Times New Roman" w:cs="Times New Roman"/>
          <w:sz w:val="24"/>
          <w:szCs w:val="24"/>
        </w:rPr>
        <w:t xml:space="preserve"> training and awareness to staff and </w:t>
      </w:r>
      <w:r>
        <w:rPr>
          <w:rFonts w:ascii="Times New Roman" w:hAnsi="Times New Roman" w:cs="Times New Roman"/>
          <w:sz w:val="24"/>
          <w:szCs w:val="24"/>
        </w:rPr>
        <w:t xml:space="preserve">Partners </w:t>
      </w:r>
      <w:r w:rsidR="002C75DA">
        <w:rPr>
          <w:rFonts w:ascii="Times New Roman" w:hAnsi="Times New Roman" w:cs="Times New Roman"/>
          <w:sz w:val="24"/>
          <w:szCs w:val="24"/>
        </w:rPr>
        <w:t>Affiliates</w:t>
      </w:r>
      <w:r w:rsidR="000F47E0">
        <w:rPr>
          <w:rFonts w:ascii="Times New Roman" w:hAnsi="Times New Roman" w:cs="Times New Roman"/>
          <w:sz w:val="24"/>
          <w:szCs w:val="24"/>
        </w:rPr>
        <w:t xml:space="preserve"> </w:t>
      </w:r>
      <w:r w:rsidR="009B066D">
        <w:rPr>
          <w:rFonts w:ascii="Times New Roman" w:hAnsi="Times New Roman" w:cs="Times New Roman"/>
          <w:sz w:val="24"/>
          <w:szCs w:val="24"/>
        </w:rPr>
        <w:t xml:space="preserve">to ensure </w:t>
      </w:r>
      <w:r w:rsidR="00720CFC">
        <w:rPr>
          <w:rFonts w:ascii="Times New Roman" w:hAnsi="Times New Roman" w:cs="Times New Roman"/>
          <w:sz w:val="24"/>
          <w:szCs w:val="24"/>
        </w:rPr>
        <w:t>a</w:t>
      </w:r>
      <w:r w:rsidR="00660B72">
        <w:rPr>
          <w:rFonts w:ascii="Times New Roman" w:hAnsi="Times New Roman" w:cs="Times New Roman"/>
          <w:sz w:val="24"/>
          <w:szCs w:val="24"/>
        </w:rPr>
        <w:t xml:space="preserve"> clear understanding and </w:t>
      </w:r>
      <w:r w:rsidR="009B066D">
        <w:rPr>
          <w:rFonts w:ascii="Times New Roman" w:hAnsi="Times New Roman" w:cs="Times New Roman"/>
          <w:sz w:val="24"/>
          <w:szCs w:val="24"/>
        </w:rPr>
        <w:t xml:space="preserve">effective enforcement </w:t>
      </w:r>
      <w:r w:rsidR="004667B8">
        <w:rPr>
          <w:rFonts w:ascii="Times New Roman" w:hAnsi="Times New Roman" w:cs="Times New Roman"/>
          <w:sz w:val="24"/>
          <w:szCs w:val="24"/>
        </w:rPr>
        <w:t xml:space="preserve">of the policy. </w:t>
      </w:r>
      <w:r w:rsidR="00203FF1">
        <w:rPr>
          <w:rFonts w:ascii="Times New Roman" w:hAnsi="Times New Roman" w:cs="Times New Roman"/>
          <w:sz w:val="24"/>
          <w:szCs w:val="24"/>
        </w:rPr>
        <w:t xml:space="preserve">Therefore, </w:t>
      </w:r>
      <w:r>
        <w:rPr>
          <w:rFonts w:ascii="Times New Roman" w:hAnsi="Times New Roman" w:cs="Times New Roman"/>
          <w:sz w:val="24"/>
          <w:szCs w:val="24"/>
        </w:rPr>
        <w:t xml:space="preserve">Partners </w:t>
      </w:r>
      <w:r w:rsidR="00203FF1">
        <w:rPr>
          <w:rFonts w:ascii="Times New Roman" w:hAnsi="Times New Roman" w:cs="Times New Roman"/>
          <w:sz w:val="24"/>
          <w:szCs w:val="24"/>
        </w:rPr>
        <w:t>commits to:</w:t>
      </w:r>
    </w:p>
    <w:p w:rsidR="00203FF1" w:rsidP="00C46FAA" w:rsidRDefault="00203FF1" w14:paraId="3EB56A61" w14:textId="054B3FE4">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Diss</w:t>
      </w:r>
      <w:r w:rsidR="007804E4">
        <w:rPr>
          <w:rFonts w:ascii="Times New Roman" w:hAnsi="Times New Roman" w:cs="Times New Roman"/>
          <w:sz w:val="24"/>
          <w:szCs w:val="24"/>
        </w:rPr>
        <w:t xml:space="preserve">eminating and </w:t>
      </w:r>
      <w:r w:rsidDel="00966766" w:rsidR="007804E4">
        <w:rPr>
          <w:rFonts w:ascii="Times New Roman" w:hAnsi="Times New Roman" w:cs="Times New Roman"/>
          <w:sz w:val="24"/>
          <w:szCs w:val="24"/>
        </w:rPr>
        <w:t xml:space="preserve">promoting </w:t>
      </w:r>
      <w:r w:rsidR="007804E4">
        <w:rPr>
          <w:rFonts w:ascii="Times New Roman" w:hAnsi="Times New Roman" w:cs="Times New Roman"/>
          <w:sz w:val="24"/>
          <w:szCs w:val="24"/>
        </w:rPr>
        <w:t>the policy</w:t>
      </w:r>
      <w:r w:rsidDel="003E2B61" w:rsidR="007804E4">
        <w:rPr>
          <w:rFonts w:ascii="Times New Roman" w:hAnsi="Times New Roman" w:cs="Times New Roman"/>
          <w:sz w:val="24"/>
          <w:szCs w:val="24"/>
        </w:rPr>
        <w:t xml:space="preserve"> </w:t>
      </w:r>
      <w:r w:rsidR="00851602">
        <w:rPr>
          <w:rFonts w:ascii="Times New Roman" w:hAnsi="Times New Roman" w:cs="Times New Roman"/>
          <w:sz w:val="24"/>
          <w:szCs w:val="24"/>
        </w:rPr>
        <w:t>to al</w:t>
      </w:r>
      <w:r w:rsidR="00A8436E">
        <w:rPr>
          <w:rFonts w:ascii="Times New Roman" w:hAnsi="Times New Roman" w:cs="Times New Roman"/>
          <w:sz w:val="24"/>
          <w:szCs w:val="24"/>
        </w:rPr>
        <w:t xml:space="preserve">l </w:t>
      </w:r>
      <w:r w:rsidR="003F2965">
        <w:rPr>
          <w:rFonts w:ascii="Times New Roman" w:hAnsi="Times New Roman" w:cs="Times New Roman"/>
          <w:sz w:val="24"/>
          <w:szCs w:val="24"/>
        </w:rPr>
        <w:t xml:space="preserve">Partners </w:t>
      </w:r>
      <w:r w:rsidR="002C75DA">
        <w:rPr>
          <w:rFonts w:ascii="Times New Roman" w:hAnsi="Times New Roman" w:cs="Times New Roman"/>
          <w:sz w:val="24"/>
          <w:szCs w:val="24"/>
        </w:rPr>
        <w:t>Affiliates</w:t>
      </w:r>
      <w:r w:rsidR="00F63D0F">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00CE21E3">
        <w:rPr>
          <w:rFonts w:ascii="Times New Roman" w:hAnsi="Times New Roman" w:cs="Times New Roman"/>
          <w:sz w:val="24"/>
          <w:szCs w:val="24"/>
        </w:rPr>
        <w:t>will make the policy</w:t>
      </w:r>
      <w:r w:rsidR="00851602">
        <w:rPr>
          <w:rFonts w:ascii="Times New Roman" w:hAnsi="Times New Roman" w:cs="Times New Roman"/>
          <w:sz w:val="24"/>
          <w:szCs w:val="24"/>
        </w:rPr>
        <w:t xml:space="preserve"> available </w:t>
      </w:r>
      <w:r w:rsidR="00CE21E3">
        <w:rPr>
          <w:rFonts w:ascii="Times New Roman" w:hAnsi="Times New Roman" w:cs="Times New Roman"/>
          <w:sz w:val="24"/>
          <w:szCs w:val="24"/>
        </w:rPr>
        <w:t xml:space="preserve">and accessible </w:t>
      </w:r>
      <w:r w:rsidR="00F14AE6">
        <w:rPr>
          <w:rFonts w:ascii="Times New Roman" w:hAnsi="Times New Roman" w:cs="Times New Roman"/>
          <w:sz w:val="24"/>
          <w:szCs w:val="24"/>
        </w:rPr>
        <w:t>both in print and electronic formats.</w:t>
      </w:r>
    </w:p>
    <w:p w:rsidR="00AA0088" w:rsidP="00C46FAA" w:rsidRDefault="00CA0F01" w14:paraId="06D6443B" w14:textId="61CCA389">
      <w:pPr>
        <w:pStyle w:val="ListParagraph"/>
        <w:numPr>
          <w:ilvl w:val="0"/>
          <w:numId w:val="8"/>
        </w:numPr>
        <w:jc w:val="both"/>
        <w:rPr>
          <w:rFonts w:ascii="Times New Roman" w:hAnsi="Times New Roman" w:cs="Times New Roman"/>
          <w:sz w:val="24"/>
          <w:szCs w:val="24"/>
        </w:rPr>
      </w:pPr>
      <w:r w:rsidRPr="19D82217">
        <w:rPr>
          <w:rFonts w:ascii="Times New Roman" w:hAnsi="Times New Roman" w:cs="Times New Roman"/>
          <w:sz w:val="24"/>
          <w:szCs w:val="24"/>
        </w:rPr>
        <w:t>Translating</w:t>
      </w:r>
      <w:r w:rsidRPr="19D82217" w:rsidR="00D16142">
        <w:rPr>
          <w:rFonts w:ascii="Times New Roman" w:hAnsi="Times New Roman" w:cs="Times New Roman"/>
          <w:sz w:val="24"/>
          <w:szCs w:val="24"/>
        </w:rPr>
        <w:t xml:space="preserve"> and </w:t>
      </w:r>
      <w:r w:rsidRPr="19D82217" w:rsidR="00F6748E">
        <w:rPr>
          <w:rFonts w:ascii="Times New Roman" w:hAnsi="Times New Roman" w:cs="Times New Roman"/>
          <w:sz w:val="24"/>
          <w:szCs w:val="24"/>
        </w:rPr>
        <w:t>creat</w:t>
      </w:r>
      <w:r w:rsidRPr="19D82217">
        <w:rPr>
          <w:rFonts w:ascii="Times New Roman" w:hAnsi="Times New Roman" w:cs="Times New Roman"/>
          <w:sz w:val="24"/>
          <w:szCs w:val="24"/>
        </w:rPr>
        <w:t xml:space="preserve">ing </w:t>
      </w:r>
      <w:r w:rsidRPr="19D82217" w:rsidR="002D1778">
        <w:rPr>
          <w:rFonts w:ascii="Times New Roman" w:hAnsi="Times New Roman" w:cs="Times New Roman"/>
          <w:sz w:val="24"/>
          <w:szCs w:val="24"/>
        </w:rPr>
        <w:t xml:space="preserve">versions of the </w:t>
      </w:r>
      <w:r w:rsidRPr="19D82217" w:rsidR="004117F5">
        <w:rPr>
          <w:rFonts w:ascii="Times New Roman" w:hAnsi="Times New Roman" w:cs="Times New Roman"/>
          <w:sz w:val="24"/>
          <w:szCs w:val="24"/>
        </w:rPr>
        <w:t>p</w:t>
      </w:r>
      <w:r w:rsidRPr="19D82217" w:rsidR="00D16142">
        <w:rPr>
          <w:rFonts w:ascii="Times New Roman" w:hAnsi="Times New Roman" w:cs="Times New Roman"/>
          <w:sz w:val="24"/>
          <w:szCs w:val="24"/>
        </w:rPr>
        <w:t xml:space="preserve">olicy in the </w:t>
      </w:r>
      <w:r w:rsidRPr="19D82217" w:rsidR="2B0728A5">
        <w:rPr>
          <w:rFonts w:ascii="Times New Roman" w:hAnsi="Times New Roman" w:cs="Times New Roman"/>
          <w:sz w:val="24"/>
          <w:szCs w:val="24"/>
        </w:rPr>
        <w:t xml:space="preserve">primary languages (English, Spanish, Portuguese, </w:t>
      </w:r>
      <w:r w:rsidR="00186537">
        <w:rPr>
          <w:rFonts w:ascii="Times New Roman" w:hAnsi="Times New Roman" w:cs="Times New Roman"/>
          <w:sz w:val="24"/>
          <w:szCs w:val="24"/>
        </w:rPr>
        <w:t>French</w:t>
      </w:r>
      <w:r w:rsidR="00942A56">
        <w:rPr>
          <w:rFonts w:ascii="Times New Roman" w:hAnsi="Times New Roman" w:cs="Times New Roman"/>
          <w:sz w:val="24"/>
          <w:szCs w:val="24"/>
        </w:rPr>
        <w:t>,</w:t>
      </w:r>
      <w:r w:rsidR="00186537">
        <w:rPr>
          <w:rFonts w:ascii="Times New Roman" w:hAnsi="Times New Roman" w:cs="Times New Roman"/>
          <w:sz w:val="24"/>
          <w:szCs w:val="24"/>
        </w:rPr>
        <w:t xml:space="preserve"> </w:t>
      </w:r>
      <w:r w:rsidR="004D3997">
        <w:rPr>
          <w:rFonts w:ascii="Times New Roman" w:hAnsi="Times New Roman" w:cs="Times New Roman"/>
          <w:sz w:val="24"/>
          <w:szCs w:val="24"/>
        </w:rPr>
        <w:t>Burmese,</w:t>
      </w:r>
      <w:r w:rsidR="007D218B">
        <w:rPr>
          <w:rFonts w:ascii="Times New Roman" w:hAnsi="Times New Roman" w:cs="Times New Roman"/>
          <w:sz w:val="24"/>
          <w:szCs w:val="24"/>
        </w:rPr>
        <w:t xml:space="preserve"> and other language as appropriate</w:t>
      </w:r>
      <w:r w:rsidRPr="19D82217" w:rsidR="2B0728A5">
        <w:rPr>
          <w:rFonts w:ascii="Times New Roman" w:hAnsi="Times New Roman" w:cs="Times New Roman"/>
          <w:sz w:val="24"/>
          <w:szCs w:val="24"/>
        </w:rPr>
        <w:t>)</w:t>
      </w:r>
      <w:r w:rsidRPr="19D82217" w:rsidR="00992E69">
        <w:rPr>
          <w:rFonts w:ascii="Times New Roman" w:hAnsi="Times New Roman" w:cs="Times New Roman"/>
          <w:sz w:val="24"/>
          <w:szCs w:val="24"/>
        </w:rPr>
        <w:t>.</w:t>
      </w:r>
    </w:p>
    <w:p w:rsidR="00A57931" w:rsidP="00C46FAA" w:rsidRDefault="00CA0F01" w14:paraId="239AADA7" w14:textId="51FC7500">
      <w:pPr>
        <w:pStyle w:val="ListParagraph"/>
        <w:numPr>
          <w:ilvl w:val="0"/>
          <w:numId w:val="8"/>
        </w:numPr>
        <w:jc w:val="both"/>
        <w:rPr>
          <w:rFonts w:ascii="Times New Roman" w:hAnsi="Times New Roman" w:cs="Times New Roman"/>
          <w:sz w:val="24"/>
          <w:szCs w:val="24"/>
        </w:rPr>
      </w:pPr>
      <w:r w:rsidRPr="785840DB">
        <w:rPr>
          <w:rFonts w:ascii="Times New Roman" w:hAnsi="Times New Roman" w:cs="Times New Roman"/>
          <w:sz w:val="24"/>
          <w:szCs w:val="24"/>
        </w:rPr>
        <w:t>Providing</w:t>
      </w:r>
      <w:r w:rsidRPr="785840DB" w:rsidR="000A7F33">
        <w:rPr>
          <w:rFonts w:ascii="Times New Roman" w:hAnsi="Times New Roman" w:cs="Times New Roman"/>
          <w:sz w:val="24"/>
          <w:szCs w:val="24"/>
        </w:rPr>
        <w:t xml:space="preserve"> </w:t>
      </w:r>
      <w:r w:rsidRPr="785840DB" w:rsidR="004759C9">
        <w:rPr>
          <w:rFonts w:ascii="Times New Roman" w:hAnsi="Times New Roman" w:cs="Times New Roman"/>
          <w:sz w:val="24"/>
          <w:szCs w:val="24"/>
        </w:rPr>
        <w:t>regular</w:t>
      </w:r>
      <w:r w:rsidRPr="785840DB" w:rsidR="001B0536">
        <w:rPr>
          <w:rFonts w:ascii="Times New Roman" w:hAnsi="Times New Roman" w:cs="Times New Roman"/>
          <w:sz w:val="24"/>
          <w:szCs w:val="24"/>
        </w:rPr>
        <w:t xml:space="preserve"> briefings and </w:t>
      </w:r>
      <w:r w:rsidRPr="785840DB" w:rsidR="004759C9">
        <w:rPr>
          <w:rFonts w:ascii="Times New Roman" w:hAnsi="Times New Roman" w:cs="Times New Roman"/>
          <w:sz w:val="24"/>
          <w:szCs w:val="24"/>
        </w:rPr>
        <w:t xml:space="preserve">annual </w:t>
      </w:r>
      <w:r w:rsidRPr="785840DB" w:rsidR="001B0536">
        <w:rPr>
          <w:rFonts w:ascii="Times New Roman" w:hAnsi="Times New Roman" w:cs="Times New Roman"/>
          <w:sz w:val="24"/>
          <w:szCs w:val="24"/>
        </w:rPr>
        <w:t xml:space="preserve">trainings </w:t>
      </w:r>
      <w:r w:rsidRPr="785840DB" w:rsidR="004759C9">
        <w:rPr>
          <w:rFonts w:ascii="Times New Roman" w:hAnsi="Times New Roman" w:cs="Times New Roman"/>
          <w:sz w:val="24"/>
          <w:szCs w:val="24"/>
        </w:rPr>
        <w:t>on</w:t>
      </w:r>
      <w:r w:rsidRPr="785840DB" w:rsidR="001B0536">
        <w:rPr>
          <w:rFonts w:ascii="Times New Roman" w:hAnsi="Times New Roman" w:cs="Times New Roman"/>
          <w:sz w:val="24"/>
          <w:szCs w:val="24"/>
        </w:rPr>
        <w:t xml:space="preserve"> the </w:t>
      </w:r>
      <w:r w:rsidRPr="785840DB" w:rsidR="004117F5">
        <w:rPr>
          <w:rFonts w:ascii="Times New Roman" w:hAnsi="Times New Roman" w:cs="Times New Roman"/>
          <w:sz w:val="24"/>
          <w:szCs w:val="24"/>
        </w:rPr>
        <w:t>p</w:t>
      </w:r>
      <w:r w:rsidRPr="785840DB" w:rsidR="001B0536">
        <w:rPr>
          <w:rFonts w:ascii="Times New Roman" w:hAnsi="Times New Roman" w:cs="Times New Roman"/>
          <w:sz w:val="24"/>
          <w:szCs w:val="24"/>
        </w:rPr>
        <w:t>olicy</w:t>
      </w:r>
      <w:r w:rsidRPr="785840DB" w:rsidR="00A57931">
        <w:rPr>
          <w:rFonts w:ascii="Times New Roman" w:hAnsi="Times New Roman" w:cs="Times New Roman"/>
          <w:sz w:val="24"/>
          <w:szCs w:val="24"/>
        </w:rPr>
        <w:t xml:space="preserve"> and incorporat</w:t>
      </w:r>
      <w:r w:rsidRPr="785840DB" w:rsidR="609F7982">
        <w:rPr>
          <w:rFonts w:ascii="Times New Roman" w:hAnsi="Times New Roman" w:cs="Times New Roman"/>
          <w:sz w:val="24"/>
          <w:szCs w:val="24"/>
        </w:rPr>
        <w:t>ing</w:t>
      </w:r>
      <w:r w:rsidRPr="785840DB" w:rsidR="00A57931">
        <w:rPr>
          <w:rFonts w:ascii="Times New Roman" w:hAnsi="Times New Roman" w:cs="Times New Roman"/>
          <w:sz w:val="24"/>
          <w:szCs w:val="24"/>
        </w:rPr>
        <w:t xml:space="preserve"> trainings as part of its onboarding process for new hires.</w:t>
      </w:r>
      <w:r w:rsidR="002C2104">
        <w:rPr>
          <w:rFonts w:ascii="Times New Roman" w:hAnsi="Times New Roman" w:cs="Times New Roman"/>
          <w:sz w:val="24"/>
          <w:szCs w:val="24"/>
        </w:rPr>
        <w:t xml:space="preserve"> The trainings are listed below:</w:t>
      </w:r>
    </w:p>
    <w:p w:rsidR="002204BF" w:rsidP="002204BF" w:rsidRDefault="002E6CF7" w14:paraId="23D3BABD" w14:textId="78E2BB60">
      <w:pPr>
        <w:pStyle w:val="ListParagraph"/>
        <w:numPr>
          <w:ilvl w:val="1"/>
          <w:numId w:val="8"/>
        </w:numPr>
        <w:pBdr>
          <w:top w:val="nil"/>
          <w:left w:val="nil"/>
          <w:bottom w:val="nil"/>
          <w:right w:val="nil"/>
          <w:between w:val="nil"/>
        </w:pBdr>
        <w:spacing w:after="0"/>
        <w:jc w:val="both"/>
        <w:rPr>
          <w:rFonts w:ascii="Times New Roman" w:hAnsi="Times New Roman" w:cs="Times New Roman"/>
          <w:sz w:val="24"/>
          <w:szCs w:val="24"/>
        </w:rPr>
      </w:pPr>
      <w:r w:rsidRPr="002E6CF7">
        <w:rPr>
          <w:rFonts w:ascii="Times New Roman" w:hAnsi="Times New Roman" w:cs="Times New Roman"/>
          <w:sz w:val="24"/>
          <w:szCs w:val="24"/>
        </w:rPr>
        <w:t>FAI.gov</w:t>
      </w:r>
      <w:r w:rsidRPr="00FA5E4F">
        <w:rPr>
          <w:rFonts w:ascii="Times New Roman" w:hAnsi="Times New Roman" w:cs="Times New Roman"/>
          <w:sz w:val="24"/>
          <w:szCs w:val="24"/>
        </w:rPr>
        <w:t>:</w:t>
      </w:r>
      <w:hyperlink w:history="1" r:id="rId19">
        <w:r w:rsidRPr="00FA5E4F" w:rsidR="00FA5E4F">
          <w:rPr>
            <w:rStyle w:val="Hyperlink"/>
            <w:rFonts w:ascii="Times New Roman" w:hAnsi="Times New Roman" w:cs="Times New Roman"/>
            <w:sz w:val="24"/>
            <w:szCs w:val="24"/>
          </w:rPr>
          <w:t>https://www.fai.gov/sites/fai/files/FAC_022-Combating_Trafficking_in_Persons/story.html</w:t>
        </w:r>
      </w:hyperlink>
      <w:r w:rsidRPr="00FA5E4F" w:rsidR="00FA5E4F">
        <w:rPr>
          <w:rFonts w:ascii="Times New Roman" w:hAnsi="Times New Roman" w:cs="Times New Roman"/>
          <w:sz w:val="24"/>
          <w:szCs w:val="24"/>
        </w:rPr>
        <w:t xml:space="preserve"> </w:t>
      </w:r>
      <w:r w:rsidRPr="00FA5E4F" w:rsidR="002204BF">
        <w:rPr>
          <w:rFonts w:ascii="Times New Roman" w:hAnsi="Times New Roman" w:cs="Times New Roman"/>
          <w:sz w:val="24"/>
          <w:szCs w:val="24"/>
        </w:rPr>
        <w:t>or</w:t>
      </w:r>
    </w:p>
    <w:p w:rsidRPr="00431B91" w:rsidR="002204BF" w:rsidP="002204BF" w:rsidRDefault="00485641" w14:paraId="0CAFAD32" w14:textId="10AF9D57">
      <w:pPr>
        <w:pStyle w:val="ListParagraph"/>
        <w:numPr>
          <w:ilvl w:val="1"/>
          <w:numId w:val="8"/>
        </w:numPr>
        <w:pBdr>
          <w:top w:val="nil"/>
          <w:left w:val="nil"/>
          <w:bottom w:val="nil"/>
          <w:right w:val="nil"/>
          <w:between w:val="nil"/>
        </w:pBdr>
        <w:spacing w:after="0"/>
        <w:jc w:val="both"/>
        <w:rPr>
          <w:rFonts w:ascii="Times New Roman" w:hAnsi="Times New Roman" w:cs="Times New Roman"/>
          <w:sz w:val="24"/>
          <w:szCs w:val="24"/>
        </w:rPr>
      </w:pPr>
      <w:r w:rsidRPr="00485641">
        <w:rPr>
          <w:rFonts w:ascii="Times New Roman" w:hAnsi="Times New Roman" w:cs="Times New Roman"/>
          <w:sz w:val="24"/>
          <w:szCs w:val="24"/>
        </w:rPr>
        <w:t>Polaris Project:</w:t>
      </w:r>
      <w:r>
        <w:t xml:space="preserve"> </w:t>
      </w:r>
      <w:hyperlink w:history="1" w:anchor="gf_4" r:id="rId20">
        <w:r w:rsidRPr="00F23AE9">
          <w:rPr>
            <w:rStyle w:val="Hyperlink"/>
            <w:rFonts w:ascii="Times New Roman" w:hAnsi="Times New Roman" w:cs="Times New Roman"/>
            <w:sz w:val="24"/>
            <w:szCs w:val="24"/>
          </w:rPr>
          <w:t>https://polarisproject.org/human-trafficking-101/#gf_4</w:t>
        </w:r>
      </w:hyperlink>
      <w:r w:rsidR="002204BF">
        <w:rPr>
          <w:rFonts w:ascii="Times New Roman" w:hAnsi="Times New Roman" w:cs="Times New Roman"/>
          <w:sz w:val="24"/>
          <w:szCs w:val="24"/>
        </w:rPr>
        <w:t xml:space="preserve"> </w:t>
      </w:r>
    </w:p>
    <w:p w:rsidR="00295072" w:rsidP="005F6683" w:rsidRDefault="00295072" w14:paraId="5233FBED" w14:textId="27AA7380">
      <w:pPr>
        <w:pStyle w:val="ListParagraph"/>
        <w:numPr>
          <w:ilvl w:val="0"/>
          <w:numId w:val="8"/>
        </w:numPr>
        <w:jc w:val="both"/>
        <w:rPr>
          <w:rFonts w:ascii="Times New Roman" w:hAnsi="Times New Roman" w:cs="Times New Roman"/>
          <w:sz w:val="24"/>
          <w:szCs w:val="24"/>
        </w:rPr>
      </w:pPr>
      <w:r w:rsidRPr="00295072">
        <w:rPr>
          <w:rFonts w:ascii="Times New Roman" w:hAnsi="Times New Roman" w:cs="Times New Roman"/>
          <w:sz w:val="24"/>
          <w:szCs w:val="24"/>
        </w:rPr>
        <w:t xml:space="preserve">All </w:t>
      </w:r>
      <w:r w:rsidR="003F2965">
        <w:rPr>
          <w:rFonts w:ascii="Times New Roman" w:hAnsi="Times New Roman" w:cs="Times New Roman"/>
          <w:sz w:val="24"/>
          <w:szCs w:val="24"/>
        </w:rPr>
        <w:t xml:space="preserve">Partners </w:t>
      </w:r>
      <w:r w:rsidRPr="00295072">
        <w:rPr>
          <w:rFonts w:ascii="Times New Roman" w:hAnsi="Times New Roman" w:cs="Times New Roman"/>
          <w:sz w:val="24"/>
          <w:szCs w:val="24"/>
        </w:rPr>
        <w:t>agreements with Partner Organizations will include a clause that requires the Partner Organization to</w:t>
      </w:r>
      <w:r>
        <w:rPr>
          <w:rFonts w:ascii="Times New Roman" w:hAnsi="Times New Roman" w:cs="Times New Roman"/>
          <w:sz w:val="24"/>
          <w:szCs w:val="24"/>
        </w:rPr>
        <w:t xml:space="preserve"> </w:t>
      </w:r>
      <w:r w:rsidRPr="00295072">
        <w:rPr>
          <w:rFonts w:ascii="Times New Roman" w:hAnsi="Times New Roman" w:cs="Times New Roman"/>
          <w:sz w:val="24"/>
          <w:szCs w:val="24"/>
        </w:rPr>
        <w:t>adhere to the substance of this policy and to communicate this policy to their staff.</w:t>
      </w:r>
    </w:p>
    <w:p w:rsidRPr="00A75EC4" w:rsidR="00A662AD" w:rsidP="005F6683" w:rsidRDefault="00614992" w14:paraId="25F10472" w14:textId="5B3020E1">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Members of</w:t>
      </w:r>
      <w:r w:rsidRPr="00A75EC4" w:rsidR="00A662AD">
        <w:rPr>
          <w:rFonts w:ascii="Times New Roman" w:hAnsi="Times New Roman" w:cs="Times New Roman"/>
          <w:sz w:val="24"/>
          <w:szCs w:val="24"/>
        </w:rPr>
        <w:t xml:space="preserve"> Senior Leadership are required to report all suspected</w:t>
      </w:r>
      <w:r w:rsidRPr="00A75EC4" w:rsidR="00A75EC4">
        <w:rPr>
          <w:rFonts w:ascii="Times New Roman" w:hAnsi="Times New Roman" w:cs="Times New Roman"/>
          <w:sz w:val="24"/>
          <w:szCs w:val="24"/>
        </w:rPr>
        <w:t xml:space="preserve"> </w:t>
      </w:r>
      <w:r w:rsidRPr="00A75EC4" w:rsidR="00A662AD">
        <w:rPr>
          <w:rFonts w:ascii="Times New Roman" w:hAnsi="Times New Roman" w:cs="Times New Roman"/>
          <w:sz w:val="24"/>
          <w:szCs w:val="24"/>
        </w:rPr>
        <w:t>violations of this policy to the</w:t>
      </w:r>
      <w:r w:rsidRPr="00A75EC4" w:rsidR="00A75EC4">
        <w:rPr>
          <w:rFonts w:ascii="Times New Roman" w:hAnsi="Times New Roman" w:cs="Times New Roman"/>
          <w:sz w:val="24"/>
          <w:szCs w:val="24"/>
        </w:rPr>
        <w:t xml:space="preserve"> Human Resource (HR) </w:t>
      </w:r>
      <w:r w:rsidRPr="00A75EC4" w:rsidR="00A662AD">
        <w:rPr>
          <w:rFonts w:ascii="Times New Roman" w:hAnsi="Times New Roman" w:cs="Times New Roman"/>
          <w:sz w:val="24"/>
          <w:szCs w:val="24"/>
        </w:rPr>
        <w:t>Team</w:t>
      </w:r>
      <w:r w:rsidRPr="00A75EC4" w:rsidR="00A75EC4">
        <w:rPr>
          <w:rFonts w:ascii="Times New Roman" w:hAnsi="Times New Roman" w:cs="Times New Roman"/>
          <w:sz w:val="24"/>
          <w:szCs w:val="24"/>
        </w:rPr>
        <w:t>.</w:t>
      </w:r>
    </w:p>
    <w:p w:rsidRPr="00005E0C" w:rsidR="008437F7" w:rsidP="00005E0C" w:rsidRDefault="003F2965" w14:paraId="11823072" w14:textId="015038F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Partners </w:t>
      </w:r>
      <w:r w:rsidRPr="68AD596C" w:rsidR="008437F7">
        <w:rPr>
          <w:rFonts w:ascii="Times New Roman" w:hAnsi="Times New Roman" w:cs="Times New Roman"/>
          <w:sz w:val="24"/>
          <w:szCs w:val="24"/>
        </w:rPr>
        <w:t xml:space="preserve">will ensure </w:t>
      </w:r>
      <w:r>
        <w:rPr>
          <w:rFonts w:ascii="Times New Roman" w:hAnsi="Times New Roman" w:cs="Times New Roman"/>
          <w:sz w:val="24"/>
          <w:szCs w:val="24"/>
        </w:rPr>
        <w:t xml:space="preserve">Partners </w:t>
      </w:r>
      <w:r w:rsidRPr="68AD596C" w:rsidR="008437F7">
        <w:rPr>
          <w:rFonts w:ascii="Times New Roman" w:hAnsi="Times New Roman" w:cs="Times New Roman"/>
          <w:sz w:val="24"/>
          <w:szCs w:val="24"/>
        </w:rPr>
        <w:t xml:space="preserve">Affiliates have access to materials and resources </w:t>
      </w:r>
      <w:r w:rsidR="00F7323C">
        <w:rPr>
          <w:rFonts w:ascii="Times New Roman" w:hAnsi="Times New Roman" w:cs="Times New Roman"/>
          <w:sz w:val="24"/>
          <w:szCs w:val="24"/>
        </w:rPr>
        <w:t xml:space="preserve">on the </w:t>
      </w:r>
      <w:hyperlink w:history="1" r:id="rId21">
        <w:r w:rsidRPr="00C8067C" w:rsidR="00F7323C">
          <w:rPr>
            <w:rStyle w:val="Hyperlink"/>
            <w:rFonts w:ascii="Times New Roman" w:hAnsi="Times New Roman" w:cs="Times New Roman"/>
            <w:sz w:val="24"/>
            <w:szCs w:val="24"/>
          </w:rPr>
          <w:t>External SharePoint</w:t>
        </w:r>
      </w:hyperlink>
      <w:r w:rsidR="00F7323C">
        <w:rPr>
          <w:rFonts w:ascii="Times New Roman" w:hAnsi="Times New Roman" w:cs="Times New Roman"/>
          <w:sz w:val="24"/>
          <w:szCs w:val="24"/>
        </w:rPr>
        <w:t xml:space="preserve"> </w:t>
      </w:r>
      <w:r w:rsidRPr="68AD596C" w:rsidR="00714A29">
        <w:rPr>
          <w:rFonts w:ascii="Times New Roman" w:hAnsi="Times New Roman" w:cs="Times New Roman"/>
          <w:sz w:val="24"/>
          <w:szCs w:val="24"/>
        </w:rPr>
        <w:t>that support understanding and implementation of this policy</w:t>
      </w:r>
      <w:r w:rsidRPr="68AD596C" w:rsidR="00B6656C">
        <w:rPr>
          <w:rFonts w:ascii="Times New Roman" w:hAnsi="Times New Roman" w:cs="Times New Roman"/>
          <w:sz w:val="24"/>
          <w:szCs w:val="24"/>
        </w:rPr>
        <w:t xml:space="preserve">. </w:t>
      </w:r>
      <w:r>
        <w:rPr>
          <w:rFonts w:ascii="Times New Roman" w:hAnsi="Times New Roman" w:cs="Times New Roman"/>
          <w:sz w:val="24"/>
          <w:szCs w:val="24"/>
        </w:rPr>
        <w:t xml:space="preserve">Partners </w:t>
      </w:r>
      <w:r w:rsidRPr="68AD596C" w:rsidR="00B6656C">
        <w:rPr>
          <w:rFonts w:ascii="Times New Roman" w:hAnsi="Times New Roman" w:cs="Times New Roman"/>
          <w:sz w:val="24"/>
          <w:szCs w:val="24"/>
        </w:rPr>
        <w:t>will also encourage and facilitate the sharing of best practices i</w:t>
      </w:r>
      <w:r w:rsidRPr="68AD596C" w:rsidR="00A0360C">
        <w:rPr>
          <w:rFonts w:ascii="Times New Roman" w:hAnsi="Times New Roman" w:cs="Times New Roman"/>
          <w:sz w:val="24"/>
          <w:szCs w:val="24"/>
        </w:rPr>
        <w:t xml:space="preserve">n implementing </w:t>
      </w:r>
      <w:r w:rsidRPr="68AD596C" w:rsidR="00AD657E">
        <w:rPr>
          <w:rFonts w:ascii="Times New Roman" w:hAnsi="Times New Roman" w:cs="Times New Roman"/>
          <w:sz w:val="24"/>
          <w:szCs w:val="24"/>
        </w:rPr>
        <w:t xml:space="preserve">the </w:t>
      </w:r>
      <w:r w:rsidR="00414A9E">
        <w:rPr>
          <w:rFonts w:ascii="Times New Roman" w:hAnsi="Times New Roman" w:cs="Times New Roman"/>
          <w:sz w:val="24"/>
          <w:szCs w:val="24"/>
        </w:rPr>
        <w:t>TIP</w:t>
      </w:r>
      <w:r w:rsidRPr="68AD596C" w:rsidR="003742C3">
        <w:rPr>
          <w:rFonts w:ascii="Times New Roman" w:hAnsi="Times New Roman" w:cs="Times New Roman"/>
          <w:sz w:val="24"/>
          <w:szCs w:val="24"/>
        </w:rPr>
        <w:t xml:space="preserve"> </w:t>
      </w:r>
      <w:r w:rsidR="00A837EA">
        <w:rPr>
          <w:rFonts w:ascii="Times New Roman" w:hAnsi="Times New Roman" w:cs="Times New Roman"/>
          <w:sz w:val="24"/>
          <w:szCs w:val="24"/>
        </w:rPr>
        <w:t>P</w:t>
      </w:r>
      <w:r w:rsidRPr="68AD596C" w:rsidR="00AD657E">
        <w:rPr>
          <w:rFonts w:ascii="Times New Roman" w:hAnsi="Times New Roman" w:cs="Times New Roman"/>
          <w:sz w:val="24"/>
          <w:szCs w:val="24"/>
        </w:rPr>
        <w:t>olicy.</w:t>
      </w:r>
    </w:p>
    <w:p w:rsidRPr="000C6651" w:rsidR="00D53EA3" w:rsidP="00D53EA3" w:rsidRDefault="00D53EA3" w14:paraId="6BE1B1CB" w14:textId="0B0182E5">
      <w:pPr>
        <w:pStyle w:val="Heading1"/>
        <w:numPr>
          <w:ilvl w:val="0"/>
          <w:numId w:val="1"/>
        </w:numPr>
        <w:ind w:left="360"/>
        <w:jc w:val="both"/>
      </w:pPr>
      <w:bookmarkStart w:name="_Toc128482904" w:id="27"/>
      <w:r>
        <w:t>Reporting Procedures</w:t>
      </w:r>
      <w:bookmarkEnd w:id="27"/>
    </w:p>
    <w:p w:rsidR="001202D3" w:rsidP="00C46FAA" w:rsidRDefault="003F2965" w14:paraId="5323E43D" w14:textId="65ED2C72">
      <w:pPr>
        <w:jc w:val="both"/>
        <w:rPr>
          <w:rFonts w:ascii="Times New Roman" w:hAnsi="Times New Roman" w:cs="Times New Roman"/>
          <w:sz w:val="24"/>
          <w:szCs w:val="24"/>
        </w:rPr>
      </w:pPr>
      <w:r>
        <w:rPr>
          <w:rFonts w:ascii="Times New Roman" w:hAnsi="Times New Roman" w:cs="Times New Roman"/>
          <w:sz w:val="24"/>
          <w:szCs w:val="24"/>
        </w:rPr>
        <w:t xml:space="preserve">Partners </w:t>
      </w:r>
      <w:r w:rsidRPr="149EA85D" w:rsidR="001202D3">
        <w:rPr>
          <w:rFonts w:ascii="Times New Roman" w:hAnsi="Times New Roman" w:cs="Times New Roman"/>
          <w:sz w:val="24"/>
          <w:szCs w:val="24"/>
        </w:rPr>
        <w:t xml:space="preserve">is committed to </w:t>
      </w:r>
      <w:r w:rsidRPr="149EA85D" w:rsidR="00C06ABA">
        <w:rPr>
          <w:rFonts w:ascii="Times New Roman" w:hAnsi="Times New Roman" w:cs="Times New Roman"/>
          <w:sz w:val="24"/>
          <w:szCs w:val="24"/>
        </w:rPr>
        <w:t>protect</w:t>
      </w:r>
      <w:r w:rsidRPr="149EA85D" w:rsidR="001360CB">
        <w:rPr>
          <w:rFonts w:ascii="Times New Roman" w:hAnsi="Times New Roman" w:cs="Times New Roman"/>
          <w:sz w:val="24"/>
          <w:szCs w:val="24"/>
        </w:rPr>
        <w:t>ing</w:t>
      </w:r>
      <w:r w:rsidRPr="149EA85D" w:rsidR="00C06ABA">
        <w:rPr>
          <w:rFonts w:ascii="Times New Roman" w:hAnsi="Times New Roman" w:cs="Times New Roman"/>
          <w:sz w:val="24"/>
          <w:szCs w:val="24"/>
        </w:rPr>
        <w:t xml:space="preserve"> any</w:t>
      </w:r>
      <w:r w:rsidR="00414A9E">
        <w:rPr>
          <w:rFonts w:ascii="Times New Roman" w:hAnsi="Times New Roman" w:cs="Times New Roman"/>
          <w:sz w:val="24"/>
          <w:szCs w:val="24"/>
        </w:rPr>
        <w:t xml:space="preserve">one </w:t>
      </w:r>
      <w:r w:rsidRPr="149EA85D" w:rsidR="00C06ABA">
        <w:rPr>
          <w:rFonts w:ascii="Times New Roman" w:hAnsi="Times New Roman" w:cs="Times New Roman"/>
          <w:sz w:val="24"/>
          <w:szCs w:val="24"/>
        </w:rPr>
        <w:t xml:space="preserve">affected by </w:t>
      </w:r>
      <w:r w:rsidR="00414A9E">
        <w:rPr>
          <w:rFonts w:ascii="Times New Roman" w:hAnsi="Times New Roman" w:cs="Times New Roman"/>
          <w:sz w:val="24"/>
          <w:szCs w:val="24"/>
        </w:rPr>
        <w:t>TIP</w:t>
      </w:r>
      <w:r w:rsidRPr="149EA85D" w:rsidR="00DD5A80">
        <w:rPr>
          <w:rFonts w:ascii="Times New Roman" w:hAnsi="Times New Roman" w:cs="Times New Roman"/>
          <w:sz w:val="24"/>
          <w:szCs w:val="24"/>
        </w:rPr>
        <w:t xml:space="preserve"> </w:t>
      </w:r>
      <w:r w:rsidRPr="149EA85D" w:rsidR="00CF758F">
        <w:rPr>
          <w:rFonts w:ascii="Times New Roman" w:hAnsi="Times New Roman" w:cs="Times New Roman"/>
          <w:sz w:val="24"/>
          <w:szCs w:val="24"/>
        </w:rPr>
        <w:t>and any</w:t>
      </w:r>
      <w:r w:rsidRPr="149EA85D" w:rsidR="004C619F">
        <w:rPr>
          <w:rFonts w:ascii="Times New Roman" w:hAnsi="Times New Roman" w:cs="Times New Roman"/>
          <w:sz w:val="24"/>
          <w:szCs w:val="24"/>
        </w:rPr>
        <w:t xml:space="preserve">one who submits a report on behalf </w:t>
      </w:r>
      <w:r w:rsidR="00414A9E">
        <w:rPr>
          <w:rFonts w:ascii="Times New Roman" w:hAnsi="Times New Roman" w:cs="Times New Roman"/>
          <w:sz w:val="24"/>
          <w:szCs w:val="24"/>
        </w:rPr>
        <w:t>of a person affected by TIP.</w:t>
      </w:r>
      <w:r w:rsidRPr="149EA85D" w:rsidR="7F43D34B">
        <w:rPr>
          <w:rFonts w:ascii="Times New Roman" w:hAnsi="Times New Roman" w:cs="Times New Roman"/>
          <w:sz w:val="24"/>
          <w:szCs w:val="24"/>
        </w:rPr>
        <w:t xml:space="preserve"> </w:t>
      </w:r>
      <w:r w:rsidRPr="149EA85D" w:rsidR="001704EC">
        <w:rPr>
          <w:rFonts w:ascii="Times New Roman" w:hAnsi="Times New Roman" w:cs="Times New Roman"/>
          <w:sz w:val="24"/>
          <w:szCs w:val="24"/>
        </w:rPr>
        <w:t>Therefore, t</w:t>
      </w:r>
      <w:r w:rsidRPr="149EA85D" w:rsidR="00304E64">
        <w:rPr>
          <w:rFonts w:ascii="Times New Roman" w:hAnsi="Times New Roman" w:cs="Times New Roman"/>
          <w:sz w:val="24"/>
          <w:szCs w:val="24"/>
        </w:rPr>
        <w:t>he following procedures</w:t>
      </w:r>
      <w:r w:rsidRPr="149EA85D" w:rsidR="001704EC">
        <w:rPr>
          <w:rFonts w:ascii="Times New Roman" w:hAnsi="Times New Roman" w:cs="Times New Roman"/>
          <w:sz w:val="24"/>
          <w:szCs w:val="24"/>
        </w:rPr>
        <w:t xml:space="preserve"> </w:t>
      </w:r>
      <w:r w:rsidRPr="149EA85D" w:rsidR="00B66FE3">
        <w:rPr>
          <w:rFonts w:ascii="Times New Roman" w:hAnsi="Times New Roman" w:cs="Times New Roman"/>
          <w:sz w:val="24"/>
          <w:szCs w:val="24"/>
        </w:rPr>
        <w:t xml:space="preserve">were developed </w:t>
      </w:r>
      <w:r w:rsidRPr="149EA85D" w:rsidR="00F751A2">
        <w:rPr>
          <w:rFonts w:ascii="Times New Roman" w:hAnsi="Times New Roman" w:cs="Times New Roman"/>
          <w:sz w:val="24"/>
          <w:szCs w:val="24"/>
        </w:rPr>
        <w:t xml:space="preserve">to </w:t>
      </w:r>
      <w:r w:rsidRPr="149EA85D" w:rsidR="001360CB">
        <w:rPr>
          <w:rFonts w:ascii="Times New Roman" w:hAnsi="Times New Roman" w:cs="Times New Roman"/>
          <w:sz w:val="24"/>
          <w:szCs w:val="24"/>
        </w:rPr>
        <w:t>maintain</w:t>
      </w:r>
      <w:r w:rsidRPr="149EA85D" w:rsidR="00F751A2">
        <w:rPr>
          <w:rFonts w:ascii="Times New Roman" w:hAnsi="Times New Roman" w:cs="Times New Roman"/>
          <w:sz w:val="24"/>
          <w:szCs w:val="24"/>
        </w:rPr>
        <w:t xml:space="preserve"> a</w:t>
      </w:r>
      <w:r w:rsidRPr="149EA85D" w:rsidR="001360CB">
        <w:rPr>
          <w:rFonts w:ascii="Times New Roman" w:hAnsi="Times New Roman" w:cs="Times New Roman"/>
          <w:sz w:val="24"/>
          <w:szCs w:val="24"/>
        </w:rPr>
        <w:t xml:space="preserve"> safe and confidential </w:t>
      </w:r>
      <w:r w:rsidRPr="149EA85D" w:rsidR="00F751A2">
        <w:rPr>
          <w:rFonts w:ascii="Times New Roman" w:hAnsi="Times New Roman" w:cs="Times New Roman"/>
          <w:sz w:val="24"/>
          <w:szCs w:val="24"/>
        </w:rPr>
        <w:t xml:space="preserve">experience </w:t>
      </w:r>
      <w:r w:rsidRPr="149EA85D" w:rsidR="00240877">
        <w:rPr>
          <w:rFonts w:ascii="Times New Roman" w:hAnsi="Times New Roman" w:cs="Times New Roman"/>
          <w:sz w:val="24"/>
          <w:szCs w:val="24"/>
        </w:rPr>
        <w:t xml:space="preserve">during the </w:t>
      </w:r>
      <w:r w:rsidRPr="149EA85D" w:rsidR="00F751A2">
        <w:rPr>
          <w:rFonts w:ascii="Times New Roman" w:hAnsi="Times New Roman" w:cs="Times New Roman"/>
          <w:sz w:val="24"/>
          <w:szCs w:val="24"/>
        </w:rPr>
        <w:t>r</w:t>
      </w:r>
      <w:r w:rsidRPr="149EA85D" w:rsidR="001360CB">
        <w:rPr>
          <w:rFonts w:ascii="Times New Roman" w:hAnsi="Times New Roman" w:cs="Times New Roman"/>
          <w:sz w:val="24"/>
          <w:szCs w:val="24"/>
        </w:rPr>
        <w:t xml:space="preserve">eporting </w:t>
      </w:r>
      <w:r w:rsidRPr="149EA85D" w:rsidR="00240877">
        <w:rPr>
          <w:rFonts w:ascii="Times New Roman" w:hAnsi="Times New Roman" w:cs="Times New Roman"/>
          <w:sz w:val="24"/>
          <w:szCs w:val="24"/>
        </w:rPr>
        <w:t>process</w:t>
      </w:r>
      <w:r w:rsidR="007A3B4C">
        <w:rPr>
          <w:rFonts w:ascii="Times New Roman" w:hAnsi="Times New Roman" w:cs="Times New Roman"/>
          <w:sz w:val="24"/>
          <w:szCs w:val="24"/>
        </w:rPr>
        <w:t>.</w:t>
      </w:r>
    </w:p>
    <w:p w:rsidRPr="00086D08" w:rsidR="00086D08" w:rsidP="00086D08" w:rsidRDefault="00FB7750" w14:paraId="698009D2" w14:textId="12EE4AC7">
      <w:pPr>
        <w:pStyle w:val="Heading2"/>
      </w:pPr>
      <w:bookmarkStart w:name="_Toc128482905" w:id="28"/>
      <w:r>
        <w:t>6</w:t>
      </w:r>
      <w:r w:rsidR="00D53EA3">
        <w:t>.1 Filing a Report</w:t>
      </w:r>
      <w:bookmarkEnd w:id="28"/>
      <w:r w:rsidR="00D53EA3">
        <w:t xml:space="preserve"> </w:t>
      </w:r>
    </w:p>
    <w:p w:rsidR="00134C0D" w:rsidP="00D67B23" w:rsidRDefault="00134C0D" w14:paraId="650CE07D" w14:textId="50576A88">
      <w:pPr>
        <w:jc w:val="both"/>
        <w:rPr>
          <w:rFonts w:ascii="Times New Roman" w:hAnsi="Times New Roman" w:cs="Times New Roman"/>
          <w:sz w:val="24"/>
          <w:szCs w:val="24"/>
        </w:rPr>
      </w:pPr>
      <w:r>
        <w:rPr>
          <w:rFonts w:ascii="Times New Roman" w:hAnsi="Times New Roman" w:cs="Times New Roman"/>
          <w:sz w:val="24"/>
          <w:szCs w:val="24"/>
        </w:rPr>
        <w:t>For Individuals:</w:t>
      </w:r>
    </w:p>
    <w:p w:rsidRPr="002E5168" w:rsidR="00D67B23" w:rsidP="002E5168" w:rsidRDefault="00D67B23" w14:paraId="39F204F5" w14:textId="5D12580A">
      <w:pPr>
        <w:pStyle w:val="ListParagraph"/>
        <w:numPr>
          <w:ilvl w:val="0"/>
          <w:numId w:val="29"/>
        </w:numPr>
        <w:jc w:val="both"/>
        <w:rPr>
          <w:rFonts w:ascii="Times New Roman" w:hAnsi="Times New Roman" w:cs="Times New Roman"/>
          <w:sz w:val="24"/>
          <w:szCs w:val="24"/>
        </w:rPr>
      </w:pPr>
      <w:r w:rsidRPr="3B8D09AC">
        <w:rPr>
          <w:rFonts w:ascii="Times New Roman" w:hAnsi="Times New Roman" w:cs="Times New Roman"/>
          <w:sz w:val="24"/>
          <w:szCs w:val="24"/>
        </w:rPr>
        <w:t xml:space="preserve">All reports </w:t>
      </w:r>
      <w:r w:rsidRPr="3B8D09AC" w:rsidR="00885985">
        <w:rPr>
          <w:rFonts w:ascii="Times New Roman" w:hAnsi="Times New Roman" w:cs="Times New Roman"/>
          <w:sz w:val="24"/>
          <w:szCs w:val="24"/>
        </w:rPr>
        <w:t>of potential TIP violations</w:t>
      </w:r>
      <w:r w:rsidRPr="3B8D09AC">
        <w:rPr>
          <w:rFonts w:ascii="Times New Roman" w:hAnsi="Times New Roman" w:cs="Times New Roman"/>
          <w:sz w:val="24"/>
          <w:szCs w:val="24"/>
        </w:rPr>
        <w:t xml:space="preserve"> will be taken seriously. If </w:t>
      </w:r>
      <w:r w:rsidR="003F2965">
        <w:rPr>
          <w:rFonts w:ascii="Times New Roman" w:hAnsi="Times New Roman" w:cs="Times New Roman"/>
          <w:sz w:val="24"/>
          <w:szCs w:val="24"/>
        </w:rPr>
        <w:t xml:space="preserve">Partners </w:t>
      </w:r>
      <w:r w:rsidRPr="3B8D09AC" w:rsidR="002C75DA">
        <w:rPr>
          <w:rFonts w:ascii="Times New Roman" w:hAnsi="Times New Roman" w:cs="Times New Roman"/>
          <w:sz w:val="24"/>
          <w:szCs w:val="24"/>
        </w:rPr>
        <w:t>Affiliates</w:t>
      </w:r>
      <w:r w:rsidRPr="3B8D09AC">
        <w:rPr>
          <w:rFonts w:ascii="Times New Roman" w:hAnsi="Times New Roman" w:cs="Times New Roman"/>
          <w:sz w:val="24"/>
          <w:szCs w:val="24"/>
        </w:rPr>
        <w:t xml:space="preserve"> observe any inappropriate behavior</w:t>
      </w:r>
      <w:r w:rsidRPr="3B8D09AC" w:rsidR="00255089">
        <w:rPr>
          <w:rFonts w:ascii="Times New Roman" w:hAnsi="Times New Roman" w:cs="Times New Roman"/>
          <w:sz w:val="24"/>
          <w:szCs w:val="24"/>
        </w:rPr>
        <w:t xml:space="preserve"> or behavior</w:t>
      </w:r>
      <w:r w:rsidRPr="3B8D09AC">
        <w:rPr>
          <w:rFonts w:ascii="Times New Roman" w:hAnsi="Times New Roman" w:cs="Times New Roman"/>
          <w:sz w:val="24"/>
          <w:szCs w:val="24"/>
        </w:rPr>
        <w:t xml:space="preserve"> that may violate any provision of this policy, they must immediately report their </w:t>
      </w:r>
      <w:commentRangeStart w:id="29"/>
      <w:commentRangeStart w:id="30"/>
      <w:r w:rsidRPr="3B8D09AC">
        <w:rPr>
          <w:rFonts w:ascii="Times New Roman" w:hAnsi="Times New Roman" w:cs="Times New Roman"/>
          <w:sz w:val="24"/>
          <w:szCs w:val="24"/>
        </w:rPr>
        <w:t>observations in one of the following ways:</w:t>
      </w:r>
      <w:commentRangeEnd w:id="29"/>
      <w:r>
        <w:rPr>
          <w:rStyle w:val="CommentReference"/>
        </w:rPr>
        <w:commentReference w:id="29"/>
      </w:r>
      <w:commentRangeEnd w:id="30"/>
      <w:r>
        <w:rPr>
          <w:rStyle w:val="CommentReference"/>
        </w:rPr>
        <w:commentReference w:id="30"/>
      </w:r>
    </w:p>
    <w:p w:rsidRPr="00723024" w:rsidR="00A51812" w:rsidP="004D7D41" w:rsidRDefault="001F2718" w14:paraId="6E23CEAD" w14:textId="1D2B4C7F">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Contact </w:t>
      </w:r>
      <w:r w:rsidR="003F2965">
        <w:rPr>
          <w:rFonts w:ascii="Times New Roman" w:hAnsi="Times New Roman" w:cs="Times New Roman"/>
          <w:sz w:val="24"/>
          <w:szCs w:val="24"/>
        </w:rPr>
        <w:t xml:space="preserve">Partners </w:t>
      </w:r>
      <w:r w:rsidR="004872DD">
        <w:rPr>
          <w:rFonts w:ascii="Times New Roman" w:hAnsi="Times New Roman" w:cs="Times New Roman"/>
          <w:sz w:val="24"/>
          <w:szCs w:val="24"/>
        </w:rPr>
        <w:t>’s</w:t>
      </w:r>
      <w:r w:rsidR="00A51812">
        <w:rPr>
          <w:rFonts w:ascii="Times New Roman" w:hAnsi="Times New Roman" w:cs="Times New Roman"/>
          <w:sz w:val="24"/>
          <w:szCs w:val="24"/>
        </w:rPr>
        <w:t xml:space="preserve"> external </w:t>
      </w:r>
      <w:r w:rsidR="00A21B36">
        <w:rPr>
          <w:rFonts w:ascii="Times New Roman" w:hAnsi="Times New Roman" w:cs="Times New Roman"/>
          <w:sz w:val="24"/>
          <w:szCs w:val="24"/>
        </w:rPr>
        <w:t xml:space="preserve">and confidential </w:t>
      </w:r>
      <w:r w:rsidR="00836AFA">
        <w:rPr>
          <w:rFonts w:ascii="Times New Roman" w:hAnsi="Times New Roman" w:cs="Times New Roman"/>
          <w:sz w:val="24"/>
          <w:szCs w:val="24"/>
        </w:rPr>
        <w:t>hotline</w:t>
      </w:r>
      <w:r w:rsidR="00A51812">
        <w:rPr>
          <w:rFonts w:ascii="Times New Roman" w:hAnsi="Times New Roman" w:cs="Times New Roman"/>
          <w:sz w:val="24"/>
          <w:szCs w:val="24"/>
        </w:rPr>
        <w:t>, Foster Thomas</w:t>
      </w:r>
      <w:r w:rsidR="00673B0A">
        <w:rPr>
          <w:rFonts w:ascii="Times New Roman" w:hAnsi="Times New Roman" w:cs="Times New Roman"/>
          <w:sz w:val="24"/>
          <w:szCs w:val="24"/>
        </w:rPr>
        <w:t>,</w:t>
      </w:r>
      <w:r w:rsidR="00A51812">
        <w:rPr>
          <w:rFonts w:ascii="Times New Roman" w:hAnsi="Times New Roman" w:cs="Times New Roman"/>
          <w:sz w:val="24"/>
          <w:szCs w:val="24"/>
        </w:rPr>
        <w:t xml:space="preserve"> at </w:t>
      </w:r>
      <w:r w:rsidR="00A95608">
        <w:rPr>
          <w:rFonts w:ascii="Times New Roman" w:hAnsi="Times New Roman" w:cs="Times New Roman"/>
          <w:sz w:val="24"/>
          <w:szCs w:val="24"/>
        </w:rPr>
        <w:t>+1</w:t>
      </w:r>
      <w:r w:rsidRPr="00060D91" w:rsidR="00060D91">
        <w:rPr>
          <w:rFonts w:ascii="Times New Roman" w:hAnsi="Times New Roman" w:cs="Times New Roman"/>
          <w:sz w:val="24"/>
          <w:szCs w:val="24"/>
        </w:rPr>
        <w:t>(443)-951-4951</w:t>
      </w:r>
      <w:r w:rsidR="00B56013">
        <w:rPr>
          <w:rFonts w:ascii="Times New Roman" w:hAnsi="Times New Roman" w:cs="Times New Roman"/>
          <w:sz w:val="24"/>
          <w:szCs w:val="24"/>
        </w:rPr>
        <w:t>.</w:t>
      </w:r>
      <w:r w:rsidR="002360AB">
        <w:rPr>
          <w:rFonts w:ascii="Times New Roman" w:hAnsi="Times New Roman" w:cs="Times New Roman"/>
          <w:sz w:val="24"/>
          <w:szCs w:val="24"/>
        </w:rPr>
        <w:t xml:space="preserve"> </w:t>
      </w:r>
      <w:r w:rsidRPr="00100B1B" w:rsidR="002360AB">
        <w:rPr>
          <w:rFonts w:ascii="Times New Roman" w:hAnsi="Times New Roman" w:cs="Times New Roman"/>
          <w:i/>
          <w:iCs/>
          <w:sz w:val="24"/>
          <w:szCs w:val="24"/>
        </w:rPr>
        <w:t xml:space="preserve">Foster Thomas is </w:t>
      </w:r>
      <w:r w:rsidRPr="00100B1B" w:rsidR="00DB00A0">
        <w:rPr>
          <w:rFonts w:ascii="Times New Roman" w:hAnsi="Times New Roman" w:cs="Times New Roman"/>
          <w:i/>
          <w:iCs/>
          <w:sz w:val="24"/>
          <w:szCs w:val="24"/>
        </w:rPr>
        <w:t>an outside part</w:t>
      </w:r>
      <w:r w:rsidRPr="00100B1B" w:rsidR="008D6963">
        <w:rPr>
          <w:rFonts w:ascii="Times New Roman" w:hAnsi="Times New Roman" w:cs="Times New Roman"/>
          <w:i/>
          <w:iCs/>
          <w:sz w:val="24"/>
          <w:szCs w:val="24"/>
        </w:rPr>
        <w:t>y who will relay any concerns to the Ethics Committee of the Board.</w:t>
      </w:r>
      <w:r w:rsidRPr="00100B1B" w:rsidR="00662010">
        <w:rPr>
          <w:rFonts w:ascii="Times New Roman" w:hAnsi="Times New Roman" w:cs="Times New Roman"/>
          <w:i/>
          <w:iCs/>
          <w:sz w:val="24"/>
          <w:szCs w:val="24"/>
        </w:rPr>
        <w:t xml:space="preserve"> Reports may be made anonymously.</w:t>
      </w:r>
    </w:p>
    <w:p w:rsidR="002E5168" w:rsidP="00E70F89" w:rsidRDefault="00CF0E63" w14:paraId="1B48A1F4" w14:textId="2EB3E37B">
      <w:pPr>
        <w:pStyle w:val="ListParagraph"/>
        <w:numPr>
          <w:ilvl w:val="0"/>
          <w:numId w:val="9"/>
        </w:numPr>
        <w:jc w:val="both"/>
        <w:rPr>
          <w:rFonts w:ascii="Times New Roman" w:hAnsi="Times New Roman" w:cs="Times New Roman"/>
          <w:sz w:val="24"/>
          <w:szCs w:val="24"/>
        </w:rPr>
      </w:pPr>
      <w:r w:rsidRPr="00723024">
        <w:rPr>
          <w:rFonts w:ascii="Times New Roman" w:hAnsi="Times New Roman" w:cs="Times New Roman"/>
          <w:sz w:val="24"/>
          <w:szCs w:val="24"/>
        </w:rPr>
        <w:t xml:space="preserve">Contact </w:t>
      </w:r>
      <w:r w:rsidR="003F2965">
        <w:rPr>
          <w:rFonts w:ascii="Times New Roman" w:hAnsi="Times New Roman" w:cs="Times New Roman"/>
          <w:sz w:val="24"/>
          <w:szCs w:val="24"/>
        </w:rPr>
        <w:t xml:space="preserve">Partners </w:t>
      </w:r>
      <w:r w:rsidR="00C935E8">
        <w:rPr>
          <w:rFonts w:ascii="Times New Roman" w:hAnsi="Times New Roman" w:cs="Times New Roman"/>
          <w:sz w:val="24"/>
          <w:szCs w:val="24"/>
        </w:rPr>
        <w:t>’s</w:t>
      </w:r>
      <w:r w:rsidRPr="00723024">
        <w:rPr>
          <w:rFonts w:ascii="Times New Roman" w:hAnsi="Times New Roman" w:cs="Times New Roman"/>
          <w:sz w:val="24"/>
          <w:szCs w:val="24"/>
        </w:rPr>
        <w:t xml:space="preserve"> internal HR department </w:t>
      </w:r>
      <w:r w:rsidRPr="00723024" w:rsidR="008A4686">
        <w:rPr>
          <w:rFonts w:ascii="Times New Roman" w:hAnsi="Times New Roman" w:cs="Times New Roman"/>
          <w:sz w:val="24"/>
          <w:szCs w:val="24"/>
        </w:rPr>
        <w:t xml:space="preserve">at </w:t>
      </w:r>
      <w:hyperlink w:history="1" r:id="rId22">
        <w:r w:rsidRPr="004D440C" w:rsidR="00FA5E4F">
          <w:rPr>
            <w:rStyle w:val="Hyperlink"/>
            <w:rFonts w:ascii="Times New Roman" w:hAnsi="Times New Roman" w:cs="Times New Roman"/>
            <w:sz w:val="24"/>
            <w:szCs w:val="24"/>
            <w:shd w:val="clear" w:color="auto" w:fill="FFFFFF"/>
          </w:rPr>
          <w:t>POAHR@Partners.net</w:t>
        </w:r>
      </w:hyperlink>
      <w:r w:rsidRPr="00005E0C" w:rsidR="00895EE6">
        <w:rPr>
          <w:rFonts w:ascii="Times New Roman" w:hAnsi="Times New Roman" w:cs="Times New Roman"/>
          <w:sz w:val="24"/>
          <w:szCs w:val="24"/>
        </w:rPr>
        <w:t>.</w:t>
      </w:r>
      <w:r w:rsidRPr="00723024" w:rsidR="00EB05C3">
        <w:rPr>
          <w:rFonts w:ascii="Times New Roman" w:hAnsi="Times New Roman" w:cs="Times New Roman"/>
          <w:sz w:val="24"/>
          <w:szCs w:val="24"/>
        </w:rPr>
        <w:t xml:space="preserve"> </w:t>
      </w:r>
    </w:p>
    <w:p w:rsidRPr="0026145C" w:rsidR="0026145C" w:rsidP="0026145C" w:rsidRDefault="00502A87" w14:paraId="771CDB6F" w14:textId="3FC4FD9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w:t>
      </w:r>
      <w:r w:rsidRPr="0026145C" w:rsidR="0026145C">
        <w:rPr>
          <w:rFonts w:ascii="Times New Roman" w:hAnsi="Times New Roman" w:cs="Times New Roman"/>
          <w:sz w:val="24"/>
          <w:szCs w:val="24"/>
        </w:rPr>
        <w:t xml:space="preserve">otline phone number of the Global Human Trafficking Hotline at 1-844-888-FREE and its email address at </w:t>
      </w:r>
      <w:hyperlink w:history="1" r:id="rId23">
        <w:r w:rsidRPr="00F827EA">
          <w:rPr>
            <w:rStyle w:val="Hyperlink"/>
            <w:rFonts w:ascii="Times New Roman" w:hAnsi="Times New Roman" w:cs="Times New Roman"/>
            <w:sz w:val="24"/>
            <w:szCs w:val="24"/>
          </w:rPr>
          <w:t>help@befree.org</w:t>
        </w:r>
      </w:hyperlink>
      <w:r w:rsidRPr="0026145C" w:rsidR="0026145C">
        <w:rPr>
          <w:rFonts w:ascii="Times New Roman" w:hAnsi="Times New Roman" w:cs="Times New Roman"/>
          <w:sz w:val="24"/>
          <w:szCs w:val="24"/>
        </w:rPr>
        <w:t>.</w:t>
      </w:r>
    </w:p>
    <w:p w:rsidRPr="002E5168" w:rsidR="005E2C89" w:rsidP="002E5168" w:rsidRDefault="003051B5" w14:paraId="542C9C12" w14:textId="508862F1">
      <w:pPr>
        <w:pStyle w:val="ListParagraph"/>
        <w:numPr>
          <w:ilvl w:val="0"/>
          <w:numId w:val="29"/>
        </w:numPr>
        <w:jc w:val="both"/>
        <w:rPr>
          <w:rFonts w:ascii="Times New Roman" w:hAnsi="Times New Roman" w:cs="Times New Roman"/>
          <w:sz w:val="24"/>
          <w:szCs w:val="24"/>
        </w:rPr>
      </w:pPr>
      <w:r w:rsidRPr="002E5168">
        <w:rPr>
          <w:rFonts w:ascii="Times New Roman" w:hAnsi="Times New Roman" w:cs="Times New Roman"/>
          <w:sz w:val="24"/>
          <w:szCs w:val="24"/>
        </w:rPr>
        <w:t xml:space="preserve">If the </w:t>
      </w:r>
      <w:r w:rsidRPr="002E5168" w:rsidR="00684381">
        <w:rPr>
          <w:rFonts w:ascii="Times New Roman" w:hAnsi="Times New Roman" w:cs="Times New Roman"/>
          <w:sz w:val="24"/>
          <w:szCs w:val="24"/>
        </w:rPr>
        <w:t xml:space="preserve">reporter does not receive a response </w:t>
      </w:r>
      <w:r w:rsidRPr="002E5168" w:rsidR="00E576BA">
        <w:rPr>
          <w:rFonts w:ascii="Times New Roman" w:hAnsi="Times New Roman" w:cs="Times New Roman"/>
          <w:sz w:val="24"/>
          <w:szCs w:val="24"/>
        </w:rPr>
        <w:t xml:space="preserve">from </w:t>
      </w:r>
      <w:r w:rsidRPr="002E5168" w:rsidR="00D16F86">
        <w:rPr>
          <w:rFonts w:ascii="Times New Roman" w:hAnsi="Times New Roman" w:cs="Times New Roman"/>
          <w:sz w:val="24"/>
          <w:szCs w:val="24"/>
        </w:rPr>
        <w:t>one</w:t>
      </w:r>
      <w:r w:rsidRPr="002E5168" w:rsidR="00E576BA">
        <w:rPr>
          <w:rFonts w:ascii="Times New Roman" w:hAnsi="Times New Roman" w:cs="Times New Roman"/>
          <w:sz w:val="24"/>
          <w:szCs w:val="24"/>
        </w:rPr>
        <w:t xml:space="preserve"> of the </w:t>
      </w:r>
      <w:r w:rsidRPr="002E5168" w:rsidR="007B003E">
        <w:rPr>
          <w:rFonts w:ascii="Times New Roman" w:hAnsi="Times New Roman" w:cs="Times New Roman"/>
          <w:sz w:val="24"/>
          <w:szCs w:val="24"/>
        </w:rPr>
        <w:t xml:space="preserve">above </w:t>
      </w:r>
      <w:r w:rsidRPr="002E5168" w:rsidR="001D3CF2">
        <w:rPr>
          <w:rFonts w:ascii="Times New Roman" w:hAnsi="Times New Roman" w:cs="Times New Roman"/>
          <w:sz w:val="24"/>
          <w:szCs w:val="24"/>
        </w:rPr>
        <w:t xml:space="preserve">personnel within </w:t>
      </w:r>
      <w:r w:rsidRPr="002E5168" w:rsidR="00CA15DC">
        <w:rPr>
          <w:rFonts w:ascii="Times New Roman" w:hAnsi="Times New Roman" w:cs="Times New Roman"/>
          <w:sz w:val="24"/>
          <w:szCs w:val="24"/>
        </w:rPr>
        <w:t>t</w:t>
      </w:r>
      <w:r w:rsidRPr="002E5168" w:rsidR="000E1538">
        <w:rPr>
          <w:rFonts w:ascii="Times New Roman" w:hAnsi="Times New Roman" w:cs="Times New Roman"/>
          <w:sz w:val="24"/>
          <w:szCs w:val="24"/>
        </w:rPr>
        <w:t>hree</w:t>
      </w:r>
      <w:r w:rsidRPr="002E5168" w:rsidR="00FA25C6">
        <w:rPr>
          <w:rFonts w:ascii="Times New Roman" w:hAnsi="Times New Roman" w:cs="Times New Roman"/>
          <w:sz w:val="24"/>
          <w:szCs w:val="24"/>
        </w:rPr>
        <w:t xml:space="preserve"> business day</w:t>
      </w:r>
      <w:r w:rsidRPr="002E5168" w:rsidR="00217990">
        <w:rPr>
          <w:rFonts w:ascii="Times New Roman" w:hAnsi="Times New Roman" w:cs="Times New Roman"/>
          <w:sz w:val="24"/>
          <w:szCs w:val="24"/>
        </w:rPr>
        <w:t>s</w:t>
      </w:r>
      <w:r w:rsidRPr="002E5168" w:rsidR="00D16F86">
        <w:rPr>
          <w:rFonts w:ascii="Times New Roman" w:hAnsi="Times New Roman" w:cs="Times New Roman"/>
          <w:sz w:val="24"/>
          <w:szCs w:val="24"/>
        </w:rPr>
        <w:t>, they should immediately submit a re</w:t>
      </w:r>
      <w:r w:rsidRPr="002E5168" w:rsidR="00137C37">
        <w:rPr>
          <w:rFonts w:ascii="Times New Roman" w:hAnsi="Times New Roman" w:cs="Times New Roman"/>
          <w:sz w:val="24"/>
          <w:szCs w:val="24"/>
        </w:rPr>
        <w:t xml:space="preserve">port </w:t>
      </w:r>
      <w:r w:rsidRPr="002E5168" w:rsidR="00067529">
        <w:rPr>
          <w:rFonts w:ascii="Times New Roman" w:hAnsi="Times New Roman" w:cs="Times New Roman"/>
          <w:sz w:val="24"/>
          <w:szCs w:val="24"/>
        </w:rPr>
        <w:t xml:space="preserve">via another method listed above. </w:t>
      </w:r>
    </w:p>
    <w:p w:rsidR="00134C0D" w:rsidP="00E70F89" w:rsidRDefault="00134C0D" w14:paraId="440B449C" w14:textId="6BC1F0B3">
      <w:pPr>
        <w:jc w:val="both"/>
        <w:rPr>
          <w:rFonts w:ascii="Times New Roman" w:hAnsi="Times New Roman" w:cs="Times New Roman"/>
          <w:sz w:val="24"/>
          <w:szCs w:val="24"/>
        </w:rPr>
      </w:pPr>
      <w:r>
        <w:rPr>
          <w:rFonts w:ascii="Times New Roman" w:hAnsi="Times New Roman" w:cs="Times New Roman"/>
          <w:sz w:val="24"/>
          <w:szCs w:val="24"/>
        </w:rPr>
        <w:t xml:space="preserve">For </w:t>
      </w:r>
      <w:r w:rsidR="00994E1C">
        <w:rPr>
          <w:rFonts w:ascii="Times New Roman" w:hAnsi="Times New Roman" w:cs="Times New Roman"/>
          <w:sz w:val="24"/>
          <w:szCs w:val="24"/>
        </w:rPr>
        <w:t>Partner Organizations</w:t>
      </w:r>
      <w:r>
        <w:rPr>
          <w:rFonts w:ascii="Times New Roman" w:hAnsi="Times New Roman" w:cs="Times New Roman"/>
          <w:sz w:val="24"/>
          <w:szCs w:val="24"/>
        </w:rPr>
        <w:t>:</w:t>
      </w:r>
    </w:p>
    <w:p w:rsidRPr="00134C0D" w:rsidR="00E70F89" w:rsidP="00134C0D" w:rsidRDefault="0066519A" w14:paraId="6F238C1F" w14:textId="59DB7EBF">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In accordance with Section </w:t>
      </w:r>
      <w:hyperlink w:history="1" w:anchor="_7.5_Complaints_about">
        <w:r w:rsidR="00A95608">
          <w:rPr>
            <w:rStyle w:val="Hyperlink"/>
            <w:rFonts w:ascii="Times New Roman" w:hAnsi="Times New Roman" w:cs="Times New Roman"/>
            <w:sz w:val="24"/>
            <w:szCs w:val="24"/>
          </w:rPr>
          <w:t>6</w:t>
        </w:r>
        <w:r w:rsidRPr="00340489">
          <w:rPr>
            <w:rStyle w:val="Hyperlink"/>
            <w:rFonts w:ascii="Times New Roman" w:hAnsi="Times New Roman" w:cs="Times New Roman"/>
            <w:sz w:val="24"/>
            <w:szCs w:val="24"/>
          </w:rPr>
          <w:t>.5</w:t>
        </w:r>
        <w:r w:rsidRPr="00340489" w:rsidR="00C15A0B">
          <w:rPr>
            <w:rStyle w:val="Hyperlink"/>
            <w:rFonts w:ascii="Times New Roman" w:hAnsi="Times New Roman" w:cs="Times New Roman"/>
            <w:sz w:val="24"/>
            <w:szCs w:val="24"/>
          </w:rPr>
          <w:t xml:space="preserve"> Complaints about Partner Organizations</w:t>
        </w:r>
      </w:hyperlink>
      <w:r>
        <w:rPr>
          <w:rFonts w:ascii="Times New Roman" w:hAnsi="Times New Roman" w:cs="Times New Roman"/>
          <w:sz w:val="24"/>
          <w:szCs w:val="24"/>
        </w:rPr>
        <w:t xml:space="preserve">, </w:t>
      </w:r>
      <w:r w:rsidR="00FC6B30">
        <w:rPr>
          <w:rFonts w:ascii="Times New Roman" w:hAnsi="Times New Roman" w:cs="Times New Roman"/>
          <w:sz w:val="24"/>
          <w:szCs w:val="24"/>
        </w:rPr>
        <w:t>Partner Organizations</w:t>
      </w:r>
      <w:r w:rsidR="00D35BD0">
        <w:rPr>
          <w:rFonts w:ascii="Times New Roman" w:hAnsi="Times New Roman" w:cs="Times New Roman"/>
          <w:sz w:val="24"/>
          <w:szCs w:val="24"/>
        </w:rPr>
        <w:t xml:space="preserve"> with a contractual relationship to </w:t>
      </w:r>
      <w:r w:rsidR="003F2965">
        <w:rPr>
          <w:rFonts w:ascii="Times New Roman" w:hAnsi="Times New Roman" w:cs="Times New Roman"/>
          <w:sz w:val="24"/>
          <w:szCs w:val="24"/>
        </w:rPr>
        <w:t xml:space="preserve">Partners </w:t>
      </w:r>
      <w:r w:rsidR="00D35BD0">
        <w:rPr>
          <w:rFonts w:ascii="Times New Roman" w:hAnsi="Times New Roman" w:cs="Times New Roman"/>
          <w:sz w:val="24"/>
          <w:szCs w:val="24"/>
        </w:rPr>
        <w:t xml:space="preserve">upon receiving a </w:t>
      </w:r>
      <w:r w:rsidR="00F13797">
        <w:rPr>
          <w:rFonts w:ascii="Times New Roman" w:hAnsi="Times New Roman" w:cs="Times New Roman"/>
          <w:sz w:val="24"/>
          <w:szCs w:val="24"/>
        </w:rPr>
        <w:t>TIP</w:t>
      </w:r>
      <w:r w:rsidR="004A06DB">
        <w:rPr>
          <w:rFonts w:ascii="Times New Roman" w:hAnsi="Times New Roman" w:cs="Times New Roman"/>
          <w:sz w:val="24"/>
          <w:szCs w:val="24"/>
        </w:rPr>
        <w:t xml:space="preserve"> violation report, should follow their organization policy. Notification of the </w:t>
      </w:r>
      <w:r w:rsidR="00502F39">
        <w:rPr>
          <w:rFonts w:ascii="Times New Roman" w:hAnsi="Times New Roman" w:cs="Times New Roman"/>
          <w:sz w:val="24"/>
          <w:szCs w:val="24"/>
        </w:rPr>
        <w:t xml:space="preserve">alleged </w:t>
      </w:r>
      <w:r w:rsidR="00F13797">
        <w:rPr>
          <w:rFonts w:ascii="Times New Roman" w:hAnsi="Times New Roman" w:cs="Times New Roman"/>
          <w:sz w:val="24"/>
          <w:szCs w:val="24"/>
        </w:rPr>
        <w:t>TIP</w:t>
      </w:r>
      <w:r w:rsidR="004A06DB">
        <w:rPr>
          <w:rFonts w:ascii="Times New Roman" w:hAnsi="Times New Roman" w:cs="Times New Roman"/>
          <w:sz w:val="24"/>
          <w:szCs w:val="24"/>
        </w:rPr>
        <w:t xml:space="preserve"> violation should be sent to </w:t>
      </w:r>
      <w:r w:rsidR="003F2965">
        <w:rPr>
          <w:rFonts w:ascii="Times New Roman" w:hAnsi="Times New Roman" w:cs="Times New Roman"/>
          <w:sz w:val="24"/>
          <w:szCs w:val="24"/>
        </w:rPr>
        <w:t xml:space="preserve">Partners </w:t>
      </w:r>
      <w:r w:rsidR="00C935E8">
        <w:rPr>
          <w:rFonts w:ascii="Times New Roman" w:hAnsi="Times New Roman" w:cs="Times New Roman"/>
          <w:sz w:val="24"/>
          <w:szCs w:val="24"/>
        </w:rPr>
        <w:t>’s</w:t>
      </w:r>
      <w:r w:rsidR="004A06DB">
        <w:rPr>
          <w:rFonts w:ascii="Times New Roman" w:hAnsi="Times New Roman" w:cs="Times New Roman"/>
          <w:sz w:val="24"/>
          <w:szCs w:val="24"/>
        </w:rPr>
        <w:t xml:space="preserve"> point of contact within three (3) business days. </w:t>
      </w:r>
    </w:p>
    <w:p w:rsidRPr="00C46FAA" w:rsidR="00037787" w:rsidP="00C46FAA" w:rsidRDefault="00037787" w14:paraId="5B7F9357" w14:textId="49587AD9">
      <w:pPr>
        <w:jc w:val="both"/>
        <w:rPr>
          <w:rFonts w:ascii="Times New Roman" w:hAnsi="Times New Roman" w:cs="Times New Roman"/>
          <w:sz w:val="28"/>
          <w:szCs w:val="28"/>
        </w:rPr>
      </w:pPr>
      <w:r w:rsidRPr="19D82217">
        <w:rPr>
          <w:rFonts w:ascii="Times New Roman" w:hAnsi="Times New Roman" w:cs="Times New Roman"/>
          <w:sz w:val="24"/>
          <w:szCs w:val="24"/>
        </w:rPr>
        <w:t xml:space="preserve">Malicious reporting of </w:t>
      </w:r>
      <w:r w:rsidR="00F13797">
        <w:rPr>
          <w:rFonts w:ascii="Times New Roman" w:hAnsi="Times New Roman" w:cs="Times New Roman"/>
          <w:sz w:val="24"/>
          <w:szCs w:val="24"/>
        </w:rPr>
        <w:t>TIP</w:t>
      </w:r>
      <w:r w:rsidRPr="19D82217">
        <w:rPr>
          <w:rFonts w:ascii="Times New Roman" w:hAnsi="Times New Roman" w:cs="Times New Roman"/>
          <w:sz w:val="24"/>
          <w:szCs w:val="24"/>
        </w:rPr>
        <w:t xml:space="preserve">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r w:rsidR="00A431CD">
        <w:rPr>
          <w:rFonts w:ascii="Times New Roman" w:hAnsi="Times New Roman" w:cs="Times New Roman"/>
          <w:sz w:val="24"/>
          <w:szCs w:val="24"/>
        </w:rPr>
        <w:t xml:space="preserve"> </w:t>
      </w:r>
    </w:p>
    <w:p w:rsidRPr="000C6651" w:rsidR="005E38DD" w:rsidP="005E38DD" w:rsidRDefault="00FB7750" w14:paraId="00176A5F" w14:textId="49C6FA38">
      <w:pPr>
        <w:pStyle w:val="Heading2"/>
      </w:pPr>
      <w:bookmarkStart w:name="_Toc128482906" w:id="31"/>
      <w:r>
        <w:t>6</w:t>
      </w:r>
      <w:r w:rsidR="00D67B23">
        <w:t xml:space="preserve">.2 </w:t>
      </w:r>
      <w:r w:rsidR="005E38DD">
        <w:t>Response to a Report</w:t>
      </w:r>
      <w:bookmarkEnd w:id="31"/>
      <w:r w:rsidR="005E38DD">
        <w:t xml:space="preserve"> </w:t>
      </w:r>
    </w:p>
    <w:p w:rsidR="008447D7" w:rsidP="4EFEE3F2" w:rsidRDefault="001360E1" w14:paraId="2FD9DFDD" w14:textId="6B47BDF6">
      <w:pPr>
        <w:jc w:val="both"/>
        <w:rPr>
          <w:rFonts w:ascii="Times New Roman" w:hAnsi="Times New Roman" w:cs="Times New Roman"/>
          <w:sz w:val="24"/>
          <w:szCs w:val="24"/>
        </w:rPr>
      </w:pPr>
      <w:r w:rsidRPr="785840DB">
        <w:rPr>
          <w:rFonts w:ascii="Times New Roman" w:hAnsi="Times New Roman" w:cs="Times New Roman"/>
          <w:sz w:val="24"/>
          <w:szCs w:val="24"/>
        </w:rPr>
        <w:t xml:space="preserve">Once </w:t>
      </w:r>
      <w:r w:rsidR="003F2965">
        <w:rPr>
          <w:rFonts w:ascii="Times New Roman" w:hAnsi="Times New Roman" w:cs="Times New Roman"/>
          <w:sz w:val="24"/>
          <w:szCs w:val="24"/>
        </w:rPr>
        <w:t xml:space="preserve">Partners </w:t>
      </w:r>
      <w:r w:rsidRPr="785840DB" w:rsidR="007B4205">
        <w:rPr>
          <w:rFonts w:ascii="Times New Roman" w:hAnsi="Times New Roman" w:cs="Times New Roman"/>
          <w:sz w:val="24"/>
          <w:szCs w:val="24"/>
        </w:rPr>
        <w:t>and</w:t>
      </w:r>
      <w:r w:rsidRPr="785840DB" w:rsidR="003871F5">
        <w:rPr>
          <w:rFonts w:ascii="Times New Roman" w:hAnsi="Times New Roman" w:cs="Times New Roman"/>
          <w:sz w:val="24"/>
          <w:szCs w:val="24"/>
        </w:rPr>
        <w:t>/or</w:t>
      </w:r>
      <w:r w:rsidRPr="785840DB" w:rsidR="007B4205">
        <w:rPr>
          <w:rFonts w:ascii="Times New Roman" w:hAnsi="Times New Roman" w:cs="Times New Roman"/>
          <w:sz w:val="24"/>
          <w:szCs w:val="24"/>
        </w:rPr>
        <w:t xml:space="preserve"> Foster Thomas </w:t>
      </w:r>
      <w:r w:rsidRPr="785840DB" w:rsidR="00B043A1">
        <w:rPr>
          <w:rFonts w:ascii="Times New Roman" w:hAnsi="Times New Roman" w:cs="Times New Roman"/>
          <w:sz w:val="24"/>
          <w:szCs w:val="24"/>
        </w:rPr>
        <w:t xml:space="preserve">receives </w:t>
      </w:r>
      <w:r w:rsidRPr="785840DB" w:rsidR="00ED6770">
        <w:rPr>
          <w:rFonts w:ascii="Times New Roman" w:hAnsi="Times New Roman" w:cs="Times New Roman"/>
          <w:sz w:val="24"/>
          <w:szCs w:val="24"/>
        </w:rPr>
        <w:t xml:space="preserve">an alleged </w:t>
      </w:r>
      <w:r w:rsidR="00B2070C">
        <w:rPr>
          <w:rFonts w:ascii="Times New Roman" w:hAnsi="Times New Roman" w:cs="Times New Roman"/>
          <w:sz w:val="24"/>
          <w:szCs w:val="24"/>
        </w:rPr>
        <w:t>TIP</w:t>
      </w:r>
      <w:r w:rsidRPr="785840DB" w:rsidR="00B043A1">
        <w:rPr>
          <w:rFonts w:ascii="Times New Roman" w:hAnsi="Times New Roman" w:cs="Times New Roman"/>
          <w:sz w:val="24"/>
          <w:szCs w:val="24"/>
        </w:rPr>
        <w:t xml:space="preserve"> report, </w:t>
      </w:r>
      <w:r w:rsidR="003F2965">
        <w:rPr>
          <w:rFonts w:ascii="Times New Roman" w:hAnsi="Times New Roman" w:cs="Times New Roman"/>
          <w:sz w:val="24"/>
          <w:szCs w:val="24"/>
        </w:rPr>
        <w:t xml:space="preserve">Partners </w:t>
      </w:r>
      <w:r w:rsidRPr="785840DB" w:rsidR="00CB70A6">
        <w:rPr>
          <w:rFonts w:ascii="Times New Roman" w:hAnsi="Times New Roman" w:cs="Times New Roman"/>
          <w:sz w:val="24"/>
          <w:szCs w:val="24"/>
        </w:rPr>
        <w:t xml:space="preserve">will </w:t>
      </w:r>
      <w:r w:rsidR="00690720">
        <w:rPr>
          <w:rFonts w:ascii="Times New Roman" w:hAnsi="Times New Roman" w:cs="Times New Roman"/>
          <w:sz w:val="24"/>
          <w:szCs w:val="24"/>
        </w:rPr>
        <w:t xml:space="preserve">open </w:t>
      </w:r>
      <w:r w:rsidRPr="785840DB" w:rsidR="00CB70A6">
        <w:rPr>
          <w:rFonts w:ascii="Times New Roman" w:hAnsi="Times New Roman" w:cs="Times New Roman"/>
          <w:sz w:val="24"/>
          <w:szCs w:val="24"/>
        </w:rPr>
        <w:t>a formal investigation</w:t>
      </w:r>
      <w:r w:rsidR="00690720">
        <w:rPr>
          <w:rFonts w:ascii="Times New Roman" w:hAnsi="Times New Roman" w:cs="Times New Roman"/>
          <w:sz w:val="24"/>
          <w:szCs w:val="24"/>
        </w:rPr>
        <w:t>. T</w:t>
      </w:r>
      <w:r w:rsidRPr="785840DB" w:rsidR="00CB70A6">
        <w:rPr>
          <w:rFonts w:ascii="Times New Roman" w:hAnsi="Times New Roman" w:cs="Times New Roman"/>
          <w:sz w:val="24"/>
          <w:szCs w:val="24"/>
        </w:rPr>
        <w:t>he 3</w:t>
      </w:r>
      <w:r w:rsidRPr="785840DB" w:rsidR="00CB70A6">
        <w:rPr>
          <w:rFonts w:ascii="Times New Roman" w:hAnsi="Times New Roman" w:cs="Times New Roman"/>
          <w:sz w:val="24"/>
          <w:szCs w:val="24"/>
          <w:vertAlign w:val="superscript"/>
        </w:rPr>
        <w:t>rd</w:t>
      </w:r>
      <w:r w:rsidRPr="785840DB" w:rsidR="00CB70A6">
        <w:rPr>
          <w:rFonts w:ascii="Times New Roman" w:hAnsi="Times New Roman" w:cs="Times New Roman"/>
          <w:sz w:val="24"/>
          <w:szCs w:val="24"/>
        </w:rPr>
        <w:t xml:space="preserve"> party firm will lead the investigation effort in coordination with </w:t>
      </w:r>
      <w:r w:rsidR="003F2965">
        <w:rPr>
          <w:rFonts w:ascii="Times New Roman" w:hAnsi="Times New Roman" w:cs="Times New Roman"/>
          <w:sz w:val="24"/>
          <w:szCs w:val="24"/>
        </w:rPr>
        <w:t xml:space="preserve">Partners </w:t>
      </w:r>
      <w:r w:rsidRPr="785840DB" w:rsidR="00CB70A6">
        <w:rPr>
          <w:rFonts w:ascii="Times New Roman" w:hAnsi="Times New Roman" w:cs="Times New Roman"/>
          <w:sz w:val="24"/>
          <w:szCs w:val="24"/>
        </w:rPr>
        <w:t xml:space="preserve">. </w:t>
      </w:r>
      <w:r w:rsidRPr="785840DB" w:rsidR="009D7CE6">
        <w:rPr>
          <w:rFonts w:ascii="Times New Roman" w:hAnsi="Times New Roman" w:cs="Times New Roman"/>
          <w:sz w:val="24"/>
          <w:szCs w:val="24"/>
        </w:rPr>
        <w:t xml:space="preserve">If </w:t>
      </w:r>
      <w:r w:rsidR="003F2965">
        <w:rPr>
          <w:rFonts w:ascii="Times New Roman" w:hAnsi="Times New Roman" w:cs="Times New Roman"/>
          <w:sz w:val="24"/>
          <w:szCs w:val="24"/>
        </w:rPr>
        <w:lastRenderedPageBreak/>
        <w:t xml:space="preserve">Partners </w:t>
      </w:r>
      <w:r w:rsidRPr="785840DB" w:rsidR="009D7CE6">
        <w:rPr>
          <w:rFonts w:ascii="Times New Roman" w:hAnsi="Times New Roman" w:cs="Times New Roman"/>
          <w:sz w:val="24"/>
          <w:szCs w:val="24"/>
        </w:rPr>
        <w:t>and/or the 3</w:t>
      </w:r>
      <w:r w:rsidRPr="785840DB" w:rsidR="009D7CE6">
        <w:rPr>
          <w:rFonts w:ascii="Times New Roman" w:hAnsi="Times New Roman" w:cs="Times New Roman"/>
          <w:sz w:val="24"/>
          <w:szCs w:val="24"/>
          <w:vertAlign w:val="superscript"/>
        </w:rPr>
        <w:t>rd</w:t>
      </w:r>
      <w:r w:rsidRPr="785840DB" w:rsidR="009D7CE6">
        <w:rPr>
          <w:rFonts w:ascii="Times New Roman" w:hAnsi="Times New Roman" w:cs="Times New Roman"/>
          <w:sz w:val="24"/>
          <w:szCs w:val="24"/>
        </w:rPr>
        <w:t xml:space="preserve"> party firm believe that there are any serious or imminent threats to the safety of the report’s subject, appropriate action will be taken immediately to ensure the individuals safety.</w:t>
      </w:r>
      <w:r w:rsidR="008447D7">
        <w:rPr>
          <w:rFonts w:ascii="Times New Roman" w:hAnsi="Times New Roman" w:cs="Times New Roman"/>
          <w:sz w:val="24"/>
          <w:szCs w:val="24"/>
        </w:rPr>
        <w:t xml:space="preserve"> </w:t>
      </w:r>
      <w:r w:rsidRPr="785840DB" w:rsidR="7E6F89F9">
        <w:rPr>
          <w:rFonts w:ascii="Times New Roman" w:hAnsi="Times New Roman" w:cs="Times New Roman"/>
          <w:sz w:val="24"/>
          <w:szCs w:val="24"/>
        </w:rPr>
        <w:t>In the absence of a 3</w:t>
      </w:r>
      <w:r w:rsidRPr="785840DB" w:rsidR="7E6F89F9">
        <w:rPr>
          <w:rFonts w:ascii="Times New Roman" w:hAnsi="Times New Roman" w:cs="Times New Roman"/>
          <w:sz w:val="24"/>
          <w:szCs w:val="24"/>
          <w:vertAlign w:val="superscript"/>
        </w:rPr>
        <w:t>rd</w:t>
      </w:r>
      <w:r w:rsidRPr="785840DB" w:rsidR="7E6F89F9">
        <w:rPr>
          <w:rFonts w:ascii="Times New Roman" w:hAnsi="Times New Roman" w:cs="Times New Roman"/>
          <w:sz w:val="24"/>
          <w:szCs w:val="24"/>
        </w:rPr>
        <w:t xml:space="preserve"> party firm, </w:t>
      </w:r>
      <w:r w:rsidR="003F2965">
        <w:rPr>
          <w:rFonts w:ascii="Times New Roman" w:hAnsi="Times New Roman" w:cs="Times New Roman"/>
          <w:sz w:val="24"/>
          <w:szCs w:val="24"/>
        </w:rPr>
        <w:t xml:space="preserve">Partners </w:t>
      </w:r>
      <w:r w:rsidRPr="785840DB" w:rsidR="7E6F89F9">
        <w:rPr>
          <w:rFonts w:ascii="Times New Roman" w:hAnsi="Times New Roman" w:cs="Times New Roman"/>
          <w:sz w:val="24"/>
          <w:szCs w:val="24"/>
        </w:rPr>
        <w:t xml:space="preserve">will designate </w:t>
      </w:r>
      <w:r w:rsidRPr="785840DB" w:rsidR="6D35E7FB">
        <w:rPr>
          <w:rFonts w:ascii="Times New Roman" w:hAnsi="Times New Roman" w:cs="Times New Roman"/>
          <w:sz w:val="24"/>
          <w:szCs w:val="24"/>
        </w:rPr>
        <w:t>a minimum of two</w:t>
      </w:r>
      <w:r w:rsidRPr="785840DB" w:rsidR="7E6F89F9">
        <w:rPr>
          <w:rFonts w:ascii="Times New Roman" w:hAnsi="Times New Roman" w:cs="Times New Roman"/>
          <w:sz w:val="24"/>
          <w:szCs w:val="24"/>
        </w:rPr>
        <w:t xml:space="preserve"> </w:t>
      </w:r>
      <w:r w:rsidRPr="785840DB" w:rsidR="2AF7495D">
        <w:rPr>
          <w:rFonts w:ascii="Times New Roman" w:hAnsi="Times New Roman" w:cs="Times New Roman"/>
          <w:sz w:val="24"/>
          <w:szCs w:val="24"/>
        </w:rPr>
        <w:t>member</w:t>
      </w:r>
      <w:r w:rsidRPr="785840DB" w:rsidR="46F5E004">
        <w:rPr>
          <w:rFonts w:ascii="Times New Roman" w:hAnsi="Times New Roman" w:cs="Times New Roman"/>
          <w:sz w:val="24"/>
          <w:szCs w:val="24"/>
        </w:rPr>
        <w:t>s</w:t>
      </w:r>
      <w:r w:rsidRPr="785840DB" w:rsidR="2AF7495D">
        <w:rPr>
          <w:rFonts w:ascii="Times New Roman" w:hAnsi="Times New Roman" w:cs="Times New Roman"/>
          <w:sz w:val="24"/>
          <w:szCs w:val="24"/>
        </w:rPr>
        <w:t xml:space="preserve"> of the Board of Directors </w:t>
      </w:r>
      <w:r w:rsidRPr="785840DB" w:rsidR="30C2F55A">
        <w:rPr>
          <w:rFonts w:ascii="Times New Roman" w:hAnsi="Times New Roman" w:cs="Times New Roman"/>
          <w:sz w:val="24"/>
          <w:szCs w:val="24"/>
        </w:rPr>
        <w:t xml:space="preserve">to serve </w:t>
      </w:r>
      <w:r w:rsidRPr="785840DB" w:rsidR="6A48AAB4">
        <w:rPr>
          <w:rFonts w:ascii="Times New Roman" w:hAnsi="Times New Roman" w:cs="Times New Roman"/>
          <w:sz w:val="24"/>
          <w:szCs w:val="24"/>
        </w:rPr>
        <w:t>in</w:t>
      </w:r>
      <w:r w:rsidRPr="785840DB" w:rsidR="2AF7495D">
        <w:rPr>
          <w:rFonts w:ascii="Times New Roman" w:hAnsi="Times New Roman" w:cs="Times New Roman"/>
          <w:sz w:val="24"/>
          <w:szCs w:val="24"/>
        </w:rPr>
        <w:t xml:space="preserve"> the </w:t>
      </w:r>
      <w:r w:rsidR="003F2965">
        <w:rPr>
          <w:rFonts w:ascii="Times New Roman" w:hAnsi="Times New Roman" w:cs="Times New Roman"/>
          <w:sz w:val="24"/>
          <w:szCs w:val="24"/>
        </w:rPr>
        <w:t xml:space="preserve">Partners </w:t>
      </w:r>
      <w:r w:rsidRPr="785840DB" w:rsidR="2AF7495D">
        <w:rPr>
          <w:rFonts w:ascii="Times New Roman" w:hAnsi="Times New Roman" w:cs="Times New Roman"/>
          <w:sz w:val="24"/>
          <w:szCs w:val="24"/>
        </w:rPr>
        <w:t xml:space="preserve">Compliance </w:t>
      </w:r>
      <w:r w:rsidRPr="785840DB" w:rsidR="6579AE87">
        <w:rPr>
          <w:rFonts w:ascii="Times New Roman" w:hAnsi="Times New Roman" w:cs="Times New Roman"/>
          <w:sz w:val="24"/>
          <w:szCs w:val="24"/>
        </w:rPr>
        <w:t>Committee</w:t>
      </w:r>
      <w:r w:rsidRPr="785840DB" w:rsidR="2AF7495D">
        <w:rPr>
          <w:rFonts w:ascii="Times New Roman" w:hAnsi="Times New Roman" w:cs="Times New Roman"/>
          <w:sz w:val="24"/>
          <w:szCs w:val="24"/>
        </w:rPr>
        <w:t xml:space="preserve"> </w:t>
      </w:r>
      <w:r w:rsidRPr="785840DB" w:rsidR="642CAFE8">
        <w:rPr>
          <w:rFonts w:ascii="Times New Roman" w:hAnsi="Times New Roman" w:cs="Times New Roman"/>
          <w:sz w:val="24"/>
          <w:szCs w:val="24"/>
        </w:rPr>
        <w:t xml:space="preserve">who </w:t>
      </w:r>
      <w:r w:rsidRPr="785840DB" w:rsidR="2AF7495D">
        <w:rPr>
          <w:rFonts w:ascii="Times New Roman" w:hAnsi="Times New Roman" w:cs="Times New Roman"/>
          <w:sz w:val="24"/>
          <w:szCs w:val="24"/>
        </w:rPr>
        <w:t xml:space="preserve">will be available to investigate good faith disclosures or reports of any wrongdoing, including anonymously or confidentially. </w:t>
      </w:r>
    </w:p>
    <w:p w:rsidR="7E6F89F9" w:rsidP="4EFEE3F2" w:rsidRDefault="08CDA874" w14:paraId="22E2C88E" w14:textId="2410CC93">
      <w:pPr>
        <w:jc w:val="both"/>
        <w:rPr>
          <w:rFonts w:ascii="Times New Roman" w:hAnsi="Times New Roman" w:cs="Times New Roman"/>
          <w:sz w:val="24"/>
          <w:szCs w:val="24"/>
        </w:rPr>
      </w:pPr>
      <w:r w:rsidRPr="785840DB">
        <w:rPr>
          <w:rFonts w:ascii="Times New Roman" w:hAnsi="Times New Roman" w:cs="Times New Roman"/>
          <w:sz w:val="24"/>
          <w:szCs w:val="24"/>
        </w:rPr>
        <w:t xml:space="preserve">The </w:t>
      </w:r>
      <w:r w:rsidR="003F2965">
        <w:rPr>
          <w:rFonts w:ascii="Times New Roman" w:hAnsi="Times New Roman" w:cs="Times New Roman"/>
          <w:sz w:val="24"/>
          <w:szCs w:val="24"/>
        </w:rPr>
        <w:t xml:space="preserve">Partners </w:t>
      </w:r>
      <w:r w:rsidRPr="785840DB">
        <w:rPr>
          <w:rFonts w:ascii="Times New Roman" w:hAnsi="Times New Roman" w:cs="Times New Roman"/>
          <w:sz w:val="24"/>
          <w:szCs w:val="24"/>
        </w:rPr>
        <w:t xml:space="preserve">Compliance Committee will lead an investigation, with </w:t>
      </w:r>
      <w:r w:rsidRPr="785840DB" w:rsidR="6BEA3C78">
        <w:rPr>
          <w:rFonts w:ascii="Times New Roman" w:hAnsi="Times New Roman" w:cs="Times New Roman"/>
          <w:sz w:val="24"/>
          <w:szCs w:val="24"/>
        </w:rPr>
        <w:t xml:space="preserve">outside advisory </w:t>
      </w:r>
      <w:r w:rsidRPr="785840DB">
        <w:rPr>
          <w:rFonts w:ascii="Times New Roman" w:hAnsi="Times New Roman" w:cs="Times New Roman"/>
          <w:sz w:val="24"/>
          <w:szCs w:val="24"/>
        </w:rPr>
        <w:t>consultat</w:t>
      </w:r>
      <w:r w:rsidRPr="785840DB" w:rsidR="13043A14">
        <w:rPr>
          <w:rFonts w:ascii="Times New Roman" w:hAnsi="Times New Roman" w:cs="Times New Roman"/>
          <w:sz w:val="24"/>
          <w:szCs w:val="24"/>
        </w:rPr>
        <w:t>ion</w:t>
      </w:r>
      <w:r w:rsidRPr="785840DB">
        <w:rPr>
          <w:rFonts w:ascii="Times New Roman" w:hAnsi="Times New Roman" w:cs="Times New Roman"/>
          <w:sz w:val="24"/>
          <w:szCs w:val="24"/>
        </w:rPr>
        <w:t xml:space="preserve"> provided as needed</w:t>
      </w:r>
      <w:r w:rsidRPr="785840DB" w:rsidR="39671721">
        <w:rPr>
          <w:rFonts w:ascii="Times New Roman" w:hAnsi="Times New Roman" w:cs="Times New Roman"/>
          <w:sz w:val="24"/>
          <w:szCs w:val="24"/>
        </w:rPr>
        <w:t>.</w:t>
      </w:r>
      <w:r w:rsidRPr="785840DB" w:rsidR="2AF7495D">
        <w:rPr>
          <w:rFonts w:ascii="Times New Roman" w:hAnsi="Times New Roman" w:cs="Times New Roman"/>
          <w:sz w:val="24"/>
          <w:szCs w:val="24"/>
        </w:rPr>
        <w:t xml:space="preserve"> </w:t>
      </w:r>
      <w:r w:rsidRPr="785840DB" w:rsidR="5859AC0C">
        <w:rPr>
          <w:rFonts w:ascii="Times New Roman" w:hAnsi="Times New Roman" w:cs="Times New Roman"/>
          <w:sz w:val="24"/>
          <w:szCs w:val="24"/>
        </w:rPr>
        <w:t xml:space="preserve">Based on the consultation and investigation, the </w:t>
      </w:r>
      <w:r w:rsidR="003F2965">
        <w:rPr>
          <w:rFonts w:ascii="Times New Roman" w:hAnsi="Times New Roman" w:cs="Times New Roman"/>
          <w:sz w:val="24"/>
          <w:szCs w:val="24"/>
        </w:rPr>
        <w:t xml:space="preserve">Partners </w:t>
      </w:r>
      <w:r w:rsidRPr="785840DB" w:rsidR="5859AC0C">
        <w:rPr>
          <w:rFonts w:ascii="Times New Roman" w:hAnsi="Times New Roman" w:cs="Times New Roman"/>
          <w:sz w:val="24"/>
          <w:szCs w:val="24"/>
        </w:rPr>
        <w:t xml:space="preserve">Compliance Committee will render a decision on how to respond and what actions, </w:t>
      </w:r>
      <w:r w:rsidRPr="785840DB" w:rsidR="33BF34E3">
        <w:rPr>
          <w:rFonts w:ascii="Times New Roman" w:hAnsi="Times New Roman" w:cs="Times New Roman"/>
          <w:sz w:val="24"/>
          <w:szCs w:val="24"/>
        </w:rPr>
        <w:t>to take</w:t>
      </w:r>
      <w:r w:rsidRPr="785840DB" w:rsidR="004D3997">
        <w:rPr>
          <w:rFonts w:ascii="Times New Roman" w:hAnsi="Times New Roman" w:cs="Times New Roman"/>
          <w:sz w:val="24"/>
          <w:szCs w:val="24"/>
        </w:rPr>
        <w:t xml:space="preserve">. </w:t>
      </w:r>
    </w:p>
    <w:p w:rsidRPr="000C6651" w:rsidR="00B5714F" w:rsidP="00B5714F" w:rsidRDefault="00FB7750" w14:paraId="0FC601E9" w14:textId="0D61C2D0">
      <w:pPr>
        <w:pStyle w:val="Heading2"/>
      </w:pPr>
      <w:bookmarkStart w:name="_Toc128482907" w:id="32"/>
      <w:r>
        <w:t>6</w:t>
      </w:r>
      <w:r w:rsidR="00263D21">
        <w:t>.</w:t>
      </w:r>
      <w:r w:rsidR="0009154E">
        <w:t>3</w:t>
      </w:r>
      <w:r w:rsidR="00B5714F">
        <w:t xml:space="preserve"> Confidentially</w:t>
      </w:r>
      <w:bookmarkEnd w:id="32"/>
      <w:r w:rsidR="003F2965">
        <w:t xml:space="preserve"> </w:t>
      </w:r>
    </w:p>
    <w:p w:rsidR="00C9209B" w:rsidP="00C9209B" w:rsidRDefault="003F2965" w14:paraId="2DEE0837" w14:textId="6C74DF60">
      <w:pPr>
        <w:jc w:val="both"/>
        <w:rPr>
          <w:rFonts w:ascii="Times New Roman" w:hAnsi="Times New Roman" w:cs="Times New Roman"/>
          <w:sz w:val="24"/>
          <w:szCs w:val="24"/>
        </w:rPr>
      </w:pPr>
      <w:r>
        <w:rPr>
          <w:rFonts w:ascii="Times New Roman" w:hAnsi="Times New Roman" w:cs="Times New Roman"/>
          <w:sz w:val="24"/>
          <w:szCs w:val="24"/>
        </w:rPr>
        <w:t xml:space="preserve">Partners </w:t>
      </w:r>
      <w:r w:rsidRPr="68AD596C" w:rsidR="00C9209B">
        <w:rPr>
          <w:rFonts w:ascii="Times New Roman" w:hAnsi="Times New Roman" w:cs="Times New Roman"/>
          <w:sz w:val="24"/>
          <w:szCs w:val="24"/>
        </w:rPr>
        <w:t xml:space="preserve">understands due to the nature of incidents related to </w:t>
      </w:r>
      <w:r w:rsidR="007D184F">
        <w:rPr>
          <w:rFonts w:ascii="Times New Roman" w:hAnsi="Times New Roman" w:cs="Times New Roman"/>
          <w:sz w:val="24"/>
          <w:szCs w:val="24"/>
        </w:rPr>
        <w:t>TIP</w:t>
      </w:r>
      <w:r w:rsidRPr="68AD596C" w:rsidR="00C9209B">
        <w:rPr>
          <w:rFonts w:ascii="Times New Roman" w:hAnsi="Times New Roman" w:cs="Times New Roman"/>
          <w:sz w:val="24"/>
          <w:szCs w:val="24"/>
        </w:rPr>
        <w:t xml:space="preserve">; action must be taken immediately. </w:t>
      </w:r>
      <w:r w:rsidR="007D184F">
        <w:rPr>
          <w:rFonts w:ascii="Times New Roman" w:hAnsi="Times New Roman" w:cs="Times New Roman"/>
          <w:sz w:val="24"/>
          <w:szCs w:val="24"/>
        </w:rPr>
        <w:t>TIP</w:t>
      </w:r>
      <w:r w:rsidRPr="68AD596C" w:rsidR="00C9209B">
        <w:rPr>
          <w:rFonts w:ascii="Times New Roman" w:hAnsi="Times New Roman" w:cs="Times New Roman"/>
          <w:sz w:val="24"/>
          <w:szCs w:val="24"/>
        </w:rPr>
        <w:t xml:space="preserve"> investigations will be </w:t>
      </w:r>
      <w:r w:rsidRPr="68AD596C" w:rsidR="004D3997">
        <w:rPr>
          <w:rFonts w:ascii="Times New Roman" w:hAnsi="Times New Roman" w:cs="Times New Roman"/>
          <w:sz w:val="24"/>
          <w:szCs w:val="24"/>
        </w:rPr>
        <w:t>conducted</w:t>
      </w:r>
      <w:r w:rsidRPr="68AD596C" w:rsidR="00C9209B">
        <w:rPr>
          <w:rFonts w:ascii="Times New Roman" w:hAnsi="Times New Roman" w:cs="Times New Roman"/>
          <w:sz w:val="24"/>
          <w:szCs w:val="24"/>
        </w:rPr>
        <w:t xml:space="preserve">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00C9209B">
        <w:t xml:space="preserve"> </w:t>
      </w:r>
    </w:p>
    <w:p w:rsidRPr="00C46FAA" w:rsidR="00E51C54" w:rsidP="00C46FAA" w:rsidRDefault="00E51C54" w14:paraId="40810EA2" w14:textId="0B22A08D">
      <w:pPr>
        <w:jc w:val="both"/>
        <w:rPr>
          <w:rFonts w:ascii="Times New Roman" w:hAnsi="Times New Roman" w:cs="Times New Roman"/>
          <w:sz w:val="24"/>
          <w:szCs w:val="24"/>
        </w:rPr>
      </w:pPr>
      <w:r w:rsidRPr="00C46FAA">
        <w:rPr>
          <w:rFonts w:ascii="Times New Roman" w:hAnsi="Times New Roman" w:cs="Times New Roman"/>
          <w:sz w:val="24"/>
          <w:szCs w:val="24"/>
        </w:rPr>
        <w:t xml:space="preserve">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t>
      </w:r>
      <w:r w:rsidR="00F62B35">
        <w:rPr>
          <w:rFonts w:ascii="Times New Roman" w:hAnsi="Times New Roman" w:cs="Times New Roman"/>
          <w:sz w:val="24"/>
          <w:szCs w:val="24"/>
        </w:rPr>
        <w:t xml:space="preserve">with </w:t>
      </w:r>
      <w:r w:rsidR="00660A51">
        <w:rPr>
          <w:rFonts w:ascii="Times New Roman" w:hAnsi="Times New Roman" w:cs="Times New Roman"/>
          <w:sz w:val="24"/>
          <w:szCs w:val="24"/>
        </w:rPr>
        <w:t xml:space="preserve">authorized people which will include the </w:t>
      </w:r>
      <w:r w:rsidR="004C67E5">
        <w:rPr>
          <w:rFonts w:ascii="Times New Roman" w:hAnsi="Times New Roman" w:cs="Times New Roman"/>
          <w:sz w:val="24"/>
          <w:szCs w:val="24"/>
        </w:rPr>
        <w:t>3</w:t>
      </w:r>
      <w:r w:rsidRPr="004C67E5" w:rsidR="004C67E5">
        <w:rPr>
          <w:rFonts w:ascii="Times New Roman" w:hAnsi="Times New Roman" w:cs="Times New Roman"/>
          <w:sz w:val="24"/>
          <w:szCs w:val="24"/>
          <w:vertAlign w:val="superscript"/>
        </w:rPr>
        <w:t>rd</w:t>
      </w:r>
      <w:r w:rsidR="004C67E5">
        <w:rPr>
          <w:rFonts w:ascii="Times New Roman" w:hAnsi="Times New Roman" w:cs="Times New Roman"/>
          <w:sz w:val="24"/>
          <w:szCs w:val="24"/>
        </w:rPr>
        <w:t xml:space="preserve"> party investigation firm</w:t>
      </w:r>
      <w:r w:rsidR="008E679E">
        <w:rPr>
          <w:rFonts w:ascii="Times New Roman" w:hAnsi="Times New Roman" w:cs="Times New Roman"/>
          <w:sz w:val="24"/>
          <w:szCs w:val="24"/>
        </w:rPr>
        <w:t xml:space="preserve">, </w:t>
      </w:r>
      <w:r w:rsidR="003F2965">
        <w:rPr>
          <w:rFonts w:ascii="Times New Roman" w:hAnsi="Times New Roman" w:cs="Times New Roman"/>
          <w:sz w:val="24"/>
          <w:szCs w:val="24"/>
        </w:rPr>
        <w:t xml:space="preserve">Partners </w:t>
      </w:r>
      <w:r w:rsidR="00046220">
        <w:rPr>
          <w:rFonts w:ascii="Times New Roman" w:hAnsi="Times New Roman" w:cs="Times New Roman"/>
          <w:sz w:val="24"/>
          <w:szCs w:val="24"/>
        </w:rPr>
        <w:t>’s</w:t>
      </w:r>
      <w:r w:rsidR="006C2F37">
        <w:rPr>
          <w:rFonts w:ascii="Times New Roman" w:hAnsi="Times New Roman" w:cs="Times New Roman"/>
          <w:sz w:val="24"/>
          <w:szCs w:val="24"/>
        </w:rPr>
        <w:t xml:space="preserve"> </w:t>
      </w:r>
      <w:r w:rsidR="008E679E">
        <w:rPr>
          <w:rFonts w:ascii="Times New Roman" w:hAnsi="Times New Roman" w:cs="Times New Roman"/>
          <w:sz w:val="24"/>
          <w:szCs w:val="24"/>
        </w:rPr>
        <w:t xml:space="preserve">HR </w:t>
      </w:r>
      <w:r w:rsidR="00A21238">
        <w:rPr>
          <w:rFonts w:ascii="Times New Roman" w:hAnsi="Times New Roman" w:cs="Times New Roman"/>
          <w:sz w:val="24"/>
          <w:szCs w:val="24"/>
        </w:rPr>
        <w:t xml:space="preserve">manager, </w:t>
      </w:r>
      <w:r w:rsidR="006C2F37">
        <w:rPr>
          <w:rFonts w:ascii="Times New Roman" w:hAnsi="Times New Roman" w:cs="Times New Roman"/>
          <w:sz w:val="24"/>
          <w:szCs w:val="24"/>
        </w:rPr>
        <w:t xml:space="preserve">Foster Thomas, </w:t>
      </w:r>
      <w:r w:rsidR="00A21238">
        <w:rPr>
          <w:rFonts w:ascii="Times New Roman" w:hAnsi="Times New Roman" w:cs="Times New Roman"/>
          <w:sz w:val="24"/>
          <w:szCs w:val="24"/>
        </w:rPr>
        <w:t>and local law enforcement if necessar</w:t>
      </w:r>
      <w:r w:rsidR="000671ED">
        <w:rPr>
          <w:rFonts w:ascii="Times New Roman" w:hAnsi="Times New Roman" w:cs="Times New Roman"/>
          <w:sz w:val="24"/>
          <w:szCs w:val="24"/>
        </w:rPr>
        <w:t>y.</w:t>
      </w:r>
      <w:r w:rsidRPr="00C46FAA">
        <w:rPr>
          <w:rFonts w:ascii="Times New Roman" w:hAnsi="Times New Roman" w:cs="Times New Roman"/>
          <w:sz w:val="24"/>
          <w:szCs w:val="24"/>
        </w:rPr>
        <w:t xml:space="preserve"> </w:t>
      </w:r>
    </w:p>
    <w:p w:rsidRPr="00F00F62" w:rsidR="00EC225F" w:rsidP="00EC225F" w:rsidRDefault="00EC225F" w14:paraId="7D6A5BE1" w14:textId="4615AC44">
      <w:pPr>
        <w:jc w:val="both"/>
        <w:rPr>
          <w:rFonts w:ascii="Times New Roman" w:hAnsi="Times New Roman" w:cs="Times New Roman"/>
          <w:sz w:val="24"/>
          <w:szCs w:val="24"/>
        </w:rPr>
      </w:pPr>
      <w:r w:rsidRPr="003B70F3">
        <w:rPr>
          <w:rFonts w:ascii="Times New Roman" w:hAnsi="Times New Roman" w:cs="Times New Roman"/>
          <w:sz w:val="24"/>
          <w:szCs w:val="24"/>
        </w:rPr>
        <w:t xml:space="preserve">All </w:t>
      </w:r>
      <w:r w:rsidR="00B53FE5">
        <w:rPr>
          <w:rFonts w:ascii="Times New Roman" w:hAnsi="Times New Roman" w:cs="Times New Roman"/>
          <w:sz w:val="24"/>
          <w:szCs w:val="24"/>
        </w:rPr>
        <w:t>TIP</w:t>
      </w:r>
      <w:r w:rsidRPr="003B70F3">
        <w:rPr>
          <w:rFonts w:ascii="Times New Roman" w:hAnsi="Times New Roman" w:cs="Times New Roman"/>
          <w:sz w:val="24"/>
          <w:szCs w:val="24"/>
        </w:rPr>
        <w:t>-related information must be kept confidential</w:t>
      </w:r>
      <w:r>
        <w:rPr>
          <w:rFonts w:ascii="Times New Roman" w:hAnsi="Times New Roman" w:cs="Times New Roman"/>
          <w:sz w:val="24"/>
          <w:szCs w:val="24"/>
        </w:rPr>
        <w:t xml:space="preserve">, </w:t>
      </w:r>
      <w:r w:rsidRPr="003B70F3">
        <w:rPr>
          <w:rFonts w:ascii="Times New Roman" w:hAnsi="Times New Roman" w:cs="Times New Roman"/>
          <w:sz w:val="24"/>
          <w:szCs w:val="24"/>
        </w:rPr>
        <w:t>identities must be</w:t>
      </w:r>
      <w:r>
        <w:rPr>
          <w:rFonts w:ascii="Times New Roman" w:hAnsi="Times New Roman" w:cs="Times New Roman"/>
          <w:sz w:val="24"/>
          <w:szCs w:val="24"/>
        </w:rPr>
        <w:t xml:space="preserve"> </w:t>
      </w:r>
      <w:r w:rsidRPr="003B70F3">
        <w:rPr>
          <w:rFonts w:ascii="Times New Roman" w:hAnsi="Times New Roman" w:cs="Times New Roman"/>
          <w:sz w:val="24"/>
          <w:szCs w:val="24"/>
        </w:rPr>
        <w:t>protected</w:t>
      </w:r>
      <w:r w:rsidR="002B5A29">
        <w:rPr>
          <w:rFonts w:ascii="Times New Roman" w:hAnsi="Times New Roman" w:cs="Times New Roman"/>
          <w:sz w:val="24"/>
          <w:szCs w:val="24"/>
        </w:rPr>
        <w:t xml:space="preserve"> to the extent possibl</w:t>
      </w:r>
      <w:r w:rsidR="00440B35">
        <w:rPr>
          <w:rFonts w:ascii="Times New Roman" w:hAnsi="Times New Roman" w:cs="Times New Roman"/>
          <w:sz w:val="24"/>
          <w:szCs w:val="24"/>
        </w:rPr>
        <w:t>e</w:t>
      </w:r>
      <w:r w:rsidRPr="003B70F3">
        <w:rPr>
          <w:rFonts w:ascii="Times New Roman" w:hAnsi="Times New Roman" w:cs="Times New Roman"/>
          <w:sz w:val="24"/>
          <w:szCs w:val="24"/>
        </w:rPr>
        <w:t xml:space="preserve">, and personal information should be collected and </w:t>
      </w:r>
      <w:r>
        <w:rPr>
          <w:rFonts w:ascii="Times New Roman" w:hAnsi="Times New Roman" w:cs="Times New Roman"/>
          <w:sz w:val="24"/>
          <w:szCs w:val="24"/>
        </w:rPr>
        <w:t>s</w:t>
      </w:r>
      <w:r w:rsidRPr="003B70F3">
        <w:rPr>
          <w:rFonts w:ascii="Times New Roman" w:hAnsi="Times New Roman" w:cs="Times New Roman"/>
          <w:sz w:val="24"/>
          <w:szCs w:val="24"/>
        </w:rPr>
        <w:t xml:space="preserve">hared only </w:t>
      </w:r>
      <w:r w:rsidRPr="008211EE">
        <w:rPr>
          <w:rFonts w:ascii="Times New Roman" w:hAnsi="Times New Roman" w:cs="Times New Roman"/>
          <w:sz w:val="24"/>
          <w:szCs w:val="24"/>
        </w:rPr>
        <w:t>to</w:t>
      </w:r>
      <w:r>
        <w:rPr>
          <w:rFonts w:ascii="Times New Roman" w:hAnsi="Times New Roman" w:cs="Times New Roman"/>
          <w:sz w:val="24"/>
          <w:szCs w:val="24"/>
        </w:rPr>
        <w:t xml:space="preserve"> a limited number of authorized people for the purpose of </w:t>
      </w:r>
      <w:r w:rsidR="000C532D">
        <w:rPr>
          <w:rFonts w:ascii="Times New Roman" w:hAnsi="Times New Roman" w:cs="Times New Roman"/>
          <w:sz w:val="24"/>
          <w:szCs w:val="24"/>
        </w:rPr>
        <w:t>investigating</w:t>
      </w:r>
      <w:r>
        <w:rPr>
          <w:rFonts w:ascii="Times New Roman" w:hAnsi="Times New Roman" w:cs="Times New Roman"/>
          <w:sz w:val="24"/>
          <w:szCs w:val="24"/>
        </w:rPr>
        <w:t>.</w:t>
      </w:r>
    </w:p>
    <w:p w:rsidR="00E51C54" w:rsidP="00E51C54" w:rsidRDefault="00E51C54" w14:paraId="70B212B3" w14:textId="778C2031">
      <w:pPr>
        <w:jc w:val="both"/>
        <w:rPr>
          <w:rFonts w:ascii="Times New Roman" w:hAnsi="Times New Roman" w:cs="Times New Roman"/>
          <w:sz w:val="24"/>
          <w:szCs w:val="24"/>
        </w:rPr>
      </w:pPr>
      <w:r w:rsidRPr="00C46FAA">
        <w:rPr>
          <w:rFonts w:ascii="Times New Roman" w:hAnsi="Times New Roman" w:cs="Times New Roman"/>
          <w:sz w:val="24"/>
          <w:szCs w:val="24"/>
        </w:rPr>
        <w:t xml:space="preserve">Staff involved in the complaints process will be made aware of the importance of maintaining confidentiality and </w:t>
      </w:r>
      <w:r w:rsidR="00520406">
        <w:rPr>
          <w:rFonts w:ascii="Times New Roman" w:hAnsi="Times New Roman" w:cs="Times New Roman"/>
          <w:sz w:val="24"/>
          <w:szCs w:val="24"/>
        </w:rPr>
        <w:t>will</w:t>
      </w:r>
      <w:r w:rsidRPr="00C46FAA">
        <w:rPr>
          <w:rFonts w:ascii="Times New Roman" w:hAnsi="Times New Roman" w:cs="Times New Roman"/>
          <w:sz w:val="24"/>
          <w:szCs w:val="24"/>
        </w:rPr>
        <w:t xml:space="preserve"> be asked to sign a confidentiality agreement. Employees who breach confidentiality may be subject to disciplinary action up to and including termination of employment, and others who work with </w:t>
      </w:r>
      <w:r w:rsidR="003F2965">
        <w:rPr>
          <w:rFonts w:ascii="Times New Roman" w:hAnsi="Times New Roman" w:cs="Times New Roman"/>
          <w:sz w:val="24"/>
          <w:szCs w:val="24"/>
        </w:rPr>
        <w:t xml:space="preserve">Partners </w:t>
      </w:r>
      <w:r w:rsidRPr="00C46FAA">
        <w:rPr>
          <w:rFonts w:ascii="Times New Roman" w:hAnsi="Times New Roman" w:cs="Times New Roman"/>
          <w:sz w:val="24"/>
          <w:szCs w:val="24"/>
        </w:rPr>
        <w:t xml:space="preserve">may have their relationship with </w:t>
      </w:r>
      <w:r w:rsidR="003F2965">
        <w:rPr>
          <w:rFonts w:ascii="Times New Roman" w:hAnsi="Times New Roman" w:cs="Times New Roman"/>
          <w:sz w:val="24"/>
          <w:szCs w:val="24"/>
        </w:rPr>
        <w:t xml:space="preserve">Partners </w:t>
      </w:r>
      <w:r w:rsidRPr="00C46FAA">
        <w:rPr>
          <w:rFonts w:ascii="Times New Roman" w:hAnsi="Times New Roman" w:cs="Times New Roman"/>
          <w:sz w:val="24"/>
          <w:szCs w:val="24"/>
        </w:rPr>
        <w:t>terminated. In some cases, such breaches may constitute breaking the law.</w:t>
      </w:r>
    </w:p>
    <w:p w:rsidRPr="000C6651" w:rsidR="00627F12" w:rsidP="00627F12" w:rsidRDefault="00FB7750" w14:paraId="65DE8C30" w14:textId="1F0BA667">
      <w:pPr>
        <w:pStyle w:val="Heading2"/>
      </w:pPr>
      <w:bookmarkStart w:name="_Toc128482908" w:id="33"/>
      <w:r>
        <w:lastRenderedPageBreak/>
        <w:t>6</w:t>
      </w:r>
      <w:r w:rsidR="00627F12">
        <w:t>.</w:t>
      </w:r>
      <w:r w:rsidR="0009154E">
        <w:t>4</w:t>
      </w:r>
      <w:r w:rsidR="00627F12">
        <w:t xml:space="preserve"> </w:t>
      </w:r>
      <w:r w:rsidRPr="00627F12" w:rsidR="00627F12">
        <w:t>Retaliation against Complainants</w:t>
      </w:r>
      <w:r w:rsidR="00E0154D">
        <w:t>,</w:t>
      </w:r>
      <w:r w:rsidRPr="00627F12" w:rsidR="00627F12">
        <w:t xml:space="preserve"> Witnesses</w:t>
      </w:r>
      <w:r w:rsidR="00E0154D">
        <w:t>, or Victims</w:t>
      </w:r>
      <w:bookmarkEnd w:id="33"/>
    </w:p>
    <w:p w:rsidRPr="000E4AF5" w:rsidR="00723024" w:rsidP="00723024" w:rsidRDefault="003F2965" w14:paraId="308522E1" w14:textId="25FDFD5C">
      <w:pPr>
        <w:pStyle w:val="Default"/>
        <w:spacing w:line="276" w:lineRule="auto"/>
        <w:jc w:val="both"/>
        <w:rPr>
          <w:rFonts w:ascii="Times New Roman" w:hAnsi="Times New Roman" w:cs="Times New Roman"/>
        </w:rPr>
      </w:pPr>
      <w:r>
        <w:rPr>
          <w:rFonts w:ascii="Times New Roman" w:hAnsi="Times New Roman" w:cs="Times New Roman"/>
        </w:rPr>
        <w:t xml:space="preserve">Partners </w:t>
      </w:r>
      <w:r w:rsidRPr="68AD596C" w:rsidR="00A439C8">
        <w:rPr>
          <w:rFonts w:ascii="Times New Roman" w:hAnsi="Times New Roman" w:cs="Times New Roman"/>
        </w:rPr>
        <w:t>prohibits any retaliation against anyone who legitimately exercise</w:t>
      </w:r>
      <w:r w:rsidRPr="68AD596C" w:rsidR="61F2B884">
        <w:rPr>
          <w:rFonts w:ascii="Times New Roman" w:hAnsi="Times New Roman" w:cs="Times New Roman"/>
        </w:rPr>
        <w:t>s</w:t>
      </w:r>
      <w:r w:rsidRPr="68AD596C" w:rsidR="00A439C8">
        <w:rPr>
          <w:rFonts w:ascii="Times New Roman" w:hAnsi="Times New Roman" w:cs="Times New Roman"/>
        </w:rPr>
        <w:t xml:space="preserve"> their rights under this policy or who participates</w:t>
      </w:r>
      <w:r w:rsidRPr="68AD596C" w:rsidR="00694D42">
        <w:rPr>
          <w:rFonts w:ascii="Times New Roman" w:hAnsi="Times New Roman" w:cs="Times New Roman"/>
        </w:rPr>
        <w:t>/cooperates</w:t>
      </w:r>
      <w:r w:rsidRPr="68AD596C" w:rsidR="00A439C8">
        <w:rPr>
          <w:rFonts w:ascii="Times New Roman" w:hAnsi="Times New Roman" w:cs="Times New Roman"/>
        </w:rPr>
        <w:t xml:space="preserve"> in an investigation. There is to be no interference, coercion, discrimination, reprisal</w:t>
      </w:r>
      <w:r w:rsidRPr="68AD596C" w:rsidR="7F768589">
        <w:rPr>
          <w:rFonts w:ascii="Times New Roman" w:hAnsi="Times New Roman" w:cs="Times New Roman"/>
        </w:rPr>
        <w:t>,</w:t>
      </w:r>
      <w:r w:rsidRPr="68AD596C" w:rsidR="00A439C8">
        <w:rPr>
          <w:rFonts w:ascii="Times New Roman" w:hAnsi="Times New Roman" w:cs="Times New Roman"/>
        </w:rPr>
        <w:t xml:space="preserve"> or retaliation against any person for making a valid and truthful complaint or report of a violation. Anyone who believes they are being discriminated against because of legitimately filing a complaint or truthfully participating in an investigation should immediately </w:t>
      </w:r>
      <w:r w:rsidRPr="68AD596C" w:rsidR="00723024">
        <w:rPr>
          <w:rFonts w:ascii="Times New Roman" w:hAnsi="Times New Roman" w:cs="Times New Roman"/>
        </w:rPr>
        <w:t>file a report in one of the following ways:</w:t>
      </w:r>
    </w:p>
    <w:p w:rsidRPr="000E4AF5" w:rsidR="00723024" w:rsidP="00723024" w:rsidRDefault="00723024" w14:paraId="7E97D219" w14:textId="6ADE912C">
      <w:pPr>
        <w:pStyle w:val="ListParagraph"/>
        <w:numPr>
          <w:ilvl w:val="0"/>
          <w:numId w:val="26"/>
        </w:numPr>
        <w:jc w:val="both"/>
        <w:rPr>
          <w:rFonts w:ascii="Times New Roman" w:hAnsi="Times New Roman" w:cs="Times New Roman"/>
          <w:color w:val="000000"/>
          <w:sz w:val="24"/>
          <w:szCs w:val="24"/>
        </w:rPr>
      </w:pPr>
      <w:r w:rsidRPr="68AD596C">
        <w:rPr>
          <w:rFonts w:ascii="Times New Roman" w:hAnsi="Times New Roman" w:cs="Times New Roman"/>
          <w:color w:val="000000" w:themeColor="text1"/>
          <w:sz w:val="24"/>
          <w:szCs w:val="24"/>
        </w:rPr>
        <w:t>Contact the immediate supervisor, program</w:t>
      </w:r>
      <w:r w:rsidRPr="68AD596C" w:rsidR="00942A56">
        <w:rPr>
          <w:rFonts w:ascii="Times New Roman" w:hAnsi="Times New Roman" w:cs="Times New Roman"/>
          <w:color w:val="000000" w:themeColor="text1"/>
          <w:sz w:val="24"/>
          <w:szCs w:val="24"/>
        </w:rPr>
        <w:t>,</w:t>
      </w:r>
      <w:r w:rsidRPr="68AD596C">
        <w:rPr>
          <w:rFonts w:ascii="Times New Roman" w:hAnsi="Times New Roman" w:cs="Times New Roman"/>
          <w:color w:val="000000" w:themeColor="text1"/>
          <w:sz w:val="24"/>
          <w:szCs w:val="24"/>
        </w:rPr>
        <w:t xml:space="preserve"> or country director of the alleged offender</w:t>
      </w:r>
      <w:r w:rsidRPr="68AD596C" w:rsidR="3472237D">
        <w:rPr>
          <w:rFonts w:ascii="Times New Roman" w:hAnsi="Times New Roman" w:cs="Times New Roman"/>
          <w:color w:val="000000" w:themeColor="text1"/>
          <w:sz w:val="24"/>
          <w:szCs w:val="24"/>
        </w:rPr>
        <w:t>.</w:t>
      </w:r>
    </w:p>
    <w:p w:rsidRPr="000E4AF5" w:rsidR="00723024" w:rsidP="00723024" w:rsidRDefault="00723024" w14:paraId="21640A69" w14:textId="0352682D">
      <w:pPr>
        <w:pStyle w:val="ListParagraph"/>
        <w:numPr>
          <w:ilvl w:val="0"/>
          <w:numId w:val="26"/>
        </w:numPr>
        <w:jc w:val="both"/>
        <w:rPr>
          <w:rFonts w:ascii="Times New Roman" w:hAnsi="Times New Roman" w:cs="Times New Roman"/>
          <w:color w:val="000000"/>
          <w:sz w:val="24"/>
          <w:szCs w:val="24"/>
        </w:rPr>
      </w:pPr>
      <w:r w:rsidRPr="000E4AF5">
        <w:rPr>
          <w:rFonts w:ascii="Times New Roman" w:hAnsi="Times New Roman" w:cs="Times New Roman"/>
          <w:color w:val="000000"/>
          <w:sz w:val="24"/>
          <w:szCs w:val="24"/>
        </w:rPr>
        <w:t xml:space="preserve">Contact </w:t>
      </w:r>
      <w:r w:rsidR="003F2965">
        <w:rPr>
          <w:rFonts w:ascii="Times New Roman" w:hAnsi="Times New Roman" w:cs="Times New Roman"/>
          <w:color w:val="000000"/>
          <w:sz w:val="24"/>
          <w:szCs w:val="24"/>
        </w:rPr>
        <w:t xml:space="preserve">Partners </w:t>
      </w:r>
      <w:r w:rsidR="00982B52">
        <w:rPr>
          <w:rFonts w:ascii="Times New Roman" w:hAnsi="Times New Roman" w:cs="Times New Roman"/>
          <w:color w:val="000000"/>
          <w:sz w:val="24"/>
          <w:szCs w:val="24"/>
        </w:rPr>
        <w:t>’s</w:t>
      </w:r>
      <w:r w:rsidRPr="000E4AF5">
        <w:rPr>
          <w:rFonts w:ascii="Times New Roman" w:hAnsi="Times New Roman" w:cs="Times New Roman"/>
          <w:color w:val="000000"/>
          <w:sz w:val="24"/>
          <w:szCs w:val="24"/>
        </w:rPr>
        <w:t xml:space="preserve"> external and confidential hotline, Foster Thomas, at </w:t>
      </w:r>
      <w:r w:rsidR="00060D91">
        <w:rPr>
          <w:rFonts w:ascii="Times New Roman" w:hAnsi="Times New Roman" w:cs="Times New Roman"/>
          <w:color w:val="000000"/>
          <w:sz w:val="24"/>
          <w:szCs w:val="24"/>
        </w:rPr>
        <w:t xml:space="preserve">+1 </w:t>
      </w:r>
      <w:r w:rsidRPr="00060D91" w:rsidR="00060D91">
        <w:rPr>
          <w:rFonts w:ascii="Times New Roman" w:hAnsi="Times New Roman" w:cs="Times New Roman"/>
          <w:color w:val="000000"/>
          <w:sz w:val="24"/>
          <w:szCs w:val="24"/>
        </w:rPr>
        <w:t>(443)-951-4951</w:t>
      </w:r>
      <w:r w:rsidRPr="000E4AF5">
        <w:rPr>
          <w:rFonts w:ascii="Times New Roman" w:hAnsi="Times New Roman" w:cs="Times New Roman"/>
          <w:color w:val="000000"/>
          <w:sz w:val="24"/>
          <w:szCs w:val="24"/>
        </w:rPr>
        <w:t>. Foster Thomas is an outside party who will relay any concerns to the Ethics Committee of the Board. Reports may be made anonymously.</w:t>
      </w:r>
    </w:p>
    <w:p w:rsidRPr="00F23905" w:rsidR="00723024" w:rsidP="000E4AF5" w:rsidRDefault="00723024" w14:paraId="4A435870" w14:textId="0ADAB6D4">
      <w:pPr>
        <w:pStyle w:val="ListParagraph"/>
        <w:numPr>
          <w:ilvl w:val="0"/>
          <w:numId w:val="26"/>
        </w:numPr>
        <w:jc w:val="both"/>
        <w:rPr>
          <w:rFonts w:ascii="Times New Roman" w:hAnsi="Times New Roman" w:cs="Times New Roman"/>
        </w:rPr>
      </w:pPr>
      <w:r w:rsidRPr="68AD596C">
        <w:rPr>
          <w:rFonts w:ascii="Times New Roman" w:hAnsi="Times New Roman" w:cs="Times New Roman"/>
          <w:color w:val="000000" w:themeColor="text1"/>
          <w:sz w:val="24"/>
          <w:szCs w:val="24"/>
        </w:rPr>
        <w:t xml:space="preserve">Contact </w:t>
      </w:r>
      <w:r w:rsidR="003F2965">
        <w:rPr>
          <w:rFonts w:ascii="Times New Roman" w:hAnsi="Times New Roman" w:cs="Times New Roman"/>
          <w:color w:val="000000" w:themeColor="text1"/>
          <w:sz w:val="24"/>
          <w:szCs w:val="24"/>
        </w:rPr>
        <w:t xml:space="preserve">Partners </w:t>
      </w:r>
      <w:r w:rsidR="00982B52">
        <w:rPr>
          <w:rFonts w:ascii="Times New Roman" w:hAnsi="Times New Roman" w:cs="Times New Roman"/>
          <w:color w:val="000000" w:themeColor="text1"/>
          <w:sz w:val="24"/>
          <w:szCs w:val="24"/>
        </w:rPr>
        <w:t xml:space="preserve">’s </w:t>
      </w:r>
      <w:r w:rsidRPr="68AD596C">
        <w:rPr>
          <w:rFonts w:ascii="Times New Roman" w:hAnsi="Times New Roman" w:cs="Times New Roman"/>
          <w:color w:val="000000" w:themeColor="text1"/>
          <w:sz w:val="24"/>
          <w:szCs w:val="24"/>
        </w:rPr>
        <w:t xml:space="preserve">internal HR department at </w:t>
      </w:r>
      <w:hyperlink w:history="1" r:id="rId24">
        <w:r w:rsidRPr="004D440C" w:rsidR="00FA5E4F">
          <w:rPr>
            <w:rStyle w:val="Hyperlink"/>
            <w:rFonts w:ascii="Times New Roman" w:hAnsi="Times New Roman" w:cs="Times New Roman"/>
            <w:sz w:val="24"/>
            <w:szCs w:val="24"/>
          </w:rPr>
          <w:t>POAHR@Partners.net</w:t>
        </w:r>
      </w:hyperlink>
      <w:r w:rsidRPr="68AD596C" w:rsidR="004D3997">
        <w:rPr>
          <w:rFonts w:ascii="Times New Roman" w:hAnsi="Times New Roman" w:cs="Times New Roman"/>
          <w:color w:val="000000" w:themeColor="text1"/>
          <w:sz w:val="24"/>
          <w:szCs w:val="24"/>
        </w:rPr>
        <w:t xml:space="preserve">. </w:t>
      </w:r>
    </w:p>
    <w:p w:rsidR="00627F12" w:rsidP="00042E02" w:rsidRDefault="00854930" w14:paraId="0B1B3855" w14:textId="5A15418F">
      <w:pPr>
        <w:pStyle w:val="Default"/>
        <w:spacing w:line="276" w:lineRule="auto"/>
        <w:jc w:val="both"/>
        <w:rPr>
          <w:rFonts w:ascii="Times New Roman" w:hAnsi="Times New Roman" w:cs="Times New Roman"/>
          <w:color w:val="auto"/>
        </w:rPr>
      </w:pPr>
      <w:r w:rsidRPr="68AD596C">
        <w:rPr>
          <w:rFonts w:ascii="Times New Roman" w:hAnsi="Times New Roman" w:cs="Times New Roman"/>
        </w:rPr>
        <w:t xml:space="preserve">Anyone who becomes aware of possible harassment or retaliation must immediately </w:t>
      </w:r>
      <w:r w:rsidRPr="68AD596C" w:rsidR="00443403">
        <w:rPr>
          <w:rFonts w:ascii="Times New Roman" w:hAnsi="Times New Roman" w:cs="Times New Roman"/>
        </w:rPr>
        <w:t>file a report</w:t>
      </w:r>
      <w:r w:rsidRPr="68AD596C">
        <w:rPr>
          <w:rFonts w:ascii="Times New Roman" w:hAnsi="Times New Roman" w:cs="Times New Roman"/>
        </w:rPr>
        <w:t xml:space="preserve"> so that the organization can investigate in a timely and confidential manner. </w:t>
      </w:r>
      <w:r w:rsidR="003F2965">
        <w:rPr>
          <w:rFonts w:ascii="Times New Roman" w:hAnsi="Times New Roman" w:cs="Times New Roman"/>
        </w:rPr>
        <w:t xml:space="preserve">Partners </w:t>
      </w:r>
      <w:r w:rsidRPr="68AD596C" w:rsidR="00627F12">
        <w:rPr>
          <w:rFonts w:ascii="Times New Roman" w:hAnsi="Times New Roman" w:cs="Times New Roman"/>
        </w:rPr>
        <w:t>will take action against anyone,</w:t>
      </w:r>
      <w:r w:rsidRPr="68AD596C" w:rsidR="00627F12">
        <w:rPr>
          <w:rFonts w:ascii="Times New Roman" w:hAnsi="Times New Roman" w:cs="Times New Roman"/>
          <w:color w:val="auto"/>
        </w:rPr>
        <w:t xml:space="preserve"> whether they are the subject of a complaint or not, who seek</w:t>
      </w:r>
      <w:r w:rsidRPr="68AD596C" w:rsidR="71070919">
        <w:rPr>
          <w:rFonts w:ascii="Times New Roman" w:hAnsi="Times New Roman" w:cs="Times New Roman"/>
          <w:color w:val="auto"/>
        </w:rPr>
        <w:t>s</w:t>
      </w:r>
      <w:r w:rsidRPr="68AD596C" w:rsidR="00627F12">
        <w:rPr>
          <w:rFonts w:ascii="Times New Roman" w:hAnsi="Times New Roman" w:cs="Times New Roman"/>
          <w:color w:val="auto"/>
        </w:rPr>
        <w:t xml:space="preserve"> or </w:t>
      </w:r>
      <w:r w:rsidRPr="68AD596C" w:rsidR="004D3997">
        <w:rPr>
          <w:rFonts w:ascii="Times New Roman" w:hAnsi="Times New Roman" w:cs="Times New Roman"/>
          <w:color w:val="auto"/>
        </w:rPr>
        <w:t>conducts</w:t>
      </w:r>
      <w:r w:rsidRPr="68AD596C" w:rsidR="00627F12">
        <w:rPr>
          <w:rFonts w:ascii="Times New Roman" w:hAnsi="Times New Roman" w:cs="Times New Roman"/>
          <w:color w:val="auto"/>
        </w:rPr>
        <w:t xml:space="preserve"> retaliatory action against complainants, witnesses</w:t>
      </w:r>
      <w:r w:rsidRPr="68AD596C" w:rsidR="5A225EC4">
        <w:rPr>
          <w:rFonts w:ascii="Times New Roman" w:hAnsi="Times New Roman" w:cs="Times New Roman"/>
          <w:color w:val="auto"/>
        </w:rPr>
        <w:t>,</w:t>
      </w:r>
      <w:r w:rsidRPr="68AD596C" w:rsidR="00E0154D">
        <w:rPr>
          <w:rFonts w:ascii="Times New Roman" w:hAnsi="Times New Roman" w:cs="Times New Roman"/>
          <w:color w:val="auto"/>
        </w:rPr>
        <w:t xml:space="preserve"> or victims</w:t>
      </w:r>
      <w:r w:rsidRPr="68AD596C" w:rsidR="00627F12">
        <w:rPr>
          <w:rFonts w:ascii="Times New Roman" w:hAnsi="Times New Roman" w:cs="Times New Roman"/>
          <w:color w:val="auto"/>
        </w:rPr>
        <w:t xml:space="preserve">. Employees may be subject to disciplinary action, up to and including </w:t>
      </w:r>
      <w:r w:rsidRPr="68AD596C" w:rsidR="000B5264">
        <w:rPr>
          <w:rFonts w:ascii="Times New Roman" w:hAnsi="Times New Roman" w:cs="Times New Roman"/>
          <w:color w:val="auto"/>
        </w:rPr>
        <w:t>termination</w:t>
      </w:r>
      <w:r w:rsidRPr="68AD596C" w:rsidR="00627F12">
        <w:rPr>
          <w:rFonts w:ascii="Times New Roman" w:hAnsi="Times New Roman" w:cs="Times New Roman"/>
          <w:color w:val="auto"/>
        </w:rPr>
        <w:t xml:space="preserve"> of employment. Others who work with </w:t>
      </w:r>
      <w:r w:rsidR="003F2965">
        <w:rPr>
          <w:rFonts w:ascii="Times New Roman" w:hAnsi="Times New Roman" w:cs="Times New Roman"/>
          <w:color w:val="auto"/>
        </w:rPr>
        <w:t xml:space="preserve">Partners </w:t>
      </w:r>
      <w:r w:rsidRPr="68AD596C" w:rsidR="00627F12">
        <w:rPr>
          <w:rFonts w:ascii="Times New Roman" w:hAnsi="Times New Roman" w:cs="Times New Roman"/>
          <w:color w:val="auto"/>
        </w:rPr>
        <w:t xml:space="preserve">may have their relationship with </w:t>
      </w:r>
      <w:r w:rsidR="003F2965">
        <w:rPr>
          <w:rFonts w:ascii="Times New Roman" w:hAnsi="Times New Roman" w:cs="Times New Roman"/>
          <w:color w:val="auto"/>
        </w:rPr>
        <w:t xml:space="preserve">Partners </w:t>
      </w:r>
      <w:r w:rsidRPr="68AD596C" w:rsidR="00627F12">
        <w:rPr>
          <w:rFonts w:ascii="Times New Roman" w:hAnsi="Times New Roman" w:cs="Times New Roman"/>
          <w:color w:val="auto"/>
        </w:rPr>
        <w:t>terminated.</w:t>
      </w:r>
    </w:p>
    <w:p w:rsidRPr="00AE44F1" w:rsidR="009A1432" w:rsidP="009A1432" w:rsidRDefault="00FB7750" w14:paraId="542A81B8" w14:textId="770F93FA">
      <w:pPr>
        <w:pStyle w:val="Heading2"/>
      </w:pPr>
      <w:bookmarkStart w:name="_Toc128482909" w:id="34"/>
      <w:r>
        <w:t>6</w:t>
      </w:r>
      <w:r w:rsidRPr="00AE44F1" w:rsidR="009A1432">
        <w:t>.</w:t>
      </w:r>
      <w:r w:rsidR="0009154E">
        <w:t>5</w:t>
      </w:r>
      <w:r w:rsidRPr="00AE44F1" w:rsidR="009A1432">
        <w:t xml:space="preserve"> </w:t>
      </w:r>
      <w:r w:rsidR="005C22EF">
        <w:t>Complaints</w:t>
      </w:r>
      <w:r w:rsidR="00F50D9B">
        <w:t xml:space="preserve"> </w:t>
      </w:r>
      <w:r w:rsidR="007E4A87">
        <w:t xml:space="preserve">about Partner </w:t>
      </w:r>
      <w:r w:rsidR="005C22EF">
        <w:t>Organizations</w:t>
      </w:r>
      <w:bookmarkEnd w:id="34"/>
      <w:r w:rsidR="003F2965">
        <w:t xml:space="preserve"> </w:t>
      </w:r>
    </w:p>
    <w:p w:rsidR="000B5264" w:rsidP="003F6EE6" w:rsidRDefault="002E1D7F" w14:paraId="3C080E6B" w14:textId="29EAC690">
      <w:pPr>
        <w:pStyle w:val="Default"/>
        <w:spacing w:line="276" w:lineRule="auto"/>
        <w:jc w:val="both"/>
        <w:rPr>
          <w:rFonts w:ascii="Times New Roman" w:hAnsi="Times New Roman" w:cs="Times New Roman"/>
          <w:color w:val="auto"/>
        </w:rPr>
      </w:pPr>
      <w:r>
        <w:rPr>
          <w:rFonts w:ascii="Times New Roman" w:hAnsi="Times New Roman" w:cs="Times New Roman"/>
        </w:rPr>
        <w:t xml:space="preserve">As mentioned in </w:t>
      </w:r>
      <w:hyperlink w:history="1" w:anchor="_7.1_Filing_a">
        <w:r w:rsidR="008447D7">
          <w:rPr>
            <w:rStyle w:val="Hyperlink"/>
            <w:rFonts w:ascii="Times New Roman" w:hAnsi="Times New Roman" w:cs="Times New Roman"/>
          </w:rPr>
          <w:t>6</w:t>
        </w:r>
        <w:r w:rsidRPr="00024FB2">
          <w:rPr>
            <w:rStyle w:val="Hyperlink"/>
            <w:rFonts w:ascii="Times New Roman" w:hAnsi="Times New Roman" w:cs="Times New Roman"/>
          </w:rPr>
          <w:t>.1 Filing a Report</w:t>
        </w:r>
      </w:hyperlink>
      <w:r>
        <w:rPr>
          <w:rFonts w:ascii="Times New Roman" w:hAnsi="Times New Roman" w:cs="Times New Roman"/>
        </w:rPr>
        <w:t xml:space="preserve">, </w:t>
      </w:r>
      <w:r w:rsidR="00451630">
        <w:rPr>
          <w:rFonts w:ascii="Times New Roman" w:hAnsi="Times New Roman" w:cs="Times New Roman"/>
        </w:rPr>
        <w:t>Partner Organizations</w:t>
      </w:r>
      <w:r w:rsidR="0065354C">
        <w:rPr>
          <w:rFonts w:ascii="Times New Roman" w:hAnsi="Times New Roman" w:cs="Times New Roman"/>
        </w:rPr>
        <w:t xml:space="preserve"> </w:t>
      </w:r>
      <w:r>
        <w:rPr>
          <w:rFonts w:ascii="Times New Roman" w:hAnsi="Times New Roman" w:cs="Times New Roman"/>
        </w:rPr>
        <w:t xml:space="preserve">should notify </w:t>
      </w:r>
      <w:r w:rsidR="003F2965">
        <w:rPr>
          <w:rFonts w:ascii="Times New Roman" w:hAnsi="Times New Roman" w:cs="Times New Roman"/>
        </w:rPr>
        <w:t xml:space="preserve">Partners </w:t>
      </w:r>
      <w:r w:rsidR="00446CEE">
        <w:rPr>
          <w:rFonts w:ascii="Times New Roman" w:hAnsi="Times New Roman" w:cs="Times New Roman"/>
        </w:rPr>
        <w:t>’s</w:t>
      </w:r>
      <w:r w:rsidR="0065354C">
        <w:rPr>
          <w:rFonts w:ascii="Times New Roman" w:hAnsi="Times New Roman" w:cs="Times New Roman"/>
        </w:rPr>
        <w:t xml:space="preserve"> point of contact of </w:t>
      </w:r>
      <w:r w:rsidR="00AF54CE">
        <w:rPr>
          <w:rFonts w:ascii="Times New Roman" w:hAnsi="Times New Roman" w:cs="Times New Roman"/>
        </w:rPr>
        <w:t>any</w:t>
      </w:r>
      <w:r w:rsidR="0065354C">
        <w:rPr>
          <w:rFonts w:ascii="Times New Roman" w:hAnsi="Times New Roman" w:cs="Times New Roman"/>
        </w:rPr>
        <w:t xml:space="preserve"> alleged </w:t>
      </w:r>
      <w:r w:rsidR="002D72B5">
        <w:rPr>
          <w:rFonts w:ascii="Times New Roman" w:hAnsi="Times New Roman" w:cs="Times New Roman"/>
        </w:rPr>
        <w:t>TIP</w:t>
      </w:r>
      <w:r w:rsidR="0065354C">
        <w:rPr>
          <w:rFonts w:ascii="Times New Roman" w:hAnsi="Times New Roman" w:cs="Times New Roman"/>
        </w:rPr>
        <w:t xml:space="preserve"> violation within three (3) business days. </w:t>
      </w:r>
      <w:r w:rsidRPr="68AD596C" w:rsidR="000B5264">
        <w:rPr>
          <w:rFonts w:ascii="Times New Roman" w:hAnsi="Times New Roman" w:cs="Times New Roman"/>
          <w:color w:val="auto"/>
        </w:rPr>
        <w:t xml:space="preserve">Where </w:t>
      </w:r>
      <w:r w:rsidR="003F2965">
        <w:rPr>
          <w:rFonts w:ascii="Times New Roman" w:hAnsi="Times New Roman" w:cs="Times New Roman"/>
          <w:color w:val="auto"/>
        </w:rPr>
        <w:t xml:space="preserve">Partners </w:t>
      </w:r>
      <w:r w:rsidRPr="68AD596C" w:rsidR="000B5264">
        <w:rPr>
          <w:rFonts w:ascii="Times New Roman" w:hAnsi="Times New Roman" w:cs="Times New Roman"/>
          <w:color w:val="auto"/>
        </w:rPr>
        <w:t xml:space="preserve">receives a complaint about a </w:t>
      </w:r>
      <w:r w:rsidR="002D72B5">
        <w:rPr>
          <w:rFonts w:ascii="Times New Roman" w:hAnsi="Times New Roman" w:cs="Times New Roman"/>
          <w:color w:val="auto"/>
        </w:rPr>
        <w:t>P</w:t>
      </w:r>
      <w:r w:rsidRPr="68AD596C" w:rsidR="000B5264">
        <w:rPr>
          <w:rFonts w:ascii="Times New Roman" w:hAnsi="Times New Roman" w:cs="Times New Roman"/>
          <w:color w:val="auto"/>
        </w:rPr>
        <w:t xml:space="preserve">artner </w:t>
      </w:r>
      <w:r w:rsidR="002D72B5">
        <w:rPr>
          <w:rFonts w:ascii="Times New Roman" w:hAnsi="Times New Roman" w:cs="Times New Roman"/>
          <w:color w:val="auto"/>
        </w:rPr>
        <w:t>O</w:t>
      </w:r>
      <w:r w:rsidRPr="68AD596C" w:rsidR="00325B37">
        <w:rPr>
          <w:rFonts w:ascii="Times New Roman" w:hAnsi="Times New Roman" w:cs="Times New Roman"/>
          <w:color w:val="auto"/>
        </w:rPr>
        <w:t>rganization</w:t>
      </w:r>
      <w:r w:rsidRPr="68AD596C" w:rsidR="000B5264">
        <w:rPr>
          <w:rFonts w:ascii="Times New Roman" w:hAnsi="Times New Roman" w:cs="Times New Roman"/>
          <w:color w:val="auto"/>
        </w:rPr>
        <w:t xml:space="preserve">, </w:t>
      </w:r>
      <w:r w:rsidR="003F2965">
        <w:rPr>
          <w:rFonts w:ascii="Times New Roman" w:hAnsi="Times New Roman" w:cs="Times New Roman"/>
          <w:color w:val="auto"/>
        </w:rPr>
        <w:t xml:space="preserve">Partners </w:t>
      </w:r>
      <w:r w:rsidRPr="68AD596C" w:rsidR="000B5264">
        <w:rPr>
          <w:rFonts w:ascii="Times New Roman" w:hAnsi="Times New Roman" w:cs="Times New Roman"/>
          <w:color w:val="auto"/>
        </w:rPr>
        <w:t>will expect the partner to respond safely, quickly</w:t>
      </w:r>
      <w:r w:rsidRPr="68AD596C" w:rsidR="089A0538">
        <w:rPr>
          <w:rFonts w:ascii="Times New Roman" w:hAnsi="Times New Roman" w:cs="Times New Roman"/>
          <w:color w:val="auto"/>
        </w:rPr>
        <w:t>,</w:t>
      </w:r>
      <w:r w:rsidRPr="68AD596C" w:rsidR="000B5264">
        <w:rPr>
          <w:rFonts w:ascii="Times New Roman" w:hAnsi="Times New Roman" w:cs="Times New Roman"/>
          <w:color w:val="auto"/>
        </w:rPr>
        <w:t xml:space="preserve"> and appropriately. </w:t>
      </w:r>
      <w:r w:rsidR="003F2965">
        <w:rPr>
          <w:rFonts w:ascii="Times New Roman" w:hAnsi="Times New Roman" w:cs="Times New Roman"/>
          <w:color w:val="auto"/>
        </w:rPr>
        <w:t xml:space="preserve">Partners </w:t>
      </w:r>
      <w:r w:rsidRPr="68AD596C" w:rsidR="000B5264">
        <w:rPr>
          <w:rFonts w:ascii="Times New Roman" w:hAnsi="Times New Roman" w:cs="Times New Roman"/>
          <w:color w:val="auto"/>
        </w:rPr>
        <w:t xml:space="preserve">will assist the partner to ascertain its reporting obligations. </w:t>
      </w:r>
    </w:p>
    <w:p w:rsidRPr="00C46FAA" w:rsidR="005C22EF" w:rsidP="00C46FAA" w:rsidRDefault="005C22EF" w14:paraId="1F4A45F3" w14:textId="77777777">
      <w:pPr>
        <w:pStyle w:val="Default"/>
        <w:spacing w:line="276" w:lineRule="auto"/>
        <w:jc w:val="both"/>
        <w:rPr>
          <w:rFonts w:ascii="Times New Roman" w:hAnsi="Times New Roman" w:cs="Times New Roman"/>
          <w:color w:val="auto"/>
        </w:rPr>
      </w:pPr>
    </w:p>
    <w:p w:rsidR="004F7092" w:rsidP="008B148A" w:rsidRDefault="000B5264" w14:paraId="5ABBF92D" w14:textId="066CC3E2">
      <w:pPr>
        <w:pStyle w:val="Default"/>
        <w:spacing w:line="276" w:lineRule="auto"/>
        <w:jc w:val="both"/>
        <w:rPr>
          <w:rFonts w:ascii="Times New Roman" w:hAnsi="Times New Roman" w:cs="Times New Roman"/>
        </w:rPr>
      </w:pPr>
      <w:r w:rsidRPr="00C46FAA">
        <w:rPr>
          <w:rFonts w:ascii="Times New Roman" w:hAnsi="Times New Roman" w:cs="Times New Roman"/>
          <w:color w:val="auto"/>
        </w:rPr>
        <w:t xml:space="preserve">Where appropriate, </w:t>
      </w:r>
      <w:r w:rsidR="003F2965">
        <w:rPr>
          <w:rFonts w:ascii="Times New Roman" w:hAnsi="Times New Roman" w:cs="Times New Roman"/>
          <w:color w:val="auto"/>
        </w:rPr>
        <w:t xml:space="preserve">Partners </w:t>
      </w:r>
      <w:r w:rsidRPr="00C46FAA">
        <w:rPr>
          <w:rFonts w:ascii="Times New Roman" w:hAnsi="Times New Roman" w:cs="Times New Roman"/>
          <w:color w:val="auto"/>
        </w:rPr>
        <w:t xml:space="preserve">will </w:t>
      </w:r>
      <w:r w:rsidRPr="00C46FAA" w:rsidR="004D3997">
        <w:rPr>
          <w:rFonts w:ascii="Times New Roman" w:hAnsi="Times New Roman" w:cs="Times New Roman"/>
          <w:color w:val="auto"/>
        </w:rPr>
        <w:t>collaborate</w:t>
      </w:r>
      <w:r w:rsidRPr="00C46FAA">
        <w:rPr>
          <w:rFonts w:ascii="Times New Roman" w:hAnsi="Times New Roman" w:cs="Times New Roman"/>
          <w:color w:val="auto"/>
        </w:rPr>
        <w:t xml:space="preserve"> with the partner to address the issue through an appropriate independent investigation. If the outcome is that </w:t>
      </w:r>
      <w:r w:rsidR="008447D7">
        <w:rPr>
          <w:rFonts w:ascii="Times New Roman" w:hAnsi="Times New Roman" w:cs="Times New Roman"/>
          <w:color w:val="auto"/>
        </w:rPr>
        <w:t>a violation</w:t>
      </w:r>
      <w:r w:rsidRPr="00C46FAA">
        <w:rPr>
          <w:rFonts w:ascii="Times New Roman" w:hAnsi="Times New Roman" w:cs="Times New Roman"/>
          <w:color w:val="auto"/>
        </w:rPr>
        <w:t xml:space="preserve"> has occurred, ongoing work with the partner cannot involve the individual(s) concerned. If there is reason to believe that an allegation of abuse has</w:t>
      </w:r>
      <w:r w:rsidR="00325B37">
        <w:rPr>
          <w:rFonts w:ascii="Times New Roman" w:hAnsi="Times New Roman" w:cs="Times New Roman"/>
          <w:color w:val="auto"/>
        </w:rPr>
        <w:t xml:space="preserve"> </w:t>
      </w:r>
      <w:r w:rsidRPr="00C46FAA" w:rsidR="00325B37">
        <w:rPr>
          <w:rFonts w:ascii="Times New Roman" w:hAnsi="Times New Roman" w:cs="Times New Roman"/>
          <w:color w:val="auto"/>
        </w:rPr>
        <w:t>been dealt with inappropriately by a partner, then they risk withdrawal of funding or ending</w:t>
      </w:r>
      <w:r w:rsidR="00036C04">
        <w:rPr>
          <w:rFonts w:ascii="Times New Roman" w:hAnsi="Times New Roman" w:cs="Times New Roman"/>
          <w:color w:val="auto"/>
        </w:rPr>
        <w:t xml:space="preserve"> of</w:t>
      </w:r>
      <w:r w:rsidRPr="00C46FAA" w:rsidR="00325B37">
        <w:rPr>
          <w:rFonts w:ascii="Times New Roman" w:hAnsi="Times New Roman" w:cs="Times New Roman"/>
          <w:color w:val="auto"/>
        </w:rPr>
        <w:t xml:space="preserve"> the relationshi</w:t>
      </w:r>
      <w:r w:rsidR="003F6EE6">
        <w:rPr>
          <w:rFonts w:ascii="Times New Roman" w:hAnsi="Times New Roman" w:cs="Times New Roman"/>
          <w:color w:val="auto"/>
        </w:rPr>
        <w:t>p</w:t>
      </w:r>
      <w:r w:rsidRPr="00C46FAA" w:rsidR="00325B37">
        <w:rPr>
          <w:rFonts w:ascii="Times New Roman" w:hAnsi="Times New Roman" w:cs="Times New Roman"/>
          <w:color w:val="auto"/>
        </w:rPr>
        <w:t>.</w:t>
      </w:r>
      <w:r w:rsidRPr="785840DB" w:rsidR="00263D21">
        <w:rPr>
          <w:rFonts w:ascii="Times New Roman" w:hAnsi="Times New Roman" w:cs="Times New Roman"/>
        </w:rPr>
        <w:t xml:space="preserve"> </w:t>
      </w:r>
    </w:p>
    <w:p w:rsidRPr="000C6651" w:rsidR="004F7092" w:rsidP="004F7092" w:rsidRDefault="00A32E2A" w14:paraId="662E1E96" w14:textId="4D637AB0">
      <w:pPr>
        <w:pStyle w:val="Heading1"/>
        <w:numPr>
          <w:ilvl w:val="0"/>
          <w:numId w:val="1"/>
        </w:numPr>
        <w:ind w:left="360"/>
        <w:jc w:val="both"/>
      </w:pPr>
      <w:bookmarkStart w:name="_Toc128482910" w:id="35"/>
      <w:r>
        <w:t>Policy Administration</w:t>
      </w:r>
      <w:bookmarkEnd w:id="35"/>
      <w:r>
        <w:t xml:space="preserve"> </w:t>
      </w:r>
    </w:p>
    <w:p w:rsidRPr="0023094C" w:rsidR="00F619A3" w:rsidP="004C4AFE" w:rsidRDefault="00A33C65" w14:paraId="228D2330" w14:textId="71E6EC39">
      <w:pPr>
        <w:pStyle w:val="Default"/>
        <w:spacing w:line="276" w:lineRule="auto"/>
        <w:jc w:val="both"/>
        <w:rPr>
          <w:rFonts w:ascii="Times New Roman" w:hAnsi="Times New Roman" w:cs="Times New Roman"/>
        </w:rPr>
      </w:pPr>
      <w:r w:rsidRPr="00A33C65">
        <w:rPr>
          <w:rFonts w:ascii="Times New Roman" w:hAnsi="Times New Roman" w:cs="Times New Roman"/>
        </w:rPr>
        <w:t>Responsibility for ensuring this policy is monitored, enforced, and remains up-to-date and</w:t>
      </w:r>
      <w:r w:rsidR="006A017B">
        <w:rPr>
          <w:rFonts w:ascii="Times New Roman" w:hAnsi="Times New Roman" w:cs="Times New Roman"/>
        </w:rPr>
        <w:t xml:space="preserve"> </w:t>
      </w:r>
      <w:r w:rsidRPr="00A33C65">
        <w:rPr>
          <w:rFonts w:ascii="Times New Roman" w:hAnsi="Times New Roman" w:cs="Times New Roman"/>
        </w:rPr>
        <w:t>compliant rests with</w:t>
      </w:r>
      <w:r>
        <w:rPr>
          <w:rFonts w:ascii="Times New Roman" w:hAnsi="Times New Roman" w:cs="Times New Roman"/>
        </w:rPr>
        <w:t xml:space="preserve"> the Compliance Team. </w:t>
      </w:r>
      <w:r w:rsidR="003F2965">
        <w:rPr>
          <w:rFonts w:ascii="Times New Roman" w:hAnsi="Times New Roman" w:cs="Times New Roman"/>
        </w:rPr>
        <w:t xml:space="preserve">Partners </w:t>
      </w:r>
      <w:r w:rsidR="005B41C3">
        <w:rPr>
          <w:rFonts w:ascii="Times New Roman" w:hAnsi="Times New Roman" w:cs="Times New Roman"/>
        </w:rPr>
        <w:t>’s</w:t>
      </w:r>
      <w:r w:rsidRPr="68AD596C" w:rsidR="007F2AD0">
        <w:rPr>
          <w:rFonts w:ascii="Times New Roman" w:hAnsi="Times New Roman" w:cs="Times New Roman"/>
        </w:rPr>
        <w:t xml:space="preserve"> </w:t>
      </w:r>
      <w:r w:rsidR="005B41C3">
        <w:rPr>
          <w:rFonts w:ascii="Times New Roman" w:hAnsi="Times New Roman" w:cs="Times New Roman"/>
        </w:rPr>
        <w:t xml:space="preserve">Executive </w:t>
      </w:r>
      <w:r w:rsidRPr="68AD596C" w:rsidR="007F2AD0">
        <w:rPr>
          <w:rFonts w:ascii="Times New Roman" w:hAnsi="Times New Roman" w:cs="Times New Roman"/>
        </w:rPr>
        <w:t xml:space="preserve">Management </w:t>
      </w:r>
      <w:r w:rsidR="005B41C3">
        <w:rPr>
          <w:rFonts w:ascii="Times New Roman" w:hAnsi="Times New Roman" w:cs="Times New Roman"/>
        </w:rPr>
        <w:t xml:space="preserve">Leadership </w:t>
      </w:r>
      <w:r w:rsidRPr="68AD596C" w:rsidR="007F2AD0">
        <w:rPr>
          <w:rFonts w:ascii="Times New Roman" w:hAnsi="Times New Roman" w:cs="Times New Roman"/>
        </w:rPr>
        <w:t>is committed to taking all appropriate corrective actions. Disciplinary, legal</w:t>
      </w:r>
      <w:r w:rsidRPr="68AD596C" w:rsidR="1A5AB59F">
        <w:rPr>
          <w:rFonts w:ascii="Times New Roman" w:hAnsi="Times New Roman" w:cs="Times New Roman"/>
        </w:rPr>
        <w:t>,</w:t>
      </w:r>
      <w:r w:rsidRPr="68AD596C" w:rsidR="007F2AD0">
        <w:rPr>
          <w:rFonts w:ascii="Times New Roman" w:hAnsi="Times New Roman" w:cs="Times New Roman"/>
        </w:rPr>
        <w:t xml:space="preserve"> or other applicable actions in response to any violation of the </w:t>
      </w:r>
      <w:r>
        <w:rPr>
          <w:rFonts w:ascii="Times New Roman" w:hAnsi="Times New Roman" w:cs="Times New Roman"/>
        </w:rPr>
        <w:t>TIP</w:t>
      </w:r>
      <w:r w:rsidRPr="68AD596C" w:rsidR="00D90828">
        <w:rPr>
          <w:rFonts w:ascii="Times New Roman" w:hAnsi="Times New Roman" w:cs="Times New Roman"/>
        </w:rPr>
        <w:t xml:space="preserve"> </w:t>
      </w:r>
      <w:r w:rsidRPr="68AD596C" w:rsidR="007F2AD0">
        <w:rPr>
          <w:rFonts w:ascii="Times New Roman" w:hAnsi="Times New Roman" w:cs="Times New Roman"/>
        </w:rPr>
        <w:t xml:space="preserve">Policy will be taken against any individual who has committed a </w:t>
      </w:r>
      <w:r>
        <w:rPr>
          <w:rFonts w:ascii="Times New Roman" w:hAnsi="Times New Roman" w:cs="Times New Roman"/>
        </w:rPr>
        <w:t>TIP</w:t>
      </w:r>
      <w:r w:rsidRPr="68AD596C" w:rsidR="00C45087">
        <w:rPr>
          <w:rFonts w:ascii="Times New Roman" w:hAnsi="Times New Roman" w:cs="Times New Roman"/>
        </w:rPr>
        <w:t xml:space="preserve"> </w:t>
      </w:r>
      <w:r w:rsidRPr="68AD596C" w:rsidR="007F2AD0">
        <w:rPr>
          <w:rFonts w:ascii="Times New Roman" w:hAnsi="Times New Roman" w:cs="Times New Roman"/>
        </w:rPr>
        <w:t xml:space="preserve">violation and/or anyone who knew of such a violation and failed to act or report. </w:t>
      </w:r>
      <w:r>
        <w:rPr>
          <w:rFonts w:ascii="Times New Roman" w:hAnsi="Times New Roman" w:cs="Times New Roman"/>
        </w:rPr>
        <w:lastRenderedPageBreak/>
        <w:t xml:space="preserve">The Compliance Team will </w:t>
      </w:r>
      <w:r w:rsidR="006A017B">
        <w:rPr>
          <w:rFonts w:ascii="Times New Roman" w:hAnsi="Times New Roman" w:cs="Times New Roman"/>
        </w:rPr>
        <w:t xml:space="preserve">continuously </w:t>
      </w:r>
      <w:r w:rsidRPr="68AD596C" w:rsidR="007F2AD0">
        <w:rPr>
          <w:rFonts w:ascii="Times New Roman" w:hAnsi="Times New Roman" w:cs="Times New Roman"/>
        </w:rPr>
        <w:t>identify and address gaps and/or weaknesses in applicable policies, procedures</w:t>
      </w:r>
      <w:r w:rsidRPr="68AD596C" w:rsidR="5DF422FD">
        <w:rPr>
          <w:rFonts w:ascii="Times New Roman" w:hAnsi="Times New Roman" w:cs="Times New Roman"/>
        </w:rPr>
        <w:t>,</w:t>
      </w:r>
      <w:r w:rsidRPr="68AD596C" w:rsidR="007F2AD0">
        <w:rPr>
          <w:rFonts w:ascii="Times New Roman" w:hAnsi="Times New Roman" w:cs="Times New Roman"/>
        </w:rPr>
        <w:t xml:space="preserve"> and protocols.</w:t>
      </w:r>
    </w:p>
    <w:sectPr w:rsidRPr="0023094C" w:rsidR="00F619A3" w:rsidSect="00664FE0">
      <w:headerReference w:type="default" r:id="rId25"/>
      <w:footerReference w:type="default" r:id="rId26"/>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4-11-11T22:33:00Z" w:id="5">
    <w:p w:rsidR="0051122A" w:rsidP="00CB7CFA" w:rsidRDefault="0051122A" w14:paraId="6489865C" w14:textId="77777777">
      <w:pPr>
        <w:pStyle w:val="CommentText"/>
      </w:pPr>
      <w:r>
        <w:rPr>
          <w:rStyle w:val="CommentReference"/>
        </w:rPr>
        <w:annotationRef/>
      </w:r>
      <w:r>
        <w:t>Update to include new 2 CFR 200 reference as well</w:t>
      </w:r>
    </w:p>
  </w:comment>
  <w:comment w:initials="NA" w:author="Natalie Abegesah" w:date="2023-03-21T04:03:00Z" w:id="15">
    <w:p w:rsidR="3B8D09AC" w:rsidRDefault="3B8D09AC" w14:paraId="57F32273" w14:textId="0AF465CB">
      <w:pPr>
        <w:pStyle w:val="CommentText"/>
      </w:pPr>
      <w:r>
        <w:t xml:space="preserve">John just asked me yesterday (3/20) to ensure all documents do not have POA but Partners if you plan on shortened. </w:t>
      </w:r>
      <w:r>
        <w:rPr>
          <w:rStyle w:val="CommentReference"/>
        </w:rPr>
        <w:annotationRef/>
      </w:r>
    </w:p>
  </w:comment>
  <w:comment w:initials="DM" w:author="Danielle Martin [2]" w:date="2023-03-21T06:59:00Z" w:id="16">
    <w:p w:rsidR="68E320F0" w:rsidRDefault="68E320F0" w14:paraId="1A52B40D" w14:textId="0020B167">
      <w:pPr>
        <w:pStyle w:val="CommentText"/>
      </w:pPr>
      <w:r>
        <w:t>Thanks just updated throughout the document</w:t>
      </w:r>
      <w:r>
        <w:rPr>
          <w:rStyle w:val="CommentReference"/>
        </w:rPr>
        <w:annotationRef/>
      </w:r>
    </w:p>
  </w:comment>
  <w:comment w:initials="NA" w:author="Natalie Abegesah" w:date="2023-03-21T04:03:00Z" w:id="18">
    <w:p w:rsidR="3B8D09AC" w:rsidRDefault="3B8D09AC" w14:paraId="3D798020" w14:textId="4A2F5628">
      <w:pPr>
        <w:pStyle w:val="CommentText"/>
      </w:pPr>
      <w:r>
        <w:t>Term again</w:t>
      </w:r>
      <w:r>
        <w:rPr>
          <w:rStyle w:val="CommentReference"/>
        </w:rPr>
        <w:annotationRef/>
      </w:r>
    </w:p>
  </w:comment>
  <w:comment w:initials="NA" w:author="Natalie Abegesah" w:date="2023-03-21T04:04:00Z" w:id="20">
    <w:p w:rsidR="3B8D09AC" w:rsidRDefault="3B8D09AC" w14:paraId="11DCE0A5" w14:textId="63EE545F">
      <w:pPr>
        <w:pStyle w:val="CommentText"/>
      </w:pPr>
      <w:r>
        <w:t>who?</w:t>
      </w:r>
      <w:r>
        <w:rPr>
          <w:rStyle w:val="CommentReference"/>
        </w:rPr>
        <w:annotationRef/>
      </w:r>
    </w:p>
  </w:comment>
  <w:comment w:initials="NA" w:author="Natalie Abegesah" w:date="2023-03-21T04:08:00Z" w:id="21">
    <w:p w:rsidR="3B8D09AC" w:rsidRDefault="3B8D09AC" w14:paraId="35013DDF" w14:textId="4D1FE2D4">
      <w:pPr>
        <w:pStyle w:val="CommentText"/>
      </w:pPr>
      <w:r>
        <w:t xml:space="preserve">by March 31st is what we have decided to do with hr compliance training </w:t>
      </w:r>
      <w:r>
        <w:rPr>
          <w:rStyle w:val="CommentReference"/>
        </w:rPr>
        <w:annotationRef/>
      </w:r>
    </w:p>
  </w:comment>
  <w:comment w:initials="DM" w:author="Danielle Martin [2]" w:date="2023-03-21T06:52:00Z" w:id="22">
    <w:p w:rsidR="4F949571" w:rsidRDefault="4F949571" w14:paraId="3A5C122E" w14:textId="7A47771C">
      <w:pPr>
        <w:pStyle w:val="CommentText"/>
      </w:pPr>
      <w:r>
        <w:t>Since it is an annual certifications, I think it needs to be certified at the start of the year, 1st quarter is too late. It is a simple form, shouldn't be an issue to sign by Jan. 31st</w:t>
      </w:r>
      <w:r>
        <w:rPr>
          <w:rStyle w:val="CommentReference"/>
        </w:rPr>
        <w:annotationRef/>
      </w:r>
    </w:p>
  </w:comment>
  <w:comment w:initials="NA" w:author="Natalie Abegesah" w:date="2023-03-21T04:07:00Z" w:id="24">
    <w:p w:rsidR="3B8D09AC" w:rsidRDefault="3B8D09AC" w14:paraId="74A3289E" w14:textId="1B73247B">
      <w:pPr>
        <w:pStyle w:val="CommentText"/>
      </w:pPr>
      <w:r>
        <w:t xml:space="preserve">how many of our current projects would not participate or is this for whoever we engage? </w:t>
      </w:r>
      <w:r>
        <w:rPr>
          <w:rStyle w:val="CommentReference"/>
        </w:rPr>
        <w:annotationRef/>
      </w:r>
    </w:p>
  </w:comment>
  <w:comment w:initials="DM" w:author="Danielle Martin [2]" w:date="2023-03-21T06:53:00Z" w:id="25">
    <w:p w:rsidR="4F949571" w:rsidRDefault="4F949571" w14:paraId="45F7C6D3" w14:textId="25ACF37B">
      <w:pPr>
        <w:pStyle w:val="CommentText"/>
      </w:pPr>
      <w:r>
        <w:t>This would go into effect starting this year, even with existing organizations, its a requirement not optional to comply with FAR. We've been out of compliance on multiple awards on this aspect.</w:t>
      </w:r>
      <w:r>
        <w:rPr>
          <w:rStyle w:val="CommentReference"/>
        </w:rPr>
        <w:annotationRef/>
      </w:r>
    </w:p>
  </w:comment>
  <w:comment w:initials="NA" w:author="Natalie Abegesah" w:date="2023-03-21T04:10:00Z" w:id="29">
    <w:p w:rsidR="3B8D09AC" w:rsidRDefault="3B8D09AC" w14:paraId="5BD61D6A" w14:textId="77CE0CB9">
      <w:pPr>
        <w:pStyle w:val="CommentText"/>
      </w:pPr>
      <w:r>
        <w:t>not their direct supervisor or project director?</w:t>
      </w:r>
      <w:r>
        <w:rPr>
          <w:rStyle w:val="CommentReference"/>
        </w:rPr>
        <w:annotationRef/>
      </w:r>
    </w:p>
  </w:comment>
  <w:comment w:initials="DM" w:author="Danielle Martin [2]" w:date="2023-03-21T06:51:00Z" w:id="30">
    <w:p w:rsidR="4F949571" w:rsidRDefault="4F949571" w14:paraId="76C6CDBE" w14:textId="277ACFF8">
      <w:pPr>
        <w:pStyle w:val="CommentText"/>
      </w:pPr>
      <w:r>
        <w:t xml:space="preserve">When comparing to other organization's TIP policies all seem to report to HR directly or other 3rd party. </w:t>
      </w:r>
      <w:r>
        <w:rPr>
          <w:rStyle w:val="CommentReference"/>
        </w:rPr>
        <w:annotationRef/>
      </w:r>
    </w:p>
    <w:p w:rsidR="4F949571" w:rsidRDefault="4F949571" w14:paraId="63F0A187" w14:textId="41038DBE">
      <w:pPr>
        <w:pStyle w:val="CommentText"/>
      </w:pPr>
    </w:p>
    <w:p w:rsidR="4F949571" w:rsidRDefault="4F949571" w14:paraId="3894A65B" w14:textId="16C154E2">
      <w:pPr>
        <w:pStyle w:val="CommentText"/>
      </w:pPr>
      <w:r>
        <w:t>I wouldn't add supervisors, but if you want we could add Project Directors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89865C" w15:done="0"/>
  <w15:commentEx w15:paraId="57F32273" w15:done="0"/>
  <w15:commentEx w15:paraId="1A52B40D" w15:paraIdParent="57F32273" w15:done="0"/>
  <w15:commentEx w15:paraId="3D798020" w15:done="0"/>
  <w15:commentEx w15:paraId="11DCE0A5" w15:done="0"/>
  <w15:commentEx w15:paraId="35013DDF" w15:done="0"/>
  <w15:commentEx w15:paraId="3A5C122E" w15:paraIdParent="35013DDF" w15:done="0"/>
  <w15:commentEx w15:paraId="74A3289E" w15:done="0"/>
  <w15:commentEx w15:paraId="45F7C6D3" w15:paraIdParent="74A3289E" w15:done="0"/>
  <w15:commentEx w15:paraId="5BD61D6A" w15:done="0"/>
  <w15:commentEx w15:paraId="3894A65B" w15:paraIdParent="5BD61D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DD04C0" w16cex:dateUtc="2024-11-12T03:33:00Z"/>
  <w16cex:commentExtensible w16cex:durableId="6CC69EC5" w16cex:dateUtc="2023-03-21T08:03:00Z"/>
  <w16cex:commentExtensible w16cex:durableId="29145052" w16cex:dateUtc="2023-03-21T10:59:00Z"/>
  <w16cex:commentExtensible w16cex:durableId="6485E6D6" w16cex:dateUtc="2023-03-21T08:03:00Z"/>
  <w16cex:commentExtensible w16cex:durableId="5DA5C221" w16cex:dateUtc="2023-03-21T08:04:00Z"/>
  <w16cex:commentExtensible w16cex:durableId="11EB2014" w16cex:dateUtc="2023-03-21T08:08:00Z"/>
  <w16cex:commentExtensible w16cex:durableId="4E247D84" w16cex:dateUtc="2023-03-21T10:52:00Z"/>
  <w16cex:commentExtensible w16cex:durableId="5243B4AF" w16cex:dateUtc="2023-03-21T08:07:00Z"/>
  <w16cex:commentExtensible w16cex:durableId="44871709" w16cex:dateUtc="2023-03-21T10:53:00Z"/>
  <w16cex:commentExtensible w16cex:durableId="70FE44BC" w16cex:dateUtc="2023-03-21T08:10:00Z"/>
  <w16cex:commentExtensible w16cex:durableId="569695B3" w16cex:dateUtc="2023-03-21T1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89865C" w16cid:durableId="2ADD04C0"/>
  <w16cid:commentId w16cid:paraId="57F32273" w16cid:durableId="6CC69EC5"/>
  <w16cid:commentId w16cid:paraId="1A52B40D" w16cid:durableId="29145052"/>
  <w16cid:commentId w16cid:paraId="3D798020" w16cid:durableId="6485E6D6"/>
  <w16cid:commentId w16cid:paraId="11DCE0A5" w16cid:durableId="5DA5C221"/>
  <w16cid:commentId w16cid:paraId="35013DDF" w16cid:durableId="11EB2014"/>
  <w16cid:commentId w16cid:paraId="3A5C122E" w16cid:durableId="4E247D84"/>
  <w16cid:commentId w16cid:paraId="74A3289E" w16cid:durableId="5243B4AF"/>
  <w16cid:commentId w16cid:paraId="45F7C6D3" w16cid:durableId="44871709"/>
  <w16cid:commentId w16cid:paraId="5BD61D6A" w16cid:durableId="70FE44BC"/>
  <w16cid:commentId w16cid:paraId="3894A65B" w16cid:durableId="569695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7C2B" w:rsidP="00EE2BCE" w:rsidRDefault="00097C2B" w14:paraId="4FB139A1" w14:textId="77777777">
      <w:pPr>
        <w:spacing w:after="0" w:line="240" w:lineRule="auto"/>
      </w:pPr>
      <w:r>
        <w:separator/>
      </w:r>
    </w:p>
  </w:endnote>
  <w:endnote w:type="continuationSeparator" w:id="0">
    <w:p w:rsidR="00097C2B" w:rsidP="00EE2BCE" w:rsidRDefault="00097C2B" w14:paraId="656EB4B8" w14:textId="77777777">
      <w:pPr>
        <w:spacing w:after="0" w:line="240" w:lineRule="auto"/>
      </w:pPr>
      <w:r>
        <w:continuationSeparator/>
      </w:r>
    </w:p>
  </w:endnote>
  <w:endnote w:type="continuationNotice" w:id="1">
    <w:p w:rsidR="00097C2B" w:rsidRDefault="00097C2B" w14:paraId="2739F26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340314981"/>
      <w:docPartObj>
        <w:docPartGallery w:val="Page Numbers (Bottom of Page)"/>
        <w:docPartUnique/>
      </w:docPartObj>
    </w:sdtPr>
    <w:sdtEndPr>
      <w:rPr>
        <w:color w:val="808080" w:themeColor="background1" w:themeShade="80"/>
        <w:spacing w:val="60"/>
      </w:rPr>
    </w:sdtEndPr>
    <w:sdtContent>
      <w:p w:rsidR="00972748" w:rsidRDefault="00972748" w14:paraId="121C3174" w14:textId="77777777">
        <w:pPr>
          <w:pStyle w:val="Footer"/>
          <w:pBdr>
            <w:top w:val="single" w:color="D9D9D9" w:themeColor="background1" w:themeShade="D9" w:sz="4" w:space="1"/>
          </w:pBdr>
        </w:pPr>
      </w:p>
      <w:p w:rsidR="00FD10F8" w:rsidRDefault="00FD10F8" w14:paraId="2812E9CB" w14:textId="326FE70C">
        <w:pPr>
          <w:pStyle w:val="Footer"/>
          <w:pBdr>
            <w:top w:val="single" w:color="D9D9D9" w:themeColor="background1" w:themeShade="D9" w:sz="4" w:space="1"/>
          </w:pBdr>
        </w:pPr>
      </w:p>
      <w:p w:rsidR="005043DD" w:rsidRDefault="00996F05" w14:paraId="4BD48FEB" w14:textId="0D4F4AAB">
        <w:pPr>
          <w:pStyle w:val="Footer"/>
          <w:pBdr>
            <w:top w:val="single" w:color="D9D9D9" w:themeColor="background1" w:themeShade="D9" w:sz="4" w:space="1"/>
          </w:pBdr>
          <w:rPr>
            <w:b/>
            <w:bCs/>
          </w:rPr>
        </w:pPr>
        <w:r>
          <w:rPr>
            <w:noProof/>
          </w:rPr>
          <w:drawing>
            <wp:anchor distT="0" distB="0" distL="114300" distR="114300" simplePos="0" relativeHeight="251658240" behindDoc="1" locked="0" layoutInCell="1" allowOverlap="1" wp14:anchorId="676F59B9" wp14:editId="103DE2A9">
              <wp:simplePos x="0" y="0"/>
              <wp:positionH relativeFrom="column">
                <wp:posOffset>2183130</wp:posOffset>
              </wp:positionH>
              <wp:positionV relativeFrom="paragraph">
                <wp:posOffset>1270</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rsidR="005043DD">
          <w:fldChar w:fldCharType="begin"/>
        </w:r>
        <w:r w:rsidR="005043DD">
          <w:instrText xml:space="preserve"> PAGE   \* MERGEFORMAT </w:instrText>
        </w:r>
        <w:r w:rsidR="005043DD">
          <w:fldChar w:fldCharType="separate"/>
        </w:r>
        <w:r w:rsidRPr="00C375B3" w:rsidR="3AA3868C">
          <w:rPr>
            <w:b/>
            <w:bCs/>
            <w:noProof/>
          </w:rPr>
          <w:t>20</w:t>
        </w:r>
        <w:r w:rsidR="005043DD">
          <w:rPr>
            <w:b/>
            <w:bCs/>
            <w:noProof/>
          </w:rPr>
          <w:fldChar w:fldCharType="end"/>
        </w:r>
        <w:r w:rsidR="3AA3868C">
          <w:rPr>
            <w:b/>
            <w:bCs/>
          </w:rPr>
          <w:t xml:space="preserve"> | </w:t>
        </w:r>
        <w:r w:rsidRPr="00155666" w:rsidR="3AA3868C">
          <w:rPr>
            <w:color w:val="808080" w:themeColor="background1" w:themeShade="80"/>
            <w:spacing w:val="60"/>
          </w:rPr>
          <w:t>Page</w:t>
        </w:r>
      </w:p>
    </w:sdtContent>
  </w:sdt>
  <w:p w:rsidR="006E0004" w:rsidP="00996F05" w:rsidRDefault="006E0004" w14:paraId="776D77B7" w14:textId="486CB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7C2B" w:rsidP="00EE2BCE" w:rsidRDefault="00097C2B" w14:paraId="642AC3D1" w14:textId="77777777">
      <w:pPr>
        <w:spacing w:after="0" w:line="240" w:lineRule="auto"/>
      </w:pPr>
      <w:r>
        <w:separator/>
      </w:r>
    </w:p>
  </w:footnote>
  <w:footnote w:type="continuationSeparator" w:id="0">
    <w:p w:rsidR="00097C2B" w:rsidP="00EE2BCE" w:rsidRDefault="00097C2B" w14:paraId="3FDF4B52" w14:textId="77777777">
      <w:pPr>
        <w:spacing w:after="0" w:line="240" w:lineRule="auto"/>
      </w:pPr>
      <w:r>
        <w:continuationSeparator/>
      </w:r>
    </w:p>
  </w:footnote>
  <w:footnote w:type="continuationNotice" w:id="1">
    <w:p w:rsidR="00097C2B" w:rsidRDefault="00097C2B" w14:paraId="22E1DAE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043DD" w:rsidRDefault="3AA3868C" w14:paraId="289C254F" w14:textId="77777777">
    <w:pPr>
      <w:pStyle w:val="Header"/>
    </w:pPr>
    <w:r>
      <w:rPr>
        <w:noProof/>
      </w:rPr>
      <w:drawing>
        <wp:inline distT="0" distB="0" distL="0" distR="0" wp14:anchorId="188C0A6D" wp14:editId="695EE779">
          <wp:extent cx="2614930" cy="584835"/>
          <wp:effectExtent l="0" t="0" r="0" b="5715"/>
          <wp:docPr id="612724421" name="Picture 612724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0D65AF" w:rsidRDefault="000D65AF" w14:paraId="787BE24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073BE"/>
    <w:multiLevelType w:val="hybridMultilevel"/>
    <w:tmpl w:val="1952BE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AE080A"/>
    <w:multiLevelType w:val="hybridMultilevel"/>
    <w:tmpl w:val="119A7F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27208A"/>
    <w:multiLevelType w:val="hybridMultilevel"/>
    <w:tmpl w:val="1A9640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1F4E75"/>
    <w:multiLevelType w:val="hybridMultilevel"/>
    <w:tmpl w:val="4DDA3192"/>
    <w:lvl w:ilvl="0" w:tplc="4A44ABB6">
      <w:start w:val="1"/>
      <w:numFmt w:val="bullet"/>
      <w:lvlText w:val="●"/>
      <w:lvlJc w:val="left"/>
      <w:pPr>
        <w:ind w:left="720" w:hanging="360"/>
      </w:pPr>
      <w:rPr>
        <w:rFonts w:ascii="Noto Sans Symbols" w:hAnsi="Noto Sans Symbols" w:eastAsia="Noto Sans Symbols" w:cs="Noto Sans Symbols"/>
      </w:rPr>
    </w:lvl>
    <w:lvl w:ilvl="1" w:tplc="1B18A836">
      <w:start w:val="1"/>
      <w:numFmt w:val="bullet"/>
      <w:lvlText w:val="o"/>
      <w:lvlJc w:val="left"/>
      <w:pPr>
        <w:ind w:left="1440" w:hanging="360"/>
      </w:pPr>
      <w:rPr>
        <w:rFonts w:ascii="Courier New" w:hAnsi="Courier New" w:eastAsia="Courier New" w:cs="Courier New"/>
      </w:rPr>
    </w:lvl>
    <w:lvl w:ilvl="2" w:tplc="C2188A1C">
      <w:start w:val="1"/>
      <w:numFmt w:val="bullet"/>
      <w:lvlText w:val="▪"/>
      <w:lvlJc w:val="left"/>
      <w:pPr>
        <w:ind w:left="2160" w:hanging="360"/>
      </w:pPr>
      <w:rPr>
        <w:rFonts w:ascii="Noto Sans Symbols" w:hAnsi="Noto Sans Symbols" w:eastAsia="Noto Sans Symbols" w:cs="Noto Sans Symbols"/>
      </w:rPr>
    </w:lvl>
    <w:lvl w:ilvl="3" w:tplc="D7E8999A">
      <w:start w:val="1"/>
      <w:numFmt w:val="bullet"/>
      <w:lvlText w:val="●"/>
      <w:lvlJc w:val="left"/>
      <w:pPr>
        <w:ind w:left="2880" w:hanging="360"/>
      </w:pPr>
      <w:rPr>
        <w:rFonts w:ascii="Noto Sans Symbols" w:hAnsi="Noto Sans Symbols" w:eastAsia="Noto Sans Symbols" w:cs="Noto Sans Symbols"/>
      </w:rPr>
    </w:lvl>
    <w:lvl w:ilvl="4" w:tplc="2F729CA2">
      <w:start w:val="1"/>
      <w:numFmt w:val="bullet"/>
      <w:lvlText w:val="o"/>
      <w:lvlJc w:val="left"/>
      <w:pPr>
        <w:ind w:left="3600" w:hanging="360"/>
      </w:pPr>
      <w:rPr>
        <w:rFonts w:ascii="Courier New" w:hAnsi="Courier New" w:eastAsia="Courier New" w:cs="Courier New"/>
      </w:rPr>
    </w:lvl>
    <w:lvl w:ilvl="5" w:tplc="88AA606E">
      <w:start w:val="1"/>
      <w:numFmt w:val="bullet"/>
      <w:lvlText w:val="▪"/>
      <w:lvlJc w:val="left"/>
      <w:pPr>
        <w:ind w:left="4320" w:hanging="360"/>
      </w:pPr>
      <w:rPr>
        <w:rFonts w:ascii="Noto Sans Symbols" w:hAnsi="Noto Sans Symbols" w:eastAsia="Noto Sans Symbols" w:cs="Noto Sans Symbols"/>
      </w:rPr>
    </w:lvl>
    <w:lvl w:ilvl="6" w:tplc="D054AE70">
      <w:start w:val="1"/>
      <w:numFmt w:val="bullet"/>
      <w:lvlText w:val="●"/>
      <w:lvlJc w:val="left"/>
      <w:pPr>
        <w:ind w:left="5040" w:hanging="360"/>
      </w:pPr>
      <w:rPr>
        <w:rFonts w:ascii="Noto Sans Symbols" w:hAnsi="Noto Sans Symbols" w:eastAsia="Noto Sans Symbols" w:cs="Noto Sans Symbols"/>
      </w:rPr>
    </w:lvl>
    <w:lvl w:ilvl="7" w:tplc="9B8CE5C6">
      <w:start w:val="1"/>
      <w:numFmt w:val="bullet"/>
      <w:lvlText w:val="o"/>
      <w:lvlJc w:val="left"/>
      <w:pPr>
        <w:ind w:left="5760" w:hanging="360"/>
      </w:pPr>
      <w:rPr>
        <w:rFonts w:ascii="Courier New" w:hAnsi="Courier New" w:eastAsia="Courier New" w:cs="Courier New"/>
      </w:rPr>
    </w:lvl>
    <w:lvl w:ilvl="8" w:tplc="9D94DC1C">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0EB01CEF"/>
    <w:multiLevelType w:val="multilevel"/>
    <w:tmpl w:val="ED4E4E32"/>
    <w:lvl w:ilvl="0">
      <w:start w:val="1"/>
      <w:numFmt w:val="decimal"/>
      <w:lvlText w:val="%1."/>
      <w:lvlJc w:val="left"/>
      <w:pPr>
        <w:ind w:left="198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C1FA7"/>
    <w:multiLevelType w:val="hybridMultilevel"/>
    <w:tmpl w:val="8C1A4E28"/>
    <w:lvl w:ilvl="0" w:tplc="BD784AB6">
      <w:start w:val="1"/>
      <w:numFmt w:val="decimal"/>
      <w:lvlText w:val="%1)"/>
      <w:lvlJc w:val="left"/>
      <w:pPr>
        <w:ind w:left="720" w:hanging="360"/>
      </w:pPr>
      <w:rPr>
        <w:rFonts w:hint="default" w:ascii="Times New Roman"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1" w15:restartNumberingAfterBreak="0">
    <w:nsid w:val="23C911FE"/>
    <w:multiLevelType w:val="hybridMultilevel"/>
    <w:tmpl w:val="F90A8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7360BD0"/>
    <w:multiLevelType w:val="hybridMultilevel"/>
    <w:tmpl w:val="935EEC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1B11DC"/>
    <w:multiLevelType w:val="multilevel"/>
    <w:tmpl w:val="9A4E4290"/>
    <w:lvl w:ilvl="0">
      <w:start w:val="2"/>
      <w:numFmt w:val="decimal"/>
      <w:lvlText w:val="%1"/>
      <w:lvlJc w:val="left"/>
      <w:pPr>
        <w:ind w:left="2834" w:hanging="451"/>
      </w:pPr>
      <w:rPr>
        <w:rFonts w:hint="default"/>
        <w:lang w:val="en-US" w:eastAsia="en-US" w:bidi="ar-SA"/>
      </w:rPr>
    </w:lvl>
    <w:lvl w:ilvl="1">
      <w:start w:val="1"/>
      <w:numFmt w:val="decimal"/>
      <w:lvlText w:val="%1.%2."/>
      <w:lvlJc w:val="left"/>
      <w:pPr>
        <w:ind w:left="2834" w:hanging="451"/>
        <w:jc w:val="right"/>
      </w:pPr>
      <w:rPr>
        <w:rFonts w:hint="default" w:ascii="Trebuchet MS" w:hAnsi="Trebuchet MS" w:eastAsia="Trebuchet MS" w:cs="Trebuchet MS"/>
        <w:spacing w:val="-2"/>
        <w:w w:val="86"/>
        <w:sz w:val="22"/>
        <w:szCs w:val="22"/>
        <w:lang w:val="en-US" w:eastAsia="en-US" w:bidi="ar-SA"/>
      </w:rPr>
    </w:lvl>
    <w:lvl w:ilvl="2">
      <w:numFmt w:val="bullet"/>
      <w:lvlText w:val="•"/>
      <w:lvlJc w:val="left"/>
      <w:pPr>
        <w:ind w:left="4328" w:hanging="451"/>
      </w:pPr>
      <w:rPr>
        <w:rFonts w:hint="default"/>
        <w:lang w:val="en-US" w:eastAsia="en-US" w:bidi="ar-SA"/>
      </w:rPr>
    </w:lvl>
    <w:lvl w:ilvl="3">
      <w:numFmt w:val="bullet"/>
      <w:lvlText w:val="•"/>
      <w:lvlJc w:val="left"/>
      <w:pPr>
        <w:ind w:left="5072" w:hanging="451"/>
      </w:pPr>
      <w:rPr>
        <w:rFonts w:hint="default"/>
        <w:lang w:val="en-US" w:eastAsia="en-US" w:bidi="ar-SA"/>
      </w:rPr>
    </w:lvl>
    <w:lvl w:ilvl="4">
      <w:numFmt w:val="bullet"/>
      <w:lvlText w:val="•"/>
      <w:lvlJc w:val="left"/>
      <w:pPr>
        <w:ind w:left="5816" w:hanging="451"/>
      </w:pPr>
      <w:rPr>
        <w:rFonts w:hint="default"/>
        <w:lang w:val="en-US" w:eastAsia="en-US" w:bidi="ar-SA"/>
      </w:rPr>
    </w:lvl>
    <w:lvl w:ilvl="5">
      <w:numFmt w:val="bullet"/>
      <w:lvlText w:val="•"/>
      <w:lvlJc w:val="left"/>
      <w:pPr>
        <w:ind w:left="6560" w:hanging="451"/>
      </w:pPr>
      <w:rPr>
        <w:rFonts w:hint="default"/>
        <w:lang w:val="en-US" w:eastAsia="en-US" w:bidi="ar-SA"/>
      </w:rPr>
    </w:lvl>
    <w:lvl w:ilvl="6">
      <w:numFmt w:val="bullet"/>
      <w:lvlText w:val="•"/>
      <w:lvlJc w:val="left"/>
      <w:pPr>
        <w:ind w:left="7304" w:hanging="451"/>
      </w:pPr>
      <w:rPr>
        <w:rFonts w:hint="default"/>
        <w:lang w:val="en-US" w:eastAsia="en-US" w:bidi="ar-SA"/>
      </w:rPr>
    </w:lvl>
    <w:lvl w:ilvl="7">
      <w:numFmt w:val="bullet"/>
      <w:lvlText w:val="•"/>
      <w:lvlJc w:val="left"/>
      <w:pPr>
        <w:ind w:left="8048" w:hanging="451"/>
      </w:pPr>
      <w:rPr>
        <w:rFonts w:hint="default"/>
        <w:lang w:val="en-US" w:eastAsia="en-US" w:bidi="ar-SA"/>
      </w:rPr>
    </w:lvl>
    <w:lvl w:ilvl="8">
      <w:numFmt w:val="bullet"/>
      <w:lvlText w:val="•"/>
      <w:lvlJc w:val="left"/>
      <w:pPr>
        <w:ind w:left="8792" w:hanging="451"/>
      </w:pPr>
      <w:rPr>
        <w:rFonts w:hint="default"/>
        <w:lang w:val="en-US" w:eastAsia="en-US" w:bidi="ar-SA"/>
      </w:rPr>
    </w:lvl>
  </w:abstractNum>
  <w:abstractNum w:abstractNumId="15"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hint="default" w:ascii="Times New Roman" w:hAnsi="Times New Roman" w:cs="Times New Roman"/>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6"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17" w15:restartNumberingAfterBreak="0">
    <w:nsid w:val="42D64C65"/>
    <w:multiLevelType w:val="hybridMultilevel"/>
    <w:tmpl w:val="5C2EA63E"/>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49E1B4F"/>
    <w:multiLevelType w:val="hybridMultilevel"/>
    <w:tmpl w:val="C90AF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21" w15:restartNumberingAfterBreak="0">
    <w:nsid w:val="56135F4A"/>
    <w:multiLevelType w:val="hybridMultilevel"/>
    <w:tmpl w:val="167CD1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67C1970"/>
    <w:multiLevelType w:val="hybridMultilevel"/>
    <w:tmpl w:val="0644A6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24"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0166BE9"/>
    <w:multiLevelType w:val="hybridMultilevel"/>
    <w:tmpl w:val="19D2D5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BF978EA"/>
    <w:multiLevelType w:val="hybridMultilevel"/>
    <w:tmpl w:val="E65E63DC"/>
    <w:lvl w:ilvl="0" w:tplc="04090001">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27"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28" w15:restartNumberingAfterBreak="0">
    <w:nsid w:val="6D7E3AD8"/>
    <w:multiLevelType w:val="hybridMultilevel"/>
    <w:tmpl w:val="24F42C2C"/>
    <w:lvl w:ilvl="0" w:tplc="111E18E8">
      <w:start w:val="1"/>
      <w:numFmt w:val="decimal"/>
      <w:lvlText w:val="%1)"/>
      <w:lvlJc w:val="left"/>
      <w:pPr>
        <w:ind w:left="720" w:hanging="360"/>
      </w:pPr>
      <w:rPr>
        <w:b/>
        <w:bCs/>
      </w:r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29"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30" w15:restartNumberingAfterBreak="0">
    <w:nsid w:val="6F460E39"/>
    <w:multiLevelType w:val="hybridMultilevel"/>
    <w:tmpl w:val="84DA1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551885">
    <w:abstractNumId w:val="5"/>
  </w:num>
  <w:num w:numId="2" w16cid:durableId="48110912">
    <w:abstractNumId w:val="2"/>
  </w:num>
  <w:num w:numId="3" w16cid:durableId="1871599793">
    <w:abstractNumId w:val="28"/>
  </w:num>
  <w:num w:numId="4" w16cid:durableId="88039693">
    <w:abstractNumId w:val="23"/>
  </w:num>
  <w:num w:numId="5" w16cid:durableId="1004013038">
    <w:abstractNumId w:val="10"/>
  </w:num>
  <w:num w:numId="6" w16cid:durableId="1384711720">
    <w:abstractNumId w:val="25"/>
  </w:num>
  <w:num w:numId="7" w16cid:durableId="1601140170">
    <w:abstractNumId w:val="17"/>
  </w:num>
  <w:num w:numId="8" w16cid:durableId="492182753">
    <w:abstractNumId w:val="9"/>
  </w:num>
  <w:num w:numId="9" w16cid:durableId="1406605157">
    <w:abstractNumId w:val="32"/>
  </w:num>
  <w:num w:numId="10" w16cid:durableId="2124113058">
    <w:abstractNumId w:val="3"/>
  </w:num>
  <w:num w:numId="11" w16cid:durableId="1738091680">
    <w:abstractNumId w:val="26"/>
  </w:num>
  <w:num w:numId="12" w16cid:durableId="1017467247">
    <w:abstractNumId w:val="15"/>
  </w:num>
  <w:num w:numId="13" w16cid:durableId="1071461918">
    <w:abstractNumId w:val="20"/>
  </w:num>
  <w:num w:numId="14" w16cid:durableId="2052076390">
    <w:abstractNumId w:val="33"/>
  </w:num>
  <w:num w:numId="15" w16cid:durableId="1675496969">
    <w:abstractNumId w:val="27"/>
  </w:num>
  <w:num w:numId="16" w16cid:durableId="986320113">
    <w:abstractNumId w:val="4"/>
  </w:num>
  <w:num w:numId="17" w16cid:durableId="1535269628">
    <w:abstractNumId w:val="16"/>
  </w:num>
  <w:num w:numId="18" w16cid:durableId="234822006">
    <w:abstractNumId w:val="29"/>
  </w:num>
  <w:num w:numId="19" w16cid:durableId="1562903721">
    <w:abstractNumId w:val="19"/>
  </w:num>
  <w:num w:numId="20" w16cid:durableId="379597253">
    <w:abstractNumId w:val="24"/>
  </w:num>
  <w:num w:numId="21" w16cid:durableId="732312868">
    <w:abstractNumId w:val="6"/>
  </w:num>
  <w:num w:numId="22" w16cid:durableId="1991905976">
    <w:abstractNumId w:val="0"/>
  </w:num>
  <w:num w:numId="23" w16cid:durableId="577058060">
    <w:abstractNumId w:val="31"/>
  </w:num>
  <w:num w:numId="24" w16cid:durableId="1814561364">
    <w:abstractNumId w:val="7"/>
  </w:num>
  <w:num w:numId="25" w16cid:durableId="179706443">
    <w:abstractNumId w:val="8"/>
  </w:num>
  <w:num w:numId="26" w16cid:durableId="332685707">
    <w:abstractNumId w:val="13"/>
  </w:num>
  <w:num w:numId="27" w16cid:durableId="1110858822">
    <w:abstractNumId w:val="30"/>
  </w:num>
  <w:num w:numId="28" w16cid:durableId="335308447">
    <w:abstractNumId w:val="18"/>
  </w:num>
  <w:num w:numId="29" w16cid:durableId="1808086281">
    <w:abstractNumId w:val="21"/>
  </w:num>
  <w:num w:numId="30" w16cid:durableId="1140226873">
    <w:abstractNumId w:val="1"/>
  </w:num>
  <w:num w:numId="31" w16cid:durableId="541749342">
    <w:abstractNumId w:val="14"/>
  </w:num>
  <w:num w:numId="32" w16cid:durableId="1787307639">
    <w:abstractNumId w:val="22"/>
  </w:num>
  <w:num w:numId="33" w16cid:durableId="1331105536">
    <w:abstractNumId w:val="11"/>
  </w:num>
  <w:num w:numId="34" w16cid:durableId="1484010909">
    <w:abstractNumId w:val="1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rson w15:author="Natalie Abegesah">
    <w15:presenceInfo w15:providerId="AD" w15:userId="S::nabegesah@partners.net::70dbb83d-0fd1-45c2-9802-bf372af8db90"/>
  </w15:person>
  <w15:person w15:author="Danielle Martin [2]">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wtbC0NDQxMDI1MjZV0lEKTi0uzszPAykwrAUAdHjUFywAAAA="/>
  </w:docVars>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F0E"/>
    <w:rsid w:val="00016339"/>
    <w:rsid w:val="00016498"/>
    <w:rsid w:val="00016F1E"/>
    <w:rsid w:val="0001712C"/>
    <w:rsid w:val="00017161"/>
    <w:rsid w:val="00017390"/>
    <w:rsid w:val="00017F73"/>
    <w:rsid w:val="00020004"/>
    <w:rsid w:val="000201F4"/>
    <w:rsid w:val="00020355"/>
    <w:rsid w:val="00020D1C"/>
    <w:rsid w:val="0002180E"/>
    <w:rsid w:val="00021E18"/>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BA4"/>
    <w:rsid w:val="00065F3A"/>
    <w:rsid w:val="000671ED"/>
    <w:rsid w:val="00067529"/>
    <w:rsid w:val="000679DC"/>
    <w:rsid w:val="000709A4"/>
    <w:rsid w:val="00070B18"/>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97C2B"/>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584C"/>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5B5"/>
    <w:rsid w:val="000C77C0"/>
    <w:rsid w:val="000C7B0E"/>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1009"/>
    <w:rsid w:val="00111087"/>
    <w:rsid w:val="00113E08"/>
    <w:rsid w:val="001153A0"/>
    <w:rsid w:val="001154D4"/>
    <w:rsid w:val="00115C4D"/>
    <w:rsid w:val="001169B9"/>
    <w:rsid w:val="00116BB6"/>
    <w:rsid w:val="00116C84"/>
    <w:rsid w:val="001170AE"/>
    <w:rsid w:val="001202D3"/>
    <w:rsid w:val="00120651"/>
    <w:rsid w:val="00120746"/>
    <w:rsid w:val="001207A1"/>
    <w:rsid w:val="00120C32"/>
    <w:rsid w:val="00120EBC"/>
    <w:rsid w:val="00121367"/>
    <w:rsid w:val="001213ED"/>
    <w:rsid w:val="00121620"/>
    <w:rsid w:val="00121FA2"/>
    <w:rsid w:val="00123514"/>
    <w:rsid w:val="00123BD1"/>
    <w:rsid w:val="00123F41"/>
    <w:rsid w:val="00124B9E"/>
    <w:rsid w:val="0012507E"/>
    <w:rsid w:val="0012707A"/>
    <w:rsid w:val="001271F0"/>
    <w:rsid w:val="001273B9"/>
    <w:rsid w:val="00127C83"/>
    <w:rsid w:val="00130C42"/>
    <w:rsid w:val="001317FB"/>
    <w:rsid w:val="00131EAC"/>
    <w:rsid w:val="001320DD"/>
    <w:rsid w:val="001334E0"/>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09F"/>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7384"/>
    <w:rsid w:val="001A76F7"/>
    <w:rsid w:val="001A7A7A"/>
    <w:rsid w:val="001B0536"/>
    <w:rsid w:val="001B0CEB"/>
    <w:rsid w:val="001B0FBB"/>
    <w:rsid w:val="001B0FCA"/>
    <w:rsid w:val="001B1787"/>
    <w:rsid w:val="001B1981"/>
    <w:rsid w:val="001B209E"/>
    <w:rsid w:val="001B2158"/>
    <w:rsid w:val="001B311A"/>
    <w:rsid w:val="001B4C71"/>
    <w:rsid w:val="001B5D95"/>
    <w:rsid w:val="001B640E"/>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749E"/>
    <w:rsid w:val="001D7758"/>
    <w:rsid w:val="001D7F9A"/>
    <w:rsid w:val="001E0090"/>
    <w:rsid w:val="001E1168"/>
    <w:rsid w:val="001E14F5"/>
    <w:rsid w:val="001E2A66"/>
    <w:rsid w:val="001E2FAA"/>
    <w:rsid w:val="001E3ED5"/>
    <w:rsid w:val="001E47A4"/>
    <w:rsid w:val="001E483F"/>
    <w:rsid w:val="001E4B67"/>
    <w:rsid w:val="001E51F3"/>
    <w:rsid w:val="001E559D"/>
    <w:rsid w:val="001E7546"/>
    <w:rsid w:val="001E78EE"/>
    <w:rsid w:val="001F1650"/>
    <w:rsid w:val="001F269E"/>
    <w:rsid w:val="001F2718"/>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2A5"/>
    <w:rsid w:val="002109B0"/>
    <w:rsid w:val="00211171"/>
    <w:rsid w:val="00211198"/>
    <w:rsid w:val="002118F8"/>
    <w:rsid w:val="00211A5B"/>
    <w:rsid w:val="00211B78"/>
    <w:rsid w:val="00211F69"/>
    <w:rsid w:val="00212669"/>
    <w:rsid w:val="002129A8"/>
    <w:rsid w:val="00212B4D"/>
    <w:rsid w:val="00213C1C"/>
    <w:rsid w:val="0021469E"/>
    <w:rsid w:val="00214E4B"/>
    <w:rsid w:val="00217508"/>
    <w:rsid w:val="0021787C"/>
    <w:rsid w:val="00217990"/>
    <w:rsid w:val="00217CB2"/>
    <w:rsid w:val="002204BF"/>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4CDF"/>
    <w:rsid w:val="002358DF"/>
    <w:rsid w:val="00235DD6"/>
    <w:rsid w:val="002360AB"/>
    <w:rsid w:val="00236446"/>
    <w:rsid w:val="00237352"/>
    <w:rsid w:val="002373AD"/>
    <w:rsid w:val="002375BF"/>
    <w:rsid w:val="002401EE"/>
    <w:rsid w:val="00240877"/>
    <w:rsid w:val="00241572"/>
    <w:rsid w:val="00241CF3"/>
    <w:rsid w:val="00242277"/>
    <w:rsid w:val="0024322A"/>
    <w:rsid w:val="002433B8"/>
    <w:rsid w:val="00246009"/>
    <w:rsid w:val="00246677"/>
    <w:rsid w:val="002467E0"/>
    <w:rsid w:val="0024714C"/>
    <w:rsid w:val="00247247"/>
    <w:rsid w:val="00247B36"/>
    <w:rsid w:val="00247FC7"/>
    <w:rsid w:val="00250C4C"/>
    <w:rsid w:val="00250E2B"/>
    <w:rsid w:val="002513D9"/>
    <w:rsid w:val="002516E5"/>
    <w:rsid w:val="0025237D"/>
    <w:rsid w:val="0025277D"/>
    <w:rsid w:val="00252904"/>
    <w:rsid w:val="002530CD"/>
    <w:rsid w:val="002537BD"/>
    <w:rsid w:val="00253B0E"/>
    <w:rsid w:val="002548FD"/>
    <w:rsid w:val="00254FD5"/>
    <w:rsid w:val="00255089"/>
    <w:rsid w:val="002552AE"/>
    <w:rsid w:val="00255900"/>
    <w:rsid w:val="00255C4A"/>
    <w:rsid w:val="0025610C"/>
    <w:rsid w:val="00256FED"/>
    <w:rsid w:val="00257343"/>
    <w:rsid w:val="002577B5"/>
    <w:rsid w:val="00257A0D"/>
    <w:rsid w:val="0026145C"/>
    <w:rsid w:val="002616AE"/>
    <w:rsid w:val="00261EC2"/>
    <w:rsid w:val="00262035"/>
    <w:rsid w:val="00262E43"/>
    <w:rsid w:val="00262F67"/>
    <w:rsid w:val="002630F4"/>
    <w:rsid w:val="0026368E"/>
    <w:rsid w:val="00263D21"/>
    <w:rsid w:val="002645A4"/>
    <w:rsid w:val="0026480E"/>
    <w:rsid w:val="00264947"/>
    <w:rsid w:val="00264D19"/>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78E5"/>
    <w:rsid w:val="00287EEB"/>
    <w:rsid w:val="0029036D"/>
    <w:rsid w:val="00290524"/>
    <w:rsid w:val="002906A1"/>
    <w:rsid w:val="002908DD"/>
    <w:rsid w:val="002909DC"/>
    <w:rsid w:val="00290A9A"/>
    <w:rsid w:val="00290B59"/>
    <w:rsid w:val="00290EA2"/>
    <w:rsid w:val="00291F2F"/>
    <w:rsid w:val="002920BA"/>
    <w:rsid w:val="00292801"/>
    <w:rsid w:val="00292C88"/>
    <w:rsid w:val="002935DF"/>
    <w:rsid w:val="002941F4"/>
    <w:rsid w:val="00295072"/>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05"/>
    <w:rsid w:val="002A6F3E"/>
    <w:rsid w:val="002B0CE7"/>
    <w:rsid w:val="002B1AD6"/>
    <w:rsid w:val="002B2D6A"/>
    <w:rsid w:val="002B351C"/>
    <w:rsid w:val="002B3911"/>
    <w:rsid w:val="002B58C3"/>
    <w:rsid w:val="002B5A29"/>
    <w:rsid w:val="002B6E8E"/>
    <w:rsid w:val="002B6EB7"/>
    <w:rsid w:val="002B6EFD"/>
    <w:rsid w:val="002B740E"/>
    <w:rsid w:val="002B7522"/>
    <w:rsid w:val="002B7642"/>
    <w:rsid w:val="002B7E20"/>
    <w:rsid w:val="002B7E66"/>
    <w:rsid w:val="002C1BED"/>
    <w:rsid w:val="002C2104"/>
    <w:rsid w:val="002C2226"/>
    <w:rsid w:val="002C2230"/>
    <w:rsid w:val="002C2528"/>
    <w:rsid w:val="002C289F"/>
    <w:rsid w:val="002C2B52"/>
    <w:rsid w:val="002C396C"/>
    <w:rsid w:val="002C486D"/>
    <w:rsid w:val="002C58D0"/>
    <w:rsid w:val="002C5ACE"/>
    <w:rsid w:val="002C60E5"/>
    <w:rsid w:val="002C75DA"/>
    <w:rsid w:val="002D1778"/>
    <w:rsid w:val="002D1991"/>
    <w:rsid w:val="002D1D46"/>
    <w:rsid w:val="002D2369"/>
    <w:rsid w:val="002D24CB"/>
    <w:rsid w:val="002D2A39"/>
    <w:rsid w:val="002D2A53"/>
    <w:rsid w:val="002D2FB2"/>
    <w:rsid w:val="002D48BF"/>
    <w:rsid w:val="002D72B5"/>
    <w:rsid w:val="002D7DA0"/>
    <w:rsid w:val="002E0D41"/>
    <w:rsid w:val="002E15FF"/>
    <w:rsid w:val="002E1D7F"/>
    <w:rsid w:val="002E2C1D"/>
    <w:rsid w:val="002E2C37"/>
    <w:rsid w:val="002E2E6D"/>
    <w:rsid w:val="002E324A"/>
    <w:rsid w:val="002E374F"/>
    <w:rsid w:val="002E49C2"/>
    <w:rsid w:val="002E5168"/>
    <w:rsid w:val="002E5BA2"/>
    <w:rsid w:val="002E61DA"/>
    <w:rsid w:val="002E6CF7"/>
    <w:rsid w:val="002E7BD9"/>
    <w:rsid w:val="002E7F5B"/>
    <w:rsid w:val="002F08CD"/>
    <w:rsid w:val="002F0990"/>
    <w:rsid w:val="002F16AD"/>
    <w:rsid w:val="002F2B79"/>
    <w:rsid w:val="002F3F25"/>
    <w:rsid w:val="002F4113"/>
    <w:rsid w:val="002F57FF"/>
    <w:rsid w:val="002F5FAC"/>
    <w:rsid w:val="002F60FA"/>
    <w:rsid w:val="002F6951"/>
    <w:rsid w:val="002F6C15"/>
    <w:rsid w:val="002F7995"/>
    <w:rsid w:val="00300060"/>
    <w:rsid w:val="00300593"/>
    <w:rsid w:val="003012C4"/>
    <w:rsid w:val="00301A6B"/>
    <w:rsid w:val="003021F8"/>
    <w:rsid w:val="003027F9"/>
    <w:rsid w:val="003028A0"/>
    <w:rsid w:val="003030B7"/>
    <w:rsid w:val="003034FB"/>
    <w:rsid w:val="00303E59"/>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5BB"/>
    <w:rsid w:val="00314750"/>
    <w:rsid w:val="00314A21"/>
    <w:rsid w:val="00314B6E"/>
    <w:rsid w:val="003154EF"/>
    <w:rsid w:val="00315FEF"/>
    <w:rsid w:val="003204BE"/>
    <w:rsid w:val="003204C0"/>
    <w:rsid w:val="00321F3A"/>
    <w:rsid w:val="00321F9F"/>
    <w:rsid w:val="0032253F"/>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5A4"/>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38C0"/>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F11"/>
    <w:rsid w:val="00385FD7"/>
    <w:rsid w:val="003862B1"/>
    <w:rsid w:val="00386314"/>
    <w:rsid w:val="003867BC"/>
    <w:rsid w:val="003871F5"/>
    <w:rsid w:val="0038786C"/>
    <w:rsid w:val="00387C87"/>
    <w:rsid w:val="00391095"/>
    <w:rsid w:val="00391120"/>
    <w:rsid w:val="003918D3"/>
    <w:rsid w:val="00393541"/>
    <w:rsid w:val="003936FD"/>
    <w:rsid w:val="00393E0C"/>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AC4"/>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216"/>
    <w:rsid w:val="003D197D"/>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2965"/>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259F"/>
    <w:rsid w:val="0040361C"/>
    <w:rsid w:val="00403A5E"/>
    <w:rsid w:val="00405566"/>
    <w:rsid w:val="00405B1E"/>
    <w:rsid w:val="00405F2C"/>
    <w:rsid w:val="004076C4"/>
    <w:rsid w:val="00407711"/>
    <w:rsid w:val="00410338"/>
    <w:rsid w:val="00410687"/>
    <w:rsid w:val="00411425"/>
    <w:rsid w:val="004117F5"/>
    <w:rsid w:val="00412483"/>
    <w:rsid w:val="00412652"/>
    <w:rsid w:val="00412842"/>
    <w:rsid w:val="0041311A"/>
    <w:rsid w:val="00413C7E"/>
    <w:rsid w:val="00414A9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2F26"/>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5BA8"/>
    <w:rsid w:val="004763E8"/>
    <w:rsid w:val="0047769F"/>
    <w:rsid w:val="00477E01"/>
    <w:rsid w:val="00477F0A"/>
    <w:rsid w:val="00480D8D"/>
    <w:rsid w:val="004817ED"/>
    <w:rsid w:val="00481876"/>
    <w:rsid w:val="00482775"/>
    <w:rsid w:val="00483480"/>
    <w:rsid w:val="004842A7"/>
    <w:rsid w:val="00484332"/>
    <w:rsid w:val="00484D67"/>
    <w:rsid w:val="00485641"/>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1E85"/>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4AFE"/>
    <w:rsid w:val="004C54D0"/>
    <w:rsid w:val="004C619F"/>
    <w:rsid w:val="004C67B8"/>
    <w:rsid w:val="004C67DE"/>
    <w:rsid w:val="004C67E5"/>
    <w:rsid w:val="004C7481"/>
    <w:rsid w:val="004C7A01"/>
    <w:rsid w:val="004D02BB"/>
    <w:rsid w:val="004D24F3"/>
    <w:rsid w:val="004D26CE"/>
    <w:rsid w:val="004D3630"/>
    <w:rsid w:val="004D3997"/>
    <w:rsid w:val="004D5231"/>
    <w:rsid w:val="004D58D3"/>
    <w:rsid w:val="004D7D41"/>
    <w:rsid w:val="004D7E1E"/>
    <w:rsid w:val="004E0F59"/>
    <w:rsid w:val="004E1059"/>
    <w:rsid w:val="004E1417"/>
    <w:rsid w:val="004E174A"/>
    <w:rsid w:val="004E3295"/>
    <w:rsid w:val="004E3346"/>
    <w:rsid w:val="004E34DF"/>
    <w:rsid w:val="004E3899"/>
    <w:rsid w:val="004E3F6A"/>
    <w:rsid w:val="004E4BEC"/>
    <w:rsid w:val="004E4C9A"/>
    <w:rsid w:val="004E52D2"/>
    <w:rsid w:val="004E7490"/>
    <w:rsid w:val="004E778F"/>
    <w:rsid w:val="004F0DBF"/>
    <w:rsid w:val="004F1018"/>
    <w:rsid w:val="004F3517"/>
    <w:rsid w:val="004F395D"/>
    <w:rsid w:val="004F4267"/>
    <w:rsid w:val="004F4375"/>
    <w:rsid w:val="004F4BB5"/>
    <w:rsid w:val="004F53D9"/>
    <w:rsid w:val="004F54D8"/>
    <w:rsid w:val="004F59F5"/>
    <w:rsid w:val="004F5F1F"/>
    <w:rsid w:val="004F6030"/>
    <w:rsid w:val="004F607A"/>
    <w:rsid w:val="004F60B7"/>
    <w:rsid w:val="004F6291"/>
    <w:rsid w:val="004F62E4"/>
    <w:rsid w:val="004F63C3"/>
    <w:rsid w:val="004F7092"/>
    <w:rsid w:val="004F73BB"/>
    <w:rsid w:val="004F74D7"/>
    <w:rsid w:val="004F7879"/>
    <w:rsid w:val="004F7C59"/>
    <w:rsid w:val="0050018D"/>
    <w:rsid w:val="005007AF"/>
    <w:rsid w:val="00500B30"/>
    <w:rsid w:val="00500B3B"/>
    <w:rsid w:val="00500C72"/>
    <w:rsid w:val="00500C87"/>
    <w:rsid w:val="005013C0"/>
    <w:rsid w:val="00501B5C"/>
    <w:rsid w:val="005020B8"/>
    <w:rsid w:val="00502297"/>
    <w:rsid w:val="00502A87"/>
    <w:rsid w:val="00502B4E"/>
    <w:rsid w:val="00502E7F"/>
    <w:rsid w:val="00502F39"/>
    <w:rsid w:val="00502FC8"/>
    <w:rsid w:val="005043DD"/>
    <w:rsid w:val="00504855"/>
    <w:rsid w:val="00504DE8"/>
    <w:rsid w:val="00504ED7"/>
    <w:rsid w:val="00504FEC"/>
    <w:rsid w:val="0050520D"/>
    <w:rsid w:val="005055A6"/>
    <w:rsid w:val="005060D5"/>
    <w:rsid w:val="00506871"/>
    <w:rsid w:val="00507B79"/>
    <w:rsid w:val="00510989"/>
    <w:rsid w:val="00511156"/>
    <w:rsid w:val="0051122A"/>
    <w:rsid w:val="0051182A"/>
    <w:rsid w:val="00512849"/>
    <w:rsid w:val="00513651"/>
    <w:rsid w:val="005144FC"/>
    <w:rsid w:val="005145BA"/>
    <w:rsid w:val="005148F7"/>
    <w:rsid w:val="00514BF5"/>
    <w:rsid w:val="00514D4B"/>
    <w:rsid w:val="0051534E"/>
    <w:rsid w:val="00515CB1"/>
    <w:rsid w:val="00515CEF"/>
    <w:rsid w:val="00516BB8"/>
    <w:rsid w:val="00520406"/>
    <w:rsid w:val="0052043F"/>
    <w:rsid w:val="00520621"/>
    <w:rsid w:val="00520A01"/>
    <w:rsid w:val="00520EB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17A"/>
    <w:rsid w:val="005409B6"/>
    <w:rsid w:val="00542431"/>
    <w:rsid w:val="0054247A"/>
    <w:rsid w:val="00542CA0"/>
    <w:rsid w:val="00542EF2"/>
    <w:rsid w:val="0054439F"/>
    <w:rsid w:val="00545471"/>
    <w:rsid w:val="0054562C"/>
    <w:rsid w:val="00545E07"/>
    <w:rsid w:val="00546871"/>
    <w:rsid w:val="0055172B"/>
    <w:rsid w:val="00551B2B"/>
    <w:rsid w:val="00551F19"/>
    <w:rsid w:val="005525E0"/>
    <w:rsid w:val="00552A98"/>
    <w:rsid w:val="00553539"/>
    <w:rsid w:val="00553C2D"/>
    <w:rsid w:val="0055456F"/>
    <w:rsid w:val="005550DC"/>
    <w:rsid w:val="00555A74"/>
    <w:rsid w:val="00555B02"/>
    <w:rsid w:val="00555FF8"/>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BE4"/>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23"/>
    <w:rsid w:val="00590739"/>
    <w:rsid w:val="00590DB6"/>
    <w:rsid w:val="0059157B"/>
    <w:rsid w:val="005919C5"/>
    <w:rsid w:val="00593214"/>
    <w:rsid w:val="005933DB"/>
    <w:rsid w:val="0059364A"/>
    <w:rsid w:val="005939E4"/>
    <w:rsid w:val="00593D29"/>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3FAB"/>
    <w:rsid w:val="005A4C8D"/>
    <w:rsid w:val="005A4E73"/>
    <w:rsid w:val="005A6337"/>
    <w:rsid w:val="005A6FBE"/>
    <w:rsid w:val="005A71EC"/>
    <w:rsid w:val="005A79BB"/>
    <w:rsid w:val="005B047F"/>
    <w:rsid w:val="005B0546"/>
    <w:rsid w:val="005B1984"/>
    <w:rsid w:val="005B2244"/>
    <w:rsid w:val="005B3269"/>
    <w:rsid w:val="005B40DE"/>
    <w:rsid w:val="005B41C3"/>
    <w:rsid w:val="005B4B29"/>
    <w:rsid w:val="005B58B8"/>
    <w:rsid w:val="005B5F02"/>
    <w:rsid w:val="005B6562"/>
    <w:rsid w:val="005B7A8F"/>
    <w:rsid w:val="005C0948"/>
    <w:rsid w:val="005C0FF1"/>
    <w:rsid w:val="005C1CA3"/>
    <w:rsid w:val="005C1CD7"/>
    <w:rsid w:val="005C22EF"/>
    <w:rsid w:val="005C2570"/>
    <w:rsid w:val="005C32F9"/>
    <w:rsid w:val="005C35F4"/>
    <w:rsid w:val="005C37FB"/>
    <w:rsid w:val="005C44B3"/>
    <w:rsid w:val="005C4632"/>
    <w:rsid w:val="005C4886"/>
    <w:rsid w:val="005C48BC"/>
    <w:rsid w:val="005C4BE9"/>
    <w:rsid w:val="005C65B9"/>
    <w:rsid w:val="005C6A4C"/>
    <w:rsid w:val="005C6DDE"/>
    <w:rsid w:val="005C7445"/>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4EB7"/>
    <w:rsid w:val="005F5B5B"/>
    <w:rsid w:val="005F5BB2"/>
    <w:rsid w:val="005F6683"/>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4992"/>
    <w:rsid w:val="00614FFB"/>
    <w:rsid w:val="0061557F"/>
    <w:rsid w:val="00615FBB"/>
    <w:rsid w:val="00616BB5"/>
    <w:rsid w:val="00617321"/>
    <w:rsid w:val="00617FA0"/>
    <w:rsid w:val="00620A33"/>
    <w:rsid w:val="00620B16"/>
    <w:rsid w:val="0062163A"/>
    <w:rsid w:val="00621CE7"/>
    <w:rsid w:val="006221BA"/>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77D"/>
    <w:rsid w:val="00641DDE"/>
    <w:rsid w:val="00642073"/>
    <w:rsid w:val="00642396"/>
    <w:rsid w:val="00643920"/>
    <w:rsid w:val="00643940"/>
    <w:rsid w:val="00644A51"/>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E36"/>
    <w:rsid w:val="00660F45"/>
    <w:rsid w:val="00662010"/>
    <w:rsid w:val="006626E7"/>
    <w:rsid w:val="00662EFA"/>
    <w:rsid w:val="00662FFF"/>
    <w:rsid w:val="0066319C"/>
    <w:rsid w:val="0066367E"/>
    <w:rsid w:val="006639C5"/>
    <w:rsid w:val="00663E3D"/>
    <w:rsid w:val="0066491A"/>
    <w:rsid w:val="0066491C"/>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0720"/>
    <w:rsid w:val="006910AF"/>
    <w:rsid w:val="00691641"/>
    <w:rsid w:val="00692489"/>
    <w:rsid w:val="006930D3"/>
    <w:rsid w:val="00693C56"/>
    <w:rsid w:val="00693F20"/>
    <w:rsid w:val="00694BEE"/>
    <w:rsid w:val="00694D42"/>
    <w:rsid w:val="00695E4C"/>
    <w:rsid w:val="0069673D"/>
    <w:rsid w:val="006A00EF"/>
    <w:rsid w:val="006A017B"/>
    <w:rsid w:val="006A0E74"/>
    <w:rsid w:val="006A0EE8"/>
    <w:rsid w:val="006A1506"/>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004"/>
    <w:rsid w:val="006E0185"/>
    <w:rsid w:val="006E0E80"/>
    <w:rsid w:val="006E0FF8"/>
    <w:rsid w:val="006E29E0"/>
    <w:rsid w:val="006E3964"/>
    <w:rsid w:val="006E3C43"/>
    <w:rsid w:val="006E4008"/>
    <w:rsid w:val="006E447D"/>
    <w:rsid w:val="006E4DF6"/>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3D6A"/>
    <w:rsid w:val="00704129"/>
    <w:rsid w:val="00704347"/>
    <w:rsid w:val="00704648"/>
    <w:rsid w:val="007048A7"/>
    <w:rsid w:val="0070524B"/>
    <w:rsid w:val="0070664F"/>
    <w:rsid w:val="0070700D"/>
    <w:rsid w:val="007074E7"/>
    <w:rsid w:val="0070776F"/>
    <w:rsid w:val="00707ECD"/>
    <w:rsid w:val="007102B8"/>
    <w:rsid w:val="0071175F"/>
    <w:rsid w:val="00712221"/>
    <w:rsid w:val="007123EF"/>
    <w:rsid w:val="0071241B"/>
    <w:rsid w:val="00712D9D"/>
    <w:rsid w:val="00712EEC"/>
    <w:rsid w:val="00714A29"/>
    <w:rsid w:val="00714D19"/>
    <w:rsid w:val="00714E28"/>
    <w:rsid w:val="0071589E"/>
    <w:rsid w:val="007159B9"/>
    <w:rsid w:val="0071625F"/>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77A"/>
    <w:rsid w:val="007B2F2E"/>
    <w:rsid w:val="007B2FE8"/>
    <w:rsid w:val="007B4205"/>
    <w:rsid w:val="007B51D8"/>
    <w:rsid w:val="007B5563"/>
    <w:rsid w:val="007B5CC5"/>
    <w:rsid w:val="007B6A28"/>
    <w:rsid w:val="007C0494"/>
    <w:rsid w:val="007C0ED9"/>
    <w:rsid w:val="007C11E3"/>
    <w:rsid w:val="007C1EC0"/>
    <w:rsid w:val="007C2401"/>
    <w:rsid w:val="007C29FD"/>
    <w:rsid w:val="007C32FD"/>
    <w:rsid w:val="007C3826"/>
    <w:rsid w:val="007C3E27"/>
    <w:rsid w:val="007C4675"/>
    <w:rsid w:val="007C4847"/>
    <w:rsid w:val="007C5201"/>
    <w:rsid w:val="007C6DDD"/>
    <w:rsid w:val="007C73BE"/>
    <w:rsid w:val="007D0048"/>
    <w:rsid w:val="007D0927"/>
    <w:rsid w:val="007D0F60"/>
    <w:rsid w:val="007D184F"/>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0C2D"/>
    <w:rsid w:val="007E1106"/>
    <w:rsid w:val="007E1684"/>
    <w:rsid w:val="007E191E"/>
    <w:rsid w:val="007E2641"/>
    <w:rsid w:val="007E2873"/>
    <w:rsid w:val="007E4957"/>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7931"/>
    <w:rsid w:val="0080793E"/>
    <w:rsid w:val="00807CB1"/>
    <w:rsid w:val="00807DA1"/>
    <w:rsid w:val="0081000C"/>
    <w:rsid w:val="00810014"/>
    <w:rsid w:val="008104F9"/>
    <w:rsid w:val="00810954"/>
    <w:rsid w:val="008120DE"/>
    <w:rsid w:val="0081230F"/>
    <w:rsid w:val="00812C4E"/>
    <w:rsid w:val="00812E46"/>
    <w:rsid w:val="00812E9C"/>
    <w:rsid w:val="008144ED"/>
    <w:rsid w:val="00814A38"/>
    <w:rsid w:val="00815577"/>
    <w:rsid w:val="008158FB"/>
    <w:rsid w:val="00815B11"/>
    <w:rsid w:val="00815CEB"/>
    <w:rsid w:val="008161CC"/>
    <w:rsid w:val="008173FE"/>
    <w:rsid w:val="0082048C"/>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7D7"/>
    <w:rsid w:val="008448CD"/>
    <w:rsid w:val="00844D88"/>
    <w:rsid w:val="0084502E"/>
    <w:rsid w:val="00845920"/>
    <w:rsid w:val="00847F36"/>
    <w:rsid w:val="008501FF"/>
    <w:rsid w:val="00850314"/>
    <w:rsid w:val="00850569"/>
    <w:rsid w:val="00850F82"/>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42DF"/>
    <w:rsid w:val="008643DF"/>
    <w:rsid w:val="00864D91"/>
    <w:rsid w:val="00864F5D"/>
    <w:rsid w:val="00865D2F"/>
    <w:rsid w:val="0086601B"/>
    <w:rsid w:val="008661E0"/>
    <w:rsid w:val="008662A0"/>
    <w:rsid w:val="00866AB1"/>
    <w:rsid w:val="00866D39"/>
    <w:rsid w:val="008706DD"/>
    <w:rsid w:val="00871AB8"/>
    <w:rsid w:val="00873411"/>
    <w:rsid w:val="008739C5"/>
    <w:rsid w:val="00873AAE"/>
    <w:rsid w:val="00873DCC"/>
    <w:rsid w:val="0087493F"/>
    <w:rsid w:val="008749CE"/>
    <w:rsid w:val="0087527C"/>
    <w:rsid w:val="00875336"/>
    <w:rsid w:val="008755C7"/>
    <w:rsid w:val="00875683"/>
    <w:rsid w:val="00876471"/>
    <w:rsid w:val="00880A24"/>
    <w:rsid w:val="008813F6"/>
    <w:rsid w:val="00881933"/>
    <w:rsid w:val="0088227C"/>
    <w:rsid w:val="0088236B"/>
    <w:rsid w:val="008823F4"/>
    <w:rsid w:val="00882E01"/>
    <w:rsid w:val="00883247"/>
    <w:rsid w:val="00884AD9"/>
    <w:rsid w:val="00884D16"/>
    <w:rsid w:val="0088524F"/>
    <w:rsid w:val="00885291"/>
    <w:rsid w:val="00885644"/>
    <w:rsid w:val="00885985"/>
    <w:rsid w:val="00891CBA"/>
    <w:rsid w:val="0089294F"/>
    <w:rsid w:val="00892A9A"/>
    <w:rsid w:val="00892B8E"/>
    <w:rsid w:val="008939A4"/>
    <w:rsid w:val="00893BEA"/>
    <w:rsid w:val="00893C0B"/>
    <w:rsid w:val="00894AD3"/>
    <w:rsid w:val="00894B6A"/>
    <w:rsid w:val="0089501E"/>
    <w:rsid w:val="0089517C"/>
    <w:rsid w:val="0089587F"/>
    <w:rsid w:val="00895EE6"/>
    <w:rsid w:val="00897078"/>
    <w:rsid w:val="0089719F"/>
    <w:rsid w:val="008A0E8C"/>
    <w:rsid w:val="008A1551"/>
    <w:rsid w:val="008A26E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48A"/>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6E0"/>
    <w:rsid w:val="008D7ACC"/>
    <w:rsid w:val="008E0261"/>
    <w:rsid w:val="008E19AC"/>
    <w:rsid w:val="008E25C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2F33"/>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48"/>
    <w:rsid w:val="0097300E"/>
    <w:rsid w:val="00973239"/>
    <w:rsid w:val="009736E1"/>
    <w:rsid w:val="009741B9"/>
    <w:rsid w:val="00974EA4"/>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96F05"/>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4DC"/>
    <w:rsid w:val="00A14BFF"/>
    <w:rsid w:val="00A14C5E"/>
    <w:rsid w:val="00A156CC"/>
    <w:rsid w:val="00A16293"/>
    <w:rsid w:val="00A170B1"/>
    <w:rsid w:val="00A17B53"/>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0379"/>
    <w:rsid w:val="00A3108A"/>
    <w:rsid w:val="00A315F0"/>
    <w:rsid w:val="00A31876"/>
    <w:rsid w:val="00A31880"/>
    <w:rsid w:val="00A31D23"/>
    <w:rsid w:val="00A32E2A"/>
    <w:rsid w:val="00A33AC3"/>
    <w:rsid w:val="00A33C65"/>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46CBB"/>
    <w:rsid w:val="00A5025B"/>
    <w:rsid w:val="00A502A4"/>
    <w:rsid w:val="00A516D5"/>
    <w:rsid w:val="00A51812"/>
    <w:rsid w:val="00A51945"/>
    <w:rsid w:val="00A51A14"/>
    <w:rsid w:val="00A525E5"/>
    <w:rsid w:val="00A53D26"/>
    <w:rsid w:val="00A543A0"/>
    <w:rsid w:val="00A56339"/>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2AD"/>
    <w:rsid w:val="00A66912"/>
    <w:rsid w:val="00A6718B"/>
    <w:rsid w:val="00A67BF1"/>
    <w:rsid w:val="00A67DA0"/>
    <w:rsid w:val="00A700DF"/>
    <w:rsid w:val="00A716E9"/>
    <w:rsid w:val="00A722AE"/>
    <w:rsid w:val="00A72D6F"/>
    <w:rsid w:val="00A7306A"/>
    <w:rsid w:val="00A736DE"/>
    <w:rsid w:val="00A74479"/>
    <w:rsid w:val="00A757A4"/>
    <w:rsid w:val="00A75B72"/>
    <w:rsid w:val="00A75EC4"/>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9DB"/>
    <w:rsid w:val="00A90E11"/>
    <w:rsid w:val="00A9213A"/>
    <w:rsid w:val="00A935C0"/>
    <w:rsid w:val="00A95608"/>
    <w:rsid w:val="00A95E18"/>
    <w:rsid w:val="00A963CB"/>
    <w:rsid w:val="00A971DA"/>
    <w:rsid w:val="00A977DD"/>
    <w:rsid w:val="00AA0088"/>
    <w:rsid w:val="00AA0F0D"/>
    <w:rsid w:val="00AA1E0A"/>
    <w:rsid w:val="00AA200C"/>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50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517"/>
    <w:rsid w:val="00AE7702"/>
    <w:rsid w:val="00AE7D0C"/>
    <w:rsid w:val="00AE7DCE"/>
    <w:rsid w:val="00AF0377"/>
    <w:rsid w:val="00AF077A"/>
    <w:rsid w:val="00AF1553"/>
    <w:rsid w:val="00AF1690"/>
    <w:rsid w:val="00AF2060"/>
    <w:rsid w:val="00AF257E"/>
    <w:rsid w:val="00AF3EF3"/>
    <w:rsid w:val="00AF414D"/>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070C"/>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262AF"/>
    <w:rsid w:val="00B30A00"/>
    <w:rsid w:val="00B311DF"/>
    <w:rsid w:val="00B31D2A"/>
    <w:rsid w:val="00B31F8E"/>
    <w:rsid w:val="00B32875"/>
    <w:rsid w:val="00B33E0F"/>
    <w:rsid w:val="00B342E7"/>
    <w:rsid w:val="00B345AC"/>
    <w:rsid w:val="00B34786"/>
    <w:rsid w:val="00B34AF6"/>
    <w:rsid w:val="00B356B7"/>
    <w:rsid w:val="00B35B8D"/>
    <w:rsid w:val="00B35F7B"/>
    <w:rsid w:val="00B40110"/>
    <w:rsid w:val="00B40509"/>
    <w:rsid w:val="00B40DEA"/>
    <w:rsid w:val="00B41538"/>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3FE5"/>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2807"/>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4D8"/>
    <w:rsid w:val="00B91AFD"/>
    <w:rsid w:val="00B91D29"/>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3A7C"/>
    <w:rsid w:val="00BD4607"/>
    <w:rsid w:val="00BD4F57"/>
    <w:rsid w:val="00BD547D"/>
    <w:rsid w:val="00BD570A"/>
    <w:rsid w:val="00BD5A11"/>
    <w:rsid w:val="00BD5F63"/>
    <w:rsid w:val="00BD6EE2"/>
    <w:rsid w:val="00BD7255"/>
    <w:rsid w:val="00BD76BE"/>
    <w:rsid w:val="00BD7F36"/>
    <w:rsid w:val="00BE20F9"/>
    <w:rsid w:val="00BE2A20"/>
    <w:rsid w:val="00BE3814"/>
    <w:rsid w:val="00BE3DFF"/>
    <w:rsid w:val="00BE3F9D"/>
    <w:rsid w:val="00BE46A8"/>
    <w:rsid w:val="00BE51A4"/>
    <w:rsid w:val="00BE58E7"/>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84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C8A"/>
    <w:rsid w:val="00C23E51"/>
    <w:rsid w:val="00C2468C"/>
    <w:rsid w:val="00C2476F"/>
    <w:rsid w:val="00C275B7"/>
    <w:rsid w:val="00C30140"/>
    <w:rsid w:val="00C30150"/>
    <w:rsid w:val="00C304A0"/>
    <w:rsid w:val="00C30EB0"/>
    <w:rsid w:val="00C323DA"/>
    <w:rsid w:val="00C34DEB"/>
    <w:rsid w:val="00C353EB"/>
    <w:rsid w:val="00C36FC0"/>
    <w:rsid w:val="00C375B3"/>
    <w:rsid w:val="00C376E1"/>
    <w:rsid w:val="00C378BD"/>
    <w:rsid w:val="00C378C8"/>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69D"/>
    <w:rsid w:val="00C76CC4"/>
    <w:rsid w:val="00C8067C"/>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19E3"/>
    <w:rsid w:val="00CB3C05"/>
    <w:rsid w:val="00CB608C"/>
    <w:rsid w:val="00CB70A6"/>
    <w:rsid w:val="00CB7B10"/>
    <w:rsid w:val="00CB7F65"/>
    <w:rsid w:val="00CB7FBB"/>
    <w:rsid w:val="00CC0437"/>
    <w:rsid w:val="00CC0674"/>
    <w:rsid w:val="00CC0AD6"/>
    <w:rsid w:val="00CC0DBD"/>
    <w:rsid w:val="00CC12D2"/>
    <w:rsid w:val="00CC29AC"/>
    <w:rsid w:val="00CC2F9F"/>
    <w:rsid w:val="00CC320F"/>
    <w:rsid w:val="00CC3293"/>
    <w:rsid w:val="00CC35F4"/>
    <w:rsid w:val="00CC37BE"/>
    <w:rsid w:val="00CC4D8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4061"/>
    <w:rsid w:val="00CD45E7"/>
    <w:rsid w:val="00CD61E7"/>
    <w:rsid w:val="00CD672C"/>
    <w:rsid w:val="00CD68DC"/>
    <w:rsid w:val="00CD7D50"/>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D6D"/>
    <w:rsid w:val="00D03EF8"/>
    <w:rsid w:val="00D044FF"/>
    <w:rsid w:val="00D0552C"/>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549"/>
    <w:rsid w:val="00D25A13"/>
    <w:rsid w:val="00D2614F"/>
    <w:rsid w:val="00D2642B"/>
    <w:rsid w:val="00D2683C"/>
    <w:rsid w:val="00D26A8E"/>
    <w:rsid w:val="00D272C1"/>
    <w:rsid w:val="00D2735B"/>
    <w:rsid w:val="00D31598"/>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6712"/>
    <w:rsid w:val="00D873A6"/>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48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0332"/>
    <w:rsid w:val="00DE11F3"/>
    <w:rsid w:val="00DE1547"/>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668A"/>
    <w:rsid w:val="00DF6A1D"/>
    <w:rsid w:val="00DF74FB"/>
    <w:rsid w:val="00DF75E6"/>
    <w:rsid w:val="00E00292"/>
    <w:rsid w:val="00E0031C"/>
    <w:rsid w:val="00E005BD"/>
    <w:rsid w:val="00E0147E"/>
    <w:rsid w:val="00E014FF"/>
    <w:rsid w:val="00E0154D"/>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1C7B"/>
    <w:rsid w:val="00E22323"/>
    <w:rsid w:val="00E2263E"/>
    <w:rsid w:val="00E2317F"/>
    <w:rsid w:val="00E23791"/>
    <w:rsid w:val="00E23813"/>
    <w:rsid w:val="00E23D95"/>
    <w:rsid w:val="00E23F6B"/>
    <w:rsid w:val="00E23F78"/>
    <w:rsid w:val="00E24050"/>
    <w:rsid w:val="00E245A3"/>
    <w:rsid w:val="00E25647"/>
    <w:rsid w:val="00E25772"/>
    <w:rsid w:val="00E25E2E"/>
    <w:rsid w:val="00E306F3"/>
    <w:rsid w:val="00E30EC2"/>
    <w:rsid w:val="00E3298A"/>
    <w:rsid w:val="00E32F6D"/>
    <w:rsid w:val="00E330B9"/>
    <w:rsid w:val="00E3382E"/>
    <w:rsid w:val="00E351F2"/>
    <w:rsid w:val="00E35290"/>
    <w:rsid w:val="00E3582F"/>
    <w:rsid w:val="00E35BD1"/>
    <w:rsid w:val="00E3676D"/>
    <w:rsid w:val="00E37799"/>
    <w:rsid w:val="00E40695"/>
    <w:rsid w:val="00E40B95"/>
    <w:rsid w:val="00E41BF5"/>
    <w:rsid w:val="00E42662"/>
    <w:rsid w:val="00E43679"/>
    <w:rsid w:val="00E44A0C"/>
    <w:rsid w:val="00E452B1"/>
    <w:rsid w:val="00E4583E"/>
    <w:rsid w:val="00E45F36"/>
    <w:rsid w:val="00E466A9"/>
    <w:rsid w:val="00E474DA"/>
    <w:rsid w:val="00E47738"/>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7DB"/>
    <w:rsid w:val="00E55BE3"/>
    <w:rsid w:val="00E55FC9"/>
    <w:rsid w:val="00E56515"/>
    <w:rsid w:val="00E57233"/>
    <w:rsid w:val="00E576BA"/>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BDD"/>
    <w:rsid w:val="00E86F4C"/>
    <w:rsid w:val="00E87FAB"/>
    <w:rsid w:val="00E906D6"/>
    <w:rsid w:val="00E915AD"/>
    <w:rsid w:val="00E91FC7"/>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90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67B"/>
    <w:rsid w:val="00EB67FF"/>
    <w:rsid w:val="00EB7221"/>
    <w:rsid w:val="00EC0A26"/>
    <w:rsid w:val="00EC1138"/>
    <w:rsid w:val="00EC14A9"/>
    <w:rsid w:val="00EC14CD"/>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4C7"/>
    <w:rsid w:val="00ED4C7F"/>
    <w:rsid w:val="00ED5124"/>
    <w:rsid w:val="00ED6770"/>
    <w:rsid w:val="00ED738D"/>
    <w:rsid w:val="00EE0C19"/>
    <w:rsid w:val="00EE17D3"/>
    <w:rsid w:val="00EE1B7C"/>
    <w:rsid w:val="00EE1F84"/>
    <w:rsid w:val="00EE20D3"/>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38A4"/>
    <w:rsid w:val="00EF4712"/>
    <w:rsid w:val="00EF53E9"/>
    <w:rsid w:val="00EF5A64"/>
    <w:rsid w:val="00EF5D9C"/>
    <w:rsid w:val="00EF64E2"/>
    <w:rsid w:val="00EF7C45"/>
    <w:rsid w:val="00EF7CFD"/>
    <w:rsid w:val="00EF7F65"/>
    <w:rsid w:val="00F00F62"/>
    <w:rsid w:val="00F01469"/>
    <w:rsid w:val="00F015D6"/>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9BD"/>
    <w:rsid w:val="00F10C79"/>
    <w:rsid w:val="00F10C8E"/>
    <w:rsid w:val="00F13222"/>
    <w:rsid w:val="00F134DB"/>
    <w:rsid w:val="00F13797"/>
    <w:rsid w:val="00F1395D"/>
    <w:rsid w:val="00F14322"/>
    <w:rsid w:val="00F14672"/>
    <w:rsid w:val="00F14AE6"/>
    <w:rsid w:val="00F15AD5"/>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4B19"/>
    <w:rsid w:val="00F45B71"/>
    <w:rsid w:val="00F4603C"/>
    <w:rsid w:val="00F4622A"/>
    <w:rsid w:val="00F46531"/>
    <w:rsid w:val="00F47995"/>
    <w:rsid w:val="00F47AAB"/>
    <w:rsid w:val="00F47FC5"/>
    <w:rsid w:val="00F5047E"/>
    <w:rsid w:val="00F509C5"/>
    <w:rsid w:val="00F50D9B"/>
    <w:rsid w:val="00F510E5"/>
    <w:rsid w:val="00F51201"/>
    <w:rsid w:val="00F52490"/>
    <w:rsid w:val="00F558EA"/>
    <w:rsid w:val="00F565B3"/>
    <w:rsid w:val="00F5715B"/>
    <w:rsid w:val="00F57A70"/>
    <w:rsid w:val="00F60FE3"/>
    <w:rsid w:val="00F61198"/>
    <w:rsid w:val="00F619A3"/>
    <w:rsid w:val="00F61A22"/>
    <w:rsid w:val="00F620B0"/>
    <w:rsid w:val="00F628F4"/>
    <w:rsid w:val="00F62B35"/>
    <w:rsid w:val="00F63C23"/>
    <w:rsid w:val="00F63D0F"/>
    <w:rsid w:val="00F63DEB"/>
    <w:rsid w:val="00F63E0D"/>
    <w:rsid w:val="00F63E4B"/>
    <w:rsid w:val="00F65FB3"/>
    <w:rsid w:val="00F6626A"/>
    <w:rsid w:val="00F66339"/>
    <w:rsid w:val="00F663FB"/>
    <w:rsid w:val="00F6748E"/>
    <w:rsid w:val="00F67DE4"/>
    <w:rsid w:val="00F70666"/>
    <w:rsid w:val="00F7090B"/>
    <w:rsid w:val="00F70CB4"/>
    <w:rsid w:val="00F70CC8"/>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4B9"/>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50F3"/>
    <w:rsid w:val="00F95B6F"/>
    <w:rsid w:val="00F95DBD"/>
    <w:rsid w:val="00F9648D"/>
    <w:rsid w:val="00F97B72"/>
    <w:rsid w:val="00FA0216"/>
    <w:rsid w:val="00FA0268"/>
    <w:rsid w:val="00FA092A"/>
    <w:rsid w:val="00FA118C"/>
    <w:rsid w:val="00FA25C6"/>
    <w:rsid w:val="00FA392B"/>
    <w:rsid w:val="00FA3EE9"/>
    <w:rsid w:val="00FA5314"/>
    <w:rsid w:val="00FA5E4F"/>
    <w:rsid w:val="00FA6873"/>
    <w:rsid w:val="00FA6EBB"/>
    <w:rsid w:val="00FA7650"/>
    <w:rsid w:val="00FA7930"/>
    <w:rsid w:val="00FA7CD7"/>
    <w:rsid w:val="00FA7FAB"/>
    <w:rsid w:val="00FA7FF9"/>
    <w:rsid w:val="00FB0B76"/>
    <w:rsid w:val="00FB0D1C"/>
    <w:rsid w:val="00FB10D9"/>
    <w:rsid w:val="00FB11F3"/>
    <w:rsid w:val="00FB4CF2"/>
    <w:rsid w:val="00FB5214"/>
    <w:rsid w:val="00FB6FF4"/>
    <w:rsid w:val="00FB7750"/>
    <w:rsid w:val="00FC0796"/>
    <w:rsid w:val="00FC07BB"/>
    <w:rsid w:val="00FC1FCA"/>
    <w:rsid w:val="00FC29F1"/>
    <w:rsid w:val="00FC2BE2"/>
    <w:rsid w:val="00FC2D68"/>
    <w:rsid w:val="00FC31A7"/>
    <w:rsid w:val="00FC43ED"/>
    <w:rsid w:val="00FC57F9"/>
    <w:rsid w:val="00FC6038"/>
    <w:rsid w:val="00FC6B30"/>
    <w:rsid w:val="00FC6EEB"/>
    <w:rsid w:val="00FD03E3"/>
    <w:rsid w:val="00FD10F8"/>
    <w:rsid w:val="00FD14C6"/>
    <w:rsid w:val="00FD1DA1"/>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92CD54"/>
    <w:rsid w:val="01BDF70C"/>
    <w:rsid w:val="028CE610"/>
    <w:rsid w:val="0298A33A"/>
    <w:rsid w:val="02C5D2C9"/>
    <w:rsid w:val="03EA2A6F"/>
    <w:rsid w:val="044D9F9E"/>
    <w:rsid w:val="04F5F5E0"/>
    <w:rsid w:val="056FE8D1"/>
    <w:rsid w:val="058A41C4"/>
    <w:rsid w:val="05AB3306"/>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D72BCF5"/>
    <w:rsid w:val="0E9A6D14"/>
    <w:rsid w:val="0F6D8789"/>
    <w:rsid w:val="0FD4B8AE"/>
    <w:rsid w:val="1102410C"/>
    <w:rsid w:val="110C69A5"/>
    <w:rsid w:val="111F1B04"/>
    <w:rsid w:val="11F8B2CA"/>
    <w:rsid w:val="122F1699"/>
    <w:rsid w:val="129A83A7"/>
    <w:rsid w:val="13043A14"/>
    <w:rsid w:val="130EB51C"/>
    <w:rsid w:val="134B7D0B"/>
    <w:rsid w:val="139895A8"/>
    <w:rsid w:val="13CBF33B"/>
    <w:rsid w:val="13D1C570"/>
    <w:rsid w:val="13E7CE83"/>
    <w:rsid w:val="14033C84"/>
    <w:rsid w:val="143E3511"/>
    <w:rsid w:val="14417BEA"/>
    <w:rsid w:val="149EA85D"/>
    <w:rsid w:val="1641338A"/>
    <w:rsid w:val="16436612"/>
    <w:rsid w:val="166E0ED1"/>
    <w:rsid w:val="16D4E155"/>
    <w:rsid w:val="17129BFA"/>
    <w:rsid w:val="1773C044"/>
    <w:rsid w:val="17C60177"/>
    <w:rsid w:val="17CDE43B"/>
    <w:rsid w:val="17DBD8B5"/>
    <w:rsid w:val="19D82217"/>
    <w:rsid w:val="1A4BA563"/>
    <w:rsid w:val="1A5AB59F"/>
    <w:rsid w:val="1A5CB6B7"/>
    <w:rsid w:val="1A80F948"/>
    <w:rsid w:val="1AAD3E06"/>
    <w:rsid w:val="1B419B3A"/>
    <w:rsid w:val="1C075900"/>
    <w:rsid w:val="1C4E0430"/>
    <w:rsid w:val="1D6900A2"/>
    <w:rsid w:val="1DA852E6"/>
    <w:rsid w:val="1DD5781B"/>
    <w:rsid w:val="1E0FAF11"/>
    <w:rsid w:val="1E1964EC"/>
    <w:rsid w:val="1EDC2527"/>
    <w:rsid w:val="1F31C609"/>
    <w:rsid w:val="1F77F794"/>
    <w:rsid w:val="1F8D1272"/>
    <w:rsid w:val="20146196"/>
    <w:rsid w:val="20BF3320"/>
    <w:rsid w:val="21E2D651"/>
    <w:rsid w:val="2305605E"/>
    <w:rsid w:val="2334758A"/>
    <w:rsid w:val="233B3E1F"/>
    <w:rsid w:val="23477066"/>
    <w:rsid w:val="23748673"/>
    <w:rsid w:val="23C9A38F"/>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BC528F"/>
    <w:rsid w:val="29C5B2CC"/>
    <w:rsid w:val="29D4BC8D"/>
    <w:rsid w:val="2A1B9063"/>
    <w:rsid w:val="2AF7495D"/>
    <w:rsid w:val="2B0728A5"/>
    <w:rsid w:val="2B19DE26"/>
    <w:rsid w:val="2B1A51C1"/>
    <w:rsid w:val="2B9F02B0"/>
    <w:rsid w:val="2BF7580E"/>
    <w:rsid w:val="2BFFBB70"/>
    <w:rsid w:val="2C0728AB"/>
    <w:rsid w:val="2C3297DE"/>
    <w:rsid w:val="2C62C7EE"/>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D012AF"/>
    <w:rsid w:val="31114C04"/>
    <w:rsid w:val="31EF75D0"/>
    <w:rsid w:val="31FA2F05"/>
    <w:rsid w:val="32485587"/>
    <w:rsid w:val="3253C69B"/>
    <w:rsid w:val="3290B334"/>
    <w:rsid w:val="330C9FA1"/>
    <w:rsid w:val="33BF34E3"/>
    <w:rsid w:val="34173F14"/>
    <w:rsid w:val="3472237D"/>
    <w:rsid w:val="34FEDF31"/>
    <w:rsid w:val="351EC764"/>
    <w:rsid w:val="359B0904"/>
    <w:rsid w:val="35A97132"/>
    <w:rsid w:val="3614A655"/>
    <w:rsid w:val="3629EA11"/>
    <w:rsid w:val="36312E69"/>
    <w:rsid w:val="364CADE5"/>
    <w:rsid w:val="36D3E90B"/>
    <w:rsid w:val="37184D5C"/>
    <w:rsid w:val="3737A74E"/>
    <w:rsid w:val="37852FE7"/>
    <w:rsid w:val="3942A0FA"/>
    <w:rsid w:val="39671721"/>
    <w:rsid w:val="39C7C880"/>
    <w:rsid w:val="39DA6FB0"/>
    <w:rsid w:val="3A8DD7B8"/>
    <w:rsid w:val="3AA3868C"/>
    <w:rsid w:val="3AB8C905"/>
    <w:rsid w:val="3B347132"/>
    <w:rsid w:val="3B8D09AC"/>
    <w:rsid w:val="3BCD00FC"/>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1D5A88"/>
    <w:rsid w:val="473E6D11"/>
    <w:rsid w:val="47711751"/>
    <w:rsid w:val="4842EEAF"/>
    <w:rsid w:val="48493B4C"/>
    <w:rsid w:val="48C88845"/>
    <w:rsid w:val="492A1570"/>
    <w:rsid w:val="493DAC1A"/>
    <w:rsid w:val="495F81D8"/>
    <w:rsid w:val="49681C63"/>
    <w:rsid w:val="49B8B415"/>
    <w:rsid w:val="49E777FF"/>
    <w:rsid w:val="49EC965E"/>
    <w:rsid w:val="4A8E886C"/>
    <w:rsid w:val="4AD9543B"/>
    <w:rsid w:val="4AE9559C"/>
    <w:rsid w:val="4B55AAFA"/>
    <w:rsid w:val="4BEFFFB4"/>
    <w:rsid w:val="4C59A509"/>
    <w:rsid w:val="4C6B8ED5"/>
    <w:rsid w:val="4C7C1337"/>
    <w:rsid w:val="4CE45E06"/>
    <w:rsid w:val="4D267760"/>
    <w:rsid w:val="4D3218EC"/>
    <w:rsid w:val="4D450D71"/>
    <w:rsid w:val="4D6B001C"/>
    <w:rsid w:val="4DA44047"/>
    <w:rsid w:val="4DB5C487"/>
    <w:rsid w:val="4DB681EE"/>
    <w:rsid w:val="4E13E050"/>
    <w:rsid w:val="4E7EF20B"/>
    <w:rsid w:val="4E7F8257"/>
    <w:rsid w:val="4E8E9210"/>
    <w:rsid w:val="4EFEE3F2"/>
    <w:rsid w:val="4F949571"/>
    <w:rsid w:val="503FC7A2"/>
    <w:rsid w:val="505EA5B4"/>
    <w:rsid w:val="508FD2DD"/>
    <w:rsid w:val="5098E353"/>
    <w:rsid w:val="50CC22EB"/>
    <w:rsid w:val="510B9117"/>
    <w:rsid w:val="5114946D"/>
    <w:rsid w:val="516E7192"/>
    <w:rsid w:val="51A01C96"/>
    <w:rsid w:val="526382A3"/>
    <w:rsid w:val="526F920E"/>
    <w:rsid w:val="527F4941"/>
    <w:rsid w:val="528AA2B9"/>
    <w:rsid w:val="53762236"/>
    <w:rsid w:val="53BF7B14"/>
    <w:rsid w:val="53E47DBE"/>
    <w:rsid w:val="540AA3B9"/>
    <w:rsid w:val="5451342A"/>
    <w:rsid w:val="549B3262"/>
    <w:rsid w:val="549B5D0A"/>
    <w:rsid w:val="54ACBB84"/>
    <w:rsid w:val="556C30AD"/>
    <w:rsid w:val="55834F90"/>
    <w:rsid w:val="55A00B10"/>
    <w:rsid w:val="566705A1"/>
    <w:rsid w:val="56EF5B2C"/>
    <w:rsid w:val="57EF9558"/>
    <w:rsid w:val="58306AFC"/>
    <w:rsid w:val="5859AC0C"/>
    <w:rsid w:val="58DB2C3C"/>
    <w:rsid w:val="593CF8B4"/>
    <w:rsid w:val="59A4EB28"/>
    <w:rsid w:val="5A225EC4"/>
    <w:rsid w:val="5A3A543F"/>
    <w:rsid w:val="5A7EA4E8"/>
    <w:rsid w:val="5ABCF0CB"/>
    <w:rsid w:val="5B6C5D48"/>
    <w:rsid w:val="5B85DCEB"/>
    <w:rsid w:val="5CC215BD"/>
    <w:rsid w:val="5D102BAD"/>
    <w:rsid w:val="5DA81E34"/>
    <w:rsid w:val="5DCB2756"/>
    <w:rsid w:val="5DF422FD"/>
    <w:rsid w:val="5ED62B1F"/>
    <w:rsid w:val="5F11D4D1"/>
    <w:rsid w:val="5FC6F647"/>
    <w:rsid w:val="5FDD4D91"/>
    <w:rsid w:val="5FFFA8CA"/>
    <w:rsid w:val="60261425"/>
    <w:rsid w:val="609F7982"/>
    <w:rsid w:val="60A724D7"/>
    <w:rsid w:val="60BDE2DB"/>
    <w:rsid w:val="61791DF2"/>
    <w:rsid w:val="6199E06B"/>
    <w:rsid w:val="61F2B884"/>
    <w:rsid w:val="6223065F"/>
    <w:rsid w:val="6230D7B8"/>
    <w:rsid w:val="6244425C"/>
    <w:rsid w:val="62F5A582"/>
    <w:rsid w:val="62FB724E"/>
    <w:rsid w:val="63BC8214"/>
    <w:rsid w:val="642CAFE8"/>
    <w:rsid w:val="6485D5F3"/>
    <w:rsid w:val="651B1622"/>
    <w:rsid w:val="653AE4FA"/>
    <w:rsid w:val="654F6CF8"/>
    <w:rsid w:val="6579AE87"/>
    <w:rsid w:val="660760D5"/>
    <w:rsid w:val="663DB3AB"/>
    <w:rsid w:val="67227A59"/>
    <w:rsid w:val="6739D94D"/>
    <w:rsid w:val="6744DF52"/>
    <w:rsid w:val="67A06C9A"/>
    <w:rsid w:val="6811DA98"/>
    <w:rsid w:val="6850070A"/>
    <w:rsid w:val="68AD596C"/>
    <w:rsid w:val="68E320F0"/>
    <w:rsid w:val="6912FCC0"/>
    <w:rsid w:val="699391D9"/>
    <w:rsid w:val="69CCB85D"/>
    <w:rsid w:val="69D1DD6D"/>
    <w:rsid w:val="69EA587E"/>
    <w:rsid w:val="69FEDA14"/>
    <w:rsid w:val="6A04B210"/>
    <w:rsid w:val="6A48AAB4"/>
    <w:rsid w:val="6A7F9400"/>
    <w:rsid w:val="6AC15CA7"/>
    <w:rsid w:val="6B85B14D"/>
    <w:rsid w:val="6BC96139"/>
    <w:rsid w:val="6BEA3C78"/>
    <w:rsid w:val="6BFFF157"/>
    <w:rsid w:val="6C235FD3"/>
    <w:rsid w:val="6CC05988"/>
    <w:rsid w:val="6D35E7FB"/>
    <w:rsid w:val="6DD53565"/>
    <w:rsid w:val="6E20A9C6"/>
    <w:rsid w:val="6F16D856"/>
    <w:rsid w:val="6F25E3B7"/>
    <w:rsid w:val="6F379FE1"/>
    <w:rsid w:val="6FB88C97"/>
    <w:rsid w:val="702E8930"/>
    <w:rsid w:val="708B0EEB"/>
    <w:rsid w:val="71070919"/>
    <w:rsid w:val="7110ACE3"/>
    <w:rsid w:val="71E04D92"/>
    <w:rsid w:val="72112C3B"/>
    <w:rsid w:val="726677BB"/>
    <w:rsid w:val="732A8CDD"/>
    <w:rsid w:val="739595EA"/>
    <w:rsid w:val="743741AC"/>
    <w:rsid w:val="75C3DDBC"/>
    <w:rsid w:val="76483C0D"/>
    <w:rsid w:val="775E3894"/>
    <w:rsid w:val="7770F0D7"/>
    <w:rsid w:val="77861409"/>
    <w:rsid w:val="785840DB"/>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CB8900AA-F61F-4B94-A6FE-2097F588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hAnsiTheme="majorHAnsi" w:eastAsiaTheme="majorEastAsia"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hAnsiTheme="majorHAnsi" w:eastAsiaTheme="majorEastAsia"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hAnsiTheme="majorHAnsi" w:eastAsiaTheme="majorEastAsia"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hAnsiTheme="majorHAnsi" w:eastAsiaTheme="majorEastAsia" w:cstheme="majorBidi"/>
      <w:b/>
      <w:bCs/>
      <w:i/>
      <w:iCs/>
      <w:color w:val="E36C0A" w:themeColor="accent6" w:themeShade="BF"/>
    </w:rPr>
  </w:style>
  <w:style w:type="paragraph" w:styleId="Heading5">
    <w:name w:val="heading 5"/>
    <w:basedOn w:val="Normal"/>
    <w:next w:val="Normal"/>
    <w:link w:val="Heading5Char"/>
    <w:uiPriority w:val="9"/>
    <w:semiHidden/>
    <w:unhideWhenUsed/>
    <w:qFormat/>
    <w:rsid w:val="00FC31A7"/>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7B10"/>
    <w:rPr>
      <w:rFonts w:asciiTheme="majorHAnsi" w:hAnsiTheme="majorHAnsi" w:eastAsiaTheme="majorEastAsia" w:cstheme="majorBidi"/>
      <w:b/>
      <w:bCs/>
      <w:color w:val="E36C0A" w:themeColor="accent6" w:themeShade="BF"/>
      <w:sz w:val="28"/>
      <w:szCs w:val="28"/>
    </w:rPr>
  </w:style>
  <w:style w:type="character" w:styleId="Heading2Char" w:customStyle="1">
    <w:name w:val="Heading 2 Char"/>
    <w:basedOn w:val="DefaultParagraphFont"/>
    <w:link w:val="Heading2"/>
    <w:uiPriority w:val="9"/>
    <w:rsid w:val="00BF44F7"/>
    <w:rPr>
      <w:rFonts w:asciiTheme="majorHAnsi" w:hAnsiTheme="majorHAnsi" w:eastAsiaTheme="majorEastAsia" w:cstheme="majorBidi"/>
      <w:b/>
      <w:bCs/>
      <w:color w:val="E36C0A" w:themeColor="accent6" w:themeShade="BF"/>
      <w:sz w:val="26"/>
      <w:szCs w:val="26"/>
    </w:rPr>
  </w:style>
  <w:style w:type="character" w:styleId="Heading3Char" w:customStyle="1">
    <w:name w:val="Heading 3 Char"/>
    <w:basedOn w:val="DefaultParagraphFont"/>
    <w:link w:val="Heading3"/>
    <w:uiPriority w:val="9"/>
    <w:rsid w:val="00307506"/>
    <w:rPr>
      <w:rFonts w:asciiTheme="majorHAnsi" w:hAnsiTheme="majorHAnsi" w:eastAsiaTheme="majorEastAsia" w:cstheme="majorBidi"/>
      <w:b/>
      <w:bCs/>
      <w:i/>
      <w:color w:val="E36C0A" w:themeColor="accent6" w:themeShade="BF"/>
      <w:sz w:val="24"/>
    </w:rPr>
  </w:style>
  <w:style w:type="paragraph" w:styleId="ListParagraph">
    <w:name w:val="List Paragraph"/>
    <w:basedOn w:val="Normal"/>
    <w:link w:val="ListParagraphChar"/>
    <w:uiPriority w:val="1"/>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styleId="Heading4Char" w:customStyle="1">
    <w:name w:val="Heading 4 Char"/>
    <w:basedOn w:val="DefaultParagraphFont"/>
    <w:link w:val="Heading4"/>
    <w:uiPriority w:val="9"/>
    <w:rsid w:val="00BF44F7"/>
    <w:rPr>
      <w:rFonts w:asciiTheme="majorHAnsi" w:hAnsiTheme="majorHAnsi" w:eastAsiaTheme="majorEastAsia"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C59F6"/>
    <w:rPr>
      <w:rFonts w:ascii="Tahoma" w:hAnsi="Tahoma" w:cs="Tahoma"/>
      <w:sz w:val="16"/>
      <w:szCs w:val="16"/>
    </w:rPr>
  </w:style>
  <w:style w:type="paragraph" w:styleId="Default" w:customStyle="1">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hAnsi="Times New Roman" w:eastAsia="Times New Roman" w:cs="Times New Roman"/>
      <w:sz w:val="20"/>
      <w:szCs w:val="20"/>
    </w:rPr>
  </w:style>
  <w:style w:type="character" w:styleId="BodyTextChar" w:customStyle="1">
    <w:name w:val="Body Text Char"/>
    <w:basedOn w:val="DefaultParagraphFont"/>
    <w:link w:val="BodyText"/>
    <w:uiPriority w:val="1"/>
    <w:rsid w:val="005841C2"/>
    <w:rPr>
      <w:rFonts w:ascii="Times New Roman" w:hAnsi="Times New Roman" w:eastAsia="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styleId="CommentTextChar" w:customStyle="1">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styleId="CommentSubjectChar" w:customStyle="1">
    <w:name w:val="Comment Subject Char"/>
    <w:basedOn w:val="CommentTextChar"/>
    <w:link w:val="CommentSubject"/>
    <w:uiPriority w:val="99"/>
    <w:semiHidden/>
    <w:rsid w:val="00E760CA"/>
    <w:rPr>
      <w:b/>
      <w:bCs/>
      <w:sz w:val="20"/>
      <w:szCs w:val="20"/>
    </w:rPr>
  </w:style>
  <w:style w:type="character" w:styleId="UnresolvedMention1" w:customStyle="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styleId="UnresolvedMention2" w:customStyle="1">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styleId="psection-2" w:customStyle="1">
    <w:name w:val="psection-2"/>
    <w:basedOn w:val="Normal"/>
    <w:rsid w:val="00CD0E88"/>
    <w:pPr>
      <w:spacing w:before="100" w:beforeAutospacing="1" w:after="100" w:afterAutospacing="1" w:line="240" w:lineRule="auto"/>
    </w:pPr>
    <w:rPr>
      <w:rFonts w:ascii="Times New Roman" w:hAnsi="Times New Roman" w:eastAsia="Times New Roman" w:cs="Times New Roman"/>
      <w:sz w:val="24"/>
      <w:szCs w:val="24"/>
    </w:rPr>
  </w:style>
  <w:style w:type="character" w:styleId="enumxml" w:customStyle="1">
    <w:name w:val="enumxml"/>
    <w:basedOn w:val="DefaultParagraphFont"/>
    <w:rsid w:val="00CD0E88"/>
  </w:style>
  <w:style w:type="character" w:styleId="et03" w:customStyle="1">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styleId="normaltextrun" w:customStyle="1">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 w:type="character" w:styleId="Heading5Char" w:customStyle="1">
    <w:name w:val="Heading 5 Char"/>
    <w:basedOn w:val="DefaultParagraphFont"/>
    <w:link w:val="Heading5"/>
    <w:uiPriority w:val="9"/>
    <w:semiHidden/>
    <w:rsid w:val="00FC31A7"/>
    <w:rPr>
      <w:rFonts w:asciiTheme="majorHAnsi" w:hAnsiTheme="majorHAnsi" w:eastAsiaTheme="majorEastAsia" w:cstheme="majorBidi"/>
      <w:color w:val="365F91" w:themeColor="accent1" w:themeShade="BF"/>
    </w:rPr>
  </w:style>
  <w:style w:type="character" w:styleId="ListParagraphChar" w:customStyle="1">
    <w:name w:val="List Paragraph Char"/>
    <w:basedOn w:val="DefaultParagraphFont"/>
    <w:link w:val="ListParagraph"/>
    <w:uiPriority w:val="1"/>
    <w:rsid w:val="00220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14782296">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mailto:compliance@partners.net"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partnersnet107.sharepoint.com/:f:/s/External/EmUCWxgl7a5OiId81kTgVtABuubGy3jsKvay2klNUSHbAw?e=4Q61fe" TargetMode="Externa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yperlink" Target="https://www.state.gov/trafficking-in-persons-report/"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polarisproject.org/human-trafficking-101/"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hyperlink" Target="mailto:POAHR@Partners.net" TargetMode="External" Id="rId24"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hyperlink" Target="mailto:help@befree.org" TargetMode="External" Id="rId23" /><Relationship Type="http://schemas.microsoft.com/office/2011/relationships/people" Target="people.xml" Id="rId28" /><Relationship Type="http://schemas.openxmlformats.org/officeDocument/2006/relationships/endnotes" Target="endnotes.xml" Id="rId10" /><Relationship Type="http://schemas.openxmlformats.org/officeDocument/2006/relationships/hyperlink" Target="https://www.fai.gov/sites/fai/files/FAC_022-Combating_Trafficking_in_Persons/story.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mailto:POAHR@Partners.net" TargetMode="External" Id="rId22" /><Relationship Type="http://schemas.openxmlformats.org/officeDocument/2006/relationships/fontTable" Target="fontTable.xml" Id="rId27" /><Relationship Type="http://schemas.openxmlformats.org/officeDocument/2006/relationships/hyperlink" Target="https://partnersnet107.sharepoint.com/:w:/s/FA/ET2CUgl9ymFJvZrTJ7Gt0xoBcfnDKC7Jx1WJl7IYxzEznQ?e=vfHRUb" TargetMode="External" Id="R26e412eb403a490d" /></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8135ccf-0908-4d8c-8b6a-2ec449ff78ed"/>
  </ds:schemaRefs>
</ds:datastoreItem>
</file>

<file path=customXml/itemProps2.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customXml/itemProps3.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4.xml><?xml version="1.0" encoding="utf-8"?>
<ds:datastoreItem xmlns:ds="http://schemas.openxmlformats.org/officeDocument/2006/customXml" ds:itemID="{FD3F1E23-0B47-4F5B-90AD-68B9086DD3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~Danielle~</dc:creator>
  <keywords/>
  <lastModifiedBy>Catalina Ipas</lastModifiedBy>
  <revision>5</revision>
  <lastPrinted>2022-04-01T22:12:00.0000000Z</lastPrinted>
  <dcterms:created xsi:type="dcterms:W3CDTF">2024-11-05T15:14:00.0000000Z</dcterms:created>
  <dcterms:modified xsi:type="dcterms:W3CDTF">2024-11-26T18:46:31.9095809Z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