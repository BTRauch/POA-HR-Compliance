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16du="http://schemas.microsoft.com/office/word/2023/wordml/word16du" mc:Ignorable="w14 w15 w16se w16cid w16 w16cex w16sdtdh wp14">
  <w:body>
    <w:p w:rsidR="00AD1FF8" w:rsidP="00D57307" w:rsidRDefault="00AD1FF8" w14:paraId="7EE18B93" w14:textId="77777777">
      <w:pPr>
        <w:jc w:val="both"/>
        <w:rPr>
          <w:rFonts w:ascii="Times New Roman" w:hAnsi="Times New Roman" w:cs="Times New Roman"/>
          <w:b/>
          <w:color w:val="E36C0A" w:themeColor="accent6" w:themeShade="BF"/>
          <w:sz w:val="40"/>
        </w:rPr>
      </w:pPr>
    </w:p>
    <w:p w:rsidR="00AD1FF8" w:rsidP="00D57307" w:rsidRDefault="00AD1FF8" w14:paraId="2DB47F43" w14:textId="77777777">
      <w:pPr>
        <w:jc w:val="both"/>
        <w:rPr>
          <w:rFonts w:ascii="Times New Roman" w:hAnsi="Times New Roman" w:cs="Times New Roman"/>
          <w:b/>
          <w:color w:val="E36C0A" w:themeColor="accent6" w:themeShade="BF"/>
          <w:sz w:val="40"/>
        </w:rPr>
      </w:pPr>
      <w:r>
        <w:rPr>
          <w:noProof/>
        </w:rPr>
        <w:drawing>
          <wp:anchor distT="0" distB="0" distL="114300" distR="114300" simplePos="0" relativeHeight="251658240" behindDoc="1" locked="0" layoutInCell="1" allowOverlap="1" wp14:anchorId="18B650C1" wp14:editId="2544BD3A">
            <wp:simplePos x="0" y="0"/>
            <wp:positionH relativeFrom="column">
              <wp:posOffset>473710</wp:posOffset>
            </wp:positionH>
            <wp:positionV relativeFrom="paragraph">
              <wp:posOffset>74930</wp:posOffset>
            </wp:positionV>
            <wp:extent cx="4761230" cy="1198245"/>
            <wp:effectExtent l="0" t="0" r="0" b="0"/>
            <wp:wrapTight wrapText="bothSides">
              <wp:wrapPolygon edited="0">
                <wp:start x="0" y="0"/>
                <wp:lineTo x="0" y="21291"/>
                <wp:lineTo x="21519" y="21291"/>
                <wp:lineTo x="2151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1230" cy="1198245"/>
                    </a:xfrm>
                    <a:prstGeom prst="rect">
                      <a:avLst/>
                    </a:prstGeom>
                    <a:noFill/>
                  </pic:spPr>
                </pic:pic>
              </a:graphicData>
            </a:graphic>
            <wp14:sizeRelH relativeFrom="page">
              <wp14:pctWidth>0</wp14:pctWidth>
            </wp14:sizeRelH>
            <wp14:sizeRelV relativeFrom="page">
              <wp14:pctHeight>0</wp14:pctHeight>
            </wp14:sizeRelV>
          </wp:anchor>
        </w:drawing>
      </w:r>
    </w:p>
    <w:p w:rsidR="00AD1FF8" w:rsidP="00D57307" w:rsidRDefault="00AD1FF8" w14:paraId="008306BC" w14:textId="77777777">
      <w:pPr>
        <w:jc w:val="both"/>
        <w:rPr>
          <w:rFonts w:ascii="Times New Roman" w:hAnsi="Times New Roman" w:cs="Times New Roman"/>
          <w:b/>
          <w:color w:val="E36C0A" w:themeColor="accent6" w:themeShade="BF"/>
          <w:sz w:val="40"/>
        </w:rPr>
      </w:pPr>
    </w:p>
    <w:p w:rsidR="00AD1FF8" w:rsidP="00D57307" w:rsidRDefault="00AD1FF8" w14:paraId="3DA60229" w14:textId="41A22CD3">
      <w:pPr>
        <w:jc w:val="both"/>
        <w:rPr>
          <w:rFonts w:ascii="Times New Roman" w:hAnsi="Times New Roman" w:cs="Times New Roman"/>
          <w:b/>
          <w:color w:val="E36C0A" w:themeColor="accent6" w:themeShade="BF"/>
          <w:sz w:val="40"/>
        </w:rPr>
      </w:pPr>
    </w:p>
    <w:p w:rsidRPr="008207A0" w:rsidR="00AD1FF8" w:rsidP="008207A0" w:rsidRDefault="00520EB1" w14:paraId="357879BF" w14:textId="01E007DA">
      <w:pPr>
        <w:jc w:val="center"/>
        <w:rPr>
          <w:rFonts w:asciiTheme="majorHAnsi" w:hAnsiTheme="majorHAnsi" w:eastAsiaTheme="majorEastAsia" w:cstheme="majorBidi"/>
          <w:b/>
          <w:bCs/>
          <w:color w:val="E36C0A" w:themeColor="accent6" w:themeShade="BF"/>
          <w:sz w:val="72"/>
          <w:szCs w:val="72"/>
        </w:rPr>
      </w:pPr>
      <w:r w:rsidRPr="008207A0">
        <w:rPr>
          <w:rFonts w:ascii="Times New Roman" w:hAnsi="Times New Roman" w:cs="Times New Roman"/>
          <w:b/>
          <w:bCs/>
          <w:color w:val="E36C0A" w:themeColor="accent6" w:themeShade="BF"/>
          <w:sz w:val="72"/>
          <w:szCs w:val="72"/>
        </w:rPr>
        <w:t xml:space="preserve">Trafficking in Persons </w:t>
      </w:r>
      <w:r w:rsidRPr="008207A0" w:rsidR="008207A0">
        <w:rPr>
          <w:rFonts w:ascii="Times New Roman" w:hAnsi="Times New Roman" w:cs="Times New Roman"/>
          <w:b/>
          <w:bCs/>
          <w:color w:val="E36C0A" w:themeColor="accent6" w:themeShade="BF"/>
          <w:sz w:val="72"/>
          <w:szCs w:val="72"/>
        </w:rPr>
        <w:t>Compliance Plan Template</w:t>
      </w:r>
    </w:p>
    <w:p w:rsidRPr="003742C3" w:rsidR="00F8349E" w:rsidP="00630117" w:rsidRDefault="00F8349E" w14:paraId="64E784D0" w14:textId="67012F8F">
      <w:pPr>
        <w:jc w:val="center"/>
        <w:rPr>
          <w:rFonts w:ascii="Times New Roman" w:hAnsi="Times New Roman" w:eastAsia="Times New Roman" w:cs="Times New Roman"/>
          <w:bCs/>
          <w:color w:val="000000" w:themeColor="text1"/>
          <w:sz w:val="36"/>
          <w:szCs w:val="26"/>
        </w:rPr>
      </w:pPr>
    </w:p>
    <w:p w:rsidR="00CB7B10" w:rsidP="00D57307" w:rsidRDefault="00CB7B10" w14:paraId="69E36D40" w14:textId="77777777">
      <w:pPr>
        <w:jc w:val="both"/>
        <w:rPr>
          <w:rFonts w:asciiTheme="majorHAnsi" w:hAnsiTheme="majorHAnsi" w:eastAsiaTheme="majorEastAsia" w:cstheme="majorBidi"/>
          <w:b/>
          <w:bCs/>
          <w:color w:val="E36C0A" w:themeColor="accent6" w:themeShade="BF"/>
          <w:sz w:val="28"/>
          <w:szCs w:val="28"/>
        </w:rPr>
      </w:pPr>
    </w:p>
    <w:p w:rsidR="008207A0" w:rsidRDefault="008207A0" w14:paraId="603C6CDC" w14:textId="77777777">
      <w:pPr>
        <w:rPr>
          <w:rFonts w:asciiTheme="majorHAnsi" w:hAnsiTheme="majorHAnsi" w:eastAsiaTheme="majorEastAsia" w:cstheme="majorBidi"/>
          <w:b/>
          <w:bCs/>
          <w:color w:val="E36C0A" w:themeColor="accent6" w:themeShade="BF"/>
          <w:sz w:val="28"/>
          <w:szCs w:val="28"/>
        </w:rPr>
      </w:pPr>
      <w:bookmarkStart w:name="_Toc128473736" w:id="0"/>
      <w:r>
        <w:br w:type="page"/>
      </w:r>
    </w:p>
    <w:p w:rsidRPr="00BF44F7" w:rsidR="000C6651" w:rsidP="0006557E" w:rsidRDefault="002129A8" w14:paraId="2B4761D3" w14:textId="1524B3A7">
      <w:pPr>
        <w:pStyle w:val="Heading1"/>
        <w:jc w:val="both"/>
      </w:pPr>
      <w:r>
        <w:t>Purpose</w:t>
      </w:r>
      <w:bookmarkEnd w:id="0"/>
    </w:p>
    <w:p w:rsidRPr="0006557E" w:rsidR="0006557E" w:rsidP="0006557E" w:rsidRDefault="0006557E" w14:paraId="0931A217" w14:textId="2EA9B1ED">
      <w:pPr>
        <w:jc w:val="both"/>
        <w:rPr>
          <w:rFonts w:ascii="Times New Roman" w:hAnsi="Times New Roman" w:cs="Times New Roman"/>
          <w:sz w:val="24"/>
          <w:szCs w:val="24"/>
        </w:rPr>
      </w:pPr>
      <w:r w:rsidRPr="0006557E">
        <w:rPr>
          <w:rFonts w:ascii="Times New Roman" w:hAnsi="Times New Roman" w:cs="Times New Roman"/>
          <w:sz w:val="24"/>
          <w:szCs w:val="24"/>
        </w:rPr>
        <w:t xml:space="preserve">In compliance with a revised Combating Trafficking in Persons FAR clause 52.222-50 requirement, a USG-funded project that (1) has an overseas contract, </w:t>
      </w:r>
      <w:r w:rsidRPr="0006557E" w:rsidR="00DA3029">
        <w:rPr>
          <w:rFonts w:ascii="Times New Roman" w:hAnsi="Times New Roman" w:cs="Times New Roman"/>
          <w:sz w:val="24"/>
          <w:szCs w:val="24"/>
        </w:rPr>
        <w:t>agreement,</w:t>
      </w:r>
      <w:r w:rsidRPr="0006557E">
        <w:rPr>
          <w:rFonts w:ascii="Times New Roman" w:hAnsi="Times New Roman" w:cs="Times New Roman"/>
          <w:sz w:val="24"/>
          <w:szCs w:val="24"/>
        </w:rPr>
        <w:t xml:space="preserve"> or sub-award value of greater than $5</w:t>
      </w:r>
      <w:r w:rsidR="00476A2E">
        <w:rPr>
          <w:rFonts w:ascii="Times New Roman" w:hAnsi="Times New Roman" w:cs="Times New Roman"/>
          <w:sz w:val="24"/>
          <w:szCs w:val="24"/>
        </w:rPr>
        <w:t>5</w:t>
      </w:r>
      <w:r w:rsidRPr="0006557E">
        <w:rPr>
          <w:rFonts w:ascii="Times New Roman" w:hAnsi="Times New Roman" w:cs="Times New Roman"/>
          <w:sz w:val="24"/>
          <w:szCs w:val="24"/>
        </w:rPr>
        <w:t>0,000 (2) started after March 2, 2015</w:t>
      </w:r>
      <w:r w:rsidR="004D5973">
        <w:rPr>
          <w:rFonts w:ascii="Times New Roman" w:hAnsi="Times New Roman" w:cs="Times New Roman"/>
          <w:sz w:val="24"/>
          <w:szCs w:val="24"/>
        </w:rPr>
        <w:t xml:space="preserve"> the Chief of Party (COP)/Project Director (PD)</w:t>
      </w:r>
      <w:r w:rsidRPr="0006557E">
        <w:rPr>
          <w:rFonts w:ascii="Times New Roman" w:hAnsi="Times New Roman" w:cs="Times New Roman"/>
          <w:sz w:val="24"/>
          <w:szCs w:val="24"/>
        </w:rPr>
        <w:t xml:space="preserve"> is required to create an Anti-Human Trafficking Compliance Plan. The purpose of this Plan is to increase employee and vendor awareness of human trafficking and enable them to more effectively identify and report violations.  </w:t>
      </w:r>
    </w:p>
    <w:p w:rsidR="00C507A9" w:rsidP="0006557E" w:rsidRDefault="0006557E" w14:paraId="28F1C6A0" w14:textId="75E7B7DB">
      <w:pPr>
        <w:jc w:val="both"/>
        <w:rPr>
          <w:rFonts w:ascii="Times New Roman" w:hAnsi="Times New Roman" w:cs="Times New Roman"/>
          <w:sz w:val="24"/>
          <w:szCs w:val="24"/>
        </w:rPr>
      </w:pPr>
      <w:r w:rsidRPr="0006557E">
        <w:rPr>
          <w:rFonts w:ascii="Times New Roman" w:hAnsi="Times New Roman" w:cs="Times New Roman"/>
          <w:sz w:val="24"/>
          <w:szCs w:val="24"/>
        </w:rPr>
        <w:t>Project teams can use this Compliance Plan Template, the State Department’s annual Trafficking in Persons (TIP) report</w:t>
      </w:r>
      <w:r w:rsidR="008A2F85">
        <w:rPr>
          <w:rFonts w:ascii="Times New Roman" w:hAnsi="Times New Roman" w:cs="Times New Roman"/>
          <w:sz w:val="24"/>
          <w:szCs w:val="24"/>
        </w:rPr>
        <w:t>, resources listed in the TIP policy,</w:t>
      </w:r>
      <w:r w:rsidRPr="0006557E">
        <w:rPr>
          <w:rFonts w:ascii="Times New Roman" w:hAnsi="Times New Roman" w:cs="Times New Roman"/>
          <w:sz w:val="24"/>
          <w:szCs w:val="24"/>
        </w:rPr>
        <w:t xml:space="preserve"> and their understanding of local conditions  to customize their project’s Compliance Plan and its components, which are outlined below. Projects in low risk environments require minimal customization; those in high-risk environments will require additional research and a more robust plan, scaled to the risk associated with the contract or cooperative agreement. </w:t>
      </w:r>
    </w:p>
    <w:p w:rsidRPr="000C6651" w:rsidR="000C6651" w:rsidP="00385BFD" w:rsidRDefault="00385BFD" w14:paraId="1BB4CE84" w14:textId="492C461E">
      <w:pPr>
        <w:pStyle w:val="Heading1"/>
        <w:jc w:val="both"/>
      </w:pPr>
      <w:bookmarkStart w:name="_Toc40479670" w:id="1"/>
      <w:bookmarkStart w:name="_Toc40479732" w:id="2"/>
      <w:bookmarkEnd w:id="1"/>
      <w:bookmarkEnd w:id="2"/>
      <w:r>
        <w:t>Timeline for Compliance Plan</w:t>
      </w:r>
    </w:p>
    <w:p w:rsidR="00014E68" w:rsidP="4FC1FF96" w:rsidRDefault="00014E68" w14:paraId="35B114B2" w14:textId="6DBFAEE7">
      <w:pPr>
        <w:jc w:val="both"/>
        <w:rPr>
          <w:ins w:author="Catalina Ipas" w:date="2024-12-06T12:45:34.61Z" w16du:dateUtc="2024-12-06T12:45:34.61Z" w:id="1907651527"/>
          <w:rFonts w:ascii="Times New Roman" w:hAnsi="Times New Roman" w:cs="Times New Roman"/>
          <w:sz w:val="24"/>
          <w:szCs w:val="24"/>
        </w:rPr>
      </w:pPr>
      <w:r w:rsidRPr="4FC1FF96" w:rsidR="00014E68">
        <w:rPr>
          <w:rFonts w:ascii="Times New Roman" w:hAnsi="Times New Roman" w:cs="Times New Roman"/>
          <w:sz w:val="24"/>
          <w:szCs w:val="24"/>
        </w:rPr>
        <w:t xml:space="preserve">POA must certify that this compliance plan </w:t>
      </w:r>
      <w:r w:rsidRPr="4FC1FF96" w:rsidR="00E9224E">
        <w:rPr>
          <w:rFonts w:ascii="Times New Roman" w:hAnsi="Times New Roman" w:cs="Times New Roman"/>
          <w:sz w:val="24"/>
          <w:szCs w:val="24"/>
        </w:rPr>
        <w:t>completed</w:t>
      </w:r>
      <w:r w:rsidRPr="4FC1FF96" w:rsidR="00E9224E">
        <w:rPr>
          <w:rFonts w:ascii="Times New Roman" w:hAnsi="Times New Roman" w:cs="Times New Roman"/>
          <w:sz w:val="24"/>
          <w:szCs w:val="24"/>
        </w:rPr>
        <w:t xml:space="preserve"> </w:t>
      </w:r>
      <w:commentRangeStart w:id="548861089"/>
      <w:commentRangeStart w:id="588774409"/>
      <w:r w:rsidRPr="4FC1FF96" w:rsidR="00E9224E">
        <w:rPr>
          <w:rFonts w:ascii="Times New Roman" w:hAnsi="Times New Roman" w:cs="Times New Roman"/>
          <w:sz w:val="24"/>
          <w:szCs w:val="24"/>
        </w:rPr>
        <w:t>within three months of the start date of a new award</w:t>
      </w:r>
      <w:commentRangeEnd w:id="548861089"/>
      <w:r>
        <w:rPr>
          <w:rStyle w:val="CommentReference"/>
        </w:rPr>
        <w:commentReference w:id="548861089"/>
      </w:r>
      <w:commentRangeEnd w:id="588774409"/>
      <w:r>
        <w:rPr>
          <w:rStyle w:val="CommentReference"/>
        </w:rPr>
        <w:commentReference w:id="588774409"/>
      </w:r>
      <w:r w:rsidRPr="4FC1FF96" w:rsidR="00014E68">
        <w:rPr>
          <w:rFonts w:ascii="Times New Roman" w:hAnsi="Times New Roman" w:cs="Times New Roman"/>
          <w:sz w:val="24"/>
          <w:szCs w:val="24"/>
        </w:rPr>
        <w:t xml:space="preserve">. Implementation of the compliance plan follows with roll-out of project activities. The plan will be reviewed as part of the annual </w:t>
      </w:r>
      <w:r w:rsidRPr="4FC1FF96" w:rsidR="00014E68">
        <w:rPr>
          <w:rFonts w:ascii="Times New Roman" w:hAnsi="Times New Roman" w:cs="Times New Roman"/>
          <w:sz w:val="24"/>
          <w:szCs w:val="24"/>
        </w:rPr>
        <w:t>certification</w:t>
      </w:r>
      <w:r w:rsidRPr="4FC1FF96" w:rsidR="00DE02F0">
        <w:rPr>
          <w:rFonts w:ascii="Times New Roman" w:hAnsi="Times New Roman" w:cs="Times New Roman"/>
          <w:sz w:val="24"/>
          <w:szCs w:val="24"/>
        </w:rPr>
        <w:t xml:space="preserve"> which is due January 31</w:t>
      </w:r>
      <w:r w:rsidRPr="4FC1FF96" w:rsidR="00DE02F0">
        <w:rPr>
          <w:rFonts w:ascii="Times New Roman" w:hAnsi="Times New Roman" w:cs="Times New Roman"/>
          <w:sz w:val="24"/>
          <w:szCs w:val="24"/>
          <w:vertAlign w:val="superscript"/>
        </w:rPr>
        <w:t>st</w:t>
      </w:r>
      <w:r w:rsidRPr="4FC1FF96" w:rsidR="00DE02F0">
        <w:rPr>
          <w:rFonts w:ascii="Times New Roman" w:hAnsi="Times New Roman" w:cs="Times New Roman"/>
          <w:sz w:val="24"/>
          <w:szCs w:val="24"/>
        </w:rPr>
        <w:t xml:space="preserve"> of each year</w:t>
      </w:r>
      <w:r w:rsidRPr="4FC1FF96" w:rsidR="00014E68">
        <w:rPr>
          <w:rFonts w:ascii="Times New Roman" w:hAnsi="Times New Roman" w:cs="Times New Roman"/>
          <w:sz w:val="24"/>
          <w:szCs w:val="24"/>
        </w:rPr>
        <w:t xml:space="preserve">, with </w:t>
      </w:r>
      <w:r w:rsidRPr="4FC1FF96" w:rsidR="00014E68">
        <w:rPr>
          <w:rFonts w:ascii="Times New Roman" w:hAnsi="Times New Roman" w:cs="Times New Roman"/>
          <w:sz w:val="24"/>
          <w:szCs w:val="24"/>
        </w:rPr>
        <w:t>appropriate adjustments</w:t>
      </w:r>
      <w:r w:rsidRPr="4FC1FF96" w:rsidR="00014E68">
        <w:rPr>
          <w:rFonts w:ascii="Times New Roman" w:hAnsi="Times New Roman" w:cs="Times New Roman"/>
          <w:sz w:val="24"/>
          <w:szCs w:val="24"/>
        </w:rPr>
        <w:t xml:space="preserve"> made as necessary to meet the details and intent of the Anti-Human Trafficking policy and related compliance </w:t>
      </w:r>
      <w:r w:rsidRPr="4FC1FF96" w:rsidR="00014E68">
        <w:rPr>
          <w:rFonts w:ascii="Times New Roman" w:hAnsi="Times New Roman" w:cs="Times New Roman"/>
          <w:sz w:val="24"/>
          <w:szCs w:val="24"/>
        </w:rPr>
        <w:t>objective</w:t>
      </w:r>
      <w:r w:rsidRPr="4FC1FF96" w:rsidR="00211673">
        <w:rPr>
          <w:rFonts w:ascii="Times New Roman" w:hAnsi="Times New Roman" w:cs="Times New Roman"/>
          <w:sz w:val="24"/>
          <w:szCs w:val="24"/>
        </w:rPr>
        <w:t>.</w:t>
      </w:r>
    </w:p>
    <w:p w:rsidR="2C9E0C61" w:rsidP="4FC1FF96" w:rsidRDefault="2C9E0C61" w14:paraId="214085F3" w14:textId="1BA57526">
      <w:pPr>
        <w:pStyle w:val="Heading1"/>
        <w:rPr>
          <w:ins w:author="Catalina Ipas" w:date="2024-12-06T12:50:37.101Z" w16du:dateUtc="2024-12-06T12:50:37.101Z" w:id="412656042"/>
        </w:rPr>
        <w:pPrChange w:author="Catalina Ipas" w:date="2024-12-06T12:46:35.846Z">
          <w:pPr>
            <w:jc w:val="both"/>
          </w:pPr>
        </w:pPrChange>
      </w:pPr>
      <w:ins w:author="Catalina Ipas" w:date="2024-12-06T12:45:37.369Z" w:id="1510687418">
        <w:r w:rsidRPr="4FC1FF96" w:rsidR="2C9E0C61">
          <w:rPr>
            <w:rPrChange w:author="Catalina Ipas" w:date="2024-12-06T12:46:35.84Z" w:id="567093421">
              <w:rPr>
                <w:rFonts w:ascii="Times New Roman" w:hAnsi="Times New Roman" w:cs="Times New Roman"/>
                <w:sz w:val="24"/>
                <w:szCs w:val="24"/>
              </w:rPr>
            </w:rPrChange>
          </w:rPr>
          <w:t>Post</w:t>
        </w:r>
      </w:ins>
      <w:ins w:author="Catalina Ipas" w:date="2024-12-06T12:47:16.189Z" w:id="1197774175">
        <w:r w:rsidR="47C25E35">
          <w:t>ing</w:t>
        </w:r>
      </w:ins>
    </w:p>
    <w:p w:rsidR="3C007B9D" w:rsidP="4FC1FF96" w:rsidRDefault="3C007B9D" w14:paraId="5B7AEF79" w14:textId="25A279CF">
      <w:pPr>
        <w:pStyle w:val="Normal"/>
        <w:rPr>
          <w:rFonts w:ascii="Times New Roman" w:hAnsi="Times New Roman" w:eastAsia="Times New Roman" w:cs="Times New Roman"/>
          <w:noProof w:val="0"/>
          <w:sz w:val="24"/>
          <w:szCs w:val="24"/>
          <w:lang w:val="en-US"/>
          <w:rPrChange w:author="Catalina Ipas" w:date="2024-12-06T12:55:44.235Z" w:id="214304591">
            <w:rPr>
              <w:rFonts w:ascii="Calibri" w:hAnsi="Calibri" w:eastAsia="Calibri" w:cs="Calibri"/>
              <w:noProof w:val="0"/>
              <w:sz w:val="22"/>
              <w:szCs w:val="22"/>
              <w:lang w:val="en-US"/>
            </w:rPr>
          </w:rPrChange>
        </w:rPr>
        <w:pPrChange w:author="Catalina Ipas" w:date="2024-12-06T12:50:37.102Z">
          <w:pPr>
            <w:pStyle w:val="Heading1"/>
          </w:pPr>
        </w:pPrChange>
      </w:pPr>
      <w:ins w:author="Catalina Ipas" w:date="2024-12-06T12:50:48.393Z" w:id="1155594759">
        <w:r w:rsidRPr="4FC1FF96" w:rsidR="3C007B9D">
          <w:rPr>
            <w:rFonts w:ascii="Times New Roman" w:hAnsi="Times New Roman" w:eastAsia="Times New Roman" w:cs="Times New Roman"/>
            <w:sz w:val="24"/>
            <w:szCs w:val="24"/>
            <w:rPrChange w:author="Catalina Ipas" w:date="2024-12-06T12:55:14.057Z" w:id="639900630"/>
          </w:rPr>
          <w:t xml:space="preserve">The Contractor shall post </w:t>
        </w:r>
      </w:ins>
      <w:ins w:author="Catalina Ipas" w:date="2024-12-06T12:53:59.891Z" w:id="1501601803">
        <w:r w:rsidRPr="4FC1FF96" w:rsidR="1A972976">
          <w:rPr>
            <w:rFonts w:ascii="Times New Roman" w:hAnsi="Times New Roman" w:eastAsia="Times New Roman" w:cs="Times New Roman"/>
            <w:sz w:val="24"/>
            <w:szCs w:val="24"/>
            <w:rPrChange w:author="Catalina Ipas" w:date="2024-12-06T12:55:13.192Z" w:id="659823861"/>
          </w:rPr>
          <w:t xml:space="preserve">the relevant contents of the compliance plan, no </w:t>
        </w:r>
        <w:r w:rsidRPr="4FC1FF96" w:rsidR="1A972976">
          <w:rPr>
            <w:rFonts w:ascii="Times New Roman" w:hAnsi="Times New Roman" w:eastAsia="Times New Roman" w:cs="Times New Roman"/>
            <w:sz w:val="24"/>
            <w:szCs w:val="24"/>
            <w:rPrChange w:author="Catalina Ipas" w:date="2024-12-06T12:55:13.194Z" w:id="628925416"/>
          </w:rPr>
          <w:t>latter</w:t>
        </w:r>
        <w:r w:rsidRPr="4FC1FF96" w:rsidR="1A972976">
          <w:rPr>
            <w:rFonts w:ascii="Times New Roman" w:hAnsi="Times New Roman" w:eastAsia="Times New Roman" w:cs="Times New Roman"/>
            <w:sz w:val="24"/>
            <w:szCs w:val="24"/>
            <w:rPrChange w:author="Catalina Ipas" w:date="2024-12-06T12:55:13.195Z" w:id="388917855"/>
          </w:rPr>
          <w:t xml:space="preserve"> than the initiation of contract performance, at the workplace (unless </w:t>
        </w:r>
      </w:ins>
      <w:ins w:author="Catalina Ipas" w:date="2024-12-06T12:54:32.914Z" w:id="1808738081">
        <w:r w:rsidRPr="4FC1FF96" w:rsidR="1A972976">
          <w:rPr>
            <w:rFonts w:ascii="Times New Roman" w:hAnsi="Times New Roman" w:eastAsia="Times New Roman" w:cs="Times New Roman"/>
            <w:sz w:val="24"/>
            <w:szCs w:val="24"/>
            <w:rPrChange w:author="Catalina Ipas" w:date="2024-12-06T12:55:13.2Z" w:id="1333334066"/>
          </w:rPr>
          <w:t>the work is to be performed in the field or not in a fixed location) and on the Contractor’s Web sit</w:t>
        </w:r>
      </w:ins>
      <w:ins w:author="Catalina Ipas" w:date="2024-12-06T12:55:26.003Z" w:id="2092034767">
        <w:r w:rsidRPr="4FC1FF96" w:rsidR="6D6D499A">
          <w:rPr>
            <w:rFonts w:ascii="Times New Roman" w:hAnsi="Times New Roman" w:eastAsia="Times New Roman" w:cs="Times New Roman"/>
            <w:sz w:val="24"/>
            <w:szCs w:val="24"/>
          </w:rPr>
          <w:t>e</w:t>
        </w:r>
      </w:ins>
      <w:ins w:author="Catalina Ipas" w:date="2024-12-06T12:50:28.447Z" w:id="97745587">
        <w:r w:rsidRPr="4FC1FF96" w:rsidR="3C007B9D">
          <w:rPr>
            <w:rFonts w:ascii="Segoe UI" w:hAnsi="Segoe UI" w:eastAsia="Segoe UI" w:cs="Segoe UI"/>
            <w:b w:val="0"/>
            <w:bCs w:val="0"/>
            <w:i w:val="0"/>
            <w:iCs w:val="0"/>
            <w:caps w:val="0"/>
            <w:smallCaps w:val="0"/>
            <w:noProof w:val="0"/>
            <w:color w:val="333333"/>
            <w:sz w:val="18"/>
            <w:szCs w:val="18"/>
            <w:lang w:val="en-US"/>
          </w:rPr>
          <w:t xml:space="preserve"> </w:t>
        </w:r>
        <w:r w:rsidRPr="4FC1FF96" w:rsidR="3C007B9D">
          <w:rPr>
            <w:rFonts w:ascii="Times New Roman" w:hAnsi="Times New Roman" w:eastAsia="Times New Roman" w:cs="Times New Roman"/>
            <w:b w:val="0"/>
            <w:bCs w:val="0"/>
            <w:i w:val="0"/>
            <w:iCs w:val="0"/>
            <w:caps w:val="0"/>
            <w:smallCaps w:val="0"/>
            <w:noProof w:val="0"/>
            <w:color w:val="333333"/>
            <w:sz w:val="24"/>
            <w:szCs w:val="24"/>
            <w:lang w:val="en-US"/>
            <w:rPrChange w:author="Catalina Ipas" w:date="2024-12-06T12:55:33.044Z" w:id="429716063">
              <w:rPr>
                <w:rFonts w:ascii="Segoe UI" w:hAnsi="Segoe UI" w:eastAsia="Segoe UI" w:cs="Segoe UI"/>
                <w:b w:val="0"/>
                <w:bCs w:val="0"/>
                <w:i w:val="0"/>
                <w:iCs w:val="0"/>
                <w:caps w:val="0"/>
                <w:smallCaps w:val="0"/>
                <w:noProof w:val="0"/>
                <w:color w:val="333333"/>
                <w:sz w:val="18"/>
                <w:szCs w:val="18"/>
                <w:lang w:val="en-US"/>
              </w:rPr>
            </w:rPrChange>
          </w:rPr>
          <w:t xml:space="preserve">(if one is </w:t>
        </w:r>
        <w:r w:rsidRPr="4FC1FF96" w:rsidR="3C007B9D">
          <w:rPr>
            <w:rFonts w:ascii="Times New Roman" w:hAnsi="Times New Roman" w:eastAsia="Times New Roman" w:cs="Times New Roman"/>
            <w:b w:val="0"/>
            <w:bCs w:val="0"/>
            <w:i w:val="0"/>
            <w:iCs w:val="0"/>
            <w:caps w:val="0"/>
            <w:smallCaps w:val="0"/>
            <w:noProof w:val="0"/>
            <w:color w:val="333333"/>
            <w:sz w:val="24"/>
            <w:szCs w:val="24"/>
            <w:lang w:val="en-US"/>
            <w:rPrChange w:author="Catalina Ipas" w:date="2024-12-06T12:55:33.044Z" w:id="1841849936">
              <w:rPr>
                <w:rFonts w:ascii="Segoe UI" w:hAnsi="Segoe UI" w:eastAsia="Segoe UI" w:cs="Segoe UI"/>
                <w:b w:val="0"/>
                <w:bCs w:val="0"/>
                <w:i w:val="0"/>
                <w:iCs w:val="0"/>
                <w:caps w:val="0"/>
                <w:smallCaps w:val="0"/>
                <w:noProof w:val="0"/>
                <w:color w:val="333333"/>
                <w:sz w:val="18"/>
                <w:szCs w:val="18"/>
                <w:lang w:val="en-US"/>
              </w:rPr>
            </w:rPrChange>
          </w:rPr>
          <w:t>maintained</w:t>
        </w:r>
        <w:r w:rsidRPr="4FC1FF96" w:rsidR="3C007B9D">
          <w:rPr>
            <w:rFonts w:ascii="Times New Roman" w:hAnsi="Times New Roman" w:eastAsia="Times New Roman" w:cs="Times New Roman"/>
            <w:b w:val="0"/>
            <w:bCs w:val="0"/>
            <w:i w:val="0"/>
            <w:iCs w:val="0"/>
            <w:caps w:val="0"/>
            <w:smallCaps w:val="0"/>
            <w:noProof w:val="0"/>
            <w:color w:val="333333"/>
            <w:sz w:val="24"/>
            <w:szCs w:val="24"/>
            <w:lang w:val="en-US"/>
            <w:rPrChange w:author="Catalina Ipas" w:date="2024-12-06T12:55:33.044Z" w:id="1903902840">
              <w:rPr>
                <w:rFonts w:ascii="Segoe UI" w:hAnsi="Segoe UI" w:eastAsia="Segoe UI" w:cs="Segoe UI"/>
                <w:b w:val="0"/>
                <w:bCs w:val="0"/>
                <w:i w:val="0"/>
                <w:iCs w:val="0"/>
                <w:caps w:val="0"/>
                <w:smallCaps w:val="0"/>
                <w:noProof w:val="0"/>
                <w:color w:val="333333"/>
                <w:sz w:val="18"/>
                <w:szCs w:val="18"/>
                <w:lang w:val="en-US"/>
              </w:rPr>
            </w:rPrChange>
          </w:rPr>
          <w:t>). If posting at the workplace or on the Web site is impracticable, the Contractor shall provide the relevant contents of the compliance plan to each worker in writing.</w:t>
        </w:r>
      </w:ins>
    </w:p>
    <w:p w:rsidR="002B73DA" w:rsidRDefault="002B73DA" w14:paraId="264F0D4B" w14:textId="77777777">
      <w:pPr>
        <w:rPr>
          <w:rFonts w:asciiTheme="majorHAnsi" w:hAnsiTheme="majorHAnsi" w:eastAsiaTheme="majorEastAsia" w:cstheme="majorBidi"/>
          <w:b/>
          <w:bCs/>
          <w:color w:val="E36C0A" w:themeColor="accent6" w:themeShade="BF"/>
          <w:sz w:val="36"/>
          <w:szCs w:val="36"/>
        </w:rPr>
      </w:pPr>
      <w:bookmarkStart w:name="_Toc128473738" w:id="3"/>
      <w:r>
        <w:rPr>
          <w:sz w:val="36"/>
          <w:szCs w:val="36"/>
        </w:rPr>
        <w:br w:type="page"/>
      </w:r>
    </w:p>
    <w:p w:rsidRPr="00C34B77" w:rsidR="00C34B77" w:rsidP="00C34B77" w:rsidRDefault="00C34B77" w14:paraId="2BA0B1DC" w14:textId="1246198E">
      <w:pPr>
        <w:pStyle w:val="Heading1"/>
        <w:spacing w:before="0"/>
        <w:jc w:val="both"/>
        <w:rPr>
          <w:sz w:val="36"/>
          <w:szCs w:val="36"/>
        </w:rPr>
      </w:pPr>
      <w:r w:rsidRPr="00C34B77">
        <w:rPr>
          <w:sz w:val="36"/>
          <w:szCs w:val="36"/>
        </w:rPr>
        <w:t>Anti-Human Trafficking Compliance Plan</w:t>
      </w:r>
    </w:p>
    <w:p w:rsidRPr="00C34B77" w:rsidR="00C34B77" w:rsidP="00C34B77" w:rsidRDefault="00C34B77" w14:paraId="37C768E2" w14:textId="7E45E23F">
      <w:pPr>
        <w:pStyle w:val="Heading1"/>
        <w:spacing w:before="0"/>
        <w:jc w:val="both"/>
        <w:rPr>
          <w:sz w:val="32"/>
          <w:szCs w:val="32"/>
        </w:rPr>
      </w:pPr>
      <w:r w:rsidRPr="00C34B77">
        <w:rPr>
          <w:sz w:val="32"/>
          <w:szCs w:val="32"/>
        </w:rPr>
        <w:t>Program name:</w:t>
      </w:r>
    </w:p>
    <w:p w:rsidRPr="00C34B77" w:rsidR="00C34B77" w:rsidP="00C34B77" w:rsidRDefault="00C34B77" w14:paraId="780F6B7B" w14:textId="77777777">
      <w:pPr>
        <w:pStyle w:val="Heading1"/>
        <w:spacing w:before="0"/>
        <w:jc w:val="both"/>
        <w:rPr>
          <w:sz w:val="32"/>
          <w:szCs w:val="32"/>
        </w:rPr>
      </w:pPr>
      <w:r w:rsidRPr="00C34B77">
        <w:rPr>
          <w:sz w:val="32"/>
          <w:szCs w:val="32"/>
        </w:rPr>
        <w:t xml:space="preserve">Cooperative Agreement Number: </w:t>
      </w:r>
    </w:p>
    <w:p w:rsidRPr="00C34B77" w:rsidR="008B654A" w:rsidP="00C34B77" w:rsidRDefault="00C34B77" w14:paraId="387F6BE4" w14:textId="4668F331">
      <w:pPr>
        <w:pStyle w:val="Heading1"/>
        <w:spacing w:before="0"/>
        <w:jc w:val="both"/>
        <w:rPr>
          <w:sz w:val="32"/>
          <w:szCs w:val="32"/>
        </w:rPr>
      </w:pPr>
      <w:r w:rsidRPr="00C34B77">
        <w:rPr>
          <w:sz w:val="32"/>
          <w:szCs w:val="32"/>
        </w:rPr>
        <w:t xml:space="preserve">Period of Performance: </w:t>
      </w:r>
      <w:r w:rsidRPr="00C34B77" w:rsidR="007E4957">
        <w:rPr>
          <w:sz w:val="32"/>
          <w:szCs w:val="32"/>
        </w:rPr>
        <w:t>and Responsibility</w:t>
      </w:r>
      <w:bookmarkEnd w:id="3"/>
      <w:r>
        <w:rPr>
          <w:sz w:val="32"/>
          <w:szCs w:val="32"/>
        </w:rPr>
        <w:t>:</w:t>
      </w:r>
    </w:p>
    <w:p w:rsidRPr="006A15DD" w:rsidR="006A15DD" w:rsidP="006A15DD" w:rsidRDefault="006A15DD" w14:paraId="7D9E927D" w14:textId="08C3DFEF">
      <w:pPr>
        <w:jc w:val="both"/>
        <w:rPr>
          <w:rFonts w:ascii="Times New Roman" w:hAnsi="Times New Roman" w:cs="Times New Roman"/>
          <w:sz w:val="24"/>
          <w:szCs w:val="24"/>
        </w:rPr>
      </w:pPr>
      <w:r w:rsidRPr="006A15DD">
        <w:rPr>
          <w:rFonts w:ascii="Times New Roman" w:hAnsi="Times New Roman" w:cs="Times New Roman"/>
          <w:sz w:val="24"/>
          <w:szCs w:val="24"/>
        </w:rPr>
        <w:t>POA believes that all human beings should be treated with dignity, fairness, and respect, and we are committed to upholding fundamental human rights. POA fully supports the United States Government’s prohibition on trafficking in persons and complies with all anti-human trafficking laws and regulations in its work with the U.S. Government and other clients throughout. Accordingly, POA expects all employees, subcontractors, subcontractor employees, partners, agents, and other intermediaries to abide by US Government regulations, as well.</w:t>
      </w:r>
    </w:p>
    <w:p w:rsidRPr="006A15DD" w:rsidR="006A15DD" w:rsidP="006A15DD" w:rsidRDefault="006A15DD" w14:paraId="4766CA8F" w14:textId="1692C7F6">
      <w:pPr>
        <w:jc w:val="both"/>
        <w:rPr>
          <w:rFonts w:ascii="Times New Roman" w:hAnsi="Times New Roman" w:cs="Times New Roman"/>
          <w:sz w:val="24"/>
          <w:szCs w:val="24"/>
        </w:rPr>
      </w:pPr>
      <w:r w:rsidRPr="006A15DD">
        <w:rPr>
          <w:rFonts w:ascii="Times New Roman" w:hAnsi="Times New Roman" w:cs="Times New Roman"/>
          <w:sz w:val="24"/>
          <w:szCs w:val="24"/>
        </w:rPr>
        <w:t xml:space="preserve">Specifically, POA personnel are required to comply with POA’s </w:t>
      </w:r>
      <w:r w:rsidR="00501074">
        <w:rPr>
          <w:rFonts w:ascii="Times New Roman" w:hAnsi="Times New Roman" w:cs="Times New Roman"/>
          <w:sz w:val="24"/>
          <w:szCs w:val="24"/>
        </w:rPr>
        <w:t>Trafficking in Person (TIP) Policy</w:t>
      </w:r>
      <w:r w:rsidRPr="006A15DD">
        <w:rPr>
          <w:rFonts w:ascii="Times New Roman" w:hAnsi="Times New Roman" w:cs="Times New Roman"/>
          <w:sz w:val="24"/>
          <w:szCs w:val="24"/>
        </w:rPr>
        <w:t xml:space="preserve">. In addition, POA employees, subcontractors, subcontractor employees, partners, agents, and other intermediaries must comply with Federal Acquisition Regulation, </w:t>
      </w:r>
      <w:r w:rsidRPr="006A15DD">
        <w:rPr>
          <w:rFonts w:ascii="Times New Roman" w:hAnsi="Times New Roman" w:cs="Times New Roman"/>
          <w:i/>
          <w:sz w:val="24"/>
          <w:szCs w:val="24"/>
        </w:rPr>
        <w:t xml:space="preserve">Combating Trafficking in Persons </w:t>
      </w:r>
      <w:r w:rsidRPr="006A15DD">
        <w:rPr>
          <w:rFonts w:ascii="Times New Roman" w:hAnsi="Times New Roman" w:cs="Times New Roman"/>
          <w:sz w:val="24"/>
          <w:szCs w:val="24"/>
        </w:rPr>
        <w:t>(§52.222-50).</w:t>
      </w:r>
    </w:p>
    <w:p w:rsidRPr="006A15DD" w:rsidR="006A15DD" w:rsidP="006A15DD" w:rsidRDefault="006A15DD" w14:paraId="4D75A13F" w14:textId="77777777">
      <w:pPr>
        <w:jc w:val="both"/>
        <w:rPr>
          <w:rFonts w:ascii="Times New Roman" w:hAnsi="Times New Roman" w:cs="Times New Roman"/>
          <w:sz w:val="24"/>
          <w:szCs w:val="24"/>
        </w:rPr>
      </w:pPr>
      <w:r w:rsidRPr="006A15DD">
        <w:rPr>
          <w:rFonts w:ascii="Times New Roman" w:hAnsi="Times New Roman" w:cs="Times New Roman"/>
          <w:sz w:val="24"/>
          <w:szCs w:val="24"/>
        </w:rPr>
        <w:t xml:space="preserve">This document sets forth POA’s compliance for the above referenced contract, as required by </w:t>
      </w:r>
      <w:commentRangeStart w:id="4"/>
      <w:r w:rsidRPr="006A15DD">
        <w:rPr>
          <w:rFonts w:ascii="Times New Roman" w:hAnsi="Times New Roman" w:cs="Times New Roman"/>
          <w:sz w:val="24"/>
          <w:szCs w:val="24"/>
        </w:rPr>
        <w:t>FAR 52.222-50 (h)</w:t>
      </w:r>
      <w:commentRangeEnd w:id="4"/>
      <w:r w:rsidR="006D09FA">
        <w:rPr>
          <w:rStyle w:val="CommentReference"/>
        </w:rPr>
        <w:commentReference w:id="4"/>
      </w:r>
      <w:r w:rsidRPr="006A15DD">
        <w:rPr>
          <w:rFonts w:ascii="Times New Roman" w:hAnsi="Times New Roman" w:cs="Times New Roman"/>
          <w:sz w:val="24"/>
          <w:szCs w:val="24"/>
        </w:rPr>
        <w:t>, based upon the size and complexity of the contract and the nature and scope of the activities.</w:t>
      </w:r>
    </w:p>
    <w:p w:rsidRPr="006A15DD" w:rsidR="006B2DE6" w:rsidP="00CC320F" w:rsidRDefault="006A15DD" w14:paraId="33498C1D" w14:textId="458069FD">
      <w:pPr>
        <w:jc w:val="both"/>
        <w:rPr>
          <w:rFonts w:ascii="Times New Roman" w:hAnsi="Times New Roman" w:cs="Times New Roman"/>
          <w:sz w:val="24"/>
          <w:szCs w:val="24"/>
        </w:rPr>
      </w:pPr>
      <w:r w:rsidRPr="006A15DD">
        <w:rPr>
          <w:rFonts w:ascii="Times New Roman" w:hAnsi="Times New Roman" w:cs="Times New Roman"/>
          <w:sz w:val="24"/>
          <w:szCs w:val="24"/>
        </w:rPr>
        <w:t xml:space="preserve">Additional awareness information about trafficking in persons may be found at the U.S. Department of State’s Office to Monitor and Combat Trafficking in Persons website at </w:t>
      </w:r>
      <w:r w:rsidRPr="006A15DD">
        <w:rPr>
          <w:rFonts w:ascii="Times New Roman" w:hAnsi="Times New Roman" w:cs="Times New Roman"/>
          <w:color w:val="0000FF"/>
          <w:sz w:val="24"/>
          <w:szCs w:val="24"/>
        </w:rPr>
        <w:t>http://www.state.gov/j/tip</w:t>
      </w:r>
      <w:r w:rsidRPr="006A15DD">
        <w:rPr>
          <w:rFonts w:ascii="Times New Roman" w:hAnsi="Times New Roman" w:cs="Times New Roman"/>
          <w:sz w:val="24"/>
          <w:szCs w:val="24"/>
        </w:rPr>
        <w:t>.</w:t>
      </w:r>
    </w:p>
    <w:p w:rsidR="00590DB6" w:rsidP="007060D5" w:rsidRDefault="007060D5" w14:paraId="3204C35A" w14:textId="7260DFCF">
      <w:pPr>
        <w:pStyle w:val="Heading1"/>
        <w:jc w:val="both"/>
      </w:pPr>
      <w:bookmarkStart w:name="_Toc40479674" w:id="5"/>
      <w:bookmarkStart w:name="_Toc40479736" w:id="6"/>
      <w:bookmarkStart w:name="_Definitions" w:id="7"/>
      <w:bookmarkStart w:name="_Toc128473740" w:id="8"/>
      <w:bookmarkEnd w:id="5"/>
      <w:bookmarkEnd w:id="6"/>
      <w:bookmarkEnd w:id="7"/>
      <w:r>
        <w:t>Awareness Program</w:t>
      </w:r>
      <w:bookmarkEnd w:id="8"/>
    </w:p>
    <w:p w:rsidRPr="00A524CD" w:rsidR="00A524CD" w:rsidP="00A524CD" w:rsidRDefault="00A524CD" w14:paraId="424EDD5C" w14:textId="602EC294">
      <w:pPr>
        <w:jc w:val="both"/>
        <w:rPr>
          <w:rFonts w:ascii="Times New Roman" w:hAnsi="Times New Roman" w:cs="Times New Roman"/>
          <w:sz w:val="24"/>
          <w:szCs w:val="24"/>
        </w:rPr>
      </w:pPr>
      <w:r w:rsidRPr="00A524CD">
        <w:rPr>
          <w:rFonts w:ascii="Times New Roman" w:hAnsi="Times New Roman" w:cs="Times New Roman"/>
          <w:sz w:val="24"/>
          <w:szCs w:val="24"/>
        </w:rPr>
        <w:t>Pursuant to the terms of our contract (FAR 52.222-50 Combating Trafficking in Persons), and POA policies, its employees, and agents, as well as its subcontractors and sub-awardees and their employees and agents, are forbidden to:</w:t>
      </w:r>
    </w:p>
    <w:p w:rsidR="00A524CD" w:rsidP="00A524CD" w:rsidRDefault="00A524CD" w14:paraId="24C456D1" w14:textId="77777777">
      <w:pPr>
        <w:pStyle w:val="ListParagraph"/>
        <w:numPr>
          <w:ilvl w:val="0"/>
          <w:numId w:val="37"/>
        </w:numPr>
        <w:jc w:val="both"/>
        <w:rPr>
          <w:rFonts w:ascii="Times New Roman" w:hAnsi="Times New Roman" w:cs="Times New Roman"/>
          <w:sz w:val="24"/>
          <w:szCs w:val="24"/>
        </w:rPr>
      </w:pPr>
      <w:r w:rsidRPr="00A524CD">
        <w:rPr>
          <w:rFonts w:ascii="Times New Roman" w:hAnsi="Times New Roman" w:cs="Times New Roman"/>
          <w:sz w:val="24"/>
          <w:szCs w:val="24"/>
        </w:rPr>
        <w:t>Recruit, harbor, transport, provide, or obtain persons, through the use of force, fraud, and/or coercion, and subject any person to involuntary servitude; and/or procure commercial sex acts from any person;</w:t>
      </w:r>
    </w:p>
    <w:p w:rsidR="00A524CD" w:rsidP="00A524CD" w:rsidRDefault="00A524CD" w14:paraId="113C21EF" w14:textId="77777777">
      <w:pPr>
        <w:pStyle w:val="ListParagraph"/>
        <w:numPr>
          <w:ilvl w:val="0"/>
          <w:numId w:val="37"/>
        </w:numPr>
        <w:jc w:val="both"/>
        <w:rPr>
          <w:rFonts w:ascii="Times New Roman" w:hAnsi="Times New Roman" w:cs="Times New Roman"/>
          <w:sz w:val="24"/>
          <w:szCs w:val="24"/>
        </w:rPr>
      </w:pPr>
      <w:r w:rsidRPr="00A524CD">
        <w:rPr>
          <w:rFonts w:ascii="Times New Roman" w:hAnsi="Times New Roman" w:cs="Times New Roman"/>
          <w:sz w:val="24"/>
          <w:szCs w:val="24"/>
        </w:rPr>
        <w:t xml:space="preserve">Procure any sex act in exchange for anything of value and/or of perceived value; </w:t>
      </w:r>
    </w:p>
    <w:p w:rsidR="00A524CD" w:rsidP="00A524CD" w:rsidRDefault="00A524CD" w14:paraId="00BF96B5" w14:textId="77777777">
      <w:pPr>
        <w:pStyle w:val="ListParagraph"/>
        <w:numPr>
          <w:ilvl w:val="0"/>
          <w:numId w:val="37"/>
        </w:numPr>
        <w:jc w:val="both"/>
        <w:rPr>
          <w:rFonts w:ascii="Times New Roman" w:hAnsi="Times New Roman" w:cs="Times New Roman"/>
          <w:sz w:val="24"/>
          <w:szCs w:val="24"/>
        </w:rPr>
      </w:pPr>
      <w:r w:rsidRPr="00A524CD">
        <w:rPr>
          <w:rFonts w:ascii="Times New Roman" w:hAnsi="Times New Roman" w:cs="Times New Roman"/>
          <w:sz w:val="24"/>
          <w:szCs w:val="24"/>
        </w:rPr>
        <w:t xml:space="preserve">Use forced labor in the performance of a contract, cooperative agreement, or sub-award; </w:t>
      </w:r>
    </w:p>
    <w:p w:rsidR="00A524CD" w:rsidP="00A524CD" w:rsidRDefault="00A524CD" w14:paraId="36BDD5CC" w14:textId="77777777">
      <w:pPr>
        <w:pStyle w:val="ListParagraph"/>
        <w:numPr>
          <w:ilvl w:val="0"/>
          <w:numId w:val="37"/>
        </w:numPr>
        <w:jc w:val="both"/>
        <w:rPr>
          <w:rFonts w:ascii="Times New Roman" w:hAnsi="Times New Roman" w:cs="Times New Roman"/>
          <w:sz w:val="24"/>
          <w:szCs w:val="24"/>
        </w:rPr>
      </w:pPr>
      <w:r w:rsidRPr="00A524CD">
        <w:rPr>
          <w:rFonts w:ascii="Times New Roman" w:hAnsi="Times New Roman" w:cs="Times New Roman"/>
          <w:sz w:val="24"/>
          <w:szCs w:val="24"/>
        </w:rPr>
        <w:t xml:space="preserve">Deny any employee access to his/her identity or immigration documents; </w:t>
      </w:r>
    </w:p>
    <w:p w:rsidR="00A524CD" w:rsidP="00A524CD" w:rsidRDefault="00A524CD" w14:paraId="564ACAC5" w14:textId="77777777">
      <w:pPr>
        <w:pStyle w:val="ListParagraph"/>
        <w:numPr>
          <w:ilvl w:val="0"/>
          <w:numId w:val="37"/>
        </w:numPr>
        <w:jc w:val="both"/>
        <w:rPr>
          <w:rFonts w:ascii="Times New Roman" w:hAnsi="Times New Roman" w:cs="Times New Roman"/>
          <w:sz w:val="24"/>
          <w:szCs w:val="24"/>
        </w:rPr>
      </w:pPr>
      <w:r w:rsidRPr="00A524CD">
        <w:rPr>
          <w:rFonts w:ascii="Times New Roman" w:hAnsi="Times New Roman" w:cs="Times New Roman"/>
          <w:sz w:val="24"/>
          <w:szCs w:val="24"/>
        </w:rPr>
        <w:t xml:space="preserve">Use misleading or fraudulent practices during the recruitment of any employee(s) and/or the offer of employment; </w:t>
      </w:r>
    </w:p>
    <w:p w:rsidR="00A524CD" w:rsidP="00A524CD" w:rsidRDefault="00A524CD" w14:paraId="6457A8FE" w14:textId="77777777">
      <w:pPr>
        <w:pStyle w:val="ListParagraph"/>
        <w:numPr>
          <w:ilvl w:val="0"/>
          <w:numId w:val="37"/>
        </w:numPr>
        <w:jc w:val="both"/>
        <w:rPr>
          <w:rFonts w:ascii="Times New Roman" w:hAnsi="Times New Roman" w:cs="Times New Roman"/>
          <w:sz w:val="24"/>
          <w:szCs w:val="24"/>
        </w:rPr>
      </w:pPr>
      <w:r w:rsidRPr="00A524CD">
        <w:rPr>
          <w:rFonts w:ascii="Times New Roman" w:hAnsi="Times New Roman" w:cs="Times New Roman"/>
          <w:sz w:val="24"/>
          <w:szCs w:val="24"/>
        </w:rPr>
        <w:t xml:space="preserve">Use recruiters who violate US and or the applicable labor laws where the recruitment occurs; </w:t>
      </w:r>
    </w:p>
    <w:p w:rsidR="00A524CD" w:rsidP="00A524CD" w:rsidRDefault="00A524CD" w14:paraId="161118A4" w14:textId="77777777">
      <w:pPr>
        <w:pStyle w:val="ListParagraph"/>
        <w:numPr>
          <w:ilvl w:val="0"/>
          <w:numId w:val="37"/>
        </w:numPr>
        <w:jc w:val="both"/>
        <w:rPr>
          <w:rFonts w:ascii="Times New Roman" w:hAnsi="Times New Roman" w:cs="Times New Roman"/>
          <w:sz w:val="24"/>
          <w:szCs w:val="24"/>
        </w:rPr>
      </w:pPr>
      <w:r w:rsidRPr="00A524CD">
        <w:rPr>
          <w:rFonts w:ascii="Times New Roman" w:hAnsi="Times New Roman" w:cs="Times New Roman"/>
          <w:sz w:val="24"/>
          <w:szCs w:val="24"/>
        </w:rPr>
        <w:t xml:space="preserve">Charge employee(s) recruitment fees; </w:t>
      </w:r>
    </w:p>
    <w:p w:rsidR="00A524CD" w:rsidP="00A524CD" w:rsidRDefault="00A524CD" w14:paraId="2D53720B" w14:textId="77777777">
      <w:pPr>
        <w:pStyle w:val="ListParagraph"/>
        <w:numPr>
          <w:ilvl w:val="0"/>
          <w:numId w:val="37"/>
        </w:numPr>
        <w:jc w:val="both"/>
        <w:rPr>
          <w:rFonts w:ascii="Times New Roman" w:hAnsi="Times New Roman" w:cs="Times New Roman"/>
          <w:sz w:val="24"/>
          <w:szCs w:val="24"/>
        </w:rPr>
      </w:pPr>
      <w:r w:rsidRPr="00A524CD">
        <w:rPr>
          <w:rFonts w:ascii="Times New Roman" w:hAnsi="Times New Roman" w:cs="Times New Roman"/>
          <w:sz w:val="24"/>
          <w:szCs w:val="24"/>
        </w:rPr>
        <w:t>Withhold or fail to provide and/or pay the cost for an employee’s return transportation upon the end of his/her employment (for employees who are not local nationals of the host/cooperating country where the work occurs and who traveled to the host/cooperating country to work on a project contract, subcontract, cooperative agreement, or sub-award);</w:t>
      </w:r>
    </w:p>
    <w:p w:rsidR="00A524CD" w:rsidP="00A524CD" w:rsidRDefault="00A524CD" w14:paraId="08F30ABB" w14:textId="77777777">
      <w:pPr>
        <w:pStyle w:val="ListParagraph"/>
        <w:numPr>
          <w:ilvl w:val="0"/>
          <w:numId w:val="37"/>
        </w:numPr>
        <w:jc w:val="both"/>
        <w:rPr>
          <w:rFonts w:ascii="Times New Roman" w:hAnsi="Times New Roman" w:cs="Times New Roman"/>
          <w:sz w:val="24"/>
          <w:szCs w:val="24"/>
        </w:rPr>
      </w:pPr>
      <w:r w:rsidRPr="00A524CD">
        <w:rPr>
          <w:rFonts w:ascii="Times New Roman" w:hAnsi="Times New Roman" w:cs="Times New Roman"/>
          <w:sz w:val="24"/>
          <w:szCs w:val="24"/>
        </w:rPr>
        <w:t xml:space="preserve">Provide or arrange housing that fails to meet the host/cooperating country housing and safety standards (if POA provides or arranges for the employee’s housing); and/or </w:t>
      </w:r>
    </w:p>
    <w:p w:rsidRPr="00A524CD" w:rsidR="00A524CD" w:rsidP="00A524CD" w:rsidRDefault="00A524CD" w14:paraId="0C188940" w14:textId="1D560B0F">
      <w:pPr>
        <w:pStyle w:val="ListParagraph"/>
        <w:numPr>
          <w:ilvl w:val="0"/>
          <w:numId w:val="37"/>
        </w:numPr>
        <w:jc w:val="both"/>
        <w:rPr>
          <w:rFonts w:ascii="Times New Roman" w:hAnsi="Times New Roman" w:cs="Times New Roman"/>
          <w:sz w:val="24"/>
          <w:szCs w:val="24"/>
        </w:rPr>
      </w:pPr>
      <w:r w:rsidRPr="00A524CD">
        <w:rPr>
          <w:rFonts w:ascii="Times New Roman" w:hAnsi="Times New Roman" w:cs="Times New Roman"/>
          <w:sz w:val="24"/>
          <w:szCs w:val="24"/>
        </w:rPr>
        <w:t xml:space="preserve">Fail to provide an employment and/or recruitment agreement, or other required work documents in writing as required by applicable US or local law or the contract, cooperative agreement, or sub-award. </w:t>
      </w:r>
    </w:p>
    <w:p w:rsidRPr="00AD2C9B" w:rsidR="00590DB6" w:rsidP="00A524CD" w:rsidRDefault="00A524CD" w14:paraId="6592E250" w14:textId="208B02A0" w14:noSpellErr="1">
      <w:pPr>
        <w:jc w:val="both"/>
        <w:rPr>
          <w:ins w:author="Catalina Ipas" w:date="2024-12-06T12:58:38.387Z" w16du:dateUtc="2024-12-06T12:58:38.387Z" w:id="1594071453"/>
          <w:rFonts w:ascii="Times New Roman" w:hAnsi="Times New Roman" w:cs="Times New Roman"/>
          <w:sz w:val="24"/>
          <w:szCs w:val="24"/>
        </w:rPr>
      </w:pPr>
      <w:r w:rsidRPr="4FC1FF96" w:rsidR="00A524CD">
        <w:rPr>
          <w:rFonts w:ascii="Times New Roman" w:hAnsi="Times New Roman" w:cs="Times New Roman"/>
          <w:sz w:val="24"/>
          <w:szCs w:val="24"/>
        </w:rPr>
        <w:t xml:space="preserve">Any violation of the contract clause and/or POA’s Policy could result in disciplinary action up to and including termination of employment. For </w:t>
      </w:r>
      <w:r w:rsidRPr="4FC1FF96" w:rsidR="00E47E17">
        <w:rPr>
          <w:rFonts w:ascii="Times New Roman" w:hAnsi="Times New Roman" w:cs="Times New Roman"/>
          <w:sz w:val="24"/>
          <w:szCs w:val="24"/>
        </w:rPr>
        <w:t>Partner Organizations</w:t>
      </w:r>
      <w:r w:rsidRPr="4FC1FF96" w:rsidR="00A524CD">
        <w:rPr>
          <w:rFonts w:ascii="Times New Roman" w:hAnsi="Times New Roman" w:cs="Times New Roman"/>
          <w:sz w:val="24"/>
          <w:szCs w:val="24"/>
        </w:rPr>
        <w:t xml:space="preserve">, failure to comply may result in immediate termination of the </w:t>
      </w:r>
      <w:r w:rsidRPr="4FC1FF96" w:rsidR="00E47E17">
        <w:rPr>
          <w:rFonts w:ascii="Times New Roman" w:hAnsi="Times New Roman" w:cs="Times New Roman"/>
          <w:sz w:val="24"/>
          <w:szCs w:val="24"/>
        </w:rPr>
        <w:t xml:space="preserve">contract or </w:t>
      </w:r>
      <w:r w:rsidRPr="4FC1FF96" w:rsidR="00A524CD">
        <w:rPr>
          <w:rFonts w:ascii="Times New Roman" w:hAnsi="Times New Roman" w:cs="Times New Roman"/>
          <w:sz w:val="24"/>
          <w:szCs w:val="24"/>
        </w:rPr>
        <w:t>agreement</w:t>
      </w:r>
      <w:r w:rsidRPr="4FC1FF96" w:rsidR="00A524CD">
        <w:rPr>
          <w:rFonts w:ascii="Times New Roman" w:hAnsi="Times New Roman" w:cs="Times New Roman"/>
          <w:sz w:val="24"/>
          <w:szCs w:val="24"/>
        </w:rPr>
        <w:t xml:space="preserve">.  </w:t>
      </w:r>
    </w:p>
    <w:p w:rsidR="4FC1FF96" w:rsidP="4FC1FF96" w:rsidRDefault="4FC1FF96" w14:paraId="680632AE" w14:textId="13EF309F">
      <w:pPr>
        <w:pStyle w:val="Normal"/>
        <w:jc w:val="both"/>
        <w:rPr>
          <w:rFonts w:ascii="Times New Roman" w:hAnsi="Times New Roman" w:eastAsia="Times New Roman" w:cs="Times New Roman"/>
          <w:noProof w:val="0"/>
          <w:sz w:val="24"/>
          <w:szCs w:val="24"/>
          <w:lang w:val="en-US"/>
        </w:rPr>
        <w:pPrChange w:author="Catalina Ipas" w:date="2024-12-06T12:58:39.256Z">
          <w:pPr/>
        </w:pPrChange>
      </w:pPr>
    </w:p>
    <w:p w:rsidRPr="000C6651" w:rsidR="00D31598" w:rsidP="00EF2C18" w:rsidRDefault="00C23671" w14:paraId="5A49EF2E" w14:textId="22F0160E">
      <w:pPr>
        <w:pStyle w:val="Heading1"/>
        <w:jc w:val="both"/>
      </w:pPr>
      <w:bookmarkStart w:name="_Toc128473742" w:id="9"/>
      <w:r>
        <w:t>Employees</w:t>
      </w:r>
      <w:bookmarkEnd w:id="9"/>
    </w:p>
    <w:p w:rsidRPr="00C97501" w:rsidR="00C97501" w:rsidP="00C97501" w:rsidRDefault="00D31598" w14:paraId="084598AA" w14:textId="366C7024">
      <w:pPr>
        <w:pBdr>
          <w:top w:val="nil"/>
          <w:left w:val="nil"/>
          <w:bottom w:val="nil"/>
          <w:right w:val="nil"/>
          <w:between w:val="nil"/>
        </w:pBdr>
        <w:spacing w:after="0"/>
        <w:jc w:val="both"/>
        <w:rPr>
          <w:rFonts w:ascii="Times New Roman" w:hAnsi="Times New Roman" w:cs="Times New Roman"/>
          <w:sz w:val="24"/>
          <w:szCs w:val="24"/>
        </w:rPr>
      </w:pPr>
      <w:r>
        <w:rPr>
          <w:rFonts w:ascii="Times New Roman" w:hAnsi="Times New Roman" w:cs="Times New Roman"/>
          <w:sz w:val="24"/>
          <w:szCs w:val="24"/>
        </w:rPr>
        <w:t xml:space="preserve">POA </w:t>
      </w:r>
      <w:r w:rsidRPr="00C97501" w:rsidR="00C97501">
        <w:rPr>
          <w:rFonts w:ascii="Times New Roman" w:hAnsi="Times New Roman" w:cs="Times New Roman"/>
          <w:sz w:val="24"/>
          <w:szCs w:val="24"/>
        </w:rPr>
        <w:t xml:space="preserve">employees are expected to report any credible information on violations of this policy. For </w:t>
      </w:r>
      <w:r w:rsidR="00972701">
        <w:rPr>
          <w:rFonts w:ascii="Times New Roman" w:hAnsi="Times New Roman" w:cs="Times New Roman"/>
          <w:sz w:val="24"/>
          <w:szCs w:val="24"/>
        </w:rPr>
        <w:t>program</w:t>
      </w:r>
      <w:r w:rsidRPr="00C97501" w:rsidR="00C97501">
        <w:rPr>
          <w:rFonts w:ascii="Times New Roman" w:hAnsi="Times New Roman" w:cs="Times New Roman"/>
          <w:sz w:val="24"/>
          <w:szCs w:val="24"/>
        </w:rPr>
        <w:t xml:space="preserve"> employees of the aforementioned project, POA provides the following training program:</w:t>
      </w:r>
    </w:p>
    <w:p w:rsidR="00431B91" w:rsidP="00C97501" w:rsidRDefault="00C97501" w14:paraId="49951835" w14:textId="77777777">
      <w:pPr>
        <w:pStyle w:val="ListParagraph"/>
        <w:numPr>
          <w:ilvl w:val="0"/>
          <w:numId w:val="38"/>
        </w:numPr>
        <w:pBdr>
          <w:top w:val="nil"/>
          <w:left w:val="nil"/>
          <w:bottom w:val="nil"/>
          <w:right w:val="nil"/>
          <w:between w:val="nil"/>
        </w:pBdr>
        <w:spacing w:after="0"/>
        <w:jc w:val="both"/>
        <w:rPr>
          <w:rFonts w:ascii="Times New Roman" w:hAnsi="Times New Roman" w:cs="Times New Roman"/>
          <w:sz w:val="24"/>
          <w:szCs w:val="24"/>
        </w:rPr>
      </w:pPr>
      <w:r w:rsidRPr="00972701">
        <w:rPr>
          <w:rFonts w:ascii="Times New Roman" w:hAnsi="Times New Roman" w:cs="Times New Roman"/>
          <w:sz w:val="24"/>
          <w:szCs w:val="24"/>
        </w:rPr>
        <w:t>After the Compliance Plan is approved and annually afterwards, the COP</w:t>
      </w:r>
      <w:r w:rsidR="00EE2116">
        <w:rPr>
          <w:rFonts w:ascii="Times New Roman" w:hAnsi="Times New Roman" w:cs="Times New Roman"/>
          <w:sz w:val="24"/>
          <w:szCs w:val="24"/>
        </w:rPr>
        <w:t>/PD</w:t>
      </w:r>
      <w:r w:rsidRPr="00972701">
        <w:rPr>
          <w:rFonts w:ascii="Times New Roman" w:hAnsi="Times New Roman" w:cs="Times New Roman"/>
          <w:sz w:val="24"/>
          <w:szCs w:val="24"/>
        </w:rPr>
        <w:t xml:space="preserve"> or a senior manager designated by the COP</w:t>
      </w:r>
      <w:r w:rsidR="00EE2116">
        <w:rPr>
          <w:rFonts w:ascii="Times New Roman" w:hAnsi="Times New Roman" w:cs="Times New Roman"/>
          <w:sz w:val="24"/>
          <w:szCs w:val="24"/>
        </w:rPr>
        <w:t>/PD</w:t>
      </w:r>
      <w:r w:rsidRPr="00972701">
        <w:rPr>
          <w:rFonts w:ascii="Times New Roman" w:hAnsi="Times New Roman" w:cs="Times New Roman"/>
          <w:sz w:val="24"/>
          <w:szCs w:val="24"/>
        </w:rPr>
        <w:t xml:space="preserve"> will provide a trafficking-in-persons training</w:t>
      </w:r>
      <w:r w:rsidR="002F52B7">
        <w:rPr>
          <w:rFonts w:ascii="Times New Roman" w:hAnsi="Times New Roman" w:cs="Times New Roman"/>
          <w:sz w:val="24"/>
          <w:szCs w:val="24"/>
        </w:rPr>
        <w:t>:</w:t>
      </w:r>
    </w:p>
    <w:p w:rsidR="00972701" w:rsidP="00431B91" w:rsidRDefault="002B73DA" w14:paraId="39718318" w14:textId="6B4098C8">
      <w:pPr>
        <w:pStyle w:val="ListParagraph"/>
        <w:numPr>
          <w:ilvl w:val="1"/>
          <w:numId w:val="38"/>
        </w:numPr>
        <w:pBdr>
          <w:top w:val="nil"/>
          <w:left w:val="nil"/>
          <w:bottom w:val="nil"/>
          <w:right w:val="nil"/>
          <w:between w:val="nil"/>
        </w:pBdr>
        <w:spacing w:after="0"/>
        <w:jc w:val="both"/>
        <w:rPr>
          <w:rFonts w:ascii="Times New Roman" w:hAnsi="Times New Roman" w:cs="Times New Roman"/>
          <w:sz w:val="24"/>
          <w:szCs w:val="24"/>
        </w:rPr>
      </w:pPr>
      <w:r w:rsidRPr="002B73DA">
        <w:rPr>
          <w:rFonts w:ascii="Times New Roman" w:hAnsi="Times New Roman" w:cs="Times New Roman"/>
          <w:sz w:val="24"/>
          <w:szCs w:val="24"/>
        </w:rPr>
        <w:t>FAI.gov:</w:t>
      </w:r>
      <w:hyperlink w:history="1" r:id="rId16">
        <w:r w:rsidRPr="00FA585D">
          <w:rPr>
            <w:rStyle w:val="Hyperlink"/>
            <w:rFonts w:ascii="Times New Roman" w:hAnsi="Times New Roman" w:cs="Times New Roman"/>
            <w:sz w:val="24"/>
            <w:szCs w:val="24"/>
          </w:rPr>
          <w:t>https://www.fai.gov/sites/default/files/FAC_022-Combating_Trafficking_in_Persons/story.html</w:t>
        </w:r>
      </w:hyperlink>
      <w:r w:rsidRPr="00431B91" w:rsidR="00431B91">
        <w:rPr>
          <w:rFonts w:ascii="Times New Roman" w:hAnsi="Times New Roman" w:cs="Times New Roman"/>
          <w:sz w:val="24"/>
          <w:szCs w:val="24"/>
        </w:rPr>
        <w:t xml:space="preserve"> or</w:t>
      </w:r>
    </w:p>
    <w:p w:rsidRPr="00431B91" w:rsidR="00431B91" w:rsidP="00431B91" w:rsidRDefault="002B73DA" w14:paraId="2DC6BE17" w14:textId="11657FB4">
      <w:pPr>
        <w:pStyle w:val="ListParagraph"/>
        <w:numPr>
          <w:ilvl w:val="1"/>
          <w:numId w:val="38"/>
        </w:numPr>
        <w:pBdr>
          <w:top w:val="nil"/>
          <w:left w:val="nil"/>
          <w:bottom w:val="nil"/>
          <w:right w:val="nil"/>
          <w:between w:val="nil"/>
        </w:pBdr>
        <w:spacing w:after="0"/>
        <w:jc w:val="both"/>
        <w:rPr>
          <w:rFonts w:ascii="Times New Roman" w:hAnsi="Times New Roman" w:cs="Times New Roman"/>
          <w:sz w:val="24"/>
          <w:szCs w:val="24"/>
        </w:rPr>
      </w:pPr>
      <w:r w:rsidRPr="002B73DA">
        <w:rPr>
          <w:rFonts w:ascii="Times New Roman" w:hAnsi="Times New Roman" w:cs="Times New Roman"/>
          <w:sz w:val="24"/>
          <w:szCs w:val="24"/>
        </w:rPr>
        <w:t>Polaris Project:</w:t>
      </w:r>
      <w:r>
        <w:t xml:space="preserve"> </w:t>
      </w:r>
      <w:hyperlink w:history="1" w:anchor="gf_4" r:id="rId17">
        <w:r w:rsidRPr="00FA585D">
          <w:rPr>
            <w:rStyle w:val="Hyperlink"/>
            <w:rFonts w:ascii="Times New Roman" w:hAnsi="Times New Roman" w:cs="Times New Roman"/>
            <w:sz w:val="24"/>
            <w:szCs w:val="24"/>
          </w:rPr>
          <w:t>https://polarisproject.org/human-trafficking-101/#gf_4</w:t>
        </w:r>
      </w:hyperlink>
      <w:r w:rsidR="00431B91">
        <w:rPr>
          <w:rFonts w:ascii="Times New Roman" w:hAnsi="Times New Roman" w:cs="Times New Roman"/>
          <w:sz w:val="24"/>
          <w:szCs w:val="24"/>
        </w:rPr>
        <w:t xml:space="preserve"> </w:t>
      </w:r>
    </w:p>
    <w:p w:rsidR="00972701" w:rsidP="0030291D" w:rsidRDefault="0030291D" w14:paraId="60CA5183" w14:textId="2DD3B20F">
      <w:pPr>
        <w:pStyle w:val="ListParagraph"/>
        <w:numPr>
          <w:ilvl w:val="2"/>
          <w:numId w:val="38"/>
        </w:numPr>
        <w:pBdr>
          <w:top w:val="nil"/>
          <w:left w:val="nil"/>
          <w:bottom w:val="nil"/>
          <w:right w:val="nil"/>
          <w:between w:val="nil"/>
        </w:pBdr>
        <w:spacing w:after="0"/>
        <w:jc w:val="both"/>
        <w:rPr>
          <w:rFonts w:ascii="Times New Roman" w:hAnsi="Times New Roman" w:cs="Times New Roman"/>
          <w:sz w:val="24"/>
          <w:szCs w:val="24"/>
        </w:rPr>
      </w:pPr>
      <w:r>
        <w:rPr>
          <w:rFonts w:ascii="Times New Roman" w:hAnsi="Times New Roman" w:cs="Times New Roman"/>
          <w:sz w:val="24"/>
          <w:szCs w:val="24"/>
        </w:rPr>
        <w:t xml:space="preserve">These trainings will include </w:t>
      </w:r>
      <w:r w:rsidRPr="00972701" w:rsidR="00C97501">
        <w:rPr>
          <w:rFonts w:ascii="Times New Roman" w:hAnsi="Times New Roman" w:cs="Times New Roman"/>
          <w:sz w:val="24"/>
          <w:szCs w:val="24"/>
        </w:rPr>
        <w:t>basic TIP awareness information as well as instructions on the reporting process of any credible evidence of violations of this policy.</w:t>
      </w:r>
    </w:p>
    <w:p w:rsidR="00972701" w:rsidP="00C97501" w:rsidRDefault="00C97501" w14:paraId="2583CE1B" w14:textId="0E91CF6A">
      <w:pPr>
        <w:pStyle w:val="ListParagraph"/>
        <w:numPr>
          <w:ilvl w:val="0"/>
          <w:numId w:val="38"/>
        </w:numPr>
        <w:pBdr>
          <w:top w:val="nil"/>
          <w:left w:val="nil"/>
          <w:bottom w:val="nil"/>
          <w:right w:val="nil"/>
          <w:between w:val="nil"/>
        </w:pBdr>
        <w:spacing w:after="0"/>
        <w:jc w:val="both"/>
        <w:rPr>
          <w:rFonts w:ascii="Times New Roman" w:hAnsi="Times New Roman" w:cs="Times New Roman"/>
          <w:sz w:val="24"/>
          <w:szCs w:val="24"/>
        </w:rPr>
      </w:pPr>
      <w:r w:rsidRPr="00972701">
        <w:rPr>
          <w:rFonts w:ascii="Times New Roman" w:hAnsi="Times New Roman" w:cs="Times New Roman"/>
          <w:sz w:val="24"/>
          <w:szCs w:val="24"/>
        </w:rPr>
        <w:t>New staff will be provided with a</w:t>
      </w:r>
      <w:r w:rsidR="00A14109">
        <w:rPr>
          <w:rFonts w:ascii="Times New Roman" w:hAnsi="Times New Roman" w:cs="Times New Roman"/>
          <w:sz w:val="24"/>
          <w:szCs w:val="24"/>
        </w:rPr>
        <w:t xml:space="preserve"> </w:t>
      </w:r>
      <w:r w:rsidRPr="00972701">
        <w:rPr>
          <w:rFonts w:ascii="Times New Roman" w:hAnsi="Times New Roman" w:cs="Times New Roman"/>
          <w:sz w:val="24"/>
          <w:szCs w:val="24"/>
        </w:rPr>
        <w:t xml:space="preserve">training as part of the onboarding process.  </w:t>
      </w:r>
    </w:p>
    <w:p w:rsidR="00BE2806" w:rsidP="00BE2806" w:rsidRDefault="00BE2806" w14:paraId="5D96DEF3" w14:textId="77777777">
      <w:pPr>
        <w:pStyle w:val="ListParagraph"/>
        <w:numPr>
          <w:ilvl w:val="1"/>
          <w:numId w:val="38"/>
        </w:numPr>
        <w:pBdr>
          <w:top w:val="nil"/>
          <w:left w:val="nil"/>
          <w:bottom w:val="nil"/>
          <w:right w:val="nil"/>
          <w:between w:val="nil"/>
        </w:pBdr>
        <w:spacing w:after="0"/>
        <w:jc w:val="both"/>
        <w:rPr>
          <w:rFonts w:ascii="Times New Roman" w:hAnsi="Times New Roman" w:cs="Times New Roman"/>
          <w:sz w:val="24"/>
          <w:szCs w:val="24"/>
        </w:rPr>
      </w:pPr>
      <w:r w:rsidRPr="002B73DA">
        <w:rPr>
          <w:rFonts w:ascii="Times New Roman" w:hAnsi="Times New Roman" w:cs="Times New Roman"/>
          <w:sz w:val="24"/>
          <w:szCs w:val="24"/>
        </w:rPr>
        <w:t>FAI.gov:</w:t>
      </w:r>
      <w:hyperlink w:history="1" r:id="rId18">
        <w:r w:rsidRPr="00FA585D">
          <w:rPr>
            <w:rStyle w:val="Hyperlink"/>
            <w:rFonts w:ascii="Times New Roman" w:hAnsi="Times New Roman" w:cs="Times New Roman"/>
            <w:sz w:val="24"/>
            <w:szCs w:val="24"/>
          </w:rPr>
          <w:t>https://www.fai.gov/sites/default/files/FAC_022-Combating_Trafficking_in_Persons/story.html</w:t>
        </w:r>
      </w:hyperlink>
      <w:r w:rsidRPr="00431B91">
        <w:rPr>
          <w:rFonts w:ascii="Times New Roman" w:hAnsi="Times New Roman" w:cs="Times New Roman"/>
          <w:sz w:val="24"/>
          <w:szCs w:val="24"/>
        </w:rPr>
        <w:t xml:space="preserve"> or</w:t>
      </w:r>
    </w:p>
    <w:p w:rsidRPr="00431B91" w:rsidR="00BE2806" w:rsidP="00BE2806" w:rsidRDefault="00BE2806" w14:paraId="7FF3F068" w14:textId="77777777">
      <w:pPr>
        <w:pStyle w:val="ListParagraph"/>
        <w:numPr>
          <w:ilvl w:val="1"/>
          <w:numId w:val="38"/>
        </w:numPr>
        <w:pBdr>
          <w:top w:val="nil"/>
          <w:left w:val="nil"/>
          <w:bottom w:val="nil"/>
          <w:right w:val="nil"/>
          <w:between w:val="nil"/>
        </w:pBdr>
        <w:spacing w:after="0"/>
        <w:jc w:val="both"/>
        <w:rPr>
          <w:rFonts w:ascii="Times New Roman" w:hAnsi="Times New Roman" w:cs="Times New Roman"/>
          <w:sz w:val="24"/>
          <w:szCs w:val="24"/>
        </w:rPr>
      </w:pPr>
      <w:r w:rsidRPr="002B73DA">
        <w:rPr>
          <w:rFonts w:ascii="Times New Roman" w:hAnsi="Times New Roman" w:cs="Times New Roman"/>
          <w:sz w:val="24"/>
          <w:szCs w:val="24"/>
        </w:rPr>
        <w:t>Polaris Project:</w:t>
      </w:r>
      <w:r>
        <w:t xml:space="preserve"> </w:t>
      </w:r>
      <w:hyperlink w:history="1" w:anchor="gf_4" r:id="rId19">
        <w:r w:rsidRPr="00FA585D">
          <w:rPr>
            <w:rStyle w:val="Hyperlink"/>
            <w:rFonts w:ascii="Times New Roman" w:hAnsi="Times New Roman" w:cs="Times New Roman"/>
            <w:sz w:val="24"/>
            <w:szCs w:val="24"/>
          </w:rPr>
          <w:t>https://polarisproject.org/human-trafficking-101/#gf_4</w:t>
        </w:r>
      </w:hyperlink>
      <w:r>
        <w:rPr>
          <w:rFonts w:ascii="Times New Roman" w:hAnsi="Times New Roman" w:cs="Times New Roman"/>
          <w:sz w:val="24"/>
          <w:szCs w:val="24"/>
        </w:rPr>
        <w:t xml:space="preserve"> </w:t>
      </w:r>
    </w:p>
    <w:p w:rsidR="00972701" w:rsidP="4FC1FF96" w:rsidRDefault="00975D61" w14:paraId="7673CBAF" w14:textId="7501A66D">
      <w:pPr>
        <w:pStyle w:val="ListParagraph"/>
        <w:numPr>
          <w:ilvl w:val="0"/>
          <w:numId w:val="38"/>
        </w:numPr>
        <w:pBdr>
          <w:top w:val="nil" w:color="000000" w:sz="0" w:space="0"/>
          <w:left w:val="nil" w:color="000000" w:sz="0" w:space="0"/>
          <w:bottom w:val="nil" w:color="000000" w:sz="0" w:space="0"/>
          <w:right w:val="nil" w:color="000000" w:sz="0" w:space="0"/>
          <w:between w:val="nil" w:color="000000" w:sz="0" w:space="0"/>
        </w:pBdr>
        <w:spacing w:after="0"/>
        <w:jc w:val="both"/>
        <w:rPr>
          <w:rFonts w:ascii="Times New Roman" w:hAnsi="Times New Roman" w:cs="Times New Roman"/>
          <w:sz w:val="24"/>
          <w:szCs w:val="24"/>
        </w:rPr>
      </w:pPr>
      <w:r w:rsidRPr="4FC1FF96" w:rsidR="00C97501">
        <w:rPr>
          <w:rFonts w:ascii="Times New Roman" w:hAnsi="Times New Roman" w:cs="Times New Roman"/>
          <w:sz w:val="24"/>
          <w:szCs w:val="24"/>
        </w:rPr>
        <w:t>The</w:t>
      </w:r>
      <w:r w:rsidRPr="4FC1FF96" w:rsidR="00C97501">
        <w:rPr>
          <w:rFonts w:ascii="Times New Roman" w:hAnsi="Times New Roman" w:cs="Times New Roman"/>
          <w:sz w:val="24"/>
          <w:szCs w:val="24"/>
        </w:rPr>
        <w:t xml:space="preserve"> </w:t>
      </w:r>
      <w:r w:rsidRPr="4FC1FF96" w:rsidR="00347797">
        <w:rPr>
          <w:rFonts w:ascii="Times New Roman" w:hAnsi="Times New Roman" w:cs="Times New Roman"/>
          <w:sz w:val="24"/>
          <w:szCs w:val="24"/>
        </w:rPr>
        <w:t xml:space="preserve">TIP </w:t>
      </w:r>
      <w:r w:rsidRPr="4FC1FF96" w:rsidR="00C97501">
        <w:rPr>
          <w:rFonts w:ascii="Times New Roman" w:hAnsi="Times New Roman" w:cs="Times New Roman"/>
          <w:sz w:val="24"/>
          <w:szCs w:val="24"/>
        </w:rPr>
        <w:t xml:space="preserve">Compliance Plan will be </w:t>
      </w:r>
      <w:r w:rsidRPr="4FC1FF96" w:rsidR="00972701">
        <w:rPr>
          <w:rFonts w:ascii="Times New Roman" w:hAnsi="Times New Roman" w:cs="Times New Roman"/>
          <w:sz w:val="24"/>
          <w:szCs w:val="24"/>
        </w:rPr>
        <w:t>given to all program staff.</w:t>
      </w:r>
      <w:r w:rsidRPr="4FC1FF96" w:rsidR="00C97501">
        <w:rPr>
          <w:rFonts w:ascii="Times New Roman" w:hAnsi="Times New Roman" w:cs="Times New Roman"/>
          <w:sz w:val="24"/>
          <w:szCs w:val="24"/>
        </w:rPr>
        <w:t xml:space="preserve">  </w:t>
      </w:r>
    </w:p>
    <w:p w:rsidRPr="000C6651" w:rsidR="009B77E2" w:rsidP="009B77E2" w:rsidRDefault="001E5BAC" w14:paraId="4A51E499" w14:textId="6A9BE43B">
      <w:pPr>
        <w:pStyle w:val="Heading1"/>
        <w:jc w:val="both"/>
      </w:pPr>
      <w:r>
        <w:t>Subcontractors/Subrecipients/Vendors</w:t>
      </w:r>
    </w:p>
    <w:p w:rsidR="001E5BAC" w:rsidP="001E5BAC" w:rsidRDefault="001E5BAC" w14:paraId="7E23C525" w14:textId="0DAB02F7">
      <w:pPr>
        <w:pBdr>
          <w:top w:val="nil"/>
          <w:left w:val="nil"/>
          <w:bottom w:val="nil"/>
          <w:right w:val="nil"/>
          <w:between w:val="nil"/>
        </w:pBdr>
        <w:spacing w:after="0"/>
        <w:jc w:val="both"/>
        <w:rPr>
          <w:rFonts w:ascii="Times New Roman" w:hAnsi="Times New Roman" w:cs="Times New Roman"/>
          <w:sz w:val="24"/>
          <w:szCs w:val="24"/>
        </w:rPr>
      </w:pPr>
      <w:r w:rsidRPr="001E5BAC">
        <w:rPr>
          <w:rFonts w:ascii="Times New Roman" w:hAnsi="Times New Roman" w:cs="Times New Roman"/>
          <w:sz w:val="24"/>
          <w:szCs w:val="24"/>
        </w:rPr>
        <w:t xml:space="preserve">For work performed outside the US, FAR clause 52.222-50, Combatting Trafficking in Persons, is incorporated into </w:t>
      </w:r>
      <w:r>
        <w:rPr>
          <w:rFonts w:ascii="Times New Roman" w:hAnsi="Times New Roman" w:cs="Times New Roman"/>
          <w:sz w:val="24"/>
          <w:szCs w:val="24"/>
        </w:rPr>
        <w:t>all POA</w:t>
      </w:r>
      <w:r w:rsidRPr="001E5BAC">
        <w:rPr>
          <w:rFonts w:ascii="Times New Roman" w:hAnsi="Times New Roman" w:cs="Times New Roman"/>
          <w:sz w:val="24"/>
          <w:szCs w:val="24"/>
        </w:rPr>
        <w:t xml:space="preserve"> agreements with subcontractors</w:t>
      </w:r>
      <w:r>
        <w:rPr>
          <w:rFonts w:ascii="Times New Roman" w:hAnsi="Times New Roman" w:cs="Times New Roman"/>
          <w:sz w:val="24"/>
          <w:szCs w:val="24"/>
        </w:rPr>
        <w:t xml:space="preserve">, subrecipients, </w:t>
      </w:r>
      <w:r w:rsidRPr="001E5BAC">
        <w:rPr>
          <w:rFonts w:ascii="Times New Roman" w:hAnsi="Times New Roman" w:cs="Times New Roman"/>
          <w:sz w:val="24"/>
          <w:szCs w:val="24"/>
        </w:rPr>
        <w:t>and vendors, with the exception of suppliers of commercially available off-the-shelf items. Subcontractors and sub-awardees for agreements over $5</w:t>
      </w:r>
      <w:r w:rsidR="00476A2E">
        <w:rPr>
          <w:rFonts w:ascii="Times New Roman" w:hAnsi="Times New Roman" w:cs="Times New Roman"/>
          <w:sz w:val="24"/>
          <w:szCs w:val="24"/>
        </w:rPr>
        <w:t>5</w:t>
      </w:r>
      <w:r w:rsidRPr="001E5BAC">
        <w:rPr>
          <w:rFonts w:ascii="Times New Roman" w:hAnsi="Times New Roman" w:cs="Times New Roman"/>
          <w:sz w:val="24"/>
          <w:szCs w:val="24"/>
        </w:rPr>
        <w:t xml:space="preserve">0,000 </w:t>
      </w:r>
      <w:r w:rsidR="00347797">
        <w:rPr>
          <w:rFonts w:ascii="Times New Roman" w:hAnsi="Times New Roman" w:cs="Times New Roman"/>
          <w:sz w:val="24"/>
          <w:szCs w:val="24"/>
        </w:rPr>
        <w:t xml:space="preserve">USD </w:t>
      </w:r>
      <w:r w:rsidRPr="001E5BAC">
        <w:rPr>
          <w:rFonts w:ascii="Times New Roman" w:hAnsi="Times New Roman" w:cs="Times New Roman"/>
          <w:sz w:val="24"/>
          <w:szCs w:val="24"/>
        </w:rPr>
        <w:t xml:space="preserve">must certify annually and must receive materials and orientation appropriate for their level of capacity. A copy of all subcontractor certifications </w:t>
      </w:r>
      <w:r w:rsidR="00347797">
        <w:rPr>
          <w:rFonts w:ascii="Times New Roman" w:hAnsi="Times New Roman" w:cs="Times New Roman"/>
          <w:sz w:val="24"/>
          <w:szCs w:val="24"/>
        </w:rPr>
        <w:t>must be email to</w:t>
      </w:r>
      <w:r w:rsidRPr="001E5BAC">
        <w:rPr>
          <w:rFonts w:ascii="Times New Roman" w:hAnsi="Times New Roman" w:cs="Times New Roman"/>
          <w:sz w:val="24"/>
          <w:szCs w:val="24"/>
        </w:rPr>
        <w:t xml:space="preserve"> POA’s </w:t>
      </w:r>
      <w:r w:rsidR="00347797">
        <w:rPr>
          <w:rFonts w:ascii="Times New Roman" w:hAnsi="Times New Roman" w:cs="Times New Roman"/>
          <w:sz w:val="24"/>
          <w:szCs w:val="24"/>
        </w:rPr>
        <w:t xml:space="preserve">Compliance Department at </w:t>
      </w:r>
      <w:hyperlink w:history="1" r:id="rId20">
        <w:r w:rsidRPr="004F7465" w:rsidR="00347797">
          <w:rPr>
            <w:rStyle w:val="Hyperlink"/>
            <w:rFonts w:ascii="Times New Roman" w:hAnsi="Times New Roman" w:cs="Times New Roman"/>
            <w:sz w:val="24"/>
            <w:szCs w:val="24"/>
          </w:rPr>
          <w:t>compliance@partners.net</w:t>
        </w:r>
      </w:hyperlink>
      <w:r w:rsidR="00347797">
        <w:rPr>
          <w:rFonts w:ascii="Times New Roman" w:hAnsi="Times New Roman" w:cs="Times New Roman"/>
          <w:sz w:val="24"/>
          <w:szCs w:val="24"/>
        </w:rPr>
        <w:t xml:space="preserve">. </w:t>
      </w:r>
    </w:p>
    <w:p w:rsidR="001E5BAC" w:rsidP="001E5BAC" w:rsidRDefault="001E5BAC" w14:paraId="52D21D5D" w14:textId="77777777">
      <w:pPr>
        <w:pBdr>
          <w:top w:val="nil"/>
          <w:left w:val="nil"/>
          <w:bottom w:val="nil"/>
          <w:right w:val="nil"/>
          <w:between w:val="nil"/>
        </w:pBdr>
        <w:spacing w:after="0"/>
        <w:jc w:val="both"/>
        <w:rPr>
          <w:rFonts w:ascii="Times New Roman" w:hAnsi="Times New Roman" w:cs="Times New Roman"/>
          <w:sz w:val="24"/>
          <w:szCs w:val="24"/>
        </w:rPr>
      </w:pPr>
    </w:p>
    <w:p w:rsidR="001E5BAC" w:rsidP="001E5BAC" w:rsidRDefault="001E5BAC" w14:paraId="6352B427" w14:textId="44D4E54A">
      <w:pPr>
        <w:pStyle w:val="ListParagraph"/>
        <w:numPr>
          <w:ilvl w:val="0"/>
          <w:numId w:val="39"/>
        </w:numPr>
        <w:pBdr>
          <w:top w:val="nil"/>
          <w:left w:val="nil"/>
          <w:bottom w:val="nil"/>
          <w:right w:val="nil"/>
          <w:between w:val="nil"/>
        </w:pBdr>
        <w:spacing w:after="0"/>
        <w:jc w:val="both"/>
        <w:rPr>
          <w:rFonts w:ascii="Times New Roman" w:hAnsi="Times New Roman" w:cs="Times New Roman"/>
          <w:sz w:val="24"/>
          <w:szCs w:val="24"/>
        </w:rPr>
      </w:pPr>
      <w:r w:rsidRPr="001E5BAC">
        <w:rPr>
          <w:rFonts w:ascii="Times New Roman" w:hAnsi="Times New Roman" w:cs="Times New Roman"/>
          <w:sz w:val="24"/>
          <w:szCs w:val="24"/>
        </w:rPr>
        <w:t>For small</w:t>
      </w:r>
      <w:r w:rsidR="0024131B">
        <w:rPr>
          <w:rFonts w:ascii="Times New Roman" w:hAnsi="Times New Roman" w:cs="Times New Roman"/>
          <w:sz w:val="24"/>
          <w:szCs w:val="24"/>
        </w:rPr>
        <w:t xml:space="preserve"> purchase</w:t>
      </w:r>
      <w:r w:rsidR="006317BB">
        <w:rPr>
          <w:rFonts w:ascii="Times New Roman" w:hAnsi="Times New Roman" w:cs="Times New Roman"/>
          <w:sz w:val="24"/>
          <w:szCs w:val="24"/>
        </w:rPr>
        <w:t xml:space="preserve">s with vendors </w:t>
      </w:r>
      <w:r w:rsidRPr="001E5BAC">
        <w:rPr>
          <w:rFonts w:ascii="Times New Roman" w:hAnsi="Times New Roman" w:cs="Times New Roman"/>
          <w:sz w:val="24"/>
          <w:szCs w:val="24"/>
        </w:rPr>
        <w:t>for procurements above $</w:t>
      </w:r>
      <w:r w:rsidR="006317BB">
        <w:rPr>
          <w:rFonts w:ascii="Times New Roman" w:hAnsi="Times New Roman" w:cs="Times New Roman"/>
          <w:sz w:val="24"/>
          <w:szCs w:val="24"/>
        </w:rPr>
        <w:t>2,500 USD</w:t>
      </w:r>
      <w:r w:rsidRPr="001E5BAC">
        <w:rPr>
          <w:rFonts w:ascii="Times New Roman" w:hAnsi="Times New Roman" w:cs="Times New Roman"/>
          <w:sz w:val="24"/>
          <w:szCs w:val="24"/>
        </w:rPr>
        <w:t xml:space="preserve"> all required certifications are in the existing </w:t>
      </w:r>
      <w:r w:rsidR="006317BB">
        <w:rPr>
          <w:rFonts w:ascii="Times New Roman" w:hAnsi="Times New Roman" w:cs="Times New Roman"/>
          <w:sz w:val="24"/>
          <w:szCs w:val="24"/>
        </w:rPr>
        <w:t>Contract</w:t>
      </w:r>
      <w:r w:rsidRPr="001E5BAC">
        <w:rPr>
          <w:rFonts w:ascii="Times New Roman" w:hAnsi="Times New Roman" w:cs="Times New Roman"/>
          <w:sz w:val="24"/>
          <w:szCs w:val="24"/>
        </w:rPr>
        <w:t xml:space="preserve"> template</w:t>
      </w:r>
      <w:r w:rsidR="00975D61">
        <w:rPr>
          <w:rFonts w:ascii="Times New Roman" w:hAnsi="Times New Roman" w:cs="Times New Roman"/>
          <w:sz w:val="24"/>
          <w:szCs w:val="24"/>
        </w:rPr>
        <w:t>s</w:t>
      </w:r>
      <w:r w:rsidRPr="001E5BAC">
        <w:rPr>
          <w:rFonts w:ascii="Times New Roman" w:hAnsi="Times New Roman" w:cs="Times New Roman"/>
          <w:sz w:val="24"/>
          <w:szCs w:val="24"/>
        </w:rPr>
        <w:t xml:space="preserve">. </w:t>
      </w:r>
    </w:p>
    <w:p w:rsidRPr="001E5BAC" w:rsidR="008437F7" w:rsidP="001E5BAC" w:rsidRDefault="001E5BAC" w14:paraId="11823072" w14:textId="55BC7F0E">
      <w:pPr>
        <w:pStyle w:val="ListParagraph"/>
        <w:numPr>
          <w:ilvl w:val="0"/>
          <w:numId w:val="39"/>
        </w:numPr>
        <w:pBdr>
          <w:top w:val="nil"/>
          <w:left w:val="nil"/>
          <w:bottom w:val="nil"/>
          <w:right w:val="nil"/>
          <w:between w:val="nil"/>
        </w:pBdr>
        <w:spacing w:after="0"/>
        <w:jc w:val="both"/>
        <w:rPr>
          <w:rFonts w:ascii="Times New Roman" w:hAnsi="Times New Roman" w:cs="Times New Roman"/>
          <w:sz w:val="24"/>
          <w:szCs w:val="24"/>
        </w:rPr>
      </w:pPr>
      <w:r w:rsidRPr="001E5BAC">
        <w:rPr>
          <w:rFonts w:ascii="Times New Roman" w:hAnsi="Times New Roman" w:cs="Times New Roman"/>
          <w:sz w:val="24"/>
          <w:szCs w:val="24"/>
        </w:rPr>
        <w:t>For vendors with awards over $5</w:t>
      </w:r>
      <w:r w:rsidR="00476A2E">
        <w:rPr>
          <w:rFonts w:ascii="Times New Roman" w:hAnsi="Times New Roman" w:cs="Times New Roman"/>
          <w:sz w:val="24"/>
          <w:szCs w:val="24"/>
        </w:rPr>
        <w:t>5</w:t>
      </w:r>
      <w:r w:rsidRPr="001E5BAC">
        <w:rPr>
          <w:rFonts w:ascii="Times New Roman" w:hAnsi="Times New Roman" w:cs="Times New Roman"/>
          <w:sz w:val="24"/>
          <w:szCs w:val="24"/>
        </w:rPr>
        <w:t>0,000</w:t>
      </w:r>
      <w:r w:rsidR="005C7A6F">
        <w:rPr>
          <w:rFonts w:ascii="Times New Roman" w:hAnsi="Times New Roman" w:cs="Times New Roman"/>
          <w:sz w:val="24"/>
          <w:szCs w:val="24"/>
        </w:rPr>
        <w:t xml:space="preserve"> USD</w:t>
      </w:r>
      <w:r w:rsidRPr="001E5BAC">
        <w:rPr>
          <w:rFonts w:ascii="Times New Roman" w:hAnsi="Times New Roman" w:cs="Times New Roman"/>
          <w:sz w:val="24"/>
          <w:szCs w:val="24"/>
        </w:rPr>
        <w:t xml:space="preserve">, the project will include TIP as an agenda item </w:t>
      </w:r>
      <w:r w:rsidR="005C7A6F">
        <w:rPr>
          <w:rFonts w:ascii="Times New Roman" w:hAnsi="Times New Roman" w:cs="Times New Roman"/>
          <w:sz w:val="24"/>
          <w:szCs w:val="24"/>
        </w:rPr>
        <w:t>and provide the vendor with POA’s TIP policy.</w:t>
      </w:r>
      <w:r w:rsidRPr="001E5BAC">
        <w:rPr>
          <w:rFonts w:ascii="Times New Roman" w:hAnsi="Times New Roman" w:cs="Times New Roman"/>
          <w:sz w:val="24"/>
          <w:szCs w:val="24"/>
        </w:rPr>
        <w:t xml:space="preserve"> The project will also provide and explain how to complete the Compliance Plan Template. Subcontractor employees will also attend TIP awareness events or meetings that the project holds for its employees</w:t>
      </w:r>
      <w:r w:rsidR="00A01782">
        <w:rPr>
          <w:rFonts w:ascii="Times New Roman" w:hAnsi="Times New Roman" w:cs="Times New Roman"/>
          <w:sz w:val="24"/>
          <w:szCs w:val="24"/>
        </w:rPr>
        <w:t>.</w:t>
      </w:r>
    </w:p>
    <w:p w:rsidRPr="000C6651" w:rsidR="00805DEB" w:rsidP="00805DEB" w:rsidRDefault="00805DEB" w14:paraId="7B23D2C1" w14:textId="3657FB82">
      <w:pPr>
        <w:pStyle w:val="Heading1"/>
        <w:jc w:val="both"/>
      </w:pPr>
      <w:bookmarkStart w:name="_Toc128473746" w:id="10"/>
      <w:r>
        <w:t>Recruitment and Wage Plan</w:t>
      </w:r>
    </w:p>
    <w:p w:rsidR="004E0FCF" w:rsidP="4FC1FF96" w:rsidRDefault="004E0FCF" w14:paraId="1192D39A" w14:textId="122803F7">
      <w:pPr>
        <w:pStyle w:val="Normal"/>
        <w:jc w:val="both"/>
        <w:rPr>
          <w:del w:author="Catalina Ipas" w:date="2024-11-25T15:10:59.372Z" w16du:dateUtc="2024-11-25T15:10:59.372Z" w:id="1409623776"/>
          <w:rFonts w:ascii="Times New Roman" w:hAnsi="Times New Roman" w:eastAsia="Times New Roman" w:cs="Times New Roman"/>
          <w:noProof w:val="0"/>
          <w:sz w:val="24"/>
          <w:szCs w:val="24"/>
          <w:lang w:val="en-US"/>
        </w:rPr>
      </w:pPr>
      <w:r w:rsidRPr="4FC1FF96" w:rsidR="004E0FCF">
        <w:rPr>
          <w:rFonts w:ascii="Times New Roman" w:hAnsi="Times New Roman" w:cs="Times New Roman"/>
          <w:sz w:val="24"/>
          <w:szCs w:val="24"/>
        </w:rPr>
        <w:t>Neither POA employees nor subcontractors/</w:t>
      </w:r>
      <w:r w:rsidRPr="4FC1FF96" w:rsidR="00A01782">
        <w:rPr>
          <w:rFonts w:ascii="Times New Roman" w:hAnsi="Times New Roman" w:cs="Times New Roman"/>
          <w:sz w:val="24"/>
          <w:szCs w:val="24"/>
        </w:rPr>
        <w:t>subrecipients/</w:t>
      </w:r>
      <w:r w:rsidRPr="4FC1FF96" w:rsidR="004E0FCF">
        <w:rPr>
          <w:rFonts w:ascii="Times New Roman" w:hAnsi="Times New Roman" w:cs="Times New Roman"/>
          <w:sz w:val="24"/>
          <w:szCs w:val="24"/>
        </w:rPr>
        <w:t xml:space="preserve">grantees are </w:t>
      </w:r>
      <w:r w:rsidRPr="4FC1FF96" w:rsidR="004E0FCF">
        <w:rPr>
          <w:rFonts w:ascii="Times New Roman" w:hAnsi="Times New Roman" w:cs="Times New Roman"/>
          <w:sz w:val="24"/>
          <w:szCs w:val="24"/>
        </w:rPr>
        <w:t>permitted</w:t>
      </w:r>
      <w:r w:rsidRPr="4FC1FF96" w:rsidR="004E0FCF">
        <w:rPr>
          <w:rFonts w:ascii="Times New Roman" w:hAnsi="Times New Roman" w:cs="Times New Roman"/>
          <w:sz w:val="24"/>
          <w:szCs w:val="24"/>
        </w:rPr>
        <w:t xml:space="preserve"> to use recruiters who charge recruitment fees to </w:t>
      </w:r>
      <w:ins w:author="Catalina Ipas" w:date="2024-11-25T15:08:21.175Z" w:id="262083628">
        <w:r w:rsidRPr="4FC1FF96" w:rsidR="5A415DD5">
          <w:rPr>
            <w:rFonts w:ascii="Times New Roman" w:hAnsi="Times New Roman" w:cs="Times New Roman"/>
            <w:sz w:val="24"/>
            <w:szCs w:val="24"/>
          </w:rPr>
          <w:t xml:space="preserve">the employees or </w:t>
        </w:r>
      </w:ins>
      <w:r w:rsidRPr="4FC1FF96" w:rsidR="004E0FCF">
        <w:rPr>
          <w:rFonts w:ascii="Times New Roman" w:hAnsi="Times New Roman" w:cs="Times New Roman"/>
          <w:sz w:val="24"/>
          <w:szCs w:val="24"/>
        </w:rPr>
        <w:t>potential employees</w:t>
      </w:r>
      <w:ins w:author="Catalina Ipas" w:date="2024-11-25T15:09:59.228Z" w:id="930579157">
        <w:r w:rsidRPr="4FC1FF96" w:rsidR="57992C49">
          <w:rPr>
            <w:rFonts w:ascii="Times New Roman" w:hAnsi="Times New Roman" w:cs="Times New Roman"/>
            <w:sz w:val="24"/>
            <w:szCs w:val="24"/>
          </w:rPr>
          <w:t>.</w:t>
        </w:r>
      </w:ins>
      <w:ins w:author="Catalina Ipas" w:date="2024-11-25T15:10:46.741Z" w:id="535098799">
        <w:r w:rsidRPr="4FC1FF96" w:rsidR="57992C49">
          <w:rPr>
            <w:rFonts w:ascii="Times New Roman" w:hAnsi="Times New Roman" w:cs="Times New Roman"/>
            <w:sz w:val="24"/>
            <w:szCs w:val="24"/>
          </w:rPr>
          <w:t xml:space="preserve"> Only recruitment companies with trained employees are </w:t>
        </w:r>
      </w:ins>
      <w:ins w:author="Catalina Ipas" w:date="2024-11-25T15:13:59.751Z" w:id="611639697">
        <w:r w:rsidRPr="4FC1FF96" w:rsidR="5AEDCC28">
          <w:rPr>
            <w:rFonts w:ascii="Times New Roman" w:hAnsi="Times New Roman" w:cs="Times New Roman"/>
            <w:sz w:val="24"/>
            <w:szCs w:val="24"/>
          </w:rPr>
          <w:t>permitted</w:t>
        </w:r>
        <w:r w:rsidRPr="4FC1FF96" w:rsidR="1C1DEC85">
          <w:rPr>
            <w:rFonts w:ascii="Times New Roman" w:hAnsi="Times New Roman" w:cs="Times New Roman"/>
            <w:sz w:val="24"/>
            <w:szCs w:val="24"/>
          </w:rPr>
          <w:t xml:space="preserve"> and </w:t>
        </w:r>
      </w:ins>
      <w:ins w:author="Catalina Ipas" w:date="2024-11-25T15:14:55.678Z" w:id="138600343">
        <w:r w:rsidRPr="4FC1FF96" w:rsidR="1C1DEC85">
          <w:rPr>
            <w:rFonts w:ascii="Times New Roman" w:hAnsi="Times New Roman" w:cs="Times New Roman"/>
            <w:sz w:val="24"/>
            <w:szCs w:val="24"/>
          </w:rPr>
          <w:t xml:space="preserve">must </w:t>
        </w:r>
        <w:r w:rsidRPr="4FC1FF96" w:rsidR="1C1DEC85">
          <w:rPr>
            <w:rFonts w:ascii="Times New Roman" w:hAnsi="Times New Roman" w:cs="Times New Roman"/>
            <w:sz w:val="24"/>
            <w:szCs w:val="24"/>
          </w:rPr>
          <w:t>comply with</w:t>
        </w:r>
        <w:r w:rsidRPr="4FC1FF96" w:rsidR="1C1DEC85">
          <w:rPr>
            <w:rFonts w:ascii="Times New Roman" w:hAnsi="Times New Roman" w:cs="Times New Roman"/>
            <w:sz w:val="24"/>
            <w:szCs w:val="24"/>
          </w:rPr>
          <w:t xml:space="preserve"> local labor laws of the country in which recruiting takes places. In addition, </w:t>
        </w:r>
      </w:ins>
      <w:del w:author="Catalina Ipas" w:date="2024-11-25T15:14:56.754Z" w:id="788986153">
        <w:r w:rsidRPr="4FC1FF96" w:rsidDel="004E0FCF">
          <w:rPr>
            <w:rFonts w:ascii="Times New Roman" w:hAnsi="Times New Roman" w:cs="Times New Roman"/>
            <w:sz w:val="24"/>
            <w:szCs w:val="24"/>
          </w:rPr>
          <w:delText>W</w:delText>
        </w:r>
      </w:del>
      <w:ins w:author="Catalina Ipas" w:date="2024-11-25T15:14:57.059Z" w:id="1189506764">
        <w:r w:rsidRPr="4FC1FF96" w:rsidR="351CD102">
          <w:rPr>
            <w:rFonts w:ascii="Times New Roman" w:hAnsi="Times New Roman" w:cs="Times New Roman"/>
            <w:sz w:val="24"/>
            <w:szCs w:val="24"/>
          </w:rPr>
          <w:t>w</w:t>
        </w:r>
      </w:ins>
      <w:r w:rsidRPr="4FC1FF96" w:rsidR="004E0FCF">
        <w:rPr>
          <w:rFonts w:ascii="Times New Roman" w:hAnsi="Times New Roman" w:cs="Times New Roman"/>
          <w:sz w:val="24"/>
          <w:szCs w:val="24"/>
        </w:rPr>
        <w:t>ages must meet</w:t>
      </w:r>
      <w:ins w:author="Catalina Ipas" w:date="2024-11-25T15:08:58.976Z" w:id="1832782806">
        <w:r w:rsidRPr="4FC1FF96" w:rsidR="24249FEB">
          <w:rPr>
            <w:rFonts w:ascii="Times New Roman" w:hAnsi="Times New Roman" w:cs="Times New Roman"/>
            <w:sz w:val="24"/>
            <w:szCs w:val="24"/>
          </w:rPr>
          <w:t xml:space="preserve"> </w:t>
        </w:r>
      </w:ins>
      <w:ins w:author="Catalina Ipas" w:date="2024-11-25T15:09:00.539Z" w:id="1982919390">
        <w:r w:rsidRPr="4FC1FF96" w:rsidR="24249FEB">
          <w:rPr>
            <w:rFonts w:ascii="Times New Roman" w:hAnsi="Times New Roman" w:eastAsia="Times New Roman" w:cs="Times New Roman"/>
            <w:noProof w:val="0"/>
            <w:sz w:val="24"/>
            <w:szCs w:val="24"/>
            <w:lang w:val="en-US"/>
          </w:rPr>
          <w:t xml:space="preserve">applicable host-country legal requirements or </w:t>
        </w:r>
        <w:r w:rsidRPr="4FC1FF96" w:rsidR="24249FEB">
          <w:rPr>
            <w:rFonts w:ascii="Times New Roman" w:hAnsi="Times New Roman" w:eastAsia="Times New Roman" w:cs="Times New Roman"/>
            <w:noProof w:val="0"/>
            <w:sz w:val="24"/>
            <w:szCs w:val="24"/>
            <w:lang w:val="en-US"/>
          </w:rPr>
          <w:t>explains</w:t>
        </w:r>
        <w:r w:rsidRPr="4FC1FF96" w:rsidR="24249FEB">
          <w:rPr>
            <w:rFonts w:ascii="Times New Roman" w:hAnsi="Times New Roman" w:eastAsia="Times New Roman" w:cs="Times New Roman"/>
            <w:noProof w:val="0"/>
            <w:sz w:val="24"/>
            <w:szCs w:val="24"/>
            <w:lang w:val="en-US"/>
          </w:rPr>
          <w:t xml:space="preserve"> any variance</w:t>
        </w:r>
      </w:ins>
      <w:del w:author="Catalina Ipas" w:date="2024-11-25T15:09:05.528Z" w:id="1059683592">
        <w:r w:rsidRPr="4FC1FF96" w:rsidDel="004E0FCF">
          <w:rPr>
            <w:rFonts w:ascii="Times New Roman" w:hAnsi="Times New Roman" w:cs="Times New Roman"/>
            <w:sz w:val="24"/>
            <w:szCs w:val="24"/>
          </w:rPr>
          <w:delText xml:space="preserve"> requirements of the host country</w:delText>
        </w:r>
      </w:del>
      <w:r w:rsidRPr="4FC1FF96" w:rsidR="004E0FCF">
        <w:rPr>
          <w:rFonts w:ascii="Times New Roman" w:hAnsi="Times New Roman" w:cs="Times New Roman"/>
          <w:sz w:val="24"/>
          <w:szCs w:val="24"/>
        </w:rPr>
        <w:t>.</w:t>
      </w:r>
    </w:p>
    <w:p w:rsidR="004E0FCF" w:rsidP="4FC1FF96" w:rsidRDefault="004E0FCF" w14:paraId="61E56118" w14:textId="230B7FC5">
      <w:pPr>
        <w:pStyle w:val="Normal"/>
        <w:spacing w:after="0"/>
        <w:jc w:val="both"/>
        <w:rPr>
          <w:ins w:author="Catalina Ipas" w:date="2024-11-25T15:15:33.017Z" w16du:dateUtc="2024-11-25T15:15:33.017Z" w:id="1764383286"/>
          <w:rFonts w:ascii="Times New Roman" w:hAnsi="Times New Roman" w:cs="Times New Roman"/>
          <w:sz w:val="24"/>
          <w:szCs w:val="24"/>
        </w:rPr>
      </w:pPr>
      <w:r w:rsidRPr="4FC1FF96" w:rsidR="004E0FCF">
        <w:rPr>
          <w:rFonts w:ascii="Times New Roman" w:hAnsi="Times New Roman" w:cs="Times New Roman"/>
          <w:sz w:val="24"/>
          <w:szCs w:val="24"/>
        </w:rPr>
        <w:t>Furthermore, an employee’s work document (employment contract, recruitment offer, or other required work documents) shall be in a language the employee understands</w:t>
      </w:r>
      <w:r w:rsidRPr="4FC1FF96" w:rsidR="001D5357">
        <w:rPr>
          <w:rFonts w:ascii="Times New Roman" w:hAnsi="Times New Roman" w:cs="Times New Roman"/>
          <w:sz w:val="24"/>
          <w:szCs w:val="24"/>
        </w:rPr>
        <w:t>. A</w:t>
      </w:r>
      <w:r w:rsidRPr="4FC1FF96" w:rsidR="004E0FCF">
        <w:rPr>
          <w:rFonts w:ascii="Times New Roman" w:hAnsi="Times New Roman" w:cs="Times New Roman"/>
          <w:sz w:val="24"/>
          <w:szCs w:val="24"/>
        </w:rPr>
        <w:t>n employee’s work document(s) will include details such as a work/position description, wages,</w:t>
      </w:r>
      <w:ins w:author="Catalina Ipas" w:date="2024-11-25T15:16:40.531Z" w:id="1258684165">
        <w:r w:rsidRPr="4FC1FF96" w:rsidR="39F69054">
          <w:rPr>
            <w:rFonts w:ascii="Times New Roman" w:hAnsi="Times New Roman" w:cs="Times New Roman"/>
            <w:sz w:val="24"/>
            <w:szCs w:val="24"/>
          </w:rPr>
          <w:t xml:space="preserve"> fringe benefits,</w:t>
        </w:r>
      </w:ins>
      <w:r w:rsidRPr="4FC1FF96" w:rsidR="004E0FCF">
        <w:rPr>
          <w:rFonts w:ascii="Times New Roman" w:hAnsi="Times New Roman" w:cs="Times New Roman"/>
          <w:sz w:val="24"/>
          <w:szCs w:val="24"/>
        </w:rPr>
        <w:t xml:space="preserve"> prohibition on charging recruitment fees, work location(s), living accommodation(s) and associated costs (if applicable), time off, roundtrip transportation arrangements (if applicable), grievance process,</w:t>
      </w:r>
      <w:ins w:author="Catalina Ipas" w:date="2024-11-25T15:17:39.529Z" w:id="999408337">
        <w:r w:rsidRPr="4FC1FF96" w:rsidR="33F9BD2F">
          <w:rPr>
            <w:rFonts w:ascii="Times New Roman" w:hAnsi="Times New Roman" w:eastAsia="Times New Roman" w:cs="Times New Roman"/>
            <w:noProof w:val="0"/>
            <w:sz w:val="24"/>
            <w:szCs w:val="24"/>
            <w:lang w:val="en-US"/>
          </w:rPr>
          <w:t xml:space="preserve"> the hazardous nature of the work (if applicable),</w:t>
        </w:r>
      </w:ins>
      <w:r w:rsidRPr="4FC1FF96" w:rsidR="004E0FCF">
        <w:rPr>
          <w:rFonts w:ascii="Times New Roman" w:hAnsi="Times New Roman" w:cs="Times New Roman"/>
          <w:sz w:val="24"/>
          <w:szCs w:val="24"/>
        </w:rPr>
        <w:t xml:space="preserve"> </w:t>
      </w:r>
      <w:ins w:author="Catalina Ipas" w:date="2024-11-25T15:18:19.722Z" w:id="483036485">
        <w:r w:rsidRPr="4FC1FF96" w:rsidR="0CF280DC">
          <w:rPr>
            <w:rFonts w:ascii="Times New Roman" w:hAnsi="Times New Roman" w:eastAsia="Times New Roman" w:cs="Times New Roman"/>
            <w:noProof w:val="0"/>
            <w:sz w:val="24"/>
            <w:szCs w:val="24"/>
            <w:lang w:val="en-US"/>
          </w:rPr>
          <w:t>any significant costs to be charged to the employee</w:t>
        </w:r>
        <w:r w:rsidRPr="4FC1FF96" w:rsidR="0CF280DC">
          <w:rPr>
            <w:rFonts w:ascii="Times New Roman" w:hAnsi="Times New Roman" w:cs="Times New Roman"/>
            <w:sz w:val="24"/>
            <w:szCs w:val="24"/>
          </w:rPr>
          <w:t xml:space="preserve"> ,</w:t>
        </w:r>
      </w:ins>
      <w:r w:rsidRPr="4FC1FF96" w:rsidR="004E0FCF">
        <w:rPr>
          <w:rFonts w:ascii="Times New Roman" w:hAnsi="Times New Roman" w:cs="Times New Roman"/>
          <w:sz w:val="24"/>
          <w:szCs w:val="24"/>
        </w:rPr>
        <w:t>and the content of the applicable laws, regulations, and POA policies which prohibit the trafficking in persons and the use of forced labor</w:t>
      </w:r>
      <w:r w:rsidRPr="4FC1FF96" w:rsidR="004E0FCF">
        <w:rPr>
          <w:rFonts w:ascii="Times New Roman" w:hAnsi="Times New Roman" w:cs="Times New Roman"/>
          <w:sz w:val="24"/>
          <w:szCs w:val="24"/>
        </w:rPr>
        <w:t>.</w:t>
      </w:r>
    </w:p>
    <w:p w:rsidR="4FC1FF96" w:rsidP="4FC1FF96" w:rsidRDefault="4FC1FF96" w14:paraId="1C8239B3" w14:textId="3373C613">
      <w:pPr>
        <w:spacing w:after="0"/>
        <w:jc w:val="both"/>
        <w:rPr>
          <w:ins w:author="Catalina Ipas" w:date="2024-11-25T15:15:34.47Z" w16du:dateUtc="2024-11-25T15:15:34.47Z" w:id="60623034"/>
          <w:rFonts w:ascii="Times New Roman" w:hAnsi="Times New Roman" w:cs="Times New Roman"/>
          <w:sz w:val="24"/>
          <w:szCs w:val="24"/>
        </w:rPr>
      </w:pPr>
    </w:p>
    <w:p w:rsidR="4FC1FF96" w:rsidP="4FC1FF96" w:rsidRDefault="4FC1FF96" w14:paraId="2D92F5BA" w14:textId="6DF68BFD">
      <w:pPr>
        <w:pStyle w:val="Normal"/>
        <w:spacing w:after="0"/>
        <w:jc w:val="both"/>
        <w:rPr>
          <w:del w:author="Catalina Ipas" w:date="2024-11-25T15:18:23.979Z" w16du:dateUtc="2024-11-25T15:18:23.979Z" w:id="593539657"/>
          <w:rFonts w:ascii="Times New Roman" w:hAnsi="Times New Roman" w:eastAsia="Times New Roman" w:cs="Times New Roman"/>
          <w:noProof w:val="0"/>
          <w:sz w:val="24"/>
          <w:szCs w:val="24"/>
          <w:lang w:val="en-US"/>
        </w:rPr>
        <w:pPrChange w:author="Catalina Ipas" w:date="2024-11-25T15:15:35.459Z">
          <w:pPr/>
        </w:pPrChange>
      </w:pPr>
    </w:p>
    <w:p w:rsidR="00B912B3" w:rsidP="00B912B3" w:rsidRDefault="00B912B3" w14:paraId="0D264229" w14:textId="77777777">
      <w:pPr>
        <w:spacing w:after="0"/>
        <w:jc w:val="both"/>
        <w:rPr>
          <w:rFonts w:ascii="Times New Roman" w:hAnsi="Times New Roman" w:cs="Times New Roman"/>
          <w:sz w:val="24"/>
          <w:szCs w:val="24"/>
        </w:rPr>
      </w:pPr>
    </w:p>
    <w:p w:rsidRPr="000C6651" w:rsidR="004E0FCF" w:rsidP="00B912B3" w:rsidRDefault="004E0FCF" w14:paraId="37CAB361" w14:textId="7CCF5E55">
      <w:pPr>
        <w:pStyle w:val="Heading1"/>
        <w:spacing w:before="0"/>
        <w:jc w:val="both"/>
      </w:pPr>
      <w:r>
        <w:t>Housing Plan</w:t>
      </w:r>
    </w:p>
    <w:p w:rsidR="00183531" w:rsidP="004E0FCF" w:rsidRDefault="00E018DE" w14:paraId="53136BD5" w14:textId="35B61754">
      <w:pPr>
        <w:jc w:val="both"/>
        <w:rPr>
          <w:rFonts w:ascii="Times New Roman" w:hAnsi="Times New Roman" w:cs="Times New Roman"/>
          <w:sz w:val="24"/>
          <w:szCs w:val="24"/>
        </w:rPr>
      </w:pPr>
      <w:r w:rsidRPr="00E018DE">
        <w:rPr>
          <w:rFonts w:ascii="Times New Roman" w:hAnsi="Times New Roman" w:cs="Times New Roman"/>
          <w:sz w:val="24"/>
          <w:szCs w:val="24"/>
        </w:rPr>
        <w:t xml:space="preserve">If housing is provided, it should be sanitary with adequate living space for each employee. Employees living in the provided housing must be free to come and go at will. There should be easy access to a telephone or </w:t>
      </w:r>
      <w:r w:rsidR="001D79E1">
        <w:rPr>
          <w:rFonts w:ascii="Times New Roman" w:hAnsi="Times New Roman" w:cs="Times New Roman"/>
          <w:sz w:val="24"/>
          <w:szCs w:val="24"/>
        </w:rPr>
        <w:t>cellphone</w:t>
      </w:r>
      <w:r w:rsidRPr="00E018DE">
        <w:rPr>
          <w:rFonts w:ascii="Times New Roman" w:hAnsi="Times New Roman" w:cs="Times New Roman"/>
          <w:sz w:val="24"/>
          <w:szCs w:val="24"/>
        </w:rPr>
        <w:t>. If employers are in the possession of employee’s passports, immigration forms, or any form of identification, employees have a right to access these documents at all times</w:t>
      </w:r>
      <w:r>
        <w:rPr>
          <w:rFonts w:ascii="Times New Roman" w:hAnsi="Times New Roman" w:cs="Times New Roman"/>
          <w:sz w:val="24"/>
          <w:szCs w:val="24"/>
        </w:rPr>
        <w:t>.</w:t>
      </w:r>
    </w:p>
    <w:p w:rsidRPr="000C6651" w:rsidR="00183531" w:rsidP="00183531" w:rsidRDefault="00183531" w14:paraId="659DF89E" w14:textId="55CCF918">
      <w:pPr>
        <w:pStyle w:val="Heading1"/>
        <w:jc w:val="both"/>
      </w:pPr>
      <w:r>
        <w:t>Certification</w:t>
      </w:r>
    </w:p>
    <w:p w:rsidR="00E57F26" w:rsidP="4FC1FF96" w:rsidRDefault="00E57F26" w14:paraId="63E77637" w14:textId="4D1D2BE8">
      <w:pPr>
        <w:jc w:val="both"/>
        <w:rPr>
          <w:rFonts w:ascii="Times New Roman" w:hAnsi="Times New Roman" w:cs="Times New Roman"/>
          <w:sz w:val="24"/>
          <w:szCs w:val="24"/>
        </w:rPr>
      </w:pPr>
      <w:r w:rsidRPr="4FC1FF96" w:rsidR="00E57F26">
        <w:rPr>
          <w:rFonts w:ascii="Times New Roman" w:hAnsi="Times New Roman" w:cs="Times New Roman"/>
          <w:sz w:val="24"/>
          <w:szCs w:val="24"/>
        </w:rPr>
        <w:t xml:space="preserve">Annually on the contract/cooperative </w:t>
      </w:r>
      <w:r w:rsidRPr="4FC1FF96" w:rsidR="00BC3E7E">
        <w:rPr>
          <w:rFonts w:ascii="Times New Roman" w:hAnsi="Times New Roman" w:cs="Times New Roman"/>
          <w:sz w:val="24"/>
          <w:szCs w:val="24"/>
        </w:rPr>
        <w:t xml:space="preserve">on </w:t>
      </w:r>
      <w:commentRangeStart w:id="966549870"/>
      <w:r w:rsidRPr="4FC1FF96" w:rsidR="00BC3E7E">
        <w:rPr>
          <w:rFonts w:ascii="Times New Roman" w:hAnsi="Times New Roman" w:cs="Times New Roman"/>
          <w:sz w:val="24"/>
          <w:szCs w:val="24"/>
        </w:rPr>
        <w:t>January 31</w:t>
      </w:r>
      <w:r w:rsidRPr="4FC1FF96" w:rsidR="00BC3E7E">
        <w:rPr>
          <w:rFonts w:ascii="Times New Roman" w:hAnsi="Times New Roman" w:cs="Times New Roman"/>
          <w:sz w:val="24"/>
          <w:szCs w:val="24"/>
          <w:vertAlign w:val="superscript"/>
        </w:rPr>
        <w:t>st</w:t>
      </w:r>
      <w:r w:rsidRPr="4FC1FF96" w:rsidR="00E57F26">
        <w:rPr>
          <w:rFonts w:ascii="Times New Roman" w:hAnsi="Times New Roman" w:cs="Times New Roman"/>
          <w:sz w:val="24"/>
          <w:szCs w:val="24"/>
        </w:rPr>
        <w:t>,</w:t>
      </w:r>
      <w:commentRangeEnd w:id="966549870"/>
      <w:r>
        <w:rPr>
          <w:rStyle w:val="CommentReference"/>
        </w:rPr>
        <w:commentReference w:id="966549870"/>
      </w:r>
      <w:r w:rsidRPr="4FC1FF96" w:rsidR="00E57F26">
        <w:rPr>
          <w:rFonts w:ascii="Times New Roman" w:hAnsi="Times New Roman" w:cs="Times New Roman"/>
          <w:sz w:val="24"/>
          <w:szCs w:val="24"/>
        </w:rPr>
        <w:t xml:space="preserve"> the COP</w:t>
      </w:r>
      <w:r w:rsidRPr="4FC1FF96" w:rsidR="001D79E1">
        <w:rPr>
          <w:rFonts w:ascii="Times New Roman" w:hAnsi="Times New Roman" w:cs="Times New Roman"/>
          <w:sz w:val="24"/>
          <w:szCs w:val="24"/>
        </w:rPr>
        <w:t>/PD</w:t>
      </w:r>
      <w:r w:rsidRPr="4FC1FF96" w:rsidR="00E57F26">
        <w:rPr>
          <w:rFonts w:ascii="Times New Roman" w:hAnsi="Times New Roman" w:cs="Times New Roman"/>
          <w:sz w:val="24"/>
          <w:szCs w:val="24"/>
        </w:rPr>
        <w:t xml:space="preserve"> will certify through the </w:t>
      </w:r>
      <w:hyperlink w:anchor="_ANTI-HUMAN_TRAFFICKING_CERTIFICATIO">
        <w:r w:rsidRPr="4FC1FF96" w:rsidR="00E57F26">
          <w:rPr>
            <w:rStyle w:val="Hyperlink"/>
            <w:rFonts w:ascii="Times New Roman" w:hAnsi="Times New Roman" w:cs="Times New Roman"/>
            <w:sz w:val="24"/>
            <w:szCs w:val="24"/>
          </w:rPr>
          <w:t>Certification Form</w:t>
        </w:r>
      </w:hyperlink>
      <w:r w:rsidRPr="4FC1FF96" w:rsidR="00D84FA1">
        <w:rPr>
          <w:rFonts w:ascii="Times New Roman" w:hAnsi="Times New Roman" w:cs="Times New Roman"/>
          <w:sz w:val="24"/>
          <w:szCs w:val="24"/>
        </w:rPr>
        <w:t>.</w:t>
      </w:r>
      <w:r w:rsidRPr="4FC1FF96" w:rsidR="00E57F26">
        <w:rPr>
          <w:rFonts w:ascii="Times New Roman" w:hAnsi="Times New Roman" w:cs="Times New Roman"/>
          <w:sz w:val="24"/>
          <w:szCs w:val="24"/>
        </w:rPr>
        <w:t xml:space="preserve"> </w:t>
      </w:r>
      <w:r w:rsidRPr="4FC1FF96" w:rsidR="00D84FA1">
        <w:rPr>
          <w:rFonts w:ascii="Times New Roman" w:hAnsi="Times New Roman" w:cs="Times New Roman"/>
          <w:sz w:val="24"/>
          <w:szCs w:val="24"/>
        </w:rPr>
        <w:t>By signing the COP/PD confirms the following due diligence</w:t>
      </w:r>
      <w:r w:rsidRPr="4FC1FF96" w:rsidR="00E57F26">
        <w:rPr>
          <w:rFonts w:ascii="Times New Roman" w:hAnsi="Times New Roman" w:cs="Times New Roman"/>
          <w:sz w:val="24"/>
          <w:szCs w:val="24"/>
        </w:rPr>
        <w:t>:</w:t>
      </w:r>
    </w:p>
    <w:p w:rsidR="05AF92FC" w:rsidP="4FC1FF96" w:rsidRDefault="05AF92FC" w14:paraId="35E07C1F" w14:textId="37C6C2A9">
      <w:pPr>
        <w:pStyle w:val="ListParagraph"/>
        <w:numPr>
          <w:ilvl w:val="0"/>
          <w:numId w:val="40"/>
        </w:numPr>
        <w:jc w:val="both"/>
        <w:rPr>
          <w:ins w:author="Catalina Ipas" w:date="2024-11-25T13:28:19.653Z" w16du:dateUtc="2024-11-25T13:28:19.653Z" w:id="429350693"/>
          <w:rFonts w:ascii="Times New Roman" w:hAnsi="Times New Roman" w:eastAsia="Times New Roman" w:cs="Times New Roman"/>
          <w:noProof w:val="0"/>
          <w:sz w:val="24"/>
          <w:szCs w:val="24"/>
          <w:lang w:val="en-US"/>
          <w:rPrChange w:author="Catalina Ipas" w:date="2024-11-25T15:18:47.166Z" w:id="538860229">
            <w:rPr>
              <w:ins w:author="Catalina Ipas" w:date="2024-11-25T13:28:19.653Z" w16du:dateUtc="2024-11-25T13:28:19.653Z" w:id="2012642264"/>
              <w:noProof w:val="0"/>
              <w:lang w:val="en-US"/>
            </w:rPr>
          </w:rPrChange>
        </w:rPr>
      </w:pPr>
      <w:ins w:author="Catalina Ipas" w:date="2024-11-25T13:28:21.962Z" w:id="813052302">
        <w:r w:rsidRPr="4FC1FF96" w:rsidR="05AF92F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Change w:author="Catalina Ipas" w:date="2024-11-25T15:18:47.149Z" w:id="1680864863">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rPrChange>
          </w:rPr>
          <w:t xml:space="preserve">It has implemented a compliance plan to prevent any prohibited activities and to </w:t>
        </w:r>
        <w:r w:rsidRPr="4FC1FF96" w:rsidR="05AF92F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Change w:author="Catalina Ipas" w:date="2024-11-25T15:18:46.111Z" w:id="752692059">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rPrChange>
          </w:rPr>
          <w:t>monitor</w:t>
        </w:r>
        <w:r w:rsidRPr="4FC1FF96" w:rsidR="05AF92F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Change w:author="Catalina Ipas" w:date="2024-11-25T15:18:46.113Z" w:id="1828038040">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rPrChange>
          </w:rPr>
          <w:t xml:space="preserve">, detect, and </w:t>
        </w:r>
        <w:r w:rsidRPr="4FC1FF96" w:rsidR="05AF92F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Change w:author="Catalina Ipas" w:date="2024-11-25T15:18:46.116Z" w:id="244728813">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rPrChange>
          </w:rPr>
          <w:t>terminate</w:t>
        </w:r>
        <w:r w:rsidRPr="4FC1FF96" w:rsidR="05AF92F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Change w:author="Catalina Ipas" w:date="2024-11-25T15:18:46.119Z" w:id="73987755">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rPrChange>
          </w:rPr>
          <w:t xml:space="preserve"> any agent, subcontract or subcontractor employee engaging in prohibited activities</w:t>
        </w:r>
      </w:ins>
    </w:p>
    <w:p w:rsidR="00702F56" w:rsidP="00A52D8C" w:rsidRDefault="00E57F26" w14:paraId="5DADA9D1" w14:textId="7DC542B8">
      <w:pPr>
        <w:pStyle w:val="ListParagraph"/>
        <w:numPr>
          <w:ilvl w:val="0"/>
          <w:numId w:val="40"/>
        </w:numPr>
        <w:jc w:val="both"/>
        <w:rPr>
          <w:rFonts w:ascii="Times New Roman" w:hAnsi="Times New Roman" w:cs="Times New Roman"/>
          <w:sz w:val="24"/>
          <w:szCs w:val="24"/>
        </w:rPr>
      </w:pPr>
      <w:r w:rsidRPr="00702F56">
        <w:rPr>
          <w:rFonts w:ascii="Times New Roman" w:hAnsi="Times New Roman" w:cs="Times New Roman"/>
          <w:sz w:val="24"/>
          <w:szCs w:val="24"/>
        </w:rPr>
        <w:t xml:space="preserve">To the best of his/her knowledge and or belief, the project’s employees, and agents, as well as its subcontractors, </w:t>
      </w:r>
      <w:r w:rsidRPr="00702F56" w:rsidR="00114FC4">
        <w:rPr>
          <w:rFonts w:ascii="Times New Roman" w:hAnsi="Times New Roman" w:cs="Times New Roman"/>
          <w:sz w:val="24"/>
          <w:szCs w:val="24"/>
        </w:rPr>
        <w:t>sub</w:t>
      </w:r>
      <w:r w:rsidR="00114FC4">
        <w:rPr>
          <w:rFonts w:ascii="Times New Roman" w:hAnsi="Times New Roman" w:cs="Times New Roman"/>
          <w:sz w:val="24"/>
          <w:szCs w:val="24"/>
        </w:rPr>
        <w:t xml:space="preserve">recipients </w:t>
      </w:r>
      <w:r w:rsidRPr="00702F56">
        <w:rPr>
          <w:rFonts w:ascii="Times New Roman" w:hAnsi="Times New Roman" w:cs="Times New Roman"/>
          <w:sz w:val="24"/>
          <w:szCs w:val="24"/>
        </w:rPr>
        <w:t>and their employees and agents are not engaged in prohibited activities; and</w:t>
      </w:r>
    </w:p>
    <w:p w:rsidR="00702F56" w:rsidP="00A52D8C" w:rsidRDefault="00E57F26" w14:paraId="6FD5724C" w14:textId="3272577F">
      <w:pPr>
        <w:pStyle w:val="ListParagraph"/>
        <w:numPr>
          <w:ilvl w:val="0"/>
          <w:numId w:val="40"/>
        </w:numPr>
        <w:jc w:val="both"/>
        <w:rPr>
          <w:rFonts w:ascii="Times New Roman" w:hAnsi="Times New Roman" w:cs="Times New Roman"/>
          <w:sz w:val="24"/>
          <w:szCs w:val="24"/>
        </w:rPr>
      </w:pPr>
      <w:r w:rsidRPr="00702F56">
        <w:rPr>
          <w:rFonts w:ascii="Times New Roman" w:hAnsi="Times New Roman" w:cs="Times New Roman"/>
          <w:sz w:val="24"/>
          <w:szCs w:val="24"/>
        </w:rPr>
        <w:t xml:space="preserve">If prohibited abuses are found, POA and/or its subcontractor and </w:t>
      </w:r>
      <w:r w:rsidRPr="00702F56" w:rsidR="00114FC4">
        <w:rPr>
          <w:rFonts w:ascii="Times New Roman" w:hAnsi="Times New Roman" w:cs="Times New Roman"/>
          <w:sz w:val="24"/>
          <w:szCs w:val="24"/>
        </w:rPr>
        <w:t>sub</w:t>
      </w:r>
      <w:r w:rsidR="00114FC4">
        <w:rPr>
          <w:rFonts w:ascii="Times New Roman" w:hAnsi="Times New Roman" w:cs="Times New Roman"/>
          <w:sz w:val="24"/>
          <w:szCs w:val="24"/>
        </w:rPr>
        <w:t xml:space="preserve">recipients </w:t>
      </w:r>
      <w:r w:rsidRPr="00702F56">
        <w:rPr>
          <w:rFonts w:ascii="Times New Roman" w:hAnsi="Times New Roman" w:cs="Times New Roman"/>
          <w:sz w:val="24"/>
          <w:szCs w:val="24"/>
        </w:rPr>
        <w:t>will take the appropriate remedial and referral actions, as per the “</w:t>
      </w:r>
      <w:hyperlink w:history="1" w:anchor="_Reporting">
        <w:r w:rsidRPr="00114FC4">
          <w:rPr>
            <w:rStyle w:val="Hyperlink"/>
            <w:rFonts w:ascii="Times New Roman" w:hAnsi="Times New Roman" w:cs="Times New Roman"/>
            <w:sz w:val="24"/>
            <w:szCs w:val="24"/>
          </w:rPr>
          <w:t>Reporting</w:t>
        </w:r>
      </w:hyperlink>
      <w:r w:rsidRPr="00702F56">
        <w:rPr>
          <w:rFonts w:ascii="Times New Roman" w:hAnsi="Times New Roman" w:cs="Times New Roman"/>
          <w:sz w:val="24"/>
          <w:szCs w:val="24"/>
        </w:rPr>
        <w:t xml:space="preserve">” section of the Compliance Plan. </w:t>
      </w:r>
    </w:p>
    <w:p w:rsidRPr="00A52D8C" w:rsidR="00702F56" w:rsidP="00A52D8C" w:rsidRDefault="00E57F26" w14:paraId="72854F85" w14:textId="0E06D797">
      <w:pPr>
        <w:ind w:left="360"/>
        <w:jc w:val="both"/>
        <w:rPr>
          <w:rFonts w:ascii="Times New Roman" w:hAnsi="Times New Roman" w:cs="Times New Roman"/>
          <w:sz w:val="24"/>
          <w:szCs w:val="24"/>
        </w:rPr>
      </w:pPr>
      <w:r w:rsidRPr="00A52D8C">
        <w:rPr>
          <w:rFonts w:ascii="Times New Roman" w:hAnsi="Times New Roman" w:cs="Times New Roman"/>
          <w:sz w:val="24"/>
          <w:szCs w:val="24"/>
        </w:rPr>
        <w:t xml:space="preserve">The signed form will be </w:t>
      </w:r>
      <w:r w:rsidRPr="00A52D8C" w:rsidR="005C7E7D">
        <w:rPr>
          <w:rFonts w:ascii="Times New Roman" w:hAnsi="Times New Roman" w:cs="Times New Roman"/>
          <w:sz w:val="24"/>
          <w:szCs w:val="24"/>
        </w:rPr>
        <w:t xml:space="preserve">emailed to the Compliance Department at </w:t>
      </w:r>
      <w:hyperlink w:history="1" r:id="rId21">
        <w:r w:rsidRPr="00A52D8C" w:rsidR="005C7E7D">
          <w:rPr>
            <w:rStyle w:val="Hyperlink"/>
            <w:rFonts w:ascii="Times New Roman" w:hAnsi="Times New Roman" w:cs="Times New Roman"/>
            <w:sz w:val="24"/>
            <w:szCs w:val="24"/>
          </w:rPr>
          <w:t>compliance@partners.net</w:t>
        </w:r>
      </w:hyperlink>
      <w:r w:rsidRPr="00A52D8C">
        <w:rPr>
          <w:rFonts w:ascii="Times New Roman" w:hAnsi="Times New Roman" w:cs="Times New Roman"/>
          <w:sz w:val="24"/>
          <w:szCs w:val="24"/>
        </w:rPr>
        <w:t>.</w:t>
      </w:r>
    </w:p>
    <w:p w:rsidR="00286891" w:rsidP="00286891" w:rsidRDefault="00286891" w14:paraId="5D3BC30C" w14:textId="15505576">
      <w:pPr>
        <w:pStyle w:val="Heading1"/>
        <w:jc w:val="both"/>
        <w:rPr>
          <w:rFonts w:ascii="Times New Roman" w:hAnsi="Times New Roman" w:cs="Times New Roman"/>
          <w:sz w:val="24"/>
          <w:szCs w:val="24"/>
        </w:rPr>
      </w:pPr>
      <w:r>
        <w:t xml:space="preserve">Due Diligence </w:t>
      </w:r>
    </w:p>
    <w:p w:rsidRPr="00A52D8C" w:rsidR="00702F56" w:rsidP="00A52D8C" w:rsidRDefault="00E57F26" w14:paraId="78B3A3B1" w14:textId="337CFE7D">
      <w:pPr>
        <w:jc w:val="both"/>
        <w:rPr>
          <w:rFonts w:ascii="Times New Roman" w:hAnsi="Times New Roman" w:cs="Times New Roman"/>
          <w:sz w:val="24"/>
          <w:szCs w:val="24"/>
        </w:rPr>
      </w:pPr>
      <w:r w:rsidRPr="00A52D8C">
        <w:rPr>
          <w:rFonts w:ascii="Times New Roman" w:hAnsi="Times New Roman" w:cs="Times New Roman"/>
          <w:sz w:val="24"/>
          <w:szCs w:val="24"/>
        </w:rPr>
        <w:t xml:space="preserve">Due diligence with regards to project staff is accomplished by: </w:t>
      </w:r>
    </w:p>
    <w:p w:rsidR="00702F56" w:rsidP="00A52D8C" w:rsidRDefault="00E57F26" w14:paraId="2ED10B9B" w14:textId="6E46CFD8">
      <w:pPr>
        <w:pStyle w:val="ListParagraph"/>
        <w:numPr>
          <w:ilvl w:val="0"/>
          <w:numId w:val="40"/>
        </w:numPr>
        <w:jc w:val="both"/>
        <w:rPr>
          <w:rFonts w:ascii="Times New Roman" w:hAnsi="Times New Roman" w:cs="Times New Roman"/>
          <w:sz w:val="24"/>
          <w:szCs w:val="24"/>
        </w:rPr>
      </w:pPr>
      <w:r w:rsidRPr="00702F56">
        <w:rPr>
          <w:rFonts w:ascii="Times New Roman" w:hAnsi="Times New Roman" w:cs="Times New Roman"/>
          <w:sz w:val="24"/>
          <w:szCs w:val="24"/>
        </w:rPr>
        <w:t xml:space="preserve">Ensuring training is completed, awareness materials are posted, and any prohibited activities are reported as per the Compliance Plan constitutes sufficient due </w:t>
      </w:r>
      <w:r w:rsidR="00702F56">
        <w:rPr>
          <w:rFonts w:ascii="Times New Roman" w:hAnsi="Times New Roman" w:cs="Times New Roman"/>
          <w:sz w:val="24"/>
          <w:szCs w:val="24"/>
        </w:rPr>
        <w:t>diligence</w:t>
      </w:r>
      <w:r w:rsidR="00286891">
        <w:rPr>
          <w:rFonts w:ascii="Times New Roman" w:hAnsi="Times New Roman" w:cs="Times New Roman"/>
          <w:sz w:val="24"/>
          <w:szCs w:val="24"/>
        </w:rPr>
        <w:t>.</w:t>
      </w:r>
    </w:p>
    <w:p w:rsidRPr="00A52D8C" w:rsidR="00702F56" w:rsidP="00A52D8C" w:rsidRDefault="00E57F26" w14:paraId="7C1D9528" w14:textId="32ACDC14">
      <w:pPr>
        <w:jc w:val="both"/>
        <w:rPr>
          <w:rFonts w:ascii="Times New Roman" w:hAnsi="Times New Roman" w:cs="Times New Roman"/>
          <w:sz w:val="24"/>
          <w:szCs w:val="24"/>
        </w:rPr>
      </w:pPr>
      <w:r w:rsidRPr="00A52D8C">
        <w:rPr>
          <w:rFonts w:ascii="Times New Roman" w:hAnsi="Times New Roman" w:cs="Times New Roman"/>
          <w:sz w:val="24"/>
          <w:szCs w:val="24"/>
        </w:rPr>
        <w:t>Due diligence with regards to agents, sub</w:t>
      </w:r>
      <w:r w:rsidR="003924DD">
        <w:rPr>
          <w:rFonts w:ascii="Times New Roman" w:hAnsi="Times New Roman" w:cs="Times New Roman"/>
          <w:sz w:val="24"/>
          <w:szCs w:val="24"/>
        </w:rPr>
        <w:t>contractors, subrecipients,</w:t>
      </w:r>
      <w:r w:rsidRPr="00A52D8C">
        <w:rPr>
          <w:rFonts w:ascii="Times New Roman" w:hAnsi="Times New Roman" w:cs="Times New Roman"/>
          <w:sz w:val="24"/>
          <w:szCs w:val="24"/>
        </w:rPr>
        <w:t xml:space="preserve"> and their employees and agents is accomplished by:</w:t>
      </w:r>
    </w:p>
    <w:p w:rsidR="00702F56" w:rsidP="00A52D8C" w:rsidRDefault="00E57F26" w14:paraId="190EEE26" w14:textId="0EAFE77A">
      <w:pPr>
        <w:pStyle w:val="ListParagraph"/>
        <w:numPr>
          <w:ilvl w:val="0"/>
          <w:numId w:val="40"/>
        </w:numPr>
        <w:jc w:val="both"/>
        <w:rPr>
          <w:rFonts w:ascii="Times New Roman" w:hAnsi="Times New Roman" w:cs="Times New Roman"/>
          <w:sz w:val="24"/>
          <w:szCs w:val="24"/>
        </w:rPr>
      </w:pPr>
      <w:r w:rsidRPr="00702F56">
        <w:rPr>
          <w:rFonts w:ascii="Times New Roman" w:hAnsi="Times New Roman" w:cs="Times New Roman"/>
          <w:sz w:val="24"/>
          <w:szCs w:val="24"/>
        </w:rPr>
        <w:t>During site visits or visits to vendors, project staff should be cognizant of human trafficking warning signs, and report potential violations as per the “</w:t>
      </w:r>
      <w:hyperlink w:history="1" w:anchor="_Reporting">
        <w:r w:rsidRPr="003924DD">
          <w:rPr>
            <w:rStyle w:val="Hyperlink"/>
            <w:rFonts w:ascii="Times New Roman" w:hAnsi="Times New Roman" w:cs="Times New Roman"/>
            <w:sz w:val="24"/>
            <w:szCs w:val="24"/>
          </w:rPr>
          <w:t>Reporting</w:t>
        </w:r>
      </w:hyperlink>
      <w:r w:rsidRPr="00702F56">
        <w:rPr>
          <w:rFonts w:ascii="Times New Roman" w:hAnsi="Times New Roman" w:cs="Times New Roman"/>
          <w:sz w:val="24"/>
          <w:szCs w:val="24"/>
        </w:rPr>
        <w:t xml:space="preserve">” section of the Compliance Plan. </w:t>
      </w:r>
    </w:p>
    <w:p w:rsidR="00693CE8" w:rsidP="00A52D8C" w:rsidRDefault="00E57F26" w14:paraId="56A4FB6A" w14:textId="668311C8">
      <w:pPr>
        <w:pStyle w:val="ListParagraph"/>
        <w:numPr>
          <w:ilvl w:val="0"/>
          <w:numId w:val="40"/>
        </w:numPr>
        <w:jc w:val="both"/>
        <w:rPr>
          <w:rFonts w:ascii="Times New Roman" w:hAnsi="Times New Roman" w:cs="Times New Roman"/>
          <w:sz w:val="24"/>
          <w:szCs w:val="24"/>
        </w:rPr>
      </w:pPr>
      <w:r w:rsidRPr="00702F56">
        <w:rPr>
          <w:rFonts w:ascii="Times New Roman" w:hAnsi="Times New Roman" w:cs="Times New Roman"/>
          <w:sz w:val="24"/>
          <w:szCs w:val="24"/>
        </w:rPr>
        <w:t>For vendors with agreements over $5</w:t>
      </w:r>
      <w:r w:rsidR="00476A2E">
        <w:rPr>
          <w:rFonts w:ascii="Times New Roman" w:hAnsi="Times New Roman" w:cs="Times New Roman"/>
          <w:sz w:val="24"/>
          <w:szCs w:val="24"/>
        </w:rPr>
        <w:t>5</w:t>
      </w:r>
      <w:r w:rsidRPr="00702F56">
        <w:rPr>
          <w:rFonts w:ascii="Times New Roman" w:hAnsi="Times New Roman" w:cs="Times New Roman"/>
          <w:sz w:val="24"/>
          <w:szCs w:val="24"/>
        </w:rPr>
        <w:t>0,000</w:t>
      </w:r>
      <w:r w:rsidR="003924DD">
        <w:rPr>
          <w:rFonts w:ascii="Times New Roman" w:hAnsi="Times New Roman" w:cs="Times New Roman"/>
          <w:sz w:val="24"/>
          <w:szCs w:val="24"/>
        </w:rPr>
        <w:t xml:space="preserve"> USD</w:t>
      </w:r>
      <w:r w:rsidRPr="00702F56">
        <w:rPr>
          <w:rFonts w:ascii="Times New Roman" w:hAnsi="Times New Roman" w:cs="Times New Roman"/>
          <w:sz w:val="24"/>
          <w:szCs w:val="24"/>
        </w:rPr>
        <w:t>, the</w:t>
      </w:r>
      <w:r w:rsidR="003924DD">
        <w:rPr>
          <w:rFonts w:ascii="Times New Roman" w:hAnsi="Times New Roman" w:cs="Times New Roman"/>
          <w:sz w:val="24"/>
          <w:szCs w:val="24"/>
        </w:rPr>
        <w:t xml:space="preserve"> COP/PD</w:t>
      </w:r>
      <w:r w:rsidRPr="00702F56">
        <w:rPr>
          <w:rFonts w:ascii="Times New Roman" w:hAnsi="Times New Roman" w:cs="Times New Roman"/>
          <w:sz w:val="24"/>
          <w:szCs w:val="24"/>
        </w:rPr>
        <w:t xml:space="preserve"> are responsible for collecting Compliance Plan certifications annually</w:t>
      </w:r>
      <w:r w:rsidR="00693CE8">
        <w:rPr>
          <w:rFonts w:ascii="Times New Roman" w:hAnsi="Times New Roman" w:cs="Times New Roman"/>
          <w:sz w:val="24"/>
          <w:szCs w:val="24"/>
        </w:rPr>
        <w:t>.</w:t>
      </w:r>
    </w:p>
    <w:p w:rsidRPr="000C6651" w:rsidR="00693CE8" w:rsidP="00693CE8" w:rsidRDefault="00693CE8" w14:paraId="124DEF19" w14:textId="77777777">
      <w:pPr>
        <w:pStyle w:val="Heading1"/>
        <w:jc w:val="both"/>
      </w:pPr>
      <w:bookmarkStart w:name="_Reporting" w:id="11"/>
      <w:bookmarkEnd w:id="11"/>
      <w:r>
        <w:t>Reporting</w:t>
      </w:r>
    </w:p>
    <w:p w:rsidRPr="00110B68" w:rsidR="00693CE8" w:rsidP="00693CE8" w:rsidRDefault="00693CE8" w14:paraId="19EAB94A" w14:textId="77777777">
      <w:pPr>
        <w:jc w:val="both"/>
        <w:rPr>
          <w:rFonts w:ascii="Times New Roman" w:hAnsi="Times New Roman" w:cs="Times New Roman"/>
          <w:sz w:val="24"/>
          <w:szCs w:val="24"/>
        </w:rPr>
      </w:pPr>
      <w:r w:rsidRPr="00110B68">
        <w:rPr>
          <w:rFonts w:ascii="Times New Roman" w:hAnsi="Times New Roman" w:cs="Times New Roman"/>
          <w:sz w:val="24"/>
          <w:szCs w:val="24"/>
        </w:rPr>
        <w:t>All reports of potential TIP violations will be taken seriously. If POA Affiliates observe any inappropriate behavior or behavior that may violate any provision of this policy, they must immediately report their observations in one of the following ways:</w:t>
      </w:r>
    </w:p>
    <w:p w:rsidRPr="00723024" w:rsidR="00693CE8" w:rsidP="00693CE8" w:rsidRDefault="00693CE8" w14:paraId="5CD3067A" w14:textId="77777777">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rPr>
        <w:t xml:space="preserve">Contact POA’s external and confidential hotline, Foster Thomas, at </w:t>
      </w:r>
      <w:r w:rsidRPr="00060D91">
        <w:rPr>
          <w:rFonts w:ascii="Times New Roman" w:hAnsi="Times New Roman" w:cs="Times New Roman"/>
          <w:sz w:val="24"/>
          <w:szCs w:val="24"/>
        </w:rPr>
        <w:t>(443)-951-4951</w:t>
      </w:r>
      <w:r>
        <w:rPr>
          <w:rFonts w:ascii="Times New Roman" w:hAnsi="Times New Roman" w:cs="Times New Roman"/>
          <w:sz w:val="24"/>
          <w:szCs w:val="24"/>
        </w:rPr>
        <w:t xml:space="preserve">. </w:t>
      </w:r>
      <w:r w:rsidRPr="00100B1B">
        <w:rPr>
          <w:rFonts w:ascii="Times New Roman" w:hAnsi="Times New Roman" w:cs="Times New Roman"/>
          <w:i/>
          <w:iCs/>
          <w:sz w:val="24"/>
          <w:szCs w:val="24"/>
        </w:rPr>
        <w:t>Foster Thomas is an outside party who will relay any concerns to the Ethics Committee of the Board. Reports may be made anonymously.</w:t>
      </w:r>
    </w:p>
    <w:p w:rsidR="00693CE8" w:rsidP="00693CE8" w:rsidRDefault="00693CE8" w14:paraId="26AC51CF" w14:textId="77777777">
      <w:pPr>
        <w:pStyle w:val="ListParagraph"/>
        <w:numPr>
          <w:ilvl w:val="0"/>
          <w:numId w:val="9"/>
        </w:numPr>
        <w:jc w:val="both"/>
        <w:rPr>
          <w:rFonts w:ascii="Times New Roman" w:hAnsi="Times New Roman" w:cs="Times New Roman"/>
          <w:sz w:val="24"/>
          <w:szCs w:val="24"/>
        </w:rPr>
      </w:pPr>
      <w:r w:rsidRPr="00723024">
        <w:rPr>
          <w:rFonts w:ascii="Times New Roman" w:hAnsi="Times New Roman" w:cs="Times New Roman"/>
          <w:sz w:val="24"/>
          <w:szCs w:val="24"/>
        </w:rPr>
        <w:t xml:space="preserve">Contact </w:t>
      </w:r>
      <w:r>
        <w:rPr>
          <w:rFonts w:ascii="Times New Roman" w:hAnsi="Times New Roman" w:cs="Times New Roman"/>
          <w:sz w:val="24"/>
          <w:szCs w:val="24"/>
        </w:rPr>
        <w:t>POA’s</w:t>
      </w:r>
      <w:r w:rsidRPr="00723024">
        <w:rPr>
          <w:rFonts w:ascii="Times New Roman" w:hAnsi="Times New Roman" w:cs="Times New Roman"/>
          <w:sz w:val="24"/>
          <w:szCs w:val="24"/>
        </w:rPr>
        <w:t xml:space="preserve"> internal HR department at </w:t>
      </w:r>
      <w:hyperlink w:history="1" r:id="rId22">
        <w:r w:rsidRPr="0008133A">
          <w:rPr>
            <w:rStyle w:val="Hyperlink"/>
            <w:rFonts w:ascii="Times New Roman" w:hAnsi="Times New Roman" w:cs="Times New Roman"/>
            <w:sz w:val="24"/>
            <w:szCs w:val="24"/>
            <w:shd w:val="clear" w:color="auto" w:fill="FFFFFF"/>
          </w:rPr>
          <w:t>poahr@partners.net</w:t>
        </w:r>
      </w:hyperlink>
      <w:r w:rsidRPr="00005E0C">
        <w:rPr>
          <w:rFonts w:ascii="Times New Roman" w:hAnsi="Times New Roman" w:cs="Times New Roman"/>
          <w:sz w:val="24"/>
          <w:szCs w:val="24"/>
        </w:rPr>
        <w:t>.</w:t>
      </w:r>
      <w:r w:rsidRPr="00723024">
        <w:rPr>
          <w:rFonts w:ascii="Times New Roman" w:hAnsi="Times New Roman" w:cs="Times New Roman"/>
          <w:sz w:val="24"/>
          <w:szCs w:val="24"/>
        </w:rPr>
        <w:t xml:space="preserve"> </w:t>
      </w:r>
    </w:p>
    <w:p w:rsidRPr="0026145C" w:rsidR="00693CE8" w:rsidP="00693CE8" w:rsidRDefault="00693CE8" w14:paraId="3BCB43B9" w14:textId="77777777">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H</w:t>
      </w:r>
      <w:r w:rsidRPr="0026145C">
        <w:rPr>
          <w:rFonts w:ascii="Times New Roman" w:hAnsi="Times New Roman" w:cs="Times New Roman"/>
          <w:sz w:val="24"/>
          <w:szCs w:val="24"/>
        </w:rPr>
        <w:t xml:space="preserve">otline phone number of the Global Human Trafficking Hotline at 1-844-888-FREE and its email address at </w:t>
      </w:r>
      <w:hyperlink w:history="1" r:id="rId23">
        <w:r w:rsidRPr="00F827EA">
          <w:rPr>
            <w:rStyle w:val="Hyperlink"/>
            <w:rFonts w:ascii="Times New Roman" w:hAnsi="Times New Roman" w:cs="Times New Roman"/>
            <w:sz w:val="24"/>
            <w:szCs w:val="24"/>
          </w:rPr>
          <w:t>help@befree.org</w:t>
        </w:r>
      </w:hyperlink>
      <w:r w:rsidRPr="0026145C">
        <w:rPr>
          <w:rFonts w:ascii="Times New Roman" w:hAnsi="Times New Roman" w:cs="Times New Roman"/>
          <w:sz w:val="24"/>
          <w:szCs w:val="24"/>
        </w:rPr>
        <w:t>.</w:t>
      </w:r>
    </w:p>
    <w:p w:rsidR="00693CE8" w:rsidP="00693CE8" w:rsidRDefault="00693CE8" w14:paraId="7FF1DBA8" w14:textId="77777777">
      <w:pPr>
        <w:jc w:val="both"/>
        <w:rPr>
          <w:rFonts w:ascii="Times New Roman" w:hAnsi="Times New Roman" w:cs="Times New Roman"/>
          <w:sz w:val="24"/>
          <w:szCs w:val="24"/>
        </w:rPr>
      </w:pPr>
      <w:r w:rsidRPr="002E5168">
        <w:rPr>
          <w:rFonts w:ascii="Times New Roman" w:hAnsi="Times New Roman" w:cs="Times New Roman"/>
          <w:sz w:val="24"/>
          <w:szCs w:val="24"/>
        </w:rPr>
        <w:t xml:space="preserve">If the reporter does not receive a response from one of the above personnel within three business days, they should immediately submit a report via another method listed above. </w:t>
      </w:r>
    </w:p>
    <w:p w:rsidR="00693CE8" w:rsidP="4FC1FF96" w:rsidRDefault="00693CE8" w14:paraId="3D6B3912" w14:textId="052E46F2">
      <w:pPr>
        <w:pStyle w:val="Normal"/>
        <w:spacing w:before="240" w:beforeAutospacing="off" w:after="240" w:afterAutospacing="off"/>
        <w:jc w:val="both"/>
        <w:rPr>
          <w:ins w:author="Catalina Ipas" w:date="2024-12-06T12:35:46.916Z" w16du:dateUtc="2024-12-06T12:35:46.916Z" w:id="1587326768"/>
          <w:rFonts w:ascii="Times New Roman" w:hAnsi="Times New Roman" w:eastAsia="Times New Roman" w:cs="Times New Roman"/>
          <w:noProof w:val="0"/>
          <w:sz w:val="24"/>
          <w:szCs w:val="24"/>
          <w:lang w:val="en-US"/>
        </w:rPr>
      </w:pPr>
      <w:r w:rsidRPr="4FC1FF96" w:rsidR="00693CE8">
        <w:rPr>
          <w:rFonts w:ascii="Times New Roman" w:hAnsi="Times New Roman" w:cs="Times New Roman"/>
          <w:sz w:val="24"/>
          <w:szCs w:val="24"/>
        </w:rPr>
        <w:t xml:space="preserve">Employees may report, in good faith, and have a responsibility to, without fear of retaliation and subject to protection under 10 U.S.C. § </w:t>
      </w:r>
      <w:r w:rsidRPr="4FC1FF96" w:rsidR="00693CE8">
        <w:rPr>
          <w:rFonts w:ascii="Times New Roman" w:hAnsi="Times New Roman" w:cs="Times New Roman"/>
          <w:sz w:val="24"/>
          <w:szCs w:val="24"/>
        </w:rPr>
        <w:t>2409  for</w:t>
      </w:r>
      <w:r w:rsidRPr="4FC1FF96" w:rsidR="00693CE8">
        <w:rPr>
          <w:rFonts w:ascii="Times New Roman" w:hAnsi="Times New Roman" w:cs="Times New Roman"/>
          <w:sz w:val="24"/>
          <w:szCs w:val="24"/>
        </w:rPr>
        <w:t xml:space="preserve"> reprisal for </w:t>
      </w:r>
      <w:r w:rsidRPr="4FC1FF96" w:rsidR="00693CE8">
        <w:rPr>
          <w:rFonts w:ascii="Times New Roman" w:hAnsi="Times New Roman" w:cs="Times New Roman"/>
          <w:sz w:val="24"/>
          <w:szCs w:val="24"/>
        </w:rPr>
        <w:t>whist</w:t>
      </w:r>
      <w:r w:rsidRPr="4FC1FF96" w:rsidR="00693CE8">
        <w:rPr>
          <w:rFonts w:ascii="Times New Roman" w:hAnsi="Times New Roman" w:cs="Times New Roman"/>
          <w:sz w:val="24"/>
          <w:szCs w:val="24"/>
        </w:rPr>
        <w:t>leblowing on trafficking in persons violations, any activity that violates the contract clause or cooperative agreement standard provision.</w:t>
      </w:r>
      <w:ins w:author="Catalina Ipas" w:date="2024-12-06T12:38:34.376Z" w:id="1183672786">
        <w:r w:rsidRPr="4FC1FF96" w:rsidR="39F2F99F">
          <w:rPr>
            <w:rFonts w:ascii="Times New Roman" w:hAnsi="Times New Roman" w:cs="Times New Roman"/>
            <w:sz w:val="24"/>
            <w:szCs w:val="24"/>
          </w:rPr>
          <w:t xml:space="preserve"> </w:t>
        </w:r>
      </w:ins>
      <w:commentRangeStart w:id="2010294658"/>
      <w:ins w:author="Catalina Ipas" w:date="2024-12-06T12:38:34.376Z" w:id="968729188">
        <w:r w:rsidRPr="4FC1FF96" w:rsidR="39F2F99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Regarding</w:t>
        </w:r>
        <w:r w:rsidRPr="4FC1FF96" w:rsidR="39F2F99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this matter, and </w:t>
        </w:r>
        <w:r w:rsidRPr="4FC1FF96" w:rsidR="39F2F99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accordance with</w:t>
        </w:r>
        <w:r w:rsidRPr="4FC1FF96" w:rsidR="39F2F99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Code of Federal Regulations (2 CFR 200.217), every employee of a recipient or subrecipient must be informed in writing of employee whistleblower protections.</w:t>
        </w:r>
      </w:ins>
      <w:commentRangeEnd w:id="2010294658"/>
      <w:r>
        <w:rPr>
          <w:rStyle w:val="CommentReference"/>
        </w:rPr>
        <w:commentReference w:id="2010294658"/>
      </w:r>
    </w:p>
    <w:p w:rsidR="00693CE8" w:rsidP="00693CE8" w:rsidRDefault="00693CE8" w14:paraId="7C84B8DC" w14:textId="7F7FC56D">
      <w:pPr>
        <w:jc w:val="both"/>
        <w:rPr>
          <w:del w:author="Catalina Ipas" w:date="2024-12-06T12:35:57.934Z" w16du:dateUtc="2024-12-06T12:35:57.934Z" w:id="68937416"/>
          <w:rFonts w:ascii="Times New Roman" w:hAnsi="Times New Roman" w:cs="Times New Roman"/>
          <w:sz w:val="24"/>
          <w:szCs w:val="24"/>
        </w:rPr>
      </w:pPr>
    </w:p>
    <w:p w:rsidRPr="00702F56" w:rsidR="0032002A" w:rsidP="00693CE8" w:rsidRDefault="0032002A" w14:paraId="04F3A9C0" w14:textId="5FD3AD1C">
      <w:pPr>
        <w:pStyle w:val="ListParagraph"/>
        <w:numPr>
          <w:ilvl w:val="0"/>
          <w:numId w:val="40"/>
        </w:numPr>
        <w:jc w:val="both"/>
        <w:rPr>
          <w:rFonts w:ascii="Times New Roman" w:hAnsi="Times New Roman" w:cs="Times New Roman"/>
          <w:sz w:val="24"/>
          <w:szCs w:val="24"/>
        </w:rPr>
      </w:pPr>
      <w:r w:rsidRPr="00702F56">
        <w:rPr>
          <w:rFonts w:ascii="Times New Roman" w:hAnsi="Times New Roman" w:cs="Times New Roman"/>
          <w:sz w:val="24"/>
          <w:szCs w:val="24"/>
        </w:rPr>
        <w:br w:type="page"/>
      </w:r>
    </w:p>
    <w:p w:rsidRPr="006B2DE6" w:rsidR="006B2DE6" w:rsidP="006B2DE6" w:rsidRDefault="006B2DE6" w14:paraId="040485EC" w14:textId="1C33A954">
      <w:pPr>
        <w:pStyle w:val="Heading1"/>
        <w:spacing w:before="0"/>
        <w:jc w:val="both"/>
        <w:rPr>
          <w:sz w:val="32"/>
          <w:szCs w:val="32"/>
        </w:rPr>
      </w:pPr>
      <w:bookmarkStart w:name="_ANTI-HUMAN_TRAFFICKING_CERTIFICATIO" w:id="12"/>
      <w:bookmarkEnd w:id="12"/>
      <w:r w:rsidRPr="4FC1FF96" w:rsidR="006B2DE6">
        <w:rPr>
          <w:sz w:val="32"/>
          <w:szCs w:val="32"/>
        </w:rPr>
        <w:t>A</w:t>
      </w:r>
      <w:r w:rsidRPr="4FC1FF96" w:rsidR="006B2DE6">
        <w:rPr>
          <w:sz w:val="32"/>
          <w:szCs w:val="32"/>
        </w:rPr>
        <w:t>NTI-HUMAN TRAFFICKING CERTIFICATION</w:t>
      </w:r>
    </w:p>
    <w:p w:rsidR="006B2DE6" w:rsidP="006B2DE6" w:rsidRDefault="006B2DE6" w14:paraId="6C968611" w14:textId="21343DC1">
      <w:pPr>
        <w:pStyle w:val="Heading1"/>
        <w:spacing w:before="0"/>
        <w:jc w:val="both"/>
      </w:pPr>
      <w:r>
        <w:t>PROJECT NAME:</w:t>
      </w:r>
      <w:r w:rsidR="00DA44E5">
        <w:t xml:space="preserve"> </w:t>
      </w:r>
      <w:r>
        <w:t xml:space="preserve"> </w:t>
      </w:r>
    </w:p>
    <w:p w:rsidR="00D53EA3" w:rsidP="006B2DE6" w:rsidRDefault="006B2DE6" w14:paraId="6BE1B1CB" w14:textId="65A23DF9">
      <w:pPr>
        <w:pStyle w:val="Heading1"/>
        <w:spacing w:before="0"/>
        <w:jc w:val="both"/>
      </w:pPr>
      <w:r>
        <w:t xml:space="preserve">COOPERATIVE AGREEMENT No: </w:t>
      </w:r>
      <w:bookmarkEnd w:id="10"/>
    </w:p>
    <w:p w:rsidRPr="00BE6153" w:rsidR="00BE6153" w:rsidP="00BE6153" w:rsidRDefault="00BE6153" w14:paraId="6B712307" w14:textId="77777777"/>
    <w:p w:rsidRPr="00B11A83" w:rsidR="00B11A83" w:rsidP="00B11A83" w:rsidRDefault="00B11A83" w14:paraId="07718CDA" w14:textId="6B6333AC">
      <w:pPr>
        <w:pBdr>
          <w:bottom w:val="single" w:color="auto" w:sz="12" w:space="0"/>
        </w:pBdr>
        <w:jc w:val="both"/>
        <w:rPr>
          <w:rFonts w:ascii="Times New Roman" w:hAnsi="Times New Roman" w:cs="Times New Roman"/>
          <w:sz w:val="24"/>
          <w:szCs w:val="24"/>
        </w:rPr>
      </w:pPr>
      <w:bookmarkStart w:name="_Toc40479687" w:id="13"/>
      <w:bookmarkStart w:name="_Toc40479749" w:id="14"/>
      <w:bookmarkEnd w:id="13"/>
      <w:bookmarkEnd w:id="14"/>
      <w:r w:rsidRPr="00B11A83">
        <w:rPr>
          <w:rFonts w:ascii="Times New Roman" w:hAnsi="Times New Roman" w:cs="Times New Roman"/>
          <w:b/>
          <w:sz w:val="24"/>
          <w:szCs w:val="24"/>
        </w:rPr>
        <w:t>SECTION I: AUTHORITY.</w:t>
      </w:r>
      <w:r w:rsidRPr="00B11A83">
        <w:rPr>
          <w:rFonts w:ascii="Times New Roman" w:hAnsi="Times New Roman" w:cs="Times New Roman"/>
          <w:sz w:val="24"/>
          <w:szCs w:val="24"/>
        </w:rPr>
        <w:t xml:space="preserve"> In accordance with FAR 52.222-50, for any portion of the contract that: (1) has an estimated value that exceeds $5</w:t>
      </w:r>
      <w:r w:rsidR="00476A2E">
        <w:rPr>
          <w:rFonts w:ascii="Times New Roman" w:hAnsi="Times New Roman" w:cs="Times New Roman"/>
          <w:sz w:val="24"/>
          <w:szCs w:val="24"/>
        </w:rPr>
        <w:t>5</w:t>
      </w:r>
      <w:r w:rsidRPr="00B11A83">
        <w:rPr>
          <w:rFonts w:ascii="Times New Roman" w:hAnsi="Times New Roman" w:cs="Times New Roman"/>
          <w:sz w:val="24"/>
          <w:szCs w:val="24"/>
        </w:rPr>
        <w:t>0,000</w:t>
      </w:r>
      <w:r w:rsidR="007773FE">
        <w:rPr>
          <w:rFonts w:ascii="Times New Roman" w:hAnsi="Times New Roman" w:cs="Times New Roman"/>
          <w:sz w:val="24"/>
          <w:szCs w:val="24"/>
        </w:rPr>
        <w:t xml:space="preserve"> USD</w:t>
      </w:r>
      <w:r w:rsidRPr="00B11A83">
        <w:rPr>
          <w:rFonts w:ascii="Times New Roman" w:hAnsi="Times New Roman" w:cs="Times New Roman"/>
          <w:sz w:val="24"/>
          <w:szCs w:val="24"/>
        </w:rPr>
        <w:t xml:space="preserve">,  and (2) is (a) for supplies – other than commercially available off-the-shelf items – acquired outside the United States, or (b) for services to be performed outside the United States, a Contractor shall maintain a compliance plan to prevent any prohibited activities identified in FAR 52.222-50(b) and to monitor, detect, and terminate any agent, subcontract or subcontractor employee engaging in prohibited activities. </w:t>
      </w:r>
    </w:p>
    <w:p w:rsidRPr="00B11A83" w:rsidR="00B11A83" w:rsidP="00B11A83" w:rsidRDefault="00B11A83" w14:paraId="2A3533DB" w14:textId="77777777">
      <w:pPr>
        <w:jc w:val="both"/>
        <w:rPr>
          <w:rFonts w:ascii="Times New Roman" w:hAnsi="Times New Roman" w:cs="Times New Roman"/>
          <w:sz w:val="24"/>
          <w:szCs w:val="24"/>
        </w:rPr>
      </w:pPr>
      <w:r w:rsidRPr="00B11A83">
        <w:rPr>
          <w:rFonts w:ascii="Times New Roman" w:hAnsi="Times New Roman" w:cs="Times New Roman"/>
          <w:b/>
          <w:sz w:val="24"/>
          <w:szCs w:val="24"/>
        </w:rPr>
        <w:t>SECTION II: PROHIBITED ACTIVITES.</w:t>
      </w:r>
      <w:r w:rsidRPr="00B11A83">
        <w:rPr>
          <w:rFonts w:ascii="Times New Roman" w:hAnsi="Times New Roman" w:cs="Times New Roman"/>
          <w:sz w:val="24"/>
          <w:szCs w:val="24"/>
        </w:rPr>
        <w:t xml:space="preserve"> Prohibited activities are identified in FAR 52.222.50(b), as listed or referenced below: </w:t>
      </w:r>
    </w:p>
    <w:p w:rsidR="00B11A83" w:rsidP="00B11A83" w:rsidRDefault="00B11A83" w14:paraId="4ECABE12" w14:textId="77777777">
      <w:pPr>
        <w:pStyle w:val="ListParagraph"/>
        <w:numPr>
          <w:ilvl w:val="0"/>
          <w:numId w:val="36"/>
        </w:numPr>
        <w:spacing w:after="0"/>
        <w:jc w:val="both"/>
        <w:rPr>
          <w:rFonts w:ascii="Times New Roman" w:hAnsi="Times New Roman" w:cs="Times New Roman"/>
          <w:sz w:val="24"/>
          <w:szCs w:val="24"/>
        </w:rPr>
      </w:pPr>
      <w:r w:rsidRPr="00B11A83">
        <w:rPr>
          <w:rFonts w:ascii="Times New Roman" w:hAnsi="Times New Roman" w:cs="Times New Roman"/>
          <w:sz w:val="24"/>
          <w:szCs w:val="24"/>
        </w:rPr>
        <w:t>Engaging in severe forms of trafficking in persons during the period of performance of the contract;</w:t>
      </w:r>
    </w:p>
    <w:p w:rsidR="00B11A83" w:rsidP="00B11A83" w:rsidRDefault="00B11A83" w14:paraId="27A7C6C2" w14:textId="77777777">
      <w:pPr>
        <w:pStyle w:val="ListParagraph"/>
        <w:numPr>
          <w:ilvl w:val="0"/>
          <w:numId w:val="36"/>
        </w:numPr>
        <w:spacing w:after="0"/>
        <w:jc w:val="both"/>
        <w:rPr>
          <w:rFonts w:ascii="Times New Roman" w:hAnsi="Times New Roman" w:cs="Times New Roman"/>
          <w:sz w:val="24"/>
          <w:szCs w:val="24"/>
        </w:rPr>
      </w:pPr>
      <w:r w:rsidRPr="00B11A83">
        <w:rPr>
          <w:rFonts w:ascii="Times New Roman" w:hAnsi="Times New Roman" w:cs="Times New Roman"/>
          <w:sz w:val="24"/>
          <w:szCs w:val="24"/>
        </w:rPr>
        <w:t>Procuring commercial sex acts during the period of performance of the contract;</w:t>
      </w:r>
    </w:p>
    <w:p w:rsidR="00B11A83" w:rsidP="00B11A83" w:rsidRDefault="00B11A83" w14:paraId="4465A8A3" w14:textId="77777777">
      <w:pPr>
        <w:pStyle w:val="ListParagraph"/>
        <w:numPr>
          <w:ilvl w:val="0"/>
          <w:numId w:val="36"/>
        </w:numPr>
        <w:spacing w:after="0"/>
        <w:jc w:val="both"/>
        <w:rPr>
          <w:rFonts w:ascii="Times New Roman" w:hAnsi="Times New Roman" w:cs="Times New Roman"/>
          <w:sz w:val="24"/>
          <w:szCs w:val="24"/>
        </w:rPr>
      </w:pPr>
      <w:r w:rsidRPr="00B11A83">
        <w:rPr>
          <w:rFonts w:ascii="Times New Roman" w:hAnsi="Times New Roman" w:cs="Times New Roman"/>
          <w:sz w:val="24"/>
          <w:szCs w:val="24"/>
        </w:rPr>
        <w:t>Using forced labor in the performance of the contract;</w:t>
      </w:r>
    </w:p>
    <w:p w:rsidR="00B11A83" w:rsidP="00B11A83" w:rsidRDefault="00B11A83" w14:paraId="44CF0E34" w14:textId="77777777">
      <w:pPr>
        <w:pStyle w:val="ListParagraph"/>
        <w:numPr>
          <w:ilvl w:val="0"/>
          <w:numId w:val="36"/>
        </w:numPr>
        <w:spacing w:after="0"/>
        <w:jc w:val="both"/>
        <w:rPr>
          <w:rFonts w:ascii="Times New Roman" w:hAnsi="Times New Roman" w:cs="Times New Roman"/>
          <w:sz w:val="24"/>
          <w:szCs w:val="24"/>
        </w:rPr>
      </w:pPr>
      <w:r w:rsidRPr="00B11A83">
        <w:rPr>
          <w:rFonts w:ascii="Times New Roman" w:hAnsi="Times New Roman" w:cs="Times New Roman"/>
          <w:sz w:val="24"/>
          <w:szCs w:val="24"/>
        </w:rPr>
        <w:t>Destroying, concealing, confiscating, or otherwise denying access by an employee to the employee’s identity or immigration documents;</w:t>
      </w:r>
    </w:p>
    <w:p w:rsidR="00B11A83" w:rsidP="00B11A83" w:rsidRDefault="00B11A83" w14:paraId="5EB8389A" w14:textId="77777777">
      <w:pPr>
        <w:pStyle w:val="ListParagraph"/>
        <w:numPr>
          <w:ilvl w:val="0"/>
          <w:numId w:val="36"/>
        </w:numPr>
        <w:spacing w:after="0"/>
        <w:jc w:val="both"/>
        <w:rPr>
          <w:rFonts w:ascii="Times New Roman" w:hAnsi="Times New Roman" w:cs="Times New Roman"/>
          <w:sz w:val="24"/>
          <w:szCs w:val="24"/>
        </w:rPr>
      </w:pPr>
      <w:r w:rsidRPr="00B11A83">
        <w:rPr>
          <w:rFonts w:ascii="Times New Roman" w:hAnsi="Times New Roman" w:cs="Times New Roman"/>
          <w:sz w:val="24"/>
          <w:szCs w:val="24"/>
        </w:rPr>
        <w:t xml:space="preserve">Using misleading or fraudulent practices during the recruitment of employees or offering of employment as described in FAR 52.222-50(b)(5); </w:t>
      </w:r>
    </w:p>
    <w:p w:rsidR="00B11A83" w:rsidP="00B11A83" w:rsidRDefault="00B11A83" w14:paraId="1AC6D063" w14:textId="77777777">
      <w:pPr>
        <w:pStyle w:val="ListParagraph"/>
        <w:numPr>
          <w:ilvl w:val="0"/>
          <w:numId w:val="36"/>
        </w:numPr>
        <w:spacing w:after="0"/>
        <w:jc w:val="both"/>
        <w:rPr>
          <w:rFonts w:ascii="Times New Roman" w:hAnsi="Times New Roman" w:cs="Times New Roman"/>
          <w:sz w:val="24"/>
          <w:szCs w:val="24"/>
        </w:rPr>
      </w:pPr>
      <w:r w:rsidRPr="00B11A83">
        <w:rPr>
          <w:rFonts w:ascii="Times New Roman" w:hAnsi="Times New Roman" w:cs="Times New Roman"/>
          <w:sz w:val="24"/>
          <w:szCs w:val="24"/>
        </w:rPr>
        <w:t xml:space="preserve">Charging employees recruitment fees; </w:t>
      </w:r>
    </w:p>
    <w:p w:rsidR="00B11A83" w:rsidP="00B11A83" w:rsidRDefault="00B11A83" w14:paraId="48FBCBDB" w14:textId="77777777">
      <w:pPr>
        <w:pStyle w:val="ListParagraph"/>
        <w:numPr>
          <w:ilvl w:val="0"/>
          <w:numId w:val="36"/>
        </w:numPr>
        <w:spacing w:after="0"/>
        <w:jc w:val="both"/>
        <w:rPr>
          <w:rFonts w:ascii="Times New Roman" w:hAnsi="Times New Roman" w:cs="Times New Roman"/>
          <w:sz w:val="24"/>
          <w:szCs w:val="24"/>
        </w:rPr>
      </w:pPr>
      <w:r w:rsidRPr="00B11A83">
        <w:rPr>
          <w:rFonts w:ascii="Times New Roman" w:hAnsi="Times New Roman" w:cs="Times New Roman"/>
          <w:sz w:val="24"/>
          <w:szCs w:val="24"/>
        </w:rPr>
        <w:t>Failing to provide return transportation or failing to pay for the cost of return transportation upon the end of employment for employees identified in FAR 52.222-50(b)(7);</w:t>
      </w:r>
    </w:p>
    <w:p w:rsidR="00B11A83" w:rsidP="00B11A83" w:rsidRDefault="00B11A83" w14:paraId="12286561" w14:textId="77777777">
      <w:pPr>
        <w:pStyle w:val="ListParagraph"/>
        <w:numPr>
          <w:ilvl w:val="0"/>
          <w:numId w:val="36"/>
        </w:numPr>
        <w:spacing w:after="0"/>
        <w:jc w:val="both"/>
        <w:rPr>
          <w:rFonts w:ascii="Times New Roman" w:hAnsi="Times New Roman" w:cs="Times New Roman"/>
          <w:sz w:val="24"/>
          <w:szCs w:val="24"/>
        </w:rPr>
      </w:pPr>
      <w:r w:rsidRPr="00B11A83">
        <w:rPr>
          <w:rFonts w:ascii="Times New Roman" w:hAnsi="Times New Roman" w:cs="Times New Roman"/>
          <w:sz w:val="24"/>
          <w:szCs w:val="24"/>
        </w:rPr>
        <w:t>Providing or arranging housing that fails to meet the host country housing and safety standards; or</w:t>
      </w:r>
    </w:p>
    <w:p w:rsidR="00B11A83" w:rsidP="00B11A83" w:rsidRDefault="00B11A83" w14:paraId="7B80BBAC" w14:textId="4D716479">
      <w:pPr>
        <w:pStyle w:val="ListParagraph"/>
        <w:numPr>
          <w:ilvl w:val="0"/>
          <w:numId w:val="36"/>
        </w:numPr>
        <w:spacing w:after="0"/>
        <w:jc w:val="both"/>
        <w:rPr>
          <w:rFonts w:ascii="Times New Roman" w:hAnsi="Times New Roman" w:cs="Times New Roman"/>
          <w:sz w:val="24"/>
          <w:szCs w:val="24"/>
        </w:rPr>
      </w:pPr>
      <w:r w:rsidRPr="00B11A83">
        <w:rPr>
          <w:rFonts w:ascii="Times New Roman" w:hAnsi="Times New Roman" w:cs="Times New Roman"/>
          <w:sz w:val="24"/>
          <w:szCs w:val="24"/>
        </w:rPr>
        <w:t>If required by law or contract, failing to provide an employment contract, recruitment agreement, or other required work document in writing, in accordance with FAR 52.222-50(b)(9).</w:t>
      </w:r>
    </w:p>
    <w:p w:rsidRPr="007B7891" w:rsidR="00B11A83" w:rsidP="007B7891" w:rsidRDefault="00B11A83" w14:paraId="42FAE9EB" w14:textId="4060729C">
      <w:pPr>
        <w:pBdr>
          <w:bottom w:val="single" w:color="auto" w:sz="12" w:space="0"/>
        </w:pBdr>
        <w:jc w:val="both"/>
        <w:rPr>
          <w:rFonts w:ascii="Times New Roman" w:hAnsi="Times New Roman" w:cs="Times New Roman"/>
          <w:sz w:val="24"/>
          <w:szCs w:val="24"/>
        </w:rPr>
      </w:pPr>
    </w:p>
    <w:p w:rsidRPr="00B11A83" w:rsidR="00B11A83" w:rsidP="00B11A83" w:rsidRDefault="00B11A83" w14:paraId="14ACB311" w14:textId="2B80F9E4">
      <w:pPr>
        <w:spacing w:after="0"/>
        <w:jc w:val="both"/>
        <w:rPr>
          <w:rFonts w:ascii="Times New Roman" w:hAnsi="Times New Roman" w:cs="Times New Roman"/>
          <w:b/>
          <w:sz w:val="24"/>
          <w:szCs w:val="24"/>
        </w:rPr>
      </w:pPr>
      <w:r w:rsidRPr="00B11A83">
        <w:rPr>
          <w:rFonts w:ascii="Times New Roman" w:hAnsi="Times New Roman" w:cs="Times New Roman"/>
          <w:b/>
          <w:sz w:val="24"/>
          <w:szCs w:val="24"/>
        </w:rPr>
        <w:t>SECTION III: TO BE COMPLETED BY PROJECT CHIEF OF PARTY</w:t>
      </w:r>
      <w:r w:rsidR="004B1F0F">
        <w:rPr>
          <w:rFonts w:ascii="Times New Roman" w:hAnsi="Times New Roman" w:cs="Times New Roman"/>
          <w:b/>
          <w:sz w:val="24"/>
          <w:szCs w:val="24"/>
        </w:rPr>
        <w:t xml:space="preserve"> OR PROJECT DIRECTOR</w:t>
      </w:r>
      <w:r w:rsidRPr="00B11A83">
        <w:rPr>
          <w:rFonts w:ascii="Times New Roman" w:hAnsi="Times New Roman" w:cs="Times New Roman"/>
          <w:b/>
          <w:sz w:val="24"/>
          <w:szCs w:val="24"/>
        </w:rPr>
        <w:t xml:space="preserve"> ON BEHALF OF PROJECT.</w:t>
      </w:r>
    </w:p>
    <w:p w:rsidRPr="00B11A83" w:rsidR="00B11A83" w:rsidP="00B11A83" w:rsidRDefault="00B11A83" w14:paraId="405E5723" w14:textId="77777777">
      <w:pPr>
        <w:pStyle w:val="ListParagraph"/>
        <w:numPr>
          <w:ilvl w:val="0"/>
          <w:numId w:val="35"/>
        </w:numPr>
        <w:spacing w:after="0"/>
        <w:jc w:val="both"/>
        <w:rPr>
          <w:rFonts w:ascii="Times New Roman" w:hAnsi="Times New Roman" w:cs="Times New Roman"/>
          <w:sz w:val="24"/>
          <w:szCs w:val="24"/>
        </w:rPr>
      </w:pPr>
      <w:r w:rsidRPr="00B11A83">
        <w:rPr>
          <w:rFonts w:ascii="Times New Roman" w:hAnsi="Times New Roman" w:cs="Times New Roman"/>
          <w:sz w:val="24"/>
          <w:szCs w:val="24"/>
        </w:rPr>
        <w:t>The Contractor has implemented a compliance plan in accordance with Sections I and II above, and will provide its compliance plan to the Contracting Officer upon request:</w:t>
      </w:r>
    </w:p>
    <w:p w:rsidRPr="00B11A83" w:rsidR="00B11A83" w:rsidP="00B11A83" w:rsidRDefault="00B11A83" w14:paraId="7E41A9E2" w14:textId="77A5B7B3">
      <w:pPr>
        <w:jc w:val="both"/>
        <w:rPr>
          <w:rFonts w:ascii="Times New Roman" w:hAnsi="Times New Roman" w:cs="Times New Roman"/>
          <w:sz w:val="24"/>
          <w:szCs w:val="24"/>
        </w:rPr>
      </w:pPr>
      <w:r w:rsidRPr="00B11A83">
        <w:rPr>
          <w:rFonts w:ascii="Times New Roman" w:hAnsi="Times New Roman" w:cs="Times New Roman"/>
          <w:sz w:val="24"/>
          <w:szCs w:val="24"/>
        </w:rPr>
        <w:tab/>
      </w:r>
      <w:sdt>
        <w:sdtPr>
          <w:rPr>
            <w:rFonts w:ascii="Times New Roman" w:hAnsi="Times New Roman" w:cs="Times New Roman"/>
            <w:sz w:val="24"/>
            <w:szCs w:val="24"/>
          </w:rPr>
          <w:id w:val="-55628975"/>
          <w14:checkbox>
            <w14:checked w14:val="0"/>
            <w14:checkedState w14:val="2612" w14:font="MS Gothic"/>
            <w14:uncheckedState w14:val="2610" w14:font="MS Gothic"/>
          </w14:checkbox>
        </w:sdtPr>
        <w:sdtEndPr/>
        <w:sdtContent>
          <w:r>
            <w:rPr>
              <w:rFonts w:hint="eastAsia" w:ascii="MS Gothic" w:hAnsi="MS Gothic" w:eastAsia="MS Gothic" w:cs="Times New Roman"/>
              <w:sz w:val="24"/>
              <w:szCs w:val="24"/>
            </w:rPr>
            <w:t>☐</w:t>
          </w:r>
        </w:sdtContent>
      </w:sdt>
      <w:r w:rsidRPr="00B11A83">
        <w:rPr>
          <w:rFonts w:ascii="Times New Roman" w:hAnsi="Times New Roman" w:cs="Times New Roman"/>
          <w:sz w:val="24"/>
          <w:szCs w:val="24"/>
        </w:rPr>
        <w:t xml:space="preserve"> YES</w:t>
      </w:r>
      <w:r w:rsidRPr="00B11A83">
        <w:rPr>
          <w:rFonts w:ascii="Times New Roman" w:hAnsi="Times New Roman" w:cs="Times New Roman"/>
          <w:sz w:val="24"/>
          <w:szCs w:val="24"/>
        </w:rPr>
        <w:tab/>
      </w:r>
      <w:r w:rsidRPr="00B11A83">
        <w:rPr>
          <w:rFonts w:ascii="Times New Roman" w:hAnsi="Times New Roman" w:cs="Times New Roman"/>
          <w:sz w:val="24"/>
          <w:szCs w:val="24"/>
        </w:rPr>
        <w:tab/>
      </w:r>
      <w:sdt>
        <w:sdtPr>
          <w:rPr>
            <w:rFonts w:ascii="Times New Roman" w:hAnsi="Times New Roman" w:cs="Times New Roman"/>
            <w:sz w:val="24"/>
            <w:szCs w:val="24"/>
          </w:rPr>
          <w:id w:val="-401599976"/>
          <w14:checkbox>
            <w14:checked w14:val="0"/>
            <w14:checkedState w14:val="2612" w14:font="MS Gothic"/>
            <w14:uncheckedState w14:val="2610" w14:font="MS Gothic"/>
          </w14:checkbox>
        </w:sdtPr>
        <w:sdtEndPr/>
        <w:sdtContent>
          <w:r w:rsidRPr="00B11A83">
            <w:rPr>
              <w:rFonts w:ascii="Segoe UI Symbol" w:hAnsi="Segoe UI Symbol" w:eastAsia="MS Gothic" w:cs="Segoe UI Symbol"/>
              <w:sz w:val="24"/>
              <w:szCs w:val="24"/>
            </w:rPr>
            <w:t>☐</w:t>
          </w:r>
        </w:sdtContent>
      </w:sdt>
      <w:r w:rsidRPr="00B11A83">
        <w:rPr>
          <w:rFonts w:ascii="Times New Roman" w:hAnsi="Times New Roman" w:cs="Times New Roman"/>
          <w:sz w:val="24"/>
          <w:szCs w:val="24"/>
        </w:rPr>
        <w:t xml:space="preserve"> NO</w:t>
      </w:r>
    </w:p>
    <w:p w:rsidRPr="00B11A83" w:rsidR="00B11A83" w:rsidP="00B11A83" w:rsidRDefault="00B11A83" w14:paraId="381F50F1" w14:textId="77777777">
      <w:pPr>
        <w:pStyle w:val="ListParagraph"/>
        <w:numPr>
          <w:ilvl w:val="0"/>
          <w:numId w:val="35"/>
        </w:numPr>
        <w:spacing w:after="0"/>
        <w:jc w:val="both"/>
        <w:rPr>
          <w:rFonts w:ascii="Times New Roman" w:hAnsi="Times New Roman" w:cs="Times New Roman"/>
          <w:sz w:val="24"/>
          <w:szCs w:val="24"/>
        </w:rPr>
      </w:pPr>
      <w:r w:rsidRPr="00B11A83">
        <w:rPr>
          <w:rFonts w:ascii="Times New Roman" w:hAnsi="Times New Roman" w:cs="Times New Roman"/>
          <w:sz w:val="24"/>
          <w:szCs w:val="24"/>
        </w:rPr>
        <w:t>The Contractor has posed the relevant contents of its compliance plan at the workplace or on the Contractor’s website (if applicable) or has distributed the relevant contents of the compliance plan to each worker in writing in accordance with FAR 52.222-50(h)(4)(i).</w:t>
      </w:r>
    </w:p>
    <w:p w:rsidR="00B11A83" w:rsidP="00B11A83" w:rsidRDefault="00513605" w14:paraId="2471018C" w14:textId="240D5A2A">
      <w:pPr>
        <w:pStyle w:val="ListParagraph"/>
        <w:jc w:val="both"/>
        <w:rPr>
          <w:rFonts w:ascii="Times New Roman" w:hAnsi="Times New Roman" w:cs="Times New Roman"/>
          <w:sz w:val="24"/>
          <w:szCs w:val="24"/>
        </w:rPr>
      </w:pPr>
      <w:sdt>
        <w:sdtPr>
          <w:rPr>
            <w:rFonts w:ascii="Times New Roman" w:hAnsi="Times New Roman" w:cs="Times New Roman"/>
            <w:sz w:val="24"/>
            <w:szCs w:val="24"/>
          </w:rPr>
          <w:id w:val="-1115834290"/>
          <w14:checkbox>
            <w14:checked w14:val="0"/>
            <w14:checkedState w14:val="2612" w14:font="MS Gothic"/>
            <w14:uncheckedState w14:val="2610" w14:font="MS Gothic"/>
          </w14:checkbox>
        </w:sdtPr>
        <w:sdtEndPr/>
        <w:sdtContent>
          <w:r w:rsidR="00B11A83">
            <w:rPr>
              <w:rFonts w:hint="eastAsia" w:ascii="MS Gothic" w:hAnsi="MS Gothic" w:eastAsia="MS Gothic" w:cs="Times New Roman"/>
              <w:sz w:val="24"/>
              <w:szCs w:val="24"/>
            </w:rPr>
            <w:t>☐</w:t>
          </w:r>
        </w:sdtContent>
      </w:sdt>
      <w:r w:rsidRPr="00B11A83" w:rsidR="00B11A83">
        <w:rPr>
          <w:rFonts w:ascii="Times New Roman" w:hAnsi="Times New Roman" w:cs="Times New Roman"/>
          <w:sz w:val="24"/>
          <w:szCs w:val="24"/>
        </w:rPr>
        <w:t xml:space="preserve"> YES</w:t>
      </w:r>
      <w:r w:rsidRPr="00B11A83" w:rsidR="00B11A83">
        <w:rPr>
          <w:rFonts w:ascii="Times New Roman" w:hAnsi="Times New Roman" w:cs="Times New Roman"/>
          <w:sz w:val="24"/>
          <w:szCs w:val="24"/>
        </w:rPr>
        <w:tab/>
      </w:r>
      <w:r w:rsidRPr="00B11A83" w:rsidR="00B11A83">
        <w:rPr>
          <w:rFonts w:ascii="Times New Roman" w:hAnsi="Times New Roman" w:cs="Times New Roman"/>
          <w:sz w:val="24"/>
          <w:szCs w:val="24"/>
        </w:rPr>
        <w:tab/>
      </w:r>
      <w:sdt>
        <w:sdtPr>
          <w:rPr>
            <w:rFonts w:ascii="Times New Roman" w:hAnsi="Times New Roman" w:cs="Times New Roman"/>
            <w:sz w:val="24"/>
            <w:szCs w:val="24"/>
          </w:rPr>
          <w:id w:val="-613134912"/>
          <w14:checkbox>
            <w14:checked w14:val="0"/>
            <w14:checkedState w14:val="2612" w14:font="MS Gothic"/>
            <w14:uncheckedState w14:val="2610" w14:font="MS Gothic"/>
          </w14:checkbox>
        </w:sdtPr>
        <w:sdtEndPr/>
        <w:sdtContent>
          <w:r w:rsidRPr="00B11A83" w:rsidR="00B11A83">
            <w:rPr>
              <w:rFonts w:ascii="Segoe UI Symbol" w:hAnsi="Segoe UI Symbol" w:eastAsia="MS Gothic" w:cs="Segoe UI Symbol"/>
              <w:sz w:val="24"/>
              <w:szCs w:val="24"/>
            </w:rPr>
            <w:t>☐</w:t>
          </w:r>
        </w:sdtContent>
      </w:sdt>
      <w:r w:rsidRPr="00B11A83" w:rsidR="00B11A83">
        <w:rPr>
          <w:rFonts w:ascii="Times New Roman" w:hAnsi="Times New Roman" w:cs="Times New Roman"/>
          <w:sz w:val="24"/>
          <w:szCs w:val="24"/>
        </w:rPr>
        <w:t xml:space="preserve"> NO</w:t>
      </w:r>
    </w:p>
    <w:p w:rsidRPr="00B11A83" w:rsidR="007B7891" w:rsidP="00B11A83" w:rsidRDefault="007B7891" w14:paraId="28986225" w14:textId="77777777">
      <w:pPr>
        <w:pStyle w:val="ListParagraph"/>
        <w:jc w:val="both"/>
        <w:rPr>
          <w:rFonts w:ascii="Times New Roman" w:hAnsi="Times New Roman" w:cs="Times New Roman"/>
          <w:sz w:val="24"/>
          <w:szCs w:val="24"/>
        </w:rPr>
      </w:pPr>
    </w:p>
    <w:p w:rsidRPr="00B11A83" w:rsidR="00B11A83" w:rsidP="00B11A83" w:rsidRDefault="00B11A83" w14:paraId="1E552317" w14:textId="77777777">
      <w:pPr>
        <w:pStyle w:val="ListParagraph"/>
        <w:numPr>
          <w:ilvl w:val="0"/>
          <w:numId w:val="35"/>
        </w:numPr>
        <w:spacing w:after="0"/>
        <w:jc w:val="both"/>
        <w:rPr>
          <w:rFonts w:ascii="Times New Roman" w:hAnsi="Times New Roman" w:cs="Times New Roman"/>
          <w:sz w:val="24"/>
          <w:szCs w:val="24"/>
        </w:rPr>
      </w:pPr>
      <w:r w:rsidRPr="00B11A83">
        <w:rPr>
          <w:rFonts w:ascii="Times New Roman" w:hAnsi="Times New Roman" w:cs="Times New Roman"/>
          <w:sz w:val="24"/>
          <w:szCs w:val="24"/>
        </w:rPr>
        <w:t>The Contractor has conducted due diligence, and to the best of the Contractor’s knowledge and belief, neither the Contractor nor any of its employees, agents, subcontractors, or their employees are engaged in any prohibited actives identified in FAR 52.222-50(b):</w:t>
      </w:r>
    </w:p>
    <w:p w:rsidRPr="00B11A83" w:rsidR="00B11A83" w:rsidP="00B11A83" w:rsidRDefault="00513605" w14:paraId="432FEAEB" w14:textId="203B75CD">
      <w:pPr>
        <w:pStyle w:val="ListParagraph"/>
        <w:jc w:val="both"/>
        <w:rPr>
          <w:rFonts w:ascii="Times New Roman" w:hAnsi="Times New Roman" w:cs="Times New Roman"/>
          <w:sz w:val="24"/>
          <w:szCs w:val="24"/>
        </w:rPr>
      </w:pPr>
      <w:sdt>
        <w:sdtPr>
          <w:rPr>
            <w:rFonts w:ascii="Times New Roman" w:hAnsi="Times New Roman" w:cs="Times New Roman"/>
            <w:sz w:val="24"/>
            <w:szCs w:val="24"/>
          </w:rPr>
          <w:id w:val="-844637928"/>
          <w14:checkbox>
            <w14:checked w14:val="0"/>
            <w14:checkedState w14:val="2612" w14:font="MS Gothic"/>
            <w14:uncheckedState w14:val="2610" w14:font="MS Gothic"/>
          </w14:checkbox>
        </w:sdtPr>
        <w:sdtEndPr/>
        <w:sdtContent>
          <w:r w:rsidR="00B11A83">
            <w:rPr>
              <w:rFonts w:hint="eastAsia" w:ascii="MS Gothic" w:hAnsi="MS Gothic" w:eastAsia="MS Gothic" w:cs="Times New Roman"/>
              <w:sz w:val="24"/>
              <w:szCs w:val="24"/>
            </w:rPr>
            <w:t>☐</w:t>
          </w:r>
        </w:sdtContent>
      </w:sdt>
      <w:r w:rsidRPr="00B11A83" w:rsidR="00B11A83">
        <w:rPr>
          <w:rFonts w:ascii="Times New Roman" w:hAnsi="Times New Roman" w:cs="Times New Roman"/>
          <w:sz w:val="24"/>
          <w:szCs w:val="24"/>
        </w:rPr>
        <w:t xml:space="preserve"> YES</w:t>
      </w:r>
      <w:r w:rsidRPr="00B11A83" w:rsidR="00B11A83">
        <w:rPr>
          <w:rFonts w:ascii="Times New Roman" w:hAnsi="Times New Roman" w:cs="Times New Roman"/>
          <w:sz w:val="24"/>
          <w:szCs w:val="24"/>
        </w:rPr>
        <w:tab/>
      </w:r>
      <w:r w:rsidRPr="00B11A83" w:rsidR="00B11A83">
        <w:rPr>
          <w:rFonts w:ascii="Times New Roman" w:hAnsi="Times New Roman" w:cs="Times New Roman"/>
          <w:sz w:val="24"/>
          <w:szCs w:val="24"/>
        </w:rPr>
        <w:tab/>
      </w:r>
      <w:sdt>
        <w:sdtPr>
          <w:rPr>
            <w:rFonts w:ascii="Times New Roman" w:hAnsi="Times New Roman" w:cs="Times New Roman"/>
            <w:sz w:val="24"/>
            <w:szCs w:val="24"/>
          </w:rPr>
          <w:id w:val="-896586086"/>
          <w14:checkbox>
            <w14:checked w14:val="0"/>
            <w14:checkedState w14:val="2612" w14:font="MS Gothic"/>
            <w14:uncheckedState w14:val="2610" w14:font="MS Gothic"/>
          </w14:checkbox>
        </w:sdtPr>
        <w:sdtEndPr/>
        <w:sdtContent>
          <w:r w:rsidRPr="00B11A83" w:rsidR="00B11A83">
            <w:rPr>
              <w:rFonts w:ascii="Segoe UI Symbol" w:hAnsi="Segoe UI Symbol" w:eastAsia="MS Gothic" w:cs="Segoe UI Symbol"/>
              <w:sz w:val="24"/>
              <w:szCs w:val="24"/>
            </w:rPr>
            <w:t>☐</w:t>
          </w:r>
        </w:sdtContent>
      </w:sdt>
      <w:r w:rsidRPr="00B11A83" w:rsidR="00B11A83">
        <w:rPr>
          <w:rFonts w:ascii="Times New Roman" w:hAnsi="Times New Roman" w:cs="Times New Roman"/>
          <w:sz w:val="24"/>
          <w:szCs w:val="24"/>
        </w:rPr>
        <w:t xml:space="preserve"> NO</w:t>
      </w:r>
    </w:p>
    <w:p w:rsidRPr="00B11A83" w:rsidR="00B11A83" w:rsidP="00B11A83" w:rsidRDefault="00B11A83" w14:paraId="205410BD" w14:textId="77777777">
      <w:pPr>
        <w:pStyle w:val="ListParagraph"/>
        <w:numPr>
          <w:ilvl w:val="0"/>
          <w:numId w:val="35"/>
        </w:numPr>
        <w:spacing w:after="0"/>
        <w:jc w:val="both"/>
        <w:rPr>
          <w:rFonts w:ascii="Times New Roman" w:hAnsi="Times New Roman" w:cs="Times New Roman"/>
          <w:sz w:val="24"/>
          <w:szCs w:val="24"/>
        </w:rPr>
      </w:pPr>
      <w:r w:rsidRPr="00B11A83">
        <w:rPr>
          <w:rFonts w:ascii="Times New Roman" w:hAnsi="Times New Roman" w:cs="Times New Roman"/>
          <w:sz w:val="24"/>
          <w:szCs w:val="24"/>
        </w:rPr>
        <w:t xml:space="preserve">If the response to C above is NO, the Contractor has taken the appropriate remedial and referral actions, including but not limited to notifying the Contracting Officer of any abuses detected or any actions taken (please detail all actions taken and attach this detailed description to this certification form).  </w:t>
      </w:r>
    </w:p>
    <w:p w:rsidRPr="00B11A83" w:rsidR="00B11A83" w:rsidP="00B11A83" w:rsidRDefault="00513605" w14:paraId="5412F48E" w14:textId="0EFF7FF2">
      <w:pPr>
        <w:pStyle w:val="ListParagraph"/>
        <w:jc w:val="both"/>
        <w:rPr>
          <w:rFonts w:ascii="Times New Roman" w:hAnsi="Times New Roman" w:cs="Times New Roman"/>
          <w:sz w:val="24"/>
          <w:szCs w:val="24"/>
        </w:rPr>
      </w:pPr>
      <w:sdt>
        <w:sdtPr>
          <w:rPr>
            <w:rFonts w:ascii="Times New Roman" w:hAnsi="Times New Roman" w:cs="Times New Roman"/>
            <w:sz w:val="24"/>
            <w:szCs w:val="24"/>
          </w:rPr>
          <w:id w:val="-1406756444"/>
          <w14:checkbox>
            <w14:checked w14:val="0"/>
            <w14:checkedState w14:val="2612" w14:font="MS Gothic"/>
            <w14:uncheckedState w14:val="2610" w14:font="MS Gothic"/>
          </w14:checkbox>
        </w:sdtPr>
        <w:sdtEndPr/>
        <w:sdtContent>
          <w:r w:rsidRPr="00B11A83" w:rsidR="00B11A83">
            <w:rPr>
              <w:rFonts w:ascii="Segoe UI Symbol" w:hAnsi="Segoe UI Symbol" w:eastAsia="MS Gothic" w:cs="Segoe UI Symbol"/>
              <w:sz w:val="24"/>
              <w:szCs w:val="24"/>
            </w:rPr>
            <w:t>☐</w:t>
          </w:r>
        </w:sdtContent>
      </w:sdt>
      <w:r w:rsidRPr="00B11A83" w:rsidR="00B11A83">
        <w:rPr>
          <w:rFonts w:ascii="Times New Roman" w:hAnsi="Times New Roman" w:cs="Times New Roman"/>
          <w:sz w:val="24"/>
          <w:szCs w:val="24"/>
        </w:rPr>
        <w:t xml:space="preserve"> YES</w:t>
      </w:r>
      <w:r w:rsidRPr="00B11A83" w:rsidR="00B11A83">
        <w:rPr>
          <w:rFonts w:ascii="Times New Roman" w:hAnsi="Times New Roman" w:cs="Times New Roman"/>
          <w:sz w:val="24"/>
          <w:szCs w:val="24"/>
        </w:rPr>
        <w:tab/>
      </w:r>
      <w:r w:rsidRPr="00B11A83" w:rsidR="00B11A83">
        <w:rPr>
          <w:rFonts w:ascii="Times New Roman" w:hAnsi="Times New Roman" w:cs="Times New Roman"/>
          <w:sz w:val="24"/>
          <w:szCs w:val="24"/>
        </w:rPr>
        <w:tab/>
      </w:r>
      <w:sdt>
        <w:sdtPr>
          <w:rPr>
            <w:rFonts w:ascii="Times New Roman" w:hAnsi="Times New Roman" w:cs="Times New Roman"/>
            <w:sz w:val="24"/>
            <w:szCs w:val="24"/>
          </w:rPr>
          <w:id w:val="2144694841"/>
          <w14:checkbox>
            <w14:checked w14:val="0"/>
            <w14:checkedState w14:val="2612" w14:font="MS Gothic"/>
            <w14:uncheckedState w14:val="2610" w14:font="MS Gothic"/>
          </w14:checkbox>
        </w:sdtPr>
        <w:sdtEndPr/>
        <w:sdtContent>
          <w:r w:rsidR="00BE6153">
            <w:rPr>
              <w:rFonts w:hint="eastAsia" w:ascii="MS Gothic" w:hAnsi="MS Gothic" w:eastAsia="MS Gothic" w:cs="Times New Roman"/>
              <w:sz w:val="24"/>
              <w:szCs w:val="24"/>
            </w:rPr>
            <w:t>☐</w:t>
          </w:r>
        </w:sdtContent>
      </w:sdt>
      <w:r w:rsidRPr="00B11A83" w:rsidR="00B11A83">
        <w:rPr>
          <w:rFonts w:ascii="Times New Roman" w:hAnsi="Times New Roman" w:cs="Times New Roman"/>
          <w:sz w:val="24"/>
          <w:szCs w:val="24"/>
        </w:rPr>
        <w:t xml:space="preserve"> NO</w:t>
      </w:r>
    </w:p>
    <w:p w:rsidRPr="00B11A83" w:rsidR="00B11A83" w:rsidP="00B11A83" w:rsidRDefault="00B11A83" w14:paraId="763CD9E1" w14:textId="77777777">
      <w:pPr>
        <w:jc w:val="both"/>
        <w:rPr>
          <w:rFonts w:ascii="Times New Roman" w:hAnsi="Times New Roman" w:cs="Times New Roman"/>
          <w:sz w:val="24"/>
          <w:szCs w:val="24"/>
        </w:rPr>
      </w:pPr>
      <w:r w:rsidRPr="00B11A83">
        <w:rPr>
          <w:rFonts w:ascii="Times New Roman" w:hAnsi="Times New Roman" w:cs="Times New Roman"/>
          <w:sz w:val="24"/>
          <w:szCs w:val="24"/>
        </w:rPr>
        <w:t>_____________________________________________________________________________</w:t>
      </w:r>
    </w:p>
    <w:p w:rsidR="00B11A83" w:rsidP="00B11A83" w:rsidRDefault="00B11A83" w14:paraId="177F74F7" w14:textId="4E6CC0AD">
      <w:pPr>
        <w:jc w:val="both"/>
        <w:rPr>
          <w:rFonts w:ascii="Times New Roman" w:hAnsi="Times New Roman" w:cs="Times New Roman"/>
          <w:b/>
          <w:sz w:val="24"/>
          <w:szCs w:val="24"/>
        </w:rPr>
      </w:pPr>
      <w:r w:rsidRPr="00B11A83">
        <w:rPr>
          <w:rFonts w:ascii="Times New Roman" w:hAnsi="Times New Roman" w:cs="Times New Roman"/>
          <w:b/>
          <w:sz w:val="24"/>
          <w:szCs w:val="24"/>
        </w:rPr>
        <w:t>SECTION IV: CERTIFICATION</w:t>
      </w:r>
    </w:p>
    <w:p w:rsidRPr="00B11A83" w:rsidR="00B11A83" w:rsidP="00B11A83" w:rsidRDefault="00B11A83" w14:paraId="56B2A062" w14:textId="38D39856">
      <w:pPr>
        <w:jc w:val="both"/>
        <w:rPr>
          <w:rFonts w:ascii="Times New Roman" w:hAnsi="Times New Roman" w:cs="Times New Roman"/>
          <w:bCs/>
          <w:i/>
          <w:iCs/>
          <w:sz w:val="24"/>
          <w:szCs w:val="24"/>
        </w:rPr>
      </w:pPr>
      <w:r w:rsidRPr="00B11A83">
        <w:rPr>
          <w:rFonts w:ascii="Times New Roman" w:hAnsi="Times New Roman" w:cs="Times New Roman"/>
          <w:bCs/>
          <w:i/>
          <w:iCs/>
          <w:sz w:val="24"/>
          <w:szCs w:val="24"/>
        </w:rPr>
        <w:t>By signing below I certify that the information is correct and true to the best of my knowledge.</w:t>
      </w:r>
    </w:p>
    <w:p w:rsidRPr="00B11A83" w:rsidR="00B11A83" w:rsidP="00B11A83" w:rsidRDefault="00B11A83" w14:paraId="0FB6F4AF" w14:textId="77777777">
      <w:pPr>
        <w:jc w:val="both"/>
        <w:rPr>
          <w:rFonts w:ascii="Times New Roman" w:hAnsi="Times New Roman" w:cs="Times New Roman"/>
          <w:b/>
          <w:sz w:val="24"/>
          <w:szCs w:val="24"/>
        </w:rPr>
      </w:pPr>
    </w:p>
    <w:p w:rsidRPr="00B11A83" w:rsidR="00B11A83" w:rsidP="00B11A83" w:rsidRDefault="00B11A83" w14:paraId="78D5A5F4" w14:textId="39904C9F">
      <w:pPr>
        <w:jc w:val="both"/>
        <w:rPr>
          <w:rFonts w:ascii="Times New Roman" w:hAnsi="Times New Roman" w:cs="Times New Roman"/>
          <w:b/>
          <w:sz w:val="24"/>
          <w:szCs w:val="24"/>
        </w:rPr>
      </w:pPr>
      <w:r w:rsidRPr="00B11A83">
        <w:rPr>
          <w:rFonts w:ascii="Times New Roman" w:hAnsi="Times New Roman" w:cs="Times New Roman"/>
          <w:b/>
          <w:sz w:val="24"/>
          <w:szCs w:val="24"/>
          <w:u w:val="single"/>
        </w:rPr>
        <w:t>______________________</w:t>
      </w:r>
      <w:r w:rsidRPr="00B11A83">
        <w:rPr>
          <w:rFonts w:ascii="Times New Roman" w:hAnsi="Times New Roman" w:cs="Times New Roman"/>
          <w:b/>
          <w:sz w:val="24"/>
          <w:szCs w:val="24"/>
        </w:rPr>
        <w:tab/>
      </w:r>
      <w:r w:rsidRPr="00B11A83">
        <w:rPr>
          <w:rFonts w:ascii="Times New Roman" w:hAnsi="Times New Roman" w:cs="Times New Roman"/>
          <w:b/>
          <w:sz w:val="24"/>
          <w:szCs w:val="24"/>
        </w:rPr>
        <w:tab/>
      </w:r>
      <w:r w:rsidRPr="00B11A83" w:rsidR="007B7891">
        <w:rPr>
          <w:rFonts w:ascii="Times New Roman" w:hAnsi="Times New Roman" w:cs="Times New Roman"/>
          <w:b/>
          <w:sz w:val="24"/>
          <w:szCs w:val="24"/>
          <w:u w:val="single"/>
        </w:rPr>
        <w:t>___________________________________________</w:t>
      </w:r>
      <w:r w:rsidRPr="00B11A83" w:rsidR="007B7891">
        <w:rPr>
          <w:rFonts w:ascii="Times New Roman" w:hAnsi="Times New Roman" w:cs="Times New Roman"/>
          <w:b/>
          <w:sz w:val="24"/>
          <w:szCs w:val="24"/>
        </w:rPr>
        <w:tab/>
      </w:r>
    </w:p>
    <w:p w:rsidRPr="00B11A83" w:rsidR="00B11A83" w:rsidP="00B11A83" w:rsidRDefault="00B11A83" w14:paraId="374C6D50" w14:textId="6725DE69">
      <w:pPr>
        <w:jc w:val="both"/>
        <w:rPr>
          <w:rFonts w:ascii="Times New Roman" w:hAnsi="Times New Roman" w:cs="Times New Roman"/>
          <w:b/>
          <w:sz w:val="24"/>
          <w:szCs w:val="24"/>
        </w:rPr>
      </w:pPr>
      <w:r w:rsidRPr="00B11A83">
        <w:rPr>
          <w:rFonts w:ascii="Times New Roman" w:hAnsi="Times New Roman" w:cs="Times New Roman"/>
          <w:b/>
          <w:sz w:val="24"/>
          <w:szCs w:val="24"/>
        </w:rPr>
        <w:t>Name</w:t>
      </w:r>
      <w:r w:rsidRPr="00B11A83">
        <w:rPr>
          <w:rFonts w:ascii="Times New Roman" w:hAnsi="Times New Roman" w:cs="Times New Roman"/>
          <w:b/>
          <w:sz w:val="24"/>
          <w:szCs w:val="24"/>
        </w:rPr>
        <w:tab/>
      </w:r>
      <w:r w:rsidRPr="00B11A83">
        <w:rPr>
          <w:rFonts w:ascii="Times New Roman" w:hAnsi="Times New Roman" w:cs="Times New Roman"/>
          <w:b/>
          <w:sz w:val="24"/>
          <w:szCs w:val="24"/>
        </w:rPr>
        <w:tab/>
      </w:r>
      <w:r w:rsidRPr="00B11A83">
        <w:rPr>
          <w:rFonts w:ascii="Times New Roman" w:hAnsi="Times New Roman" w:cs="Times New Roman"/>
          <w:b/>
          <w:sz w:val="24"/>
          <w:szCs w:val="24"/>
        </w:rPr>
        <w:tab/>
      </w:r>
      <w:r w:rsidRPr="00B11A83">
        <w:rPr>
          <w:rFonts w:ascii="Times New Roman" w:hAnsi="Times New Roman" w:cs="Times New Roman"/>
          <w:b/>
          <w:sz w:val="24"/>
          <w:szCs w:val="24"/>
        </w:rPr>
        <w:tab/>
      </w:r>
      <w:r w:rsidRPr="00B11A83">
        <w:rPr>
          <w:rFonts w:ascii="Times New Roman" w:hAnsi="Times New Roman" w:cs="Times New Roman"/>
          <w:b/>
          <w:sz w:val="24"/>
          <w:szCs w:val="24"/>
        </w:rPr>
        <w:tab/>
      </w:r>
      <w:r w:rsidRPr="00B11A83">
        <w:rPr>
          <w:rFonts w:ascii="Times New Roman" w:hAnsi="Times New Roman" w:cs="Times New Roman"/>
          <w:b/>
          <w:sz w:val="24"/>
          <w:szCs w:val="24"/>
        </w:rPr>
        <w:t xml:space="preserve">Signature </w:t>
      </w:r>
    </w:p>
    <w:p w:rsidRPr="00B11A83" w:rsidR="00B11A83" w:rsidP="00B11A83" w:rsidRDefault="00B11A83" w14:paraId="0A0A70A8" w14:textId="77777777">
      <w:pPr>
        <w:jc w:val="both"/>
        <w:rPr>
          <w:rFonts w:ascii="Times New Roman" w:hAnsi="Times New Roman" w:cs="Times New Roman"/>
          <w:b/>
          <w:sz w:val="24"/>
          <w:szCs w:val="24"/>
        </w:rPr>
      </w:pPr>
    </w:p>
    <w:p w:rsidRPr="00B11A83" w:rsidR="00B11A83" w:rsidP="00B11A83" w:rsidRDefault="00B11A83" w14:paraId="4D90814C" w14:textId="77777777">
      <w:pPr>
        <w:jc w:val="both"/>
        <w:rPr>
          <w:rFonts w:ascii="Times New Roman" w:hAnsi="Times New Roman" w:cs="Times New Roman"/>
          <w:b/>
          <w:sz w:val="24"/>
          <w:szCs w:val="24"/>
          <w:u w:val="single"/>
        </w:rPr>
      </w:pPr>
      <w:r w:rsidRPr="00B11A83">
        <w:rPr>
          <w:rFonts w:ascii="Times New Roman" w:hAnsi="Times New Roman" w:cs="Times New Roman"/>
          <w:b/>
          <w:sz w:val="24"/>
          <w:szCs w:val="24"/>
          <w:u w:val="single"/>
        </w:rPr>
        <w:t>__ _______________</w:t>
      </w:r>
      <w:r w:rsidRPr="00B11A83">
        <w:rPr>
          <w:rFonts w:ascii="Times New Roman" w:hAnsi="Times New Roman" w:cs="Times New Roman"/>
          <w:b/>
          <w:sz w:val="24"/>
          <w:szCs w:val="24"/>
          <w:u w:val="single"/>
        </w:rPr>
        <w:tab/>
      </w:r>
      <w:r w:rsidRPr="00B11A83">
        <w:rPr>
          <w:rFonts w:ascii="Times New Roman" w:hAnsi="Times New Roman" w:cs="Times New Roman"/>
          <w:b/>
          <w:sz w:val="24"/>
          <w:szCs w:val="24"/>
          <w:u w:val="single"/>
        </w:rPr>
        <w:tab/>
      </w:r>
    </w:p>
    <w:p w:rsidRPr="00B11A83" w:rsidR="00F619A3" w:rsidP="00B11A83" w:rsidRDefault="00B11A83" w14:paraId="228D2330" w14:textId="28CFC364">
      <w:pPr>
        <w:jc w:val="both"/>
        <w:rPr>
          <w:rFonts w:ascii="Times New Roman" w:hAnsi="Times New Roman" w:cs="Times New Roman"/>
          <w:sz w:val="24"/>
          <w:szCs w:val="24"/>
        </w:rPr>
      </w:pPr>
      <w:r w:rsidRPr="00B11A83">
        <w:rPr>
          <w:rFonts w:ascii="Times New Roman" w:hAnsi="Times New Roman" w:cs="Times New Roman"/>
          <w:b/>
          <w:sz w:val="24"/>
          <w:szCs w:val="24"/>
        </w:rPr>
        <w:t>Date</w:t>
      </w:r>
    </w:p>
    <w:sectPr w:rsidRPr="00B11A83" w:rsidR="00F619A3" w:rsidSect="00664FE0">
      <w:headerReference w:type="default" r:id="rId24"/>
      <w:footerReference w:type="default" r:id="rId25"/>
      <w:type w:val="continuous"/>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DM" w:author="Danielle Martin" w:date="2024-11-11T22:32:00Z" w:id="4">
    <w:p w:rsidR="006D09FA" w:rsidP="00D40CF1" w:rsidRDefault="006D09FA" w14:paraId="62700364" w14:textId="77777777">
      <w:pPr>
        <w:pStyle w:val="CommentText"/>
      </w:pPr>
      <w:r>
        <w:rPr>
          <w:rStyle w:val="CommentReference"/>
        </w:rPr>
        <w:annotationRef/>
      </w:r>
      <w:r>
        <w:t>Update to include the 2 CFR 200 reference as well</w:t>
      </w:r>
    </w:p>
  </w:comment>
  <w:comment xmlns:w="http://schemas.openxmlformats.org/wordprocessingml/2006/main" w:initials="CI" w:author="Catalina Ipas" w:date="2024-11-25T14:28:56" w:id="966549870">
    <w:p xmlns:w14="http://schemas.microsoft.com/office/word/2010/wordml" xmlns:w="http://schemas.openxmlformats.org/wordprocessingml/2006/main" w:rsidR="2A2E282B" w:rsidRDefault="0E1DE8C9" w14:paraId="31A74F3D" w14:textId="5E1FE8F4">
      <w:pPr>
        <w:pStyle w:val="CommentText"/>
      </w:pPr>
      <w:r>
        <w:rPr>
          <w:rStyle w:val="CommentReference"/>
        </w:rPr>
        <w:annotationRef/>
      </w:r>
      <w:r w:rsidRPr="743F8DA1" w:rsidR="5BF761E4">
        <w:t>the new policies say nothing about this date. I imagine it is a partner’s choice.  Is it okay leaving it like this?</w:t>
      </w:r>
    </w:p>
    <w:p xmlns:w14="http://schemas.microsoft.com/office/word/2010/wordml" xmlns:w="http://schemas.openxmlformats.org/wordprocessingml/2006/main" w:rsidR="2B3C077C" w:rsidRDefault="4FCE3A0D" w14:paraId="08FA6531" w14:textId="0F27DFD8">
      <w:pPr>
        <w:pStyle w:val="CommentText"/>
      </w:pPr>
    </w:p>
  </w:comment>
  <w:comment xmlns:w="http://schemas.openxmlformats.org/wordprocessingml/2006/main" w:initials="CI" w:author="Catalina Ipas" w:date="2024-11-25T17:50:28" w:id="548861089">
    <w:p xmlns:w14="http://schemas.microsoft.com/office/word/2010/wordml" xmlns:w="http://schemas.openxmlformats.org/wordprocessingml/2006/main" w:rsidR="41B6FA77" w:rsidRDefault="4B5DC113" w14:paraId="464D433C" w14:textId="6803EEC6">
      <w:pPr>
        <w:pStyle w:val="CommentText"/>
      </w:pPr>
      <w:r>
        <w:rPr>
          <w:rStyle w:val="CommentReference"/>
        </w:rPr>
        <w:annotationRef/>
      </w:r>
      <w:r w:rsidRPr="735189EA" w:rsidR="31A0F643">
        <w:t xml:space="preserve">I don't see this specific information in the regulation so I can't confirm </w:t>
      </w:r>
    </w:p>
  </w:comment>
  <w:comment xmlns:w="http://schemas.openxmlformats.org/wordprocessingml/2006/main" w:initials="CI" w:author="Catalina Ipas" w:date="2024-12-06T13:39:47" w:id="2010294658">
    <w:p xmlns:w14="http://schemas.microsoft.com/office/word/2010/wordml" xmlns:w="http://schemas.openxmlformats.org/wordprocessingml/2006/main" w:rsidR="671E689E" w:rsidRDefault="054FE556" w14:paraId="20F34E04" w14:textId="4970D256">
      <w:pPr>
        <w:pStyle w:val="CommentText"/>
      </w:pPr>
      <w:r>
        <w:rPr>
          <w:rStyle w:val="CommentReference"/>
        </w:rPr>
        <w:annotationRef/>
      </w:r>
      <w:r w:rsidRPr="02AA5646" w:rsidR="2D34A943">
        <w:t>I added this. What do you think?</w:t>
      </w:r>
    </w:p>
  </w:comment>
  <w:comment xmlns:w="http://schemas.openxmlformats.org/wordprocessingml/2006/main" w:initials="CI" w:author="Catalina Ipas" w:date="2024-12-06T13:45:19" w:id="588774409">
    <w:p xmlns:w14="http://schemas.microsoft.com/office/word/2010/wordml" xmlns:w="http://schemas.openxmlformats.org/wordprocessingml/2006/main" w:rsidR="10E99C34" w:rsidRDefault="000476AA" w14:paraId="097FCD7B" w14:textId="7C8BCED8">
      <w:pPr>
        <w:pStyle w:val="CommentText"/>
      </w:pPr>
      <w:r>
        <w:rPr>
          <w:rStyle w:val="CommentReference"/>
        </w:rPr>
        <w:annotationRef/>
      </w:r>
      <w:r w:rsidRPr="698070FE" w:rsidR="5DDA5743">
        <w:t>The regulation says ) "The Contractor shall post the relevant contents of the compliance plan, no later than the initiation of contract performance, at the workplace (unless the work is to be performed in the field or not in a fixed location) and on the Contractor's Web site (if one is maintained). If posting at the workplace or on the Web site is impracticable, the Contractor shall provide the relevant contents of the compliance plan to each worker in writing.</w:t>
      </w:r>
    </w:p>
    <w:p xmlns:w14="http://schemas.microsoft.com/office/word/2010/wordml" xmlns:w="http://schemas.openxmlformats.org/wordprocessingml/2006/main" w:rsidR="082BC172" w:rsidRDefault="643776B4" w14:paraId="15FD8C6C" w14:textId="29BC8E8B">
      <w:pPr>
        <w:pStyle w:val="CommentText"/>
      </w:pPr>
      <w:r w:rsidRPr="6ACA030D" w:rsidR="54BA1686">
        <w:t>November 25, 2024 at 2:29 PM</w:t>
      </w:r>
    </w:p>
  </w:comment>
</w:comments>
</file>

<file path=word/commentsExtended.xml><?xml version="1.0" encoding="utf-8"?>
<w15:commentsEx xmlns:mc="http://schemas.openxmlformats.org/markup-compatibility/2006" xmlns:w15="http://schemas.microsoft.com/office/word/2012/wordml" mc:Ignorable="w15">
  <w15:commentEx w15:done="0" w15:paraId="62700364"/>
  <w15:commentEx w15:done="0" w15:paraId="08FA6531"/>
  <w15:commentEx w15:done="0" w15:paraId="464D433C"/>
  <w15:commentEx w15:done="0" w15:paraId="20F34E04"/>
  <w15:commentEx w15:done="0" w15:paraId="15FD8C6C" w15:paraIdParent="464D433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ADD047A" w16cex:dateUtc="2024-11-12T03:32:00Z"/>
  <w16cex:commentExtensible w16cex:durableId="296F66A9" w16cex:dateUtc="2024-11-25T13:28:56.53Z"/>
  <w16cex:commentExtensible w16cex:durableId="78EBF8AF" w16cex:dateUtc="2024-11-25T16:50:28.188Z"/>
  <w16cex:commentExtensible w16cex:durableId="5501C2CA" w16cex:dateUtc="2024-12-06T12:39:47.571Z"/>
  <w16cex:commentExtensible w16cex:durableId="031E59FF" w16cex:dateUtc="2024-12-06T12:45:19.04Z"/>
</w16cex:commentsExtensible>
</file>

<file path=word/commentsIds.xml><?xml version="1.0" encoding="utf-8"?>
<w16cid:commentsIds xmlns:mc="http://schemas.openxmlformats.org/markup-compatibility/2006" xmlns:w16cid="http://schemas.microsoft.com/office/word/2016/wordml/cid" mc:Ignorable="w16cid">
  <w16cid:commentId w16cid:paraId="62700364" w16cid:durableId="2ADD047A"/>
  <w16cid:commentId w16cid:paraId="08FA6531" w16cid:durableId="296F66A9"/>
  <w16cid:commentId w16cid:paraId="464D433C" w16cid:durableId="78EBF8AF"/>
  <w16cid:commentId w16cid:paraId="20F34E04" w16cid:durableId="5501C2CA"/>
  <w16cid:commentId w16cid:paraId="15FD8C6C" w16cid:durableId="031E59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13605" w:rsidP="00EE2BCE" w:rsidRDefault="00513605" w14:paraId="59D67E8C" w14:textId="77777777">
      <w:pPr>
        <w:spacing w:after="0" w:line="240" w:lineRule="auto"/>
      </w:pPr>
      <w:r>
        <w:separator/>
      </w:r>
    </w:p>
  </w:endnote>
  <w:endnote w:type="continuationSeparator" w:id="0">
    <w:p w:rsidR="00513605" w:rsidP="00EE2BCE" w:rsidRDefault="00513605" w14:paraId="65FBECCC" w14:textId="77777777">
      <w:pPr>
        <w:spacing w:after="0" w:line="240" w:lineRule="auto"/>
      </w:pPr>
      <w:r>
        <w:continuationSeparator/>
      </w:r>
    </w:p>
  </w:endnote>
  <w:endnote w:type="continuationNotice" w:id="1">
    <w:p w:rsidR="00513605" w:rsidRDefault="00513605" w14:paraId="10EF9AC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sdt>
    <w:sdtPr>
      <w:id w:val="-340314981"/>
      <w:docPartObj>
        <w:docPartGallery w:val="Page Numbers (Bottom of Page)"/>
        <w:docPartUnique/>
      </w:docPartObj>
    </w:sdtPr>
    <w:sdtEndPr>
      <w:rPr>
        <w:color w:val="808080" w:themeColor="background1" w:themeShade="80"/>
        <w:spacing w:val="60"/>
      </w:rPr>
    </w:sdtEndPr>
    <w:sdtContent>
      <w:p w:rsidR="00972748" w:rsidRDefault="00972748" w14:paraId="121C3174" w14:textId="77777777">
        <w:pPr>
          <w:pStyle w:val="Footer"/>
          <w:pBdr>
            <w:top w:val="single" w:color="D9D9D9" w:themeColor="background1" w:themeShade="D9" w:sz="4" w:space="1"/>
          </w:pBdr>
        </w:pPr>
      </w:p>
      <w:p w:rsidR="00FD10F8" w:rsidRDefault="00FD10F8" w14:paraId="2812E9CB" w14:textId="326FE70C">
        <w:pPr>
          <w:pStyle w:val="Footer"/>
          <w:pBdr>
            <w:top w:val="single" w:color="D9D9D9" w:themeColor="background1" w:themeShade="D9" w:sz="4" w:space="1"/>
          </w:pBdr>
        </w:pPr>
      </w:p>
      <w:p w:rsidR="005043DD" w:rsidRDefault="005043DD" w14:paraId="4BD48FEB" w14:textId="09FF74E1">
        <w:pPr>
          <w:pStyle w:val="Footer"/>
          <w:pBdr>
            <w:top w:val="single" w:color="D9D9D9" w:themeColor="background1" w:themeShade="D9" w:sz="4" w:space="1"/>
          </w:pBdr>
          <w:rPr>
            <w:b/>
            <w:bCs/>
          </w:rPr>
        </w:pPr>
        <w:r>
          <w:rPr>
            <w:noProof/>
          </w:rPr>
          <w:drawing>
            <wp:anchor distT="0" distB="0" distL="114300" distR="114300" simplePos="0" relativeHeight="251658240" behindDoc="1" locked="0" layoutInCell="1" allowOverlap="1" wp14:anchorId="676F59B9" wp14:editId="35D1F157">
              <wp:simplePos x="0" y="0"/>
              <wp:positionH relativeFrom="column">
                <wp:posOffset>2053590</wp:posOffset>
              </wp:positionH>
              <wp:positionV relativeFrom="paragraph">
                <wp:posOffset>59055</wp:posOffset>
              </wp:positionV>
              <wp:extent cx="4352290" cy="283210"/>
              <wp:effectExtent l="0" t="0" r="0" b="0"/>
              <wp:wrapTight wrapText="bothSides">
                <wp:wrapPolygon edited="0">
                  <wp:start x="0" y="0"/>
                  <wp:lineTo x="0" y="20341"/>
                  <wp:lineTo x="21461" y="20341"/>
                  <wp:lineTo x="21461" y="0"/>
                  <wp:lineTo x="0" y="0"/>
                </wp:wrapPolygon>
              </wp:wrapTight>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52290" cy="283210"/>
                      </a:xfrm>
                      <a:prstGeom prst="rect">
                        <a:avLst/>
                      </a:prstGeom>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sidRPr="00C375B3" w:rsidR="3AA3868C">
          <w:rPr>
            <w:b/>
            <w:bCs/>
            <w:noProof/>
          </w:rPr>
          <w:t>20</w:t>
        </w:r>
        <w:r>
          <w:rPr>
            <w:b/>
            <w:bCs/>
            <w:noProof/>
          </w:rPr>
          <w:fldChar w:fldCharType="end"/>
        </w:r>
        <w:r w:rsidR="3AA3868C">
          <w:rPr>
            <w:b/>
            <w:bCs/>
          </w:rPr>
          <w:t xml:space="preserve"> | </w:t>
        </w:r>
        <w:r w:rsidRPr="00155666" w:rsidR="3AA3868C">
          <w:rPr>
            <w:color w:val="808080" w:themeColor="background1" w:themeShade="80"/>
            <w:spacing w:val="60"/>
          </w:rPr>
          <w:t>Page</w:t>
        </w:r>
      </w:p>
    </w:sdtContent>
  </w:sdt>
  <w:p w:rsidR="005043DD" w:rsidRDefault="005043DD" w14:paraId="34A213A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13605" w:rsidP="00EE2BCE" w:rsidRDefault="00513605" w14:paraId="273C6E31" w14:textId="77777777">
      <w:pPr>
        <w:spacing w:after="0" w:line="240" w:lineRule="auto"/>
      </w:pPr>
      <w:r>
        <w:separator/>
      </w:r>
    </w:p>
  </w:footnote>
  <w:footnote w:type="continuationSeparator" w:id="0">
    <w:p w:rsidR="00513605" w:rsidP="00EE2BCE" w:rsidRDefault="00513605" w14:paraId="6A9B1C17" w14:textId="77777777">
      <w:pPr>
        <w:spacing w:after="0" w:line="240" w:lineRule="auto"/>
      </w:pPr>
      <w:r>
        <w:continuationSeparator/>
      </w:r>
    </w:p>
  </w:footnote>
  <w:footnote w:type="continuationNotice" w:id="1">
    <w:p w:rsidR="00513605" w:rsidRDefault="00513605" w14:paraId="790FED10"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5043DD" w:rsidRDefault="3AA3868C" w14:paraId="289C254F" w14:textId="77777777">
    <w:pPr>
      <w:pStyle w:val="Header"/>
    </w:pPr>
    <w:r>
      <w:rPr>
        <w:noProof/>
      </w:rPr>
      <w:drawing>
        <wp:inline distT="0" distB="0" distL="0" distR="0" wp14:anchorId="188C0A6D" wp14:editId="695EE779">
          <wp:extent cx="2614930" cy="584835"/>
          <wp:effectExtent l="0" t="0" r="0" b="5715"/>
          <wp:docPr id="61272442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inline>
      </w:drawing>
    </w:r>
  </w:p>
  <w:p w:rsidR="001F2D5F" w:rsidP="00E20D4C" w:rsidRDefault="001F2D5F" w14:paraId="1FAF4973"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536C3"/>
    <w:multiLevelType w:val="hybridMultilevel"/>
    <w:tmpl w:val="35EC2CE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1972EB0"/>
    <w:multiLevelType w:val="hybridMultilevel"/>
    <w:tmpl w:val="7F7A0EB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5073BE"/>
    <w:multiLevelType w:val="hybridMultilevel"/>
    <w:tmpl w:val="1952BE2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2AE080A"/>
    <w:multiLevelType w:val="hybridMultilevel"/>
    <w:tmpl w:val="119A7FE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727208A"/>
    <w:multiLevelType w:val="hybridMultilevel"/>
    <w:tmpl w:val="1A9640C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B1F4E75"/>
    <w:multiLevelType w:val="hybridMultilevel"/>
    <w:tmpl w:val="4DDA3192"/>
    <w:lvl w:ilvl="0" w:tplc="4A44ABB6">
      <w:start w:val="1"/>
      <w:numFmt w:val="bullet"/>
      <w:lvlText w:val="●"/>
      <w:lvlJc w:val="left"/>
      <w:pPr>
        <w:ind w:left="720" w:hanging="360"/>
      </w:pPr>
      <w:rPr>
        <w:rFonts w:ascii="Noto Sans Symbols" w:hAnsi="Noto Sans Symbols" w:eastAsia="Noto Sans Symbols" w:cs="Noto Sans Symbols"/>
      </w:rPr>
    </w:lvl>
    <w:lvl w:ilvl="1" w:tplc="1B18A836">
      <w:start w:val="1"/>
      <w:numFmt w:val="bullet"/>
      <w:lvlText w:val="o"/>
      <w:lvlJc w:val="left"/>
      <w:pPr>
        <w:ind w:left="1440" w:hanging="360"/>
      </w:pPr>
      <w:rPr>
        <w:rFonts w:ascii="Courier New" w:hAnsi="Courier New" w:eastAsia="Courier New" w:cs="Courier New"/>
      </w:rPr>
    </w:lvl>
    <w:lvl w:ilvl="2" w:tplc="C2188A1C">
      <w:start w:val="1"/>
      <w:numFmt w:val="bullet"/>
      <w:lvlText w:val="▪"/>
      <w:lvlJc w:val="left"/>
      <w:pPr>
        <w:ind w:left="2160" w:hanging="360"/>
      </w:pPr>
      <w:rPr>
        <w:rFonts w:ascii="Noto Sans Symbols" w:hAnsi="Noto Sans Symbols" w:eastAsia="Noto Sans Symbols" w:cs="Noto Sans Symbols"/>
      </w:rPr>
    </w:lvl>
    <w:lvl w:ilvl="3" w:tplc="D7E8999A">
      <w:start w:val="1"/>
      <w:numFmt w:val="bullet"/>
      <w:lvlText w:val="●"/>
      <w:lvlJc w:val="left"/>
      <w:pPr>
        <w:ind w:left="2880" w:hanging="360"/>
      </w:pPr>
      <w:rPr>
        <w:rFonts w:ascii="Noto Sans Symbols" w:hAnsi="Noto Sans Symbols" w:eastAsia="Noto Sans Symbols" w:cs="Noto Sans Symbols"/>
      </w:rPr>
    </w:lvl>
    <w:lvl w:ilvl="4" w:tplc="2F729CA2">
      <w:start w:val="1"/>
      <w:numFmt w:val="bullet"/>
      <w:lvlText w:val="o"/>
      <w:lvlJc w:val="left"/>
      <w:pPr>
        <w:ind w:left="3600" w:hanging="360"/>
      </w:pPr>
      <w:rPr>
        <w:rFonts w:ascii="Courier New" w:hAnsi="Courier New" w:eastAsia="Courier New" w:cs="Courier New"/>
      </w:rPr>
    </w:lvl>
    <w:lvl w:ilvl="5" w:tplc="88AA606E">
      <w:start w:val="1"/>
      <w:numFmt w:val="bullet"/>
      <w:lvlText w:val="▪"/>
      <w:lvlJc w:val="left"/>
      <w:pPr>
        <w:ind w:left="4320" w:hanging="360"/>
      </w:pPr>
      <w:rPr>
        <w:rFonts w:ascii="Noto Sans Symbols" w:hAnsi="Noto Sans Symbols" w:eastAsia="Noto Sans Symbols" w:cs="Noto Sans Symbols"/>
      </w:rPr>
    </w:lvl>
    <w:lvl w:ilvl="6" w:tplc="D054AE70">
      <w:start w:val="1"/>
      <w:numFmt w:val="bullet"/>
      <w:lvlText w:val="●"/>
      <w:lvlJc w:val="left"/>
      <w:pPr>
        <w:ind w:left="5040" w:hanging="360"/>
      </w:pPr>
      <w:rPr>
        <w:rFonts w:ascii="Noto Sans Symbols" w:hAnsi="Noto Sans Symbols" w:eastAsia="Noto Sans Symbols" w:cs="Noto Sans Symbols"/>
      </w:rPr>
    </w:lvl>
    <w:lvl w:ilvl="7" w:tplc="9B8CE5C6">
      <w:start w:val="1"/>
      <w:numFmt w:val="bullet"/>
      <w:lvlText w:val="o"/>
      <w:lvlJc w:val="left"/>
      <w:pPr>
        <w:ind w:left="5760" w:hanging="360"/>
      </w:pPr>
      <w:rPr>
        <w:rFonts w:ascii="Courier New" w:hAnsi="Courier New" w:eastAsia="Courier New" w:cs="Courier New"/>
      </w:rPr>
    </w:lvl>
    <w:lvl w:ilvl="8" w:tplc="9D94DC1C">
      <w:start w:val="1"/>
      <w:numFmt w:val="bullet"/>
      <w:lvlText w:val="▪"/>
      <w:lvlJc w:val="left"/>
      <w:pPr>
        <w:ind w:left="6480" w:hanging="360"/>
      </w:pPr>
      <w:rPr>
        <w:rFonts w:ascii="Noto Sans Symbols" w:hAnsi="Noto Sans Symbols" w:eastAsia="Noto Sans Symbols" w:cs="Noto Sans Symbols"/>
      </w:rPr>
    </w:lvl>
  </w:abstractNum>
  <w:abstractNum w:abstractNumId="6" w15:restartNumberingAfterBreak="0">
    <w:nsid w:val="0EB01CEF"/>
    <w:multiLevelType w:val="multilevel"/>
    <w:tmpl w:val="ED4E4E32"/>
    <w:lvl w:ilvl="0">
      <w:start w:val="1"/>
      <w:numFmt w:val="decimal"/>
      <w:lvlText w:val="%1."/>
      <w:lvlJc w:val="left"/>
      <w:pPr>
        <w:ind w:left="1980" w:hanging="360"/>
      </w:pPr>
    </w:lvl>
    <w:lvl w:ilvl="1">
      <w:start w:val="1"/>
      <w:numFmt w:val="decimal"/>
      <w:isLgl/>
      <w:lvlText w:val="%1.%2"/>
      <w:lvlJc w:val="left"/>
      <w:pPr>
        <w:ind w:left="848" w:hanging="488"/>
      </w:pPr>
      <w:rPr>
        <w:rFonts w:hint="default"/>
      </w:rPr>
    </w:lvl>
    <w:lvl w:ilvl="2">
      <w:start w:val="1"/>
      <w:numFmt w:val="decimal"/>
      <w:isLgl/>
      <w:lvlText w:val="%1.%2.%3"/>
      <w:lvlJc w:val="left"/>
      <w:pPr>
        <w:ind w:left="1080" w:hanging="720"/>
      </w:pPr>
      <w:rPr>
        <w:rFonts w:hint="default"/>
        <w:sz w:val="22"/>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01939E6"/>
    <w:multiLevelType w:val="multilevel"/>
    <w:tmpl w:val="29BC8298"/>
    <w:lvl w:ilvl="0">
      <w:start w:val="1"/>
      <w:numFmt w:val="decimal"/>
      <w:lvlText w:val="%1."/>
      <w:lvlJc w:val="left"/>
      <w:pPr>
        <w:ind w:left="720" w:hanging="360"/>
      </w:pPr>
    </w:lvl>
    <w:lvl w:ilvl="1">
      <w:start w:val="1"/>
      <w:numFmt w:val="decimal"/>
      <w:isLgl/>
      <w:lvlText w:val="%1.%2"/>
      <w:lvlJc w:val="left"/>
      <w:pPr>
        <w:ind w:left="848" w:hanging="488"/>
      </w:pPr>
      <w:rPr>
        <w:rFonts w:hint="default"/>
      </w:rPr>
    </w:lvl>
    <w:lvl w:ilvl="2">
      <w:start w:val="1"/>
      <w:numFmt w:val="decimal"/>
      <w:isLgl/>
      <w:lvlText w:val="%1.%2.%3"/>
      <w:lvlJc w:val="left"/>
      <w:pPr>
        <w:ind w:left="1080" w:hanging="720"/>
      </w:pPr>
      <w:rPr>
        <w:rFonts w:hint="default"/>
        <w:sz w:val="22"/>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5837CC7"/>
    <w:multiLevelType w:val="hybridMultilevel"/>
    <w:tmpl w:val="424CD9C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DC1FA7"/>
    <w:multiLevelType w:val="hybridMultilevel"/>
    <w:tmpl w:val="8C1A4E28"/>
    <w:lvl w:ilvl="0" w:tplc="BD784AB6">
      <w:start w:val="1"/>
      <w:numFmt w:val="decimal"/>
      <w:lvlText w:val="%1)"/>
      <w:lvlJc w:val="left"/>
      <w:pPr>
        <w:ind w:left="720" w:hanging="360"/>
      </w:pPr>
      <w:rPr>
        <w:rFonts w:hint="default" w:ascii="Times New Roman" w:hAnsi="Times New Roman" w:cs="Times New Roman"/>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E24C92"/>
    <w:multiLevelType w:val="hybridMultilevel"/>
    <w:tmpl w:val="AA7262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7831F3"/>
    <w:multiLevelType w:val="hybridMultilevel"/>
    <w:tmpl w:val="0409001D"/>
    <w:lvl w:ilvl="0" w:tplc="7D5CB3A2">
      <w:start w:val="1"/>
      <w:numFmt w:val="decimal"/>
      <w:lvlText w:val="%1)"/>
      <w:lvlJc w:val="left"/>
      <w:pPr>
        <w:ind w:left="360" w:hanging="360"/>
      </w:pPr>
    </w:lvl>
    <w:lvl w:ilvl="1" w:tplc="D30E7208">
      <w:start w:val="1"/>
      <w:numFmt w:val="lowerLetter"/>
      <w:lvlText w:val="%2)"/>
      <w:lvlJc w:val="left"/>
      <w:pPr>
        <w:ind w:left="720" w:hanging="360"/>
      </w:pPr>
    </w:lvl>
    <w:lvl w:ilvl="2" w:tplc="32DA1CDE">
      <w:start w:val="1"/>
      <w:numFmt w:val="lowerRoman"/>
      <w:lvlText w:val="%3)"/>
      <w:lvlJc w:val="left"/>
      <w:pPr>
        <w:ind w:left="1080" w:hanging="360"/>
      </w:pPr>
    </w:lvl>
    <w:lvl w:ilvl="3" w:tplc="D36666FA">
      <w:start w:val="1"/>
      <w:numFmt w:val="decimal"/>
      <w:lvlText w:val="(%4)"/>
      <w:lvlJc w:val="left"/>
      <w:pPr>
        <w:ind w:left="1440" w:hanging="360"/>
      </w:pPr>
    </w:lvl>
    <w:lvl w:ilvl="4" w:tplc="F1E0CAE0">
      <w:start w:val="1"/>
      <w:numFmt w:val="lowerLetter"/>
      <w:lvlText w:val="(%5)"/>
      <w:lvlJc w:val="left"/>
      <w:pPr>
        <w:ind w:left="1800" w:hanging="360"/>
      </w:pPr>
    </w:lvl>
    <w:lvl w:ilvl="5" w:tplc="A9D8345E">
      <w:start w:val="1"/>
      <w:numFmt w:val="lowerRoman"/>
      <w:lvlText w:val="(%6)"/>
      <w:lvlJc w:val="left"/>
      <w:pPr>
        <w:ind w:left="2160" w:hanging="360"/>
      </w:pPr>
    </w:lvl>
    <w:lvl w:ilvl="6" w:tplc="53A0855A">
      <w:start w:val="1"/>
      <w:numFmt w:val="decimal"/>
      <w:lvlText w:val="%7."/>
      <w:lvlJc w:val="left"/>
      <w:pPr>
        <w:ind w:left="2520" w:hanging="360"/>
      </w:pPr>
    </w:lvl>
    <w:lvl w:ilvl="7" w:tplc="51EC4A06">
      <w:start w:val="1"/>
      <w:numFmt w:val="lowerLetter"/>
      <w:lvlText w:val="%8."/>
      <w:lvlJc w:val="left"/>
      <w:pPr>
        <w:ind w:left="2880" w:hanging="360"/>
      </w:pPr>
    </w:lvl>
    <w:lvl w:ilvl="8" w:tplc="25A80BFA">
      <w:start w:val="1"/>
      <w:numFmt w:val="lowerRoman"/>
      <w:lvlText w:val="%9."/>
      <w:lvlJc w:val="left"/>
      <w:pPr>
        <w:ind w:left="3240" w:hanging="360"/>
      </w:pPr>
    </w:lvl>
  </w:abstractNum>
  <w:abstractNum w:abstractNumId="12" w15:restartNumberingAfterBreak="0">
    <w:nsid w:val="23C911FE"/>
    <w:multiLevelType w:val="hybridMultilevel"/>
    <w:tmpl w:val="F90A84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7360BD0"/>
    <w:multiLevelType w:val="hybridMultilevel"/>
    <w:tmpl w:val="935EEC8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7966ABB"/>
    <w:multiLevelType w:val="hybridMultilevel"/>
    <w:tmpl w:val="E1EEE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1B11DC"/>
    <w:multiLevelType w:val="multilevel"/>
    <w:tmpl w:val="9A4E4290"/>
    <w:lvl w:ilvl="0">
      <w:start w:val="2"/>
      <w:numFmt w:val="decimal"/>
      <w:lvlText w:val="%1"/>
      <w:lvlJc w:val="left"/>
      <w:pPr>
        <w:ind w:left="2834" w:hanging="451"/>
      </w:pPr>
      <w:rPr>
        <w:rFonts w:hint="default"/>
        <w:lang w:val="en-US" w:eastAsia="en-US" w:bidi="ar-SA"/>
      </w:rPr>
    </w:lvl>
    <w:lvl w:ilvl="1">
      <w:start w:val="1"/>
      <w:numFmt w:val="decimal"/>
      <w:lvlText w:val="%1.%2."/>
      <w:lvlJc w:val="left"/>
      <w:pPr>
        <w:ind w:left="2834" w:hanging="451"/>
        <w:jc w:val="right"/>
      </w:pPr>
      <w:rPr>
        <w:rFonts w:hint="default" w:ascii="Trebuchet MS" w:hAnsi="Trebuchet MS" w:eastAsia="Trebuchet MS" w:cs="Trebuchet MS"/>
        <w:spacing w:val="-2"/>
        <w:w w:val="86"/>
        <w:sz w:val="22"/>
        <w:szCs w:val="22"/>
        <w:lang w:val="en-US" w:eastAsia="en-US" w:bidi="ar-SA"/>
      </w:rPr>
    </w:lvl>
    <w:lvl w:ilvl="2">
      <w:numFmt w:val="bullet"/>
      <w:lvlText w:val="•"/>
      <w:lvlJc w:val="left"/>
      <w:pPr>
        <w:ind w:left="4328" w:hanging="451"/>
      </w:pPr>
      <w:rPr>
        <w:rFonts w:hint="default"/>
        <w:lang w:val="en-US" w:eastAsia="en-US" w:bidi="ar-SA"/>
      </w:rPr>
    </w:lvl>
    <w:lvl w:ilvl="3">
      <w:numFmt w:val="bullet"/>
      <w:lvlText w:val="•"/>
      <w:lvlJc w:val="left"/>
      <w:pPr>
        <w:ind w:left="5072" w:hanging="451"/>
      </w:pPr>
      <w:rPr>
        <w:rFonts w:hint="default"/>
        <w:lang w:val="en-US" w:eastAsia="en-US" w:bidi="ar-SA"/>
      </w:rPr>
    </w:lvl>
    <w:lvl w:ilvl="4">
      <w:numFmt w:val="bullet"/>
      <w:lvlText w:val="•"/>
      <w:lvlJc w:val="left"/>
      <w:pPr>
        <w:ind w:left="5816" w:hanging="451"/>
      </w:pPr>
      <w:rPr>
        <w:rFonts w:hint="default"/>
        <w:lang w:val="en-US" w:eastAsia="en-US" w:bidi="ar-SA"/>
      </w:rPr>
    </w:lvl>
    <w:lvl w:ilvl="5">
      <w:numFmt w:val="bullet"/>
      <w:lvlText w:val="•"/>
      <w:lvlJc w:val="left"/>
      <w:pPr>
        <w:ind w:left="6560" w:hanging="451"/>
      </w:pPr>
      <w:rPr>
        <w:rFonts w:hint="default"/>
        <w:lang w:val="en-US" w:eastAsia="en-US" w:bidi="ar-SA"/>
      </w:rPr>
    </w:lvl>
    <w:lvl w:ilvl="6">
      <w:numFmt w:val="bullet"/>
      <w:lvlText w:val="•"/>
      <w:lvlJc w:val="left"/>
      <w:pPr>
        <w:ind w:left="7304" w:hanging="451"/>
      </w:pPr>
      <w:rPr>
        <w:rFonts w:hint="default"/>
        <w:lang w:val="en-US" w:eastAsia="en-US" w:bidi="ar-SA"/>
      </w:rPr>
    </w:lvl>
    <w:lvl w:ilvl="7">
      <w:numFmt w:val="bullet"/>
      <w:lvlText w:val="•"/>
      <w:lvlJc w:val="left"/>
      <w:pPr>
        <w:ind w:left="8048" w:hanging="451"/>
      </w:pPr>
      <w:rPr>
        <w:rFonts w:hint="default"/>
        <w:lang w:val="en-US" w:eastAsia="en-US" w:bidi="ar-SA"/>
      </w:rPr>
    </w:lvl>
    <w:lvl w:ilvl="8">
      <w:numFmt w:val="bullet"/>
      <w:lvlText w:val="•"/>
      <w:lvlJc w:val="left"/>
      <w:pPr>
        <w:ind w:left="8792" w:hanging="451"/>
      </w:pPr>
      <w:rPr>
        <w:rFonts w:hint="default"/>
        <w:lang w:val="en-US" w:eastAsia="en-US" w:bidi="ar-SA"/>
      </w:rPr>
    </w:lvl>
  </w:abstractNum>
  <w:abstractNum w:abstractNumId="16" w15:restartNumberingAfterBreak="0">
    <w:nsid w:val="2FA040B0"/>
    <w:multiLevelType w:val="hybridMultilevel"/>
    <w:tmpl w:val="C4C8AD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C04355F"/>
    <w:multiLevelType w:val="hybridMultilevel"/>
    <w:tmpl w:val="89BA41DE"/>
    <w:lvl w:ilvl="0" w:tplc="F4DAE74A">
      <w:start w:val="1"/>
      <w:numFmt w:val="decimal"/>
      <w:lvlText w:val="%1)"/>
      <w:lvlJc w:val="left"/>
      <w:pPr>
        <w:ind w:left="720" w:hanging="360"/>
      </w:pPr>
    </w:lvl>
    <w:lvl w:ilvl="1" w:tplc="80CC7714">
      <w:start w:val="1"/>
      <w:numFmt w:val="lowerRoman"/>
      <w:lvlText w:val="%2."/>
      <w:lvlJc w:val="right"/>
      <w:pPr>
        <w:ind w:left="1080" w:hanging="360"/>
      </w:pPr>
      <w:rPr>
        <w:rFonts w:hint="default" w:ascii="Times New Roman" w:hAnsi="Times New Roman" w:cs="Times New Roman"/>
        <w:sz w:val="24"/>
        <w:szCs w:val="24"/>
      </w:rPr>
    </w:lvl>
    <w:lvl w:ilvl="2" w:tplc="D2BE7800">
      <w:start w:val="1"/>
      <w:numFmt w:val="lowerRoman"/>
      <w:lvlText w:val="%3)"/>
      <w:lvlJc w:val="left"/>
      <w:pPr>
        <w:ind w:left="1440" w:hanging="360"/>
      </w:pPr>
      <w:rPr>
        <w:rFonts w:hint="default"/>
        <w:sz w:val="22"/>
      </w:rPr>
    </w:lvl>
    <w:lvl w:ilvl="3" w:tplc="26609DAE">
      <w:start w:val="1"/>
      <w:numFmt w:val="decimal"/>
      <w:lvlText w:val="(%4)"/>
      <w:lvlJc w:val="left"/>
      <w:pPr>
        <w:ind w:left="1800" w:hanging="360"/>
      </w:pPr>
      <w:rPr>
        <w:rFonts w:hint="default"/>
      </w:rPr>
    </w:lvl>
    <w:lvl w:ilvl="4" w:tplc="B1243988">
      <w:start w:val="1"/>
      <w:numFmt w:val="lowerLetter"/>
      <w:lvlText w:val="(%5)"/>
      <w:lvlJc w:val="left"/>
      <w:pPr>
        <w:ind w:left="2160" w:hanging="360"/>
      </w:pPr>
      <w:rPr>
        <w:rFonts w:hint="default"/>
      </w:rPr>
    </w:lvl>
    <w:lvl w:ilvl="5" w:tplc="61BAA6C4">
      <w:start w:val="1"/>
      <w:numFmt w:val="lowerRoman"/>
      <w:lvlText w:val="(%6)"/>
      <w:lvlJc w:val="left"/>
      <w:pPr>
        <w:ind w:left="2520" w:hanging="360"/>
      </w:pPr>
      <w:rPr>
        <w:rFonts w:hint="default"/>
      </w:rPr>
    </w:lvl>
    <w:lvl w:ilvl="6" w:tplc="467A4DB8">
      <w:start w:val="1"/>
      <w:numFmt w:val="decimal"/>
      <w:lvlText w:val="%7."/>
      <w:lvlJc w:val="left"/>
      <w:pPr>
        <w:ind w:left="2880" w:hanging="360"/>
      </w:pPr>
      <w:rPr>
        <w:rFonts w:hint="default"/>
      </w:rPr>
    </w:lvl>
    <w:lvl w:ilvl="7" w:tplc="FC98D5DC">
      <w:start w:val="1"/>
      <w:numFmt w:val="lowerLetter"/>
      <w:lvlText w:val="%8."/>
      <w:lvlJc w:val="left"/>
      <w:pPr>
        <w:ind w:left="3240" w:hanging="360"/>
      </w:pPr>
      <w:rPr>
        <w:rFonts w:hint="default"/>
      </w:rPr>
    </w:lvl>
    <w:lvl w:ilvl="8" w:tplc="12E8D67A">
      <w:start w:val="1"/>
      <w:numFmt w:val="lowerRoman"/>
      <w:lvlText w:val="%9."/>
      <w:lvlJc w:val="left"/>
      <w:pPr>
        <w:ind w:left="3600" w:hanging="360"/>
      </w:pPr>
      <w:rPr>
        <w:rFonts w:hint="default"/>
      </w:rPr>
    </w:lvl>
  </w:abstractNum>
  <w:abstractNum w:abstractNumId="18" w15:restartNumberingAfterBreak="0">
    <w:nsid w:val="3D7C7007"/>
    <w:multiLevelType w:val="hybridMultilevel"/>
    <w:tmpl w:val="F3082C3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3E7C5769"/>
    <w:multiLevelType w:val="hybridMultilevel"/>
    <w:tmpl w:val="0409001D"/>
    <w:lvl w:ilvl="0" w:tplc="5A1669D2">
      <w:start w:val="1"/>
      <w:numFmt w:val="decimal"/>
      <w:lvlText w:val="%1)"/>
      <w:lvlJc w:val="left"/>
      <w:pPr>
        <w:ind w:left="360" w:hanging="360"/>
      </w:pPr>
    </w:lvl>
    <w:lvl w:ilvl="1" w:tplc="348EB88C">
      <w:start w:val="1"/>
      <w:numFmt w:val="lowerLetter"/>
      <w:lvlText w:val="%2)"/>
      <w:lvlJc w:val="left"/>
      <w:pPr>
        <w:ind w:left="720" w:hanging="360"/>
      </w:pPr>
    </w:lvl>
    <w:lvl w:ilvl="2" w:tplc="523C223A">
      <w:start w:val="1"/>
      <w:numFmt w:val="lowerRoman"/>
      <w:lvlText w:val="%3)"/>
      <w:lvlJc w:val="left"/>
      <w:pPr>
        <w:ind w:left="1080" w:hanging="360"/>
      </w:pPr>
    </w:lvl>
    <w:lvl w:ilvl="3" w:tplc="88F0E1A2">
      <w:start w:val="1"/>
      <w:numFmt w:val="decimal"/>
      <w:lvlText w:val="(%4)"/>
      <w:lvlJc w:val="left"/>
      <w:pPr>
        <w:ind w:left="1440" w:hanging="360"/>
      </w:pPr>
    </w:lvl>
    <w:lvl w:ilvl="4" w:tplc="7F2E9E08">
      <w:start w:val="1"/>
      <w:numFmt w:val="lowerLetter"/>
      <w:lvlText w:val="(%5)"/>
      <w:lvlJc w:val="left"/>
      <w:pPr>
        <w:ind w:left="1800" w:hanging="360"/>
      </w:pPr>
    </w:lvl>
    <w:lvl w:ilvl="5" w:tplc="278C834C">
      <w:start w:val="1"/>
      <w:numFmt w:val="lowerRoman"/>
      <w:lvlText w:val="(%6)"/>
      <w:lvlJc w:val="left"/>
      <w:pPr>
        <w:ind w:left="2160" w:hanging="360"/>
      </w:pPr>
    </w:lvl>
    <w:lvl w:ilvl="6" w:tplc="759AFEF4">
      <w:start w:val="1"/>
      <w:numFmt w:val="decimal"/>
      <w:lvlText w:val="%7."/>
      <w:lvlJc w:val="left"/>
      <w:pPr>
        <w:ind w:left="2520" w:hanging="360"/>
      </w:pPr>
    </w:lvl>
    <w:lvl w:ilvl="7" w:tplc="6C22C076">
      <w:start w:val="1"/>
      <w:numFmt w:val="lowerLetter"/>
      <w:lvlText w:val="%8."/>
      <w:lvlJc w:val="left"/>
      <w:pPr>
        <w:ind w:left="2880" w:hanging="360"/>
      </w:pPr>
    </w:lvl>
    <w:lvl w:ilvl="8" w:tplc="0E1246FA">
      <w:start w:val="1"/>
      <w:numFmt w:val="lowerRoman"/>
      <w:lvlText w:val="%9."/>
      <w:lvlJc w:val="left"/>
      <w:pPr>
        <w:ind w:left="3240" w:hanging="360"/>
      </w:pPr>
    </w:lvl>
  </w:abstractNum>
  <w:abstractNum w:abstractNumId="20" w15:restartNumberingAfterBreak="0">
    <w:nsid w:val="42D64C65"/>
    <w:multiLevelType w:val="hybridMultilevel"/>
    <w:tmpl w:val="5C2EA63E"/>
    <w:lvl w:ilvl="0" w:tplc="04090001">
      <w:start w:val="1"/>
      <w:numFmt w:val="bullet"/>
      <w:lvlText w:val=""/>
      <w:lvlJc w:val="left"/>
      <w:pPr>
        <w:ind w:left="720" w:hanging="360"/>
      </w:pPr>
      <w:rPr>
        <w:rFonts w:hint="default" w:ascii="Symbol" w:hAnsi="Symbol"/>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449E1B4F"/>
    <w:multiLevelType w:val="hybridMultilevel"/>
    <w:tmpl w:val="C90AFF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4B695028"/>
    <w:multiLevelType w:val="multilevel"/>
    <w:tmpl w:val="A83EEEBC"/>
    <w:lvl w:ilvl="0">
      <w:start w:val="1"/>
      <w:numFmt w:val="decimal"/>
      <w:lvlText w:val="%1."/>
      <w:lvlJc w:val="left"/>
      <w:pPr>
        <w:ind w:left="720" w:hanging="360"/>
      </w:pPr>
    </w:lvl>
    <w:lvl w:ilvl="1">
      <w:start w:val="1"/>
      <w:numFmt w:val="decimal"/>
      <w:isLgl/>
      <w:lvlText w:val="%1.%2"/>
      <w:lvlJc w:val="left"/>
      <w:pPr>
        <w:ind w:left="848" w:hanging="488"/>
      </w:pPr>
      <w:rPr>
        <w:rFonts w:hint="default"/>
      </w:rPr>
    </w:lvl>
    <w:lvl w:ilvl="2">
      <w:start w:val="1"/>
      <w:numFmt w:val="decimal"/>
      <w:isLgl/>
      <w:lvlText w:val="%1.%2.%3"/>
      <w:lvlJc w:val="left"/>
      <w:pPr>
        <w:ind w:left="1080" w:hanging="720"/>
      </w:pPr>
      <w:rPr>
        <w:rFonts w:hint="default"/>
        <w:sz w:val="22"/>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BAA02FF"/>
    <w:multiLevelType w:val="hybridMultilevel"/>
    <w:tmpl w:val="F0D0FA1E"/>
    <w:lvl w:ilvl="0" w:tplc="D592BFF6">
      <w:start w:val="1"/>
      <w:numFmt w:val="decimal"/>
      <w:lvlText w:val="%1)"/>
      <w:lvlJc w:val="left"/>
      <w:pPr>
        <w:ind w:left="720" w:hanging="360"/>
      </w:pPr>
    </w:lvl>
    <w:lvl w:ilvl="1" w:tplc="C7BAA0C4">
      <w:start w:val="1"/>
      <w:numFmt w:val="lowerLetter"/>
      <w:lvlText w:val="%2)"/>
      <w:lvlJc w:val="left"/>
      <w:pPr>
        <w:ind w:left="1080" w:hanging="360"/>
      </w:pPr>
      <w:rPr>
        <w:rFonts w:hint="default"/>
      </w:rPr>
    </w:lvl>
    <w:lvl w:ilvl="2" w:tplc="0936A890">
      <w:start w:val="1"/>
      <w:numFmt w:val="lowerRoman"/>
      <w:lvlText w:val="%3."/>
      <w:lvlJc w:val="right"/>
      <w:pPr>
        <w:ind w:left="1440" w:hanging="360"/>
      </w:pPr>
      <w:rPr>
        <w:rFonts w:hint="default"/>
        <w:sz w:val="22"/>
      </w:rPr>
    </w:lvl>
    <w:lvl w:ilvl="3" w:tplc="06B6F170">
      <w:start w:val="1"/>
      <w:numFmt w:val="decimal"/>
      <w:lvlText w:val="(%4)"/>
      <w:lvlJc w:val="left"/>
      <w:pPr>
        <w:ind w:left="1800" w:hanging="360"/>
      </w:pPr>
      <w:rPr>
        <w:rFonts w:hint="default"/>
      </w:rPr>
    </w:lvl>
    <w:lvl w:ilvl="4" w:tplc="0E0E95D4">
      <w:start w:val="1"/>
      <w:numFmt w:val="lowerLetter"/>
      <w:lvlText w:val="(%5)"/>
      <w:lvlJc w:val="left"/>
      <w:pPr>
        <w:ind w:left="2160" w:hanging="360"/>
      </w:pPr>
      <w:rPr>
        <w:rFonts w:hint="default"/>
      </w:rPr>
    </w:lvl>
    <w:lvl w:ilvl="5" w:tplc="90F44B80">
      <w:start w:val="1"/>
      <w:numFmt w:val="lowerRoman"/>
      <w:lvlText w:val="(%6)"/>
      <w:lvlJc w:val="left"/>
      <w:pPr>
        <w:ind w:left="2520" w:hanging="360"/>
      </w:pPr>
      <w:rPr>
        <w:rFonts w:hint="default"/>
      </w:rPr>
    </w:lvl>
    <w:lvl w:ilvl="6" w:tplc="CD1A0A24">
      <w:start w:val="1"/>
      <w:numFmt w:val="decimal"/>
      <w:lvlText w:val="%7."/>
      <w:lvlJc w:val="left"/>
      <w:pPr>
        <w:ind w:left="2880" w:hanging="360"/>
      </w:pPr>
      <w:rPr>
        <w:rFonts w:hint="default"/>
      </w:rPr>
    </w:lvl>
    <w:lvl w:ilvl="7" w:tplc="6B9E19B4">
      <w:start w:val="1"/>
      <w:numFmt w:val="lowerLetter"/>
      <w:lvlText w:val="%8."/>
      <w:lvlJc w:val="left"/>
      <w:pPr>
        <w:ind w:left="3240" w:hanging="360"/>
      </w:pPr>
      <w:rPr>
        <w:rFonts w:hint="default"/>
      </w:rPr>
    </w:lvl>
    <w:lvl w:ilvl="8" w:tplc="549A030A">
      <w:start w:val="1"/>
      <w:numFmt w:val="lowerRoman"/>
      <w:lvlText w:val="%9."/>
      <w:lvlJc w:val="left"/>
      <w:pPr>
        <w:ind w:left="3600" w:hanging="360"/>
      </w:pPr>
      <w:rPr>
        <w:rFonts w:hint="default"/>
      </w:rPr>
    </w:lvl>
  </w:abstractNum>
  <w:abstractNum w:abstractNumId="24" w15:restartNumberingAfterBreak="0">
    <w:nsid w:val="4FB76C43"/>
    <w:multiLevelType w:val="hybridMultilevel"/>
    <w:tmpl w:val="1AB037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56135F4A"/>
    <w:multiLevelType w:val="hybridMultilevel"/>
    <w:tmpl w:val="167CD1E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67C1970"/>
    <w:multiLevelType w:val="hybridMultilevel"/>
    <w:tmpl w:val="0644A63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56AC5DD6"/>
    <w:multiLevelType w:val="hybridMultilevel"/>
    <w:tmpl w:val="0409001D"/>
    <w:lvl w:ilvl="0" w:tplc="D0106E04">
      <w:start w:val="1"/>
      <w:numFmt w:val="decimal"/>
      <w:lvlText w:val="%1)"/>
      <w:lvlJc w:val="left"/>
      <w:pPr>
        <w:ind w:left="360" w:hanging="360"/>
      </w:pPr>
    </w:lvl>
    <w:lvl w:ilvl="1" w:tplc="23ACD1D0">
      <w:start w:val="1"/>
      <w:numFmt w:val="lowerLetter"/>
      <w:lvlText w:val="%2)"/>
      <w:lvlJc w:val="left"/>
      <w:pPr>
        <w:ind w:left="720" w:hanging="360"/>
      </w:pPr>
    </w:lvl>
    <w:lvl w:ilvl="2" w:tplc="9132A3A4">
      <w:start w:val="1"/>
      <w:numFmt w:val="lowerRoman"/>
      <w:lvlText w:val="%3)"/>
      <w:lvlJc w:val="left"/>
      <w:pPr>
        <w:ind w:left="1080" w:hanging="360"/>
      </w:pPr>
    </w:lvl>
    <w:lvl w:ilvl="3" w:tplc="63EA73C0">
      <w:start w:val="1"/>
      <w:numFmt w:val="decimal"/>
      <w:lvlText w:val="(%4)"/>
      <w:lvlJc w:val="left"/>
      <w:pPr>
        <w:ind w:left="1440" w:hanging="360"/>
      </w:pPr>
    </w:lvl>
    <w:lvl w:ilvl="4" w:tplc="27A0979A">
      <w:start w:val="1"/>
      <w:numFmt w:val="lowerLetter"/>
      <w:lvlText w:val="(%5)"/>
      <w:lvlJc w:val="left"/>
      <w:pPr>
        <w:ind w:left="1800" w:hanging="360"/>
      </w:pPr>
    </w:lvl>
    <w:lvl w:ilvl="5" w:tplc="6968140A">
      <w:start w:val="1"/>
      <w:numFmt w:val="lowerRoman"/>
      <w:lvlText w:val="(%6)"/>
      <w:lvlJc w:val="left"/>
      <w:pPr>
        <w:ind w:left="2160" w:hanging="360"/>
      </w:pPr>
    </w:lvl>
    <w:lvl w:ilvl="6" w:tplc="15943564">
      <w:start w:val="1"/>
      <w:numFmt w:val="decimal"/>
      <w:lvlText w:val="%7."/>
      <w:lvlJc w:val="left"/>
      <w:pPr>
        <w:ind w:left="2520" w:hanging="360"/>
      </w:pPr>
    </w:lvl>
    <w:lvl w:ilvl="7" w:tplc="B2A2930C">
      <w:start w:val="1"/>
      <w:numFmt w:val="lowerLetter"/>
      <w:lvlText w:val="%8."/>
      <w:lvlJc w:val="left"/>
      <w:pPr>
        <w:ind w:left="2880" w:hanging="360"/>
      </w:pPr>
    </w:lvl>
    <w:lvl w:ilvl="8" w:tplc="D340E668">
      <w:start w:val="1"/>
      <w:numFmt w:val="lowerRoman"/>
      <w:lvlText w:val="%9."/>
      <w:lvlJc w:val="left"/>
      <w:pPr>
        <w:ind w:left="3240" w:hanging="360"/>
      </w:pPr>
    </w:lvl>
  </w:abstractNum>
  <w:abstractNum w:abstractNumId="28" w15:restartNumberingAfterBreak="0">
    <w:nsid w:val="5AA12405"/>
    <w:multiLevelType w:val="multilevel"/>
    <w:tmpl w:val="27600D0A"/>
    <w:lvl w:ilvl="0">
      <w:start w:val="1"/>
      <w:numFmt w:val="decimal"/>
      <w:lvlText w:val="%1."/>
      <w:lvlJc w:val="left"/>
      <w:pPr>
        <w:ind w:left="720" w:hanging="360"/>
      </w:pPr>
    </w:lvl>
    <w:lvl w:ilvl="1">
      <w:start w:val="1"/>
      <w:numFmt w:val="decimal"/>
      <w:isLgl/>
      <w:lvlText w:val="%1.%2"/>
      <w:lvlJc w:val="left"/>
      <w:pPr>
        <w:ind w:left="848" w:hanging="488"/>
      </w:pPr>
      <w:rPr>
        <w:rFonts w:hint="default"/>
      </w:rPr>
    </w:lvl>
    <w:lvl w:ilvl="2">
      <w:start w:val="1"/>
      <w:numFmt w:val="decimal"/>
      <w:isLgl/>
      <w:lvlText w:val="%1.%2.%3"/>
      <w:lvlJc w:val="left"/>
      <w:pPr>
        <w:ind w:left="1080" w:hanging="720"/>
      </w:pPr>
      <w:rPr>
        <w:rFonts w:hint="default"/>
        <w:sz w:val="22"/>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0166BE9"/>
    <w:multiLevelType w:val="hybridMultilevel"/>
    <w:tmpl w:val="19D2D5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631F6191"/>
    <w:multiLevelType w:val="hybridMultilevel"/>
    <w:tmpl w:val="9C7A5A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F978EA"/>
    <w:multiLevelType w:val="hybridMultilevel"/>
    <w:tmpl w:val="E65E63DC"/>
    <w:lvl w:ilvl="0" w:tplc="04090001">
      <w:start w:val="1"/>
      <w:numFmt w:val="bullet"/>
      <w:lvlText w:val=""/>
      <w:lvlJc w:val="left"/>
      <w:pPr>
        <w:ind w:left="781" w:hanging="360"/>
      </w:pPr>
      <w:rPr>
        <w:rFonts w:hint="default" w:ascii="Symbol" w:hAnsi="Symbol"/>
      </w:rPr>
    </w:lvl>
    <w:lvl w:ilvl="1" w:tplc="04090003" w:tentative="1">
      <w:start w:val="1"/>
      <w:numFmt w:val="bullet"/>
      <w:lvlText w:val="o"/>
      <w:lvlJc w:val="left"/>
      <w:pPr>
        <w:ind w:left="1501" w:hanging="360"/>
      </w:pPr>
      <w:rPr>
        <w:rFonts w:hint="default" w:ascii="Courier New" w:hAnsi="Courier New" w:cs="Courier New"/>
      </w:rPr>
    </w:lvl>
    <w:lvl w:ilvl="2" w:tplc="04090005" w:tentative="1">
      <w:start w:val="1"/>
      <w:numFmt w:val="bullet"/>
      <w:lvlText w:val=""/>
      <w:lvlJc w:val="left"/>
      <w:pPr>
        <w:ind w:left="2221" w:hanging="360"/>
      </w:pPr>
      <w:rPr>
        <w:rFonts w:hint="default" w:ascii="Wingdings" w:hAnsi="Wingdings"/>
      </w:rPr>
    </w:lvl>
    <w:lvl w:ilvl="3" w:tplc="04090001" w:tentative="1">
      <w:start w:val="1"/>
      <w:numFmt w:val="bullet"/>
      <w:lvlText w:val=""/>
      <w:lvlJc w:val="left"/>
      <w:pPr>
        <w:ind w:left="2941" w:hanging="360"/>
      </w:pPr>
      <w:rPr>
        <w:rFonts w:hint="default" w:ascii="Symbol" w:hAnsi="Symbol"/>
      </w:rPr>
    </w:lvl>
    <w:lvl w:ilvl="4" w:tplc="04090003" w:tentative="1">
      <w:start w:val="1"/>
      <w:numFmt w:val="bullet"/>
      <w:lvlText w:val="o"/>
      <w:lvlJc w:val="left"/>
      <w:pPr>
        <w:ind w:left="3661" w:hanging="360"/>
      </w:pPr>
      <w:rPr>
        <w:rFonts w:hint="default" w:ascii="Courier New" w:hAnsi="Courier New" w:cs="Courier New"/>
      </w:rPr>
    </w:lvl>
    <w:lvl w:ilvl="5" w:tplc="04090005" w:tentative="1">
      <w:start w:val="1"/>
      <w:numFmt w:val="bullet"/>
      <w:lvlText w:val=""/>
      <w:lvlJc w:val="left"/>
      <w:pPr>
        <w:ind w:left="4381" w:hanging="360"/>
      </w:pPr>
      <w:rPr>
        <w:rFonts w:hint="default" w:ascii="Wingdings" w:hAnsi="Wingdings"/>
      </w:rPr>
    </w:lvl>
    <w:lvl w:ilvl="6" w:tplc="04090001" w:tentative="1">
      <w:start w:val="1"/>
      <w:numFmt w:val="bullet"/>
      <w:lvlText w:val=""/>
      <w:lvlJc w:val="left"/>
      <w:pPr>
        <w:ind w:left="5101" w:hanging="360"/>
      </w:pPr>
      <w:rPr>
        <w:rFonts w:hint="default" w:ascii="Symbol" w:hAnsi="Symbol"/>
      </w:rPr>
    </w:lvl>
    <w:lvl w:ilvl="7" w:tplc="04090003" w:tentative="1">
      <w:start w:val="1"/>
      <w:numFmt w:val="bullet"/>
      <w:lvlText w:val="o"/>
      <w:lvlJc w:val="left"/>
      <w:pPr>
        <w:ind w:left="5821" w:hanging="360"/>
      </w:pPr>
      <w:rPr>
        <w:rFonts w:hint="default" w:ascii="Courier New" w:hAnsi="Courier New" w:cs="Courier New"/>
      </w:rPr>
    </w:lvl>
    <w:lvl w:ilvl="8" w:tplc="04090005" w:tentative="1">
      <w:start w:val="1"/>
      <w:numFmt w:val="bullet"/>
      <w:lvlText w:val=""/>
      <w:lvlJc w:val="left"/>
      <w:pPr>
        <w:ind w:left="6541" w:hanging="360"/>
      </w:pPr>
      <w:rPr>
        <w:rFonts w:hint="default" w:ascii="Wingdings" w:hAnsi="Wingdings"/>
      </w:rPr>
    </w:lvl>
  </w:abstractNum>
  <w:abstractNum w:abstractNumId="32" w15:restartNumberingAfterBreak="0">
    <w:nsid w:val="6C4721FD"/>
    <w:multiLevelType w:val="hybridMultilevel"/>
    <w:tmpl w:val="35FEDFA6"/>
    <w:lvl w:ilvl="0" w:tplc="D026EEFE">
      <w:start w:val="2"/>
      <w:numFmt w:val="decimal"/>
      <w:lvlText w:val="%1)"/>
      <w:lvlJc w:val="left"/>
      <w:pPr>
        <w:ind w:left="720" w:hanging="360"/>
      </w:pPr>
      <w:rPr>
        <w:rFonts w:hint="default"/>
        <w:b w:val="0"/>
        <w:bCs/>
      </w:rPr>
    </w:lvl>
    <w:lvl w:ilvl="1" w:tplc="0F7429BA">
      <w:start w:val="9"/>
      <w:numFmt w:val="lowerLetter"/>
      <w:lvlText w:val="%2)"/>
      <w:lvlJc w:val="left"/>
      <w:pPr>
        <w:ind w:left="1080" w:hanging="360"/>
      </w:pPr>
      <w:rPr>
        <w:rFonts w:hint="default"/>
      </w:rPr>
    </w:lvl>
    <w:lvl w:ilvl="2" w:tplc="131A3A84">
      <w:start w:val="1"/>
      <w:numFmt w:val="lowerRoman"/>
      <w:lvlText w:val="%3)"/>
      <w:lvlJc w:val="left"/>
      <w:pPr>
        <w:ind w:left="1440" w:hanging="360"/>
      </w:pPr>
      <w:rPr>
        <w:rFonts w:hint="default"/>
        <w:sz w:val="22"/>
      </w:rPr>
    </w:lvl>
    <w:lvl w:ilvl="3" w:tplc="266AFFE0">
      <w:start w:val="1"/>
      <w:numFmt w:val="decimal"/>
      <w:lvlText w:val="(%4)"/>
      <w:lvlJc w:val="left"/>
      <w:pPr>
        <w:ind w:left="1800" w:hanging="360"/>
      </w:pPr>
      <w:rPr>
        <w:rFonts w:hint="default"/>
      </w:rPr>
    </w:lvl>
    <w:lvl w:ilvl="4" w:tplc="C076E314">
      <w:start w:val="1"/>
      <w:numFmt w:val="lowerLetter"/>
      <w:lvlText w:val="(%5)"/>
      <w:lvlJc w:val="left"/>
      <w:pPr>
        <w:ind w:left="2160" w:hanging="360"/>
      </w:pPr>
      <w:rPr>
        <w:rFonts w:hint="default"/>
      </w:rPr>
    </w:lvl>
    <w:lvl w:ilvl="5" w:tplc="2242B14C">
      <w:start w:val="1"/>
      <w:numFmt w:val="lowerRoman"/>
      <w:lvlText w:val="(%6)"/>
      <w:lvlJc w:val="left"/>
      <w:pPr>
        <w:ind w:left="2520" w:hanging="360"/>
      </w:pPr>
      <w:rPr>
        <w:rFonts w:hint="default"/>
      </w:rPr>
    </w:lvl>
    <w:lvl w:ilvl="6" w:tplc="3A7AD006">
      <w:start w:val="1"/>
      <w:numFmt w:val="decimal"/>
      <w:lvlText w:val="%7."/>
      <w:lvlJc w:val="left"/>
      <w:pPr>
        <w:ind w:left="2880" w:hanging="360"/>
      </w:pPr>
      <w:rPr>
        <w:rFonts w:hint="default"/>
      </w:rPr>
    </w:lvl>
    <w:lvl w:ilvl="7" w:tplc="2D9079D8">
      <w:start w:val="1"/>
      <w:numFmt w:val="lowerLetter"/>
      <w:lvlText w:val="%8."/>
      <w:lvlJc w:val="left"/>
      <w:pPr>
        <w:ind w:left="3240" w:hanging="360"/>
      </w:pPr>
      <w:rPr>
        <w:rFonts w:hint="default"/>
      </w:rPr>
    </w:lvl>
    <w:lvl w:ilvl="8" w:tplc="EB3AA484">
      <w:start w:val="1"/>
      <w:numFmt w:val="lowerRoman"/>
      <w:lvlText w:val="%9."/>
      <w:lvlJc w:val="left"/>
      <w:pPr>
        <w:ind w:left="3600" w:hanging="360"/>
      </w:pPr>
      <w:rPr>
        <w:rFonts w:hint="default"/>
      </w:rPr>
    </w:lvl>
  </w:abstractNum>
  <w:abstractNum w:abstractNumId="33" w15:restartNumberingAfterBreak="0">
    <w:nsid w:val="6D7E3AD8"/>
    <w:multiLevelType w:val="hybridMultilevel"/>
    <w:tmpl w:val="24F42C2C"/>
    <w:lvl w:ilvl="0" w:tplc="111E18E8">
      <w:start w:val="1"/>
      <w:numFmt w:val="decimal"/>
      <w:lvlText w:val="%1)"/>
      <w:lvlJc w:val="left"/>
      <w:pPr>
        <w:ind w:left="720" w:hanging="360"/>
      </w:pPr>
      <w:rPr>
        <w:b/>
        <w:bCs/>
      </w:rPr>
    </w:lvl>
    <w:lvl w:ilvl="1" w:tplc="2D54456C">
      <w:start w:val="1"/>
      <w:numFmt w:val="lowerLetter"/>
      <w:lvlText w:val="%2)"/>
      <w:lvlJc w:val="left"/>
      <w:pPr>
        <w:ind w:left="1080" w:hanging="360"/>
      </w:pPr>
      <w:rPr>
        <w:rFonts w:hint="default"/>
      </w:rPr>
    </w:lvl>
    <w:lvl w:ilvl="2" w:tplc="BBD8EEC2">
      <w:start w:val="1"/>
      <w:numFmt w:val="lowerRoman"/>
      <w:lvlText w:val="%3)"/>
      <w:lvlJc w:val="left"/>
      <w:pPr>
        <w:ind w:left="1440" w:hanging="360"/>
      </w:pPr>
      <w:rPr>
        <w:rFonts w:hint="default"/>
        <w:sz w:val="22"/>
      </w:rPr>
    </w:lvl>
    <w:lvl w:ilvl="3" w:tplc="0CEC2EB8">
      <w:start w:val="1"/>
      <w:numFmt w:val="decimal"/>
      <w:lvlText w:val="(%4)"/>
      <w:lvlJc w:val="left"/>
      <w:pPr>
        <w:ind w:left="1800" w:hanging="360"/>
      </w:pPr>
      <w:rPr>
        <w:rFonts w:hint="default"/>
      </w:rPr>
    </w:lvl>
    <w:lvl w:ilvl="4" w:tplc="B226EC04">
      <w:start w:val="1"/>
      <w:numFmt w:val="lowerLetter"/>
      <w:lvlText w:val="(%5)"/>
      <w:lvlJc w:val="left"/>
      <w:pPr>
        <w:ind w:left="2160" w:hanging="360"/>
      </w:pPr>
      <w:rPr>
        <w:rFonts w:hint="default"/>
      </w:rPr>
    </w:lvl>
    <w:lvl w:ilvl="5" w:tplc="EE503046">
      <w:start w:val="1"/>
      <w:numFmt w:val="lowerRoman"/>
      <w:lvlText w:val="(%6)"/>
      <w:lvlJc w:val="left"/>
      <w:pPr>
        <w:ind w:left="2520" w:hanging="360"/>
      </w:pPr>
      <w:rPr>
        <w:rFonts w:hint="default"/>
      </w:rPr>
    </w:lvl>
    <w:lvl w:ilvl="6" w:tplc="67FA74C6">
      <w:start w:val="1"/>
      <w:numFmt w:val="decimal"/>
      <w:lvlText w:val="%7."/>
      <w:lvlJc w:val="left"/>
      <w:pPr>
        <w:ind w:left="2880" w:hanging="360"/>
      </w:pPr>
      <w:rPr>
        <w:rFonts w:hint="default"/>
      </w:rPr>
    </w:lvl>
    <w:lvl w:ilvl="7" w:tplc="58D0A056">
      <w:start w:val="1"/>
      <w:numFmt w:val="lowerLetter"/>
      <w:lvlText w:val="%8."/>
      <w:lvlJc w:val="left"/>
      <w:pPr>
        <w:ind w:left="3240" w:hanging="360"/>
      </w:pPr>
      <w:rPr>
        <w:rFonts w:hint="default"/>
      </w:rPr>
    </w:lvl>
    <w:lvl w:ilvl="8" w:tplc="8FC609F6">
      <w:start w:val="1"/>
      <w:numFmt w:val="lowerRoman"/>
      <w:lvlText w:val="%9."/>
      <w:lvlJc w:val="left"/>
      <w:pPr>
        <w:ind w:left="3600" w:hanging="360"/>
      </w:pPr>
      <w:rPr>
        <w:rFonts w:hint="default"/>
      </w:rPr>
    </w:lvl>
  </w:abstractNum>
  <w:abstractNum w:abstractNumId="34" w15:restartNumberingAfterBreak="0">
    <w:nsid w:val="6D814EAB"/>
    <w:multiLevelType w:val="hybridMultilevel"/>
    <w:tmpl w:val="C62E5FD4"/>
    <w:lvl w:ilvl="0" w:tplc="7C7889AE">
      <w:start w:val="1"/>
      <w:numFmt w:val="decimal"/>
      <w:lvlText w:val="%1)"/>
      <w:lvlJc w:val="left"/>
      <w:pPr>
        <w:ind w:left="360" w:hanging="360"/>
      </w:pPr>
      <w:rPr>
        <w:rFonts w:hint="default"/>
      </w:rPr>
    </w:lvl>
    <w:lvl w:ilvl="1" w:tplc="41303950">
      <w:start w:val="1"/>
      <w:numFmt w:val="lowerLetter"/>
      <w:lvlText w:val="%2)"/>
      <w:lvlJc w:val="left"/>
      <w:pPr>
        <w:ind w:left="720" w:hanging="360"/>
      </w:pPr>
      <w:rPr>
        <w:rFonts w:hint="default"/>
      </w:rPr>
    </w:lvl>
    <w:lvl w:ilvl="2" w:tplc="17AA2D12">
      <w:start w:val="1"/>
      <w:numFmt w:val="lowerRoman"/>
      <w:lvlText w:val="%3)"/>
      <w:lvlJc w:val="left"/>
      <w:pPr>
        <w:ind w:left="1080" w:hanging="360"/>
      </w:pPr>
      <w:rPr>
        <w:rFonts w:hint="default"/>
      </w:rPr>
    </w:lvl>
    <w:lvl w:ilvl="3" w:tplc="619CFAE8">
      <w:start w:val="1"/>
      <w:numFmt w:val="decimal"/>
      <w:lvlText w:val="(%4)"/>
      <w:lvlJc w:val="left"/>
      <w:pPr>
        <w:ind w:left="1440" w:hanging="360"/>
      </w:pPr>
      <w:rPr>
        <w:rFonts w:hint="default"/>
      </w:rPr>
    </w:lvl>
    <w:lvl w:ilvl="4" w:tplc="32C622F8">
      <w:start w:val="1"/>
      <w:numFmt w:val="lowerLetter"/>
      <w:lvlText w:val="(%5)"/>
      <w:lvlJc w:val="left"/>
      <w:pPr>
        <w:ind w:left="1800" w:hanging="360"/>
      </w:pPr>
      <w:rPr>
        <w:rFonts w:hint="default"/>
      </w:rPr>
    </w:lvl>
    <w:lvl w:ilvl="5" w:tplc="D3563556">
      <w:start w:val="1"/>
      <w:numFmt w:val="lowerRoman"/>
      <w:lvlText w:val="(%6)"/>
      <w:lvlJc w:val="left"/>
      <w:pPr>
        <w:ind w:left="2160" w:hanging="360"/>
      </w:pPr>
      <w:rPr>
        <w:rFonts w:hint="default"/>
      </w:rPr>
    </w:lvl>
    <w:lvl w:ilvl="6" w:tplc="756E7DC0">
      <w:start w:val="1"/>
      <w:numFmt w:val="decimal"/>
      <w:lvlText w:val="%7."/>
      <w:lvlJc w:val="left"/>
      <w:pPr>
        <w:ind w:left="2520" w:hanging="360"/>
      </w:pPr>
      <w:rPr>
        <w:rFonts w:hint="default"/>
      </w:rPr>
    </w:lvl>
    <w:lvl w:ilvl="7" w:tplc="C7301CD4">
      <w:start w:val="1"/>
      <w:numFmt w:val="lowerLetter"/>
      <w:lvlText w:val="%8."/>
      <w:lvlJc w:val="left"/>
      <w:pPr>
        <w:ind w:left="2880" w:hanging="360"/>
      </w:pPr>
      <w:rPr>
        <w:rFonts w:hint="default"/>
      </w:rPr>
    </w:lvl>
    <w:lvl w:ilvl="8" w:tplc="39D2788C">
      <w:start w:val="1"/>
      <w:numFmt w:val="lowerRoman"/>
      <w:lvlText w:val="%9."/>
      <w:lvlJc w:val="left"/>
      <w:pPr>
        <w:ind w:left="3240" w:hanging="360"/>
      </w:pPr>
      <w:rPr>
        <w:rFonts w:hint="default"/>
      </w:rPr>
    </w:lvl>
  </w:abstractNum>
  <w:abstractNum w:abstractNumId="35" w15:restartNumberingAfterBreak="0">
    <w:nsid w:val="6F460E39"/>
    <w:multiLevelType w:val="hybridMultilevel"/>
    <w:tmpl w:val="84DA1D1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6FBD63BE"/>
    <w:multiLevelType w:val="hybridMultilevel"/>
    <w:tmpl w:val="5D86761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7F62AE"/>
    <w:multiLevelType w:val="hybridMultilevel"/>
    <w:tmpl w:val="E1EEE5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78CB4BAE"/>
    <w:multiLevelType w:val="hybridMultilevel"/>
    <w:tmpl w:val="42B0C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D55182"/>
    <w:multiLevelType w:val="hybridMultilevel"/>
    <w:tmpl w:val="B95EFE5E"/>
    <w:lvl w:ilvl="0" w:tplc="04090005">
      <w:start w:val="1"/>
      <w:numFmt w:val="bullet"/>
      <w:lvlText w:val=""/>
      <w:lvlJc w:val="left"/>
      <w:pPr>
        <w:ind w:left="360" w:hanging="360"/>
      </w:pPr>
      <w:rPr>
        <w:rFonts w:hint="default" w:ascii="Wingdings" w:hAnsi="Wingdings"/>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16cid:durableId="1271551885">
    <w:abstractNumId w:val="6"/>
  </w:num>
  <w:num w:numId="2" w16cid:durableId="48110912">
    <w:abstractNumId w:val="3"/>
  </w:num>
  <w:num w:numId="3" w16cid:durableId="1871599793">
    <w:abstractNumId w:val="33"/>
  </w:num>
  <w:num w:numId="4" w16cid:durableId="88039693">
    <w:abstractNumId w:val="27"/>
  </w:num>
  <w:num w:numId="5" w16cid:durableId="1004013038">
    <w:abstractNumId w:val="11"/>
  </w:num>
  <w:num w:numId="6" w16cid:durableId="1384711720">
    <w:abstractNumId w:val="29"/>
  </w:num>
  <w:num w:numId="7" w16cid:durableId="1601140170">
    <w:abstractNumId w:val="20"/>
  </w:num>
  <w:num w:numId="8" w16cid:durableId="492182753">
    <w:abstractNumId w:val="10"/>
  </w:num>
  <w:num w:numId="9" w16cid:durableId="1406605157">
    <w:abstractNumId w:val="37"/>
  </w:num>
  <w:num w:numId="10" w16cid:durableId="2124113058">
    <w:abstractNumId w:val="4"/>
  </w:num>
  <w:num w:numId="11" w16cid:durableId="1738091680">
    <w:abstractNumId w:val="31"/>
  </w:num>
  <w:num w:numId="12" w16cid:durableId="1017467247">
    <w:abstractNumId w:val="17"/>
  </w:num>
  <w:num w:numId="13" w16cid:durableId="1071461918">
    <w:abstractNumId w:val="23"/>
  </w:num>
  <w:num w:numId="14" w16cid:durableId="2052076390">
    <w:abstractNumId w:val="38"/>
  </w:num>
  <w:num w:numId="15" w16cid:durableId="1675496969">
    <w:abstractNumId w:val="32"/>
  </w:num>
  <w:num w:numId="16" w16cid:durableId="986320113">
    <w:abstractNumId w:val="5"/>
  </w:num>
  <w:num w:numId="17" w16cid:durableId="1535269628">
    <w:abstractNumId w:val="19"/>
  </w:num>
  <w:num w:numId="18" w16cid:durableId="234822006">
    <w:abstractNumId w:val="34"/>
  </w:num>
  <w:num w:numId="19" w16cid:durableId="1562903721">
    <w:abstractNumId w:val="22"/>
  </w:num>
  <w:num w:numId="20" w16cid:durableId="379597253">
    <w:abstractNumId w:val="28"/>
  </w:num>
  <w:num w:numId="21" w16cid:durableId="732312868">
    <w:abstractNumId w:val="7"/>
  </w:num>
  <w:num w:numId="22" w16cid:durableId="1991905976">
    <w:abstractNumId w:val="1"/>
  </w:num>
  <w:num w:numId="23" w16cid:durableId="577058060">
    <w:abstractNumId w:val="36"/>
  </w:num>
  <w:num w:numId="24" w16cid:durableId="1814561364">
    <w:abstractNumId w:val="8"/>
  </w:num>
  <w:num w:numId="25" w16cid:durableId="179706443">
    <w:abstractNumId w:val="9"/>
  </w:num>
  <w:num w:numId="26" w16cid:durableId="332685707">
    <w:abstractNumId w:val="14"/>
  </w:num>
  <w:num w:numId="27" w16cid:durableId="1110858822">
    <w:abstractNumId w:val="35"/>
  </w:num>
  <w:num w:numId="28" w16cid:durableId="335308447">
    <w:abstractNumId w:val="21"/>
  </w:num>
  <w:num w:numId="29" w16cid:durableId="1808086281">
    <w:abstractNumId w:val="25"/>
  </w:num>
  <w:num w:numId="30" w16cid:durableId="1140226873">
    <w:abstractNumId w:val="2"/>
  </w:num>
  <w:num w:numId="31" w16cid:durableId="541749342">
    <w:abstractNumId w:val="15"/>
  </w:num>
  <w:num w:numId="32" w16cid:durableId="1787307639">
    <w:abstractNumId w:val="26"/>
  </w:num>
  <w:num w:numId="33" w16cid:durableId="1331105536">
    <w:abstractNumId w:val="12"/>
  </w:num>
  <w:num w:numId="34" w16cid:durableId="2055689185">
    <w:abstractNumId w:val="39"/>
  </w:num>
  <w:num w:numId="35" w16cid:durableId="440296666">
    <w:abstractNumId w:val="30"/>
  </w:num>
  <w:num w:numId="36" w16cid:durableId="1013612156">
    <w:abstractNumId w:val="16"/>
  </w:num>
  <w:num w:numId="37" w16cid:durableId="2073507191">
    <w:abstractNumId w:val="24"/>
  </w:num>
  <w:num w:numId="38" w16cid:durableId="969240347">
    <w:abstractNumId w:val="13"/>
  </w:num>
  <w:num w:numId="39" w16cid:durableId="1949043365">
    <w:abstractNumId w:val="0"/>
  </w:num>
  <w:num w:numId="40" w16cid:durableId="965893454">
    <w:abstractNumId w:val="18"/>
  </w:num>
  <w:numIdMacAtCleanup w:val="8"/>
</w:numbering>
</file>

<file path=word/people.xml><?xml version="1.0" encoding="utf-8"?>
<w15:people xmlns:mc="http://schemas.openxmlformats.org/markup-compatibility/2006" xmlns:w15="http://schemas.microsoft.com/office/word/2012/wordml" mc:Ignorable="w15">
  <w15:person w15:author="Danielle Martin">
    <w15:presenceInfo w15:providerId="None" w15:userId="Danielle Martin"/>
  </w15:person>
  <w15:person w15:author="Catalina Ipas">
    <w15:presenceInfo w15:providerId="AD" w15:userId="S::cipas@partners.net::bc5d8e65-d428-4fab-9459-e9b4f26a3759"/>
  </w15:person>
  <w15:person w15:author="Catalina Ipas">
    <w15:presenceInfo w15:providerId="AD" w15:userId="S::cipas@partners.net::bc5d8e65-d428-4fab-9459-e9b4f26a3759"/>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tru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E33AA"/>
    <w:rsid w:val="0000084F"/>
    <w:rsid w:val="00000A2D"/>
    <w:rsid w:val="00001CB5"/>
    <w:rsid w:val="00001F58"/>
    <w:rsid w:val="000027BF"/>
    <w:rsid w:val="0000382A"/>
    <w:rsid w:val="00003B57"/>
    <w:rsid w:val="00003DD6"/>
    <w:rsid w:val="00003EBE"/>
    <w:rsid w:val="00005D30"/>
    <w:rsid w:val="00005E04"/>
    <w:rsid w:val="00005E0C"/>
    <w:rsid w:val="000074DB"/>
    <w:rsid w:val="0001172D"/>
    <w:rsid w:val="000119A5"/>
    <w:rsid w:val="0001311D"/>
    <w:rsid w:val="00014123"/>
    <w:rsid w:val="00014E68"/>
    <w:rsid w:val="00014F0E"/>
    <w:rsid w:val="00016339"/>
    <w:rsid w:val="00016498"/>
    <w:rsid w:val="00016F1E"/>
    <w:rsid w:val="0001712C"/>
    <w:rsid w:val="00017161"/>
    <w:rsid w:val="00017390"/>
    <w:rsid w:val="00017F73"/>
    <w:rsid w:val="00020004"/>
    <w:rsid w:val="000201F4"/>
    <w:rsid w:val="00020355"/>
    <w:rsid w:val="00020D1C"/>
    <w:rsid w:val="0002180E"/>
    <w:rsid w:val="00021E18"/>
    <w:rsid w:val="00022087"/>
    <w:rsid w:val="000230BF"/>
    <w:rsid w:val="000235F4"/>
    <w:rsid w:val="00024334"/>
    <w:rsid w:val="000243A6"/>
    <w:rsid w:val="00024FB2"/>
    <w:rsid w:val="00025C32"/>
    <w:rsid w:val="00026E4F"/>
    <w:rsid w:val="0002736E"/>
    <w:rsid w:val="00027C24"/>
    <w:rsid w:val="000300B8"/>
    <w:rsid w:val="00031512"/>
    <w:rsid w:val="0003240B"/>
    <w:rsid w:val="00033AFD"/>
    <w:rsid w:val="00033F82"/>
    <w:rsid w:val="00034A35"/>
    <w:rsid w:val="00036184"/>
    <w:rsid w:val="00036276"/>
    <w:rsid w:val="00036C04"/>
    <w:rsid w:val="00036F1D"/>
    <w:rsid w:val="00037787"/>
    <w:rsid w:val="000377DB"/>
    <w:rsid w:val="00037C01"/>
    <w:rsid w:val="00041A23"/>
    <w:rsid w:val="000422CA"/>
    <w:rsid w:val="00042325"/>
    <w:rsid w:val="00042E02"/>
    <w:rsid w:val="00044484"/>
    <w:rsid w:val="000452B6"/>
    <w:rsid w:val="000457B0"/>
    <w:rsid w:val="00045DE1"/>
    <w:rsid w:val="00046220"/>
    <w:rsid w:val="00046A41"/>
    <w:rsid w:val="000527E2"/>
    <w:rsid w:val="000536F0"/>
    <w:rsid w:val="00054059"/>
    <w:rsid w:val="000544E5"/>
    <w:rsid w:val="00054EE5"/>
    <w:rsid w:val="00056075"/>
    <w:rsid w:val="00056E3A"/>
    <w:rsid w:val="00056FE1"/>
    <w:rsid w:val="00057167"/>
    <w:rsid w:val="0006087D"/>
    <w:rsid w:val="00060D91"/>
    <w:rsid w:val="00061257"/>
    <w:rsid w:val="000615EC"/>
    <w:rsid w:val="00061B86"/>
    <w:rsid w:val="000622F2"/>
    <w:rsid w:val="00062711"/>
    <w:rsid w:val="00062A09"/>
    <w:rsid w:val="00063573"/>
    <w:rsid w:val="00064C89"/>
    <w:rsid w:val="0006508A"/>
    <w:rsid w:val="0006557E"/>
    <w:rsid w:val="00065BA4"/>
    <w:rsid w:val="00065F3A"/>
    <w:rsid w:val="000671ED"/>
    <w:rsid w:val="00067529"/>
    <w:rsid w:val="000679DC"/>
    <w:rsid w:val="000709A4"/>
    <w:rsid w:val="00071528"/>
    <w:rsid w:val="000719D6"/>
    <w:rsid w:val="00071B19"/>
    <w:rsid w:val="00071F0A"/>
    <w:rsid w:val="00072CBF"/>
    <w:rsid w:val="000740E3"/>
    <w:rsid w:val="00074286"/>
    <w:rsid w:val="0007432C"/>
    <w:rsid w:val="000751CF"/>
    <w:rsid w:val="00075273"/>
    <w:rsid w:val="00076A14"/>
    <w:rsid w:val="00076F52"/>
    <w:rsid w:val="00077C39"/>
    <w:rsid w:val="00080434"/>
    <w:rsid w:val="000805E7"/>
    <w:rsid w:val="00080D78"/>
    <w:rsid w:val="00080DE1"/>
    <w:rsid w:val="00082063"/>
    <w:rsid w:val="0008238D"/>
    <w:rsid w:val="00082784"/>
    <w:rsid w:val="000830FF"/>
    <w:rsid w:val="000836F1"/>
    <w:rsid w:val="0008418D"/>
    <w:rsid w:val="00084395"/>
    <w:rsid w:val="00085203"/>
    <w:rsid w:val="00085803"/>
    <w:rsid w:val="0008580F"/>
    <w:rsid w:val="00085951"/>
    <w:rsid w:val="00086D08"/>
    <w:rsid w:val="000876B5"/>
    <w:rsid w:val="000878C7"/>
    <w:rsid w:val="00087A1B"/>
    <w:rsid w:val="00090C67"/>
    <w:rsid w:val="0009154E"/>
    <w:rsid w:val="000919CF"/>
    <w:rsid w:val="00091B59"/>
    <w:rsid w:val="00092EDC"/>
    <w:rsid w:val="00093B4E"/>
    <w:rsid w:val="000948C6"/>
    <w:rsid w:val="000951DB"/>
    <w:rsid w:val="00095572"/>
    <w:rsid w:val="000958D0"/>
    <w:rsid w:val="00096234"/>
    <w:rsid w:val="0009642F"/>
    <w:rsid w:val="000A1BEB"/>
    <w:rsid w:val="000A1F65"/>
    <w:rsid w:val="000A25D8"/>
    <w:rsid w:val="000A2662"/>
    <w:rsid w:val="000A3E03"/>
    <w:rsid w:val="000A4E10"/>
    <w:rsid w:val="000A51BB"/>
    <w:rsid w:val="000A59CD"/>
    <w:rsid w:val="000A5DBC"/>
    <w:rsid w:val="000A7F33"/>
    <w:rsid w:val="000A7F5A"/>
    <w:rsid w:val="000B06BD"/>
    <w:rsid w:val="000B0752"/>
    <w:rsid w:val="000B20BD"/>
    <w:rsid w:val="000B28F9"/>
    <w:rsid w:val="000B2EF5"/>
    <w:rsid w:val="000B3A40"/>
    <w:rsid w:val="000B3E81"/>
    <w:rsid w:val="000B40BD"/>
    <w:rsid w:val="000B44A9"/>
    <w:rsid w:val="000B4BB3"/>
    <w:rsid w:val="000B5264"/>
    <w:rsid w:val="000B5271"/>
    <w:rsid w:val="000B5794"/>
    <w:rsid w:val="000B584C"/>
    <w:rsid w:val="000B654F"/>
    <w:rsid w:val="000B685B"/>
    <w:rsid w:val="000B75FD"/>
    <w:rsid w:val="000C013F"/>
    <w:rsid w:val="000C01A1"/>
    <w:rsid w:val="000C02FA"/>
    <w:rsid w:val="000C0DDB"/>
    <w:rsid w:val="000C206C"/>
    <w:rsid w:val="000C30C1"/>
    <w:rsid w:val="000C38FB"/>
    <w:rsid w:val="000C4135"/>
    <w:rsid w:val="000C532D"/>
    <w:rsid w:val="000C552E"/>
    <w:rsid w:val="000C5C51"/>
    <w:rsid w:val="000C5EBA"/>
    <w:rsid w:val="000C65C5"/>
    <w:rsid w:val="000C6651"/>
    <w:rsid w:val="000C702E"/>
    <w:rsid w:val="000C742C"/>
    <w:rsid w:val="000C75B5"/>
    <w:rsid w:val="000C77C0"/>
    <w:rsid w:val="000C7B0E"/>
    <w:rsid w:val="000D0C93"/>
    <w:rsid w:val="000D1D76"/>
    <w:rsid w:val="000D22D3"/>
    <w:rsid w:val="000D38EC"/>
    <w:rsid w:val="000D6231"/>
    <w:rsid w:val="000D65AF"/>
    <w:rsid w:val="000E0483"/>
    <w:rsid w:val="000E09FA"/>
    <w:rsid w:val="000E1538"/>
    <w:rsid w:val="000E15DD"/>
    <w:rsid w:val="000E163E"/>
    <w:rsid w:val="000E1720"/>
    <w:rsid w:val="000E1B4A"/>
    <w:rsid w:val="000E1C48"/>
    <w:rsid w:val="000E25FD"/>
    <w:rsid w:val="000E2AA5"/>
    <w:rsid w:val="000E2B6E"/>
    <w:rsid w:val="000E3B28"/>
    <w:rsid w:val="000E3D51"/>
    <w:rsid w:val="000E4950"/>
    <w:rsid w:val="000E4AF5"/>
    <w:rsid w:val="000E4F9D"/>
    <w:rsid w:val="000E573E"/>
    <w:rsid w:val="000E637E"/>
    <w:rsid w:val="000E6AE7"/>
    <w:rsid w:val="000E77D6"/>
    <w:rsid w:val="000E78A2"/>
    <w:rsid w:val="000F0D13"/>
    <w:rsid w:val="000F1B20"/>
    <w:rsid w:val="000F2503"/>
    <w:rsid w:val="000F2769"/>
    <w:rsid w:val="000F47E0"/>
    <w:rsid w:val="000F49A6"/>
    <w:rsid w:val="000F62C1"/>
    <w:rsid w:val="000F638C"/>
    <w:rsid w:val="00100776"/>
    <w:rsid w:val="00100B1B"/>
    <w:rsid w:val="00100BFA"/>
    <w:rsid w:val="001022E8"/>
    <w:rsid w:val="00103665"/>
    <w:rsid w:val="00103F9E"/>
    <w:rsid w:val="0010417F"/>
    <w:rsid w:val="00105595"/>
    <w:rsid w:val="00106125"/>
    <w:rsid w:val="00106386"/>
    <w:rsid w:val="0010673A"/>
    <w:rsid w:val="00106BEC"/>
    <w:rsid w:val="00107A24"/>
    <w:rsid w:val="00110B68"/>
    <w:rsid w:val="00111009"/>
    <w:rsid w:val="00111087"/>
    <w:rsid w:val="00113E08"/>
    <w:rsid w:val="00114FC4"/>
    <w:rsid w:val="001153A0"/>
    <w:rsid w:val="001154D4"/>
    <w:rsid w:val="00115C4D"/>
    <w:rsid w:val="001169B9"/>
    <w:rsid w:val="00116BB6"/>
    <w:rsid w:val="00116C84"/>
    <w:rsid w:val="001170AE"/>
    <w:rsid w:val="001202D3"/>
    <w:rsid w:val="00120651"/>
    <w:rsid w:val="00120746"/>
    <w:rsid w:val="001207A1"/>
    <w:rsid w:val="00120C32"/>
    <w:rsid w:val="00120EBC"/>
    <w:rsid w:val="00121367"/>
    <w:rsid w:val="001213ED"/>
    <w:rsid w:val="00121620"/>
    <w:rsid w:val="00121FA2"/>
    <w:rsid w:val="00123514"/>
    <w:rsid w:val="00123BD1"/>
    <w:rsid w:val="00123F41"/>
    <w:rsid w:val="00124B9E"/>
    <w:rsid w:val="0012707A"/>
    <w:rsid w:val="001271F0"/>
    <w:rsid w:val="001273B9"/>
    <w:rsid w:val="00127C83"/>
    <w:rsid w:val="00130C42"/>
    <w:rsid w:val="001317FB"/>
    <w:rsid w:val="00131EAC"/>
    <w:rsid w:val="001320DD"/>
    <w:rsid w:val="00134C0D"/>
    <w:rsid w:val="00135050"/>
    <w:rsid w:val="00135DFC"/>
    <w:rsid w:val="00135E75"/>
    <w:rsid w:val="001360CB"/>
    <w:rsid w:val="001360E1"/>
    <w:rsid w:val="00136A23"/>
    <w:rsid w:val="00136D8D"/>
    <w:rsid w:val="00136EE9"/>
    <w:rsid w:val="00137C37"/>
    <w:rsid w:val="00140737"/>
    <w:rsid w:val="00140FB6"/>
    <w:rsid w:val="00141347"/>
    <w:rsid w:val="0014222D"/>
    <w:rsid w:val="00142961"/>
    <w:rsid w:val="00144421"/>
    <w:rsid w:val="00144819"/>
    <w:rsid w:val="00144E05"/>
    <w:rsid w:val="0014711C"/>
    <w:rsid w:val="00147555"/>
    <w:rsid w:val="00147AFE"/>
    <w:rsid w:val="0015100E"/>
    <w:rsid w:val="0015216D"/>
    <w:rsid w:val="00152245"/>
    <w:rsid w:val="00152B07"/>
    <w:rsid w:val="00153CC4"/>
    <w:rsid w:val="00155666"/>
    <w:rsid w:val="00157E19"/>
    <w:rsid w:val="00161479"/>
    <w:rsid w:val="001616C1"/>
    <w:rsid w:val="0016370E"/>
    <w:rsid w:val="00165025"/>
    <w:rsid w:val="00165143"/>
    <w:rsid w:val="0016666C"/>
    <w:rsid w:val="001672CB"/>
    <w:rsid w:val="001678F7"/>
    <w:rsid w:val="00167BA1"/>
    <w:rsid w:val="00167E60"/>
    <w:rsid w:val="001704EC"/>
    <w:rsid w:val="00170EAD"/>
    <w:rsid w:val="00170F9A"/>
    <w:rsid w:val="001715DD"/>
    <w:rsid w:val="0017235F"/>
    <w:rsid w:val="00173493"/>
    <w:rsid w:val="001742FD"/>
    <w:rsid w:val="001754E9"/>
    <w:rsid w:val="001757D4"/>
    <w:rsid w:val="001764CD"/>
    <w:rsid w:val="00176C1D"/>
    <w:rsid w:val="001771E5"/>
    <w:rsid w:val="001801B7"/>
    <w:rsid w:val="001809A7"/>
    <w:rsid w:val="00180EF5"/>
    <w:rsid w:val="00181020"/>
    <w:rsid w:val="001810DB"/>
    <w:rsid w:val="00181457"/>
    <w:rsid w:val="0018150A"/>
    <w:rsid w:val="00181761"/>
    <w:rsid w:val="0018179D"/>
    <w:rsid w:val="00181FA7"/>
    <w:rsid w:val="001834AF"/>
    <w:rsid w:val="001834DC"/>
    <w:rsid w:val="001834E0"/>
    <w:rsid w:val="00183531"/>
    <w:rsid w:val="00183C6F"/>
    <w:rsid w:val="00183EF0"/>
    <w:rsid w:val="001849B2"/>
    <w:rsid w:val="00184AAE"/>
    <w:rsid w:val="00184B74"/>
    <w:rsid w:val="00185322"/>
    <w:rsid w:val="00185BC6"/>
    <w:rsid w:val="00185EE8"/>
    <w:rsid w:val="0018620A"/>
    <w:rsid w:val="00186384"/>
    <w:rsid w:val="00186537"/>
    <w:rsid w:val="00186EF3"/>
    <w:rsid w:val="001875E3"/>
    <w:rsid w:val="00187B89"/>
    <w:rsid w:val="00187C9E"/>
    <w:rsid w:val="0019009F"/>
    <w:rsid w:val="0019055D"/>
    <w:rsid w:val="001908C4"/>
    <w:rsid w:val="0019119A"/>
    <w:rsid w:val="001912DD"/>
    <w:rsid w:val="0019146D"/>
    <w:rsid w:val="00191AEF"/>
    <w:rsid w:val="001923CE"/>
    <w:rsid w:val="001931D8"/>
    <w:rsid w:val="00193267"/>
    <w:rsid w:val="001953D0"/>
    <w:rsid w:val="0019545E"/>
    <w:rsid w:val="001966B0"/>
    <w:rsid w:val="001A027D"/>
    <w:rsid w:val="001A3452"/>
    <w:rsid w:val="001A5110"/>
    <w:rsid w:val="001A52E4"/>
    <w:rsid w:val="001A568A"/>
    <w:rsid w:val="001A5FD9"/>
    <w:rsid w:val="001A667B"/>
    <w:rsid w:val="001A7384"/>
    <w:rsid w:val="001A76F7"/>
    <w:rsid w:val="001A7A7A"/>
    <w:rsid w:val="001B0536"/>
    <w:rsid w:val="001B0CEB"/>
    <w:rsid w:val="001B0FBB"/>
    <w:rsid w:val="001B0FCA"/>
    <w:rsid w:val="001B1787"/>
    <w:rsid w:val="001B1981"/>
    <w:rsid w:val="001B209E"/>
    <w:rsid w:val="001B2158"/>
    <w:rsid w:val="001B311A"/>
    <w:rsid w:val="001B4C71"/>
    <w:rsid w:val="001B5D95"/>
    <w:rsid w:val="001B640E"/>
    <w:rsid w:val="001B64D5"/>
    <w:rsid w:val="001B69A8"/>
    <w:rsid w:val="001B6D69"/>
    <w:rsid w:val="001B7640"/>
    <w:rsid w:val="001B7962"/>
    <w:rsid w:val="001B799B"/>
    <w:rsid w:val="001C0069"/>
    <w:rsid w:val="001C00F9"/>
    <w:rsid w:val="001C038D"/>
    <w:rsid w:val="001C076E"/>
    <w:rsid w:val="001C0A1A"/>
    <w:rsid w:val="001C20B8"/>
    <w:rsid w:val="001C3A04"/>
    <w:rsid w:val="001C3B5F"/>
    <w:rsid w:val="001C3E8C"/>
    <w:rsid w:val="001C455A"/>
    <w:rsid w:val="001C4B8E"/>
    <w:rsid w:val="001C5E49"/>
    <w:rsid w:val="001D0654"/>
    <w:rsid w:val="001D0A73"/>
    <w:rsid w:val="001D0FD8"/>
    <w:rsid w:val="001D1956"/>
    <w:rsid w:val="001D1BCD"/>
    <w:rsid w:val="001D1CBC"/>
    <w:rsid w:val="001D291E"/>
    <w:rsid w:val="001D303D"/>
    <w:rsid w:val="001D3454"/>
    <w:rsid w:val="001D36D2"/>
    <w:rsid w:val="001D38B6"/>
    <w:rsid w:val="001D3CF2"/>
    <w:rsid w:val="001D4BDF"/>
    <w:rsid w:val="001D4C63"/>
    <w:rsid w:val="001D522A"/>
    <w:rsid w:val="001D5357"/>
    <w:rsid w:val="001D749E"/>
    <w:rsid w:val="001D7758"/>
    <w:rsid w:val="001D79E1"/>
    <w:rsid w:val="001D7F9A"/>
    <w:rsid w:val="001E0090"/>
    <w:rsid w:val="001E1168"/>
    <w:rsid w:val="001E14F5"/>
    <w:rsid w:val="001E2A66"/>
    <w:rsid w:val="001E2FAA"/>
    <w:rsid w:val="001E3ED5"/>
    <w:rsid w:val="001E47A4"/>
    <w:rsid w:val="001E483F"/>
    <w:rsid w:val="001E4B67"/>
    <w:rsid w:val="001E51F3"/>
    <w:rsid w:val="001E559D"/>
    <w:rsid w:val="001E5BAC"/>
    <w:rsid w:val="001E7546"/>
    <w:rsid w:val="001E78EE"/>
    <w:rsid w:val="001F1650"/>
    <w:rsid w:val="001F269E"/>
    <w:rsid w:val="001F2718"/>
    <w:rsid w:val="001F2D5F"/>
    <w:rsid w:val="001F3326"/>
    <w:rsid w:val="001F3647"/>
    <w:rsid w:val="001F4565"/>
    <w:rsid w:val="001F589F"/>
    <w:rsid w:val="001F5F40"/>
    <w:rsid w:val="001F6206"/>
    <w:rsid w:val="001F7B77"/>
    <w:rsid w:val="001F7BA9"/>
    <w:rsid w:val="0020003C"/>
    <w:rsid w:val="0020007E"/>
    <w:rsid w:val="00200BF5"/>
    <w:rsid w:val="002016A1"/>
    <w:rsid w:val="00201AB5"/>
    <w:rsid w:val="0020269E"/>
    <w:rsid w:val="00202773"/>
    <w:rsid w:val="00202B8B"/>
    <w:rsid w:val="00203467"/>
    <w:rsid w:val="00203AE6"/>
    <w:rsid w:val="00203FF1"/>
    <w:rsid w:val="00204A55"/>
    <w:rsid w:val="002059A9"/>
    <w:rsid w:val="002068CF"/>
    <w:rsid w:val="00206DB9"/>
    <w:rsid w:val="00210170"/>
    <w:rsid w:val="002109B0"/>
    <w:rsid w:val="00211171"/>
    <w:rsid w:val="00211198"/>
    <w:rsid w:val="00211673"/>
    <w:rsid w:val="002118F8"/>
    <w:rsid w:val="00211A5B"/>
    <w:rsid w:val="00211B78"/>
    <w:rsid w:val="00211F69"/>
    <w:rsid w:val="00212669"/>
    <w:rsid w:val="002129A8"/>
    <w:rsid w:val="00212B4D"/>
    <w:rsid w:val="00213C1C"/>
    <w:rsid w:val="0021469E"/>
    <w:rsid w:val="00214E4B"/>
    <w:rsid w:val="00217508"/>
    <w:rsid w:val="0021787C"/>
    <w:rsid w:val="00217990"/>
    <w:rsid w:val="00217CB2"/>
    <w:rsid w:val="00220569"/>
    <w:rsid w:val="002210E5"/>
    <w:rsid w:val="002210F2"/>
    <w:rsid w:val="002225CB"/>
    <w:rsid w:val="0022261B"/>
    <w:rsid w:val="00222956"/>
    <w:rsid w:val="00223426"/>
    <w:rsid w:val="00223EA4"/>
    <w:rsid w:val="00224754"/>
    <w:rsid w:val="00224E83"/>
    <w:rsid w:val="002258A4"/>
    <w:rsid w:val="00226109"/>
    <w:rsid w:val="00226E7B"/>
    <w:rsid w:val="002274EE"/>
    <w:rsid w:val="00227AF2"/>
    <w:rsid w:val="00227EBB"/>
    <w:rsid w:val="002306FF"/>
    <w:rsid w:val="0023094C"/>
    <w:rsid w:val="00230E13"/>
    <w:rsid w:val="002312E8"/>
    <w:rsid w:val="002324FF"/>
    <w:rsid w:val="00233310"/>
    <w:rsid w:val="00233717"/>
    <w:rsid w:val="00234B9F"/>
    <w:rsid w:val="00234CDF"/>
    <w:rsid w:val="002358DF"/>
    <w:rsid w:val="00235DD6"/>
    <w:rsid w:val="002360AB"/>
    <w:rsid w:val="00236446"/>
    <w:rsid w:val="00237352"/>
    <w:rsid w:val="002373AD"/>
    <w:rsid w:val="002375BF"/>
    <w:rsid w:val="002401EE"/>
    <w:rsid w:val="00240877"/>
    <w:rsid w:val="0024131B"/>
    <w:rsid w:val="00241572"/>
    <w:rsid w:val="00241CF3"/>
    <w:rsid w:val="00242277"/>
    <w:rsid w:val="0024322A"/>
    <w:rsid w:val="002433B8"/>
    <w:rsid w:val="00243776"/>
    <w:rsid w:val="00246009"/>
    <w:rsid w:val="00246677"/>
    <w:rsid w:val="002467E0"/>
    <w:rsid w:val="0024714C"/>
    <w:rsid w:val="00247247"/>
    <w:rsid w:val="00247B36"/>
    <w:rsid w:val="00247FC7"/>
    <w:rsid w:val="00250C4C"/>
    <w:rsid w:val="00250E2B"/>
    <w:rsid w:val="002513D9"/>
    <w:rsid w:val="002516E5"/>
    <w:rsid w:val="00252367"/>
    <w:rsid w:val="0025237D"/>
    <w:rsid w:val="0025277D"/>
    <w:rsid w:val="00252904"/>
    <w:rsid w:val="002530CD"/>
    <w:rsid w:val="002537BD"/>
    <w:rsid w:val="00253B0E"/>
    <w:rsid w:val="002548FD"/>
    <w:rsid w:val="00254FD5"/>
    <w:rsid w:val="00255089"/>
    <w:rsid w:val="002552AE"/>
    <w:rsid w:val="00255900"/>
    <w:rsid w:val="00255C4A"/>
    <w:rsid w:val="0025610C"/>
    <w:rsid w:val="00256FED"/>
    <w:rsid w:val="00257343"/>
    <w:rsid w:val="002577B5"/>
    <w:rsid w:val="00257A0D"/>
    <w:rsid w:val="0026145C"/>
    <w:rsid w:val="002616AE"/>
    <w:rsid w:val="00261EC2"/>
    <w:rsid w:val="00262035"/>
    <w:rsid w:val="00262E43"/>
    <w:rsid w:val="00262F67"/>
    <w:rsid w:val="002630F4"/>
    <w:rsid w:val="0026368E"/>
    <w:rsid w:val="00263D21"/>
    <w:rsid w:val="0026480E"/>
    <w:rsid w:val="00264947"/>
    <w:rsid w:val="00264D19"/>
    <w:rsid w:val="00264E2D"/>
    <w:rsid w:val="00265583"/>
    <w:rsid w:val="00265948"/>
    <w:rsid w:val="00267223"/>
    <w:rsid w:val="00267630"/>
    <w:rsid w:val="00270112"/>
    <w:rsid w:val="00270DFB"/>
    <w:rsid w:val="00271BA0"/>
    <w:rsid w:val="00272224"/>
    <w:rsid w:val="00272933"/>
    <w:rsid w:val="00273675"/>
    <w:rsid w:val="002738B7"/>
    <w:rsid w:val="00274615"/>
    <w:rsid w:val="00274E94"/>
    <w:rsid w:val="00275475"/>
    <w:rsid w:val="00275616"/>
    <w:rsid w:val="00276A52"/>
    <w:rsid w:val="00277AD7"/>
    <w:rsid w:val="002807A2"/>
    <w:rsid w:val="00280DBF"/>
    <w:rsid w:val="002815E0"/>
    <w:rsid w:val="002823FB"/>
    <w:rsid w:val="00282574"/>
    <w:rsid w:val="00283998"/>
    <w:rsid w:val="00284767"/>
    <w:rsid w:val="00285997"/>
    <w:rsid w:val="00286891"/>
    <w:rsid w:val="002878E5"/>
    <w:rsid w:val="00287EEB"/>
    <w:rsid w:val="0029036D"/>
    <w:rsid w:val="00290524"/>
    <w:rsid w:val="002906A1"/>
    <w:rsid w:val="002909DC"/>
    <w:rsid w:val="00290A9A"/>
    <w:rsid w:val="00290B59"/>
    <w:rsid w:val="00290EA2"/>
    <w:rsid w:val="00291F2F"/>
    <w:rsid w:val="002920BA"/>
    <w:rsid w:val="00292801"/>
    <w:rsid w:val="00292C88"/>
    <w:rsid w:val="002935DF"/>
    <w:rsid w:val="002941F4"/>
    <w:rsid w:val="00295072"/>
    <w:rsid w:val="00295335"/>
    <w:rsid w:val="00295C3B"/>
    <w:rsid w:val="00296559"/>
    <w:rsid w:val="00297251"/>
    <w:rsid w:val="002977CD"/>
    <w:rsid w:val="00297E36"/>
    <w:rsid w:val="002A0109"/>
    <w:rsid w:val="002A0D94"/>
    <w:rsid w:val="002A12C0"/>
    <w:rsid w:val="002A1CEF"/>
    <w:rsid w:val="002A1DD1"/>
    <w:rsid w:val="002A2EE7"/>
    <w:rsid w:val="002A3B2A"/>
    <w:rsid w:val="002A3E8F"/>
    <w:rsid w:val="002A47CE"/>
    <w:rsid w:val="002A5C64"/>
    <w:rsid w:val="002A648F"/>
    <w:rsid w:val="002A6F05"/>
    <w:rsid w:val="002A6F3E"/>
    <w:rsid w:val="002B0CE7"/>
    <w:rsid w:val="002B1AD6"/>
    <w:rsid w:val="002B2D6A"/>
    <w:rsid w:val="002B351C"/>
    <w:rsid w:val="002B3911"/>
    <w:rsid w:val="002B58C3"/>
    <w:rsid w:val="002B5A29"/>
    <w:rsid w:val="002B6E8E"/>
    <w:rsid w:val="002B6EB7"/>
    <w:rsid w:val="002B6EFD"/>
    <w:rsid w:val="002B73DA"/>
    <w:rsid w:val="002B740E"/>
    <w:rsid w:val="002B7522"/>
    <w:rsid w:val="002B7642"/>
    <w:rsid w:val="002B7E20"/>
    <w:rsid w:val="002B7E66"/>
    <w:rsid w:val="002C1BED"/>
    <w:rsid w:val="002C2226"/>
    <w:rsid w:val="002C2230"/>
    <w:rsid w:val="002C2528"/>
    <w:rsid w:val="002C289F"/>
    <w:rsid w:val="002C2B52"/>
    <w:rsid w:val="002C396C"/>
    <w:rsid w:val="002C486D"/>
    <w:rsid w:val="002C58D0"/>
    <w:rsid w:val="002C5ACE"/>
    <w:rsid w:val="002C75DA"/>
    <w:rsid w:val="002D1778"/>
    <w:rsid w:val="002D1991"/>
    <w:rsid w:val="002D1D46"/>
    <w:rsid w:val="002D2369"/>
    <w:rsid w:val="002D24CB"/>
    <w:rsid w:val="002D2A39"/>
    <w:rsid w:val="002D2A53"/>
    <w:rsid w:val="002D2FB2"/>
    <w:rsid w:val="002D48BF"/>
    <w:rsid w:val="002D72B5"/>
    <w:rsid w:val="002D7DA0"/>
    <w:rsid w:val="002E0D41"/>
    <w:rsid w:val="002E15FF"/>
    <w:rsid w:val="002E1D7F"/>
    <w:rsid w:val="002E2C1D"/>
    <w:rsid w:val="002E2C37"/>
    <w:rsid w:val="002E2E6D"/>
    <w:rsid w:val="002E324A"/>
    <w:rsid w:val="002E374F"/>
    <w:rsid w:val="002E49C2"/>
    <w:rsid w:val="002E5168"/>
    <w:rsid w:val="002E5BA2"/>
    <w:rsid w:val="002E61DA"/>
    <w:rsid w:val="002E7BD9"/>
    <w:rsid w:val="002E7F5B"/>
    <w:rsid w:val="002F08CD"/>
    <w:rsid w:val="002F0990"/>
    <w:rsid w:val="002F16AD"/>
    <w:rsid w:val="002F2B79"/>
    <w:rsid w:val="002F3F25"/>
    <w:rsid w:val="002F4113"/>
    <w:rsid w:val="002F52B7"/>
    <w:rsid w:val="002F57FF"/>
    <w:rsid w:val="002F5FAC"/>
    <w:rsid w:val="002F60FA"/>
    <w:rsid w:val="002F6951"/>
    <w:rsid w:val="002F6C15"/>
    <w:rsid w:val="002F7995"/>
    <w:rsid w:val="00300060"/>
    <w:rsid w:val="00300593"/>
    <w:rsid w:val="003012C4"/>
    <w:rsid w:val="00301A6B"/>
    <w:rsid w:val="003021F8"/>
    <w:rsid w:val="003027F9"/>
    <w:rsid w:val="003028A0"/>
    <w:rsid w:val="0030291D"/>
    <w:rsid w:val="003030B7"/>
    <w:rsid w:val="003034FB"/>
    <w:rsid w:val="00303E59"/>
    <w:rsid w:val="00304E64"/>
    <w:rsid w:val="003051B5"/>
    <w:rsid w:val="003053B2"/>
    <w:rsid w:val="00305654"/>
    <w:rsid w:val="0030593D"/>
    <w:rsid w:val="00306321"/>
    <w:rsid w:val="00306697"/>
    <w:rsid w:val="00306C1F"/>
    <w:rsid w:val="00306C45"/>
    <w:rsid w:val="00307506"/>
    <w:rsid w:val="00310680"/>
    <w:rsid w:val="003108CF"/>
    <w:rsid w:val="00310B96"/>
    <w:rsid w:val="00312108"/>
    <w:rsid w:val="003123CD"/>
    <w:rsid w:val="00312577"/>
    <w:rsid w:val="003133F5"/>
    <w:rsid w:val="00313BAB"/>
    <w:rsid w:val="00314750"/>
    <w:rsid w:val="00314A21"/>
    <w:rsid w:val="00314B6E"/>
    <w:rsid w:val="003154EF"/>
    <w:rsid w:val="00315FEF"/>
    <w:rsid w:val="0032002A"/>
    <w:rsid w:val="003204BE"/>
    <w:rsid w:val="003204C0"/>
    <w:rsid w:val="00321F3A"/>
    <w:rsid w:val="00321F9F"/>
    <w:rsid w:val="0032253F"/>
    <w:rsid w:val="00322766"/>
    <w:rsid w:val="003231DC"/>
    <w:rsid w:val="00323507"/>
    <w:rsid w:val="003236A6"/>
    <w:rsid w:val="0032495B"/>
    <w:rsid w:val="003251CF"/>
    <w:rsid w:val="0032554A"/>
    <w:rsid w:val="00325B37"/>
    <w:rsid w:val="00325E75"/>
    <w:rsid w:val="0032612E"/>
    <w:rsid w:val="00327058"/>
    <w:rsid w:val="0032752A"/>
    <w:rsid w:val="00327AE1"/>
    <w:rsid w:val="0033010E"/>
    <w:rsid w:val="00330154"/>
    <w:rsid w:val="00330822"/>
    <w:rsid w:val="0033188E"/>
    <w:rsid w:val="00331F53"/>
    <w:rsid w:val="0033201B"/>
    <w:rsid w:val="00332087"/>
    <w:rsid w:val="0033258E"/>
    <w:rsid w:val="003328A4"/>
    <w:rsid w:val="00333123"/>
    <w:rsid w:val="0033347A"/>
    <w:rsid w:val="003336D3"/>
    <w:rsid w:val="003342A7"/>
    <w:rsid w:val="003345A1"/>
    <w:rsid w:val="0033487F"/>
    <w:rsid w:val="003358A2"/>
    <w:rsid w:val="00335B0D"/>
    <w:rsid w:val="00335DC4"/>
    <w:rsid w:val="0033609F"/>
    <w:rsid w:val="00336B99"/>
    <w:rsid w:val="003371F5"/>
    <w:rsid w:val="003403C2"/>
    <w:rsid w:val="003403DC"/>
    <w:rsid w:val="00340489"/>
    <w:rsid w:val="003404CD"/>
    <w:rsid w:val="00340D76"/>
    <w:rsid w:val="003411F2"/>
    <w:rsid w:val="00342017"/>
    <w:rsid w:val="00342049"/>
    <w:rsid w:val="0034249B"/>
    <w:rsid w:val="0034264F"/>
    <w:rsid w:val="003427FC"/>
    <w:rsid w:val="0034293C"/>
    <w:rsid w:val="00343D03"/>
    <w:rsid w:val="00343D1B"/>
    <w:rsid w:val="003441B8"/>
    <w:rsid w:val="00344C82"/>
    <w:rsid w:val="00344D2E"/>
    <w:rsid w:val="00345A62"/>
    <w:rsid w:val="00345B0C"/>
    <w:rsid w:val="00347797"/>
    <w:rsid w:val="00350321"/>
    <w:rsid w:val="00350E92"/>
    <w:rsid w:val="00351811"/>
    <w:rsid w:val="00351E5B"/>
    <w:rsid w:val="00353B50"/>
    <w:rsid w:val="0035594E"/>
    <w:rsid w:val="00355B95"/>
    <w:rsid w:val="003563BB"/>
    <w:rsid w:val="00356539"/>
    <w:rsid w:val="0035703D"/>
    <w:rsid w:val="003575C2"/>
    <w:rsid w:val="0035783C"/>
    <w:rsid w:val="003579D8"/>
    <w:rsid w:val="00363251"/>
    <w:rsid w:val="003638C0"/>
    <w:rsid w:val="003641B7"/>
    <w:rsid w:val="003653D2"/>
    <w:rsid w:val="0036556E"/>
    <w:rsid w:val="00365811"/>
    <w:rsid w:val="00366202"/>
    <w:rsid w:val="00366D77"/>
    <w:rsid w:val="00366FFC"/>
    <w:rsid w:val="003670A5"/>
    <w:rsid w:val="00367452"/>
    <w:rsid w:val="00367E43"/>
    <w:rsid w:val="00371732"/>
    <w:rsid w:val="00371A34"/>
    <w:rsid w:val="00371F55"/>
    <w:rsid w:val="0037248F"/>
    <w:rsid w:val="00374166"/>
    <w:rsid w:val="003742C3"/>
    <w:rsid w:val="00374BB3"/>
    <w:rsid w:val="00374E77"/>
    <w:rsid w:val="00375731"/>
    <w:rsid w:val="00376BBB"/>
    <w:rsid w:val="00376EA6"/>
    <w:rsid w:val="00377041"/>
    <w:rsid w:val="00377A9B"/>
    <w:rsid w:val="00380319"/>
    <w:rsid w:val="0038054C"/>
    <w:rsid w:val="003810CA"/>
    <w:rsid w:val="0038115A"/>
    <w:rsid w:val="0038131C"/>
    <w:rsid w:val="00382C42"/>
    <w:rsid w:val="003832D4"/>
    <w:rsid w:val="00383D6E"/>
    <w:rsid w:val="00384F05"/>
    <w:rsid w:val="003850C4"/>
    <w:rsid w:val="00385BFD"/>
    <w:rsid w:val="00385F11"/>
    <w:rsid w:val="00385FD7"/>
    <w:rsid w:val="003862B1"/>
    <w:rsid w:val="00386314"/>
    <w:rsid w:val="003867BC"/>
    <w:rsid w:val="003871F5"/>
    <w:rsid w:val="0038786C"/>
    <w:rsid w:val="00387C87"/>
    <w:rsid w:val="00391095"/>
    <w:rsid w:val="00391120"/>
    <w:rsid w:val="003918D3"/>
    <w:rsid w:val="003924DD"/>
    <w:rsid w:val="00393541"/>
    <w:rsid w:val="003936FD"/>
    <w:rsid w:val="00393E0C"/>
    <w:rsid w:val="00393ED2"/>
    <w:rsid w:val="00396BE0"/>
    <w:rsid w:val="00396C0F"/>
    <w:rsid w:val="00397147"/>
    <w:rsid w:val="00397559"/>
    <w:rsid w:val="0039784E"/>
    <w:rsid w:val="00397C6E"/>
    <w:rsid w:val="003A0DD3"/>
    <w:rsid w:val="003A165A"/>
    <w:rsid w:val="003A2494"/>
    <w:rsid w:val="003A3259"/>
    <w:rsid w:val="003A3563"/>
    <w:rsid w:val="003A4365"/>
    <w:rsid w:val="003A482D"/>
    <w:rsid w:val="003A5C6D"/>
    <w:rsid w:val="003A6989"/>
    <w:rsid w:val="003A79B3"/>
    <w:rsid w:val="003B0262"/>
    <w:rsid w:val="003B02A3"/>
    <w:rsid w:val="003B0323"/>
    <w:rsid w:val="003B0AC4"/>
    <w:rsid w:val="003B0E06"/>
    <w:rsid w:val="003B0E46"/>
    <w:rsid w:val="003B11B6"/>
    <w:rsid w:val="003B14B3"/>
    <w:rsid w:val="003B193E"/>
    <w:rsid w:val="003B1EA6"/>
    <w:rsid w:val="003B20FF"/>
    <w:rsid w:val="003B2349"/>
    <w:rsid w:val="003B27D5"/>
    <w:rsid w:val="003B439D"/>
    <w:rsid w:val="003B43DD"/>
    <w:rsid w:val="003B5362"/>
    <w:rsid w:val="003B6E26"/>
    <w:rsid w:val="003B70F3"/>
    <w:rsid w:val="003B765D"/>
    <w:rsid w:val="003C01A6"/>
    <w:rsid w:val="003C0405"/>
    <w:rsid w:val="003C05EE"/>
    <w:rsid w:val="003C087B"/>
    <w:rsid w:val="003C162B"/>
    <w:rsid w:val="003C2809"/>
    <w:rsid w:val="003C2D6D"/>
    <w:rsid w:val="003C36A4"/>
    <w:rsid w:val="003C3A42"/>
    <w:rsid w:val="003C46A6"/>
    <w:rsid w:val="003C5604"/>
    <w:rsid w:val="003C59F6"/>
    <w:rsid w:val="003C5A3A"/>
    <w:rsid w:val="003C658A"/>
    <w:rsid w:val="003C67BF"/>
    <w:rsid w:val="003C6BF4"/>
    <w:rsid w:val="003C6C36"/>
    <w:rsid w:val="003D00C8"/>
    <w:rsid w:val="003D0547"/>
    <w:rsid w:val="003D0D57"/>
    <w:rsid w:val="003D1982"/>
    <w:rsid w:val="003D220B"/>
    <w:rsid w:val="003D257A"/>
    <w:rsid w:val="003D262D"/>
    <w:rsid w:val="003D3FE8"/>
    <w:rsid w:val="003D46F2"/>
    <w:rsid w:val="003D4FCD"/>
    <w:rsid w:val="003D5767"/>
    <w:rsid w:val="003D5841"/>
    <w:rsid w:val="003D662A"/>
    <w:rsid w:val="003D776E"/>
    <w:rsid w:val="003D783A"/>
    <w:rsid w:val="003D7F4F"/>
    <w:rsid w:val="003E2A1F"/>
    <w:rsid w:val="003E2B61"/>
    <w:rsid w:val="003E35BF"/>
    <w:rsid w:val="003E52D5"/>
    <w:rsid w:val="003E57D1"/>
    <w:rsid w:val="003E62D6"/>
    <w:rsid w:val="003E7690"/>
    <w:rsid w:val="003F006C"/>
    <w:rsid w:val="003F0532"/>
    <w:rsid w:val="003F0E37"/>
    <w:rsid w:val="003F0E66"/>
    <w:rsid w:val="003F1038"/>
    <w:rsid w:val="003F1081"/>
    <w:rsid w:val="003F11EA"/>
    <w:rsid w:val="003F22B6"/>
    <w:rsid w:val="003F3838"/>
    <w:rsid w:val="003F4F30"/>
    <w:rsid w:val="003F506B"/>
    <w:rsid w:val="003F5191"/>
    <w:rsid w:val="003F53FF"/>
    <w:rsid w:val="003F6EE6"/>
    <w:rsid w:val="003F702C"/>
    <w:rsid w:val="003F78E1"/>
    <w:rsid w:val="003F7950"/>
    <w:rsid w:val="00400119"/>
    <w:rsid w:val="00400C3A"/>
    <w:rsid w:val="00400D1F"/>
    <w:rsid w:val="00401826"/>
    <w:rsid w:val="00401EBD"/>
    <w:rsid w:val="00402576"/>
    <w:rsid w:val="0040259F"/>
    <w:rsid w:val="0040361C"/>
    <w:rsid w:val="00403A5E"/>
    <w:rsid w:val="00405566"/>
    <w:rsid w:val="00405B1E"/>
    <w:rsid w:val="00405F2C"/>
    <w:rsid w:val="004076C4"/>
    <w:rsid w:val="00407711"/>
    <w:rsid w:val="00410338"/>
    <w:rsid w:val="00410687"/>
    <w:rsid w:val="00411425"/>
    <w:rsid w:val="004117F5"/>
    <w:rsid w:val="00412483"/>
    <w:rsid w:val="00412652"/>
    <w:rsid w:val="0041311A"/>
    <w:rsid w:val="00413C7E"/>
    <w:rsid w:val="00414A9E"/>
    <w:rsid w:val="00414BD2"/>
    <w:rsid w:val="00420461"/>
    <w:rsid w:val="004205F9"/>
    <w:rsid w:val="00420DDC"/>
    <w:rsid w:val="00421EDC"/>
    <w:rsid w:val="004220F7"/>
    <w:rsid w:val="004222A3"/>
    <w:rsid w:val="00422D6C"/>
    <w:rsid w:val="00424254"/>
    <w:rsid w:val="004244B3"/>
    <w:rsid w:val="004249FA"/>
    <w:rsid w:val="00424C8A"/>
    <w:rsid w:val="00425930"/>
    <w:rsid w:val="0042594D"/>
    <w:rsid w:val="004259AA"/>
    <w:rsid w:val="00426FDE"/>
    <w:rsid w:val="004270C9"/>
    <w:rsid w:val="00427202"/>
    <w:rsid w:val="00427BCB"/>
    <w:rsid w:val="00430E6A"/>
    <w:rsid w:val="00431159"/>
    <w:rsid w:val="0043147A"/>
    <w:rsid w:val="00431B91"/>
    <w:rsid w:val="00433605"/>
    <w:rsid w:val="004337A5"/>
    <w:rsid w:val="00433A56"/>
    <w:rsid w:val="00433AFA"/>
    <w:rsid w:val="00435E49"/>
    <w:rsid w:val="0043625F"/>
    <w:rsid w:val="004367F5"/>
    <w:rsid w:val="00436AC5"/>
    <w:rsid w:val="00436B0C"/>
    <w:rsid w:val="004379CE"/>
    <w:rsid w:val="004401F1"/>
    <w:rsid w:val="004405D1"/>
    <w:rsid w:val="00440727"/>
    <w:rsid w:val="004408BC"/>
    <w:rsid w:val="00440B35"/>
    <w:rsid w:val="00440E3C"/>
    <w:rsid w:val="00441245"/>
    <w:rsid w:val="00441A9B"/>
    <w:rsid w:val="00442F26"/>
    <w:rsid w:val="00443403"/>
    <w:rsid w:val="004434BB"/>
    <w:rsid w:val="00443AB6"/>
    <w:rsid w:val="00444092"/>
    <w:rsid w:val="00445ED2"/>
    <w:rsid w:val="00445F6A"/>
    <w:rsid w:val="00446CEE"/>
    <w:rsid w:val="0044737C"/>
    <w:rsid w:val="004501D9"/>
    <w:rsid w:val="00450818"/>
    <w:rsid w:val="00451630"/>
    <w:rsid w:val="00453006"/>
    <w:rsid w:val="004536EB"/>
    <w:rsid w:val="0045375C"/>
    <w:rsid w:val="00453AC2"/>
    <w:rsid w:val="00453D5D"/>
    <w:rsid w:val="004542EC"/>
    <w:rsid w:val="00455581"/>
    <w:rsid w:val="004560B6"/>
    <w:rsid w:val="004570AA"/>
    <w:rsid w:val="00457326"/>
    <w:rsid w:val="00457539"/>
    <w:rsid w:val="004575DF"/>
    <w:rsid w:val="00457687"/>
    <w:rsid w:val="00457B71"/>
    <w:rsid w:val="00457C3C"/>
    <w:rsid w:val="004607E0"/>
    <w:rsid w:val="00462B21"/>
    <w:rsid w:val="00462B94"/>
    <w:rsid w:val="00462C98"/>
    <w:rsid w:val="00462D36"/>
    <w:rsid w:val="00463062"/>
    <w:rsid w:val="00465C2A"/>
    <w:rsid w:val="00466105"/>
    <w:rsid w:val="004667B8"/>
    <w:rsid w:val="00466CB3"/>
    <w:rsid w:val="00470C6E"/>
    <w:rsid w:val="004712D3"/>
    <w:rsid w:val="00471E8F"/>
    <w:rsid w:val="004722A7"/>
    <w:rsid w:val="004722B4"/>
    <w:rsid w:val="0047247E"/>
    <w:rsid w:val="00474F14"/>
    <w:rsid w:val="00475451"/>
    <w:rsid w:val="004759C9"/>
    <w:rsid w:val="00475BA8"/>
    <w:rsid w:val="004763E8"/>
    <w:rsid w:val="00476A2E"/>
    <w:rsid w:val="0047769F"/>
    <w:rsid w:val="00477E01"/>
    <w:rsid w:val="00477F0A"/>
    <w:rsid w:val="00480D8D"/>
    <w:rsid w:val="004817ED"/>
    <w:rsid w:val="00481876"/>
    <w:rsid w:val="00482775"/>
    <w:rsid w:val="00483480"/>
    <w:rsid w:val="004842A7"/>
    <w:rsid w:val="00484332"/>
    <w:rsid w:val="00484D67"/>
    <w:rsid w:val="004857B1"/>
    <w:rsid w:val="00486807"/>
    <w:rsid w:val="004872DD"/>
    <w:rsid w:val="00491F23"/>
    <w:rsid w:val="00491FDF"/>
    <w:rsid w:val="004924C3"/>
    <w:rsid w:val="00493093"/>
    <w:rsid w:val="004941BB"/>
    <w:rsid w:val="004945E0"/>
    <w:rsid w:val="00495130"/>
    <w:rsid w:val="00495464"/>
    <w:rsid w:val="00495D07"/>
    <w:rsid w:val="00496219"/>
    <w:rsid w:val="0049724C"/>
    <w:rsid w:val="004A04D5"/>
    <w:rsid w:val="004A06DB"/>
    <w:rsid w:val="004A088B"/>
    <w:rsid w:val="004A15B2"/>
    <w:rsid w:val="004A1D7D"/>
    <w:rsid w:val="004A1E85"/>
    <w:rsid w:val="004A2C64"/>
    <w:rsid w:val="004A2E5B"/>
    <w:rsid w:val="004A332E"/>
    <w:rsid w:val="004A3D58"/>
    <w:rsid w:val="004A42E2"/>
    <w:rsid w:val="004A5956"/>
    <w:rsid w:val="004A5C17"/>
    <w:rsid w:val="004A5E59"/>
    <w:rsid w:val="004A6DE2"/>
    <w:rsid w:val="004A6FB4"/>
    <w:rsid w:val="004A7C68"/>
    <w:rsid w:val="004B02F0"/>
    <w:rsid w:val="004B0ADA"/>
    <w:rsid w:val="004B0BE2"/>
    <w:rsid w:val="004B1324"/>
    <w:rsid w:val="004B1F0F"/>
    <w:rsid w:val="004B29D8"/>
    <w:rsid w:val="004B2CD4"/>
    <w:rsid w:val="004B39DE"/>
    <w:rsid w:val="004B46B8"/>
    <w:rsid w:val="004B4A01"/>
    <w:rsid w:val="004B543C"/>
    <w:rsid w:val="004B54CD"/>
    <w:rsid w:val="004B5702"/>
    <w:rsid w:val="004B58C2"/>
    <w:rsid w:val="004B713C"/>
    <w:rsid w:val="004B72B8"/>
    <w:rsid w:val="004C195C"/>
    <w:rsid w:val="004C1E1B"/>
    <w:rsid w:val="004C251E"/>
    <w:rsid w:val="004C2863"/>
    <w:rsid w:val="004C3239"/>
    <w:rsid w:val="004C41B6"/>
    <w:rsid w:val="004C4AFE"/>
    <w:rsid w:val="004C54D0"/>
    <w:rsid w:val="004C619F"/>
    <w:rsid w:val="004C67B8"/>
    <w:rsid w:val="004C67DE"/>
    <w:rsid w:val="004C67E5"/>
    <w:rsid w:val="004C7481"/>
    <w:rsid w:val="004C7A01"/>
    <w:rsid w:val="004D02BB"/>
    <w:rsid w:val="004D24F3"/>
    <w:rsid w:val="004D26CE"/>
    <w:rsid w:val="004D3630"/>
    <w:rsid w:val="004D5231"/>
    <w:rsid w:val="004D58D3"/>
    <w:rsid w:val="004D5973"/>
    <w:rsid w:val="004D7D41"/>
    <w:rsid w:val="004D7E1E"/>
    <w:rsid w:val="004E0F59"/>
    <w:rsid w:val="004E0FCF"/>
    <w:rsid w:val="004E1059"/>
    <w:rsid w:val="004E1417"/>
    <w:rsid w:val="004E174A"/>
    <w:rsid w:val="004E3295"/>
    <w:rsid w:val="004E34DF"/>
    <w:rsid w:val="004E3899"/>
    <w:rsid w:val="004E3F6A"/>
    <w:rsid w:val="004E4BEC"/>
    <w:rsid w:val="004E4C9A"/>
    <w:rsid w:val="004E52D2"/>
    <w:rsid w:val="004E7490"/>
    <w:rsid w:val="004E778F"/>
    <w:rsid w:val="004F0DBF"/>
    <w:rsid w:val="004F1018"/>
    <w:rsid w:val="004F3517"/>
    <w:rsid w:val="004F395D"/>
    <w:rsid w:val="004F3E78"/>
    <w:rsid w:val="004F4267"/>
    <w:rsid w:val="004F4375"/>
    <w:rsid w:val="004F4BB5"/>
    <w:rsid w:val="004F53D9"/>
    <w:rsid w:val="004F54D8"/>
    <w:rsid w:val="004F59F5"/>
    <w:rsid w:val="004F5F1F"/>
    <w:rsid w:val="004F6030"/>
    <w:rsid w:val="004F607A"/>
    <w:rsid w:val="004F60B7"/>
    <w:rsid w:val="004F6291"/>
    <w:rsid w:val="004F62E4"/>
    <w:rsid w:val="004F63C3"/>
    <w:rsid w:val="004F7092"/>
    <w:rsid w:val="004F73BB"/>
    <w:rsid w:val="004F74D7"/>
    <w:rsid w:val="004F7879"/>
    <w:rsid w:val="004F7C59"/>
    <w:rsid w:val="0050018D"/>
    <w:rsid w:val="005007AF"/>
    <w:rsid w:val="00500B30"/>
    <w:rsid w:val="00500B3B"/>
    <w:rsid w:val="00500C72"/>
    <w:rsid w:val="00500C87"/>
    <w:rsid w:val="00501074"/>
    <w:rsid w:val="005013C0"/>
    <w:rsid w:val="00501B5C"/>
    <w:rsid w:val="005020B8"/>
    <w:rsid w:val="00502297"/>
    <w:rsid w:val="00502A87"/>
    <w:rsid w:val="00502B4E"/>
    <w:rsid w:val="00502E7F"/>
    <w:rsid w:val="00502F39"/>
    <w:rsid w:val="00502FC8"/>
    <w:rsid w:val="005043DD"/>
    <w:rsid w:val="00504855"/>
    <w:rsid w:val="00504ED7"/>
    <w:rsid w:val="00504FEC"/>
    <w:rsid w:val="0050520D"/>
    <w:rsid w:val="005055A6"/>
    <w:rsid w:val="005060D5"/>
    <w:rsid w:val="00506871"/>
    <w:rsid w:val="00507B79"/>
    <w:rsid w:val="00510989"/>
    <w:rsid w:val="00511156"/>
    <w:rsid w:val="0051182A"/>
    <w:rsid w:val="00512849"/>
    <w:rsid w:val="00513605"/>
    <w:rsid w:val="00513651"/>
    <w:rsid w:val="005144FC"/>
    <w:rsid w:val="005145BA"/>
    <w:rsid w:val="005148F7"/>
    <w:rsid w:val="00514BF5"/>
    <w:rsid w:val="00514D4B"/>
    <w:rsid w:val="0051534E"/>
    <w:rsid w:val="00515CB1"/>
    <w:rsid w:val="00515CEF"/>
    <w:rsid w:val="00516BB8"/>
    <w:rsid w:val="00520406"/>
    <w:rsid w:val="0052043F"/>
    <w:rsid w:val="00520621"/>
    <w:rsid w:val="00520A01"/>
    <w:rsid w:val="00520EB1"/>
    <w:rsid w:val="00524164"/>
    <w:rsid w:val="00525734"/>
    <w:rsid w:val="00525A5C"/>
    <w:rsid w:val="00525ABC"/>
    <w:rsid w:val="005265BE"/>
    <w:rsid w:val="0052682C"/>
    <w:rsid w:val="00527B76"/>
    <w:rsid w:val="0053149B"/>
    <w:rsid w:val="00531988"/>
    <w:rsid w:val="0053255B"/>
    <w:rsid w:val="005337D5"/>
    <w:rsid w:val="005347DA"/>
    <w:rsid w:val="00534A70"/>
    <w:rsid w:val="00534D4D"/>
    <w:rsid w:val="005350D0"/>
    <w:rsid w:val="005365D7"/>
    <w:rsid w:val="0053704A"/>
    <w:rsid w:val="00537D7A"/>
    <w:rsid w:val="0054017A"/>
    <w:rsid w:val="005409B6"/>
    <w:rsid w:val="00542431"/>
    <w:rsid w:val="0054247A"/>
    <w:rsid w:val="00542CA0"/>
    <w:rsid w:val="00542EF2"/>
    <w:rsid w:val="0054439F"/>
    <w:rsid w:val="00545471"/>
    <w:rsid w:val="0054562C"/>
    <w:rsid w:val="00545E07"/>
    <w:rsid w:val="00546871"/>
    <w:rsid w:val="0055172B"/>
    <w:rsid w:val="00551B2B"/>
    <w:rsid w:val="00551F19"/>
    <w:rsid w:val="005525E0"/>
    <w:rsid w:val="00552A98"/>
    <w:rsid w:val="00553539"/>
    <w:rsid w:val="00553C2D"/>
    <w:rsid w:val="0055456F"/>
    <w:rsid w:val="005550DC"/>
    <w:rsid w:val="00555A74"/>
    <w:rsid w:val="00555B02"/>
    <w:rsid w:val="00555FF8"/>
    <w:rsid w:val="00557853"/>
    <w:rsid w:val="005578FE"/>
    <w:rsid w:val="005614AD"/>
    <w:rsid w:val="0056275F"/>
    <w:rsid w:val="00562E08"/>
    <w:rsid w:val="00562ECF"/>
    <w:rsid w:val="00564584"/>
    <w:rsid w:val="0056467D"/>
    <w:rsid w:val="00564CC0"/>
    <w:rsid w:val="00564E96"/>
    <w:rsid w:val="0056510E"/>
    <w:rsid w:val="005655A7"/>
    <w:rsid w:val="00565A01"/>
    <w:rsid w:val="00565EDF"/>
    <w:rsid w:val="00567B58"/>
    <w:rsid w:val="00567E90"/>
    <w:rsid w:val="005703F3"/>
    <w:rsid w:val="00571487"/>
    <w:rsid w:val="005725AA"/>
    <w:rsid w:val="00572900"/>
    <w:rsid w:val="005731A1"/>
    <w:rsid w:val="005732E5"/>
    <w:rsid w:val="00574027"/>
    <w:rsid w:val="0057462C"/>
    <w:rsid w:val="005748D0"/>
    <w:rsid w:val="0057515C"/>
    <w:rsid w:val="00575B86"/>
    <w:rsid w:val="0057646B"/>
    <w:rsid w:val="0057647B"/>
    <w:rsid w:val="0057761C"/>
    <w:rsid w:val="00577E72"/>
    <w:rsid w:val="00580841"/>
    <w:rsid w:val="005818A6"/>
    <w:rsid w:val="00581E3E"/>
    <w:rsid w:val="00581F6A"/>
    <w:rsid w:val="00582800"/>
    <w:rsid w:val="00582A2C"/>
    <w:rsid w:val="00582AB8"/>
    <w:rsid w:val="00583DFC"/>
    <w:rsid w:val="00583E26"/>
    <w:rsid w:val="00583FB7"/>
    <w:rsid w:val="005841C2"/>
    <w:rsid w:val="005844CB"/>
    <w:rsid w:val="00584D17"/>
    <w:rsid w:val="00584DD2"/>
    <w:rsid w:val="005859C8"/>
    <w:rsid w:val="00585CDF"/>
    <w:rsid w:val="00590723"/>
    <w:rsid w:val="00590739"/>
    <w:rsid w:val="00590DB6"/>
    <w:rsid w:val="0059157B"/>
    <w:rsid w:val="005919C5"/>
    <w:rsid w:val="00593214"/>
    <w:rsid w:val="005933DB"/>
    <w:rsid w:val="0059364A"/>
    <w:rsid w:val="005939E4"/>
    <w:rsid w:val="00593D29"/>
    <w:rsid w:val="00594135"/>
    <w:rsid w:val="005948A2"/>
    <w:rsid w:val="00594B31"/>
    <w:rsid w:val="00594F31"/>
    <w:rsid w:val="005961DE"/>
    <w:rsid w:val="0059661E"/>
    <w:rsid w:val="00596662"/>
    <w:rsid w:val="00596CEC"/>
    <w:rsid w:val="00596DF6"/>
    <w:rsid w:val="00596F44"/>
    <w:rsid w:val="00597889"/>
    <w:rsid w:val="005A178C"/>
    <w:rsid w:val="005A28E7"/>
    <w:rsid w:val="005A3701"/>
    <w:rsid w:val="005A3E5E"/>
    <w:rsid w:val="005A3FAB"/>
    <w:rsid w:val="005A4C8D"/>
    <w:rsid w:val="005A4E73"/>
    <w:rsid w:val="005A6337"/>
    <w:rsid w:val="005A6FBE"/>
    <w:rsid w:val="005A71EC"/>
    <w:rsid w:val="005A79BB"/>
    <w:rsid w:val="005B047F"/>
    <w:rsid w:val="005B0546"/>
    <w:rsid w:val="005B1984"/>
    <w:rsid w:val="005B2244"/>
    <w:rsid w:val="005B3269"/>
    <w:rsid w:val="005B40DE"/>
    <w:rsid w:val="005B4B29"/>
    <w:rsid w:val="005B58B8"/>
    <w:rsid w:val="005B5F02"/>
    <w:rsid w:val="005B6562"/>
    <w:rsid w:val="005B7A8F"/>
    <w:rsid w:val="005C0948"/>
    <w:rsid w:val="005C0FF1"/>
    <w:rsid w:val="005C1CA3"/>
    <w:rsid w:val="005C1CD7"/>
    <w:rsid w:val="005C22EF"/>
    <w:rsid w:val="005C2570"/>
    <w:rsid w:val="005C32F9"/>
    <w:rsid w:val="005C35F4"/>
    <w:rsid w:val="005C37FB"/>
    <w:rsid w:val="005C44B3"/>
    <w:rsid w:val="005C4632"/>
    <w:rsid w:val="005C4886"/>
    <w:rsid w:val="005C48BC"/>
    <w:rsid w:val="005C4BE9"/>
    <w:rsid w:val="005C65B9"/>
    <w:rsid w:val="005C6A4C"/>
    <w:rsid w:val="005C6DDE"/>
    <w:rsid w:val="005C7445"/>
    <w:rsid w:val="005C7A6F"/>
    <w:rsid w:val="005C7E7D"/>
    <w:rsid w:val="005D012A"/>
    <w:rsid w:val="005D03CE"/>
    <w:rsid w:val="005D22B0"/>
    <w:rsid w:val="005D294F"/>
    <w:rsid w:val="005D2C7E"/>
    <w:rsid w:val="005D2FA0"/>
    <w:rsid w:val="005D340F"/>
    <w:rsid w:val="005D443F"/>
    <w:rsid w:val="005D6F4E"/>
    <w:rsid w:val="005D74F0"/>
    <w:rsid w:val="005D77D6"/>
    <w:rsid w:val="005D7CEA"/>
    <w:rsid w:val="005D7FD8"/>
    <w:rsid w:val="005E0291"/>
    <w:rsid w:val="005E0A6B"/>
    <w:rsid w:val="005E187F"/>
    <w:rsid w:val="005E1B21"/>
    <w:rsid w:val="005E1E60"/>
    <w:rsid w:val="005E2C89"/>
    <w:rsid w:val="005E2DE2"/>
    <w:rsid w:val="005E3078"/>
    <w:rsid w:val="005E3562"/>
    <w:rsid w:val="005E36BC"/>
    <w:rsid w:val="005E38DD"/>
    <w:rsid w:val="005E397E"/>
    <w:rsid w:val="005E42AA"/>
    <w:rsid w:val="005E4415"/>
    <w:rsid w:val="005E4BAC"/>
    <w:rsid w:val="005E5C73"/>
    <w:rsid w:val="005E615F"/>
    <w:rsid w:val="005E648E"/>
    <w:rsid w:val="005E674C"/>
    <w:rsid w:val="005E688E"/>
    <w:rsid w:val="005E721E"/>
    <w:rsid w:val="005E7475"/>
    <w:rsid w:val="005F0321"/>
    <w:rsid w:val="005F15ED"/>
    <w:rsid w:val="005F15F8"/>
    <w:rsid w:val="005F2007"/>
    <w:rsid w:val="005F20C0"/>
    <w:rsid w:val="005F216F"/>
    <w:rsid w:val="005F2A1B"/>
    <w:rsid w:val="005F3A1A"/>
    <w:rsid w:val="005F3B78"/>
    <w:rsid w:val="005F3D1E"/>
    <w:rsid w:val="005F3E65"/>
    <w:rsid w:val="005F4D84"/>
    <w:rsid w:val="005F5B5B"/>
    <w:rsid w:val="005F5BB2"/>
    <w:rsid w:val="005F7C06"/>
    <w:rsid w:val="00600F4A"/>
    <w:rsid w:val="006010F9"/>
    <w:rsid w:val="006032D6"/>
    <w:rsid w:val="00603566"/>
    <w:rsid w:val="00603A1C"/>
    <w:rsid w:val="00603AAD"/>
    <w:rsid w:val="00603DFD"/>
    <w:rsid w:val="006043C0"/>
    <w:rsid w:val="00605645"/>
    <w:rsid w:val="0060589C"/>
    <w:rsid w:val="00605CD0"/>
    <w:rsid w:val="00605EFD"/>
    <w:rsid w:val="006063C9"/>
    <w:rsid w:val="006067B2"/>
    <w:rsid w:val="006109A2"/>
    <w:rsid w:val="006118CA"/>
    <w:rsid w:val="00611D42"/>
    <w:rsid w:val="00612334"/>
    <w:rsid w:val="0061268E"/>
    <w:rsid w:val="00612FA9"/>
    <w:rsid w:val="0061313E"/>
    <w:rsid w:val="0061392B"/>
    <w:rsid w:val="00613DA1"/>
    <w:rsid w:val="00614098"/>
    <w:rsid w:val="00614FFB"/>
    <w:rsid w:val="0061557F"/>
    <w:rsid w:val="00616BB5"/>
    <w:rsid w:val="00617321"/>
    <w:rsid w:val="00617FA0"/>
    <w:rsid w:val="00620A33"/>
    <w:rsid w:val="00620B16"/>
    <w:rsid w:val="0062163A"/>
    <w:rsid w:val="00621CE7"/>
    <w:rsid w:val="0062215A"/>
    <w:rsid w:val="006224E8"/>
    <w:rsid w:val="006228D4"/>
    <w:rsid w:val="00622B7F"/>
    <w:rsid w:val="00622E04"/>
    <w:rsid w:val="006231B2"/>
    <w:rsid w:val="0062337B"/>
    <w:rsid w:val="006233F2"/>
    <w:rsid w:val="00623B89"/>
    <w:rsid w:val="00623EFE"/>
    <w:rsid w:val="00624825"/>
    <w:rsid w:val="00625CA3"/>
    <w:rsid w:val="00627850"/>
    <w:rsid w:val="00627F12"/>
    <w:rsid w:val="00630032"/>
    <w:rsid w:val="006300A2"/>
    <w:rsid w:val="00630117"/>
    <w:rsid w:val="00630707"/>
    <w:rsid w:val="0063091D"/>
    <w:rsid w:val="00631679"/>
    <w:rsid w:val="006317BB"/>
    <w:rsid w:val="00631C69"/>
    <w:rsid w:val="00631E8C"/>
    <w:rsid w:val="00632135"/>
    <w:rsid w:val="006323AD"/>
    <w:rsid w:val="00632F01"/>
    <w:rsid w:val="006343F5"/>
    <w:rsid w:val="00635104"/>
    <w:rsid w:val="00635D6F"/>
    <w:rsid w:val="0063614F"/>
    <w:rsid w:val="00636467"/>
    <w:rsid w:val="00636840"/>
    <w:rsid w:val="00637C3B"/>
    <w:rsid w:val="00637CF3"/>
    <w:rsid w:val="00640B98"/>
    <w:rsid w:val="0064177D"/>
    <w:rsid w:val="00641DDE"/>
    <w:rsid w:val="00642073"/>
    <w:rsid w:val="00642396"/>
    <w:rsid w:val="0064239A"/>
    <w:rsid w:val="00643920"/>
    <w:rsid w:val="00643940"/>
    <w:rsid w:val="00644A51"/>
    <w:rsid w:val="00645D60"/>
    <w:rsid w:val="00645DB9"/>
    <w:rsid w:val="006504D8"/>
    <w:rsid w:val="00650DDF"/>
    <w:rsid w:val="00650DEC"/>
    <w:rsid w:val="0065331A"/>
    <w:rsid w:val="0065354C"/>
    <w:rsid w:val="0065456B"/>
    <w:rsid w:val="0065505D"/>
    <w:rsid w:val="006552C7"/>
    <w:rsid w:val="00655CA3"/>
    <w:rsid w:val="00656736"/>
    <w:rsid w:val="00656BEA"/>
    <w:rsid w:val="00656D00"/>
    <w:rsid w:val="006571ED"/>
    <w:rsid w:val="0066097D"/>
    <w:rsid w:val="00660A51"/>
    <w:rsid w:val="00660B72"/>
    <w:rsid w:val="00660E36"/>
    <w:rsid w:val="00660F45"/>
    <w:rsid w:val="00662010"/>
    <w:rsid w:val="006626E7"/>
    <w:rsid w:val="00662EFA"/>
    <w:rsid w:val="00662FFF"/>
    <w:rsid w:val="0066319C"/>
    <w:rsid w:val="0066367E"/>
    <w:rsid w:val="006639C5"/>
    <w:rsid w:val="00663E3D"/>
    <w:rsid w:val="0066491A"/>
    <w:rsid w:val="0066491C"/>
    <w:rsid w:val="00664F70"/>
    <w:rsid w:val="00664FE0"/>
    <w:rsid w:val="006650EC"/>
    <w:rsid w:val="0066519A"/>
    <w:rsid w:val="006656B2"/>
    <w:rsid w:val="00665989"/>
    <w:rsid w:val="00665AE4"/>
    <w:rsid w:val="00665C90"/>
    <w:rsid w:val="00665F57"/>
    <w:rsid w:val="00666617"/>
    <w:rsid w:val="0066755E"/>
    <w:rsid w:val="00667670"/>
    <w:rsid w:val="0067140F"/>
    <w:rsid w:val="00671669"/>
    <w:rsid w:val="00673A6B"/>
    <w:rsid w:val="00673B0A"/>
    <w:rsid w:val="00674603"/>
    <w:rsid w:val="00675092"/>
    <w:rsid w:val="00675441"/>
    <w:rsid w:val="006756EB"/>
    <w:rsid w:val="0067624B"/>
    <w:rsid w:val="00676B0F"/>
    <w:rsid w:val="00677001"/>
    <w:rsid w:val="006773C7"/>
    <w:rsid w:val="00677E52"/>
    <w:rsid w:val="00677E88"/>
    <w:rsid w:val="00680B82"/>
    <w:rsid w:val="00681299"/>
    <w:rsid w:val="00682304"/>
    <w:rsid w:val="00684381"/>
    <w:rsid w:val="00684DF5"/>
    <w:rsid w:val="00685F6F"/>
    <w:rsid w:val="006862BB"/>
    <w:rsid w:val="00687A12"/>
    <w:rsid w:val="00687B86"/>
    <w:rsid w:val="006900CE"/>
    <w:rsid w:val="006906DB"/>
    <w:rsid w:val="00690720"/>
    <w:rsid w:val="006910AF"/>
    <w:rsid w:val="00691641"/>
    <w:rsid w:val="00692489"/>
    <w:rsid w:val="006930D3"/>
    <w:rsid w:val="00693C56"/>
    <w:rsid w:val="00693CE8"/>
    <w:rsid w:val="00693F20"/>
    <w:rsid w:val="00694BEE"/>
    <w:rsid w:val="00694D42"/>
    <w:rsid w:val="00695E4C"/>
    <w:rsid w:val="0069673D"/>
    <w:rsid w:val="006A00EF"/>
    <w:rsid w:val="006A017B"/>
    <w:rsid w:val="006A0E74"/>
    <w:rsid w:val="006A0EE8"/>
    <w:rsid w:val="006A1506"/>
    <w:rsid w:val="006A15DD"/>
    <w:rsid w:val="006A2114"/>
    <w:rsid w:val="006A357B"/>
    <w:rsid w:val="006A39C2"/>
    <w:rsid w:val="006A4B1A"/>
    <w:rsid w:val="006A4C59"/>
    <w:rsid w:val="006A4EC6"/>
    <w:rsid w:val="006A4FF6"/>
    <w:rsid w:val="006A61F7"/>
    <w:rsid w:val="006A6BBB"/>
    <w:rsid w:val="006A6D71"/>
    <w:rsid w:val="006B08AE"/>
    <w:rsid w:val="006B11E3"/>
    <w:rsid w:val="006B12F7"/>
    <w:rsid w:val="006B158E"/>
    <w:rsid w:val="006B216B"/>
    <w:rsid w:val="006B2739"/>
    <w:rsid w:val="006B2B61"/>
    <w:rsid w:val="006B2DE6"/>
    <w:rsid w:val="006B3483"/>
    <w:rsid w:val="006B3513"/>
    <w:rsid w:val="006B3553"/>
    <w:rsid w:val="006B3606"/>
    <w:rsid w:val="006B38CE"/>
    <w:rsid w:val="006B3B42"/>
    <w:rsid w:val="006B42D6"/>
    <w:rsid w:val="006B468A"/>
    <w:rsid w:val="006B555A"/>
    <w:rsid w:val="006B5B54"/>
    <w:rsid w:val="006B777D"/>
    <w:rsid w:val="006C00F5"/>
    <w:rsid w:val="006C10F8"/>
    <w:rsid w:val="006C23FB"/>
    <w:rsid w:val="006C252D"/>
    <w:rsid w:val="006C276C"/>
    <w:rsid w:val="006C2F37"/>
    <w:rsid w:val="006C3147"/>
    <w:rsid w:val="006C42C6"/>
    <w:rsid w:val="006C4600"/>
    <w:rsid w:val="006C5C99"/>
    <w:rsid w:val="006C6998"/>
    <w:rsid w:val="006C7DB8"/>
    <w:rsid w:val="006C7EA2"/>
    <w:rsid w:val="006D0610"/>
    <w:rsid w:val="006D0926"/>
    <w:rsid w:val="006D09FA"/>
    <w:rsid w:val="006D0D39"/>
    <w:rsid w:val="006D12AB"/>
    <w:rsid w:val="006D3B4D"/>
    <w:rsid w:val="006D5357"/>
    <w:rsid w:val="006D561A"/>
    <w:rsid w:val="006D56B2"/>
    <w:rsid w:val="006D5913"/>
    <w:rsid w:val="006D5A9F"/>
    <w:rsid w:val="006D5ECB"/>
    <w:rsid w:val="006D620F"/>
    <w:rsid w:val="006D6D59"/>
    <w:rsid w:val="006D7A8C"/>
    <w:rsid w:val="006D7B50"/>
    <w:rsid w:val="006D7CB8"/>
    <w:rsid w:val="006E0185"/>
    <w:rsid w:val="006E0E80"/>
    <w:rsid w:val="006E0FF8"/>
    <w:rsid w:val="006E29E0"/>
    <w:rsid w:val="006E3964"/>
    <w:rsid w:val="006E3C43"/>
    <w:rsid w:val="006E4008"/>
    <w:rsid w:val="006E447D"/>
    <w:rsid w:val="006E5F5F"/>
    <w:rsid w:val="006E6141"/>
    <w:rsid w:val="006E6654"/>
    <w:rsid w:val="006E6966"/>
    <w:rsid w:val="006E7CDF"/>
    <w:rsid w:val="006F01C4"/>
    <w:rsid w:val="006F05AB"/>
    <w:rsid w:val="006F0D37"/>
    <w:rsid w:val="006F109C"/>
    <w:rsid w:val="006F1CC7"/>
    <w:rsid w:val="006F27F8"/>
    <w:rsid w:val="006F2B85"/>
    <w:rsid w:val="006F2BB5"/>
    <w:rsid w:val="006F43B6"/>
    <w:rsid w:val="006F4EF1"/>
    <w:rsid w:val="006F5051"/>
    <w:rsid w:val="006F5980"/>
    <w:rsid w:val="006F5B3B"/>
    <w:rsid w:val="006F5CE6"/>
    <w:rsid w:val="006F7159"/>
    <w:rsid w:val="006F7C6A"/>
    <w:rsid w:val="006F7FB2"/>
    <w:rsid w:val="00700160"/>
    <w:rsid w:val="00700741"/>
    <w:rsid w:val="0070078D"/>
    <w:rsid w:val="007007D4"/>
    <w:rsid w:val="00700D97"/>
    <w:rsid w:val="0070110B"/>
    <w:rsid w:val="00702F56"/>
    <w:rsid w:val="00703D6A"/>
    <w:rsid w:val="00704129"/>
    <w:rsid w:val="00704347"/>
    <w:rsid w:val="00704648"/>
    <w:rsid w:val="007048A7"/>
    <w:rsid w:val="0070524B"/>
    <w:rsid w:val="007060D5"/>
    <w:rsid w:val="0070664F"/>
    <w:rsid w:val="0070700D"/>
    <w:rsid w:val="007074E7"/>
    <w:rsid w:val="0070776F"/>
    <w:rsid w:val="00707ECD"/>
    <w:rsid w:val="007102B8"/>
    <w:rsid w:val="0071175F"/>
    <w:rsid w:val="00712221"/>
    <w:rsid w:val="007123EF"/>
    <w:rsid w:val="0071241B"/>
    <w:rsid w:val="00712D9D"/>
    <w:rsid w:val="00712EEC"/>
    <w:rsid w:val="00714A29"/>
    <w:rsid w:val="00714D19"/>
    <w:rsid w:val="00714E28"/>
    <w:rsid w:val="0071589E"/>
    <w:rsid w:val="007159B9"/>
    <w:rsid w:val="007163BE"/>
    <w:rsid w:val="0071737D"/>
    <w:rsid w:val="00720949"/>
    <w:rsid w:val="00720B80"/>
    <w:rsid w:val="00720CFC"/>
    <w:rsid w:val="00720E5D"/>
    <w:rsid w:val="007212B8"/>
    <w:rsid w:val="007218C5"/>
    <w:rsid w:val="0072229B"/>
    <w:rsid w:val="00723024"/>
    <w:rsid w:val="00723424"/>
    <w:rsid w:val="00723F6A"/>
    <w:rsid w:val="00724A04"/>
    <w:rsid w:val="00724CD8"/>
    <w:rsid w:val="00724F7C"/>
    <w:rsid w:val="00725D63"/>
    <w:rsid w:val="00725E53"/>
    <w:rsid w:val="007271A8"/>
    <w:rsid w:val="0073006D"/>
    <w:rsid w:val="00730476"/>
    <w:rsid w:val="007304D4"/>
    <w:rsid w:val="00730F25"/>
    <w:rsid w:val="00731428"/>
    <w:rsid w:val="00732C7A"/>
    <w:rsid w:val="00733493"/>
    <w:rsid w:val="00733C36"/>
    <w:rsid w:val="00734A46"/>
    <w:rsid w:val="00734E33"/>
    <w:rsid w:val="007357BF"/>
    <w:rsid w:val="00735F30"/>
    <w:rsid w:val="0073613F"/>
    <w:rsid w:val="00736A89"/>
    <w:rsid w:val="00740905"/>
    <w:rsid w:val="00741C70"/>
    <w:rsid w:val="00741F0E"/>
    <w:rsid w:val="00742895"/>
    <w:rsid w:val="00742AC0"/>
    <w:rsid w:val="00742E47"/>
    <w:rsid w:val="00743207"/>
    <w:rsid w:val="007434B9"/>
    <w:rsid w:val="00743707"/>
    <w:rsid w:val="00744539"/>
    <w:rsid w:val="00744E92"/>
    <w:rsid w:val="007457A6"/>
    <w:rsid w:val="007463B0"/>
    <w:rsid w:val="007469B1"/>
    <w:rsid w:val="00746D46"/>
    <w:rsid w:val="00747E2A"/>
    <w:rsid w:val="00747F19"/>
    <w:rsid w:val="007508B5"/>
    <w:rsid w:val="00752146"/>
    <w:rsid w:val="0075239C"/>
    <w:rsid w:val="0075405F"/>
    <w:rsid w:val="00754D64"/>
    <w:rsid w:val="00757405"/>
    <w:rsid w:val="00757589"/>
    <w:rsid w:val="007576FA"/>
    <w:rsid w:val="00762A96"/>
    <w:rsid w:val="00762D2E"/>
    <w:rsid w:val="007632E9"/>
    <w:rsid w:val="007644D2"/>
    <w:rsid w:val="00764E6E"/>
    <w:rsid w:val="007659FA"/>
    <w:rsid w:val="00766940"/>
    <w:rsid w:val="007669F1"/>
    <w:rsid w:val="00766C0B"/>
    <w:rsid w:val="007672F1"/>
    <w:rsid w:val="00767C0A"/>
    <w:rsid w:val="0077098A"/>
    <w:rsid w:val="00771406"/>
    <w:rsid w:val="0077168E"/>
    <w:rsid w:val="00772DC6"/>
    <w:rsid w:val="00774736"/>
    <w:rsid w:val="00774E4A"/>
    <w:rsid w:val="007760EA"/>
    <w:rsid w:val="00776C1F"/>
    <w:rsid w:val="007773FE"/>
    <w:rsid w:val="007804E4"/>
    <w:rsid w:val="00780933"/>
    <w:rsid w:val="00780DBC"/>
    <w:rsid w:val="00781225"/>
    <w:rsid w:val="00782317"/>
    <w:rsid w:val="007839AF"/>
    <w:rsid w:val="00784A31"/>
    <w:rsid w:val="007860B3"/>
    <w:rsid w:val="007869D0"/>
    <w:rsid w:val="00786A13"/>
    <w:rsid w:val="00786C2F"/>
    <w:rsid w:val="00787974"/>
    <w:rsid w:val="00787EBB"/>
    <w:rsid w:val="00790183"/>
    <w:rsid w:val="00790422"/>
    <w:rsid w:val="00790AB0"/>
    <w:rsid w:val="00791504"/>
    <w:rsid w:val="007915D0"/>
    <w:rsid w:val="00791C35"/>
    <w:rsid w:val="007929F7"/>
    <w:rsid w:val="00792F46"/>
    <w:rsid w:val="00793653"/>
    <w:rsid w:val="0079399E"/>
    <w:rsid w:val="007939BA"/>
    <w:rsid w:val="00794080"/>
    <w:rsid w:val="00794418"/>
    <w:rsid w:val="00794B51"/>
    <w:rsid w:val="0079508B"/>
    <w:rsid w:val="0079524C"/>
    <w:rsid w:val="00795439"/>
    <w:rsid w:val="007958E9"/>
    <w:rsid w:val="007970E0"/>
    <w:rsid w:val="007971F8"/>
    <w:rsid w:val="007977BD"/>
    <w:rsid w:val="00797EA7"/>
    <w:rsid w:val="007A0D34"/>
    <w:rsid w:val="007A22A6"/>
    <w:rsid w:val="007A27E7"/>
    <w:rsid w:val="007A3B4C"/>
    <w:rsid w:val="007A3FB4"/>
    <w:rsid w:val="007A427D"/>
    <w:rsid w:val="007A5EF4"/>
    <w:rsid w:val="007A649B"/>
    <w:rsid w:val="007A65E4"/>
    <w:rsid w:val="007A67A7"/>
    <w:rsid w:val="007A6E18"/>
    <w:rsid w:val="007A7C4A"/>
    <w:rsid w:val="007B003E"/>
    <w:rsid w:val="007B05F2"/>
    <w:rsid w:val="007B1059"/>
    <w:rsid w:val="007B1B89"/>
    <w:rsid w:val="007B2F2E"/>
    <w:rsid w:val="007B2FE8"/>
    <w:rsid w:val="007B4205"/>
    <w:rsid w:val="007B51D8"/>
    <w:rsid w:val="007B5563"/>
    <w:rsid w:val="007B5CC5"/>
    <w:rsid w:val="007B6A28"/>
    <w:rsid w:val="007B7891"/>
    <w:rsid w:val="007C0494"/>
    <w:rsid w:val="007C0ED9"/>
    <w:rsid w:val="007C11E3"/>
    <w:rsid w:val="007C1EC0"/>
    <w:rsid w:val="007C2401"/>
    <w:rsid w:val="007C29FD"/>
    <w:rsid w:val="007C32FD"/>
    <w:rsid w:val="007C3826"/>
    <w:rsid w:val="007C3E27"/>
    <w:rsid w:val="007C4675"/>
    <w:rsid w:val="007C4847"/>
    <w:rsid w:val="007C5201"/>
    <w:rsid w:val="007C6DDD"/>
    <w:rsid w:val="007C73BE"/>
    <w:rsid w:val="007D0048"/>
    <w:rsid w:val="007D0927"/>
    <w:rsid w:val="007D0F60"/>
    <w:rsid w:val="007D184F"/>
    <w:rsid w:val="007D1DBF"/>
    <w:rsid w:val="007D218B"/>
    <w:rsid w:val="007D2A94"/>
    <w:rsid w:val="007D3366"/>
    <w:rsid w:val="007D36BC"/>
    <w:rsid w:val="007D3721"/>
    <w:rsid w:val="007D3FCA"/>
    <w:rsid w:val="007D45A3"/>
    <w:rsid w:val="007D48BB"/>
    <w:rsid w:val="007D5165"/>
    <w:rsid w:val="007D6132"/>
    <w:rsid w:val="007D633A"/>
    <w:rsid w:val="007D78E6"/>
    <w:rsid w:val="007E0590"/>
    <w:rsid w:val="007E0AAA"/>
    <w:rsid w:val="007E0C2D"/>
    <w:rsid w:val="007E1106"/>
    <w:rsid w:val="007E1684"/>
    <w:rsid w:val="007E191E"/>
    <w:rsid w:val="007E2641"/>
    <w:rsid w:val="007E2873"/>
    <w:rsid w:val="007E4957"/>
    <w:rsid w:val="007E4A87"/>
    <w:rsid w:val="007E4DAA"/>
    <w:rsid w:val="007E53E3"/>
    <w:rsid w:val="007E5825"/>
    <w:rsid w:val="007E61DE"/>
    <w:rsid w:val="007E682A"/>
    <w:rsid w:val="007E6886"/>
    <w:rsid w:val="007E6BA1"/>
    <w:rsid w:val="007F015E"/>
    <w:rsid w:val="007F05F2"/>
    <w:rsid w:val="007F094F"/>
    <w:rsid w:val="007F2473"/>
    <w:rsid w:val="007F2751"/>
    <w:rsid w:val="007F2AD0"/>
    <w:rsid w:val="007F341D"/>
    <w:rsid w:val="007F3660"/>
    <w:rsid w:val="007F3A41"/>
    <w:rsid w:val="007F43BE"/>
    <w:rsid w:val="007F4B6D"/>
    <w:rsid w:val="007F5EC4"/>
    <w:rsid w:val="007F5FF2"/>
    <w:rsid w:val="007F6A69"/>
    <w:rsid w:val="007F6CC1"/>
    <w:rsid w:val="007F744E"/>
    <w:rsid w:val="007F7798"/>
    <w:rsid w:val="007F7A75"/>
    <w:rsid w:val="00800AC3"/>
    <w:rsid w:val="00801FD0"/>
    <w:rsid w:val="00802174"/>
    <w:rsid w:val="00802961"/>
    <w:rsid w:val="00802A2B"/>
    <w:rsid w:val="00805064"/>
    <w:rsid w:val="00805346"/>
    <w:rsid w:val="00805DEB"/>
    <w:rsid w:val="00807931"/>
    <w:rsid w:val="0080793E"/>
    <w:rsid w:val="00807CB1"/>
    <w:rsid w:val="00807DA1"/>
    <w:rsid w:val="0081000C"/>
    <w:rsid w:val="00810014"/>
    <w:rsid w:val="008104F9"/>
    <w:rsid w:val="00810954"/>
    <w:rsid w:val="008120DE"/>
    <w:rsid w:val="0081230F"/>
    <w:rsid w:val="00812C4E"/>
    <w:rsid w:val="00812E46"/>
    <w:rsid w:val="00812E9C"/>
    <w:rsid w:val="00814A38"/>
    <w:rsid w:val="00815577"/>
    <w:rsid w:val="008158FB"/>
    <w:rsid w:val="00815B11"/>
    <w:rsid w:val="00815CEB"/>
    <w:rsid w:val="008161CC"/>
    <w:rsid w:val="008173FE"/>
    <w:rsid w:val="0082048C"/>
    <w:rsid w:val="008207A0"/>
    <w:rsid w:val="008207F6"/>
    <w:rsid w:val="008211EE"/>
    <w:rsid w:val="00821655"/>
    <w:rsid w:val="00821F8B"/>
    <w:rsid w:val="00822238"/>
    <w:rsid w:val="00822CFB"/>
    <w:rsid w:val="0082355E"/>
    <w:rsid w:val="008243F2"/>
    <w:rsid w:val="008245C8"/>
    <w:rsid w:val="0082473F"/>
    <w:rsid w:val="00824BC7"/>
    <w:rsid w:val="00824EAE"/>
    <w:rsid w:val="0082520D"/>
    <w:rsid w:val="00825442"/>
    <w:rsid w:val="00825767"/>
    <w:rsid w:val="00825A31"/>
    <w:rsid w:val="0082661E"/>
    <w:rsid w:val="00827471"/>
    <w:rsid w:val="00827557"/>
    <w:rsid w:val="008279EE"/>
    <w:rsid w:val="0082B1A1"/>
    <w:rsid w:val="008313CC"/>
    <w:rsid w:val="00831467"/>
    <w:rsid w:val="00831F2C"/>
    <w:rsid w:val="00832F78"/>
    <w:rsid w:val="00833804"/>
    <w:rsid w:val="00836034"/>
    <w:rsid w:val="008363D4"/>
    <w:rsid w:val="00836658"/>
    <w:rsid w:val="00836AFA"/>
    <w:rsid w:val="00836FDC"/>
    <w:rsid w:val="00837311"/>
    <w:rsid w:val="008409FF"/>
    <w:rsid w:val="008412F0"/>
    <w:rsid w:val="00841377"/>
    <w:rsid w:val="0084148C"/>
    <w:rsid w:val="00841643"/>
    <w:rsid w:val="00842043"/>
    <w:rsid w:val="00842799"/>
    <w:rsid w:val="008436A5"/>
    <w:rsid w:val="008437F7"/>
    <w:rsid w:val="00843DDD"/>
    <w:rsid w:val="008442B2"/>
    <w:rsid w:val="008448CD"/>
    <w:rsid w:val="00844D88"/>
    <w:rsid w:val="0084502E"/>
    <w:rsid w:val="00845920"/>
    <w:rsid w:val="00847F36"/>
    <w:rsid w:val="008501FF"/>
    <w:rsid w:val="00850314"/>
    <w:rsid w:val="00850569"/>
    <w:rsid w:val="00850F82"/>
    <w:rsid w:val="00850FD7"/>
    <w:rsid w:val="00850FF6"/>
    <w:rsid w:val="00851602"/>
    <w:rsid w:val="00852973"/>
    <w:rsid w:val="00852C94"/>
    <w:rsid w:val="008531D7"/>
    <w:rsid w:val="00853F5F"/>
    <w:rsid w:val="00854930"/>
    <w:rsid w:val="00854DA8"/>
    <w:rsid w:val="00854EA9"/>
    <w:rsid w:val="008557A3"/>
    <w:rsid w:val="00855B5A"/>
    <w:rsid w:val="008601C0"/>
    <w:rsid w:val="00861644"/>
    <w:rsid w:val="00861655"/>
    <w:rsid w:val="00862725"/>
    <w:rsid w:val="008642DF"/>
    <w:rsid w:val="008643DF"/>
    <w:rsid w:val="00864D91"/>
    <w:rsid w:val="00864F5D"/>
    <w:rsid w:val="00865D2F"/>
    <w:rsid w:val="0086601B"/>
    <w:rsid w:val="008661E0"/>
    <w:rsid w:val="008662A0"/>
    <w:rsid w:val="00866AB1"/>
    <w:rsid w:val="00866D39"/>
    <w:rsid w:val="008706DD"/>
    <w:rsid w:val="008711EC"/>
    <w:rsid w:val="00871AB8"/>
    <w:rsid w:val="00873411"/>
    <w:rsid w:val="008739C5"/>
    <w:rsid w:val="00873AAE"/>
    <w:rsid w:val="00873DCC"/>
    <w:rsid w:val="0087493F"/>
    <w:rsid w:val="008749CE"/>
    <w:rsid w:val="0087527C"/>
    <w:rsid w:val="008755C7"/>
    <w:rsid w:val="00875683"/>
    <w:rsid w:val="00876471"/>
    <w:rsid w:val="00880A24"/>
    <w:rsid w:val="008813F6"/>
    <w:rsid w:val="00881933"/>
    <w:rsid w:val="0088227C"/>
    <w:rsid w:val="0088236B"/>
    <w:rsid w:val="008823F4"/>
    <w:rsid w:val="00882E01"/>
    <w:rsid w:val="00884AD9"/>
    <w:rsid w:val="00884D16"/>
    <w:rsid w:val="0088524F"/>
    <w:rsid w:val="00885291"/>
    <w:rsid w:val="00885644"/>
    <w:rsid w:val="00885985"/>
    <w:rsid w:val="00891CBA"/>
    <w:rsid w:val="0089294F"/>
    <w:rsid w:val="00892A9A"/>
    <w:rsid w:val="00892B8E"/>
    <w:rsid w:val="008939A4"/>
    <w:rsid w:val="00893BEA"/>
    <w:rsid w:val="00893C0B"/>
    <w:rsid w:val="00894AD3"/>
    <w:rsid w:val="00894B6A"/>
    <w:rsid w:val="0089501E"/>
    <w:rsid w:val="0089517C"/>
    <w:rsid w:val="0089587F"/>
    <w:rsid w:val="00895EE6"/>
    <w:rsid w:val="00897078"/>
    <w:rsid w:val="0089719F"/>
    <w:rsid w:val="008A0E8C"/>
    <w:rsid w:val="008A1551"/>
    <w:rsid w:val="008A26E5"/>
    <w:rsid w:val="008A2F85"/>
    <w:rsid w:val="008A397B"/>
    <w:rsid w:val="008A39BE"/>
    <w:rsid w:val="008A3ED9"/>
    <w:rsid w:val="008A4498"/>
    <w:rsid w:val="008A4686"/>
    <w:rsid w:val="008A4ABF"/>
    <w:rsid w:val="008A4CFA"/>
    <w:rsid w:val="008A668F"/>
    <w:rsid w:val="008A6E47"/>
    <w:rsid w:val="008A7771"/>
    <w:rsid w:val="008A7E82"/>
    <w:rsid w:val="008B00FF"/>
    <w:rsid w:val="008B0808"/>
    <w:rsid w:val="008B0B07"/>
    <w:rsid w:val="008B0E59"/>
    <w:rsid w:val="008B11AC"/>
    <w:rsid w:val="008B148A"/>
    <w:rsid w:val="008B1E53"/>
    <w:rsid w:val="008B303A"/>
    <w:rsid w:val="008B3B34"/>
    <w:rsid w:val="008B3D1F"/>
    <w:rsid w:val="008B3DAE"/>
    <w:rsid w:val="008B4301"/>
    <w:rsid w:val="008B5E83"/>
    <w:rsid w:val="008B654A"/>
    <w:rsid w:val="008B6A69"/>
    <w:rsid w:val="008B6FDC"/>
    <w:rsid w:val="008B77AC"/>
    <w:rsid w:val="008B7BDA"/>
    <w:rsid w:val="008B7C2B"/>
    <w:rsid w:val="008B7F5B"/>
    <w:rsid w:val="008C0925"/>
    <w:rsid w:val="008C0C03"/>
    <w:rsid w:val="008C17CD"/>
    <w:rsid w:val="008C3912"/>
    <w:rsid w:val="008C3A28"/>
    <w:rsid w:val="008C3C54"/>
    <w:rsid w:val="008C4323"/>
    <w:rsid w:val="008C4655"/>
    <w:rsid w:val="008C4C5A"/>
    <w:rsid w:val="008C5469"/>
    <w:rsid w:val="008C65A5"/>
    <w:rsid w:val="008C668F"/>
    <w:rsid w:val="008C6F31"/>
    <w:rsid w:val="008C7FE4"/>
    <w:rsid w:val="008D01AD"/>
    <w:rsid w:val="008D0815"/>
    <w:rsid w:val="008D0DB9"/>
    <w:rsid w:val="008D21DA"/>
    <w:rsid w:val="008D23E7"/>
    <w:rsid w:val="008D27C1"/>
    <w:rsid w:val="008D3DDE"/>
    <w:rsid w:val="008D4515"/>
    <w:rsid w:val="008D5FC0"/>
    <w:rsid w:val="008D65AA"/>
    <w:rsid w:val="008D6963"/>
    <w:rsid w:val="008D6BE9"/>
    <w:rsid w:val="008D6E20"/>
    <w:rsid w:val="008D6F29"/>
    <w:rsid w:val="008D7187"/>
    <w:rsid w:val="008D748C"/>
    <w:rsid w:val="008D76E0"/>
    <w:rsid w:val="008D7ACC"/>
    <w:rsid w:val="008E0261"/>
    <w:rsid w:val="008E19AC"/>
    <w:rsid w:val="008E25CD"/>
    <w:rsid w:val="008E2A8D"/>
    <w:rsid w:val="008E3160"/>
    <w:rsid w:val="008E3D13"/>
    <w:rsid w:val="008E44F0"/>
    <w:rsid w:val="008E4994"/>
    <w:rsid w:val="008E4C31"/>
    <w:rsid w:val="008E544D"/>
    <w:rsid w:val="008E5A92"/>
    <w:rsid w:val="008E5CDD"/>
    <w:rsid w:val="008E5F4A"/>
    <w:rsid w:val="008E6414"/>
    <w:rsid w:val="008E679E"/>
    <w:rsid w:val="008E6AE0"/>
    <w:rsid w:val="008E718F"/>
    <w:rsid w:val="008E72CD"/>
    <w:rsid w:val="008E7D4E"/>
    <w:rsid w:val="008F0293"/>
    <w:rsid w:val="008F158F"/>
    <w:rsid w:val="008F171E"/>
    <w:rsid w:val="008F173C"/>
    <w:rsid w:val="008F1EC6"/>
    <w:rsid w:val="008F2521"/>
    <w:rsid w:val="008F4FEB"/>
    <w:rsid w:val="008F596E"/>
    <w:rsid w:val="008F69B5"/>
    <w:rsid w:val="009001CC"/>
    <w:rsid w:val="0090028A"/>
    <w:rsid w:val="009011C0"/>
    <w:rsid w:val="00901507"/>
    <w:rsid w:val="0090225F"/>
    <w:rsid w:val="00902801"/>
    <w:rsid w:val="00902B95"/>
    <w:rsid w:val="00903449"/>
    <w:rsid w:val="00903BF0"/>
    <w:rsid w:val="00904163"/>
    <w:rsid w:val="00904734"/>
    <w:rsid w:val="00904FD5"/>
    <w:rsid w:val="009053F0"/>
    <w:rsid w:val="009061F3"/>
    <w:rsid w:val="0090690B"/>
    <w:rsid w:val="00906DB1"/>
    <w:rsid w:val="00907AFF"/>
    <w:rsid w:val="00910D8E"/>
    <w:rsid w:val="009116A6"/>
    <w:rsid w:val="00913F38"/>
    <w:rsid w:val="00914AF9"/>
    <w:rsid w:val="00915B67"/>
    <w:rsid w:val="00915F93"/>
    <w:rsid w:val="00916431"/>
    <w:rsid w:val="00916600"/>
    <w:rsid w:val="00916AD0"/>
    <w:rsid w:val="00916CB2"/>
    <w:rsid w:val="009179F4"/>
    <w:rsid w:val="009205E7"/>
    <w:rsid w:val="00920863"/>
    <w:rsid w:val="00921D08"/>
    <w:rsid w:val="009222AA"/>
    <w:rsid w:val="00922F33"/>
    <w:rsid w:val="00924960"/>
    <w:rsid w:val="009255E6"/>
    <w:rsid w:val="00925802"/>
    <w:rsid w:val="00926319"/>
    <w:rsid w:val="00930288"/>
    <w:rsid w:val="00930F6E"/>
    <w:rsid w:val="00932083"/>
    <w:rsid w:val="009329C7"/>
    <w:rsid w:val="00932B3F"/>
    <w:rsid w:val="009338F9"/>
    <w:rsid w:val="0093392C"/>
    <w:rsid w:val="00934AC1"/>
    <w:rsid w:val="0093577F"/>
    <w:rsid w:val="00935B20"/>
    <w:rsid w:val="00935E86"/>
    <w:rsid w:val="00936D59"/>
    <w:rsid w:val="00937A26"/>
    <w:rsid w:val="00937DFC"/>
    <w:rsid w:val="00940043"/>
    <w:rsid w:val="00940271"/>
    <w:rsid w:val="009419D1"/>
    <w:rsid w:val="00942A56"/>
    <w:rsid w:val="00943929"/>
    <w:rsid w:val="00943D2D"/>
    <w:rsid w:val="00944209"/>
    <w:rsid w:val="00944245"/>
    <w:rsid w:val="009445F6"/>
    <w:rsid w:val="00947135"/>
    <w:rsid w:val="00947673"/>
    <w:rsid w:val="00947702"/>
    <w:rsid w:val="0095037C"/>
    <w:rsid w:val="00950B12"/>
    <w:rsid w:val="009512B3"/>
    <w:rsid w:val="00951D90"/>
    <w:rsid w:val="00952148"/>
    <w:rsid w:val="00952297"/>
    <w:rsid w:val="00952A2B"/>
    <w:rsid w:val="00953176"/>
    <w:rsid w:val="009549BA"/>
    <w:rsid w:val="00955882"/>
    <w:rsid w:val="009572BF"/>
    <w:rsid w:val="00957939"/>
    <w:rsid w:val="0095795F"/>
    <w:rsid w:val="009602FD"/>
    <w:rsid w:val="0096063A"/>
    <w:rsid w:val="00960A6A"/>
    <w:rsid w:val="009613CE"/>
    <w:rsid w:val="00962747"/>
    <w:rsid w:val="00962A33"/>
    <w:rsid w:val="00965BCC"/>
    <w:rsid w:val="00966766"/>
    <w:rsid w:val="00967DD0"/>
    <w:rsid w:val="009702B4"/>
    <w:rsid w:val="00971D08"/>
    <w:rsid w:val="00972701"/>
    <w:rsid w:val="00972748"/>
    <w:rsid w:val="00973239"/>
    <w:rsid w:val="009736E1"/>
    <w:rsid w:val="009741B9"/>
    <w:rsid w:val="00974EA4"/>
    <w:rsid w:val="00975D61"/>
    <w:rsid w:val="00975DEA"/>
    <w:rsid w:val="00975F79"/>
    <w:rsid w:val="00976274"/>
    <w:rsid w:val="00976319"/>
    <w:rsid w:val="00976777"/>
    <w:rsid w:val="00976E8E"/>
    <w:rsid w:val="0097705F"/>
    <w:rsid w:val="00977493"/>
    <w:rsid w:val="00977AA3"/>
    <w:rsid w:val="00980091"/>
    <w:rsid w:val="009803AA"/>
    <w:rsid w:val="009825EA"/>
    <w:rsid w:val="0098279A"/>
    <w:rsid w:val="00982B52"/>
    <w:rsid w:val="00983061"/>
    <w:rsid w:val="00983877"/>
    <w:rsid w:val="00983C14"/>
    <w:rsid w:val="0098400A"/>
    <w:rsid w:val="00984295"/>
    <w:rsid w:val="00985131"/>
    <w:rsid w:val="009854EB"/>
    <w:rsid w:val="00986302"/>
    <w:rsid w:val="00986CC4"/>
    <w:rsid w:val="0098700E"/>
    <w:rsid w:val="00987538"/>
    <w:rsid w:val="009876D0"/>
    <w:rsid w:val="009900F1"/>
    <w:rsid w:val="009901B5"/>
    <w:rsid w:val="009902BB"/>
    <w:rsid w:val="0099079B"/>
    <w:rsid w:val="009911FC"/>
    <w:rsid w:val="00991C96"/>
    <w:rsid w:val="00991DFF"/>
    <w:rsid w:val="00991F83"/>
    <w:rsid w:val="00992126"/>
    <w:rsid w:val="00992467"/>
    <w:rsid w:val="0099248F"/>
    <w:rsid w:val="00992D38"/>
    <w:rsid w:val="00992E69"/>
    <w:rsid w:val="00992F52"/>
    <w:rsid w:val="009932A9"/>
    <w:rsid w:val="009934EB"/>
    <w:rsid w:val="00993839"/>
    <w:rsid w:val="00994B3F"/>
    <w:rsid w:val="00994E1C"/>
    <w:rsid w:val="00995C48"/>
    <w:rsid w:val="00995EC6"/>
    <w:rsid w:val="00996ADA"/>
    <w:rsid w:val="00996AF4"/>
    <w:rsid w:val="00996DEE"/>
    <w:rsid w:val="009A0EBA"/>
    <w:rsid w:val="009A10DF"/>
    <w:rsid w:val="009A1432"/>
    <w:rsid w:val="009A2075"/>
    <w:rsid w:val="009A2895"/>
    <w:rsid w:val="009A2AA8"/>
    <w:rsid w:val="009A34DB"/>
    <w:rsid w:val="009A485F"/>
    <w:rsid w:val="009A537F"/>
    <w:rsid w:val="009A5A63"/>
    <w:rsid w:val="009A5B45"/>
    <w:rsid w:val="009A69CD"/>
    <w:rsid w:val="009A7301"/>
    <w:rsid w:val="009A7B6E"/>
    <w:rsid w:val="009A7F7A"/>
    <w:rsid w:val="009B066D"/>
    <w:rsid w:val="009B10D7"/>
    <w:rsid w:val="009B1546"/>
    <w:rsid w:val="009B2038"/>
    <w:rsid w:val="009B29D7"/>
    <w:rsid w:val="009B2CBE"/>
    <w:rsid w:val="009B3850"/>
    <w:rsid w:val="009B438B"/>
    <w:rsid w:val="009B5770"/>
    <w:rsid w:val="009B588D"/>
    <w:rsid w:val="009B60C2"/>
    <w:rsid w:val="009B64FD"/>
    <w:rsid w:val="009B6DC9"/>
    <w:rsid w:val="009B77E2"/>
    <w:rsid w:val="009B7B86"/>
    <w:rsid w:val="009B7E5D"/>
    <w:rsid w:val="009B7ED9"/>
    <w:rsid w:val="009C0257"/>
    <w:rsid w:val="009C10FE"/>
    <w:rsid w:val="009C1753"/>
    <w:rsid w:val="009C1862"/>
    <w:rsid w:val="009C2126"/>
    <w:rsid w:val="009C2E08"/>
    <w:rsid w:val="009C3008"/>
    <w:rsid w:val="009C3225"/>
    <w:rsid w:val="009C3D32"/>
    <w:rsid w:val="009C3F88"/>
    <w:rsid w:val="009C4955"/>
    <w:rsid w:val="009C4C38"/>
    <w:rsid w:val="009C55F9"/>
    <w:rsid w:val="009C6C29"/>
    <w:rsid w:val="009C6FF5"/>
    <w:rsid w:val="009C7281"/>
    <w:rsid w:val="009C7B85"/>
    <w:rsid w:val="009D02BB"/>
    <w:rsid w:val="009D03DF"/>
    <w:rsid w:val="009D0A45"/>
    <w:rsid w:val="009D0CE2"/>
    <w:rsid w:val="009D28ED"/>
    <w:rsid w:val="009D4913"/>
    <w:rsid w:val="009D5B2D"/>
    <w:rsid w:val="009D5C89"/>
    <w:rsid w:val="009D5E84"/>
    <w:rsid w:val="009D6654"/>
    <w:rsid w:val="009D6F0A"/>
    <w:rsid w:val="009D710A"/>
    <w:rsid w:val="009D7CE6"/>
    <w:rsid w:val="009E0BE6"/>
    <w:rsid w:val="009E1128"/>
    <w:rsid w:val="009E1A4A"/>
    <w:rsid w:val="009E280D"/>
    <w:rsid w:val="009E29EB"/>
    <w:rsid w:val="009E30AB"/>
    <w:rsid w:val="009E3AD8"/>
    <w:rsid w:val="009E45B2"/>
    <w:rsid w:val="009E4944"/>
    <w:rsid w:val="009E78C2"/>
    <w:rsid w:val="009F13D5"/>
    <w:rsid w:val="009F1674"/>
    <w:rsid w:val="009F381B"/>
    <w:rsid w:val="009F4490"/>
    <w:rsid w:val="009F5D7B"/>
    <w:rsid w:val="009F6BB2"/>
    <w:rsid w:val="009F7F01"/>
    <w:rsid w:val="00A0013F"/>
    <w:rsid w:val="00A003FC"/>
    <w:rsid w:val="00A008A5"/>
    <w:rsid w:val="00A00DF9"/>
    <w:rsid w:val="00A01782"/>
    <w:rsid w:val="00A01D0D"/>
    <w:rsid w:val="00A020E1"/>
    <w:rsid w:val="00A028BF"/>
    <w:rsid w:val="00A02AE9"/>
    <w:rsid w:val="00A031CF"/>
    <w:rsid w:val="00A03347"/>
    <w:rsid w:val="00A0360C"/>
    <w:rsid w:val="00A03BB6"/>
    <w:rsid w:val="00A04F5C"/>
    <w:rsid w:val="00A05432"/>
    <w:rsid w:val="00A05D57"/>
    <w:rsid w:val="00A06032"/>
    <w:rsid w:val="00A0725E"/>
    <w:rsid w:val="00A07451"/>
    <w:rsid w:val="00A07742"/>
    <w:rsid w:val="00A07769"/>
    <w:rsid w:val="00A11B2C"/>
    <w:rsid w:val="00A11C4E"/>
    <w:rsid w:val="00A11E10"/>
    <w:rsid w:val="00A11EBC"/>
    <w:rsid w:val="00A12E50"/>
    <w:rsid w:val="00A12E67"/>
    <w:rsid w:val="00A134BD"/>
    <w:rsid w:val="00A136F3"/>
    <w:rsid w:val="00A13A8E"/>
    <w:rsid w:val="00A13B52"/>
    <w:rsid w:val="00A14098"/>
    <w:rsid w:val="00A140AA"/>
    <w:rsid w:val="00A14109"/>
    <w:rsid w:val="00A144DC"/>
    <w:rsid w:val="00A14BFF"/>
    <w:rsid w:val="00A14C5E"/>
    <w:rsid w:val="00A156CC"/>
    <w:rsid w:val="00A16293"/>
    <w:rsid w:val="00A170B1"/>
    <w:rsid w:val="00A20D96"/>
    <w:rsid w:val="00A21238"/>
    <w:rsid w:val="00A21B36"/>
    <w:rsid w:val="00A21BBE"/>
    <w:rsid w:val="00A2200E"/>
    <w:rsid w:val="00A22235"/>
    <w:rsid w:val="00A226E4"/>
    <w:rsid w:val="00A22A1B"/>
    <w:rsid w:val="00A22F13"/>
    <w:rsid w:val="00A23E0F"/>
    <w:rsid w:val="00A242F6"/>
    <w:rsid w:val="00A2509D"/>
    <w:rsid w:val="00A25733"/>
    <w:rsid w:val="00A25C5B"/>
    <w:rsid w:val="00A25EFA"/>
    <w:rsid w:val="00A27870"/>
    <w:rsid w:val="00A30379"/>
    <w:rsid w:val="00A30CC9"/>
    <w:rsid w:val="00A3108A"/>
    <w:rsid w:val="00A315F0"/>
    <w:rsid w:val="00A31876"/>
    <w:rsid w:val="00A31880"/>
    <w:rsid w:val="00A31D23"/>
    <w:rsid w:val="00A32E2A"/>
    <w:rsid w:val="00A33AC3"/>
    <w:rsid w:val="00A33C65"/>
    <w:rsid w:val="00A340F1"/>
    <w:rsid w:val="00A342D9"/>
    <w:rsid w:val="00A3467E"/>
    <w:rsid w:val="00A35148"/>
    <w:rsid w:val="00A360AE"/>
    <w:rsid w:val="00A36995"/>
    <w:rsid w:val="00A36C9E"/>
    <w:rsid w:val="00A375F7"/>
    <w:rsid w:val="00A37846"/>
    <w:rsid w:val="00A37C8B"/>
    <w:rsid w:val="00A40457"/>
    <w:rsid w:val="00A40CCA"/>
    <w:rsid w:val="00A41832"/>
    <w:rsid w:val="00A41981"/>
    <w:rsid w:val="00A41D0C"/>
    <w:rsid w:val="00A4283B"/>
    <w:rsid w:val="00A431CD"/>
    <w:rsid w:val="00A439C8"/>
    <w:rsid w:val="00A43CE2"/>
    <w:rsid w:val="00A44570"/>
    <w:rsid w:val="00A44FF4"/>
    <w:rsid w:val="00A46CBB"/>
    <w:rsid w:val="00A5025B"/>
    <w:rsid w:val="00A502A4"/>
    <w:rsid w:val="00A516D5"/>
    <w:rsid w:val="00A51812"/>
    <w:rsid w:val="00A51945"/>
    <w:rsid w:val="00A51A14"/>
    <w:rsid w:val="00A524CD"/>
    <w:rsid w:val="00A525E5"/>
    <w:rsid w:val="00A52D8C"/>
    <w:rsid w:val="00A53D26"/>
    <w:rsid w:val="00A543A0"/>
    <w:rsid w:val="00A56EBB"/>
    <w:rsid w:val="00A570F3"/>
    <w:rsid w:val="00A57759"/>
    <w:rsid w:val="00A57931"/>
    <w:rsid w:val="00A61432"/>
    <w:rsid w:val="00A61903"/>
    <w:rsid w:val="00A619F5"/>
    <w:rsid w:val="00A61D91"/>
    <w:rsid w:val="00A62591"/>
    <w:rsid w:val="00A62ACF"/>
    <w:rsid w:val="00A63207"/>
    <w:rsid w:val="00A641D7"/>
    <w:rsid w:val="00A6450A"/>
    <w:rsid w:val="00A64A9B"/>
    <w:rsid w:val="00A654FD"/>
    <w:rsid w:val="00A65E12"/>
    <w:rsid w:val="00A662AD"/>
    <w:rsid w:val="00A66912"/>
    <w:rsid w:val="00A6718B"/>
    <w:rsid w:val="00A67BF1"/>
    <w:rsid w:val="00A67DA0"/>
    <w:rsid w:val="00A700DF"/>
    <w:rsid w:val="00A716E9"/>
    <w:rsid w:val="00A722AE"/>
    <w:rsid w:val="00A72D6F"/>
    <w:rsid w:val="00A7306A"/>
    <w:rsid w:val="00A736DE"/>
    <w:rsid w:val="00A74479"/>
    <w:rsid w:val="00A757A4"/>
    <w:rsid w:val="00A75B72"/>
    <w:rsid w:val="00A75EC4"/>
    <w:rsid w:val="00A76097"/>
    <w:rsid w:val="00A7646B"/>
    <w:rsid w:val="00A7680E"/>
    <w:rsid w:val="00A76F3B"/>
    <w:rsid w:val="00A77C33"/>
    <w:rsid w:val="00A80222"/>
    <w:rsid w:val="00A82B91"/>
    <w:rsid w:val="00A837EA"/>
    <w:rsid w:val="00A8436E"/>
    <w:rsid w:val="00A857AD"/>
    <w:rsid w:val="00A85A9A"/>
    <w:rsid w:val="00A85EAC"/>
    <w:rsid w:val="00A862E6"/>
    <w:rsid w:val="00A87F03"/>
    <w:rsid w:val="00A90676"/>
    <w:rsid w:val="00A90885"/>
    <w:rsid w:val="00A909DB"/>
    <w:rsid w:val="00A90E11"/>
    <w:rsid w:val="00A9213A"/>
    <w:rsid w:val="00A935C0"/>
    <w:rsid w:val="00A95E18"/>
    <w:rsid w:val="00A963CB"/>
    <w:rsid w:val="00A971DA"/>
    <w:rsid w:val="00A977DD"/>
    <w:rsid w:val="00AA0088"/>
    <w:rsid w:val="00AA0F0D"/>
    <w:rsid w:val="00AA1E0A"/>
    <w:rsid w:val="00AA2A55"/>
    <w:rsid w:val="00AA2C37"/>
    <w:rsid w:val="00AA3640"/>
    <w:rsid w:val="00AA450D"/>
    <w:rsid w:val="00AA47BD"/>
    <w:rsid w:val="00AA661C"/>
    <w:rsid w:val="00AA69EA"/>
    <w:rsid w:val="00AA6A92"/>
    <w:rsid w:val="00AA6FBF"/>
    <w:rsid w:val="00AA76B6"/>
    <w:rsid w:val="00AA7AB1"/>
    <w:rsid w:val="00AB0288"/>
    <w:rsid w:val="00AB035E"/>
    <w:rsid w:val="00AB0B08"/>
    <w:rsid w:val="00AB0B2B"/>
    <w:rsid w:val="00AB1417"/>
    <w:rsid w:val="00AB1BEB"/>
    <w:rsid w:val="00AB22D9"/>
    <w:rsid w:val="00AB2485"/>
    <w:rsid w:val="00AB2A41"/>
    <w:rsid w:val="00AB42AA"/>
    <w:rsid w:val="00AB4A58"/>
    <w:rsid w:val="00AB5832"/>
    <w:rsid w:val="00AB5F1D"/>
    <w:rsid w:val="00AB60BE"/>
    <w:rsid w:val="00AC150E"/>
    <w:rsid w:val="00AC1927"/>
    <w:rsid w:val="00AC1A24"/>
    <w:rsid w:val="00AC222E"/>
    <w:rsid w:val="00AC2B69"/>
    <w:rsid w:val="00AC2C5E"/>
    <w:rsid w:val="00AC2E28"/>
    <w:rsid w:val="00AC31C8"/>
    <w:rsid w:val="00AC32C1"/>
    <w:rsid w:val="00AC48DB"/>
    <w:rsid w:val="00AC48E4"/>
    <w:rsid w:val="00AC561D"/>
    <w:rsid w:val="00AC59AE"/>
    <w:rsid w:val="00AC6D32"/>
    <w:rsid w:val="00AC7500"/>
    <w:rsid w:val="00AC76BE"/>
    <w:rsid w:val="00AD03E8"/>
    <w:rsid w:val="00AD059E"/>
    <w:rsid w:val="00AD0F99"/>
    <w:rsid w:val="00AD14EA"/>
    <w:rsid w:val="00AD1FF8"/>
    <w:rsid w:val="00AD2C9B"/>
    <w:rsid w:val="00AD3767"/>
    <w:rsid w:val="00AD4471"/>
    <w:rsid w:val="00AD657E"/>
    <w:rsid w:val="00AD66A2"/>
    <w:rsid w:val="00AD6FAB"/>
    <w:rsid w:val="00AD6FF8"/>
    <w:rsid w:val="00AE028A"/>
    <w:rsid w:val="00AE03EB"/>
    <w:rsid w:val="00AE0CA1"/>
    <w:rsid w:val="00AE1B26"/>
    <w:rsid w:val="00AE291B"/>
    <w:rsid w:val="00AE2D6A"/>
    <w:rsid w:val="00AE3624"/>
    <w:rsid w:val="00AE3D8A"/>
    <w:rsid w:val="00AE3E30"/>
    <w:rsid w:val="00AE49C0"/>
    <w:rsid w:val="00AE58F6"/>
    <w:rsid w:val="00AE5A11"/>
    <w:rsid w:val="00AE5C90"/>
    <w:rsid w:val="00AE6511"/>
    <w:rsid w:val="00AE7517"/>
    <w:rsid w:val="00AE7702"/>
    <w:rsid w:val="00AE7D0C"/>
    <w:rsid w:val="00AE7DCE"/>
    <w:rsid w:val="00AF077A"/>
    <w:rsid w:val="00AF1553"/>
    <w:rsid w:val="00AF1690"/>
    <w:rsid w:val="00AF2060"/>
    <w:rsid w:val="00AF257E"/>
    <w:rsid w:val="00AF3EF3"/>
    <w:rsid w:val="00AF414D"/>
    <w:rsid w:val="00AF4D48"/>
    <w:rsid w:val="00AF4DCA"/>
    <w:rsid w:val="00AF54CE"/>
    <w:rsid w:val="00AF5DC9"/>
    <w:rsid w:val="00AF6D60"/>
    <w:rsid w:val="00AF7672"/>
    <w:rsid w:val="00B0069E"/>
    <w:rsid w:val="00B00AFC"/>
    <w:rsid w:val="00B01455"/>
    <w:rsid w:val="00B022D6"/>
    <w:rsid w:val="00B02F5F"/>
    <w:rsid w:val="00B03E30"/>
    <w:rsid w:val="00B043A1"/>
    <w:rsid w:val="00B0444A"/>
    <w:rsid w:val="00B04B2E"/>
    <w:rsid w:val="00B04D7F"/>
    <w:rsid w:val="00B056D8"/>
    <w:rsid w:val="00B05F87"/>
    <w:rsid w:val="00B068B4"/>
    <w:rsid w:val="00B11A83"/>
    <w:rsid w:val="00B11AD0"/>
    <w:rsid w:val="00B11C0D"/>
    <w:rsid w:val="00B120DE"/>
    <w:rsid w:val="00B122A7"/>
    <w:rsid w:val="00B1251A"/>
    <w:rsid w:val="00B12963"/>
    <w:rsid w:val="00B12E57"/>
    <w:rsid w:val="00B13154"/>
    <w:rsid w:val="00B139B9"/>
    <w:rsid w:val="00B13E49"/>
    <w:rsid w:val="00B14E24"/>
    <w:rsid w:val="00B15F23"/>
    <w:rsid w:val="00B16138"/>
    <w:rsid w:val="00B16555"/>
    <w:rsid w:val="00B16E59"/>
    <w:rsid w:val="00B1754F"/>
    <w:rsid w:val="00B17F1A"/>
    <w:rsid w:val="00B20040"/>
    <w:rsid w:val="00B20430"/>
    <w:rsid w:val="00B2070C"/>
    <w:rsid w:val="00B21CAF"/>
    <w:rsid w:val="00B21DB9"/>
    <w:rsid w:val="00B22460"/>
    <w:rsid w:val="00B23906"/>
    <w:rsid w:val="00B23D72"/>
    <w:rsid w:val="00B240A3"/>
    <w:rsid w:val="00B243E7"/>
    <w:rsid w:val="00B249BC"/>
    <w:rsid w:val="00B24E92"/>
    <w:rsid w:val="00B25929"/>
    <w:rsid w:val="00B25B25"/>
    <w:rsid w:val="00B25C1E"/>
    <w:rsid w:val="00B25CED"/>
    <w:rsid w:val="00B25F0E"/>
    <w:rsid w:val="00B262AF"/>
    <w:rsid w:val="00B30A00"/>
    <w:rsid w:val="00B311DF"/>
    <w:rsid w:val="00B31D2A"/>
    <w:rsid w:val="00B31F8E"/>
    <w:rsid w:val="00B32875"/>
    <w:rsid w:val="00B33E0F"/>
    <w:rsid w:val="00B342E7"/>
    <w:rsid w:val="00B345AC"/>
    <w:rsid w:val="00B34786"/>
    <w:rsid w:val="00B34AF6"/>
    <w:rsid w:val="00B356B7"/>
    <w:rsid w:val="00B35B8D"/>
    <w:rsid w:val="00B35F7B"/>
    <w:rsid w:val="00B40110"/>
    <w:rsid w:val="00B40DEA"/>
    <w:rsid w:val="00B426C2"/>
    <w:rsid w:val="00B429A5"/>
    <w:rsid w:val="00B434D8"/>
    <w:rsid w:val="00B44417"/>
    <w:rsid w:val="00B4593F"/>
    <w:rsid w:val="00B45C1F"/>
    <w:rsid w:val="00B45CFA"/>
    <w:rsid w:val="00B46225"/>
    <w:rsid w:val="00B4682D"/>
    <w:rsid w:val="00B46DC7"/>
    <w:rsid w:val="00B474E9"/>
    <w:rsid w:val="00B47CBA"/>
    <w:rsid w:val="00B5356C"/>
    <w:rsid w:val="00B53896"/>
    <w:rsid w:val="00B53A08"/>
    <w:rsid w:val="00B53FE5"/>
    <w:rsid w:val="00B547C9"/>
    <w:rsid w:val="00B54D3F"/>
    <w:rsid w:val="00B551DE"/>
    <w:rsid w:val="00B552DF"/>
    <w:rsid w:val="00B5559B"/>
    <w:rsid w:val="00B5580D"/>
    <w:rsid w:val="00B55BF3"/>
    <w:rsid w:val="00B56013"/>
    <w:rsid w:val="00B56584"/>
    <w:rsid w:val="00B5714F"/>
    <w:rsid w:val="00B573DB"/>
    <w:rsid w:val="00B57E55"/>
    <w:rsid w:val="00B6058D"/>
    <w:rsid w:val="00B6244C"/>
    <w:rsid w:val="00B6280D"/>
    <w:rsid w:val="00B62B7E"/>
    <w:rsid w:val="00B630F7"/>
    <w:rsid w:val="00B64C16"/>
    <w:rsid w:val="00B652C3"/>
    <w:rsid w:val="00B65CF5"/>
    <w:rsid w:val="00B66353"/>
    <w:rsid w:val="00B6656C"/>
    <w:rsid w:val="00B66FE3"/>
    <w:rsid w:val="00B67F0E"/>
    <w:rsid w:val="00B71999"/>
    <w:rsid w:val="00B73298"/>
    <w:rsid w:val="00B73663"/>
    <w:rsid w:val="00B73D8E"/>
    <w:rsid w:val="00B75748"/>
    <w:rsid w:val="00B75A54"/>
    <w:rsid w:val="00B75BB8"/>
    <w:rsid w:val="00B75D4B"/>
    <w:rsid w:val="00B761F9"/>
    <w:rsid w:val="00B769D1"/>
    <w:rsid w:val="00B76C14"/>
    <w:rsid w:val="00B76CB3"/>
    <w:rsid w:val="00B774AD"/>
    <w:rsid w:val="00B77B8A"/>
    <w:rsid w:val="00B77DFE"/>
    <w:rsid w:val="00B80C01"/>
    <w:rsid w:val="00B81255"/>
    <w:rsid w:val="00B820C9"/>
    <w:rsid w:val="00B828CB"/>
    <w:rsid w:val="00B8321A"/>
    <w:rsid w:val="00B83498"/>
    <w:rsid w:val="00B838F4"/>
    <w:rsid w:val="00B84571"/>
    <w:rsid w:val="00B84A8A"/>
    <w:rsid w:val="00B84EFA"/>
    <w:rsid w:val="00B857D9"/>
    <w:rsid w:val="00B861B1"/>
    <w:rsid w:val="00B8651B"/>
    <w:rsid w:val="00B86A3E"/>
    <w:rsid w:val="00B87387"/>
    <w:rsid w:val="00B879A5"/>
    <w:rsid w:val="00B901A9"/>
    <w:rsid w:val="00B90A2D"/>
    <w:rsid w:val="00B912B3"/>
    <w:rsid w:val="00B914D8"/>
    <w:rsid w:val="00B91AFD"/>
    <w:rsid w:val="00B91D29"/>
    <w:rsid w:val="00B92899"/>
    <w:rsid w:val="00B93C63"/>
    <w:rsid w:val="00B93FC4"/>
    <w:rsid w:val="00B94395"/>
    <w:rsid w:val="00B9535F"/>
    <w:rsid w:val="00B9644D"/>
    <w:rsid w:val="00B966A9"/>
    <w:rsid w:val="00B96E1E"/>
    <w:rsid w:val="00B97968"/>
    <w:rsid w:val="00BA0A1D"/>
    <w:rsid w:val="00BA0CD0"/>
    <w:rsid w:val="00BA2A47"/>
    <w:rsid w:val="00BA2D1C"/>
    <w:rsid w:val="00BA3C35"/>
    <w:rsid w:val="00BA4A23"/>
    <w:rsid w:val="00BA537B"/>
    <w:rsid w:val="00BA6784"/>
    <w:rsid w:val="00BA7089"/>
    <w:rsid w:val="00BA794C"/>
    <w:rsid w:val="00BA7F13"/>
    <w:rsid w:val="00BA7F99"/>
    <w:rsid w:val="00BB06F6"/>
    <w:rsid w:val="00BB0849"/>
    <w:rsid w:val="00BB0AE0"/>
    <w:rsid w:val="00BB0DC5"/>
    <w:rsid w:val="00BB1372"/>
    <w:rsid w:val="00BB1E59"/>
    <w:rsid w:val="00BB26FD"/>
    <w:rsid w:val="00BB4E28"/>
    <w:rsid w:val="00BB677A"/>
    <w:rsid w:val="00BB6DE3"/>
    <w:rsid w:val="00BC02A1"/>
    <w:rsid w:val="00BC035A"/>
    <w:rsid w:val="00BC054F"/>
    <w:rsid w:val="00BC2C72"/>
    <w:rsid w:val="00BC2EBA"/>
    <w:rsid w:val="00BC3429"/>
    <w:rsid w:val="00BC3611"/>
    <w:rsid w:val="00BC3E7E"/>
    <w:rsid w:val="00BC44FB"/>
    <w:rsid w:val="00BC542A"/>
    <w:rsid w:val="00BC58AA"/>
    <w:rsid w:val="00BC67B7"/>
    <w:rsid w:val="00BC70EF"/>
    <w:rsid w:val="00BD0796"/>
    <w:rsid w:val="00BD0AB1"/>
    <w:rsid w:val="00BD0F1D"/>
    <w:rsid w:val="00BD1352"/>
    <w:rsid w:val="00BD1549"/>
    <w:rsid w:val="00BD1A89"/>
    <w:rsid w:val="00BD2090"/>
    <w:rsid w:val="00BD227A"/>
    <w:rsid w:val="00BD2438"/>
    <w:rsid w:val="00BD24A3"/>
    <w:rsid w:val="00BD3A7C"/>
    <w:rsid w:val="00BD4607"/>
    <w:rsid w:val="00BD4F57"/>
    <w:rsid w:val="00BD547D"/>
    <w:rsid w:val="00BD570A"/>
    <w:rsid w:val="00BD5A11"/>
    <w:rsid w:val="00BD5AF3"/>
    <w:rsid w:val="00BD5F63"/>
    <w:rsid w:val="00BD6EE2"/>
    <w:rsid w:val="00BD7255"/>
    <w:rsid w:val="00BD76BE"/>
    <w:rsid w:val="00BD7F36"/>
    <w:rsid w:val="00BE20F9"/>
    <w:rsid w:val="00BE2806"/>
    <w:rsid w:val="00BE2A20"/>
    <w:rsid w:val="00BE3814"/>
    <w:rsid w:val="00BE3DFF"/>
    <w:rsid w:val="00BE3F9D"/>
    <w:rsid w:val="00BE46A8"/>
    <w:rsid w:val="00BE51A4"/>
    <w:rsid w:val="00BE58E7"/>
    <w:rsid w:val="00BE6153"/>
    <w:rsid w:val="00BE61BA"/>
    <w:rsid w:val="00BE6CF7"/>
    <w:rsid w:val="00BE6E37"/>
    <w:rsid w:val="00BE7F93"/>
    <w:rsid w:val="00BF0A2B"/>
    <w:rsid w:val="00BF0ACF"/>
    <w:rsid w:val="00BF0EAC"/>
    <w:rsid w:val="00BF1039"/>
    <w:rsid w:val="00BF1665"/>
    <w:rsid w:val="00BF2250"/>
    <w:rsid w:val="00BF247E"/>
    <w:rsid w:val="00BF25FC"/>
    <w:rsid w:val="00BF2B3B"/>
    <w:rsid w:val="00BF2DBF"/>
    <w:rsid w:val="00BF3024"/>
    <w:rsid w:val="00BF3225"/>
    <w:rsid w:val="00BF3EE5"/>
    <w:rsid w:val="00BF44F7"/>
    <w:rsid w:val="00BF631E"/>
    <w:rsid w:val="00BF6B13"/>
    <w:rsid w:val="00BF7479"/>
    <w:rsid w:val="00BF7FCB"/>
    <w:rsid w:val="00C003D1"/>
    <w:rsid w:val="00C01BE3"/>
    <w:rsid w:val="00C02843"/>
    <w:rsid w:val="00C0291C"/>
    <w:rsid w:val="00C03CA8"/>
    <w:rsid w:val="00C040FC"/>
    <w:rsid w:val="00C049B3"/>
    <w:rsid w:val="00C04F76"/>
    <w:rsid w:val="00C04F98"/>
    <w:rsid w:val="00C05EDD"/>
    <w:rsid w:val="00C06091"/>
    <w:rsid w:val="00C062D9"/>
    <w:rsid w:val="00C06ABA"/>
    <w:rsid w:val="00C06CA4"/>
    <w:rsid w:val="00C074D2"/>
    <w:rsid w:val="00C07600"/>
    <w:rsid w:val="00C1037C"/>
    <w:rsid w:val="00C10506"/>
    <w:rsid w:val="00C10DDB"/>
    <w:rsid w:val="00C11020"/>
    <w:rsid w:val="00C1244A"/>
    <w:rsid w:val="00C12CAD"/>
    <w:rsid w:val="00C12D1C"/>
    <w:rsid w:val="00C13118"/>
    <w:rsid w:val="00C13542"/>
    <w:rsid w:val="00C14300"/>
    <w:rsid w:val="00C14AD0"/>
    <w:rsid w:val="00C159CC"/>
    <w:rsid w:val="00C15A0B"/>
    <w:rsid w:val="00C16537"/>
    <w:rsid w:val="00C16959"/>
    <w:rsid w:val="00C17617"/>
    <w:rsid w:val="00C17C9A"/>
    <w:rsid w:val="00C20129"/>
    <w:rsid w:val="00C20ED6"/>
    <w:rsid w:val="00C21ADC"/>
    <w:rsid w:val="00C221C0"/>
    <w:rsid w:val="00C23671"/>
    <w:rsid w:val="00C23C8A"/>
    <w:rsid w:val="00C23E51"/>
    <w:rsid w:val="00C2468C"/>
    <w:rsid w:val="00C2476F"/>
    <w:rsid w:val="00C275B7"/>
    <w:rsid w:val="00C30140"/>
    <w:rsid w:val="00C30150"/>
    <w:rsid w:val="00C304A0"/>
    <w:rsid w:val="00C30EB0"/>
    <w:rsid w:val="00C323DA"/>
    <w:rsid w:val="00C34B77"/>
    <w:rsid w:val="00C34DEB"/>
    <w:rsid w:val="00C353EB"/>
    <w:rsid w:val="00C36FC0"/>
    <w:rsid w:val="00C375B3"/>
    <w:rsid w:val="00C376E1"/>
    <w:rsid w:val="00C378BD"/>
    <w:rsid w:val="00C408C9"/>
    <w:rsid w:val="00C408E6"/>
    <w:rsid w:val="00C40D8C"/>
    <w:rsid w:val="00C41FCA"/>
    <w:rsid w:val="00C4236D"/>
    <w:rsid w:val="00C43598"/>
    <w:rsid w:val="00C43806"/>
    <w:rsid w:val="00C440EB"/>
    <w:rsid w:val="00C4452D"/>
    <w:rsid w:val="00C44EA0"/>
    <w:rsid w:val="00C45087"/>
    <w:rsid w:val="00C46871"/>
    <w:rsid w:val="00C469A2"/>
    <w:rsid w:val="00C46FAA"/>
    <w:rsid w:val="00C5001C"/>
    <w:rsid w:val="00C5024F"/>
    <w:rsid w:val="00C507A9"/>
    <w:rsid w:val="00C50FD9"/>
    <w:rsid w:val="00C52243"/>
    <w:rsid w:val="00C53484"/>
    <w:rsid w:val="00C5420D"/>
    <w:rsid w:val="00C54320"/>
    <w:rsid w:val="00C54973"/>
    <w:rsid w:val="00C555F1"/>
    <w:rsid w:val="00C557D8"/>
    <w:rsid w:val="00C55B0E"/>
    <w:rsid w:val="00C5664E"/>
    <w:rsid w:val="00C569CA"/>
    <w:rsid w:val="00C57B6D"/>
    <w:rsid w:val="00C6060E"/>
    <w:rsid w:val="00C6139F"/>
    <w:rsid w:val="00C623B9"/>
    <w:rsid w:val="00C629B4"/>
    <w:rsid w:val="00C63FF2"/>
    <w:rsid w:val="00C646B9"/>
    <w:rsid w:val="00C65153"/>
    <w:rsid w:val="00C658D7"/>
    <w:rsid w:val="00C6595D"/>
    <w:rsid w:val="00C65B49"/>
    <w:rsid w:val="00C65E64"/>
    <w:rsid w:val="00C667CA"/>
    <w:rsid w:val="00C66983"/>
    <w:rsid w:val="00C66A9B"/>
    <w:rsid w:val="00C67CB6"/>
    <w:rsid w:val="00C70112"/>
    <w:rsid w:val="00C704F9"/>
    <w:rsid w:val="00C710A4"/>
    <w:rsid w:val="00C710CA"/>
    <w:rsid w:val="00C7170F"/>
    <w:rsid w:val="00C717FE"/>
    <w:rsid w:val="00C719F6"/>
    <w:rsid w:val="00C72EA6"/>
    <w:rsid w:val="00C72EAE"/>
    <w:rsid w:val="00C73439"/>
    <w:rsid w:val="00C73DFC"/>
    <w:rsid w:val="00C743AE"/>
    <w:rsid w:val="00C74BE9"/>
    <w:rsid w:val="00C74CD4"/>
    <w:rsid w:val="00C74D40"/>
    <w:rsid w:val="00C7575E"/>
    <w:rsid w:val="00C75BBC"/>
    <w:rsid w:val="00C7669D"/>
    <w:rsid w:val="00C76CC4"/>
    <w:rsid w:val="00C815B3"/>
    <w:rsid w:val="00C815C3"/>
    <w:rsid w:val="00C818FE"/>
    <w:rsid w:val="00C821B5"/>
    <w:rsid w:val="00C821F7"/>
    <w:rsid w:val="00C8330E"/>
    <w:rsid w:val="00C835D3"/>
    <w:rsid w:val="00C837EC"/>
    <w:rsid w:val="00C83A1F"/>
    <w:rsid w:val="00C84037"/>
    <w:rsid w:val="00C862E0"/>
    <w:rsid w:val="00C86C35"/>
    <w:rsid w:val="00C8736F"/>
    <w:rsid w:val="00C87615"/>
    <w:rsid w:val="00C8769C"/>
    <w:rsid w:val="00C87716"/>
    <w:rsid w:val="00C8778C"/>
    <w:rsid w:val="00C9041A"/>
    <w:rsid w:val="00C90857"/>
    <w:rsid w:val="00C9097F"/>
    <w:rsid w:val="00C9152A"/>
    <w:rsid w:val="00C9209B"/>
    <w:rsid w:val="00C9234D"/>
    <w:rsid w:val="00C9286C"/>
    <w:rsid w:val="00C935E8"/>
    <w:rsid w:val="00C93F18"/>
    <w:rsid w:val="00C95BE4"/>
    <w:rsid w:val="00C9680B"/>
    <w:rsid w:val="00C96D7A"/>
    <w:rsid w:val="00C96DF8"/>
    <w:rsid w:val="00C97501"/>
    <w:rsid w:val="00C977E5"/>
    <w:rsid w:val="00C97816"/>
    <w:rsid w:val="00CA0B65"/>
    <w:rsid w:val="00CA0F01"/>
    <w:rsid w:val="00CA10D0"/>
    <w:rsid w:val="00CA15DC"/>
    <w:rsid w:val="00CA2679"/>
    <w:rsid w:val="00CA3143"/>
    <w:rsid w:val="00CA3334"/>
    <w:rsid w:val="00CA390E"/>
    <w:rsid w:val="00CA59B6"/>
    <w:rsid w:val="00CA6C01"/>
    <w:rsid w:val="00CA70D4"/>
    <w:rsid w:val="00CA772F"/>
    <w:rsid w:val="00CB15D9"/>
    <w:rsid w:val="00CB1965"/>
    <w:rsid w:val="00CB19E3"/>
    <w:rsid w:val="00CB3C05"/>
    <w:rsid w:val="00CB608C"/>
    <w:rsid w:val="00CB70A6"/>
    <w:rsid w:val="00CB7B10"/>
    <w:rsid w:val="00CB7F65"/>
    <w:rsid w:val="00CB7FBB"/>
    <w:rsid w:val="00CC0437"/>
    <w:rsid w:val="00CC0674"/>
    <w:rsid w:val="00CC0DBD"/>
    <w:rsid w:val="00CC12D2"/>
    <w:rsid w:val="00CC29AC"/>
    <w:rsid w:val="00CC2F9F"/>
    <w:rsid w:val="00CC320F"/>
    <w:rsid w:val="00CC3293"/>
    <w:rsid w:val="00CC35F4"/>
    <w:rsid w:val="00CC37BE"/>
    <w:rsid w:val="00CC4D8E"/>
    <w:rsid w:val="00CC52D7"/>
    <w:rsid w:val="00CC54B1"/>
    <w:rsid w:val="00CC5CF2"/>
    <w:rsid w:val="00CC6315"/>
    <w:rsid w:val="00CC6378"/>
    <w:rsid w:val="00CC6BA3"/>
    <w:rsid w:val="00CC7134"/>
    <w:rsid w:val="00CC746D"/>
    <w:rsid w:val="00CC7AD0"/>
    <w:rsid w:val="00CC7B78"/>
    <w:rsid w:val="00CC7DD3"/>
    <w:rsid w:val="00CD023D"/>
    <w:rsid w:val="00CD0E88"/>
    <w:rsid w:val="00CD22C8"/>
    <w:rsid w:val="00CD24E3"/>
    <w:rsid w:val="00CD26A5"/>
    <w:rsid w:val="00CD2B10"/>
    <w:rsid w:val="00CD2C29"/>
    <w:rsid w:val="00CD4061"/>
    <w:rsid w:val="00CD61E7"/>
    <w:rsid w:val="00CD672C"/>
    <w:rsid w:val="00CD68DC"/>
    <w:rsid w:val="00CD7D50"/>
    <w:rsid w:val="00CE0647"/>
    <w:rsid w:val="00CE2189"/>
    <w:rsid w:val="00CE21E3"/>
    <w:rsid w:val="00CE32CA"/>
    <w:rsid w:val="00CE33AA"/>
    <w:rsid w:val="00CE638A"/>
    <w:rsid w:val="00CE6826"/>
    <w:rsid w:val="00CE6E9C"/>
    <w:rsid w:val="00CE734B"/>
    <w:rsid w:val="00CE790A"/>
    <w:rsid w:val="00CE7E61"/>
    <w:rsid w:val="00CE7EEA"/>
    <w:rsid w:val="00CF042F"/>
    <w:rsid w:val="00CF0A5E"/>
    <w:rsid w:val="00CF0AFD"/>
    <w:rsid w:val="00CF0D4E"/>
    <w:rsid w:val="00CF0E12"/>
    <w:rsid w:val="00CF0E63"/>
    <w:rsid w:val="00CF142A"/>
    <w:rsid w:val="00CF1D5C"/>
    <w:rsid w:val="00CF26C6"/>
    <w:rsid w:val="00CF292F"/>
    <w:rsid w:val="00CF2E01"/>
    <w:rsid w:val="00CF3368"/>
    <w:rsid w:val="00CF354C"/>
    <w:rsid w:val="00CF37B0"/>
    <w:rsid w:val="00CF3948"/>
    <w:rsid w:val="00CF4B8D"/>
    <w:rsid w:val="00CF5A38"/>
    <w:rsid w:val="00CF5AAD"/>
    <w:rsid w:val="00CF5C5D"/>
    <w:rsid w:val="00CF68AE"/>
    <w:rsid w:val="00CF6E9D"/>
    <w:rsid w:val="00CF6F9B"/>
    <w:rsid w:val="00CF709E"/>
    <w:rsid w:val="00CF758F"/>
    <w:rsid w:val="00CF7AE0"/>
    <w:rsid w:val="00D003B3"/>
    <w:rsid w:val="00D015AE"/>
    <w:rsid w:val="00D023EC"/>
    <w:rsid w:val="00D02B29"/>
    <w:rsid w:val="00D02D7C"/>
    <w:rsid w:val="00D034A9"/>
    <w:rsid w:val="00D039EC"/>
    <w:rsid w:val="00D03D6D"/>
    <w:rsid w:val="00D03EF8"/>
    <w:rsid w:val="00D044FF"/>
    <w:rsid w:val="00D0552C"/>
    <w:rsid w:val="00D05612"/>
    <w:rsid w:val="00D05782"/>
    <w:rsid w:val="00D0625F"/>
    <w:rsid w:val="00D06798"/>
    <w:rsid w:val="00D07860"/>
    <w:rsid w:val="00D10A61"/>
    <w:rsid w:val="00D10DEC"/>
    <w:rsid w:val="00D12D28"/>
    <w:rsid w:val="00D13DF8"/>
    <w:rsid w:val="00D16142"/>
    <w:rsid w:val="00D16F86"/>
    <w:rsid w:val="00D17CD8"/>
    <w:rsid w:val="00D17DE1"/>
    <w:rsid w:val="00D17EF6"/>
    <w:rsid w:val="00D205E3"/>
    <w:rsid w:val="00D20BC8"/>
    <w:rsid w:val="00D21B9F"/>
    <w:rsid w:val="00D227A9"/>
    <w:rsid w:val="00D22B44"/>
    <w:rsid w:val="00D242C8"/>
    <w:rsid w:val="00D25418"/>
    <w:rsid w:val="00D25549"/>
    <w:rsid w:val="00D25A13"/>
    <w:rsid w:val="00D2614F"/>
    <w:rsid w:val="00D2642B"/>
    <w:rsid w:val="00D2683C"/>
    <w:rsid w:val="00D26A8E"/>
    <w:rsid w:val="00D272C1"/>
    <w:rsid w:val="00D2735B"/>
    <w:rsid w:val="00D31598"/>
    <w:rsid w:val="00D317DB"/>
    <w:rsid w:val="00D31AE4"/>
    <w:rsid w:val="00D31D69"/>
    <w:rsid w:val="00D31D89"/>
    <w:rsid w:val="00D32784"/>
    <w:rsid w:val="00D330C6"/>
    <w:rsid w:val="00D33265"/>
    <w:rsid w:val="00D33A4F"/>
    <w:rsid w:val="00D352AB"/>
    <w:rsid w:val="00D35753"/>
    <w:rsid w:val="00D35BD0"/>
    <w:rsid w:val="00D35FCE"/>
    <w:rsid w:val="00D36124"/>
    <w:rsid w:val="00D3655D"/>
    <w:rsid w:val="00D365E5"/>
    <w:rsid w:val="00D37DB4"/>
    <w:rsid w:val="00D4031E"/>
    <w:rsid w:val="00D40BC6"/>
    <w:rsid w:val="00D40F43"/>
    <w:rsid w:val="00D4139A"/>
    <w:rsid w:val="00D41BB4"/>
    <w:rsid w:val="00D43C9D"/>
    <w:rsid w:val="00D443C7"/>
    <w:rsid w:val="00D4491C"/>
    <w:rsid w:val="00D4501D"/>
    <w:rsid w:val="00D468D2"/>
    <w:rsid w:val="00D46B42"/>
    <w:rsid w:val="00D505CD"/>
    <w:rsid w:val="00D5101B"/>
    <w:rsid w:val="00D51035"/>
    <w:rsid w:val="00D51D2D"/>
    <w:rsid w:val="00D5259D"/>
    <w:rsid w:val="00D52D5E"/>
    <w:rsid w:val="00D5305A"/>
    <w:rsid w:val="00D53175"/>
    <w:rsid w:val="00D53EA3"/>
    <w:rsid w:val="00D53FD8"/>
    <w:rsid w:val="00D54747"/>
    <w:rsid w:val="00D55E55"/>
    <w:rsid w:val="00D56F62"/>
    <w:rsid w:val="00D57307"/>
    <w:rsid w:val="00D600EB"/>
    <w:rsid w:val="00D610B6"/>
    <w:rsid w:val="00D61D13"/>
    <w:rsid w:val="00D62732"/>
    <w:rsid w:val="00D62AC0"/>
    <w:rsid w:val="00D62D00"/>
    <w:rsid w:val="00D63CAB"/>
    <w:rsid w:val="00D63D6A"/>
    <w:rsid w:val="00D6457B"/>
    <w:rsid w:val="00D64A52"/>
    <w:rsid w:val="00D6553F"/>
    <w:rsid w:val="00D658A9"/>
    <w:rsid w:val="00D65F57"/>
    <w:rsid w:val="00D66346"/>
    <w:rsid w:val="00D676B4"/>
    <w:rsid w:val="00D677F8"/>
    <w:rsid w:val="00D67B23"/>
    <w:rsid w:val="00D71231"/>
    <w:rsid w:val="00D71BEE"/>
    <w:rsid w:val="00D724BB"/>
    <w:rsid w:val="00D7252D"/>
    <w:rsid w:val="00D737B4"/>
    <w:rsid w:val="00D73E91"/>
    <w:rsid w:val="00D7422B"/>
    <w:rsid w:val="00D748EE"/>
    <w:rsid w:val="00D74BF3"/>
    <w:rsid w:val="00D74F3B"/>
    <w:rsid w:val="00D757BF"/>
    <w:rsid w:val="00D802E3"/>
    <w:rsid w:val="00D80362"/>
    <w:rsid w:val="00D80525"/>
    <w:rsid w:val="00D80B83"/>
    <w:rsid w:val="00D8106D"/>
    <w:rsid w:val="00D81656"/>
    <w:rsid w:val="00D82C7D"/>
    <w:rsid w:val="00D82DAC"/>
    <w:rsid w:val="00D82E42"/>
    <w:rsid w:val="00D83EE5"/>
    <w:rsid w:val="00D8495E"/>
    <w:rsid w:val="00D84F48"/>
    <w:rsid w:val="00D84FA1"/>
    <w:rsid w:val="00D86712"/>
    <w:rsid w:val="00D873A6"/>
    <w:rsid w:val="00D87573"/>
    <w:rsid w:val="00D8770E"/>
    <w:rsid w:val="00D87813"/>
    <w:rsid w:val="00D878EA"/>
    <w:rsid w:val="00D90121"/>
    <w:rsid w:val="00D90355"/>
    <w:rsid w:val="00D90828"/>
    <w:rsid w:val="00D90B16"/>
    <w:rsid w:val="00D914E5"/>
    <w:rsid w:val="00D91596"/>
    <w:rsid w:val="00D93C60"/>
    <w:rsid w:val="00D93CEF"/>
    <w:rsid w:val="00D94589"/>
    <w:rsid w:val="00D9554E"/>
    <w:rsid w:val="00D9583A"/>
    <w:rsid w:val="00D95B48"/>
    <w:rsid w:val="00D9610C"/>
    <w:rsid w:val="00D96928"/>
    <w:rsid w:val="00DA0E17"/>
    <w:rsid w:val="00DA114C"/>
    <w:rsid w:val="00DA1F9A"/>
    <w:rsid w:val="00DA2804"/>
    <w:rsid w:val="00DA3029"/>
    <w:rsid w:val="00DA3485"/>
    <w:rsid w:val="00DA44E5"/>
    <w:rsid w:val="00DA4A64"/>
    <w:rsid w:val="00DA4CF4"/>
    <w:rsid w:val="00DA4F0F"/>
    <w:rsid w:val="00DA5D3B"/>
    <w:rsid w:val="00DA5FDB"/>
    <w:rsid w:val="00DB00A0"/>
    <w:rsid w:val="00DB12A5"/>
    <w:rsid w:val="00DB15D4"/>
    <w:rsid w:val="00DB17B1"/>
    <w:rsid w:val="00DB1895"/>
    <w:rsid w:val="00DB25DF"/>
    <w:rsid w:val="00DB3691"/>
    <w:rsid w:val="00DB6C72"/>
    <w:rsid w:val="00DB758D"/>
    <w:rsid w:val="00DB77C2"/>
    <w:rsid w:val="00DB7888"/>
    <w:rsid w:val="00DB7CD9"/>
    <w:rsid w:val="00DC047A"/>
    <w:rsid w:val="00DC0726"/>
    <w:rsid w:val="00DC2B50"/>
    <w:rsid w:val="00DC3692"/>
    <w:rsid w:val="00DC44BD"/>
    <w:rsid w:val="00DC5A03"/>
    <w:rsid w:val="00DC7C2E"/>
    <w:rsid w:val="00DD1627"/>
    <w:rsid w:val="00DD1B91"/>
    <w:rsid w:val="00DD1CC7"/>
    <w:rsid w:val="00DD1F5B"/>
    <w:rsid w:val="00DD21F3"/>
    <w:rsid w:val="00DD42D7"/>
    <w:rsid w:val="00DD536D"/>
    <w:rsid w:val="00DD58D2"/>
    <w:rsid w:val="00DD592A"/>
    <w:rsid w:val="00DD5A80"/>
    <w:rsid w:val="00DD6997"/>
    <w:rsid w:val="00DD7E9F"/>
    <w:rsid w:val="00DE02F0"/>
    <w:rsid w:val="00DE0332"/>
    <w:rsid w:val="00DE11F3"/>
    <w:rsid w:val="00DE344F"/>
    <w:rsid w:val="00DE3615"/>
    <w:rsid w:val="00DE423C"/>
    <w:rsid w:val="00DE56F6"/>
    <w:rsid w:val="00DE647A"/>
    <w:rsid w:val="00DE6764"/>
    <w:rsid w:val="00DE6B8B"/>
    <w:rsid w:val="00DE6E4E"/>
    <w:rsid w:val="00DE7E09"/>
    <w:rsid w:val="00DF093D"/>
    <w:rsid w:val="00DF13FD"/>
    <w:rsid w:val="00DF14F3"/>
    <w:rsid w:val="00DF1AF9"/>
    <w:rsid w:val="00DF2719"/>
    <w:rsid w:val="00DF35DA"/>
    <w:rsid w:val="00DF3E6C"/>
    <w:rsid w:val="00DF437E"/>
    <w:rsid w:val="00DF56A8"/>
    <w:rsid w:val="00DF6070"/>
    <w:rsid w:val="00DF668A"/>
    <w:rsid w:val="00DF74FB"/>
    <w:rsid w:val="00DF75E6"/>
    <w:rsid w:val="00E00292"/>
    <w:rsid w:val="00E0031C"/>
    <w:rsid w:val="00E005BD"/>
    <w:rsid w:val="00E0147E"/>
    <w:rsid w:val="00E014FF"/>
    <w:rsid w:val="00E0154D"/>
    <w:rsid w:val="00E018DE"/>
    <w:rsid w:val="00E01CB9"/>
    <w:rsid w:val="00E03482"/>
    <w:rsid w:val="00E045AE"/>
    <w:rsid w:val="00E04CEB"/>
    <w:rsid w:val="00E04FC5"/>
    <w:rsid w:val="00E059C1"/>
    <w:rsid w:val="00E06009"/>
    <w:rsid w:val="00E06D79"/>
    <w:rsid w:val="00E06DBE"/>
    <w:rsid w:val="00E06EA5"/>
    <w:rsid w:val="00E0713F"/>
    <w:rsid w:val="00E0792F"/>
    <w:rsid w:val="00E1008E"/>
    <w:rsid w:val="00E1059B"/>
    <w:rsid w:val="00E121EA"/>
    <w:rsid w:val="00E12238"/>
    <w:rsid w:val="00E12E22"/>
    <w:rsid w:val="00E1352E"/>
    <w:rsid w:val="00E13822"/>
    <w:rsid w:val="00E139BF"/>
    <w:rsid w:val="00E14157"/>
    <w:rsid w:val="00E14921"/>
    <w:rsid w:val="00E14CF3"/>
    <w:rsid w:val="00E15EFD"/>
    <w:rsid w:val="00E1665D"/>
    <w:rsid w:val="00E16E24"/>
    <w:rsid w:val="00E173EF"/>
    <w:rsid w:val="00E20124"/>
    <w:rsid w:val="00E20D4C"/>
    <w:rsid w:val="00E21C7B"/>
    <w:rsid w:val="00E22323"/>
    <w:rsid w:val="00E2263E"/>
    <w:rsid w:val="00E2317F"/>
    <w:rsid w:val="00E23791"/>
    <w:rsid w:val="00E23813"/>
    <w:rsid w:val="00E23D95"/>
    <w:rsid w:val="00E23F6B"/>
    <w:rsid w:val="00E23F78"/>
    <w:rsid w:val="00E24050"/>
    <w:rsid w:val="00E245A3"/>
    <w:rsid w:val="00E25647"/>
    <w:rsid w:val="00E25772"/>
    <w:rsid w:val="00E25E2E"/>
    <w:rsid w:val="00E306F3"/>
    <w:rsid w:val="00E30EC2"/>
    <w:rsid w:val="00E3298A"/>
    <w:rsid w:val="00E32F6D"/>
    <w:rsid w:val="00E330B9"/>
    <w:rsid w:val="00E3382E"/>
    <w:rsid w:val="00E351F2"/>
    <w:rsid w:val="00E35290"/>
    <w:rsid w:val="00E3582F"/>
    <w:rsid w:val="00E35BD1"/>
    <w:rsid w:val="00E3676D"/>
    <w:rsid w:val="00E37799"/>
    <w:rsid w:val="00E40695"/>
    <w:rsid w:val="00E40B95"/>
    <w:rsid w:val="00E41BF5"/>
    <w:rsid w:val="00E42662"/>
    <w:rsid w:val="00E43679"/>
    <w:rsid w:val="00E44A0C"/>
    <w:rsid w:val="00E452B1"/>
    <w:rsid w:val="00E4583E"/>
    <w:rsid w:val="00E45F36"/>
    <w:rsid w:val="00E466A9"/>
    <w:rsid w:val="00E474DA"/>
    <w:rsid w:val="00E47738"/>
    <w:rsid w:val="00E47E17"/>
    <w:rsid w:val="00E47E80"/>
    <w:rsid w:val="00E505DC"/>
    <w:rsid w:val="00E50AD0"/>
    <w:rsid w:val="00E5109F"/>
    <w:rsid w:val="00E5117A"/>
    <w:rsid w:val="00E51977"/>
    <w:rsid w:val="00E51C54"/>
    <w:rsid w:val="00E527F9"/>
    <w:rsid w:val="00E53494"/>
    <w:rsid w:val="00E53E06"/>
    <w:rsid w:val="00E54A96"/>
    <w:rsid w:val="00E54AD8"/>
    <w:rsid w:val="00E54D6B"/>
    <w:rsid w:val="00E54E28"/>
    <w:rsid w:val="00E55BE3"/>
    <w:rsid w:val="00E55FC9"/>
    <w:rsid w:val="00E56515"/>
    <w:rsid w:val="00E57233"/>
    <w:rsid w:val="00E576BA"/>
    <w:rsid w:val="00E57F26"/>
    <w:rsid w:val="00E60956"/>
    <w:rsid w:val="00E60C48"/>
    <w:rsid w:val="00E6133A"/>
    <w:rsid w:val="00E617CB"/>
    <w:rsid w:val="00E61F8C"/>
    <w:rsid w:val="00E620A2"/>
    <w:rsid w:val="00E62DD0"/>
    <w:rsid w:val="00E62E1B"/>
    <w:rsid w:val="00E63E54"/>
    <w:rsid w:val="00E63F84"/>
    <w:rsid w:val="00E64433"/>
    <w:rsid w:val="00E64EE2"/>
    <w:rsid w:val="00E6544A"/>
    <w:rsid w:val="00E65B1E"/>
    <w:rsid w:val="00E66760"/>
    <w:rsid w:val="00E66B66"/>
    <w:rsid w:val="00E67EAB"/>
    <w:rsid w:val="00E701BA"/>
    <w:rsid w:val="00E708AC"/>
    <w:rsid w:val="00E70F89"/>
    <w:rsid w:val="00E718B3"/>
    <w:rsid w:val="00E71AE7"/>
    <w:rsid w:val="00E730F8"/>
    <w:rsid w:val="00E73297"/>
    <w:rsid w:val="00E73430"/>
    <w:rsid w:val="00E73481"/>
    <w:rsid w:val="00E73502"/>
    <w:rsid w:val="00E74744"/>
    <w:rsid w:val="00E74FFE"/>
    <w:rsid w:val="00E7520C"/>
    <w:rsid w:val="00E75A88"/>
    <w:rsid w:val="00E75BCC"/>
    <w:rsid w:val="00E760CA"/>
    <w:rsid w:val="00E77549"/>
    <w:rsid w:val="00E800CB"/>
    <w:rsid w:val="00E8030F"/>
    <w:rsid w:val="00E81251"/>
    <w:rsid w:val="00E812E5"/>
    <w:rsid w:val="00E81CF0"/>
    <w:rsid w:val="00E8248E"/>
    <w:rsid w:val="00E832EE"/>
    <w:rsid w:val="00E8362B"/>
    <w:rsid w:val="00E83BC5"/>
    <w:rsid w:val="00E84F74"/>
    <w:rsid w:val="00E85B8C"/>
    <w:rsid w:val="00E85FCD"/>
    <w:rsid w:val="00E86533"/>
    <w:rsid w:val="00E86BDD"/>
    <w:rsid w:val="00E86F4C"/>
    <w:rsid w:val="00E87FAB"/>
    <w:rsid w:val="00E915AD"/>
    <w:rsid w:val="00E91FC7"/>
    <w:rsid w:val="00E9224E"/>
    <w:rsid w:val="00E9245F"/>
    <w:rsid w:val="00E9276D"/>
    <w:rsid w:val="00E931E9"/>
    <w:rsid w:val="00E93FDC"/>
    <w:rsid w:val="00E9481E"/>
    <w:rsid w:val="00E94E59"/>
    <w:rsid w:val="00E95406"/>
    <w:rsid w:val="00E95719"/>
    <w:rsid w:val="00E96DF3"/>
    <w:rsid w:val="00EA050F"/>
    <w:rsid w:val="00EA111E"/>
    <w:rsid w:val="00EA183D"/>
    <w:rsid w:val="00EA2AA1"/>
    <w:rsid w:val="00EA30EF"/>
    <w:rsid w:val="00EA3165"/>
    <w:rsid w:val="00EA3E5B"/>
    <w:rsid w:val="00EA409F"/>
    <w:rsid w:val="00EA490F"/>
    <w:rsid w:val="00EA4B78"/>
    <w:rsid w:val="00EA510E"/>
    <w:rsid w:val="00EA52B2"/>
    <w:rsid w:val="00EB00BF"/>
    <w:rsid w:val="00EB05C3"/>
    <w:rsid w:val="00EB0D60"/>
    <w:rsid w:val="00EB1AE7"/>
    <w:rsid w:val="00EB1DD2"/>
    <w:rsid w:val="00EB246E"/>
    <w:rsid w:val="00EB3598"/>
    <w:rsid w:val="00EB3FF4"/>
    <w:rsid w:val="00EB40F2"/>
    <w:rsid w:val="00EB51CF"/>
    <w:rsid w:val="00EB592A"/>
    <w:rsid w:val="00EB5E92"/>
    <w:rsid w:val="00EB667B"/>
    <w:rsid w:val="00EB67FF"/>
    <w:rsid w:val="00EB7221"/>
    <w:rsid w:val="00EC0A26"/>
    <w:rsid w:val="00EC1138"/>
    <w:rsid w:val="00EC14A9"/>
    <w:rsid w:val="00EC14CD"/>
    <w:rsid w:val="00EC1CEF"/>
    <w:rsid w:val="00EC225F"/>
    <w:rsid w:val="00EC267F"/>
    <w:rsid w:val="00EC277F"/>
    <w:rsid w:val="00EC2E44"/>
    <w:rsid w:val="00EC3322"/>
    <w:rsid w:val="00EC5142"/>
    <w:rsid w:val="00EC544F"/>
    <w:rsid w:val="00EC7C84"/>
    <w:rsid w:val="00ED07A5"/>
    <w:rsid w:val="00ED0AEE"/>
    <w:rsid w:val="00ED1AD1"/>
    <w:rsid w:val="00ED1BC1"/>
    <w:rsid w:val="00ED1BF5"/>
    <w:rsid w:val="00ED31C6"/>
    <w:rsid w:val="00ED410E"/>
    <w:rsid w:val="00ED4431"/>
    <w:rsid w:val="00ED4C7F"/>
    <w:rsid w:val="00ED5124"/>
    <w:rsid w:val="00ED6770"/>
    <w:rsid w:val="00ED738D"/>
    <w:rsid w:val="00EE0C19"/>
    <w:rsid w:val="00EE17D3"/>
    <w:rsid w:val="00EE1B7C"/>
    <w:rsid w:val="00EE1F84"/>
    <w:rsid w:val="00EE20D3"/>
    <w:rsid w:val="00EE2116"/>
    <w:rsid w:val="00EE214D"/>
    <w:rsid w:val="00EE22B0"/>
    <w:rsid w:val="00EE283C"/>
    <w:rsid w:val="00EE2BCE"/>
    <w:rsid w:val="00EE2DC2"/>
    <w:rsid w:val="00EE3CB4"/>
    <w:rsid w:val="00EE4489"/>
    <w:rsid w:val="00EE52DE"/>
    <w:rsid w:val="00EE6035"/>
    <w:rsid w:val="00EE738A"/>
    <w:rsid w:val="00EE7899"/>
    <w:rsid w:val="00EF04DC"/>
    <w:rsid w:val="00EF0AE3"/>
    <w:rsid w:val="00EF1CC2"/>
    <w:rsid w:val="00EF2C18"/>
    <w:rsid w:val="00EF38A4"/>
    <w:rsid w:val="00EF4712"/>
    <w:rsid w:val="00EF53E9"/>
    <w:rsid w:val="00EF5A64"/>
    <w:rsid w:val="00EF5D9C"/>
    <w:rsid w:val="00EF64E2"/>
    <w:rsid w:val="00EF7C45"/>
    <w:rsid w:val="00EF7CFD"/>
    <w:rsid w:val="00EF7F65"/>
    <w:rsid w:val="00F00F62"/>
    <w:rsid w:val="00F01469"/>
    <w:rsid w:val="00F015D6"/>
    <w:rsid w:val="00F0283B"/>
    <w:rsid w:val="00F03776"/>
    <w:rsid w:val="00F03A3E"/>
    <w:rsid w:val="00F04124"/>
    <w:rsid w:val="00F04182"/>
    <w:rsid w:val="00F0429A"/>
    <w:rsid w:val="00F04C69"/>
    <w:rsid w:val="00F05C13"/>
    <w:rsid w:val="00F06BCC"/>
    <w:rsid w:val="00F06D5B"/>
    <w:rsid w:val="00F07380"/>
    <w:rsid w:val="00F073E7"/>
    <w:rsid w:val="00F07C08"/>
    <w:rsid w:val="00F10119"/>
    <w:rsid w:val="00F10C79"/>
    <w:rsid w:val="00F10C8E"/>
    <w:rsid w:val="00F13222"/>
    <w:rsid w:val="00F134DB"/>
    <w:rsid w:val="00F13797"/>
    <w:rsid w:val="00F1395D"/>
    <w:rsid w:val="00F14322"/>
    <w:rsid w:val="00F14672"/>
    <w:rsid w:val="00F14AE6"/>
    <w:rsid w:val="00F1640C"/>
    <w:rsid w:val="00F16590"/>
    <w:rsid w:val="00F166A6"/>
    <w:rsid w:val="00F16846"/>
    <w:rsid w:val="00F17B1C"/>
    <w:rsid w:val="00F20139"/>
    <w:rsid w:val="00F21D40"/>
    <w:rsid w:val="00F2212C"/>
    <w:rsid w:val="00F23208"/>
    <w:rsid w:val="00F23905"/>
    <w:rsid w:val="00F2446A"/>
    <w:rsid w:val="00F2461E"/>
    <w:rsid w:val="00F24725"/>
    <w:rsid w:val="00F248C3"/>
    <w:rsid w:val="00F255CE"/>
    <w:rsid w:val="00F26089"/>
    <w:rsid w:val="00F26678"/>
    <w:rsid w:val="00F267A2"/>
    <w:rsid w:val="00F27940"/>
    <w:rsid w:val="00F27C05"/>
    <w:rsid w:val="00F27FBB"/>
    <w:rsid w:val="00F31AAB"/>
    <w:rsid w:val="00F339B6"/>
    <w:rsid w:val="00F33DCB"/>
    <w:rsid w:val="00F34FF9"/>
    <w:rsid w:val="00F355E4"/>
    <w:rsid w:val="00F35B4D"/>
    <w:rsid w:val="00F36C71"/>
    <w:rsid w:val="00F37607"/>
    <w:rsid w:val="00F37E0E"/>
    <w:rsid w:val="00F418D3"/>
    <w:rsid w:val="00F424BC"/>
    <w:rsid w:val="00F42626"/>
    <w:rsid w:val="00F426FC"/>
    <w:rsid w:val="00F43039"/>
    <w:rsid w:val="00F43128"/>
    <w:rsid w:val="00F4312A"/>
    <w:rsid w:val="00F43639"/>
    <w:rsid w:val="00F44288"/>
    <w:rsid w:val="00F45B71"/>
    <w:rsid w:val="00F4603C"/>
    <w:rsid w:val="00F4622A"/>
    <w:rsid w:val="00F46531"/>
    <w:rsid w:val="00F47995"/>
    <w:rsid w:val="00F47AAB"/>
    <w:rsid w:val="00F47FC5"/>
    <w:rsid w:val="00F5047E"/>
    <w:rsid w:val="00F509C5"/>
    <w:rsid w:val="00F50D9B"/>
    <w:rsid w:val="00F510E5"/>
    <w:rsid w:val="00F51201"/>
    <w:rsid w:val="00F52490"/>
    <w:rsid w:val="00F558EA"/>
    <w:rsid w:val="00F565B3"/>
    <w:rsid w:val="00F5715B"/>
    <w:rsid w:val="00F57A70"/>
    <w:rsid w:val="00F60FE3"/>
    <w:rsid w:val="00F619A3"/>
    <w:rsid w:val="00F61A22"/>
    <w:rsid w:val="00F620B0"/>
    <w:rsid w:val="00F628F4"/>
    <w:rsid w:val="00F62B35"/>
    <w:rsid w:val="00F63C23"/>
    <w:rsid w:val="00F63D0F"/>
    <w:rsid w:val="00F63DEB"/>
    <w:rsid w:val="00F63E0D"/>
    <w:rsid w:val="00F63E4B"/>
    <w:rsid w:val="00F65FB3"/>
    <w:rsid w:val="00F6626A"/>
    <w:rsid w:val="00F66339"/>
    <w:rsid w:val="00F663FB"/>
    <w:rsid w:val="00F6748E"/>
    <w:rsid w:val="00F67DE4"/>
    <w:rsid w:val="00F70666"/>
    <w:rsid w:val="00F7090B"/>
    <w:rsid w:val="00F70CB4"/>
    <w:rsid w:val="00F70CC8"/>
    <w:rsid w:val="00F72117"/>
    <w:rsid w:val="00F727F4"/>
    <w:rsid w:val="00F729FC"/>
    <w:rsid w:val="00F7323C"/>
    <w:rsid w:val="00F742A0"/>
    <w:rsid w:val="00F7482C"/>
    <w:rsid w:val="00F751A2"/>
    <w:rsid w:val="00F753BD"/>
    <w:rsid w:val="00F7593A"/>
    <w:rsid w:val="00F75C0C"/>
    <w:rsid w:val="00F76052"/>
    <w:rsid w:val="00F77868"/>
    <w:rsid w:val="00F778E3"/>
    <w:rsid w:val="00F82674"/>
    <w:rsid w:val="00F828BA"/>
    <w:rsid w:val="00F82C15"/>
    <w:rsid w:val="00F8349E"/>
    <w:rsid w:val="00F842D5"/>
    <w:rsid w:val="00F84346"/>
    <w:rsid w:val="00F844B9"/>
    <w:rsid w:val="00F84ABA"/>
    <w:rsid w:val="00F85213"/>
    <w:rsid w:val="00F85706"/>
    <w:rsid w:val="00F85B49"/>
    <w:rsid w:val="00F85BAA"/>
    <w:rsid w:val="00F85DA2"/>
    <w:rsid w:val="00F8719F"/>
    <w:rsid w:val="00F8762A"/>
    <w:rsid w:val="00F87B8B"/>
    <w:rsid w:val="00F90338"/>
    <w:rsid w:val="00F909BF"/>
    <w:rsid w:val="00F916BF"/>
    <w:rsid w:val="00F916F4"/>
    <w:rsid w:val="00F92E63"/>
    <w:rsid w:val="00F93353"/>
    <w:rsid w:val="00F93565"/>
    <w:rsid w:val="00F94398"/>
    <w:rsid w:val="00F950F3"/>
    <w:rsid w:val="00F95B6F"/>
    <w:rsid w:val="00F95DBD"/>
    <w:rsid w:val="00F9648D"/>
    <w:rsid w:val="00F97B72"/>
    <w:rsid w:val="00FA0216"/>
    <w:rsid w:val="00FA0268"/>
    <w:rsid w:val="00FA092A"/>
    <w:rsid w:val="00FA118C"/>
    <w:rsid w:val="00FA25C6"/>
    <w:rsid w:val="00FA392B"/>
    <w:rsid w:val="00FA3EE9"/>
    <w:rsid w:val="00FA5314"/>
    <w:rsid w:val="00FA6873"/>
    <w:rsid w:val="00FA6EBB"/>
    <w:rsid w:val="00FA7930"/>
    <w:rsid w:val="00FA7CD7"/>
    <w:rsid w:val="00FA7FAB"/>
    <w:rsid w:val="00FA7FF9"/>
    <w:rsid w:val="00FB0B76"/>
    <w:rsid w:val="00FB0D1C"/>
    <w:rsid w:val="00FB10D9"/>
    <w:rsid w:val="00FB11F3"/>
    <w:rsid w:val="00FB4CF2"/>
    <w:rsid w:val="00FB5214"/>
    <w:rsid w:val="00FB6FF4"/>
    <w:rsid w:val="00FC0796"/>
    <w:rsid w:val="00FC07BB"/>
    <w:rsid w:val="00FC1FCA"/>
    <w:rsid w:val="00FC29F1"/>
    <w:rsid w:val="00FC2BE2"/>
    <w:rsid w:val="00FC2D68"/>
    <w:rsid w:val="00FC31A7"/>
    <w:rsid w:val="00FC43ED"/>
    <w:rsid w:val="00FC57F9"/>
    <w:rsid w:val="00FC6038"/>
    <w:rsid w:val="00FC6B30"/>
    <w:rsid w:val="00FC6EEB"/>
    <w:rsid w:val="00FD03E3"/>
    <w:rsid w:val="00FD10F8"/>
    <w:rsid w:val="00FD14C6"/>
    <w:rsid w:val="00FD1DA1"/>
    <w:rsid w:val="00FD2D4C"/>
    <w:rsid w:val="00FD3589"/>
    <w:rsid w:val="00FD3B70"/>
    <w:rsid w:val="00FD4856"/>
    <w:rsid w:val="00FD4BC0"/>
    <w:rsid w:val="00FD527A"/>
    <w:rsid w:val="00FD56D5"/>
    <w:rsid w:val="00FD5BD0"/>
    <w:rsid w:val="00FD6255"/>
    <w:rsid w:val="00FD70F1"/>
    <w:rsid w:val="00FE0149"/>
    <w:rsid w:val="00FE1613"/>
    <w:rsid w:val="00FE2FC3"/>
    <w:rsid w:val="00FE3C0F"/>
    <w:rsid w:val="00FE3F75"/>
    <w:rsid w:val="00FE4081"/>
    <w:rsid w:val="00FE51F4"/>
    <w:rsid w:val="00FE58B2"/>
    <w:rsid w:val="00FE58E6"/>
    <w:rsid w:val="00FE65F4"/>
    <w:rsid w:val="00FE68DF"/>
    <w:rsid w:val="00FE6C62"/>
    <w:rsid w:val="00FE7C98"/>
    <w:rsid w:val="00FF17A8"/>
    <w:rsid w:val="00FF223E"/>
    <w:rsid w:val="00FF3196"/>
    <w:rsid w:val="00FF4C90"/>
    <w:rsid w:val="00FF721A"/>
    <w:rsid w:val="00FF75D0"/>
    <w:rsid w:val="00FF76BF"/>
    <w:rsid w:val="0113CDF3"/>
    <w:rsid w:val="01369185"/>
    <w:rsid w:val="014A2448"/>
    <w:rsid w:val="0192CD54"/>
    <w:rsid w:val="01BDF70C"/>
    <w:rsid w:val="028CE610"/>
    <w:rsid w:val="0298A33A"/>
    <w:rsid w:val="02C5D2C9"/>
    <w:rsid w:val="03EA2A6F"/>
    <w:rsid w:val="044D9F9E"/>
    <w:rsid w:val="04F5F5E0"/>
    <w:rsid w:val="056FE8D1"/>
    <w:rsid w:val="058A41C4"/>
    <w:rsid w:val="05AB3306"/>
    <w:rsid w:val="05AF92FC"/>
    <w:rsid w:val="05D1D65A"/>
    <w:rsid w:val="0662EECC"/>
    <w:rsid w:val="06F4CDAF"/>
    <w:rsid w:val="073D4201"/>
    <w:rsid w:val="07CB6E8F"/>
    <w:rsid w:val="07CC97E2"/>
    <w:rsid w:val="0823614E"/>
    <w:rsid w:val="089A0538"/>
    <w:rsid w:val="08C1F291"/>
    <w:rsid w:val="08CDA874"/>
    <w:rsid w:val="09587C47"/>
    <w:rsid w:val="096A5755"/>
    <w:rsid w:val="09AF3039"/>
    <w:rsid w:val="09C7A1DB"/>
    <w:rsid w:val="0A714CA1"/>
    <w:rsid w:val="0B3D1633"/>
    <w:rsid w:val="0B85D217"/>
    <w:rsid w:val="0B893195"/>
    <w:rsid w:val="0CD8E694"/>
    <w:rsid w:val="0CF16EF7"/>
    <w:rsid w:val="0CF280DC"/>
    <w:rsid w:val="0D72BCF5"/>
    <w:rsid w:val="0E9A6D14"/>
    <w:rsid w:val="0F3C6DC0"/>
    <w:rsid w:val="0F6D8789"/>
    <w:rsid w:val="0FB2E5DD"/>
    <w:rsid w:val="0FD4B8AE"/>
    <w:rsid w:val="10BAE982"/>
    <w:rsid w:val="1102410C"/>
    <w:rsid w:val="110C69A5"/>
    <w:rsid w:val="111F1B04"/>
    <w:rsid w:val="11F8B2CA"/>
    <w:rsid w:val="122F1699"/>
    <w:rsid w:val="129A83A7"/>
    <w:rsid w:val="13043A14"/>
    <w:rsid w:val="130EB51C"/>
    <w:rsid w:val="134B7D0B"/>
    <w:rsid w:val="139895A8"/>
    <w:rsid w:val="13CBF33B"/>
    <w:rsid w:val="13D1C570"/>
    <w:rsid w:val="143E3511"/>
    <w:rsid w:val="14417BEA"/>
    <w:rsid w:val="149EA85D"/>
    <w:rsid w:val="1641338A"/>
    <w:rsid w:val="16436612"/>
    <w:rsid w:val="166E0ED1"/>
    <w:rsid w:val="16D4E155"/>
    <w:rsid w:val="17129BFA"/>
    <w:rsid w:val="1773C044"/>
    <w:rsid w:val="17C60177"/>
    <w:rsid w:val="17CDE43B"/>
    <w:rsid w:val="17DBD8B5"/>
    <w:rsid w:val="18EAA67F"/>
    <w:rsid w:val="1941BA4D"/>
    <w:rsid w:val="19D80E6E"/>
    <w:rsid w:val="19D82217"/>
    <w:rsid w:val="1A4BA563"/>
    <w:rsid w:val="1A5AB59F"/>
    <w:rsid w:val="1A5CB6B7"/>
    <w:rsid w:val="1A972976"/>
    <w:rsid w:val="1AAD3E06"/>
    <w:rsid w:val="1B419B3A"/>
    <w:rsid w:val="1C1DEC85"/>
    <w:rsid w:val="1CEA5396"/>
    <w:rsid w:val="1D6900A2"/>
    <w:rsid w:val="1DA852E6"/>
    <w:rsid w:val="1DD5781B"/>
    <w:rsid w:val="1E0FAF11"/>
    <w:rsid w:val="1E1964EC"/>
    <w:rsid w:val="1EB89681"/>
    <w:rsid w:val="1EDC2527"/>
    <w:rsid w:val="1F16653B"/>
    <w:rsid w:val="1F31C609"/>
    <w:rsid w:val="1F77F794"/>
    <w:rsid w:val="20146196"/>
    <w:rsid w:val="20BF3320"/>
    <w:rsid w:val="21E2D651"/>
    <w:rsid w:val="2305605E"/>
    <w:rsid w:val="23099AB8"/>
    <w:rsid w:val="2334758A"/>
    <w:rsid w:val="233B3E1F"/>
    <w:rsid w:val="23477066"/>
    <w:rsid w:val="23748673"/>
    <w:rsid w:val="23C9A38F"/>
    <w:rsid w:val="24249FEB"/>
    <w:rsid w:val="24501789"/>
    <w:rsid w:val="251C754B"/>
    <w:rsid w:val="25487092"/>
    <w:rsid w:val="25827407"/>
    <w:rsid w:val="25883F67"/>
    <w:rsid w:val="2598E831"/>
    <w:rsid w:val="25D1E9F0"/>
    <w:rsid w:val="26750100"/>
    <w:rsid w:val="26791EC9"/>
    <w:rsid w:val="26897CF0"/>
    <w:rsid w:val="26AEFFDE"/>
    <w:rsid w:val="26CD4BF5"/>
    <w:rsid w:val="275A35CD"/>
    <w:rsid w:val="282C2E41"/>
    <w:rsid w:val="282E5B88"/>
    <w:rsid w:val="28B2B60F"/>
    <w:rsid w:val="293AEA08"/>
    <w:rsid w:val="29BC528F"/>
    <w:rsid w:val="29C5B2CC"/>
    <w:rsid w:val="2A1B9063"/>
    <w:rsid w:val="2AF7495D"/>
    <w:rsid w:val="2B0728A5"/>
    <w:rsid w:val="2B1A51C1"/>
    <w:rsid w:val="2B9F02B0"/>
    <w:rsid w:val="2BF7580E"/>
    <w:rsid w:val="2BFFBB70"/>
    <w:rsid w:val="2C0728AB"/>
    <w:rsid w:val="2C3297DE"/>
    <w:rsid w:val="2C62C7EE"/>
    <w:rsid w:val="2C9E0C61"/>
    <w:rsid w:val="2CC85606"/>
    <w:rsid w:val="2CEDC04C"/>
    <w:rsid w:val="2D02F408"/>
    <w:rsid w:val="2D0667B0"/>
    <w:rsid w:val="2D1EFCB2"/>
    <w:rsid w:val="2D67B08A"/>
    <w:rsid w:val="2D8BBFC2"/>
    <w:rsid w:val="2DE86BDE"/>
    <w:rsid w:val="2E1ADB4D"/>
    <w:rsid w:val="2E8F55FB"/>
    <w:rsid w:val="2ED833F3"/>
    <w:rsid w:val="2F8BA601"/>
    <w:rsid w:val="2F98BFA1"/>
    <w:rsid w:val="2FAC4E46"/>
    <w:rsid w:val="30A59C75"/>
    <w:rsid w:val="30C2F55A"/>
    <w:rsid w:val="30CE9F04"/>
    <w:rsid w:val="30D012AF"/>
    <w:rsid w:val="31114C04"/>
    <w:rsid w:val="31A803F1"/>
    <w:rsid w:val="31EF75D0"/>
    <w:rsid w:val="31FA2F05"/>
    <w:rsid w:val="32485587"/>
    <w:rsid w:val="3253C69B"/>
    <w:rsid w:val="3290B334"/>
    <w:rsid w:val="330C9FA1"/>
    <w:rsid w:val="33BF34E3"/>
    <w:rsid w:val="33F9BD2F"/>
    <w:rsid w:val="34173F14"/>
    <w:rsid w:val="3472237D"/>
    <w:rsid w:val="34FEDF31"/>
    <w:rsid w:val="351CD102"/>
    <w:rsid w:val="351EC764"/>
    <w:rsid w:val="359B0904"/>
    <w:rsid w:val="35A97132"/>
    <w:rsid w:val="3614A655"/>
    <w:rsid w:val="3629EA11"/>
    <w:rsid w:val="36312E69"/>
    <w:rsid w:val="364CADE5"/>
    <w:rsid w:val="36D3E90B"/>
    <w:rsid w:val="37184D5C"/>
    <w:rsid w:val="3737A74E"/>
    <w:rsid w:val="37852FE7"/>
    <w:rsid w:val="38612B13"/>
    <w:rsid w:val="3942A0FA"/>
    <w:rsid w:val="396376EB"/>
    <w:rsid w:val="39671721"/>
    <w:rsid w:val="39C7C880"/>
    <w:rsid w:val="39DA6FB0"/>
    <w:rsid w:val="39F2F99F"/>
    <w:rsid w:val="39F69054"/>
    <w:rsid w:val="3A71D2AB"/>
    <w:rsid w:val="3A8DD7B8"/>
    <w:rsid w:val="3AA3868C"/>
    <w:rsid w:val="3B347132"/>
    <w:rsid w:val="3BCD00FC"/>
    <w:rsid w:val="3C007B9D"/>
    <w:rsid w:val="3C5812C8"/>
    <w:rsid w:val="3CDB50D3"/>
    <w:rsid w:val="3D642209"/>
    <w:rsid w:val="3DC26657"/>
    <w:rsid w:val="3E6C29D8"/>
    <w:rsid w:val="3F09F603"/>
    <w:rsid w:val="3F0ACD93"/>
    <w:rsid w:val="411C5273"/>
    <w:rsid w:val="419B0A4D"/>
    <w:rsid w:val="41CB6560"/>
    <w:rsid w:val="41FDEC0E"/>
    <w:rsid w:val="42063A96"/>
    <w:rsid w:val="4236FC38"/>
    <w:rsid w:val="4279954E"/>
    <w:rsid w:val="428719D6"/>
    <w:rsid w:val="4296E163"/>
    <w:rsid w:val="4308EEB1"/>
    <w:rsid w:val="4342A82A"/>
    <w:rsid w:val="43A65BB2"/>
    <w:rsid w:val="440A8105"/>
    <w:rsid w:val="44656222"/>
    <w:rsid w:val="447DA735"/>
    <w:rsid w:val="45A978AD"/>
    <w:rsid w:val="45ADD514"/>
    <w:rsid w:val="45CEA752"/>
    <w:rsid w:val="4612BFF2"/>
    <w:rsid w:val="469FBE8A"/>
    <w:rsid w:val="46F5E004"/>
    <w:rsid w:val="473E6D11"/>
    <w:rsid w:val="47711751"/>
    <w:rsid w:val="47C25E35"/>
    <w:rsid w:val="4842EEAF"/>
    <w:rsid w:val="48493B4C"/>
    <w:rsid w:val="486361BE"/>
    <w:rsid w:val="48A42134"/>
    <w:rsid w:val="48C88845"/>
    <w:rsid w:val="492A1570"/>
    <w:rsid w:val="493DAC1A"/>
    <w:rsid w:val="495F81D8"/>
    <w:rsid w:val="49681C63"/>
    <w:rsid w:val="49B8B415"/>
    <w:rsid w:val="49C66E06"/>
    <w:rsid w:val="49E777FF"/>
    <w:rsid w:val="49EC965E"/>
    <w:rsid w:val="4AD9543B"/>
    <w:rsid w:val="4AE9559C"/>
    <w:rsid w:val="4B55AAFA"/>
    <w:rsid w:val="4BEFFFB4"/>
    <w:rsid w:val="4C47E5B1"/>
    <w:rsid w:val="4C59A509"/>
    <w:rsid w:val="4C6B8ED5"/>
    <w:rsid w:val="4C7C1337"/>
    <w:rsid w:val="4CBDA916"/>
    <w:rsid w:val="4CE45E06"/>
    <w:rsid w:val="4D267760"/>
    <w:rsid w:val="4D3218EC"/>
    <w:rsid w:val="4D450D71"/>
    <w:rsid w:val="4D6B001C"/>
    <w:rsid w:val="4DA44047"/>
    <w:rsid w:val="4DB5C487"/>
    <w:rsid w:val="4E13E050"/>
    <w:rsid w:val="4E7EF20B"/>
    <w:rsid w:val="4E7F8257"/>
    <w:rsid w:val="4E8E9210"/>
    <w:rsid w:val="4EFEE3F2"/>
    <w:rsid w:val="4FC1FF96"/>
    <w:rsid w:val="503FC7A2"/>
    <w:rsid w:val="505EA5B4"/>
    <w:rsid w:val="508FD2DD"/>
    <w:rsid w:val="5098E353"/>
    <w:rsid w:val="50CC22EB"/>
    <w:rsid w:val="510B9117"/>
    <w:rsid w:val="516E7192"/>
    <w:rsid w:val="51A01C96"/>
    <w:rsid w:val="526382A3"/>
    <w:rsid w:val="526F920E"/>
    <w:rsid w:val="527F4941"/>
    <w:rsid w:val="53762236"/>
    <w:rsid w:val="53BF7B14"/>
    <w:rsid w:val="53E47DBE"/>
    <w:rsid w:val="53FDA1E1"/>
    <w:rsid w:val="540AA3B9"/>
    <w:rsid w:val="5451342A"/>
    <w:rsid w:val="549B3262"/>
    <w:rsid w:val="54ACBB84"/>
    <w:rsid w:val="556C30AD"/>
    <w:rsid w:val="55834F90"/>
    <w:rsid w:val="558C09FB"/>
    <w:rsid w:val="566705A1"/>
    <w:rsid w:val="56EF5B2C"/>
    <w:rsid w:val="57992C49"/>
    <w:rsid w:val="57EF9558"/>
    <w:rsid w:val="58287608"/>
    <w:rsid w:val="58306AFC"/>
    <w:rsid w:val="5859AC0C"/>
    <w:rsid w:val="58DB2C3C"/>
    <w:rsid w:val="593CF8B4"/>
    <w:rsid w:val="59A4EB28"/>
    <w:rsid w:val="5A225EC4"/>
    <w:rsid w:val="5A3A543F"/>
    <w:rsid w:val="5A415DD5"/>
    <w:rsid w:val="5A7EA4E8"/>
    <w:rsid w:val="5AEDCC28"/>
    <w:rsid w:val="5B6C5D48"/>
    <w:rsid w:val="5B85DCEB"/>
    <w:rsid w:val="5BBE9FAF"/>
    <w:rsid w:val="5CC215BD"/>
    <w:rsid w:val="5DA81E34"/>
    <w:rsid w:val="5DCB2756"/>
    <w:rsid w:val="5DF422FD"/>
    <w:rsid w:val="5ED62B1F"/>
    <w:rsid w:val="5F11D4D1"/>
    <w:rsid w:val="5F8CC502"/>
    <w:rsid w:val="5FC6F647"/>
    <w:rsid w:val="5FDD4D91"/>
    <w:rsid w:val="5FFFA8CA"/>
    <w:rsid w:val="60261425"/>
    <w:rsid w:val="609F7982"/>
    <w:rsid w:val="60BDE2DB"/>
    <w:rsid w:val="61791DF2"/>
    <w:rsid w:val="6199E06B"/>
    <w:rsid w:val="61F2B884"/>
    <w:rsid w:val="6223065F"/>
    <w:rsid w:val="6230D7B8"/>
    <w:rsid w:val="62F5A582"/>
    <w:rsid w:val="62FB724E"/>
    <w:rsid w:val="63BC8214"/>
    <w:rsid w:val="63F05173"/>
    <w:rsid w:val="640CDADA"/>
    <w:rsid w:val="642CAFE8"/>
    <w:rsid w:val="6485D5F3"/>
    <w:rsid w:val="651B1622"/>
    <w:rsid w:val="653AE4FA"/>
    <w:rsid w:val="654F6CF8"/>
    <w:rsid w:val="6579AE87"/>
    <w:rsid w:val="663DB3AB"/>
    <w:rsid w:val="67227A59"/>
    <w:rsid w:val="6739D94D"/>
    <w:rsid w:val="6744DF52"/>
    <w:rsid w:val="67A06C9A"/>
    <w:rsid w:val="67F42050"/>
    <w:rsid w:val="6811DA98"/>
    <w:rsid w:val="6850070A"/>
    <w:rsid w:val="68AD596C"/>
    <w:rsid w:val="6912FCC0"/>
    <w:rsid w:val="699391D9"/>
    <w:rsid w:val="69CCB85D"/>
    <w:rsid w:val="69D1DD6D"/>
    <w:rsid w:val="69EA587E"/>
    <w:rsid w:val="69FEDA14"/>
    <w:rsid w:val="6A04B210"/>
    <w:rsid w:val="6A0E0ED5"/>
    <w:rsid w:val="6A48AAB4"/>
    <w:rsid w:val="6A7F9400"/>
    <w:rsid w:val="6ABA318E"/>
    <w:rsid w:val="6AC15CA7"/>
    <w:rsid w:val="6AC1842C"/>
    <w:rsid w:val="6B4AA8E2"/>
    <w:rsid w:val="6B85B14D"/>
    <w:rsid w:val="6BC96139"/>
    <w:rsid w:val="6BEA3C78"/>
    <w:rsid w:val="6BFFF157"/>
    <w:rsid w:val="6C235FD3"/>
    <w:rsid w:val="6C45C42E"/>
    <w:rsid w:val="6CC05988"/>
    <w:rsid w:val="6D35E7FB"/>
    <w:rsid w:val="6D6D499A"/>
    <w:rsid w:val="6DD53565"/>
    <w:rsid w:val="6E20A9C6"/>
    <w:rsid w:val="6F16D856"/>
    <w:rsid w:val="6F25E3B7"/>
    <w:rsid w:val="6F379FE1"/>
    <w:rsid w:val="6FB88C97"/>
    <w:rsid w:val="702E8930"/>
    <w:rsid w:val="7049EE8C"/>
    <w:rsid w:val="708B0EEB"/>
    <w:rsid w:val="71070919"/>
    <w:rsid w:val="7110ACE3"/>
    <w:rsid w:val="72112C3B"/>
    <w:rsid w:val="726677BB"/>
    <w:rsid w:val="72D20540"/>
    <w:rsid w:val="732A8CDD"/>
    <w:rsid w:val="734C7ECB"/>
    <w:rsid w:val="736E3440"/>
    <w:rsid w:val="739595EA"/>
    <w:rsid w:val="743741AC"/>
    <w:rsid w:val="758D24B7"/>
    <w:rsid w:val="75C3DDBC"/>
    <w:rsid w:val="775E3894"/>
    <w:rsid w:val="7770F0D7"/>
    <w:rsid w:val="77861409"/>
    <w:rsid w:val="78403521"/>
    <w:rsid w:val="785840DB"/>
    <w:rsid w:val="78B92617"/>
    <w:rsid w:val="7943FFEF"/>
    <w:rsid w:val="7996AE0E"/>
    <w:rsid w:val="7A4061A3"/>
    <w:rsid w:val="7A5C7085"/>
    <w:rsid w:val="7B4749D3"/>
    <w:rsid w:val="7B93312E"/>
    <w:rsid w:val="7BA857EF"/>
    <w:rsid w:val="7BAE2EA1"/>
    <w:rsid w:val="7CA56C87"/>
    <w:rsid w:val="7CB0A53F"/>
    <w:rsid w:val="7D55677B"/>
    <w:rsid w:val="7D6D4FE9"/>
    <w:rsid w:val="7D7263F1"/>
    <w:rsid w:val="7DC434AF"/>
    <w:rsid w:val="7DF60992"/>
    <w:rsid w:val="7E398D83"/>
    <w:rsid w:val="7E6F89F9"/>
    <w:rsid w:val="7EF3BC1B"/>
    <w:rsid w:val="7F3B6749"/>
    <w:rsid w:val="7F43D34B"/>
    <w:rsid w:val="7F4C6630"/>
    <w:rsid w:val="7F768589"/>
    <w:rsid w:val="7F89A9DB"/>
    <w:rsid w:val="7F927D9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C90084"/>
  <w15:docId w15:val="{E007BCEF-3251-4028-BC23-923FF2D921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B7B10"/>
    <w:pPr>
      <w:keepNext/>
      <w:keepLines/>
      <w:spacing w:before="480" w:after="0"/>
      <w:outlineLvl w:val="0"/>
    </w:pPr>
    <w:rPr>
      <w:rFonts w:asciiTheme="majorHAnsi" w:hAnsiTheme="majorHAnsi" w:eastAsiaTheme="majorEastAsia" w:cstheme="majorBidi"/>
      <w:b/>
      <w:bCs/>
      <w:color w:val="E36C0A" w:themeColor="accent6" w:themeShade="BF"/>
      <w:sz w:val="28"/>
      <w:szCs w:val="28"/>
    </w:rPr>
  </w:style>
  <w:style w:type="paragraph" w:styleId="Heading2">
    <w:name w:val="heading 2"/>
    <w:basedOn w:val="Normal"/>
    <w:next w:val="Normal"/>
    <w:link w:val="Heading2Char"/>
    <w:uiPriority w:val="9"/>
    <w:unhideWhenUsed/>
    <w:qFormat/>
    <w:rsid w:val="00BF44F7"/>
    <w:pPr>
      <w:keepNext/>
      <w:keepLines/>
      <w:spacing w:before="200" w:after="0"/>
      <w:outlineLvl w:val="1"/>
    </w:pPr>
    <w:rPr>
      <w:rFonts w:asciiTheme="majorHAnsi" w:hAnsiTheme="majorHAnsi" w:eastAsiaTheme="majorEastAsia" w:cstheme="majorBidi"/>
      <w:b/>
      <w:bCs/>
      <w:color w:val="E36C0A" w:themeColor="accent6" w:themeShade="BF"/>
      <w:sz w:val="26"/>
      <w:szCs w:val="26"/>
    </w:rPr>
  </w:style>
  <w:style w:type="paragraph" w:styleId="Heading3">
    <w:name w:val="heading 3"/>
    <w:basedOn w:val="Normal"/>
    <w:next w:val="Normal"/>
    <w:link w:val="Heading3Char"/>
    <w:uiPriority w:val="9"/>
    <w:unhideWhenUsed/>
    <w:qFormat/>
    <w:rsid w:val="00307506"/>
    <w:pPr>
      <w:keepNext/>
      <w:keepLines/>
      <w:spacing w:before="200" w:after="0"/>
      <w:outlineLvl w:val="2"/>
    </w:pPr>
    <w:rPr>
      <w:rFonts w:asciiTheme="majorHAnsi" w:hAnsiTheme="majorHAnsi" w:eastAsiaTheme="majorEastAsia" w:cstheme="majorBidi"/>
      <w:b/>
      <w:bCs/>
      <w:i/>
      <w:color w:val="E36C0A" w:themeColor="accent6" w:themeShade="BF"/>
      <w:sz w:val="24"/>
    </w:rPr>
  </w:style>
  <w:style w:type="paragraph" w:styleId="Heading4">
    <w:name w:val="heading 4"/>
    <w:basedOn w:val="Normal"/>
    <w:next w:val="Normal"/>
    <w:link w:val="Heading4Char"/>
    <w:uiPriority w:val="9"/>
    <w:unhideWhenUsed/>
    <w:qFormat/>
    <w:rsid w:val="00BF44F7"/>
    <w:pPr>
      <w:keepNext/>
      <w:keepLines/>
      <w:spacing w:before="200" w:after="0"/>
      <w:outlineLvl w:val="3"/>
    </w:pPr>
    <w:rPr>
      <w:rFonts w:asciiTheme="majorHAnsi" w:hAnsiTheme="majorHAnsi" w:eastAsiaTheme="majorEastAsia" w:cstheme="majorBidi"/>
      <w:b/>
      <w:bCs/>
      <w:i/>
      <w:iCs/>
      <w:color w:val="E36C0A" w:themeColor="accent6" w:themeShade="BF"/>
    </w:rPr>
  </w:style>
  <w:style w:type="paragraph" w:styleId="Heading5">
    <w:name w:val="heading 5"/>
    <w:basedOn w:val="Normal"/>
    <w:next w:val="Normal"/>
    <w:link w:val="Heading5Char"/>
    <w:uiPriority w:val="9"/>
    <w:semiHidden/>
    <w:unhideWhenUsed/>
    <w:qFormat/>
    <w:rsid w:val="00FC31A7"/>
    <w:pPr>
      <w:keepNext/>
      <w:keepLines/>
      <w:spacing w:before="40" w:after="0"/>
      <w:outlineLvl w:val="4"/>
    </w:pPr>
    <w:rPr>
      <w:rFonts w:asciiTheme="majorHAnsi" w:hAnsiTheme="majorHAnsi" w:eastAsiaTheme="majorEastAsia" w:cstheme="majorBidi"/>
      <w:color w:val="365F9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B7B10"/>
    <w:rPr>
      <w:rFonts w:asciiTheme="majorHAnsi" w:hAnsiTheme="majorHAnsi" w:eastAsiaTheme="majorEastAsia" w:cstheme="majorBidi"/>
      <w:b/>
      <w:bCs/>
      <w:color w:val="E36C0A" w:themeColor="accent6" w:themeShade="BF"/>
      <w:sz w:val="28"/>
      <w:szCs w:val="28"/>
    </w:rPr>
  </w:style>
  <w:style w:type="character" w:styleId="Heading2Char" w:customStyle="1">
    <w:name w:val="Heading 2 Char"/>
    <w:basedOn w:val="DefaultParagraphFont"/>
    <w:link w:val="Heading2"/>
    <w:uiPriority w:val="9"/>
    <w:rsid w:val="00BF44F7"/>
    <w:rPr>
      <w:rFonts w:asciiTheme="majorHAnsi" w:hAnsiTheme="majorHAnsi" w:eastAsiaTheme="majorEastAsia" w:cstheme="majorBidi"/>
      <w:b/>
      <w:bCs/>
      <w:color w:val="E36C0A" w:themeColor="accent6" w:themeShade="BF"/>
      <w:sz w:val="26"/>
      <w:szCs w:val="26"/>
    </w:rPr>
  </w:style>
  <w:style w:type="character" w:styleId="Heading3Char" w:customStyle="1">
    <w:name w:val="Heading 3 Char"/>
    <w:basedOn w:val="DefaultParagraphFont"/>
    <w:link w:val="Heading3"/>
    <w:uiPriority w:val="9"/>
    <w:rsid w:val="00307506"/>
    <w:rPr>
      <w:rFonts w:asciiTheme="majorHAnsi" w:hAnsiTheme="majorHAnsi" w:eastAsiaTheme="majorEastAsia" w:cstheme="majorBidi"/>
      <w:b/>
      <w:bCs/>
      <w:i/>
      <w:color w:val="E36C0A" w:themeColor="accent6" w:themeShade="BF"/>
      <w:sz w:val="24"/>
    </w:rPr>
  </w:style>
  <w:style w:type="paragraph" w:styleId="ListParagraph">
    <w:name w:val="List Paragraph"/>
    <w:basedOn w:val="Normal"/>
    <w:link w:val="ListParagraphChar"/>
    <w:uiPriority w:val="1"/>
    <w:qFormat/>
    <w:rsid w:val="00CE33AA"/>
    <w:pPr>
      <w:ind w:left="720"/>
      <w:contextualSpacing/>
    </w:pPr>
  </w:style>
  <w:style w:type="character" w:styleId="Hyperlink">
    <w:name w:val="Hyperlink"/>
    <w:basedOn w:val="DefaultParagraphFont"/>
    <w:uiPriority w:val="99"/>
    <w:unhideWhenUsed/>
    <w:rsid w:val="00CE33AA"/>
    <w:rPr>
      <w:color w:val="0000FF" w:themeColor="hyperlink"/>
      <w:u w:val="single"/>
    </w:rPr>
  </w:style>
  <w:style w:type="character" w:styleId="Heading4Char" w:customStyle="1">
    <w:name w:val="Heading 4 Char"/>
    <w:basedOn w:val="DefaultParagraphFont"/>
    <w:link w:val="Heading4"/>
    <w:uiPriority w:val="9"/>
    <w:rsid w:val="00BF44F7"/>
    <w:rPr>
      <w:rFonts w:asciiTheme="majorHAnsi" w:hAnsiTheme="majorHAnsi" w:eastAsiaTheme="majorEastAsia" w:cstheme="majorBidi"/>
      <w:b/>
      <w:bCs/>
      <w:i/>
      <w:iCs/>
      <w:color w:val="E36C0A" w:themeColor="accent6" w:themeShade="BF"/>
    </w:rPr>
  </w:style>
  <w:style w:type="paragraph" w:styleId="Header">
    <w:name w:val="header"/>
    <w:basedOn w:val="Normal"/>
    <w:link w:val="HeaderChar"/>
    <w:unhideWhenUsed/>
    <w:rsid w:val="00EE2BCE"/>
    <w:pPr>
      <w:tabs>
        <w:tab w:val="center" w:pos="4680"/>
        <w:tab w:val="right" w:pos="9360"/>
      </w:tabs>
      <w:spacing w:after="0" w:line="240" w:lineRule="auto"/>
    </w:pPr>
  </w:style>
  <w:style w:type="character" w:styleId="HeaderChar" w:customStyle="1">
    <w:name w:val="Header Char"/>
    <w:basedOn w:val="DefaultParagraphFont"/>
    <w:link w:val="Header"/>
    <w:uiPriority w:val="99"/>
    <w:rsid w:val="00EE2BCE"/>
  </w:style>
  <w:style w:type="paragraph" w:styleId="Footer">
    <w:name w:val="footer"/>
    <w:basedOn w:val="Normal"/>
    <w:link w:val="FooterChar"/>
    <w:uiPriority w:val="99"/>
    <w:unhideWhenUsed/>
    <w:rsid w:val="00EE2BCE"/>
    <w:pPr>
      <w:tabs>
        <w:tab w:val="center" w:pos="4680"/>
        <w:tab w:val="right" w:pos="9360"/>
      </w:tabs>
      <w:spacing w:after="0" w:line="240" w:lineRule="auto"/>
    </w:pPr>
  </w:style>
  <w:style w:type="character" w:styleId="FooterChar" w:customStyle="1">
    <w:name w:val="Footer Char"/>
    <w:basedOn w:val="DefaultParagraphFont"/>
    <w:link w:val="Footer"/>
    <w:uiPriority w:val="99"/>
    <w:rsid w:val="00EE2BCE"/>
  </w:style>
  <w:style w:type="character" w:styleId="FollowedHyperlink">
    <w:name w:val="FollowedHyperlink"/>
    <w:basedOn w:val="DefaultParagraphFont"/>
    <w:uiPriority w:val="99"/>
    <w:semiHidden/>
    <w:unhideWhenUsed/>
    <w:rsid w:val="00F8719F"/>
    <w:rPr>
      <w:color w:val="800080" w:themeColor="followedHyperlink"/>
      <w:u w:val="single"/>
    </w:rPr>
  </w:style>
  <w:style w:type="paragraph" w:styleId="BalloonText">
    <w:name w:val="Balloon Text"/>
    <w:basedOn w:val="Normal"/>
    <w:link w:val="BalloonTextChar"/>
    <w:uiPriority w:val="99"/>
    <w:semiHidden/>
    <w:unhideWhenUsed/>
    <w:rsid w:val="003C59F6"/>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3C59F6"/>
    <w:rPr>
      <w:rFonts w:ascii="Tahoma" w:hAnsi="Tahoma" w:cs="Tahoma"/>
      <w:sz w:val="16"/>
      <w:szCs w:val="16"/>
    </w:rPr>
  </w:style>
  <w:style w:type="paragraph" w:styleId="Default" w:customStyle="1">
    <w:name w:val="Default"/>
    <w:rsid w:val="00BF2DBF"/>
    <w:pPr>
      <w:autoSpaceDE w:val="0"/>
      <w:autoSpaceDN w:val="0"/>
      <w:adjustRightInd w:val="0"/>
      <w:spacing w:after="0" w:line="240" w:lineRule="auto"/>
    </w:pPr>
    <w:rPr>
      <w:rFonts w:ascii="Arial" w:hAnsi="Arial" w:cs="Arial"/>
      <w:color w:val="000000"/>
      <w:sz w:val="24"/>
      <w:szCs w:val="24"/>
    </w:rPr>
  </w:style>
  <w:style w:type="paragraph" w:styleId="BodyText">
    <w:name w:val="Body Text"/>
    <w:basedOn w:val="Normal"/>
    <w:link w:val="BodyTextChar"/>
    <w:uiPriority w:val="1"/>
    <w:qFormat/>
    <w:rsid w:val="005841C2"/>
    <w:pPr>
      <w:widowControl w:val="0"/>
      <w:autoSpaceDE w:val="0"/>
      <w:autoSpaceDN w:val="0"/>
      <w:spacing w:after="0" w:line="240" w:lineRule="auto"/>
    </w:pPr>
    <w:rPr>
      <w:rFonts w:ascii="Times New Roman" w:hAnsi="Times New Roman" w:eastAsia="Times New Roman" w:cs="Times New Roman"/>
      <w:sz w:val="20"/>
      <w:szCs w:val="20"/>
    </w:rPr>
  </w:style>
  <w:style w:type="character" w:styleId="BodyTextChar" w:customStyle="1">
    <w:name w:val="Body Text Char"/>
    <w:basedOn w:val="DefaultParagraphFont"/>
    <w:link w:val="BodyText"/>
    <w:uiPriority w:val="1"/>
    <w:rsid w:val="005841C2"/>
    <w:rPr>
      <w:rFonts w:ascii="Times New Roman" w:hAnsi="Times New Roman" w:eastAsia="Times New Roman" w:cs="Times New Roman"/>
      <w:sz w:val="20"/>
      <w:szCs w:val="20"/>
    </w:rPr>
  </w:style>
  <w:style w:type="paragraph" w:styleId="TOCHeading">
    <w:name w:val="TOC Heading"/>
    <w:basedOn w:val="Heading1"/>
    <w:next w:val="Normal"/>
    <w:uiPriority w:val="39"/>
    <w:unhideWhenUsed/>
    <w:qFormat/>
    <w:rsid w:val="00CB7B10"/>
    <w:pPr>
      <w:outlineLvl w:val="9"/>
    </w:pPr>
    <w:rPr>
      <w:lang w:eastAsia="ja-JP"/>
    </w:rPr>
  </w:style>
  <w:style w:type="paragraph" w:styleId="TOC2">
    <w:name w:val="toc 2"/>
    <w:basedOn w:val="Normal"/>
    <w:next w:val="Normal"/>
    <w:autoRedefine/>
    <w:uiPriority w:val="39"/>
    <w:unhideWhenUsed/>
    <w:qFormat/>
    <w:rsid w:val="00CB7B10"/>
    <w:pPr>
      <w:spacing w:after="100"/>
      <w:ind w:left="220"/>
    </w:pPr>
    <w:rPr>
      <w:lang w:eastAsia="ja-JP"/>
    </w:rPr>
  </w:style>
  <w:style w:type="paragraph" w:styleId="TOC1">
    <w:name w:val="toc 1"/>
    <w:basedOn w:val="Normal"/>
    <w:next w:val="Normal"/>
    <w:autoRedefine/>
    <w:uiPriority w:val="39"/>
    <w:unhideWhenUsed/>
    <w:qFormat/>
    <w:rsid w:val="00CB7B10"/>
    <w:pPr>
      <w:spacing w:after="100"/>
    </w:pPr>
    <w:rPr>
      <w:lang w:eastAsia="ja-JP"/>
    </w:rPr>
  </w:style>
  <w:style w:type="paragraph" w:styleId="TOC3">
    <w:name w:val="toc 3"/>
    <w:basedOn w:val="Normal"/>
    <w:next w:val="Normal"/>
    <w:autoRedefine/>
    <w:uiPriority w:val="39"/>
    <w:unhideWhenUsed/>
    <w:qFormat/>
    <w:rsid w:val="00CB7B10"/>
    <w:pPr>
      <w:spacing w:after="100"/>
      <w:ind w:left="440"/>
    </w:pPr>
    <w:rPr>
      <w:lang w:eastAsia="ja-JP"/>
    </w:rPr>
  </w:style>
  <w:style w:type="character" w:styleId="CommentReference">
    <w:name w:val="annotation reference"/>
    <w:basedOn w:val="DefaultParagraphFont"/>
    <w:uiPriority w:val="99"/>
    <w:semiHidden/>
    <w:unhideWhenUsed/>
    <w:rsid w:val="00E760CA"/>
    <w:rPr>
      <w:sz w:val="16"/>
      <w:szCs w:val="16"/>
    </w:rPr>
  </w:style>
  <w:style w:type="paragraph" w:styleId="CommentText">
    <w:name w:val="annotation text"/>
    <w:basedOn w:val="Normal"/>
    <w:link w:val="CommentTextChar"/>
    <w:uiPriority w:val="99"/>
    <w:unhideWhenUsed/>
    <w:rsid w:val="00E760CA"/>
    <w:pPr>
      <w:spacing w:line="240" w:lineRule="auto"/>
    </w:pPr>
    <w:rPr>
      <w:sz w:val="20"/>
      <w:szCs w:val="20"/>
    </w:rPr>
  </w:style>
  <w:style w:type="character" w:styleId="CommentTextChar" w:customStyle="1">
    <w:name w:val="Comment Text Char"/>
    <w:basedOn w:val="DefaultParagraphFont"/>
    <w:link w:val="CommentText"/>
    <w:uiPriority w:val="99"/>
    <w:rsid w:val="00E760CA"/>
    <w:rPr>
      <w:sz w:val="20"/>
      <w:szCs w:val="20"/>
    </w:rPr>
  </w:style>
  <w:style w:type="paragraph" w:styleId="CommentSubject">
    <w:name w:val="annotation subject"/>
    <w:basedOn w:val="CommentText"/>
    <w:next w:val="CommentText"/>
    <w:link w:val="CommentSubjectChar"/>
    <w:uiPriority w:val="99"/>
    <w:semiHidden/>
    <w:unhideWhenUsed/>
    <w:rsid w:val="00E760CA"/>
    <w:rPr>
      <w:b/>
      <w:bCs/>
    </w:rPr>
  </w:style>
  <w:style w:type="character" w:styleId="CommentSubjectChar" w:customStyle="1">
    <w:name w:val="Comment Subject Char"/>
    <w:basedOn w:val="CommentTextChar"/>
    <w:link w:val="CommentSubject"/>
    <w:uiPriority w:val="99"/>
    <w:semiHidden/>
    <w:rsid w:val="00E760CA"/>
    <w:rPr>
      <w:b/>
      <w:bCs/>
      <w:sz w:val="20"/>
      <w:szCs w:val="20"/>
    </w:rPr>
  </w:style>
  <w:style w:type="character" w:styleId="UnresolvedMention1" w:customStyle="1">
    <w:name w:val="Unresolved Mention1"/>
    <w:basedOn w:val="DefaultParagraphFont"/>
    <w:uiPriority w:val="99"/>
    <w:semiHidden/>
    <w:unhideWhenUsed/>
    <w:rsid w:val="00617FA0"/>
    <w:rPr>
      <w:color w:val="605E5C"/>
      <w:shd w:val="clear" w:color="auto" w:fill="E1DFDD"/>
    </w:rPr>
  </w:style>
  <w:style w:type="paragraph" w:styleId="Revision">
    <w:name w:val="Revision"/>
    <w:hidden/>
    <w:uiPriority w:val="99"/>
    <w:semiHidden/>
    <w:rsid w:val="00C408E6"/>
    <w:pPr>
      <w:spacing w:after="0" w:line="240" w:lineRule="auto"/>
    </w:pPr>
  </w:style>
  <w:style w:type="character" w:styleId="UnresolvedMention2" w:customStyle="1">
    <w:name w:val="Unresolved Mention2"/>
    <w:basedOn w:val="DefaultParagraphFont"/>
    <w:uiPriority w:val="99"/>
    <w:semiHidden/>
    <w:unhideWhenUsed/>
    <w:rsid w:val="00910D8E"/>
    <w:rPr>
      <w:color w:val="605E5C"/>
      <w:shd w:val="clear" w:color="auto" w:fill="E1DFDD"/>
    </w:rPr>
  </w:style>
  <w:style w:type="paragraph" w:styleId="FootnoteText">
    <w:name w:val="footnote text"/>
    <w:basedOn w:val="Normal"/>
    <w:link w:val="FootnoteTextChar"/>
    <w:uiPriority w:val="99"/>
    <w:semiHidden/>
    <w:unhideWhenUsed/>
    <w:rsid w:val="001A667B"/>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1A667B"/>
    <w:rPr>
      <w:sz w:val="20"/>
      <w:szCs w:val="20"/>
    </w:rPr>
  </w:style>
  <w:style w:type="character" w:styleId="FootnoteReference">
    <w:name w:val="footnote reference"/>
    <w:basedOn w:val="DefaultParagraphFont"/>
    <w:uiPriority w:val="99"/>
    <w:semiHidden/>
    <w:unhideWhenUsed/>
    <w:rsid w:val="001A667B"/>
    <w:rPr>
      <w:vertAlign w:val="superscript"/>
    </w:rPr>
  </w:style>
  <w:style w:type="paragraph" w:styleId="psection-2" w:customStyle="1">
    <w:name w:val="psection-2"/>
    <w:basedOn w:val="Normal"/>
    <w:rsid w:val="00CD0E88"/>
    <w:pPr>
      <w:spacing w:before="100" w:beforeAutospacing="1" w:after="100" w:afterAutospacing="1" w:line="240" w:lineRule="auto"/>
    </w:pPr>
    <w:rPr>
      <w:rFonts w:ascii="Times New Roman" w:hAnsi="Times New Roman" w:eastAsia="Times New Roman" w:cs="Times New Roman"/>
      <w:sz w:val="24"/>
      <w:szCs w:val="24"/>
    </w:rPr>
  </w:style>
  <w:style w:type="character" w:styleId="enumxml" w:customStyle="1">
    <w:name w:val="enumxml"/>
    <w:basedOn w:val="DefaultParagraphFont"/>
    <w:rsid w:val="00CD0E88"/>
  </w:style>
  <w:style w:type="character" w:styleId="et03" w:customStyle="1">
    <w:name w:val="et03"/>
    <w:basedOn w:val="DefaultParagraphFont"/>
    <w:rsid w:val="00CD0E88"/>
  </w:style>
  <w:style w:type="character" w:styleId="UnresolvedMention">
    <w:name w:val="Unresolved Mention"/>
    <w:basedOn w:val="DefaultParagraphFont"/>
    <w:uiPriority w:val="99"/>
    <w:unhideWhenUsed/>
    <w:rsid w:val="003F1081"/>
    <w:rPr>
      <w:color w:val="605E5C"/>
      <w:shd w:val="clear" w:color="auto" w:fill="E1DFDD"/>
    </w:rPr>
  </w:style>
  <w:style w:type="character" w:styleId="normaltextrun" w:customStyle="1">
    <w:name w:val="normaltextrun"/>
    <w:basedOn w:val="DefaultParagraphFont"/>
    <w:rsid w:val="00996DEE"/>
  </w:style>
  <w:style w:type="character" w:styleId="Mention">
    <w:name w:val="Mention"/>
    <w:basedOn w:val="DefaultParagraphFont"/>
    <w:uiPriority w:val="99"/>
    <w:unhideWhenUsed/>
    <w:rsid w:val="007469B1"/>
    <w:rPr>
      <w:color w:val="2B579A"/>
      <w:shd w:val="clear" w:color="auto" w:fill="E6E6E6"/>
    </w:rPr>
  </w:style>
  <w:style w:type="character" w:styleId="Heading5Char" w:customStyle="1">
    <w:name w:val="Heading 5 Char"/>
    <w:basedOn w:val="DefaultParagraphFont"/>
    <w:link w:val="Heading5"/>
    <w:uiPriority w:val="9"/>
    <w:semiHidden/>
    <w:rsid w:val="00FC31A7"/>
    <w:rPr>
      <w:rFonts w:asciiTheme="majorHAnsi" w:hAnsiTheme="majorHAnsi" w:eastAsiaTheme="majorEastAsia" w:cstheme="majorBidi"/>
      <w:color w:val="365F91" w:themeColor="accent1" w:themeShade="BF"/>
    </w:rPr>
  </w:style>
  <w:style w:type="character" w:styleId="ListParagraphChar" w:customStyle="1">
    <w:name w:val="List Paragraph Char"/>
    <w:basedOn w:val="DefaultParagraphFont"/>
    <w:link w:val="ListParagraph"/>
    <w:uiPriority w:val="34"/>
    <w:rsid w:val="00B11A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694262">
      <w:bodyDiv w:val="1"/>
      <w:marLeft w:val="0"/>
      <w:marRight w:val="0"/>
      <w:marTop w:val="0"/>
      <w:marBottom w:val="0"/>
      <w:divBdr>
        <w:top w:val="none" w:sz="0" w:space="0" w:color="auto"/>
        <w:left w:val="none" w:sz="0" w:space="0" w:color="auto"/>
        <w:bottom w:val="none" w:sz="0" w:space="0" w:color="auto"/>
        <w:right w:val="none" w:sz="0" w:space="0" w:color="auto"/>
      </w:divBdr>
    </w:div>
    <w:div w:id="66419275">
      <w:bodyDiv w:val="1"/>
      <w:marLeft w:val="0"/>
      <w:marRight w:val="0"/>
      <w:marTop w:val="0"/>
      <w:marBottom w:val="0"/>
      <w:divBdr>
        <w:top w:val="none" w:sz="0" w:space="0" w:color="auto"/>
        <w:left w:val="none" w:sz="0" w:space="0" w:color="auto"/>
        <w:bottom w:val="none" w:sz="0" w:space="0" w:color="auto"/>
        <w:right w:val="none" w:sz="0" w:space="0" w:color="auto"/>
      </w:divBdr>
    </w:div>
    <w:div w:id="102111016">
      <w:bodyDiv w:val="1"/>
      <w:marLeft w:val="0"/>
      <w:marRight w:val="0"/>
      <w:marTop w:val="0"/>
      <w:marBottom w:val="0"/>
      <w:divBdr>
        <w:top w:val="none" w:sz="0" w:space="0" w:color="auto"/>
        <w:left w:val="none" w:sz="0" w:space="0" w:color="auto"/>
        <w:bottom w:val="none" w:sz="0" w:space="0" w:color="auto"/>
        <w:right w:val="none" w:sz="0" w:space="0" w:color="auto"/>
      </w:divBdr>
    </w:div>
    <w:div w:id="141511889">
      <w:bodyDiv w:val="1"/>
      <w:marLeft w:val="0"/>
      <w:marRight w:val="0"/>
      <w:marTop w:val="0"/>
      <w:marBottom w:val="0"/>
      <w:divBdr>
        <w:top w:val="none" w:sz="0" w:space="0" w:color="auto"/>
        <w:left w:val="none" w:sz="0" w:space="0" w:color="auto"/>
        <w:bottom w:val="none" w:sz="0" w:space="0" w:color="auto"/>
        <w:right w:val="none" w:sz="0" w:space="0" w:color="auto"/>
      </w:divBdr>
    </w:div>
    <w:div w:id="163129277">
      <w:bodyDiv w:val="1"/>
      <w:marLeft w:val="0"/>
      <w:marRight w:val="0"/>
      <w:marTop w:val="0"/>
      <w:marBottom w:val="0"/>
      <w:divBdr>
        <w:top w:val="none" w:sz="0" w:space="0" w:color="auto"/>
        <w:left w:val="none" w:sz="0" w:space="0" w:color="auto"/>
        <w:bottom w:val="none" w:sz="0" w:space="0" w:color="auto"/>
        <w:right w:val="none" w:sz="0" w:space="0" w:color="auto"/>
      </w:divBdr>
    </w:div>
    <w:div w:id="214782296">
      <w:bodyDiv w:val="1"/>
      <w:marLeft w:val="0"/>
      <w:marRight w:val="0"/>
      <w:marTop w:val="0"/>
      <w:marBottom w:val="0"/>
      <w:divBdr>
        <w:top w:val="none" w:sz="0" w:space="0" w:color="auto"/>
        <w:left w:val="none" w:sz="0" w:space="0" w:color="auto"/>
        <w:bottom w:val="none" w:sz="0" w:space="0" w:color="auto"/>
        <w:right w:val="none" w:sz="0" w:space="0" w:color="auto"/>
      </w:divBdr>
    </w:div>
    <w:div w:id="243532440">
      <w:bodyDiv w:val="1"/>
      <w:marLeft w:val="0"/>
      <w:marRight w:val="0"/>
      <w:marTop w:val="0"/>
      <w:marBottom w:val="0"/>
      <w:divBdr>
        <w:top w:val="none" w:sz="0" w:space="0" w:color="auto"/>
        <w:left w:val="none" w:sz="0" w:space="0" w:color="auto"/>
        <w:bottom w:val="none" w:sz="0" w:space="0" w:color="auto"/>
        <w:right w:val="none" w:sz="0" w:space="0" w:color="auto"/>
      </w:divBdr>
    </w:div>
    <w:div w:id="262612707">
      <w:bodyDiv w:val="1"/>
      <w:marLeft w:val="0"/>
      <w:marRight w:val="0"/>
      <w:marTop w:val="0"/>
      <w:marBottom w:val="0"/>
      <w:divBdr>
        <w:top w:val="none" w:sz="0" w:space="0" w:color="auto"/>
        <w:left w:val="none" w:sz="0" w:space="0" w:color="auto"/>
        <w:bottom w:val="none" w:sz="0" w:space="0" w:color="auto"/>
        <w:right w:val="none" w:sz="0" w:space="0" w:color="auto"/>
      </w:divBdr>
    </w:div>
    <w:div w:id="295960684">
      <w:bodyDiv w:val="1"/>
      <w:marLeft w:val="0"/>
      <w:marRight w:val="0"/>
      <w:marTop w:val="0"/>
      <w:marBottom w:val="0"/>
      <w:divBdr>
        <w:top w:val="none" w:sz="0" w:space="0" w:color="auto"/>
        <w:left w:val="none" w:sz="0" w:space="0" w:color="auto"/>
        <w:bottom w:val="none" w:sz="0" w:space="0" w:color="auto"/>
        <w:right w:val="none" w:sz="0" w:space="0" w:color="auto"/>
      </w:divBdr>
    </w:div>
    <w:div w:id="314844967">
      <w:bodyDiv w:val="1"/>
      <w:marLeft w:val="0"/>
      <w:marRight w:val="0"/>
      <w:marTop w:val="0"/>
      <w:marBottom w:val="0"/>
      <w:divBdr>
        <w:top w:val="none" w:sz="0" w:space="0" w:color="auto"/>
        <w:left w:val="none" w:sz="0" w:space="0" w:color="auto"/>
        <w:bottom w:val="none" w:sz="0" w:space="0" w:color="auto"/>
        <w:right w:val="none" w:sz="0" w:space="0" w:color="auto"/>
      </w:divBdr>
    </w:div>
    <w:div w:id="345519457">
      <w:bodyDiv w:val="1"/>
      <w:marLeft w:val="0"/>
      <w:marRight w:val="0"/>
      <w:marTop w:val="0"/>
      <w:marBottom w:val="0"/>
      <w:divBdr>
        <w:top w:val="none" w:sz="0" w:space="0" w:color="auto"/>
        <w:left w:val="none" w:sz="0" w:space="0" w:color="auto"/>
        <w:bottom w:val="none" w:sz="0" w:space="0" w:color="auto"/>
        <w:right w:val="none" w:sz="0" w:space="0" w:color="auto"/>
      </w:divBdr>
    </w:div>
    <w:div w:id="369886172">
      <w:bodyDiv w:val="1"/>
      <w:marLeft w:val="0"/>
      <w:marRight w:val="0"/>
      <w:marTop w:val="0"/>
      <w:marBottom w:val="0"/>
      <w:divBdr>
        <w:top w:val="none" w:sz="0" w:space="0" w:color="auto"/>
        <w:left w:val="none" w:sz="0" w:space="0" w:color="auto"/>
        <w:bottom w:val="none" w:sz="0" w:space="0" w:color="auto"/>
        <w:right w:val="none" w:sz="0" w:space="0" w:color="auto"/>
      </w:divBdr>
    </w:div>
    <w:div w:id="639766750">
      <w:bodyDiv w:val="1"/>
      <w:marLeft w:val="0"/>
      <w:marRight w:val="0"/>
      <w:marTop w:val="0"/>
      <w:marBottom w:val="0"/>
      <w:divBdr>
        <w:top w:val="none" w:sz="0" w:space="0" w:color="auto"/>
        <w:left w:val="none" w:sz="0" w:space="0" w:color="auto"/>
        <w:bottom w:val="none" w:sz="0" w:space="0" w:color="auto"/>
        <w:right w:val="none" w:sz="0" w:space="0" w:color="auto"/>
      </w:divBdr>
    </w:div>
    <w:div w:id="659844138">
      <w:bodyDiv w:val="1"/>
      <w:marLeft w:val="0"/>
      <w:marRight w:val="0"/>
      <w:marTop w:val="0"/>
      <w:marBottom w:val="0"/>
      <w:divBdr>
        <w:top w:val="none" w:sz="0" w:space="0" w:color="auto"/>
        <w:left w:val="none" w:sz="0" w:space="0" w:color="auto"/>
        <w:bottom w:val="none" w:sz="0" w:space="0" w:color="auto"/>
        <w:right w:val="none" w:sz="0" w:space="0" w:color="auto"/>
      </w:divBdr>
    </w:div>
    <w:div w:id="674845572">
      <w:bodyDiv w:val="1"/>
      <w:marLeft w:val="0"/>
      <w:marRight w:val="0"/>
      <w:marTop w:val="0"/>
      <w:marBottom w:val="0"/>
      <w:divBdr>
        <w:top w:val="none" w:sz="0" w:space="0" w:color="auto"/>
        <w:left w:val="none" w:sz="0" w:space="0" w:color="auto"/>
        <w:bottom w:val="none" w:sz="0" w:space="0" w:color="auto"/>
        <w:right w:val="none" w:sz="0" w:space="0" w:color="auto"/>
      </w:divBdr>
    </w:div>
    <w:div w:id="689794811">
      <w:bodyDiv w:val="1"/>
      <w:marLeft w:val="0"/>
      <w:marRight w:val="0"/>
      <w:marTop w:val="0"/>
      <w:marBottom w:val="0"/>
      <w:divBdr>
        <w:top w:val="none" w:sz="0" w:space="0" w:color="auto"/>
        <w:left w:val="none" w:sz="0" w:space="0" w:color="auto"/>
        <w:bottom w:val="none" w:sz="0" w:space="0" w:color="auto"/>
        <w:right w:val="none" w:sz="0" w:space="0" w:color="auto"/>
      </w:divBdr>
    </w:div>
    <w:div w:id="690377938">
      <w:bodyDiv w:val="1"/>
      <w:marLeft w:val="0"/>
      <w:marRight w:val="0"/>
      <w:marTop w:val="0"/>
      <w:marBottom w:val="0"/>
      <w:divBdr>
        <w:top w:val="none" w:sz="0" w:space="0" w:color="auto"/>
        <w:left w:val="none" w:sz="0" w:space="0" w:color="auto"/>
        <w:bottom w:val="none" w:sz="0" w:space="0" w:color="auto"/>
        <w:right w:val="none" w:sz="0" w:space="0" w:color="auto"/>
      </w:divBdr>
    </w:div>
    <w:div w:id="740754289">
      <w:bodyDiv w:val="1"/>
      <w:marLeft w:val="0"/>
      <w:marRight w:val="0"/>
      <w:marTop w:val="0"/>
      <w:marBottom w:val="0"/>
      <w:divBdr>
        <w:top w:val="none" w:sz="0" w:space="0" w:color="auto"/>
        <w:left w:val="none" w:sz="0" w:space="0" w:color="auto"/>
        <w:bottom w:val="none" w:sz="0" w:space="0" w:color="auto"/>
        <w:right w:val="none" w:sz="0" w:space="0" w:color="auto"/>
      </w:divBdr>
    </w:div>
    <w:div w:id="766537744">
      <w:bodyDiv w:val="1"/>
      <w:marLeft w:val="0"/>
      <w:marRight w:val="0"/>
      <w:marTop w:val="0"/>
      <w:marBottom w:val="0"/>
      <w:divBdr>
        <w:top w:val="none" w:sz="0" w:space="0" w:color="auto"/>
        <w:left w:val="none" w:sz="0" w:space="0" w:color="auto"/>
        <w:bottom w:val="none" w:sz="0" w:space="0" w:color="auto"/>
        <w:right w:val="none" w:sz="0" w:space="0" w:color="auto"/>
      </w:divBdr>
    </w:div>
    <w:div w:id="812523841">
      <w:bodyDiv w:val="1"/>
      <w:marLeft w:val="0"/>
      <w:marRight w:val="0"/>
      <w:marTop w:val="0"/>
      <w:marBottom w:val="0"/>
      <w:divBdr>
        <w:top w:val="none" w:sz="0" w:space="0" w:color="auto"/>
        <w:left w:val="none" w:sz="0" w:space="0" w:color="auto"/>
        <w:bottom w:val="none" w:sz="0" w:space="0" w:color="auto"/>
        <w:right w:val="none" w:sz="0" w:space="0" w:color="auto"/>
      </w:divBdr>
    </w:div>
    <w:div w:id="889608472">
      <w:bodyDiv w:val="1"/>
      <w:marLeft w:val="0"/>
      <w:marRight w:val="0"/>
      <w:marTop w:val="0"/>
      <w:marBottom w:val="0"/>
      <w:divBdr>
        <w:top w:val="none" w:sz="0" w:space="0" w:color="auto"/>
        <w:left w:val="none" w:sz="0" w:space="0" w:color="auto"/>
        <w:bottom w:val="none" w:sz="0" w:space="0" w:color="auto"/>
        <w:right w:val="none" w:sz="0" w:space="0" w:color="auto"/>
      </w:divBdr>
    </w:div>
    <w:div w:id="949822387">
      <w:bodyDiv w:val="1"/>
      <w:marLeft w:val="0"/>
      <w:marRight w:val="0"/>
      <w:marTop w:val="0"/>
      <w:marBottom w:val="0"/>
      <w:divBdr>
        <w:top w:val="none" w:sz="0" w:space="0" w:color="auto"/>
        <w:left w:val="none" w:sz="0" w:space="0" w:color="auto"/>
        <w:bottom w:val="none" w:sz="0" w:space="0" w:color="auto"/>
        <w:right w:val="none" w:sz="0" w:space="0" w:color="auto"/>
      </w:divBdr>
    </w:div>
    <w:div w:id="1017076820">
      <w:bodyDiv w:val="1"/>
      <w:marLeft w:val="0"/>
      <w:marRight w:val="0"/>
      <w:marTop w:val="0"/>
      <w:marBottom w:val="0"/>
      <w:divBdr>
        <w:top w:val="none" w:sz="0" w:space="0" w:color="auto"/>
        <w:left w:val="none" w:sz="0" w:space="0" w:color="auto"/>
        <w:bottom w:val="none" w:sz="0" w:space="0" w:color="auto"/>
        <w:right w:val="none" w:sz="0" w:space="0" w:color="auto"/>
      </w:divBdr>
    </w:div>
    <w:div w:id="1091272272">
      <w:bodyDiv w:val="1"/>
      <w:marLeft w:val="0"/>
      <w:marRight w:val="0"/>
      <w:marTop w:val="0"/>
      <w:marBottom w:val="0"/>
      <w:divBdr>
        <w:top w:val="none" w:sz="0" w:space="0" w:color="auto"/>
        <w:left w:val="none" w:sz="0" w:space="0" w:color="auto"/>
        <w:bottom w:val="none" w:sz="0" w:space="0" w:color="auto"/>
        <w:right w:val="none" w:sz="0" w:space="0" w:color="auto"/>
      </w:divBdr>
    </w:div>
    <w:div w:id="1264998043">
      <w:bodyDiv w:val="1"/>
      <w:marLeft w:val="0"/>
      <w:marRight w:val="0"/>
      <w:marTop w:val="0"/>
      <w:marBottom w:val="0"/>
      <w:divBdr>
        <w:top w:val="none" w:sz="0" w:space="0" w:color="auto"/>
        <w:left w:val="none" w:sz="0" w:space="0" w:color="auto"/>
        <w:bottom w:val="none" w:sz="0" w:space="0" w:color="auto"/>
        <w:right w:val="none" w:sz="0" w:space="0" w:color="auto"/>
      </w:divBdr>
    </w:div>
    <w:div w:id="1347170005">
      <w:bodyDiv w:val="1"/>
      <w:marLeft w:val="0"/>
      <w:marRight w:val="0"/>
      <w:marTop w:val="0"/>
      <w:marBottom w:val="0"/>
      <w:divBdr>
        <w:top w:val="none" w:sz="0" w:space="0" w:color="auto"/>
        <w:left w:val="none" w:sz="0" w:space="0" w:color="auto"/>
        <w:bottom w:val="none" w:sz="0" w:space="0" w:color="auto"/>
        <w:right w:val="none" w:sz="0" w:space="0" w:color="auto"/>
      </w:divBdr>
    </w:div>
    <w:div w:id="1358121703">
      <w:bodyDiv w:val="1"/>
      <w:marLeft w:val="0"/>
      <w:marRight w:val="0"/>
      <w:marTop w:val="0"/>
      <w:marBottom w:val="0"/>
      <w:divBdr>
        <w:top w:val="none" w:sz="0" w:space="0" w:color="auto"/>
        <w:left w:val="none" w:sz="0" w:space="0" w:color="auto"/>
        <w:bottom w:val="none" w:sz="0" w:space="0" w:color="auto"/>
        <w:right w:val="none" w:sz="0" w:space="0" w:color="auto"/>
      </w:divBdr>
    </w:div>
    <w:div w:id="1457139352">
      <w:bodyDiv w:val="1"/>
      <w:marLeft w:val="0"/>
      <w:marRight w:val="0"/>
      <w:marTop w:val="0"/>
      <w:marBottom w:val="0"/>
      <w:divBdr>
        <w:top w:val="none" w:sz="0" w:space="0" w:color="auto"/>
        <w:left w:val="none" w:sz="0" w:space="0" w:color="auto"/>
        <w:bottom w:val="none" w:sz="0" w:space="0" w:color="auto"/>
        <w:right w:val="none" w:sz="0" w:space="0" w:color="auto"/>
      </w:divBdr>
    </w:div>
    <w:div w:id="1492328840">
      <w:bodyDiv w:val="1"/>
      <w:marLeft w:val="0"/>
      <w:marRight w:val="0"/>
      <w:marTop w:val="0"/>
      <w:marBottom w:val="0"/>
      <w:divBdr>
        <w:top w:val="none" w:sz="0" w:space="0" w:color="auto"/>
        <w:left w:val="none" w:sz="0" w:space="0" w:color="auto"/>
        <w:bottom w:val="none" w:sz="0" w:space="0" w:color="auto"/>
        <w:right w:val="none" w:sz="0" w:space="0" w:color="auto"/>
      </w:divBdr>
    </w:div>
    <w:div w:id="1544974606">
      <w:bodyDiv w:val="1"/>
      <w:marLeft w:val="0"/>
      <w:marRight w:val="0"/>
      <w:marTop w:val="0"/>
      <w:marBottom w:val="0"/>
      <w:divBdr>
        <w:top w:val="none" w:sz="0" w:space="0" w:color="auto"/>
        <w:left w:val="none" w:sz="0" w:space="0" w:color="auto"/>
        <w:bottom w:val="none" w:sz="0" w:space="0" w:color="auto"/>
        <w:right w:val="none" w:sz="0" w:space="0" w:color="auto"/>
      </w:divBdr>
    </w:div>
    <w:div w:id="1582645085">
      <w:bodyDiv w:val="1"/>
      <w:marLeft w:val="0"/>
      <w:marRight w:val="0"/>
      <w:marTop w:val="0"/>
      <w:marBottom w:val="0"/>
      <w:divBdr>
        <w:top w:val="none" w:sz="0" w:space="0" w:color="auto"/>
        <w:left w:val="none" w:sz="0" w:space="0" w:color="auto"/>
        <w:bottom w:val="none" w:sz="0" w:space="0" w:color="auto"/>
        <w:right w:val="none" w:sz="0" w:space="0" w:color="auto"/>
      </w:divBdr>
    </w:div>
    <w:div w:id="1585918597">
      <w:bodyDiv w:val="1"/>
      <w:marLeft w:val="0"/>
      <w:marRight w:val="0"/>
      <w:marTop w:val="0"/>
      <w:marBottom w:val="0"/>
      <w:divBdr>
        <w:top w:val="none" w:sz="0" w:space="0" w:color="auto"/>
        <w:left w:val="none" w:sz="0" w:space="0" w:color="auto"/>
        <w:bottom w:val="none" w:sz="0" w:space="0" w:color="auto"/>
        <w:right w:val="none" w:sz="0" w:space="0" w:color="auto"/>
      </w:divBdr>
    </w:div>
    <w:div w:id="1645546848">
      <w:bodyDiv w:val="1"/>
      <w:marLeft w:val="0"/>
      <w:marRight w:val="0"/>
      <w:marTop w:val="0"/>
      <w:marBottom w:val="0"/>
      <w:divBdr>
        <w:top w:val="none" w:sz="0" w:space="0" w:color="auto"/>
        <w:left w:val="none" w:sz="0" w:space="0" w:color="auto"/>
        <w:bottom w:val="none" w:sz="0" w:space="0" w:color="auto"/>
        <w:right w:val="none" w:sz="0" w:space="0" w:color="auto"/>
      </w:divBdr>
    </w:div>
    <w:div w:id="1646661616">
      <w:bodyDiv w:val="1"/>
      <w:marLeft w:val="0"/>
      <w:marRight w:val="0"/>
      <w:marTop w:val="0"/>
      <w:marBottom w:val="0"/>
      <w:divBdr>
        <w:top w:val="none" w:sz="0" w:space="0" w:color="auto"/>
        <w:left w:val="none" w:sz="0" w:space="0" w:color="auto"/>
        <w:bottom w:val="none" w:sz="0" w:space="0" w:color="auto"/>
        <w:right w:val="none" w:sz="0" w:space="0" w:color="auto"/>
      </w:divBdr>
    </w:div>
    <w:div w:id="1761679630">
      <w:bodyDiv w:val="1"/>
      <w:marLeft w:val="0"/>
      <w:marRight w:val="0"/>
      <w:marTop w:val="0"/>
      <w:marBottom w:val="0"/>
      <w:divBdr>
        <w:top w:val="none" w:sz="0" w:space="0" w:color="auto"/>
        <w:left w:val="none" w:sz="0" w:space="0" w:color="auto"/>
        <w:bottom w:val="none" w:sz="0" w:space="0" w:color="auto"/>
        <w:right w:val="none" w:sz="0" w:space="0" w:color="auto"/>
      </w:divBdr>
    </w:div>
    <w:div w:id="1844583379">
      <w:bodyDiv w:val="1"/>
      <w:marLeft w:val="0"/>
      <w:marRight w:val="0"/>
      <w:marTop w:val="0"/>
      <w:marBottom w:val="0"/>
      <w:divBdr>
        <w:top w:val="none" w:sz="0" w:space="0" w:color="auto"/>
        <w:left w:val="none" w:sz="0" w:space="0" w:color="auto"/>
        <w:bottom w:val="none" w:sz="0" w:space="0" w:color="auto"/>
        <w:right w:val="none" w:sz="0" w:space="0" w:color="auto"/>
      </w:divBdr>
    </w:div>
    <w:div w:id="1852991281">
      <w:bodyDiv w:val="1"/>
      <w:marLeft w:val="0"/>
      <w:marRight w:val="0"/>
      <w:marTop w:val="0"/>
      <w:marBottom w:val="0"/>
      <w:divBdr>
        <w:top w:val="none" w:sz="0" w:space="0" w:color="auto"/>
        <w:left w:val="none" w:sz="0" w:space="0" w:color="auto"/>
        <w:bottom w:val="none" w:sz="0" w:space="0" w:color="auto"/>
        <w:right w:val="none" w:sz="0" w:space="0" w:color="auto"/>
      </w:divBdr>
    </w:div>
    <w:div w:id="1999994788">
      <w:bodyDiv w:val="1"/>
      <w:marLeft w:val="0"/>
      <w:marRight w:val="0"/>
      <w:marTop w:val="0"/>
      <w:marBottom w:val="0"/>
      <w:divBdr>
        <w:top w:val="none" w:sz="0" w:space="0" w:color="auto"/>
        <w:left w:val="none" w:sz="0" w:space="0" w:color="auto"/>
        <w:bottom w:val="none" w:sz="0" w:space="0" w:color="auto"/>
        <w:right w:val="none" w:sz="0" w:space="0" w:color="auto"/>
      </w:divBdr>
    </w:div>
    <w:div w:id="2029790476">
      <w:bodyDiv w:val="1"/>
      <w:marLeft w:val="0"/>
      <w:marRight w:val="0"/>
      <w:marTop w:val="0"/>
      <w:marBottom w:val="0"/>
      <w:divBdr>
        <w:top w:val="none" w:sz="0" w:space="0" w:color="auto"/>
        <w:left w:val="none" w:sz="0" w:space="0" w:color="auto"/>
        <w:bottom w:val="none" w:sz="0" w:space="0" w:color="auto"/>
        <w:right w:val="none" w:sz="0" w:space="0" w:color="auto"/>
      </w:divBdr>
    </w:div>
    <w:div w:id="2048406480">
      <w:bodyDiv w:val="1"/>
      <w:marLeft w:val="0"/>
      <w:marRight w:val="0"/>
      <w:marTop w:val="0"/>
      <w:marBottom w:val="0"/>
      <w:divBdr>
        <w:top w:val="none" w:sz="0" w:space="0" w:color="auto"/>
        <w:left w:val="none" w:sz="0" w:space="0" w:color="auto"/>
        <w:bottom w:val="none" w:sz="0" w:space="0" w:color="auto"/>
        <w:right w:val="none" w:sz="0" w:space="0" w:color="auto"/>
      </w:divBdr>
    </w:div>
    <w:div w:id="2111199380">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yperlink" Target="https://www.fai.gov/sites/default/files/FAC_022-Combating_Trafficking_in_Persons/story.html"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mailto:compliance@partners.net" TargetMode="Externa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https://polarisproject.org/human-trafficking-101/"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fai.gov/sites/default/files/FAC_022-Combating_Trafficking_in_Persons/story.html" TargetMode="External"/><Relationship Id="rId20" Type="http://schemas.openxmlformats.org/officeDocument/2006/relationships/hyperlink" Target="mailto:compliance@partners.ne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header" Target="header1.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hyperlink" Target="mailto:help@befree.org"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polarisproject.org/human-trafficking-10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yperlink" Target="mailto:poahr@partners.net" TargetMode="External"/><Relationship Id="rId27" Type="http://schemas.microsoft.com/office/2011/relationships/people" Target="people.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701D4D-45F5-4644-AC24-06BB9D6F8D99}"/>
</file>

<file path=customXml/itemProps2.xml><?xml version="1.0" encoding="utf-8"?>
<ds:datastoreItem xmlns:ds="http://schemas.openxmlformats.org/officeDocument/2006/customXml" ds:itemID="{8E363C62-AEF2-4F09-93FA-0576442A9E21}">
  <ds:schemaRefs>
    <ds:schemaRef ds:uri="http://schemas.microsoft.com/sharepoint/v3/contenttype/forms"/>
  </ds:schemaRefs>
</ds:datastoreItem>
</file>

<file path=customXml/itemProps3.xml><?xml version="1.0" encoding="utf-8"?>
<ds:datastoreItem xmlns:ds="http://schemas.openxmlformats.org/officeDocument/2006/customXml" ds:itemID="{AE1418D6-204D-4902-8E7A-78C40833DB4C}">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4.xml><?xml version="1.0" encoding="utf-8"?>
<ds:datastoreItem xmlns:ds="http://schemas.openxmlformats.org/officeDocument/2006/customXml" ds:itemID="{6CAC75F5-F15D-42C7-848C-F0A949F2CE4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~Danielle~</dc:creator>
  <keywords/>
  <lastModifiedBy>Catalina Ipas</lastModifiedBy>
  <revision>85</revision>
  <lastPrinted>2022-04-01T19:12:00.0000000Z</lastPrinted>
  <dcterms:created xsi:type="dcterms:W3CDTF">2023-02-28T15:52:00.0000000Z</dcterms:created>
  <dcterms:modified xsi:type="dcterms:W3CDTF">2024-12-06T19:13:01.9557249Z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1125200</vt:r8>
  </property>
  <property fmtid="{D5CDD505-2E9C-101B-9397-08002B2CF9AE}" pid="3" name="ContentTypeId">
    <vt:lpwstr>0x0101003206C8355D678A459F2EF8957171B231</vt:lpwstr>
  </property>
  <property fmtid="{D5CDD505-2E9C-101B-9397-08002B2CF9AE}" pid="4" name="MediaServiceImageTags">
    <vt:lpwstr/>
  </property>
</Properties>
</file>