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C0BDD" w:rsidR="00A57F89" w:rsidP="00365CD0" w:rsidRDefault="00A57F89" w14:paraId="71784449" w14:textId="77777777">
      <w:pPr>
        <w:pStyle w:val="1HeadingUSDAGreen"/>
        <w:spacing w:before="0"/>
        <w:jc w:val="both"/>
        <w:rPr>
          <w:rFonts w:cs="Times New Roman"/>
        </w:rPr>
      </w:pPr>
      <w:r w:rsidRPr="00AD6A55">
        <w:rPr>
          <w:rFonts w:cs="Times New Roman"/>
        </w:rPr>
        <w:t>BUDGET NARRATIVE</w:t>
      </w:r>
    </w:p>
    <w:tbl>
      <w:tblPr>
        <w:tblW w:w="0" w:type="auto"/>
        <w:tblBorders>
          <w:top w:val="single" w:color="002D72" w:sz="8" w:space="0"/>
          <w:left w:val="single" w:color="002D72" w:sz="8" w:space="0"/>
          <w:bottom w:val="single" w:color="002D72" w:sz="8" w:space="0"/>
          <w:right w:val="single" w:color="002D72" w:sz="8" w:space="0"/>
          <w:insideH w:val="single" w:color="002D72" w:sz="8" w:space="0"/>
          <w:insideV w:val="single" w:color="002D72" w:sz="8" w:space="0"/>
        </w:tblBorders>
        <w:tblLayout w:type="fixed"/>
        <w:tblCellMar>
          <w:left w:w="0" w:type="dxa"/>
          <w:right w:w="0" w:type="dxa"/>
        </w:tblCellMar>
        <w:tblLook w:val="01E0" w:firstRow="1" w:lastRow="1" w:firstColumn="1" w:lastColumn="1" w:noHBand="0" w:noVBand="0"/>
      </w:tblPr>
      <w:tblGrid>
        <w:gridCol w:w="2060"/>
        <w:gridCol w:w="4662"/>
      </w:tblGrid>
      <w:tr w:rsidRPr="00F956B3" w:rsidR="00D70649" w:rsidTr="00C51041" w14:paraId="12804A67" w14:textId="77777777">
        <w:trPr>
          <w:trHeight w:val="221"/>
        </w:trPr>
        <w:tc>
          <w:tcPr>
            <w:tcW w:w="2060" w:type="dxa"/>
            <w:shd w:val="clear" w:color="auto" w:fill="F2F2F2" w:themeFill="background1" w:themeFillShade="F2"/>
          </w:tcPr>
          <w:p w:rsidRPr="009A7E74" w:rsidR="00D70649" w:rsidP="00365CD0" w:rsidRDefault="00D70649" w14:paraId="1737DB27" w14:textId="7560D7D3">
            <w:pPr>
              <w:tabs>
                <w:tab w:val="left" w:pos="3780"/>
              </w:tabs>
              <w:ind w:left="144"/>
              <w:jc w:val="both"/>
              <w:rPr>
                <w:rFonts w:ascii="Acumin Pro Condensed Medium" w:hAnsi="Acumin Pro Condensed Medium"/>
                <w:b/>
                <w:color w:val="002C72"/>
              </w:rPr>
            </w:pPr>
            <w:r w:rsidRPr="009A7E74">
              <w:rPr>
                <w:rFonts w:ascii="Acumin Pro Condensed Medium" w:hAnsi="Acumin Pro Condensed Medium"/>
                <w:b/>
                <w:color w:val="002C72"/>
              </w:rPr>
              <w:t>Program</w:t>
            </w:r>
          </w:p>
        </w:tc>
        <w:tc>
          <w:tcPr>
            <w:tcW w:w="4662" w:type="dxa"/>
            <w:shd w:val="clear" w:color="auto" w:fill="F2F2F2" w:themeFill="background1" w:themeFillShade="F2"/>
          </w:tcPr>
          <w:p w:rsidRPr="009A7E74" w:rsidR="00D70649" w:rsidP="00365CD0" w:rsidRDefault="00D70649" w14:paraId="54DF3850" w14:textId="32834D71">
            <w:pPr>
              <w:tabs>
                <w:tab w:val="left" w:pos="3780"/>
              </w:tabs>
              <w:ind w:left="144"/>
              <w:jc w:val="both"/>
              <w:rPr>
                <w:rStyle w:val="Hyperlink2"/>
                <w:rFonts w:ascii="Acumin Pro Condensed Medium" w:hAnsi="Acumin Pro Condensed Medium"/>
                <w:b/>
                <w:color w:val="002C72"/>
                <w:sz w:val="22"/>
                <w:szCs w:val="22"/>
                <w:u w:val="none"/>
              </w:rPr>
            </w:pPr>
            <w:r w:rsidRPr="009A7E74">
              <w:rPr>
                <w:rFonts w:ascii="Acumin Pro Condensed Medium" w:hAnsi="Acumin Pro Condensed Medium"/>
                <w:b/>
                <w:color w:val="002C72"/>
              </w:rPr>
              <w:t>Food for Progress</w:t>
            </w:r>
          </w:p>
        </w:tc>
      </w:tr>
      <w:tr w:rsidRPr="00F956B3" w:rsidR="00D70649" w:rsidTr="00C51041" w14:paraId="0E1E9888" w14:textId="77777777">
        <w:trPr>
          <w:trHeight w:val="221"/>
        </w:trPr>
        <w:tc>
          <w:tcPr>
            <w:tcW w:w="2060" w:type="dxa"/>
          </w:tcPr>
          <w:p w:rsidRPr="009A7E74" w:rsidR="00D70649" w:rsidP="00365CD0" w:rsidRDefault="00D70649" w14:paraId="5EB31620" w14:textId="3857188B">
            <w:pPr>
              <w:tabs>
                <w:tab w:val="left" w:pos="3780"/>
              </w:tabs>
              <w:ind w:left="144"/>
              <w:jc w:val="both"/>
              <w:rPr>
                <w:rFonts w:ascii="Acumin Pro Condensed Medium" w:hAnsi="Acumin Pro Condensed Medium"/>
                <w:b/>
                <w:color w:val="002C72"/>
              </w:rPr>
            </w:pPr>
            <w:r w:rsidRPr="009A7E74">
              <w:rPr>
                <w:rFonts w:ascii="Acumin Pro Condensed Medium" w:hAnsi="Acumin Pro Condensed Medium"/>
                <w:b/>
                <w:color w:val="002C72"/>
              </w:rPr>
              <w:t>Country</w:t>
            </w:r>
          </w:p>
        </w:tc>
        <w:tc>
          <w:tcPr>
            <w:tcW w:w="4662" w:type="dxa"/>
          </w:tcPr>
          <w:p w:rsidRPr="009A7E74" w:rsidR="00D70649" w:rsidP="00365CD0" w:rsidRDefault="00D70649" w14:paraId="1764B91F" w14:textId="5037C9B2">
            <w:pPr>
              <w:tabs>
                <w:tab w:val="left" w:pos="3780"/>
              </w:tabs>
              <w:ind w:left="144"/>
              <w:jc w:val="both"/>
              <w:rPr>
                <w:rStyle w:val="Hyperlink2"/>
                <w:rFonts w:ascii="Acumin Pro Condensed Medium" w:hAnsi="Acumin Pro Condensed Medium"/>
                <w:b/>
                <w:color w:val="002C72"/>
                <w:sz w:val="22"/>
                <w:szCs w:val="22"/>
                <w:u w:val="none"/>
              </w:rPr>
            </w:pPr>
            <w:r w:rsidRPr="009A7E74">
              <w:rPr>
                <w:rFonts w:ascii="Acumin Pro Condensed Medium" w:hAnsi="Acumin Pro Condensed Medium"/>
                <w:b/>
                <w:color w:val="002C72"/>
              </w:rPr>
              <w:t>Mauritania</w:t>
            </w:r>
          </w:p>
        </w:tc>
      </w:tr>
      <w:tr w:rsidRPr="00F956B3" w:rsidR="00D70649" w:rsidTr="00C51041" w14:paraId="0535C57E" w14:textId="77777777">
        <w:trPr>
          <w:trHeight w:val="221"/>
        </w:trPr>
        <w:tc>
          <w:tcPr>
            <w:tcW w:w="2060" w:type="dxa"/>
            <w:shd w:val="clear" w:color="auto" w:fill="F2F2F2" w:themeFill="background1" w:themeFillShade="F2"/>
          </w:tcPr>
          <w:p w:rsidRPr="009A7E74" w:rsidR="00D70649" w:rsidP="00365CD0" w:rsidRDefault="00D70649" w14:paraId="46CE4AB5" w14:textId="524C0373">
            <w:pPr>
              <w:tabs>
                <w:tab w:val="left" w:pos="3780"/>
              </w:tabs>
              <w:ind w:left="144"/>
              <w:jc w:val="both"/>
              <w:rPr>
                <w:rFonts w:ascii="Acumin Pro Condensed Medium" w:hAnsi="Acumin Pro Condensed Medium"/>
                <w:b/>
                <w:color w:val="002C72"/>
              </w:rPr>
            </w:pPr>
            <w:r w:rsidRPr="009A7E74">
              <w:rPr>
                <w:rFonts w:ascii="Acumin Pro Condensed Medium" w:hAnsi="Acumin Pro Condensed Medium"/>
                <w:b/>
                <w:color w:val="002C72"/>
              </w:rPr>
              <w:t>Fiscal Year</w:t>
            </w:r>
          </w:p>
        </w:tc>
        <w:tc>
          <w:tcPr>
            <w:tcW w:w="4662" w:type="dxa"/>
            <w:shd w:val="clear" w:color="auto" w:fill="F2F2F2" w:themeFill="background1" w:themeFillShade="F2"/>
          </w:tcPr>
          <w:p w:rsidRPr="009A7E74" w:rsidR="00D70649" w:rsidP="00365CD0" w:rsidRDefault="00D70649" w14:paraId="7314EF85" w14:textId="3E72DE3B">
            <w:pPr>
              <w:tabs>
                <w:tab w:val="left" w:pos="3780"/>
              </w:tabs>
              <w:ind w:left="144"/>
              <w:jc w:val="both"/>
              <w:rPr>
                <w:rStyle w:val="Hyperlink2"/>
                <w:rFonts w:ascii="Acumin Pro Condensed Medium" w:hAnsi="Acumin Pro Condensed Medium"/>
                <w:b/>
                <w:color w:val="002C72"/>
                <w:sz w:val="22"/>
                <w:szCs w:val="22"/>
                <w:u w:val="none"/>
              </w:rPr>
            </w:pPr>
            <w:r w:rsidRPr="009A7E74">
              <w:rPr>
                <w:rFonts w:ascii="Acumin Pro Condensed Medium" w:hAnsi="Acumin Pro Condensed Medium"/>
                <w:b/>
                <w:color w:val="002C72"/>
              </w:rPr>
              <w:t>2023</w:t>
            </w:r>
          </w:p>
        </w:tc>
      </w:tr>
      <w:tr w:rsidRPr="007C2334" w:rsidR="00D70649" w:rsidTr="00C51041" w14:paraId="5AD58618" w14:textId="77777777">
        <w:trPr>
          <w:trHeight w:val="219"/>
        </w:trPr>
        <w:tc>
          <w:tcPr>
            <w:tcW w:w="2060" w:type="dxa"/>
            <w:shd w:val="clear" w:color="auto" w:fill="auto"/>
          </w:tcPr>
          <w:p w:rsidRPr="009A7E74" w:rsidR="00D70649" w:rsidP="00365CD0" w:rsidRDefault="00D70649" w14:paraId="7AE63621" w14:textId="7595A2AF">
            <w:pPr>
              <w:tabs>
                <w:tab w:val="left" w:pos="3780"/>
              </w:tabs>
              <w:ind w:left="144"/>
              <w:jc w:val="both"/>
              <w:rPr>
                <w:rFonts w:ascii="Acumin Pro Condensed Medium" w:hAnsi="Acumin Pro Condensed Medium"/>
                <w:b/>
                <w:color w:val="002C72"/>
              </w:rPr>
            </w:pPr>
            <w:r w:rsidRPr="009A7E74">
              <w:rPr>
                <w:rFonts w:ascii="Acumin Pro Condensed Medium" w:hAnsi="Acumin Pro Condensed Medium"/>
                <w:b/>
                <w:color w:val="002C72"/>
              </w:rPr>
              <w:t>Organization</w:t>
            </w:r>
          </w:p>
        </w:tc>
        <w:tc>
          <w:tcPr>
            <w:tcW w:w="4662" w:type="dxa"/>
            <w:shd w:val="clear" w:color="auto" w:fill="auto"/>
          </w:tcPr>
          <w:p w:rsidRPr="009A7E74" w:rsidR="00D70649" w:rsidP="00365CD0" w:rsidRDefault="00D70649" w14:paraId="6CB79B81" w14:textId="6FFD852E">
            <w:pPr>
              <w:tabs>
                <w:tab w:val="left" w:pos="3780"/>
              </w:tabs>
              <w:ind w:left="144"/>
              <w:jc w:val="both"/>
              <w:rPr>
                <w:rFonts w:ascii="Acumin Pro Condensed Medium" w:hAnsi="Acumin Pro Condensed Medium"/>
                <w:b/>
                <w:color w:val="002C72"/>
              </w:rPr>
            </w:pPr>
            <w:r w:rsidRPr="009A7E74">
              <w:rPr>
                <w:rFonts w:ascii="Acumin Pro Condensed Medium" w:hAnsi="Acumin Pro Condensed Medium"/>
                <w:b/>
                <w:color w:val="002C72"/>
              </w:rPr>
              <w:t>Partners of the Americas, Inc.</w:t>
            </w:r>
          </w:p>
        </w:tc>
      </w:tr>
      <w:tr w:rsidRPr="007C2334" w:rsidR="00D70649" w:rsidTr="00C51041" w14:paraId="7533BA25" w14:textId="77777777">
        <w:trPr>
          <w:trHeight w:val="219"/>
        </w:trPr>
        <w:tc>
          <w:tcPr>
            <w:tcW w:w="2060" w:type="dxa"/>
            <w:shd w:val="clear" w:color="auto" w:fill="F2F2F2" w:themeFill="background1" w:themeFillShade="F2"/>
          </w:tcPr>
          <w:p w:rsidRPr="009A7E74" w:rsidR="00D70649" w:rsidP="00365CD0" w:rsidRDefault="00D70649" w14:paraId="722C0D90" w14:textId="7215976D">
            <w:pPr>
              <w:tabs>
                <w:tab w:val="left" w:pos="3780"/>
              </w:tabs>
              <w:ind w:left="144"/>
              <w:jc w:val="both"/>
              <w:rPr>
                <w:rFonts w:ascii="Acumin Pro Condensed Medium" w:hAnsi="Acumin Pro Condensed Medium"/>
                <w:b/>
                <w:color w:val="002C72"/>
              </w:rPr>
            </w:pPr>
            <w:r w:rsidRPr="009A7E74">
              <w:rPr>
                <w:rFonts w:ascii="Acumin Pro Condensed Medium" w:hAnsi="Acumin Pro Condensed Medium"/>
                <w:b/>
                <w:color w:val="002C72"/>
              </w:rPr>
              <w:t>Point of Contact</w:t>
            </w:r>
          </w:p>
        </w:tc>
        <w:tc>
          <w:tcPr>
            <w:tcW w:w="4662" w:type="dxa"/>
            <w:shd w:val="clear" w:color="auto" w:fill="F2F2F2" w:themeFill="background1" w:themeFillShade="F2"/>
          </w:tcPr>
          <w:p w:rsidRPr="009A7E74" w:rsidR="00D70649" w:rsidP="139CD83C" w:rsidRDefault="000C4B2D" w14:paraId="1F11493F" w14:textId="6A634A43">
            <w:pPr>
              <w:tabs>
                <w:tab w:val="left" w:pos="3780"/>
              </w:tabs>
              <w:ind w:left="144"/>
              <w:rPr>
                <w:rFonts w:ascii="Acumin Pro Condensed Medium" w:hAnsi="Acumin Pro Condensed Medium"/>
                <w:b/>
                <w:color w:val="002C72"/>
              </w:rPr>
            </w:pPr>
            <w:r>
              <w:rPr>
                <w:rFonts w:ascii="Acumin Pro Condensed Medium" w:hAnsi="Acumin Pro Condensed Medium"/>
                <w:b/>
                <w:color w:val="002C72"/>
              </w:rPr>
              <w:t>Michael Moscarelli</w:t>
            </w:r>
            <w:r w:rsidR="00BF71A3">
              <w:rPr>
                <w:rFonts w:ascii="Acumin Pro Condensed Medium" w:hAnsi="Acumin Pro Condensed Medium"/>
                <w:b/>
                <w:color w:val="002C72"/>
              </w:rPr>
              <w:t>,</w:t>
            </w:r>
            <w:r w:rsidR="00C51041">
              <w:rPr>
                <w:rFonts w:ascii="Acumin Pro Condensed Medium" w:hAnsi="Acumin Pro Condensed Medium"/>
                <w:b/>
                <w:color w:val="002C72"/>
              </w:rPr>
              <w:t xml:space="preserve"> mmoscarelli@partners.net </w:t>
            </w:r>
          </w:p>
        </w:tc>
      </w:tr>
    </w:tbl>
    <w:p w:rsidR="00D70649" w:rsidP="00365CD0" w:rsidRDefault="00D70649" w14:paraId="577B4AE5" w14:textId="77777777">
      <w:pPr>
        <w:pStyle w:val="2HeadingUSDABlue"/>
        <w:spacing w:before="0"/>
        <w:jc w:val="both"/>
      </w:pPr>
    </w:p>
    <w:p w:rsidR="002558CD" w:rsidP="00365CD0" w:rsidRDefault="008511BC" w14:paraId="4ECF9781" w14:textId="7B814791">
      <w:pPr>
        <w:pStyle w:val="2HeadingUSDABlue"/>
        <w:spacing w:before="0"/>
        <w:jc w:val="both"/>
      </w:pPr>
      <w:r w:rsidRPr="008C0BDD">
        <w:t xml:space="preserve">I. </w:t>
      </w:r>
      <w:r w:rsidRPr="008511BC">
        <w:t>G</w:t>
      </w:r>
      <w:r>
        <w:t xml:space="preserve">eneral Explanatory Comments </w:t>
      </w:r>
      <w:ins w:author="Paola Sarmiento" w:date="2024-06-06T12:42:00Z" w16du:dateUtc="2024-06-06T17:42:00Z" w:id="0">
        <w:r w:rsidR="001369B2">
          <w:t>benefit</w:t>
        </w:r>
      </w:ins>
    </w:p>
    <w:p w:rsidRPr="004F6806" w:rsidR="00F16463" w:rsidP="00365CD0" w:rsidRDefault="4F993334" w14:paraId="30283A80" w14:textId="6F2F5F3E">
      <w:pPr>
        <w:pStyle w:val="BodyText"/>
        <w:spacing w:after="240"/>
        <w:jc w:val="both"/>
        <w:rPr>
          <w:highlight w:val="yellow"/>
        </w:rPr>
      </w:pPr>
      <w:r>
        <w:t>Partners of the Americas Inc. (POA) will implement a five-year Food for Progress (FFPr) Program project in Mauritania. The total federal award amount is $</w:t>
      </w:r>
      <w:r w:rsidR="009A3489">
        <w:t>35</w:t>
      </w:r>
      <w:r>
        <w:t>,</w:t>
      </w:r>
      <w:r w:rsidR="009E7EF8">
        <w:t>5</w:t>
      </w:r>
      <w:r w:rsidR="009A3489">
        <w:t>50</w:t>
      </w:r>
      <w:r>
        <w:t>,</w:t>
      </w:r>
      <w:r w:rsidR="009A3489">
        <w:t>0</w:t>
      </w:r>
      <w:r w:rsidR="004F1493">
        <w:t>00</w:t>
      </w:r>
      <w:r>
        <w:t>. This includes commodit</w:t>
      </w:r>
      <w:r w:rsidR="004C69E2">
        <w:t>ies</w:t>
      </w:r>
      <w:r>
        <w:t xml:space="preserve"> ($</w:t>
      </w:r>
      <w:r w:rsidR="009A3489">
        <w:t>28</w:t>
      </w:r>
      <w:r>
        <w:t>,</w:t>
      </w:r>
      <w:r w:rsidR="009A3489">
        <w:t>250</w:t>
      </w:r>
      <w:r>
        <w:t>,</w:t>
      </w:r>
      <w:r w:rsidR="009A3489">
        <w:t>00</w:t>
      </w:r>
      <w:r w:rsidR="009E550C">
        <w:t>0</w:t>
      </w:r>
      <w:r>
        <w:t>), freight ($5,</w:t>
      </w:r>
      <w:r w:rsidR="009A3489">
        <w:t>900</w:t>
      </w:r>
      <w:r>
        <w:t>,</w:t>
      </w:r>
      <w:r w:rsidR="009A3489">
        <w:t>000</w:t>
      </w:r>
      <w:r>
        <w:t>), and administrative costs (cash portion) ($1,</w:t>
      </w:r>
      <w:r w:rsidR="00B055AE">
        <w:t>4</w:t>
      </w:r>
      <w:r>
        <w:t>00,</w:t>
      </w:r>
      <w:r w:rsidR="00B055AE">
        <w:t>00</w:t>
      </w:r>
      <w:r w:rsidR="003F1D65">
        <w:t>0</w:t>
      </w:r>
      <w:r>
        <w:t xml:space="preserve">). The total operating budget (grand total costs) for </w:t>
      </w:r>
      <w:r w:rsidRPr="006B5D1B">
        <w:t>this project is $</w:t>
      </w:r>
      <w:r w:rsidR="00B055AE">
        <w:t>15</w:t>
      </w:r>
      <w:r w:rsidRPr="006B5D1B">
        <w:t>,</w:t>
      </w:r>
      <w:r w:rsidR="0008644D">
        <w:t>6</w:t>
      </w:r>
      <w:r w:rsidR="00B055AE">
        <w:t>00</w:t>
      </w:r>
      <w:r w:rsidRPr="006B5D1B">
        <w:t>,000; this includes $</w:t>
      </w:r>
      <w:r w:rsidR="00B055AE">
        <w:t>200</w:t>
      </w:r>
      <w:r w:rsidRPr="006B5D1B">
        <w:t>,000 in cost share. POA expects interest on proceeds to be $</w:t>
      </w:r>
      <w:r w:rsidRPr="006B5D1B" w:rsidR="002D3776">
        <w:t>7,878.</w:t>
      </w:r>
      <w:r w:rsidRPr="006B5D1B">
        <w:t xml:space="preserve"> The follo</w:t>
      </w:r>
      <w:r>
        <w:t>wing budget narrative describes the operating budget and does not describe the commodity an</w:t>
      </w:r>
      <w:r w:rsidRPr="005E6281">
        <w:t>d freight portions of Federal funding.</w:t>
      </w:r>
      <w:r w:rsidRPr="005E6281">
        <w:rPr>
          <w:color w:val="C4D8F2"/>
        </w:rPr>
        <w:t xml:space="preserve"> </w:t>
      </w:r>
      <w:r w:rsidRPr="005E6281">
        <w:t>The narrative is set</w:t>
      </w:r>
      <w:r w:rsidR="0017654B">
        <w:t xml:space="preserve"> </w:t>
      </w:r>
      <w:r w:rsidRPr="005E6281">
        <w:t xml:space="preserve">up per the NOFO guidance and subsequent amendments. Please see the following summaries below, as requested on </w:t>
      </w:r>
      <w:r w:rsidR="00E05B2B">
        <w:t>pages</w:t>
      </w:r>
      <w:r w:rsidRPr="005E6281">
        <w:t xml:space="preserve"> </w:t>
      </w:r>
      <w:r w:rsidRPr="005E6281" w:rsidR="00B06F5E">
        <w:t>81</w:t>
      </w:r>
      <w:r w:rsidRPr="005E6281" w:rsidR="005E6281">
        <w:t xml:space="preserve"> &amp; 82</w:t>
      </w:r>
      <w:r w:rsidRPr="005E6281">
        <w:t xml:space="preserve"> of the NOFO.</w:t>
      </w:r>
    </w:p>
    <w:p w:rsidRPr="004F6806" w:rsidR="00F16463" w:rsidP="00365CD0" w:rsidRDefault="00F16463" w14:paraId="1259133A" w14:textId="7C74DA65">
      <w:pPr>
        <w:pStyle w:val="BodyText"/>
        <w:spacing w:before="10"/>
        <w:jc w:val="both"/>
      </w:pPr>
    </w:p>
    <w:p w:rsidRPr="00ED7483" w:rsidR="00F16463" w:rsidP="00365CD0" w:rsidRDefault="00F16463" w14:paraId="7E434510" w14:textId="79C225E2">
      <w:pPr>
        <w:tabs>
          <w:tab w:val="left" w:pos="4405"/>
        </w:tabs>
        <w:jc w:val="both"/>
        <w:rPr>
          <w:sz w:val="24"/>
          <w:szCs w:val="24"/>
        </w:rPr>
      </w:pPr>
      <w:r w:rsidRPr="00ED7483">
        <w:rPr>
          <w:sz w:val="24"/>
          <w:szCs w:val="24"/>
        </w:rPr>
        <w:t>Gross</w:t>
      </w:r>
      <w:r w:rsidRPr="00ED7483">
        <w:rPr>
          <w:spacing w:val="-7"/>
          <w:sz w:val="24"/>
          <w:szCs w:val="24"/>
        </w:rPr>
        <w:t xml:space="preserve"> </w:t>
      </w:r>
      <w:r w:rsidRPr="00ED7483">
        <w:rPr>
          <w:sz w:val="24"/>
          <w:szCs w:val="24"/>
        </w:rPr>
        <w:t>Monetization</w:t>
      </w:r>
      <w:r w:rsidRPr="00ED7483">
        <w:rPr>
          <w:spacing w:val="-4"/>
          <w:sz w:val="24"/>
          <w:szCs w:val="24"/>
        </w:rPr>
        <w:t xml:space="preserve"> </w:t>
      </w:r>
      <w:r w:rsidRPr="00ED7483">
        <w:rPr>
          <w:spacing w:val="-3"/>
          <w:sz w:val="24"/>
          <w:szCs w:val="24"/>
        </w:rPr>
        <w:t>Proceeds</w:t>
      </w:r>
      <w:r w:rsidRPr="00ED7483">
        <w:rPr>
          <w:spacing w:val="-3"/>
          <w:sz w:val="24"/>
          <w:szCs w:val="24"/>
        </w:rPr>
        <w:tab/>
      </w:r>
      <w:r w:rsidRPr="00ED7483" w:rsidR="00B72D5C">
        <w:rPr>
          <w:spacing w:val="-3"/>
          <w:sz w:val="24"/>
          <w:szCs w:val="24"/>
        </w:rPr>
        <w:t xml:space="preserve">  </w:t>
      </w:r>
      <w:r w:rsidRPr="00ED7483">
        <w:rPr>
          <w:sz w:val="24"/>
          <w:szCs w:val="24"/>
        </w:rPr>
        <w:t>$</w:t>
      </w:r>
      <w:r w:rsidRPr="00ED7483" w:rsidR="00ED7483">
        <w:rPr>
          <w:sz w:val="24"/>
          <w:szCs w:val="24"/>
        </w:rPr>
        <w:t>1</w:t>
      </w:r>
      <w:r w:rsidR="0008644D">
        <w:rPr>
          <w:sz w:val="24"/>
          <w:szCs w:val="24"/>
        </w:rPr>
        <w:t>4</w:t>
      </w:r>
      <w:r w:rsidR="00BC294C">
        <w:rPr>
          <w:sz w:val="24"/>
          <w:szCs w:val="24"/>
        </w:rPr>
        <w:t>,</w:t>
      </w:r>
      <w:r w:rsidR="0008644D">
        <w:rPr>
          <w:sz w:val="24"/>
          <w:szCs w:val="24"/>
        </w:rPr>
        <w:t>0</w:t>
      </w:r>
      <w:r w:rsidR="009D45B0">
        <w:rPr>
          <w:sz w:val="24"/>
          <w:szCs w:val="24"/>
        </w:rPr>
        <w:t>00</w:t>
      </w:r>
      <w:r w:rsidR="00BC294C">
        <w:rPr>
          <w:sz w:val="24"/>
          <w:szCs w:val="24"/>
        </w:rPr>
        <w:t>,</w:t>
      </w:r>
      <w:r w:rsidR="009D45B0">
        <w:rPr>
          <w:sz w:val="24"/>
          <w:szCs w:val="24"/>
        </w:rPr>
        <w:t>00</w:t>
      </w:r>
      <w:r w:rsidR="007B6660">
        <w:rPr>
          <w:sz w:val="24"/>
          <w:szCs w:val="24"/>
        </w:rPr>
        <w:t>0</w:t>
      </w:r>
    </w:p>
    <w:p w:rsidR="00B56115" w:rsidP="00365CD0" w:rsidRDefault="00F16463" w14:paraId="0F82FA94" w14:textId="417F8452">
      <w:pPr>
        <w:tabs>
          <w:tab w:val="left" w:pos="4547"/>
        </w:tabs>
        <w:jc w:val="both"/>
        <w:rPr>
          <w:sz w:val="24"/>
          <w:szCs w:val="24"/>
        </w:rPr>
      </w:pPr>
      <w:r w:rsidRPr="00ED7483">
        <w:rPr>
          <w:sz w:val="24"/>
          <w:szCs w:val="24"/>
        </w:rPr>
        <w:t>CCC</w:t>
      </w:r>
      <w:r w:rsidRPr="00ED7483">
        <w:rPr>
          <w:spacing w:val="-2"/>
          <w:sz w:val="24"/>
          <w:szCs w:val="24"/>
        </w:rPr>
        <w:t xml:space="preserve"> </w:t>
      </w:r>
      <w:r w:rsidRPr="00ED7483" w:rsidR="005C7315">
        <w:rPr>
          <w:spacing w:val="-2"/>
          <w:sz w:val="24"/>
          <w:szCs w:val="24"/>
        </w:rPr>
        <w:t xml:space="preserve">Admin </w:t>
      </w:r>
      <w:r w:rsidRPr="00ED7483">
        <w:rPr>
          <w:sz w:val="24"/>
          <w:szCs w:val="24"/>
        </w:rPr>
        <w:t>Fund</w:t>
      </w:r>
      <w:r w:rsidRPr="00ED7483" w:rsidR="005C7315">
        <w:rPr>
          <w:sz w:val="24"/>
          <w:szCs w:val="24"/>
        </w:rPr>
        <w:t>s</w:t>
      </w:r>
      <w:r w:rsidRPr="00ED7483" w:rsidR="00F26CF6">
        <w:rPr>
          <w:sz w:val="24"/>
          <w:szCs w:val="24"/>
        </w:rPr>
        <w:tab/>
      </w:r>
      <w:r w:rsidRPr="00ED7483" w:rsidR="00B72D5C">
        <w:rPr>
          <w:sz w:val="24"/>
          <w:szCs w:val="24"/>
        </w:rPr>
        <w:t xml:space="preserve"> </w:t>
      </w:r>
      <w:r w:rsidRPr="00ED7483">
        <w:rPr>
          <w:sz w:val="24"/>
          <w:szCs w:val="24"/>
        </w:rPr>
        <w:t>$</w:t>
      </w:r>
      <w:r w:rsidR="00BC294C">
        <w:rPr>
          <w:sz w:val="24"/>
          <w:szCs w:val="24"/>
        </w:rPr>
        <w:t>1,</w:t>
      </w:r>
      <w:r w:rsidR="009D45B0">
        <w:rPr>
          <w:sz w:val="24"/>
          <w:szCs w:val="24"/>
        </w:rPr>
        <w:t>4</w:t>
      </w:r>
      <w:r w:rsidR="007B6660">
        <w:rPr>
          <w:sz w:val="24"/>
          <w:szCs w:val="24"/>
        </w:rPr>
        <w:t>00</w:t>
      </w:r>
      <w:r w:rsidR="00BC294C">
        <w:rPr>
          <w:sz w:val="24"/>
          <w:szCs w:val="24"/>
        </w:rPr>
        <w:t>,</w:t>
      </w:r>
      <w:r w:rsidR="009D45B0">
        <w:rPr>
          <w:sz w:val="24"/>
          <w:szCs w:val="24"/>
        </w:rPr>
        <w:t>00</w:t>
      </w:r>
      <w:r w:rsidR="007B6660">
        <w:rPr>
          <w:sz w:val="24"/>
          <w:szCs w:val="24"/>
        </w:rPr>
        <w:t>0</w:t>
      </w:r>
    </w:p>
    <w:p w:rsidRPr="00ED7483" w:rsidR="00842AFC" w:rsidP="00365CD0" w:rsidRDefault="00842AFC" w14:paraId="5404233E" w14:textId="4AA39233">
      <w:pPr>
        <w:tabs>
          <w:tab w:val="left" w:pos="4547"/>
        </w:tabs>
        <w:jc w:val="both"/>
        <w:rPr>
          <w:sz w:val="24"/>
          <w:szCs w:val="24"/>
        </w:rPr>
      </w:pPr>
      <w:r>
        <w:rPr>
          <w:sz w:val="24"/>
          <w:szCs w:val="24"/>
        </w:rPr>
        <w:t>Interest</w:t>
      </w:r>
      <w:r>
        <w:rPr>
          <w:sz w:val="24"/>
          <w:szCs w:val="24"/>
        </w:rPr>
        <w:tab/>
      </w:r>
      <w:r w:rsidR="00C37CBF">
        <w:rPr>
          <w:sz w:val="24"/>
          <w:szCs w:val="24"/>
        </w:rPr>
        <w:t xml:space="preserve">  </w:t>
      </w:r>
      <w:r>
        <w:rPr>
          <w:sz w:val="24"/>
          <w:szCs w:val="24"/>
        </w:rPr>
        <w:t>$7,878</w:t>
      </w:r>
    </w:p>
    <w:p w:rsidRPr="00BC294C" w:rsidR="00F16463" w:rsidP="00365CD0" w:rsidRDefault="00F16463" w14:paraId="579F6BCE" w14:textId="45AEA260">
      <w:pPr>
        <w:tabs>
          <w:tab w:val="left" w:pos="4651"/>
        </w:tabs>
        <w:jc w:val="both"/>
        <w:rPr>
          <w:sz w:val="24"/>
          <w:szCs w:val="24"/>
        </w:rPr>
      </w:pPr>
      <w:r w:rsidRPr="00BC294C">
        <w:rPr>
          <w:spacing w:val="-3"/>
          <w:sz w:val="24"/>
          <w:szCs w:val="24"/>
          <w:u w:val="single"/>
        </w:rPr>
        <w:t xml:space="preserve">Cost </w:t>
      </w:r>
      <w:r w:rsidRPr="00BC294C">
        <w:rPr>
          <w:sz w:val="24"/>
          <w:szCs w:val="24"/>
          <w:u w:val="single"/>
        </w:rPr>
        <w:t>Share</w:t>
      </w:r>
      <w:r w:rsidRPr="00BC294C" w:rsidR="00883D43">
        <w:rPr>
          <w:sz w:val="24"/>
          <w:szCs w:val="24"/>
          <w:u w:val="single"/>
        </w:rPr>
        <w:tab/>
      </w:r>
      <w:r w:rsidRPr="00BC294C">
        <w:rPr>
          <w:sz w:val="24"/>
          <w:szCs w:val="24"/>
          <w:u w:val="single"/>
        </w:rPr>
        <w:t>$</w:t>
      </w:r>
      <w:r w:rsidR="008D2AE1">
        <w:rPr>
          <w:sz w:val="24"/>
          <w:szCs w:val="24"/>
          <w:u w:val="single"/>
        </w:rPr>
        <w:t>6</w:t>
      </w:r>
      <w:r w:rsidR="009D45B0">
        <w:rPr>
          <w:sz w:val="24"/>
          <w:szCs w:val="24"/>
          <w:u w:val="single"/>
        </w:rPr>
        <w:t>00</w:t>
      </w:r>
      <w:r w:rsidRPr="00BC294C" w:rsidR="00BC294C">
        <w:rPr>
          <w:sz w:val="24"/>
          <w:szCs w:val="24"/>
          <w:u w:val="single"/>
        </w:rPr>
        <w:t>,000</w:t>
      </w:r>
    </w:p>
    <w:p w:rsidRPr="00037A4C" w:rsidR="00321392" w:rsidP="00365CD0" w:rsidRDefault="00C04B03" w14:paraId="62770795" w14:textId="58E60803">
      <w:pPr>
        <w:tabs>
          <w:tab w:val="left" w:pos="4364"/>
        </w:tabs>
        <w:jc w:val="both"/>
        <w:rPr>
          <w:b/>
          <w:color w:val="005440"/>
          <w:sz w:val="24"/>
          <w:szCs w:val="24"/>
        </w:rPr>
      </w:pPr>
      <w:r w:rsidRPr="00037A4C">
        <w:rPr>
          <w:b/>
          <w:color w:val="005440"/>
          <w:sz w:val="24"/>
          <w:szCs w:val="24"/>
        </w:rPr>
        <w:t xml:space="preserve">Total </w:t>
      </w:r>
      <w:r w:rsidRPr="00037A4C">
        <w:rPr>
          <w:b/>
          <w:color w:val="005440"/>
          <w:sz w:val="24"/>
          <w:szCs w:val="24"/>
        </w:rPr>
        <w:tab/>
      </w:r>
      <w:r w:rsidRPr="00037A4C" w:rsidR="00B72D5C">
        <w:rPr>
          <w:b/>
          <w:color w:val="005440"/>
          <w:sz w:val="24"/>
          <w:szCs w:val="24"/>
        </w:rPr>
        <w:t xml:space="preserve"> </w:t>
      </w:r>
      <w:r w:rsidRPr="00037A4C" w:rsidR="00BC294C">
        <w:rPr>
          <w:b/>
          <w:color w:val="005440"/>
          <w:sz w:val="24"/>
          <w:szCs w:val="24"/>
        </w:rPr>
        <w:t xml:space="preserve">  </w:t>
      </w:r>
      <w:r w:rsidRPr="00037A4C">
        <w:rPr>
          <w:b/>
          <w:color w:val="005440"/>
          <w:sz w:val="24"/>
          <w:szCs w:val="24"/>
        </w:rPr>
        <w:t>$</w:t>
      </w:r>
      <w:r w:rsidRPr="00037A4C" w:rsidR="00BC294C">
        <w:rPr>
          <w:b/>
          <w:color w:val="005440"/>
          <w:sz w:val="24"/>
          <w:szCs w:val="24"/>
        </w:rPr>
        <w:t>1</w:t>
      </w:r>
      <w:r w:rsidR="008D2AE1">
        <w:rPr>
          <w:b/>
          <w:color w:val="005440"/>
          <w:sz w:val="24"/>
          <w:szCs w:val="24"/>
        </w:rPr>
        <w:t>6</w:t>
      </w:r>
      <w:r w:rsidRPr="00037A4C" w:rsidR="00BC294C">
        <w:rPr>
          <w:b/>
          <w:color w:val="005440"/>
          <w:sz w:val="24"/>
          <w:szCs w:val="24"/>
        </w:rPr>
        <w:t>,</w:t>
      </w:r>
      <w:r w:rsidR="008D2AE1">
        <w:rPr>
          <w:b/>
          <w:color w:val="005440"/>
          <w:sz w:val="24"/>
          <w:szCs w:val="24"/>
        </w:rPr>
        <w:t>0</w:t>
      </w:r>
      <w:r w:rsidR="009D45B0">
        <w:rPr>
          <w:b/>
          <w:color w:val="005440"/>
          <w:sz w:val="24"/>
          <w:szCs w:val="24"/>
        </w:rPr>
        <w:t>0</w:t>
      </w:r>
      <w:r w:rsidR="00842AFC">
        <w:rPr>
          <w:b/>
          <w:color w:val="005440"/>
          <w:sz w:val="24"/>
          <w:szCs w:val="24"/>
        </w:rPr>
        <w:t>7</w:t>
      </w:r>
      <w:r w:rsidRPr="00037A4C" w:rsidR="00BC294C">
        <w:rPr>
          <w:b/>
          <w:color w:val="005440"/>
          <w:sz w:val="24"/>
          <w:szCs w:val="24"/>
        </w:rPr>
        <w:t>,</w:t>
      </w:r>
      <w:r w:rsidR="00842AFC">
        <w:rPr>
          <w:b/>
          <w:color w:val="005440"/>
          <w:sz w:val="24"/>
          <w:szCs w:val="24"/>
        </w:rPr>
        <w:t>878</w:t>
      </w:r>
    </w:p>
    <w:p w:rsidR="00C04B03" w:rsidP="00365CD0" w:rsidRDefault="00C04B03" w14:paraId="4170570E" w14:textId="77777777">
      <w:pPr>
        <w:tabs>
          <w:tab w:val="left" w:pos="3780"/>
        </w:tabs>
        <w:jc w:val="both"/>
        <w:rPr>
          <w:b/>
          <w:color w:val="005440"/>
        </w:rPr>
      </w:pPr>
    </w:p>
    <w:p w:rsidRPr="0090549D" w:rsidR="00F16463" w:rsidP="00365CD0" w:rsidRDefault="00F16463" w14:paraId="50EBD049" w14:textId="39B03791">
      <w:pPr>
        <w:tabs>
          <w:tab w:val="left" w:pos="3780"/>
        </w:tabs>
        <w:jc w:val="both"/>
        <w:rPr>
          <w:b/>
          <w:color w:val="005440"/>
        </w:rPr>
      </w:pPr>
      <w:r w:rsidRPr="002A58B9">
        <w:rPr>
          <w:b/>
          <w:color w:val="005440"/>
        </w:rPr>
        <w:t>Total Project Operating Budget</w:t>
      </w:r>
      <w:r w:rsidRPr="002A58B9" w:rsidR="16E04ACB">
        <w:rPr>
          <w:b/>
          <w:color w:val="005440"/>
        </w:rPr>
        <w:t xml:space="preserve"> </w:t>
      </w:r>
      <w:r w:rsidRPr="002A58B9" w:rsidR="008E4BB6">
        <w:rPr>
          <w:b/>
          <w:color w:val="005440"/>
        </w:rPr>
        <w:t>(including cost share</w:t>
      </w:r>
      <w:r w:rsidR="00C04C12">
        <w:rPr>
          <w:b/>
          <w:color w:val="005440"/>
        </w:rPr>
        <w:t xml:space="preserve"> and interest</w:t>
      </w:r>
      <w:r w:rsidRPr="002A58B9" w:rsidR="008E4BB6">
        <w:rPr>
          <w:b/>
          <w:color w:val="005440"/>
        </w:rPr>
        <w:t>)</w:t>
      </w:r>
      <w:r w:rsidRPr="002A58B9" w:rsidR="00BC294C">
        <w:rPr>
          <w:b/>
          <w:color w:val="005440"/>
        </w:rPr>
        <w:t xml:space="preserve"> </w:t>
      </w:r>
      <w:r w:rsidRPr="002A58B9">
        <w:rPr>
          <w:b/>
          <w:color w:val="005440"/>
        </w:rPr>
        <w:t>$</w:t>
      </w:r>
      <w:r w:rsidRPr="002A58B9" w:rsidR="009E6871">
        <w:rPr>
          <w:b/>
          <w:color w:val="005440"/>
        </w:rPr>
        <w:t>1</w:t>
      </w:r>
      <w:r w:rsidR="008D2AE1">
        <w:rPr>
          <w:b/>
          <w:color w:val="005440"/>
        </w:rPr>
        <w:t>6</w:t>
      </w:r>
      <w:r w:rsidRPr="002A58B9" w:rsidR="00BC294C">
        <w:rPr>
          <w:b/>
          <w:color w:val="005440"/>
        </w:rPr>
        <w:t>,</w:t>
      </w:r>
      <w:r w:rsidR="008D2AE1">
        <w:rPr>
          <w:b/>
          <w:color w:val="005440"/>
        </w:rPr>
        <w:t>0</w:t>
      </w:r>
      <w:r w:rsidR="00E073BF">
        <w:rPr>
          <w:b/>
          <w:color w:val="005440"/>
        </w:rPr>
        <w:t>0</w:t>
      </w:r>
      <w:r w:rsidR="00C04C12">
        <w:rPr>
          <w:b/>
          <w:color w:val="005440"/>
        </w:rPr>
        <w:t>7</w:t>
      </w:r>
      <w:r w:rsidRPr="002A58B9" w:rsidR="00BC294C">
        <w:rPr>
          <w:b/>
          <w:color w:val="005440"/>
        </w:rPr>
        <w:t>,</w:t>
      </w:r>
      <w:r w:rsidR="00C04C12">
        <w:rPr>
          <w:b/>
          <w:color w:val="005440"/>
        </w:rPr>
        <w:t>878</w:t>
      </w:r>
    </w:p>
    <w:tbl>
      <w:tblPr>
        <w:tblW w:w="0" w:type="auto"/>
        <w:tblBorders>
          <w:top w:val="single" w:color="002D72" w:sz="8" w:space="0"/>
          <w:left w:val="single" w:color="002D72" w:sz="8" w:space="0"/>
          <w:bottom w:val="single" w:color="002D72" w:sz="8" w:space="0"/>
          <w:right w:val="single" w:color="002D72" w:sz="8" w:space="0"/>
          <w:insideH w:val="single" w:color="002D72" w:sz="8" w:space="0"/>
          <w:insideV w:val="single" w:color="002D72" w:sz="8" w:space="0"/>
        </w:tblBorders>
        <w:tblLayout w:type="fixed"/>
        <w:tblCellMar>
          <w:left w:w="0" w:type="dxa"/>
          <w:right w:w="0" w:type="dxa"/>
        </w:tblCellMar>
        <w:tblLook w:val="01E0" w:firstRow="1" w:lastRow="1" w:firstColumn="1" w:lastColumn="1" w:noHBand="0" w:noVBand="0"/>
      </w:tblPr>
      <w:tblGrid>
        <w:gridCol w:w="3592"/>
        <w:gridCol w:w="3450"/>
      </w:tblGrid>
      <w:tr w:rsidRPr="00F956B3" w:rsidR="00F16463" w:rsidTr="7E57FC47" w14:paraId="3D19EF11" w14:textId="77777777">
        <w:trPr>
          <w:trHeight w:val="388"/>
        </w:trPr>
        <w:tc>
          <w:tcPr>
            <w:tcW w:w="7042" w:type="dxa"/>
            <w:gridSpan w:val="2"/>
            <w:shd w:val="clear" w:color="auto" w:fill="D9D9D9" w:themeFill="background1" w:themeFillShade="D9"/>
          </w:tcPr>
          <w:p w:rsidRPr="007C2334" w:rsidR="00F16463" w:rsidP="00365CD0" w:rsidRDefault="00881C76" w14:paraId="5BE36155" w14:textId="6C4645D3">
            <w:pPr>
              <w:tabs>
                <w:tab w:val="left" w:pos="3780"/>
              </w:tabs>
              <w:jc w:val="both"/>
              <w:rPr>
                <w:rFonts w:ascii="Acumin Pro Condensed Medium" w:hAnsi="Acumin Pro Condensed Medium"/>
                <w:b/>
                <w:color w:val="002C72"/>
                <w:sz w:val="20"/>
                <w:szCs w:val="20"/>
              </w:rPr>
            </w:pPr>
            <w:r w:rsidRPr="007C2334">
              <w:rPr>
                <w:rFonts w:ascii="Acumin Pro Condensed Medium" w:hAnsi="Acumin Pro Condensed Medium"/>
                <w:b/>
                <w:color w:val="002C72"/>
                <w:sz w:val="20"/>
                <w:szCs w:val="20"/>
              </w:rPr>
              <w:t xml:space="preserve">Summary of </w:t>
            </w:r>
            <w:r w:rsidRPr="007C2334" w:rsidR="00F16463">
              <w:rPr>
                <w:rFonts w:ascii="Acumin Pro Condensed Medium" w:hAnsi="Acumin Pro Condensed Medium"/>
                <w:b/>
                <w:color w:val="002C72"/>
                <w:sz w:val="20"/>
                <w:szCs w:val="20"/>
              </w:rPr>
              <w:t>Total Project Operating Budget (Includes Cost Share)</w:t>
            </w:r>
          </w:p>
        </w:tc>
      </w:tr>
      <w:tr w:rsidRPr="00F956B3" w:rsidR="00F16463" w:rsidTr="7E57FC47" w14:paraId="098C7835" w14:textId="77777777">
        <w:trPr>
          <w:trHeight w:val="202"/>
        </w:trPr>
        <w:tc>
          <w:tcPr>
            <w:tcW w:w="3592" w:type="dxa"/>
          </w:tcPr>
          <w:p w:rsidRPr="000B73FE" w:rsidR="00F16463" w:rsidP="00365CD0" w:rsidRDefault="00F16463" w14:paraId="26F53C50" w14:textId="77777777">
            <w:pPr>
              <w:tabs>
                <w:tab w:val="left" w:pos="3780"/>
              </w:tabs>
              <w:jc w:val="both"/>
              <w:rPr>
                <w:rFonts w:ascii="Acumin Pro Condensed Medium" w:hAnsi="Acumin Pro Condensed Medium"/>
                <w:color w:val="002C72"/>
                <w:sz w:val="20"/>
                <w:szCs w:val="20"/>
              </w:rPr>
            </w:pPr>
            <w:r w:rsidRPr="000B73FE">
              <w:rPr>
                <w:rFonts w:ascii="Acumin Pro Condensed Medium" w:hAnsi="Acumin Pro Condensed Medium"/>
                <w:color w:val="002C72"/>
                <w:sz w:val="20"/>
                <w:szCs w:val="20"/>
              </w:rPr>
              <w:t>Administration</w:t>
            </w:r>
          </w:p>
        </w:tc>
        <w:tc>
          <w:tcPr>
            <w:tcW w:w="3450" w:type="dxa"/>
          </w:tcPr>
          <w:p w:rsidRPr="004E5025" w:rsidR="00F16463" w:rsidP="00365CD0" w:rsidRDefault="00F16463" w14:paraId="29179A70" w14:textId="5274571C">
            <w:pPr>
              <w:tabs>
                <w:tab w:val="left" w:pos="3780"/>
              </w:tabs>
              <w:jc w:val="both"/>
              <w:rPr>
                <w:rStyle w:val="Hyperlink2"/>
                <w:rFonts w:ascii="Acumin Pro Condensed Medium" w:hAnsi="Acumin Pro Condensed Medium"/>
                <w:color w:val="002C72"/>
                <w:sz w:val="22"/>
                <w:szCs w:val="22"/>
                <w:u w:val="none"/>
              </w:rPr>
            </w:pPr>
            <w:r w:rsidRPr="7E57FC47">
              <w:rPr>
                <w:rStyle w:val="Hyperlink2"/>
                <w:rFonts w:ascii="Acumin Pro Condensed Medium" w:hAnsi="Acumin Pro Condensed Medium"/>
                <w:color w:val="002C72"/>
                <w:sz w:val="22"/>
                <w:szCs w:val="22"/>
                <w:u w:val="none"/>
              </w:rPr>
              <w:t>$</w:t>
            </w:r>
            <w:r w:rsidRPr="7E57FC47" w:rsidR="00FF0737">
              <w:rPr>
                <w:rStyle w:val="Hyperlink2"/>
                <w:rFonts w:ascii="Acumin Pro Condensed Medium" w:hAnsi="Acumin Pro Condensed Medium"/>
                <w:color w:val="002C72"/>
                <w:sz w:val="22"/>
                <w:szCs w:val="22"/>
                <w:u w:val="none"/>
              </w:rPr>
              <w:t>3,</w:t>
            </w:r>
            <w:r w:rsidRPr="7E57FC47" w:rsidR="004E5025">
              <w:rPr>
                <w:rStyle w:val="Hyperlink2"/>
                <w:rFonts w:ascii="Acumin Pro Condensed Medium" w:hAnsi="Acumin Pro Condensed Medium"/>
                <w:color w:val="002C72"/>
                <w:sz w:val="22"/>
                <w:szCs w:val="22"/>
                <w:u w:val="none"/>
              </w:rPr>
              <w:t>487</w:t>
            </w:r>
            <w:r w:rsidRPr="7E57FC47" w:rsidR="00977504">
              <w:rPr>
                <w:rStyle w:val="Hyperlink2"/>
                <w:rFonts w:ascii="Acumin Pro Condensed Medium" w:hAnsi="Acumin Pro Condensed Medium"/>
                <w:color w:val="002C72"/>
                <w:sz w:val="22"/>
                <w:szCs w:val="22"/>
                <w:u w:val="none"/>
              </w:rPr>
              <w:t>,</w:t>
            </w:r>
            <w:r w:rsidRPr="7E57FC47" w:rsidR="004E5025">
              <w:rPr>
                <w:rStyle w:val="Hyperlink2"/>
                <w:rFonts w:ascii="Acumin Pro Condensed Medium" w:hAnsi="Acumin Pro Condensed Medium"/>
                <w:color w:val="002C72"/>
                <w:sz w:val="22"/>
                <w:szCs w:val="22"/>
                <w:u w:val="none"/>
              </w:rPr>
              <w:t>2</w:t>
            </w:r>
            <w:r w:rsidRPr="7E57FC47" w:rsidR="005B1241">
              <w:rPr>
                <w:rStyle w:val="Hyperlink2"/>
                <w:rFonts w:ascii="Acumin Pro Condensed Medium" w:hAnsi="Acumin Pro Condensed Medium"/>
                <w:color w:val="002C72"/>
                <w:sz w:val="22"/>
                <w:szCs w:val="22"/>
                <w:u w:val="none"/>
              </w:rPr>
              <w:t>44</w:t>
            </w:r>
            <w:r w:rsidRPr="7E57FC47" w:rsidR="6C958DD3">
              <w:rPr>
                <w:rStyle w:val="Hyperlink2"/>
                <w:rFonts w:ascii="Acumin Pro Condensed Medium" w:hAnsi="Acumin Pro Condensed Medium"/>
                <w:color w:val="002C72"/>
                <w:sz w:val="22"/>
                <w:szCs w:val="22"/>
                <w:u w:val="none"/>
              </w:rPr>
              <w:t>.80</w:t>
            </w:r>
          </w:p>
        </w:tc>
      </w:tr>
      <w:tr w:rsidRPr="00F956B3" w:rsidR="00F16463" w:rsidTr="7E57FC47" w14:paraId="3A8C2DAB" w14:textId="77777777">
        <w:trPr>
          <w:trHeight w:val="201"/>
        </w:trPr>
        <w:tc>
          <w:tcPr>
            <w:tcW w:w="3592" w:type="dxa"/>
            <w:shd w:val="clear" w:color="auto" w:fill="F2F2F2" w:themeFill="background1" w:themeFillShade="F2"/>
          </w:tcPr>
          <w:p w:rsidRPr="000B73FE" w:rsidR="00F16463" w:rsidP="00365CD0" w:rsidRDefault="00F16463" w14:paraId="6CEC4199" w14:textId="77777777">
            <w:pPr>
              <w:tabs>
                <w:tab w:val="left" w:pos="3780"/>
              </w:tabs>
              <w:jc w:val="both"/>
              <w:rPr>
                <w:rFonts w:ascii="Acumin Pro Condensed Medium" w:hAnsi="Acumin Pro Condensed Medium"/>
                <w:color w:val="002C72"/>
                <w:sz w:val="20"/>
                <w:szCs w:val="20"/>
              </w:rPr>
            </w:pPr>
            <w:r w:rsidRPr="000B73FE">
              <w:rPr>
                <w:rFonts w:ascii="Acumin Pro Condensed Medium" w:hAnsi="Acumin Pro Condensed Medium"/>
                <w:color w:val="002C72"/>
                <w:sz w:val="20"/>
                <w:szCs w:val="20"/>
              </w:rPr>
              <w:t>Activities</w:t>
            </w:r>
          </w:p>
        </w:tc>
        <w:tc>
          <w:tcPr>
            <w:tcW w:w="3450" w:type="dxa"/>
            <w:shd w:val="clear" w:color="auto" w:fill="F2F2F2" w:themeFill="background1" w:themeFillShade="F2"/>
          </w:tcPr>
          <w:p w:rsidRPr="00172590" w:rsidR="00CD2387" w:rsidP="00365CD0" w:rsidRDefault="00F16463" w14:paraId="3E9D7B33" w14:textId="0323E98F">
            <w:pPr>
              <w:tabs>
                <w:tab w:val="left" w:pos="3780"/>
              </w:tabs>
              <w:jc w:val="both"/>
              <w:rPr>
                <w:rStyle w:val="Hyperlink2"/>
                <w:rFonts w:ascii="Acumin Pro Condensed Medium" w:hAnsi="Acumin Pro Condensed Medium"/>
                <w:color w:val="002C72"/>
                <w:sz w:val="20"/>
                <w:szCs w:val="20"/>
                <w:u w:val="none"/>
              </w:rPr>
            </w:pPr>
            <w:r w:rsidRPr="7E57FC47">
              <w:rPr>
                <w:rStyle w:val="Hyperlink2"/>
                <w:rFonts w:ascii="Acumin Pro Condensed Medium" w:hAnsi="Acumin Pro Condensed Medium"/>
                <w:color w:val="002C72"/>
                <w:sz w:val="20"/>
                <w:szCs w:val="20"/>
                <w:u w:val="none"/>
              </w:rPr>
              <w:t>$</w:t>
            </w:r>
            <w:r w:rsidRPr="7E57FC47" w:rsidR="00F255E3">
              <w:rPr>
                <w:rStyle w:val="Hyperlink2"/>
                <w:rFonts w:ascii="Acumin Pro Condensed Medium" w:hAnsi="Acumin Pro Condensed Medium"/>
                <w:color w:val="002C72"/>
                <w:sz w:val="20"/>
                <w:szCs w:val="20"/>
                <w:u w:val="none"/>
              </w:rPr>
              <w:t>8</w:t>
            </w:r>
            <w:r w:rsidRPr="7E57FC47" w:rsidR="003F1771">
              <w:rPr>
                <w:rStyle w:val="Hyperlink2"/>
                <w:rFonts w:ascii="Acumin Pro Condensed Medium" w:hAnsi="Acumin Pro Condensed Medium"/>
                <w:color w:val="002C72"/>
                <w:sz w:val="20"/>
                <w:szCs w:val="20"/>
                <w:u w:val="none"/>
              </w:rPr>
              <w:t>,</w:t>
            </w:r>
            <w:r w:rsidRPr="7E57FC47" w:rsidR="005B1241">
              <w:rPr>
                <w:rStyle w:val="Hyperlink2"/>
                <w:rFonts w:ascii="Acumin Pro Condensed Medium" w:hAnsi="Acumin Pro Condensed Medium"/>
                <w:color w:val="002C72"/>
                <w:sz w:val="20"/>
                <w:szCs w:val="20"/>
                <w:u w:val="none"/>
              </w:rPr>
              <w:t>723</w:t>
            </w:r>
            <w:r w:rsidRPr="7E57FC47" w:rsidR="00A17344">
              <w:rPr>
                <w:rStyle w:val="Hyperlink2"/>
                <w:rFonts w:ascii="Acumin Pro Condensed Medium" w:hAnsi="Acumin Pro Condensed Medium"/>
                <w:color w:val="002C72"/>
                <w:sz w:val="20"/>
                <w:szCs w:val="20"/>
                <w:u w:val="none"/>
              </w:rPr>
              <w:t>,</w:t>
            </w:r>
            <w:r w:rsidRPr="7E57FC47" w:rsidR="005B1241">
              <w:rPr>
                <w:rStyle w:val="Hyperlink2"/>
                <w:rFonts w:ascii="Acumin Pro Condensed Medium" w:hAnsi="Acumin Pro Condensed Medium"/>
                <w:color w:val="002C72"/>
                <w:sz w:val="20"/>
                <w:szCs w:val="20"/>
                <w:u w:val="none"/>
              </w:rPr>
              <w:t>886</w:t>
            </w:r>
            <w:r w:rsidRPr="7E57FC47" w:rsidR="50F036EB">
              <w:rPr>
                <w:rStyle w:val="Hyperlink2"/>
                <w:rFonts w:ascii="Acumin Pro Condensed Medium" w:hAnsi="Acumin Pro Condensed Medium"/>
                <w:color w:val="002C72"/>
                <w:sz w:val="20"/>
                <w:szCs w:val="20"/>
                <w:u w:val="none"/>
              </w:rPr>
              <w:t>.20</w:t>
            </w:r>
          </w:p>
        </w:tc>
      </w:tr>
      <w:tr w:rsidRPr="00F956B3" w:rsidR="00F16463" w:rsidTr="7E57FC47" w14:paraId="5806CF3F" w14:textId="77777777">
        <w:trPr>
          <w:trHeight w:val="201"/>
        </w:trPr>
        <w:tc>
          <w:tcPr>
            <w:tcW w:w="3592" w:type="dxa"/>
          </w:tcPr>
          <w:p w:rsidRPr="000B73FE" w:rsidR="00F16463" w:rsidP="00365CD0" w:rsidRDefault="00F16463" w14:paraId="2EC0C04E" w14:textId="77777777">
            <w:pPr>
              <w:tabs>
                <w:tab w:val="left" w:pos="3780"/>
              </w:tabs>
              <w:jc w:val="both"/>
              <w:rPr>
                <w:rFonts w:ascii="Acumin Pro Condensed Medium" w:hAnsi="Acumin Pro Condensed Medium"/>
                <w:color w:val="002C72"/>
                <w:sz w:val="20"/>
                <w:szCs w:val="20"/>
              </w:rPr>
            </w:pPr>
            <w:r w:rsidRPr="000B73FE">
              <w:rPr>
                <w:rFonts w:ascii="Acumin Pro Condensed Medium" w:hAnsi="Acumin Pro Condensed Medium"/>
                <w:color w:val="002C72"/>
                <w:sz w:val="20"/>
                <w:szCs w:val="20"/>
              </w:rPr>
              <w:t>ICR on Administration</w:t>
            </w:r>
          </w:p>
        </w:tc>
        <w:tc>
          <w:tcPr>
            <w:tcW w:w="3450" w:type="dxa"/>
          </w:tcPr>
          <w:p w:rsidRPr="00172590" w:rsidR="00F16463" w:rsidP="00365CD0" w:rsidRDefault="002B12EE" w14:paraId="339E393E" w14:textId="57A8E065">
            <w:pPr>
              <w:tabs>
                <w:tab w:val="left" w:pos="3780"/>
              </w:tabs>
              <w:jc w:val="both"/>
              <w:rPr>
                <w:rStyle w:val="Hyperlink2"/>
                <w:rFonts w:ascii="Acumin Pro Condensed Medium" w:hAnsi="Acumin Pro Condensed Medium"/>
                <w:color w:val="002C72"/>
                <w:sz w:val="20"/>
                <w:szCs w:val="20"/>
                <w:u w:val="none"/>
              </w:rPr>
            </w:pPr>
            <w:r w:rsidRPr="7E57FC47">
              <w:rPr>
                <w:rStyle w:val="Hyperlink2"/>
                <w:rFonts w:ascii="Acumin Pro Condensed Medium" w:hAnsi="Acumin Pro Condensed Medium"/>
                <w:color w:val="002C72"/>
                <w:sz w:val="20"/>
                <w:szCs w:val="20"/>
                <w:u w:val="none"/>
              </w:rPr>
              <w:t>$</w:t>
            </w:r>
            <w:r w:rsidRPr="7E57FC47" w:rsidR="008360A4">
              <w:rPr>
                <w:rStyle w:val="Hyperlink2"/>
                <w:rFonts w:ascii="Acumin Pro Condensed Medium" w:hAnsi="Acumin Pro Condensed Medium"/>
                <w:color w:val="002C72"/>
                <w:sz w:val="20"/>
                <w:szCs w:val="20"/>
                <w:u w:val="none"/>
              </w:rPr>
              <w:t>98</w:t>
            </w:r>
            <w:r w:rsidRPr="7E57FC47" w:rsidR="004E5025">
              <w:rPr>
                <w:rStyle w:val="Hyperlink2"/>
                <w:rFonts w:ascii="Acumin Pro Condensed Medium" w:hAnsi="Acumin Pro Condensed Medium"/>
                <w:color w:val="002C72"/>
                <w:sz w:val="20"/>
                <w:szCs w:val="20"/>
                <w:u w:val="none"/>
              </w:rPr>
              <w:t>6</w:t>
            </w:r>
            <w:r w:rsidRPr="7E57FC47" w:rsidR="00FE189A">
              <w:rPr>
                <w:rStyle w:val="Hyperlink2"/>
                <w:rFonts w:ascii="Acumin Pro Condensed Medium" w:hAnsi="Acumin Pro Condensed Medium"/>
                <w:color w:val="002C72"/>
                <w:sz w:val="20"/>
                <w:szCs w:val="20"/>
                <w:u w:val="none"/>
              </w:rPr>
              <w:t>,</w:t>
            </w:r>
            <w:r w:rsidRPr="7E57FC47" w:rsidR="004E5025">
              <w:rPr>
                <w:rStyle w:val="Hyperlink2"/>
                <w:rFonts w:ascii="Acumin Pro Condensed Medium" w:hAnsi="Acumin Pro Condensed Medium"/>
                <w:color w:val="002C72"/>
                <w:sz w:val="20"/>
                <w:szCs w:val="20"/>
                <w:u w:val="none"/>
              </w:rPr>
              <w:t>19</w:t>
            </w:r>
            <w:r w:rsidRPr="7E57FC47" w:rsidR="1EF2CC3E">
              <w:rPr>
                <w:rStyle w:val="Hyperlink2"/>
                <w:rFonts w:ascii="Acumin Pro Condensed Medium" w:hAnsi="Acumin Pro Condensed Medium"/>
                <w:color w:val="002C72"/>
                <w:sz w:val="20"/>
                <w:szCs w:val="20"/>
                <w:u w:val="none"/>
              </w:rPr>
              <w:t>2</w:t>
            </w:r>
          </w:p>
        </w:tc>
      </w:tr>
      <w:tr w:rsidRPr="00F956B3" w:rsidR="00F16463" w:rsidTr="7E57FC47" w14:paraId="2E88D70B" w14:textId="77777777">
        <w:trPr>
          <w:trHeight w:val="201"/>
        </w:trPr>
        <w:tc>
          <w:tcPr>
            <w:tcW w:w="3592" w:type="dxa"/>
            <w:shd w:val="clear" w:color="auto" w:fill="F2F2F2" w:themeFill="background1" w:themeFillShade="F2"/>
          </w:tcPr>
          <w:p w:rsidRPr="000B73FE" w:rsidR="00F16463" w:rsidP="00365CD0" w:rsidRDefault="00F16463" w14:paraId="184987EB" w14:textId="77777777">
            <w:pPr>
              <w:tabs>
                <w:tab w:val="left" w:pos="3780"/>
              </w:tabs>
              <w:jc w:val="both"/>
              <w:rPr>
                <w:rFonts w:ascii="Acumin Pro Condensed Medium" w:hAnsi="Acumin Pro Condensed Medium"/>
                <w:color w:val="002C72"/>
                <w:sz w:val="20"/>
                <w:szCs w:val="20"/>
              </w:rPr>
            </w:pPr>
            <w:r w:rsidRPr="000B73FE">
              <w:rPr>
                <w:rFonts w:ascii="Acumin Pro Condensed Medium" w:hAnsi="Acumin Pro Condensed Medium"/>
                <w:color w:val="002C72"/>
                <w:sz w:val="20"/>
                <w:szCs w:val="20"/>
              </w:rPr>
              <w:t>ICR on Activities</w:t>
            </w:r>
          </w:p>
        </w:tc>
        <w:tc>
          <w:tcPr>
            <w:tcW w:w="3450" w:type="dxa"/>
            <w:shd w:val="clear" w:color="auto" w:fill="F2F2F2" w:themeFill="background1" w:themeFillShade="F2"/>
          </w:tcPr>
          <w:p w:rsidRPr="00172590" w:rsidR="00F16463" w:rsidP="00365CD0" w:rsidRDefault="00F16463" w14:paraId="57F008A7" w14:textId="3BABCA97">
            <w:pPr>
              <w:tabs>
                <w:tab w:val="left" w:pos="3780"/>
              </w:tabs>
              <w:jc w:val="both"/>
              <w:rPr>
                <w:rStyle w:val="Hyperlink2"/>
                <w:rFonts w:ascii="Acumin Pro Condensed Medium" w:hAnsi="Acumin Pro Condensed Medium"/>
                <w:color w:val="002C72"/>
                <w:sz w:val="20"/>
                <w:szCs w:val="20"/>
                <w:u w:val="none"/>
              </w:rPr>
            </w:pPr>
            <w:r w:rsidRPr="00172590">
              <w:rPr>
                <w:rStyle w:val="Hyperlink2"/>
                <w:rFonts w:ascii="Acumin Pro Condensed Medium" w:hAnsi="Acumin Pro Condensed Medium"/>
                <w:color w:val="002C72"/>
                <w:sz w:val="20"/>
                <w:szCs w:val="20"/>
                <w:u w:val="none"/>
              </w:rPr>
              <w:t>$</w:t>
            </w:r>
            <w:r w:rsidRPr="00172590" w:rsidR="002B12EE">
              <w:rPr>
                <w:rStyle w:val="Hyperlink2"/>
                <w:rFonts w:ascii="Acumin Pro Condensed Medium" w:hAnsi="Acumin Pro Condensed Medium"/>
                <w:color w:val="002C72"/>
                <w:sz w:val="20"/>
                <w:szCs w:val="20"/>
                <w:u w:val="none"/>
              </w:rPr>
              <w:t>2,</w:t>
            </w:r>
            <w:r w:rsidR="004E5025">
              <w:rPr>
                <w:rStyle w:val="Hyperlink2"/>
                <w:rFonts w:ascii="Acumin Pro Condensed Medium" w:hAnsi="Acumin Pro Condensed Medium"/>
                <w:color w:val="002C72"/>
                <w:sz w:val="20"/>
                <w:szCs w:val="20"/>
                <w:u w:val="none"/>
              </w:rPr>
              <w:t>4</w:t>
            </w:r>
            <w:r w:rsidR="00551FC4">
              <w:rPr>
                <w:rStyle w:val="Hyperlink2"/>
                <w:rFonts w:ascii="Acumin Pro Condensed Medium" w:hAnsi="Acumin Pro Condensed Medium"/>
                <w:color w:val="002C72"/>
                <w:sz w:val="20"/>
                <w:szCs w:val="20"/>
                <w:u w:val="none"/>
              </w:rPr>
              <w:t>10</w:t>
            </w:r>
            <w:r w:rsidRPr="00172590" w:rsidR="002B12EE">
              <w:rPr>
                <w:rStyle w:val="Hyperlink2"/>
                <w:rFonts w:ascii="Acumin Pro Condensed Medium" w:hAnsi="Acumin Pro Condensed Medium"/>
                <w:color w:val="002C72"/>
                <w:sz w:val="20"/>
                <w:szCs w:val="20"/>
                <w:u w:val="none"/>
              </w:rPr>
              <w:t>,</w:t>
            </w:r>
            <w:r w:rsidR="00551FC4">
              <w:rPr>
                <w:rStyle w:val="Hyperlink2"/>
                <w:rFonts w:ascii="Acumin Pro Condensed Medium" w:hAnsi="Acumin Pro Condensed Medium"/>
                <w:color w:val="002C72"/>
                <w:sz w:val="20"/>
                <w:szCs w:val="20"/>
                <w:u w:val="none"/>
              </w:rPr>
              <w:t>555</w:t>
            </w:r>
          </w:p>
        </w:tc>
      </w:tr>
      <w:tr w:rsidRPr="007C2334" w:rsidR="00F16463" w:rsidTr="7E57FC47" w14:paraId="76797D79" w14:textId="77777777">
        <w:trPr>
          <w:trHeight w:val="199"/>
        </w:trPr>
        <w:tc>
          <w:tcPr>
            <w:tcW w:w="3592" w:type="dxa"/>
            <w:shd w:val="clear" w:color="auto" w:fill="auto"/>
          </w:tcPr>
          <w:p w:rsidRPr="007C2334" w:rsidR="00F16463" w:rsidP="00365CD0" w:rsidRDefault="00F16463" w14:paraId="52AE9BCF" w14:textId="77777777">
            <w:pPr>
              <w:tabs>
                <w:tab w:val="left" w:pos="3780"/>
              </w:tabs>
              <w:jc w:val="both"/>
              <w:rPr>
                <w:rFonts w:ascii="Acumin Pro Condensed Medium" w:hAnsi="Acumin Pro Condensed Medium"/>
                <w:b/>
                <w:color w:val="002C72"/>
                <w:sz w:val="20"/>
                <w:szCs w:val="20"/>
              </w:rPr>
            </w:pPr>
            <w:r w:rsidRPr="007C2334">
              <w:rPr>
                <w:rFonts w:ascii="Acumin Pro Condensed Medium" w:hAnsi="Acumin Pro Condensed Medium"/>
                <w:b/>
                <w:color w:val="002C72"/>
                <w:sz w:val="20"/>
                <w:szCs w:val="20"/>
              </w:rPr>
              <w:t>Total</w:t>
            </w:r>
          </w:p>
        </w:tc>
        <w:tc>
          <w:tcPr>
            <w:tcW w:w="3450" w:type="dxa"/>
            <w:shd w:val="clear" w:color="auto" w:fill="auto"/>
          </w:tcPr>
          <w:p w:rsidRPr="007C2334" w:rsidR="00F16463" w:rsidP="00365CD0" w:rsidRDefault="00F16463" w14:paraId="0F9C33BC" w14:textId="2A193C3D">
            <w:pPr>
              <w:tabs>
                <w:tab w:val="left" w:pos="3780"/>
              </w:tabs>
              <w:jc w:val="both"/>
              <w:rPr>
                <w:rFonts w:ascii="Acumin Pro Condensed Medium" w:hAnsi="Acumin Pro Condensed Medium"/>
                <w:b/>
                <w:color w:val="002C72"/>
                <w:sz w:val="20"/>
                <w:szCs w:val="20"/>
              </w:rPr>
            </w:pPr>
            <w:r w:rsidRPr="007C2334">
              <w:rPr>
                <w:rFonts w:ascii="Acumin Pro Condensed Medium" w:hAnsi="Acumin Pro Condensed Medium"/>
                <w:b/>
                <w:color w:val="002C72"/>
                <w:sz w:val="20"/>
                <w:szCs w:val="20"/>
              </w:rPr>
              <w:t>$</w:t>
            </w:r>
            <w:r w:rsidRPr="007C2334" w:rsidR="00B82B39">
              <w:rPr>
                <w:rFonts w:ascii="Acumin Pro Condensed Medium" w:hAnsi="Acumin Pro Condensed Medium"/>
                <w:b/>
                <w:color w:val="002C72"/>
                <w:sz w:val="20"/>
                <w:szCs w:val="20"/>
              </w:rPr>
              <w:t>1</w:t>
            </w:r>
            <w:r w:rsidR="008D2AE1">
              <w:rPr>
                <w:rFonts w:ascii="Acumin Pro Condensed Medium" w:hAnsi="Acumin Pro Condensed Medium"/>
                <w:b/>
                <w:color w:val="002C72"/>
                <w:sz w:val="20"/>
                <w:szCs w:val="20"/>
              </w:rPr>
              <w:t>6</w:t>
            </w:r>
            <w:r w:rsidRPr="007C2334" w:rsidR="00B82B39">
              <w:rPr>
                <w:rFonts w:ascii="Acumin Pro Condensed Medium" w:hAnsi="Acumin Pro Condensed Medium"/>
                <w:b/>
                <w:color w:val="002C72"/>
                <w:sz w:val="20"/>
                <w:szCs w:val="20"/>
              </w:rPr>
              <w:t>,</w:t>
            </w:r>
            <w:r w:rsidR="008D2AE1">
              <w:rPr>
                <w:rFonts w:ascii="Acumin Pro Condensed Medium" w:hAnsi="Acumin Pro Condensed Medium"/>
                <w:b/>
                <w:color w:val="002C72"/>
                <w:sz w:val="20"/>
                <w:szCs w:val="20"/>
              </w:rPr>
              <w:t>0</w:t>
            </w:r>
            <w:r w:rsidR="001571A1">
              <w:rPr>
                <w:rFonts w:ascii="Acumin Pro Condensed Medium" w:hAnsi="Acumin Pro Condensed Medium"/>
                <w:b/>
                <w:color w:val="002C72"/>
                <w:sz w:val="20"/>
                <w:szCs w:val="20"/>
              </w:rPr>
              <w:t>0</w:t>
            </w:r>
            <w:r w:rsidR="00551FC4">
              <w:rPr>
                <w:rFonts w:ascii="Acumin Pro Condensed Medium" w:hAnsi="Acumin Pro Condensed Medium"/>
                <w:b/>
                <w:color w:val="002C72"/>
                <w:sz w:val="20"/>
                <w:szCs w:val="20"/>
              </w:rPr>
              <w:t>7</w:t>
            </w:r>
            <w:r w:rsidRPr="007C2334" w:rsidR="006E7C45">
              <w:rPr>
                <w:rFonts w:ascii="Acumin Pro Condensed Medium" w:hAnsi="Acumin Pro Condensed Medium"/>
                <w:b/>
                <w:color w:val="002C72"/>
                <w:sz w:val="20"/>
                <w:szCs w:val="20"/>
              </w:rPr>
              <w:t>,</w:t>
            </w:r>
            <w:r w:rsidR="00551FC4">
              <w:rPr>
                <w:rFonts w:ascii="Acumin Pro Condensed Medium" w:hAnsi="Acumin Pro Condensed Medium"/>
                <w:b/>
                <w:color w:val="002C72"/>
                <w:sz w:val="20"/>
                <w:szCs w:val="20"/>
              </w:rPr>
              <w:t>878</w:t>
            </w:r>
          </w:p>
        </w:tc>
      </w:tr>
    </w:tbl>
    <w:p w:rsidRPr="007C2334" w:rsidR="00F81F2F" w:rsidP="00365CD0" w:rsidRDefault="00F81F2F" w14:paraId="02B9E1C7" w14:textId="297F20D3">
      <w:pPr>
        <w:tabs>
          <w:tab w:val="left" w:pos="3780"/>
        </w:tabs>
        <w:jc w:val="both"/>
        <w:rPr>
          <w:rFonts w:ascii="Acumin Pro Condensed Medium" w:hAnsi="Acumin Pro Condensed Medium"/>
          <w:b/>
          <w:color w:val="002C72"/>
          <w:sz w:val="20"/>
          <w:szCs w:val="20"/>
        </w:rPr>
      </w:pPr>
    </w:p>
    <w:p w:rsidRPr="00C0182F" w:rsidR="00C0182F" w:rsidP="00365CD0" w:rsidRDefault="000B59E1" w14:paraId="2D911052" w14:textId="27EB9E68">
      <w:pPr>
        <w:pStyle w:val="BodyText"/>
        <w:spacing w:after="240"/>
        <w:jc w:val="both"/>
      </w:pPr>
      <w:r>
        <w:t xml:space="preserve">POA aims to </w:t>
      </w:r>
      <w:r w:rsidR="001A5606">
        <w:t>maximize</w:t>
      </w:r>
      <w:r>
        <w:t xml:space="preserve"> funding going towards direct</w:t>
      </w:r>
      <w:r w:rsidR="00E62622">
        <w:t xml:space="preserve"> program activities. </w:t>
      </w:r>
      <w:r w:rsidR="00CC6486">
        <w:t xml:space="preserve">POA’s operating budget </w:t>
      </w:r>
      <w:r w:rsidR="00676B18">
        <w:t>(</w:t>
      </w:r>
      <w:r w:rsidR="00CC6486">
        <w:t>including cost share</w:t>
      </w:r>
      <w:r w:rsidR="00676B18">
        <w:t>)</w:t>
      </w:r>
      <w:r w:rsidR="00CC6486">
        <w:t xml:space="preserve"> directs </w:t>
      </w:r>
      <w:r w:rsidR="00F255E3">
        <w:rPr>
          <w:b/>
          <w:bCs/>
        </w:rPr>
        <w:t>5</w:t>
      </w:r>
      <w:r w:rsidR="008D2AE1">
        <w:rPr>
          <w:b/>
          <w:bCs/>
        </w:rPr>
        <w:t>7</w:t>
      </w:r>
      <w:r w:rsidRPr="00EF570D" w:rsidR="00CC6486">
        <w:rPr>
          <w:b/>
          <w:bCs/>
        </w:rPr>
        <w:t>% of the funds to program activities</w:t>
      </w:r>
      <w:r w:rsidR="001A5606">
        <w:rPr>
          <w:b/>
          <w:bCs/>
        </w:rPr>
        <w:t>,</w:t>
      </w:r>
      <w:r w:rsidRPr="00EF570D" w:rsidR="00CC6486">
        <w:rPr>
          <w:b/>
          <w:bCs/>
        </w:rPr>
        <w:t xml:space="preserve"> and </w:t>
      </w:r>
      <w:r w:rsidR="00F255E3">
        <w:rPr>
          <w:b/>
          <w:bCs/>
        </w:rPr>
        <w:t>4</w:t>
      </w:r>
      <w:r w:rsidR="008D2AE1">
        <w:rPr>
          <w:b/>
          <w:bCs/>
        </w:rPr>
        <w:t>3</w:t>
      </w:r>
      <w:r w:rsidRPr="00EF570D" w:rsidR="00CC6486">
        <w:rPr>
          <w:b/>
          <w:bCs/>
        </w:rPr>
        <w:t xml:space="preserve">% is </w:t>
      </w:r>
      <w:r w:rsidRPr="00EF570D">
        <w:rPr>
          <w:b/>
          <w:bCs/>
        </w:rPr>
        <w:t>for administration</w:t>
      </w:r>
      <w:r w:rsidRPr="00EF570D" w:rsidR="00583863">
        <w:rPr>
          <w:b/>
          <w:bCs/>
        </w:rPr>
        <w:t xml:space="preserve"> and indirect costs</w:t>
      </w:r>
      <w:r w:rsidRPr="00EF570D">
        <w:rPr>
          <w:b/>
          <w:bCs/>
        </w:rPr>
        <w:t>.</w:t>
      </w:r>
      <w:r>
        <w:t xml:space="preserve"> </w:t>
      </w:r>
    </w:p>
    <w:p w:rsidRPr="0090549D" w:rsidR="004C0412" w:rsidP="00365CD0" w:rsidRDefault="00EF7AD0" w14:paraId="59683273" w14:textId="79C16511">
      <w:pPr>
        <w:tabs>
          <w:tab w:val="left" w:pos="3780"/>
        </w:tabs>
        <w:jc w:val="both"/>
        <w:rPr>
          <w:b/>
          <w:color w:val="005440"/>
        </w:rPr>
      </w:pPr>
      <w:r w:rsidRPr="0090549D">
        <w:rPr>
          <w:b/>
          <w:color w:val="005440"/>
        </w:rPr>
        <w:t xml:space="preserve">Summary of </w:t>
      </w:r>
      <w:r w:rsidRPr="0090549D" w:rsidR="00812B3C">
        <w:rPr>
          <w:b/>
          <w:color w:val="005440"/>
        </w:rPr>
        <w:t xml:space="preserve">POA </w:t>
      </w:r>
      <w:r w:rsidRPr="0090549D">
        <w:rPr>
          <w:b/>
          <w:color w:val="005440"/>
        </w:rPr>
        <w:t>Indirect Rates Applied</w:t>
      </w:r>
      <w:r w:rsidRPr="0090549D" w:rsidR="00B72D5C">
        <w:rPr>
          <w:b/>
          <w:color w:val="005440"/>
        </w:rPr>
        <w:t xml:space="preserve"> </w:t>
      </w:r>
      <w:r w:rsidR="00447FF6">
        <w:tab/>
      </w:r>
      <w:r w:rsidR="00447FF6">
        <w:tab/>
      </w:r>
      <w:r w:rsidRPr="0090549D" w:rsidR="00BF3002">
        <w:rPr>
          <w:b/>
          <w:color w:val="005440"/>
        </w:rPr>
        <w:t>$</w:t>
      </w:r>
      <w:r w:rsidRPr="0090549D" w:rsidR="004F6806">
        <w:rPr>
          <w:b/>
          <w:color w:val="005440"/>
        </w:rPr>
        <w:t>3,</w:t>
      </w:r>
      <w:r w:rsidR="00712395">
        <w:rPr>
          <w:b/>
          <w:color w:val="005440"/>
        </w:rPr>
        <w:t>39</w:t>
      </w:r>
      <w:r w:rsidR="00190CA7">
        <w:rPr>
          <w:b/>
          <w:color w:val="005440"/>
        </w:rPr>
        <w:t>6</w:t>
      </w:r>
      <w:r w:rsidRPr="0090549D" w:rsidR="002F130B">
        <w:rPr>
          <w:b/>
          <w:color w:val="005440"/>
        </w:rPr>
        <w:t>,</w:t>
      </w:r>
      <w:r w:rsidR="00E273C4">
        <w:rPr>
          <w:b/>
          <w:color w:val="005440"/>
        </w:rPr>
        <w:t>74</w:t>
      </w:r>
      <w:r w:rsidR="00E2360E">
        <w:rPr>
          <w:b/>
          <w:color w:val="005440"/>
        </w:rPr>
        <w:t>7</w:t>
      </w:r>
    </w:p>
    <w:tbl>
      <w:tblPr>
        <w:tblW w:w="0" w:type="auto"/>
        <w:tblBorders>
          <w:top w:val="single" w:color="002D72" w:sz="8" w:space="0"/>
          <w:left w:val="single" w:color="002D72" w:sz="8" w:space="0"/>
          <w:bottom w:val="single" w:color="002D72" w:sz="8" w:space="0"/>
          <w:right w:val="single" w:color="002D72" w:sz="8" w:space="0"/>
          <w:insideH w:val="single" w:color="002D72" w:sz="8" w:space="0"/>
          <w:insideV w:val="single" w:color="002D72" w:sz="8" w:space="0"/>
        </w:tblBorders>
        <w:tblLayout w:type="fixed"/>
        <w:tblCellMar>
          <w:left w:w="0" w:type="dxa"/>
          <w:right w:w="0" w:type="dxa"/>
        </w:tblCellMar>
        <w:tblLook w:val="01E0" w:firstRow="1" w:lastRow="1" w:firstColumn="1" w:lastColumn="1" w:noHBand="0" w:noVBand="0"/>
      </w:tblPr>
      <w:tblGrid>
        <w:gridCol w:w="5025"/>
        <w:gridCol w:w="1280"/>
      </w:tblGrid>
      <w:tr w:rsidRPr="002F130B" w:rsidR="002840DE" w:rsidTr="7E57FC47" w14:paraId="626FDFC1" w14:textId="77777777">
        <w:trPr>
          <w:trHeight w:val="334"/>
        </w:trPr>
        <w:tc>
          <w:tcPr>
            <w:tcW w:w="6305" w:type="dxa"/>
            <w:gridSpan w:val="2"/>
            <w:shd w:val="clear" w:color="auto" w:fill="D9D9D9" w:themeFill="background1" w:themeFillShade="D9"/>
          </w:tcPr>
          <w:p w:rsidRPr="0090549D" w:rsidR="002840DE" w:rsidP="00365CD0" w:rsidRDefault="002840DE" w14:paraId="1398A7F3" w14:textId="77777777">
            <w:pPr>
              <w:pStyle w:val="TableParagraph"/>
              <w:jc w:val="both"/>
              <w:rPr>
                <w:rFonts w:ascii="Acumin Pro Condensed Medium" w:hAnsi="Acumin Pro Condensed Medium"/>
                <w:b/>
                <w:color w:val="002D72"/>
                <w:sz w:val="20"/>
                <w:szCs w:val="20"/>
              </w:rPr>
            </w:pPr>
            <w:r w:rsidRPr="0090549D">
              <w:rPr>
                <w:rFonts w:ascii="Acumin Pro Condensed Medium" w:hAnsi="Acumin Pro Condensed Medium"/>
                <w:b/>
                <w:color w:val="002D72"/>
                <w:sz w:val="20"/>
                <w:szCs w:val="20"/>
              </w:rPr>
              <w:t>Summary of Total Indirect Costs Applied</w:t>
            </w:r>
          </w:p>
        </w:tc>
      </w:tr>
      <w:tr w:rsidRPr="00F956B3" w:rsidR="00572705" w:rsidTr="7E57FC47" w14:paraId="0ECA1D9F" w14:textId="77777777">
        <w:trPr>
          <w:trHeight w:val="196"/>
        </w:trPr>
        <w:tc>
          <w:tcPr>
            <w:tcW w:w="5025" w:type="dxa"/>
          </w:tcPr>
          <w:p w:rsidRPr="0090549D" w:rsidR="00572705" w:rsidP="00365CD0" w:rsidRDefault="00572705" w14:paraId="78E7DE14" w14:textId="77777777">
            <w:pPr>
              <w:pStyle w:val="TableParagraph"/>
              <w:jc w:val="both"/>
              <w:rPr>
                <w:rFonts w:ascii="Acumin Pro Condensed Medium" w:hAnsi="Acumin Pro Condensed Medium"/>
                <w:color w:val="002D72"/>
                <w:sz w:val="20"/>
                <w:szCs w:val="20"/>
              </w:rPr>
            </w:pPr>
            <w:r w:rsidRPr="0090549D">
              <w:rPr>
                <w:rFonts w:ascii="Acumin Pro Condensed Medium" w:hAnsi="Acumin Pro Condensed Medium"/>
                <w:color w:val="002D72"/>
                <w:sz w:val="20"/>
                <w:szCs w:val="20"/>
              </w:rPr>
              <w:t>Total Administration Direct Costs</w:t>
            </w:r>
          </w:p>
        </w:tc>
        <w:tc>
          <w:tcPr>
            <w:tcW w:w="1280" w:type="dxa"/>
          </w:tcPr>
          <w:p w:rsidRPr="0090549D" w:rsidR="00572705" w:rsidP="00365CD0" w:rsidRDefault="28843D68" w14:paraId="723FA5D7" w14:textId="0B4F45C6">
            <w:pPr>
              <w:pStyle w:val="TableParagraph"/>
              <w:jc w:val="both"/>
              <w:rPr>
                <w:rFonts w:ascii="Acumin Pro Condensed Medium" w:hAnsi="Acumin Pro Condensed Medium"/>
                <w:color w:val="002D72"/>
                <w:sz w:val="20"/>
                <w:szCs w:val="20"/>
              </w:rPr>
            </w:pPr>
            <w:r w:rsidRPr="7E57FC47">
              <w:rPr>
                <w:rFonts w:ascii="Acumin Pro Condensed Medium" w:hAnsi="Acumin Pro Condensed Medium"/>
                <w:color w:val="002D72"/>
                <w:sz w:val="20"/>
                <w:szCs w:val="20"/>
              </w:rPr>
              <w:t>$</w:t>
            </w:r>
            <w:r w:rsidRPr="7E57FC47" w:rsidR="008360A4">
              <w:rPr>
                <w:rStyle w:val="Hyperlink2"/>
                <w:rFonts w:ascii="Acumin Pro Condensed Medium" w:hAnsi="Acumin Pro Condensed Medium"/>
                <w:color w:val="002C72"/>
                <w:sz w:val="20"/>
                <w:szCs w:val="20"/>
                <w:u w:val="none"/>
              </w:rPr>
              <w:t>3,</w:t>
            </w:r>
            <w:r w:rsidRPr="7E57FC47" w:rsidR="60017CBE">
              <w:rPr>
                <w:rStyle w:val="Hyperlink2"/>
                <w:rFonts w:ascii="Acumin Pro Condensed Medium" w:hAnsi="Acumin Pro Condensed Medium"/>
                <w:color w:val="002C72"/>
                <w:sz w:val="20"/>
                <w:szCs w:val="20"/>
                <w:u w:val="none"/>
              </w:rPr>
              <w:t>487</w:t>
            </w:r>
            <w:r w:rsidRPr="7E57FC47" w:rsidR="008360A4">
              <w:rPr>
                <w:rStyle w:val="Hyperlink2"/>
                <w:rFonts w:ascii="Acumin Pro Condensed Medium" w:hAnsi="Acumin Pro Condensed Medium"/>
                <w:color w:val="002C72"/>
                <w:sz w:val="20"/>
                <w:szCs w:val="20"/>
                <w:u w:val="none"/>
              </w:rPr>
              <w:t>,</w:t>
            </w:r>
            <w:r w:rsidRPr="7E57FC47" w:rsidR="60017CBE">
              <w:rPr>
                <w:rStyle w:val="Hyperlink2"/>
                <w:rFonts w:ascii="Acumin Pro Condensed Medium" w:hAnsi="Acumin Pro Condensed Medium"/>
                <w:color w:val="002C72"/>
                <w:sz w:val="20"/>
                <w:szCs w:val="20"/>
                <w:u w:val="none"/>
              </w:rPr>
              <w:t>2</w:t>
            </w:r>
            <w:r w:rsidRPr="7E57FC47" w:rsidR="00E273C4">
              <w:rPr>
                <w:rStyle w:val="Hyperlink2"/>
                <w:rFonts w:ascii="Acumin Pro Condensed Medium" w:hAnsi="Acumin Pro Condensed Medium"/>
                <w:color w:val="002C72"/>
                <w:sz w:val="20"/>
                <w:szCs w:val="20"/>
                <w:u w:val="none"/>
              </w:rPr>
              <w:t>44</w:t>
            </w:r>
            <w:r w:rsidRPr="7E57FC47" w:rsidR="45C6A8D8">
              <w:rPr>
                <w:rStyle w:val="Hyperlink2"/>
                <w:rFonts w:ascii="Acumin Pro Condensed Medium" w:hAnsi="Acumin Pro Condensed Medium"/>
                <w:color w:val="002C72"/>
                <w:sz w:val="20"/>
                <w:szCs w:val="20"/>
                <w:u w:val="none"/>
              </w:rPr>
              <w:t>.80</w:t>
            </w:r>
          </w:p>
        </w:tc>
      </w:tr>
      <w:tr w:rsidRPr="00F956B3" w:rsidR="00572705" w:rsidTr="7E57FC47" w14:paraId="3C484C8D" w14:textId="77777777">
        <w:trPr>
          <w:trHeight w:val="195"/>
        </w:trPr>
        <w:tc>
          <w:tcPr>
            <w:tcW w:w="5025" w:type="dxa"/>
            <w:shd w:val="clear" w:color="auto" w:fill="F2F2F2" w:themeFill="background1" w:themeFillShade="F2"/>
          </w:tcPr>
          <w:p w:rsidRPr="0090549D" w:rsidR="00572705" w:rsidP="00365CD0" w:rsidRDefault="00572705" w14:paraId="7ADF219E" w14:textId="77777777">
            <w:pPr>
              <w:pStyle w:val="TableParagraph"/>
              <w:jc w:val="both"/>
              <w:rPr>
                <w:rFonts w:ascii="Acumin Pro Condensed Medium" w:hAnsi="Acumin Pro Condensed Medium"/>
                <w:color w:val="002D72"/>
                <w:sz w:val="20"/>
                <w:szCs w:val="20"/>
              </w:rPr>
            </w:pPr>
            <w:r w:rsidRPr="0090549D">
              <w:rPr>
                <w:rFonts w:ascii="Acumin Pro Condensed Medium" w:hAnsi="Acumin Pro Condensed Medium"/>
                <w:color w:val="002D72"/>
                <w:sz w:val="20"/>
                <w:szCs w:val="20"/>
              </w:rPr>
              <w:t>Total Activities Direct Costs</w:t>
            </w:r>
          </w:p>
        </w:tc>
        <w:tc>
          <w:tcPr>
            <w:tcW w:w="1280" w:type="dxa"/>
            <w:shd w:val="clear" w:color="auto" w:fill="F2F2F2" w:themeFill="background1" w:themeFillShade="F2"/>
          </w:tcPr>
          <w:p w:rsidRPr="0090549D" w:rsidR="00572705" w:rsidP="00365CD0" w:rsidRDefault="28843D68" w14:paraId="5D19A7D4" w14:textId="7949B73E">
            <w:pPr>
              <w:pStyle w:val="TableParagraph"/>
              <w:jc w:val="both"/>
              <w:rPr>
                <w:rFonts w:ascii="Acumin Pro Condensed Medium" w:hAnsi="Acumin Pro Condensed Medium"/>
                <w:color w:val="002D72"/>
                <w:sz w:val="20"/>
                <w:szCs w:val="20"/>
              </w:rPr>
            </w:pPr>
            <w:r w:rsidRPr="7E57FC47">
              <w:rPr>
                <w:rFonts w:ascii="Acumin Pro Condensed Medium" w:hAnsi="Acumin Pro Condensed Medium"/>
                <w:color w:val="002D72"/>
                <w:sz w:val="20"/>
                <w:szCs w:val="20"/>
              </w:rPr>
              <w:t>$</w:t>
            </w:r>
            <w:r w:rsidRPr="7E57FC47" w:rsidR="531AAE78">
              <w:rPr>
                <w:rFonts w:ascii="Acumin Pro Condensed Medium" w:hAnsi="Acumin Pro Condensed Medium"/>
                <w:color w:val="002D72"/>
                <w:sz w:val="20"/>
                <w:szCs w:val="20"/>
              </w:rPr>
              <w:t>8</w:t>
            </w:r>
            <w:r w:rsidRPr="7E57FC47" w:rsidR="236D8FCC">
              <w:rPr>
                <w:rFonts w:ascii="Acumin Pro Condensed Medium" w:hAnsi="Acumin Pro Condensed Medium"/>
                <w:color w:val="002D72"/>
                <w:sz w:val="20"/>
                <w:szCs w:val="20"/>
              </w:rPr>
              <w:t>,</w:t>
            </w:r>
            <w:r w:rsidRPr="7E57FC47" w:rsidR="60017CBE">
              <w:rPr>
                <w:rFonts w:ascii="Acumin Pro Condensed Medium" w:hAnsi="Acumin Pro Condensed Medium"/>
                <w:color w:val="002D72"/>
                <w:sz w:val="20"/>
                <w:szCs w:val="20"/>
              </w:rPr>
              <w:t>5</w:t>
            </w:r>
            <w:r w:rsidRPr="7E57FC47" w:rsidR="026D47C2">
              <w:rPr>
                <w:rFonts w:ascii="Acumin Pro Condensed Medium" w:hAnsi="Acumin Pro Condensed Medium"/>
                <w:color w:val="002D72"/>
                <w:sz w:val="20"/>
                <w:szCs w:val="20"/>
              </w:rPr>
              <w:t>23</w:t>
            </w:r>
            <w:r w:rsidRPr="7E57FC47" w:rsidR="76486892">
              <w:rPr>
                <w:rFonts w:ascii="Acumin Pro Condensed Medium" w:hAnsi="Acumin Pro Condensed Medium"/>
                <w:color w:val="002D72"/>
                <w:sz w:val="20"/>
                <w:szCs w:val="20"/>
              </w:rPr>
              <w:t>,</w:t>
            </w:r>
            <w:r w:rsidRPr="7E57FC47" w:rsidR="026D47C2">
              <w:rPr>
                <w:rFonts w:ascii="Acumin Pro Condensed Medium" w:hAnsi="Acumin Pro Condensed Medium"/>
                <w:color w:val="002D72"/>
                <w:sz w:val="20"/>
                <w:szCs w:val="20"/>
              </w:rPr>
              <w:t>88</w:t>
            </w:r>
            <w:r w:rsidRPr="7E57FC47" w:rsidR="19435040">
              <w:rPr>
                <w:rFonts w:ascii="Acumin Pro Condensed Medium" w:hAnsi="Acumin Pro Condensed Medium"/>
                <w:color w:val="002D72"/>
                <w:sz w:val="20"/>
                <w:szCs w:val="20"/>
              </w:rPr>
              <w:t>6.20</w:t>
            </w:r>
          </w:p>
        </w:tc>
      </w:tr>
      <w:tr w:rsidRPr="00F956B3" w:rsidR="002840DE" w:rsidTr="7E57FC47" w14:paraId="67D62DB9" w14:textId="77777777">
        <w:trPr>
          <w:trHeight w:val="195"/>
        </w:trPr>
        <w:tc>
          <w:tcPr>
            <w:tcW w:w="5025" w:type="dxa"/>
          </w:tcPr>
          <w:p w:rsidRPr="0090549D" w:rsidR="002840DE" w:rsidP="00365CD0" w:rsidRDefault="002840DE" w14:paraId="295D229B" w14:textId="27925CEE">
            <w:pPr>
              <w:pStyle w:val="TableParagraph"/>
              <w:jc w:val="both"/>
              <w:rPr>
                <w:rFonts w:ascii="Acumin Pro Condensed Medium" w:hAnsi="Acumin Pro Condensed Medium"/>
                <w:color w:val="002D72"/>
                <w:sz w:val="20"/>
                <w:szCs w:val="20"/>
              </w:rPr>
            </w:pPr>
            <w:r w:rsidRPr="0090549D">
              <w:rPr>
                <w:rFonts w:ascii="Acumin Pro Condensed Medium" w:hAnsi="Acumin Pro Condensed Medium"/>
                <w:color w:val="002D72"/>
                <w:sz w:val="20"/>
                <w:szCs w:val="20"/>
              </w:rPr>
              <w:t>Indirect Costs Applied on Administration 28.</w:t>
            </w:r>
            <w:r w:rsidRPr="0090549D" w:rsidR="00F31F9A">
              <w:rPr>
                <w:rFonts w:ascii="Acumin Pro Condensed Medium" w:hAnsi="Acumin Pro Condensed Medium"/>
                <w:color w:val="002D72"/>
                <w:sz w:val="20"/>
                <w:szCs w:val="20"/>
              </w:rPr>
              <w:t>28</w:t>
            </w:r>
            <w:r w:rsidRPr="0090549D">
              <w:rPr>
                <w:rFonts w:ascii="Acumin Pro Condensed Medium" w:hAnsi="Acumin Pro Condensed Medium"/>
                <w:color w:val="002D72"/>
                <w:sz w:val="20"/>
                <w:szCs w:val="20"/>
              </w:rPr>
              <w:t>%</w:t>
            </w:r>
          </w:p>
        </w:tc>
        <w:tc>
          <w:tcPr>
            <w:tcW w:w="1280" w:type="dxa"/>
          </w:tcPr>
          <w:p w:rsidRPr="0090549D" w:rsidR="002840DE" w:rsidP="00365CD0" w:rsidRDefault="59BEE60D" w14:paraId="75054FE0" w14:textId="6FA3F4A0">
            <w:pPr>
              <w:pStyle w:val="TableParagraph"/>
              <w:jc w:val="both"/>
              <w:rPr>
                <w:rFonts w:ascii="Acumin Pro Condensed Medium" w:hAnsi="Acumin Pro Condensed Medium"/>
                <w:color w:val="002D72"/>
                <w:sz w:val="20"/>
                <w:szCs w:val="20"/>
              </w:rPr>
            </w:pPr>
            <w:r w:rsidRPr="7E57FC47">
              <w:rPr>
                <w:rFonts w:ascii="Acumin Pro Condensed Medium" w:hAnsi="Acumin Pro Condensed Medium"/>
                <w:color w:val="002D72"/>
                <w:sz w:val="20"/>
                <w:szCs w:val="20"/>
              </w:rPr>
              <w:t>$</w:t>
            </w:r>
            <w:r w:rsidRPr="7E57FC47" w:rsidR="00F255E3">
              <w:rPr>
                <w:rFonts w:ascii="Acumin Pro Condensed Medium" w:hAnsi="Acumin Pro Condensed Medium"/>
                <w:color w:val="002D72"/>
                <w:sz w:val="20"/>
                <w:szCs w:val="20"/>
              </w:rPr>
              <w:t>9</w:t>
            </w:r>
            <w:r w:rsidRPr="7E57FC47" w:rsidR="008360A4">
              <w:rPr>
                <w:rFonts w:ascii="Acumin Pro Condensed Medium" w:hAnsi="Acumin Pro Condensed Medium"/>
                <w:color w:val="002D72"/>
                <w:sz w:val="20"/>
                <w:szCs w:val="20"/>
              </w:rPr>
              <w:t>8</w:t>
            </w:r>
            <w:r w:rsidRPr="7E57FC47" w:rsidR="60017CBE">
              <w:rPr>
                <w:rFonts w:ascii="Acumin Pro Condensed Medium" w:hAnsi="Acumin Pro Condensed Medium"/>
                <w:color w:val="002D72"/>
                <w:sz w:val="20"/>
                <w:szCs w:val="20"/>
              </w:rPr>
              <w:t>6</w:t>
            </w:r>
            <w:r w:rsidRPr="7E57FC47" w:rsidR="008360A4">
              <w:rPr>
                <w:rFonts w:ascii="Acumin Pro Condensed Medium" w:hAnsi="Acumin Pro Condensed Medium"/>
                <w:color w:val="002D72"/>
                <w:sz w:val="20"/>
                <w:szCs w:val="20"/>
              </w:rPr>
              <w:t>,</w:t>
            </w:r>
            <w:r w:rsidRPr="7E57FC47" w:rsidR="60017CBE">
              <w:rPr>
                <w:rFonts w:ascii="Acumin Pro Condensed Medium" w:hAnsi="Acumin Pro Condensed Medium"/>
                <w:color w:val="002D72"/>
                <w:sz w:val="20"/>
                <w:szCs w:val="20"/>
              </w:rPr>
              <w:t>19</w:t>
            </w:r>
            <w:r w:rsidRPr="7E57FC47" w:rsidR="7A0B3CEB">
              <w:rPr>
                <w:rFonts w:ascii="Acumin Pro Condensed Medium" w:hAnsi="Acumin Pro Condensed Medium"/>
                <w:color w:val="002D72"/>
                <w:sz w:val="20"/>
                <w:szCs w:val="20"/>
              </w:rPr>
              <w:t>2</w:t>
            </w:r>
          </w:p>
        </w:tc>
      </w:tr>
      <w:tr w:rsidRPr="00F956B3" w:rsidR="002840DE" w:rsidTr="7E57FC47" w14:paraId="278D786E" w14:textId="77777777">
        <w:trPr>
          <w:trHeight w:val="195"/>
        </w:trPr>
        <w:tc>
          <w:tcPr>
            <w:tcW w:w="5025" w:type="dxa"/>
            <w:shd w:val="clear" w:color="auto" w:fill="F2F2F2" w:themeFill="background1" w:themeFillShade="F2"/>
          </w:tcPr>
          <w:p w:rsidRPr="0090549D" w:rsidR="002840DE" w:rsidP="00365CD0" w:rsidRDefault="002840DE" w14:paraId="1EA4FB09" w14:textId="22FA79E7">
            <w:pPr>
              <w:pStyle w:val="TableParagraph"/>
              <w:jc w:val="both"/>
              <w:rPr>
                <w:rFonts w:ascii="Acumin Pro Condensed Medium" w:hAnsi="Acumin Pro Condensed Medium"/>
                <w:color w:val="002D72"/>
                <w:sz w:val="20"/>
                <w:szCs w:val="20"/>
              </w:rPr>
            </w:pPr>
            <w:r w:rsidRPr="0090549D">
              <w:rPr>
                <w:rFonts w:ascii="Acumin Pro Condensed Medium" w:hAnsi="Acumin Pro Condensed Medium"/>
                <w:color w:val="002D72"/>
                <w:sz w:val="20"/>
                <w:szCs w:val="20"/>
              </w:rPr>
              <w:t>Indirect Costs Applied on Activities 28</w:t>
            </w:r>
            <w:r w:rsidRPr="0090549D" w:rsidR="00220C0B">
              <w:rPr>
                <w:rFonts w:ascii="Acumin Pro Condensed Medium" w:hAnsi="Acumin Pro Condensed Medium"/>
                <w:color w:val="002D72"/>
                <w:sz w:val="20"/>
                <w:szCs w:val="20"/>
              </w:rPr>
              <w:t>.</w:t>
            </w:r>
            <w:r w:rsidRPr="0090549D" w:rsidR="00F31F9A">
              <w:rPr>
                <w:rFonts w:ascii="Acumin Pro Condensed Medium" w:hAnsi="Acumin Pro Condensed Medium"/>
                <w:color w:val="002D72"/>
                <w:sz w:val="20"/>
                <w:szCs w:val="20"/>
              </w:rPr>
              <w:t>28</w:t>
            </w:r>
            <w:r w:rsidRPr="0090549D">
              <w:rPr>
                <w:rFonts w:ascii="Acumin Pro Condensed Medium" w:hAnsi="Acumin Pro Condensed Medium"/>
                <w:color w:val="002D72"/>
                <w:sz w:val="20"/>
                <w:szCs w:val="20"/>
              </w:rPr>
              <w:t>%</w:t>
            </w:r>
          </w:p>
        </w:tc>
        <w:tc>
          <w:tcPr>
            <w:tcW w:w="1280" w:type="dxa"/>
            <w:shd w:val="clear" w:color="auto" w:fill="F2F2F2" w:themeFill="background1" w:themeFillShade="F2"/>
          </w:tcPr>
          <w:p w:rsidRPr="0090549D" w:rsidR="002840DE" w:rsidP="00365CD0" w:rsidRDefault="002840DE" w14:paraId="3A3F402B" w14:textId="30A00F93">
            <w:pPr>
              <w:pStyle w:val="TableParagraph"/>
              <w:jc w:val="both"/>
              <w:rPr>
                <w:rFonts w:ascii="Acumin Pro Condensed Medium" w:hAnsi="Acumin Pro Condensed Medium"/>
                <w:color w:val="002D72"/>
                <w:sz w:val="20"/>
                <w:szCs w:val="20"/>
              </w:rPr>
            </w:pPr>
            <w:r w:rsidRPr="0090549D">
              <w:rPr>
                <w:rFonts w:ascii="Acumin Pro Condensed Medium" w:hAnsi="Acumin Pro Condensed Medium"/>
                <w:color w:val="002D72"/>
                <w:sz w:val="20"/>
                <w:szCs w:val="20"/>
              </w:rPr>
              <w:t>$</w:t>
            </w:r>
            <w:r w:rsidRPr="0090549D" w:rsidR="00CC52DC">
              <w:rPr>
                <w:rFonts w:ascii="Acumin Pro Condensed Medium" w:hAnsi="Acumin Pro Condensed Medium"/>
                <w:color w:val="002D72"/>
                <w:sz w:val="20"/>
                <w:szCs w:val="20"/>
              </w:rPr>
              <w:t>2,</w:t>
            </w:r>
            <w:r w:rsidR="00A65495">
              <w:rPr>
                <w:rFonts w:ascii="Acumin Pro Condensed Medium" w:hAnsi="Acumin Pro Condensed Medium"/>
                <w:color w:val="002D72"/>
                <w:sz w:val="20"/>
                <w:szCs w:val="20"/>
              </w:rPr>
              <w:t>4</w:t>
            </w:r>
            <w:r w:rsidR="00997F06">
              <w:rPr>
                <w:rFonts w:ascii="Acumin Pro Condensed Medium" w:hAnsi="Acumin Pro Condensed Medium"/>
                <w:color w:val="002D72"/>
                <w:sz w:val="20"/>
                <w:szCs w:val="20"/>
              </w:rPr>
              <w:t>1</w:t>
            </w:r>
            <w:r w:rsidR="00A65495">
              <w:rPr>
                <w:rFonts w:ascii="Acumin Pro Condensed Medium" w:hAnsi="Acumin Pro Condensed Medium"/>
                <w:color w:val="002D72"/>
                <w:sz w:val="20"/>
                <w:szCs w:val="20"/>
              </w:rPr>
              <w:t>0</w:t>
            </w:r>
            <w:r w:rsidR="008360A4">
              <w:rPr>
                <w:rFonts w:ascii="Acumin Pro Condensed Medium" w:hAnsi="Acumin Pro Condensed Medium"/>
                <w:color w:val="002D72"/>
                <w:sz w:val="20"/>
                <w:szCs w:val="20"/>
              </w:rPr>
              <w:t>,</w:t>
            </w:r>
            <w:r w:rsidR="00997F06">
              <w:rPr>
                <w:rFonts w:ascii="Acumin Pro Condensed Medium" w:hAnsi="Acumin Pro Condensed Medium"/>
                <w:color w:val="002D72"/>
                <w:sz w:val="20"/>
                <w:szCs w:val="20"/>
              </w:rPr>
              <w:t>555</w:t>
            </w:r>
          </w:p>
        </w:tc>
      </w:tr>
      <w:tr w:rsidRPr="00F956B3" w:rsidR="002840DE" w:rsidTr="7E57FC47" w14:paraId="656F917A" w14:textId="77777777">
        <w:trPr>
          <w:trHeight w:val="193"/>
        </w:trPr>
        <w:tc>
          <w:tcPr>
            <w:tcW w:w="5025" w:type="dxa"/>
          </w:tcPr>
          <w:p w:rsidRPr="0090549D" w:rsidR="002840DE" w:rsidP="00365CD0" w:rsidRDefault="002840DE" w14:paraId="7951E062" w14:textId="77777777">
            <w:pPr>
              <w:pStyle w:val="TableParagraph"/>
              <w:jc w:val="both"/>
              <w:rPr>
                <w:rFonts w:ascii="Acumin Pro Condensed Medium" w:hAnsi="Acumin Pro Condensed Medium"/>
                <w:b/>
                <w:color w:val="002D72"/>
                <w:sz w:val="20"/>
                <w:szCs w:val="20"/>
              </w:rPr>
            </w:pPr>
            <w:r w:rsidRPr="0090549D">
              <w:rPr>
                <w:rFonts w:ascii="Acumin Pro Condensed Medium" w:hAnsi="Acumin Pro Condensed Medium"/>
                <w:b/>
                <w:color w:val="002D72"/>
                <w:sz w:val="20"/>
                <w:szCs w:val="20"/>
              </w:rPr>
              <w:t>Total Indirect Costs</w:t>
            </w:r>
          </w:p>
        </w:tc>
        <w:tc>
          <w:tcPr>
            <w:tcW w:w="1280" w:type="dxa"/>
          </w:tcPr>
          <w:p w:rsidRPr="0090549D" w:rsidR="002840DE" w:rsidP="7E57FC47" w:rsidRDefault="59BEE60D" w14:paraId="551A1A4B" w14:textId="661C31BD">
            <w:pPr>
              <w:pStyle w:val="TableParagraph"/>
              <w:jc w:val="both"/>
              <w:rPr>
                <w:rFonts w:ascii="Acumin Pro Condensed Medium" w:hAnsi="Acumin Pro Condensed Medium"/>
                <w:b/>
                <w:bCs/>
                <w:color w:val="002D72"/>
                <w:sz w:val="20"/>
                <w:szCs w:val="20"/>
              </w:rPr>
            </w:pPr>
            <w:r w:rsidRPr="7E57FC47">
              <w:rPr>
                <w:rFonts w:ascii="Acumin Pro Condensed Medium" w:hAnsi="Acumin Pro Condensed Medium"/>
                <w:b/>
                <w:bCs/>
                <w:color w:val="002D72"/>
                <w:sz w:val="20"/>
                <w:szCs w:val="20"/>
              </w:rPr>
              <w:t>$</w:t>
            </w:r>
            <w:r w:rsidRPr="7E57FC47" w:rsidR="10DE329C">
              <w:rPr>
                <w:rFonts w:ascii="Acumin Pro Condensed Medium" w:hAnsi="Acumin Pro Condensed Medium"/>
                <w:b/>
                <w:bCs/>
                <w:color w:val="002D72"/>
                <w:sz w:val="20"/>
                <w:szCs w:val="20"/>
              </w:rPr>
              <w:t>3,</w:t>
            </w:r>
            <w:r w:rsidRPr="7E57FC47" w:rsidR="7AF64FE1">
              <w:rPr>
                <w:rFonts w:ascii="Acumin Pro Condensed Medium" w:hAnsi="Acumin Pro Condensed Medium"/>
                <w:b/>
                <w:bCs/>
                <w:color w:val="002D72"/>
                <w:sz w:val="20"/>
                <w:szCs w:val="20"/>
              </w:rPr>
              <w:t>39</w:t>
            </w:r>
            <w:r w:rsidRPr="7E57FC47" w:rsidR="732F093D">
              <w:rPr>
                <w:rFonts w:ascii="Acumin Pro Condensed Medium" w:hAnsi="Acumin Pro Condensed Medium"/>
                <w:b/>
                <w:bCs/>
                <w:color w:val="002D72"/>
                <w:sz w:val="20"/>
                <w:szCs w:val="20"/>
              </w:rPr>
              <w:t>6</w:t>
            </w:r>
            <w:r w:rsidRPr="7E57FC47" w:rsidR="13873467">
              <w:rPr>
                <w:rFonts w:ascii="Acumin Pro Condensed Medium" w:hAnsi="Acumin Pro Condensed Medium"/>
                <w:b/>
                <w:bCs/>
                <w:color w:val="002D72"/>
                <w:sz w:val="20"/>
                <w:szCs w:val="20"/>
              </w:rPr>
              <w:t>,</w:t>
            </w:r>
            <w:r w:rsidRPr="7E57FC47" w:rsidR="732F093D">
              <w:rPr>
                <w:rFonts w:ascii="Acumin Pro Condensed Medium" w:hAnsi="Acumin Pro Condensed Medium"/>
                <w:b/>
                <w:bCs/>
                <w:color w:val="002D72"/>
                <w:sz w:val="20"/>
                <w:szCs w:val="20"/>
              </w:rPr>
              <w:t>74</w:t>
            </w:r>
            <w:r w:rsidRPr="7E57FC47" w:rsidR="2360F0C9">
              <w:rPr>
                <w:rFonts w:ascii="Acumin Pro Condensed Medium" w:hAnsi="Acumin Pro Condensed Medium"/>
                <w:b/>
                <w:bCs/>
                <w:color w:val="002D72"/>
                <w:sz w:val="20"/>
                <w:szCs w:val="20"/>
              </w:rPr>
              <w:t>7</w:t>
            </w:r>
          </w:p>
        </w:tc>
      </w:tr>
    </w:tbl>
    <w:p w:rsidRPr="00F956B3" w:rsidR="004F6806" w:rsidP="00365CD0" w:rsidRDefault="004F6806" w14:paraId="4B5ED873" w14:textId="77777777">
      <w:pPr>
        <w:tabs>
          <w:tab w:val="left" w:pos="4364"/>
        </w:tabs>
        <w:spacing w:before="92"/>
        <w:jc w:val="both"/>
        <w:rPr>
          <w:b/>
          <w:color w:val="D73614"/>
          <w:sz w:val="24"/>
          <w:szCs w:val="24"/>
          <w:highlight w:val="yellow"/>
        </w:rPr>
      </w:pPr>
    </w:p>
    <w:p w:rsidR="00904B4E" w:rsidP="00365CD0" w:rsidRDefault="00904B4E" w14:paraId="1F05A494" w14:textId="77777777">
      <w:pPr>
        <w:tabs>
          <w:tab w:val="left" w:pos="3780"/>
        </w:tabs>
        <w:jc w:val="both"/>
        <w:rPr>
          <w:b/>
          <w:color w:val="005440"/>
        </w:rPr>
      </w:pPr>
    </w:p>
    <w:p w:rsidR="00904B4E" w:rsidP="00365CD0" w:rsidRDefault="00904B4E" w14:paraId="0883BC5A" w14:textId="77777777">
      <w:pPr>
        <w:tabs>
          <w:tab w:val="left" w:pos="3780"/>
        </w:tabs>
        <w:jc w:val="both"/>
        <w:rPr>
          <w:b/>
          <w:color w:val="005440"/>
        </w:rPr>
      </w:pPr>
    </w:p>
    <w:p w:rsidRPr="00A02BC6" w:rsidR="009A259F" w:rsidP="00365CD0" w:rsidRDefault="00670B44" w14:paraId="4733B345" w14:textId="44F900AE">
      <w:pPr>
        <w:tabs>
          <w:tab w:val="left" w:pos="3780"/>
        </w:tabs>
        <w:jc w:val="both"/>
        <w:rPr>
          <w:b/>
          <w:color w:val="005440"/>
        </w:rPr>
      </w:pPr>
      <w:r w:rsidRPr="00A02BC6">
        <w:rPr>
          <w:b/>
          <w:color w:val="005440"/>
        </w:rPr>
        <w:t>Summary of M&amp;E Budget</w:t>
      </w:r>
      <w:r w:rsidRPr="00A02BC6">
        <w:rPr>
          <w:b/>
          <w:color w:val="005440"/>
        </w:rPr>
        <w:tab/>
      </w:r>
      <w:r w:rsidRPr="00A02BC6" w:rsidR="00CD6630">
        <w:rPr>
          <w:b/>
          <w:color w:val="005440"/>
        </w:rPr>
        <w:tab/>
      </w:r>
      <w:r w:rsidRPr="00A02BC6" w:rsidR="00CD6630">
        <w:rPr>
          <w:b/>
          <w:color w:val="005440"/>
        </w:rPr>
        <w:tab/>
      </w:r>
      <w:r w:rsidRPr="00A02BC6" w:rsidR="00372D4A">
        <w:rPr>
          <w:b/>
          <w:color w:val="005440"/>
        </w:rPr>
        <w:tab/>
      </w:r>
      <w:r w:rsidRPr="00A02BC6" w:rsidR="00495D15">
        <w:rPr>
          <w:b/>
          <w:color w:val="005440"/>
        </w:rPr>
        <w:tab/>
      </w:r>
      <w:r w:rsidRPr="00A02BC6" w:rsidR="004F6806">
        <w:rPr>
          <w:b/>
          <w:color w:val="005440"/>
        </w:rPr>
        <w:tab/>
      </w:r>
      <w:r w:rsidRPr="00A02BC6" w:rsidR="00B72D5C">
        <w:rPr>
          <w:b/>
          <w:color w:val="005440"/>
        </w:rPr>
        <w:t xml:space="preserve"> </w:t>
      </w:r>
      <w:r w:rsidRPr="00A02BC6">
        <w:rPr>
          <w:b/>
          <w:color w:val="005440"/>
        </w:rPr>
        <w:t>$</w:t>
      </w:r>
      <w:r w:rsidRPr="00A02BC6" w:rsidR="00EA148B">
        <w:rPr>
          <w:b/>
          <w:color w:val="005440"/>
        </w:rPr>
        <w:t>9</w:t>
      </w:r>
      <w:r w:rsidRPr="00A02BC6" w:rsidR="0039385A">
        <w:rPr>
          <w:b/>
          <w:color w:val="005440"/>
        </w:rPr>
        <w:t>65</w:t>
      </w:r>
      <w:r w:rsidRPr="00A02BC6" w:rsidR="00EA148B">
        <w:rPr>
          <w:b/>
          <w:color w:val="005440"/>
        </w:rPr>
        <w:t>,500</w:t>
      </w:r>
    </w:p>
    <w:tbl>
      <w:tblPr>
        <w:tblW w:w="5000" w:type="pct"/>
        <w:tblBorders>
          <w:top w:val="single" w:color="002D72" w:sz="8" w:space="0"/>
          <w:left w:val="single" w:color="002D72" w:sz="8" w:space="0"/>
          <w:bottom w:val="single" w:color="002D72" w:sz="8" w:space="0"/>
          <w:right w:val="single" w:color="002D72" w:sz="8" w:space="0"/>
          <w:insideH w:val="single" w:color="002D72" w:sz="8" w:space="0"/>
          <w:insideV w:val="single" w:color="002D72" w:sz="8" w:space="0"/>
        </w:tblBorders>
        <w:tblCellMar>
          <w:left w:w="0" w:type="dxa"/>
          <w:right w:w="0" w:type="dxa"/>
        </w:tblCellMar>
        <w:tblLook w:val="01E0" w:firstRow="1" w:lastRow="1" w:firstColumn="1" w:lastColumn="1" w:noHBand="0" w:noVBand="0"/>
      </w:tblPr>
      <w:tblGrid>
        <w:gridCol w:w="7730"/>
        <w:gridCol w:w="1610"/>
      </w:tblGrid>
      <w:tr w:rsidRPr="00B63701" w:rsidR="004C0412" w:rsidTr="0028691F" w14:paraId="29BEE02F" w14:textId="77777777">
        <w:trPr>
          <w:trHeight w:val="279"/>
        </w:trPr>
        <w:tc>
          <w:tcPr>
            <w:tcW w:w="5000" w:type="pct"/>
            <w:gridSpan w:val="2"/>
            <w:shd w:val="clear" w:color="auto" w:fill="D9D9D9" w:themeFill="background1" w:themeFillShade="D9"/>
          </w:tcPr>
          <w:p w:rsidRPr="00B63701" w:rsidR="004C0412" w:rsidP="00365CD0" w:rsidRDefault="004C0412" w14:paraId="5864AFF3" w14:textId="0804E783">
            <w:pPr>
              <w:pStyle w:val="TableParagraph"/>
              <w:jc w:val="both"/>
              <w:rPr>
                <w:rFonts w:ascii="Acumin Pro Condensed Medium" w:hAnsi="Acumin Pro Condensed Medium"/>
                <w:b/>
                <w:color w:val="002D72"/>
                <w:sz w:val="20"/>
                <w:szCs w:val="20"/>
              </w:rPr>
            </w:pPr>
            <w:r w:rsidRPr="00B63701">
              <w:rPr>
                <w:rFonts w:ascii="Acumin Pro Condensed Medium" w:hAnsi="Acumin Pro Condensed Medium"/>
                <w:b/>
                <w:color w:val="002D72"/>
                <w:sz w:val="20"/>
                <w:szCs w:val="20"/>
              </w:rPr>
              <w:t xml:space="preserve">Summary of </w:t>
            </w:r>
            <w:r w:rsidRPr="00B63701" w:rsidR="00677BA7">
              <w:rPr>
                <w:rFonts w:ascii="Acumin Pro Condensed Medium" w:hAnsi="Acumin Pro Condensed Medium"/>
                <w:b/>
                <w:color w:val="002D72"/>
                <w:sz w:val="20"/>
                <w:szCs w:val="20"/>
              </w:rPr>
              <w:t>M&amp;E Budget (Excluding M&amp;E Personnel &amp; Travel)</w:t>
            </w:r>
          </w:p>
        </w:tc>
      </w:tr>
      <w:tr w:rsidRPr="00B63701" w:rsidR="004C0412" w:rsidTr="0028691F" w14:paraId="03C2C7BA" w14:textId="77777777">
        <w:trPr>
          <w:trHeight w:val="164"/>
        </w:trPr>
        <w:tc>
          <w:tcPr>
            <w:tcW w:w="4138" w:type="pct"/>
          </w:tcPr>
          <w:p w:rsidRPr="00B63701" w:rsidR="004C0412" w:rsidP="00365CD0" w:rsidRDefault="00DA1C24" w14:paraId="1AAB3BED" w14:textId="54DEBE02">
            <w:pPr>
              <w:pStyle w:val="TableParagraph"/>
              <w:jc w:val="both"/>
              <w:rPr>
                <w:rFonts w:ascii="Acumin Pro Condensed Medium" w:hAnsi="Acumin Pro Condensed Medium"/>
                <w:color w:val="002D72"/>
                <w:sz w:val="20"/>
                <w:szCs w:val="20"/>
              </w:rPr>
            </w:pPr>
            <w:r w:rsidRPr="00B63701">
              <w:rPr>
                <w:rFonts w:ascii="Acumin Pro Condensed Medium" w:hAnsi="Acumin Pro Condensed Medium"/>
                <w:color w:val="002D72"/>
                <w:sz w:val="20"/>
                <w:szCs w:val="20"/>
              </w:rPr>
              <w:t xml:space="preserve">Evaluations (Baseline, Midterm, &amp; </w:t>
            </w:r>
            <w:r w:rsidRPr="00B63701" w:rsidR="00516163">
              <w:rPr>
                <w:rFonts w:ascii="Acumin Pro Condensed Medium" w:hAnsi="Acumin Pro Condensed Medium"/>
                <w:color w:val="002D72"/>
                <w:sz w:val="20"/>
                <w:szCs w:val="20"/>
              </w:rPr>
              <w:t>Final</w:t>
            </w:r>
            <w:r w:rsidRPr="00B63701">
              <w:rPr>
                <w:rFonts w:ascii="Acumin Pro Condensed Medium" w:hAnsi="Acumin Pro Condensed Medium"/>
                <w:color w:val="002D72"/>
                <w:sz w:val="20"/>
                <w:szCs w:val="20"/>
              </w:rPr>
              <w:t>)</w:t>
            </w:r>
          </w:p>
        </w:tc>
        <w:tc>
          <w:tcPr>
            <w:tcW w:w="862" w:type="pct"/>
          </w:tcPr>
          <w:p w:rsidRPr="00B63701" w:rsidR="004C0412" w:rsidP="00365CD0" w:rsidRDefault="00DA1C24" w14:paraId="3626A633" w14:textId="7BD23EF1">
            <w:pPr>
              <w:pStyle w:val="TableParagraph"/>
              <w:jc w:val="both"/>
              <w:rPr>
                <w:rFonts w:ascii="Acumin Pro Condensed Medium" w:hAnsi="Acumin Pro Condensed Medium"/>
                <w:color w:val="002D72"/>
                <w:sz w:val="20"/>
                <w:szCs w:val="20"/>
              </w:rPr>
            </w:pPr>
            <w:r w:rsidRPr="00B63701">
              <w:rPr>
                <w:rFonts w:ascii="Acumin Pro Condensed Medium" w:hAnsi="Acumin Pro Condensed Medium"/>
                <w:color w:val="002D72"/>
                <w:sz w:val="20"/>
                <w:szCs w:val="20"/>
              </w:rPr>
              <w:t>$</w:t>
            </w:r>
            <w:r w:rsidRPr="00B63701" w:rsidR="00460076">
              <w:rPr>
                <w:rFonts w:ascii="Acumin Pro Condensed Medium" w:hAnsi="Acumin Pro Condensed Medium"/>
                <w:color w:val="002D72"/>
                <w:sz w:val="20"/>
                <w:szCs w:val="20"/>
              </w:rPr>
              <w:t>485,000</w:t>
            </w:r>
          </w:p>
        </w:tc>
      </w:tr>
      <w:tr w:rsidRPr="00B63701" w:rsidR="00460076" w:rsidTr="0028691F" w14:paraId="7A7F953F" w14:textId="77777777">
        <w:trPr>
          <w:trHeight w:val="164"/>
        </w:trPr>
        <w:tc>
          <w:tcPr>
            <w:tcW w:w="4138" w:type="pct"/>
            <w:shd w:val="clear" w:color="auto" w:fill="F2F2F2" w:themeFill="background1" w:themeFillShade="F2"/>
          </w:tcPr>
          <w:p w:rsidRPr="00B63701" w:rsidR="00460076" w:rsidP="00365CD0" w:rsidRDefault="00460076" w14:paraId="495DBFC0" w14:textId="6369DAC5">
            <w:pPr>
              <w:pStyle w:val="TableParagraph"/>
              <w:jc w:val="both"/>
              <w:rPr>
                <w:rFonts w:ascii="Acumin Pro Condensed Medium" w:hAnsi="Acumin Pro Condensed Medium"/>
                <w:color w:val="002D72"/>
                <w:sz w:val="20"/>
                <w:szCs w:val="20"/>
              </w:rPr>
            </w:pPr>
            <w:r w:rsidRPr="00B63701">
              <w:rPr>
                <w:rFonts w:ascii="Acumin Pro Condensed Medium" w:hAnsi="Acumin Pro Condensed Medium"/>
                <w:color w:val="002D72"/>
                <w:sz w:val="20"/>
                <w:szCs w:val="20"/>
              </w:rPr>
              <w:t>Impact Evaluation</w:t>
            </w:r>
          </w:p>
        </w:tc>
        <w:tc>
          <w:tcPr>
            <w:tcW w:w="862" w:type="pct"/>
            <w:shd w:val="clear" w:color="auto" w:fill="F2F2F2" w:themeFill="background1" w:themeFillShade="F2"/>
          </w:tcPr>
          <w:p w:rsidRPr="00B63701" w:rsidR="00460076" w:rsidP="00365CD0" w:rsidRDefault="00460076" w14:paraId="2C921014" w14:textId="3939113C">
            <w:pPr>
              <w:pStyle w:val="TableParagraph"/>
              <w:jc w:val="both"/>
              <w:rPr>
                <w:rFonts w:ascii="Acumin Pro Condensed Medium" w:hAnsi="Acumin Pro Condensed Medium"/>
                <w:color w:val="002D72"/>
                <w:sz w:val="20"/>
                <w:szCs w:val="20"/>
              </w:rPr>
            </w:pPr>
            <w:r w:rsidRPr="00B63701">
              <w:rPr>
                <w:rFonts w:ascii="Acumin Pro Condensed Medium" w:hAnsi="Acumin Pro Condensed Medium"/>
                <w:color w:val="002D72"/>
                <w:sz w:val="20"/>
                <w:szCs w:val="20"/>
              </w:rPr>
              <w:t>$</w:t>
            </w:r>
            <w:r w:rsidRPr="00B63701" w:rsidR="00A6678F">
              <w:rPr>
                <w:rFonts w:ascii="Acumin Pro Condensed Medium" w:hAnsi="Acumin Pro Condensed Medium"/>
                <w:color w:val="002D72"/>
                <w:sz w:val="20"/>
                <w:szCs w:val="20"/>
              </w:rPr>
              <w:t>200,000</w:t>
            </w:r>
          </w:p>
        </w:tc>
      </w:tr>
      <w:tr w:rsidRPr="00B63701" w:rsidR="00CD6630" w:rsidTr="0028691F" w14:paraId="05919340" w14:textId="77777777">
        <w:trPr>
          <w:trHeight w:val="163"/>
        </w:trPr>
        <w:tc>
          <w:tcPr>
            <w:tcW w:w="4138" w:type="pct"/>
          </w:tcPr>
          <w:p w:rsidRPr="00B63701" w:rsidR="00CD6630" w:rsidP="00365CD0" w:rsidRDefault="00516163" w14:paraId="4007B66C" w14:textId="212D8E16">
            <w:pPr>
              <w:pStyle w:val="TableParagraph"/>
              <w:jc w:val="both"/>
              <w:rPr>
                <w:rFonts w:ascii="Acumin Pro Condensed Medium" w:hAnsi="Acumin Pro Condensed Medium"/>
                <w:color w:val="002D72"/>
                <w:sz w:val="20"/>
                <w:szCs w:val="20"/>
              </w:rPr>
            </w:pPr>
            <w:r w:rsidRPr="00B63701">
              <w:rPr>
                <w:rFonts w:ascii="Acumin Pro Condensed Medium" w:hAnsi="Acumin Pro Condensed Medium"/>
                <w:color w:val="002D72"/>
                <w:sz w:val="20"/>
                <w:szCs w:val="20"/>
              </w:rPr>
              <w:t>Special Study</w:t>
            </w:r>
          </w:p>
        </w:tc>
        <w:tc>
          <w:tcPr>
            <w:tcW w:w="862" w:type="pct"/>
          </w:tcPr>
          <w:p w:rsidRPr="00B63701" w:rsidR="00CD6630" w:rsidP="00365CD0" w:rsidRDefault="00A01413" w14:paraId="02EE286D" w14:textId="45200003">
            <w:pPr>
              <w:pStyle w:val="TableParagraph"/>
              <w:jc w:val="both"/>
              <w:rPr>
                <w:rFonts w:ascii="Acumin Pro Condensed Medium" w:hAnsi="Acumin Pro Condensed Medium"/>
                <w:color w:val="002D72"/>
                <w:sz w:val="20"/>
                <w:szCs w:val="20"/>
              </w:rPr>
            </w:pPr>
            <w:r w:rsidRPr="00B63701">
              <w:rPr>
                <w:rFonts w:ascii="Acumin Pro Condensed Medium" w:hAnsi="Acumin Pro Condensed Medium"/>
                <w:color w:val="002D72"/>
                <w:sz w:val="20"/>
                <w:szCs w:val="20"/>
              </w:rPr>
              <w:t>$</w:t>
            </w:r>
            <w:r w:rsidRPr="00B63701" w:rsidR="00516163">
              <w:rPr>
                <w:rFonts w:ascii="Acumin Pro Condensed Medium" w:hAnsi="Acumin Pro Condensed Medium"/>
                <w:color w:val="002D72"/>
                <w:sz w:val="20"/>
                <w:szCs w:val="20"/>
              </w:rPr>
              <w:t>20</w:t>
            </w:r>
            <w:r w:rsidRPr="00B63701" w:rsidR="00FA0F2A">
              <w:rPr>
                <w:rFonts w:ascii="Acumin Pro Condensed Medium" w:hAnsi="Acumin Pro Condensed Medium"/>
                <w:color w:val="002D72"/>
                <w:sz w:val="20"/>
                <w:szCs w:val="20"/>
              </w:rPr>
              <w:t>0,000</w:t>
            </w:r>
          </w:p>
        </w:tc>
      </w:tr>
      <w:tr w:rsidRPr="00B63701" w:rsidR="00DA1C24" w:rsidTr="0028691F" w14:paraId="3C7B107C" w14:textId="77777777">
        <w:trPr>
          <w:trHeight w:val="163"/>
        </w:trPr>
        <w:tc>
          <w:tcPr>
            <w:tcW w:w="4138" w:type="pct"/>
            <w:shd w:val="clear" w:color="auto" w:fill="F2F2F2" w:themeFill="background1" w:themeFillShade="F2"/>
          </w:tcPr>
          <w:p w:rsidRPr="00B63701" w:rsidR="00DA1C24" w:rsidP="00365CD0" w:rsidRDefault="00207A94" w14:paraId="47516F15" w14:textId="3C8AC090">
            <w:pPr>
              <w:pStyle w:val="TableParagraph"/>
              <w:jc w:val="both"/>
              <w:rPr>
                <w:rFonts w:ascii="Acumin Pro Condensed Medium" w:hAnsi="Acumin Pro Condensed Medium"/>
                <w:color w:val="002D72"/>
                <w:sz w:val="20"/>
                <w:szCs w:val="20"/>
              </w:rPr>
            </w:pPr>
            <w:r w:rsidRPr="00B63701">
              <w:rPr>
                <w:rFonts w:ascii="Acumin Pro Condensed Medium" w:hAnsi="Acumin Pro Condensed Medium"/>
                <w:color w:val="002D72"/>
                <w:sz w:val="20"/>
                <w:szCs w:val="20"/>
              </w:rPr>
              <w:t xml:space="preserve">Monitoring Guidelines </w:t>
            </w:r>
            <w:r w:rsidRPr="00B63701" w:rsidR="0098411A">
              <w:rPr>
                <w:rFonts w:ascii="Acumin Pro Condensed Medium" w:hAnsi="Acumin Pro Condensed Medium"/>
                <w:color w:val="002D72"/>
                <w:sz w:val="20"/>
                <w:szCs w:val="20"/>
              </w:rPr>
              <w:t>Creation, Translation &amp; Printing</w:t>
            </w:r>
          </w:p>
        </w:tc>
        <w:tc>
          <w:tcPr>
            <w:tcW w:w="862" w:type="pct"/>
            <w:shd w:val="clear" w:color="auto" w:fill="F2F2F2" w:themeFill="background1" w:themeFillShade="F2"/>
          </w:tcPr>
          <w:p w:rsidRPr="00B63701" w:rsidR="00DA1C24" w:rsidP="00365CD0" w:rsidRDefault="00207A94" w14:paraId="1A1F43DC" w14:textId="3B36DC11">
            <w:pPr>
              <w:pStyle w:val="TableParagraph"/>
              <w:jc w:val="both"/>
              <w:rPr>
                <w:rFonts w:ascii="Acumin Pro Condensed Medium" w:hAnsi="Acumin Pro Condensed Medium"/>
                <w:color w:val="002D72"/>
                <w:sz w:val="20"/>
                <w:szCs w:val="20"/>
              </w:rPr>
            </w:pPr>
            <w:r w:rsidRPr="00B63701">
              <w:rPr>
                <w:rFonts w:ascii="Acumin Pro Condensed Medium" w:hAnsi="Acumin Pro Condensed Medium"/>
                <w:color w:val="002D72"/>
                <w:sz w:val="20"/>
                <w:szCs w:val="20"/>
              </w:rPr>
              <w:t>$1</w:t>
            </w:r>
            <w:r w:rsidRPr="00B63701" w:rsidR="00126063">
              <w:rPr>
                <w:rFonts w:ascii="Acumin Pro Condensed Medium" w:hAnsi="Acumin Pro Condensed Medium"/>
                <w:color w:val="002D72"/>
                <w:sz w:val="20"/>
                <w:szCs w:val="20"/>
              </w:rPr>
              <w:t>0</w:t>
            </w:r>
            <w:r w:rsidRPr="00B63701">
              <w:rPr>
                <w:rFonts w:ascii="Acumin Pro Condensed Medium" w:hAnsi="Acumin Pro Condensed Medium"/>
                <w:color w:val="002D72"/>
                <w:sz w:val="20"/>
                <w:szCs w:val="20"/>
              </w:rPr>
              <w:t>,000</w:t>
            </w:r>
          </w:p>
        </w:tc>
      </w:tr>
      <w:tr w:rsidRPr="00B63701" w:rsidR="00DA1C24" w:rsidTr="0028691F" w14:paraId="6BEEEBEC" w14:textId="77777777">
        <w:trPr>
          <w:trHeight w:val="163"/>
        </w:trPr>
        <w:tc>
          <w:tcPr>
            <w:tcW w:w="4138" w:type="pct"/>
          </w:tcPr>
          <w:p w:rsidRPr="00B63701" w:rsidR="00DA1C24" w:rsidP="00365CD0" w:rsidRDefault="00983A3A" w14:paraId="3F22A25C" w14:textId="5B72196B">
            <w:pPr>
              <w:pStyle w:val="TableParagraph"/>
              <w:jc w:val="both"/>
              <w:rPr>
                <w:rFonts w:ascii="Acumin Pro Condensed Medium" w:hAnsi="Acumin Pro Condensed Medium"/>
                <w:color w:val="002D72"/>
                <w:sz w:val="20"/>
                <w:szCs w:val="20"/>
              </w:rPr>
            </w:pPr>
            <w:r w:rsidRPr="00B63701">
              <w:rPr>
                <w:rFonts w:ascii="Acumin Pro Condensed Medium" w:hAnsi="Acumin Pro Condensed Medium"/>
                <w:color w:val="002D72"/>
                <w:sz w:val="20"/>
                <w:szCs w:val="20"/>
              </w:rPr>
              <w:t>M</w:t>
            </w:r>
            <w:r w:rsidRPr="00B63701" w:rsidR="00126063">
              <w:rPr>
                <w:rFonts w:ascii="Acumin Pro Condensed Medium" w:hAnsi="Acumin Pro Condensed Medium"/>
                <w:color w:val="002D72"/>
                <w:sz w:val="20"/>
                <w:szCs w:val="20"/>
              </w:rPr>
              <w:t>onitoring Guidelines Revision, Translation &amp; Printing</w:t>
            </w:r>
          </w:p>
        </w:tc>
        <w:tc>
          <w:tcPr>
            <w:tcW w:w="862" w:type="pct"/>
          </w:tcPr>
          <w:p w:rsidRPr="00B63701" w:rsidR="00DA1C24" w:rsidP="00365CD0" w:rsidRDefault="00546208" w14:paraId="2EBB8BCC" w14:textId="43113E74">
            <w:pPr>
              <w:pStyle w:val="TableParagraph"/>
              <w:jc w:val="both"/>
              <w:rPr>
                <w:rFonts w:ascii="Acumin Pro Condensed Medium" w:hAnsi="Acumin Pro Condensed Medium"/>
                <w:color w:val="002D72"/>
                <w:sz w:val="20"/>
                <w:szCs w:val="20"/>
              </w:rPr>
            </w:pPr>
            <w:r w:rsidRPr="00B63701">
              <w:rPr>
                <w:rFonts w:ascii="Acumin Pro Condensed Medium" w:hAnsi="Acumin Pro Condensed Medium"/>
                <w:color w:val="002D72"/>
                <w:sz w:val="20"/>
                <w:szCs w:val="20"/>
              </w:rPr>
              <w:t>$</w:t>
            </w:r>
            <w:r w:rsidRPr="00B63701" w:rsidR="00126063">
              <w:rPr>
                <w:rFonts w:ascii="Acumin Pro Condensed Medium" w:hAnsi="Acumin Pro Condensed Medium"/>
                <w:color w:val="002D72"/>
                <w:sz w:val="20"/>
                <w:szCs w:val="20"/>
              </w:rPr>
              <w:t>8</w:t>
            </w:r>
            <w:r w:rsidRPr="00B63701">
              <w:rPr>
                <w:rFonts w:ascii="Acumin Pro Condensed Medium" w:hAnsi="Acumin Pro Condensed Medium"/>
                <w:color w:val="002D72"/>
                <w:sz w:val="20"/>
                <w:szCs w:val="20"/>
              </w:rPr>
              <w:t>,000</w:t>
            </w:r>
          </w:p>
        </w:tc>
      </w:tr>
      <w:tr w:rsidRPr="00B63701" w:rsidR="00DF69A9" w:rsidTr="0028691F" w14:paraId="7F8BF2AA" w14:textId="77777777">
        <w:trPr>
          <w:trHeight w:val="163"/>
        </w:trPr>
        <w:tc>
          <w:tcPr>
            <w:tcW w:w="4138" w:type="pct"/>
            <w:shd w:val="clear" w:color="auto" w:fill="F2F2F2" w:themeFill="background1" w:themeFillShade="F2"/>
          </w:tcPr>
          <w:p w:rsidRPr="00B63701" w:rsidR="00DF69A9" w:rsidP="00365CD0" w:rsidRDefault="00C61DE9" w14:paraId="29880528" w14:textId="1C63D85B">
            <w:pPr>
              <w:pStyle w:val="TableParagraph"/>
              <w:jc w:val="both"/>
              <w:rPr>
                <w:rFonts w:ascii="Acumin Pro Condensed Medium" w:hAnsi="Acumin Pro Condensed Medium"/>
                <w:color w:val="002D72"/>
                <w:sz w:val="20"/>
                <w:szCs w:val="20"/>
              </w:rPr>
            </w:pPr>
            <w:r w:rsidRPr="00B63701">
              <w:rPr>
                <w:rFonts w:ascii="Acumin Pro Condensed Medium" w:hAnsi="Acumin Pro Condensed Medium"/>
                <w:color w:val="002D72"/>
                <w:sz w:val="20"/>
                <w:szCs w:val="20"/>
              </w:rPr>
              <w:t>M</w:t>
            </w:r>
            <w:r w:rsidRPr="00B63701" w:rsidR="0098411A">
              <w:rPr>
                <w:rFonts w:ascii="Acumin Pro Condensed Medium" w:hAnsi="Acumin Pro Condensed Medium"/>
                <w:color w:val="002D72"/>
                <w:sz w:val="20"/>
                <w:szCs w:val="20"/>
              </w:rPr>
              <w:t>onitoring Guidelines Staff Training on Indicators and Data Collection/Analysis</w:t>
            </w:r>
          </w:p>
        </w:tc>
        <w:tc>
          <w:tcPr>
            <w:tcW w:w="862" w:type="pct"/>
            <w:shd w:val="clear" w:color="auto" w:fill="F2F2F2" w:themeFill="background1" w:themeFillShade="F2"/>
          </w:tcPr>
          <w:p w:rsidRPr="00B63701" w:rsidR="00DF69A9" w:rsidP="00365CD0" w:rsidRDefault="00C61DE9" w14:paraId="623AA9AB" w14:textId="37E3C7A5">
            <w:pPr>
              <w:pStyle w:val="TableParagraph"/>
              <w:jc w:val="both"/>
              <w:rPr>
                <w:rFonts w:ascii="Acumin Pro Condensed Medium" w:hAnsi="Acumin Pro Condensed Medium"/>
                <w:color w:val="002D72"/>
                <w:sz w:val="20"/>
                <w:szCs w:val="20"/>
              </w:rPr>
            </w:pPr>
            <w:r w:rsidRPr="00B63701">
              <w:rPr>
                <w:rFonts w:ascii="Acumin Pro Condensed Medium" w:hAnsi="Acumin Pro Condensed Medium"/>
                <w:color w:val="002D72"/>
                <w:sz w:val="20"/>
                <w:szCs w:val="20"/>
              </w:rPr>
              <w:t>$</w:t>
            </w:r>
            <w:r w:rsidRPr="00B63701" w:rsidR="0098411A">
              <w:rPr>
                <w:rFonts w:ascii="Acumin Pro Condensed Medium" w:hAnsi="Acumin Pro Condensed Medium"/>
                <w:color w:val="002D72"/>
                <w:sz w:val="20"/>
                <w:szCs w:val="20"/>
              </w:rPr>
              <w:t>3</w:t>
            </w:r>
            <w:r w:rsidRPr="00B63701">
              <w:rPr>
                <w:rFonts w:ascii="Acumin Pro Condensed Medium" w:hAnsi="Acumin Pro Condensed Medium"/>
                <w:color w:val="002D72"/>
                <w:sz w:val="20"/>
                <w:szCs w:val="20"/>
              </w:rPr>
              <w:t>0,000</w:t>
            </w:r>
          </w:p>
        </w:tc>
      </w:tr>
      <w:tr w:rsidRPr="00B63701" w:rsidR="0098411A" w:rsidTr="0028691F" w14:paraId="24973292" w14:textId="77777777">
        <w:trPr>
          <w:trHeight w:val="163"/>
        </w:trPr>
        <w:tc>
          <w:tcPr>
            <w:tcW w:w="4138" w:type="pct"/>
          </w:tcPr>
          <w:p w:rsidRPr="00B63701" w:rsidR="0098411A" w:rsidP="00365CD0" w:rsidRDefault="0098411A" w14:paraId="00D49FE2" w14:textId="1ADEBD85">
            <w:pPr>
              <w:pStyle w:val="TableParagraph"/>
              <w:jc w:val="both"/>
              <w:rPr>
                <w:rFonts w:ascii="Acumin Pro Condensed Medium" w:hAnsi="Acumin Pro Condensed Medium"/>
                <w:color w:val="002D72"/>
                <w:sz w:val="20"/>
                <w:szCs w:val="20"/>
              </w:rPr>
            </w:pPr>
            <w:r w:rsidRPr="00B63701">
              <w:rPr>
                <w:rFonts w:ascii="Acumin Pro Condensed Medium" w:hAnsi="Acumin Pro Condensed Medium"/>
                <w:color w:val="002D72"/>
                <w:sz w:val="20"/>
                <w:szCs w:val="20"/>
              </w:rPr>
              <w:t xml:space="preserve">M&amp;E Database Platform </w:t>
            </w:r>
            <w:r w:rsidRPr="00B63701" w:rsidR="0085373D">
              <w:rPr>
                <w:rFonts w:ascii="Acumin Pro Condensed Medium" w:hAnsi="Acumin Pro Condensed Medium"/>
                <w:color w:val="002D72"/>
                <w:sz w:val="20"/>
                <w:szCs w:val="20"/>
              </w:rPr>
              <w:t>Subscription (includes training)</w:t>
            </w:r>
          </w:p>
        </w:tc>
        <w:tc>
          <w:tcPr>
            <w:tcW w:w="862" w:type="pct"/>
          </w:tcPr>
          <w:p w:rsidRPr="00B63701" w:rsidR="0098411A" w:rsidP="00365CD0" w:rsidRDefault="0085373D" w14:paraId="78064BCF" w14:textId="110DCA88">
            <w:pPr>
              <w:pStyle w:val="TableParagraph"/>
              <w:jc w:val="both"/>
              <w:rPr>
                <w:rFonts w:ascii="Acumin Pro Condensed Medium" w:hAnsi="Acumin Pro Condensed Medium"/>
                <w:color w:val="002D72"/>
                <w:sz w:val="20"/>
                <w:szCs w:val="20"/>
              </w:rPr>
            </w:pPr>
            <w:r w:rsidRPr="00B63701">
              <w:rPr>
                <w:rFonts w:ascii="Acumin Pro Condensed Medium" w:hAnsi="Acumin Pro Condensed Medium"/>
                <w:color w:val="002D72"/>
                <w:sz w:val="20"/>
                <w:szCs w:val="20"/>
              </w:rPr>
              <w:t>$32,500</w:t>
            </w:r>
          </w:p>
        </w:tc>
      </w:tr>
      <w:tr w:rsidRPr="00B63701" w:rsidR="00154867" w:rsidTr="0028691F" w14:paraId="15B4D3DB" w14:textId="77777777">
        <w:trPr>
          <w:trHeight w:val="163"/>
        </w:trPr>
        <w:tc>
          <w:tcPr>
            <w:tcW w:w="4138" w:type="pct"/>
            <w:shd w:val="clear" w:color="auto" w:fill="F2F2F2" w:themeFill="background1" w:themeFillShade="F2"/>
          </w:tcPr>
          <w:p w:rsidRPr="00B63701" w:rsidR="00DA1C24" w:rsidP="00365CD0" w:rsidRDefault="00546208" w14:paraId="0262D091" w14:textId="7DF84132">
            <w:pPr>
              <w:pStyle w:val="TableParagraph"/>
              <w:jc w:val="both"/>
              <w:rPr>
                <w:rFonts w:ascii="Acumin Pro Condensed Medium" w:hAnsi="Acumin Pro Condensed Medium"/>
                <w:b/>
                <w:color w:val="002D72"/>
                <w:sz w:val="20"/>
                <w:szCs w:val="20"/>
              </w:rPr>
            </w:pPr>
            <w:r w:rsidRPr="00B63701">
              <w:rPr>
                <w:rFonts w:ascii="Acumin Pro Condensed Medium" w:hAnsi="Acumin Pro Condensed Medium"/>
                <w:b/>
                <w:color w:val="002D72"/>
                <w:sz w:val="20"/>
                <w:szCs w:val="20"/>
              </w:rPr>
              <w:t>Total M&amp;E Budget</w:t>
            </w:r>
          </w:p>
        </w:tc>
        <w:tc>
          <w:tcPr>
            <w:tcW w:w="862" w:type="pct"/>
            <w:shd w:val="clear" w:color="auto" w:fill="F2F2F2" w:themeFill="background1" w:themeFillShade="F2"/>
          </w:tcPr>
          <w:p w:rsidRPr="00B63701" w:rsidR="00DA1C24" w:rsidP="00365CD0" w:rsidRDefault="00546208" w14:paraId="23E7FBD5" w14:textId="36A6D4F6">
            <w:pPr>
              <w:pStyle w:val="TableParagraph"/>
              <w:jc w:val="both"/>
              <w:rPr>
                <w:rFonts w:ascii="Acumin Pro Condensed Medium" w:hAnsi="Acumin Pro Condensed Medium"/>
                <w:b/>
                <w:color w:val="002D72"/>
                <w:sz w:val="20"/>
                <w:szCs w:val="20"/>
              </w:rPr>
            </w:pPr>
            <w:r w:rsidRPr="00B63701">
              <w:rPr>
                <w:rFonts w:ascii="Acumin Pro Condensed Medium" w:hAnsi="Acumin Pro Condensed Medium"/>
                <w:b/>
                <w:color w:val="002D72"/>
                <w:sz w:val="20"/>
                <w:szCs w:val="20"/>
              </w:rPr>
              <w:t>$</w:t>
            </w:r>
            <w:r w:rsidRPr="00B63701" w:rsidR="0085373D">
              <w:rPr>
                <w:rFonts w:ascii="Acumin Pro Condensed Medium" w:hAnsi="Acumin Pro Condensed Medium"/>
                <w:b/>
                <w:color w:val="002D72"/>
                <w:sz w:val="20"/>
                <w:szCs w:val="20"/>
              </w:rPr>
              <w:t>9</w:t>
            </w:r>
            <w:r w:rsidRPr="00B63701" w:rsidR="00A6678F">
              <w:rPr>
                <w:rFonts w:ascii="Acumin Pro Condensed Medium" w:hAnsi="Acumin Pro Condensed Medium"/>
                <w:b/>
                <w:color w:val="002D72"/>
                <w:sz w:val="20"/>
                <w:szCs w:val="20"/>
              </w:rPr>
              <w:t>65</w:t>
            </w:r>
            <w:r w:rsidRPr="00B63701" w:rsidR="0085373D">
              <w:rPr>
                <w:rFonts w:ascii="Acumin Pro Condensed Medium" w:hAnsi="Acumin Pro Condensed Medium"/>
                <w:b/>
                <w:color w:val="002D72"/>
                <w:sz w:val="20"/>
                <w:szCs w:val="20"/>
              </w:rPr>
              <w:t>,500</w:t>
            </w:r>
          </w:p>
        </w:tc>
      </w:tr>
      <w:tr w:rsidRPr="00B63701" w:rsidR="00154867" w:rsidTr="0028691F" w14:paraId="71A25B43" w14:textId="77777777">
        <w:trPr>
          <w:trHeight w:val="161"/>
        </w:trPr>
        <w:tc>
          <w:tcPr>
            <w:tcW w:w="4138" w:type="pct"/>
          </w:tcPr>
          <w:p w:rsidRPr="00B63701" w:rsidR="00DA1C24" w:rsidP="00365CD0" w:rsidRDefault="00B13DC6" w14:paraId="4F6AF742" w14:textId="2F7888A8">
            <w:pPr>
              <w:pStyle w:val="TableParagraph"/>
              <w:jc w:val="both"/>
              <w:rPr>
                <w:rFonts w:ascii="Acumin Pro Condensed Medium" w:hAnsi="Acumin Pro Condensed Medium"/>
                <w:b/>
                <w:color w:val="002D72"/>
                <w:sz w:val="20"/>
                <w:szCs w:val="20"/>
              </w:rPr>
            </w:pPr>
            <w:r w:rsidRPr="00B63701">
              <w:rPr>
                <w:rFonts w:ascii="Acumin Pro Condensed Medium" w:hAnsi="Acumin Pro Condensed Medium"/>
                <w:b/>
                <w:color w:val="002D72"/>
                <w:sz w:val="20"/>
                <w:szCs w:val="20"/>
              </w:rPr>
              <w:t xml:space="preserve">Total </w:t>
            </w:r>
            <w:r w:rsidRPr="00B63701" w:rsidR="00F55B7E">
              <w:rPr>
                <w:rFonts w:ascii="Acumin Pro Condensed Medium" w:hAnsi="Acumin Pro Condensed Medium"/>
                <w:b/>
                <w:color w:val="002D72"/>
                <w:sz w:val="20"/>
                <w:szCs w:val="20"/>
              </w:rPr>
              <w:t xml:space="preserve">Budget </w:t>
            </w:r>
            <w:r w:rsidRPr="00B63701" w:rsidR="008D5C0C">
              <w:rPr>
                <w:rFonts w:ascii="Acumin Pro Condensed Medium" w:hAnsi="Acumin Pro Condensed Medium"/>
                <w:b/>
                <w:color w:val="002D72"/>
                <w:sz w:val="20"/>
                <w:szCs w:val="20"/>
              </w:rPr>
              <w:t xml:space="preserve">% </w:t>
            </w:r>
            <w:r w:rsidRPr="00B63701" w:rsidR="009301A1">
              <w:rPr>
                <w:rFonts w:ascii="Acumin Pro Condensed Medium" w:hAnsi="Acumin Pro Condensed Medium"/>
                <w:b/>
                <w:color w:val="002D72"/>
                <w:sz w:val="20"/>
                <w:szCs w:val="20"/>
              </w:rPr>
              <w:t>Dedicated to M&amp;E (Excluding Cost Share)</w:t>
            </w:r>
          </w:p>
        </w:tc>
        <w:tc>
          <w:tcPr>
            <w:tcW w:w="862" w:type="pct"/>
          </w:tcPr>
          <w:p w:rsidRPr="00B63701" w:rsidR="00DA1C24" w:rsidP="00365CD0" w:rsidRDefault="00071E33" w14:paraId="559C8B8C" w14:textId="57FAD071">
            <w:pPr>
              <w:pStyle w:val="TableParagraph"/>
              <w:jc w:val="both"/>
              <w:rPr>
                <w:rFonts w:ascii="Acumin Pro Condensed Medium" w:hAnsi="Acumin Pro Condensed Medium"/>
                <w:b/>
                <w:color w:val="002D72"/>
                <w:sz w:val="20"/>
                <w:szCs w:val="20"/>
              </w:rPr>
            </w:pPr>
            <w:r w:rsidRPr="00B63701">
              <w:rPr>
                <w:rFonts w:ascii="Acumin Pro Condensed Medium" w:hAnsi="Acumin Pro Condensed Medium"/>
                <w:b/>
                <w:color w:val="002D72"/>
                <w:sz w:val="20"/>
                <w:szCs w:val="20"/>
              </w:rPr>
              <w:t>6.</w:t>
            </w:r>
            <w:r w:rsidR="009967B1">
              <w:rPr>
                <w:rFonts w:ascii="Acumin Pro Condensed Medium" w:hAnsi="Acumin Pro Condensed Medium"/>
                <w:b/>
                <w:color w:val="002D72"/>
                <w:sz w:val="20"/>
                <w:szCs w:val="20"/>
              </w:rPr>
              <w:t>26</w:t>
            </w:r>
            <w:r w:rsidRPr="00B63701" w:rsidR="00916BDD">
              <w:rPr>
                <w:rFonts w:ascii="Acumin Pro Condensed Medium" w:hAnsi="Acumin Pro Condensed Medium"/>
                <w:b/>
                <w:color w:val="002D72"/>
                <w:sz w:val="20"/>
                <w:szCs w:val="20"/>
              </w:rPr>
              <w:t>%</w:t>
            </w:r>
          </w:p>
        </w:tc>
      </w:tr>
    </w:tbl>
    <w:p w:rsidRPr="00F956B3" w:rsidR="00EF7AD0" w:rsidP="00365CD0" w:rsidRDefault="00EF7AD0" w14:paraId="0847510F" w14:textId="77777777">
      <w:pPr>
        <w:pStyle w:val="Default"/>
        <w:jc w:val="both"/>
        <w:rPr>
          <w:rFonts w:eastAsia="Times New Roman"/>
          <w:highlight w:val="yellow"/>
        </w:rPr>
      </w:pPr>
    </w:p>
    <w:p w:rsidRPr="009A7E74" w:rsidR="5FCBC2D3" w:rsidP="00365CD0" w:rsidRDefault="5FCBC2D3" w14:paraId="473EE47B" w14:textId="0F98FAD0">
      <w:pPr>
        <w:widowControl/>
        <w:spacing w:after="240"/>
        <w:jc w:val="both"/>
        <w:rPr>
          <w:rFonts w:eastAsiaTheme="minorEastAsia"/>
          <w:color w:val="000000" w:themeColor="text1"/>
          <w:sz w:val="24"/>
          <w:szCs w:val="24"/>
        </w:rPr>
      </w:pPr>
      <w:r w:rsidRPr="009A7E74">
        <w:rPr>
          <w:color w:val="000000" w:themeColor="text1"/>
          <w:sz w:val="24"/>
          <w:szCs w:val="24"/>
        </w:rPr>
        <w:t>POA believes that M&amp;E is a critical component for successful programmatic implementation; therefore, POA has allotted approximately 6.</w:t>
      </w:r>
      <w:r w:rsidR="0039284E">
        <w:rPr>
          <w:color w:val="000000" w:themeColor="text1"/>
          <w:sz w:val="24"/>
          <w:szCs w:val="24"/>
        </w:rPr>
        <w:t>26</w:t>
      </w:r>
      <w:r w:rsidRPr="009A7E74">
        <w:rPr>
          <w:color w:val="000000" w:themeColor="text1"/>
          <w:sz w:val="24"/>
          <w:szCs w:val="24"/>
        </w:rPr>
        <w:t>% ($965,500) of the total budget (excluding cost share) to M&amp;E</w:t>
      </w:r>
      <w:r w:rsidR="0017654B">
        <w:rPr>
          <w:color w:val="000000" w:themeColor="text1"/>
          <w:sz w:val="24"/>
          <w:szCs w:val="24"/>
        </w:rPr>
        <w:t>-</w:t>
      </w:r>
      <w:r w:rsidRPr="009A7E74">
        <w:rPr>
          <w:color w:val="000000" w:themeColor="text1"/>
          <w:sz w:val="24"/>
          <w:szCs w:val="24"/>
        </w:rPr>
        <w:t xml:space="preserve">related activities. In the field, POA will have a dedicated M&amp;E Director and an M&amp;E Specialist with 100% LOE </w:t>
      </w:r>
      <w:r w:rsidRPr="5FCBC2D3">
        <w:rPr>
          <w:rFonts w:eastAsiaTheme="minorEastAsia"/>
          <w:color w:val="000000" w:themeColor="text1"/>
          <w:sz w:val="24"/>
          <w:szCs w:val="24"/>
        </w:rPr>
        <w:t>throughout the 5 years of the proj</w:t>
      </w:r>
      <w:r w:rsidRPr="0074008B">
        <w:rPr>
          <w:rFonts w:eastAsiaTheme="minorEastAsia"/>
          <w:color w:val="000000" w:themeColor="text1"/>
          <w:sz w:val="24"/>
          <w:szCs w:val="24"/>
        </w:rPr>
        <w:t>ect. In addition to these staff, POA will implement a robust system for M&amp;E evaluation, tracking, and reliable data collection. This includes costs for M&amp;E external third-party evaluations,</w:t>
      </w:r>
      <w:r w:rsidRPr="0074008B" w:rsidR="00174A2D">
        <w:rPr>
          <w:rFonts w:eastAsiaTheme="minorEastAsia"/>
          <w:color w:val="000000" w:themeColor="text1"/>
          <w:sz w:val="24"/>
          <w:szCs w:val="24"/>
        </w:rPr>
        <w:t xml:space="preserve"> a special study,</w:t>
      </w:r>
      <w:r w:rsidRPr="0074008B">
        <w:rPr>
          <w:rFonts w:eastAsiaTheme="minorEastAsia"/>
          <w:color w:val="000000" w:themeColor="text1"/>
          <w:sz w:val="24"/>
          <w:szCs w:val="24"/>
        </w:rPr>
        <w:t xml:space="preserve"> M&amp;E guidelines training, license and implementation of M&amp;E software, and M&amp;E data collection site visits. In addition, POA will bring its prior experience in data collection to help train staff. POA will provide its training materials, tools, and other resources </w:t>
      </w:r>
      <w:r w:rsidR="007A412A">
        <w:rPr>
          <w:rFonts w:eastAsiaTheme="minorEastAsia"/>
          <w:color w:val="000000" w:themeColor="text1"/>
          <w:sz w:val="24"/>
          <w:szCs w:val="24"/>
        </w:rPr>
        <w:t>to</w:t>
      </w:r>
      <w:r w:rsidRPr="0074008B">
        <w:rPr>
          <w:rFonts w:eastAsiaTheme="minorEastAsia"/>
          <w:color w:val="000000" w:themeColor="text1"/>
          <w:sz w:val="24"/>
          <w:szCs w:val="24"/>
        </w:rPr>
        <w:t xml:space="preserve"> help staff </w:t>
      </w:r>
      <w:r w:rsidR="006F42FE">
        <w:rPr>
          <w:rFonts w:eastAsiaTheme="minorEastAsia"/>
          <w:color w:val="000000" w:themeColor="text1"/>
          <w:sz w:val="24"/>
          <w:szCs w:val="24"/>
        </w:rPr>
        <w:t>with</w:t>
      </w:r>
      <w:r w:rsidRPr="0074008B">
        <w:rPr>
          <w:rFonts w:eastAsiaTheme="minorEastAsia"/>
          <w:color w:val="000000" w:themeColor="text1"/>
          <w:sz w:val="24"/>
          <w:szCs w:val="24"/>
        </w:rPr>
        <w:t xml:space="preserve"> the M&amp;E aspects of the project. These resources will be offered to the project at no cost to USDA. </w:t>
      </w:r>
    </w:p>
    <w:p w:rsidRPr="00EB26CB" w:rsidR="0070569B" w:rsidP="00365CD0" w:rsidRDefault="00653D89" w14:paraId="34CDF2EF" w14:textId="4CFB4010">
      <w:pPr>
        <w:pStyle w:val="4HeaderUSDAGreen"/>
        <w:jc w:val="both"/>
      </w:pPr>
      <w:r w:rsidRPr="00EB26CB">
        <w:t>Budget Assumptions</w:t>
      </w:r>
      <w:r w:rsidRPr="00EB26CB" w:rsidR="00C77339">
        <w:t xml:space="preserve"> and Cost Escalations</w:t>
      </w:r>
    </w:p>
    <w:p w:rsidR="00CF5390" w:rsidP="00365CD0" w:rsidRDefault="4F993334" w14:paraId="78E5E989" w14:textId="3DD8AE81">
      <w:pPr>
        <w:widowControl/>
        <w:spacing w:after="240"/>
        <w:jc w:val="both"/>
        <w:rPr>
          <w:rFonts w:eastAsiaTheme="minorEastAsia"/>
          <w:color w:val="000000" w:themeColor="text1"/>
          <w:sz w:val="24"/>
          <w:szCs w:val="24"/>
        </w:rPr>
      </w:pPr>
      <w:r w:rsidRPr="009A7E74">
        <w:rPr>
          <w:color w:val="000000" w:themeColor="text1"/>
          <w:sz w:val="24"/>
          <w:szCs w:val="24"/>
        </w:rPr>
        <w:t xml:space="preserve">POA has established a local hire pay scale for Mauritania in accordance with market rates for the level of experience and education required. The salary scale for local hires was established based </w:t>
      </w:r>
      <w:r w:rsidR="00B2764D">
        <w:rPr>
          <w:color w:val="000000" w:themeColor="text1"/>
          <w:sz w:val="24"/>
          <w:szCs w:val="24"/>
        </w:rPr>
        <w:t>on</w:t>
      </w:r>
      <w:r w:rsidRPr="009A7E74">
        <w:rPr>
          <w:color w:val="000000" w:themeColor="text1"/>
          <w:sz w:val="24"/>
          <w:szCs w:val="24"/>
        </w:rPr>
        <w:t xml:space="preserve"> comparable organizations and projects, information gathered</w:t>
      </w:r>
      <w:r w:rsidRPr="009A7E74" w:rsidR="00A45266">
        <w:rPr>
          <w:color w:val="000000" w:themeColor="text1"/>
          <w:sz w:val="24"/>
          <w:szCs w:val="24"/>
        </w:rPr>
        <w:t xml:space="preserve"> from</w:t>
      </w:r>
      <w:r w:rsidRPr="009A7E74">
        <w:rPr>
          <w:color w:val="000000" w:themeColor="text1"/>
          <w:sz w:val="24"/>
          <w:szCs w:val="24"/>
        </w:rPr>
        <w:t xml:space="preserve"> in-country</w:t>
      </w:r>
      <w:r w:rsidRPr="009A7E74" w:rsidR="00A45266">
        <w:rPr>
          <w:color w:val="000000" w:themeColor="text1"/>
          <w:sz w:val="24"/>
          <w:szCs w:val="24"/>
        </w:rPr>
        <w:t xml:space="preserve"> consultants, online </w:t>
      </w:r>
      <w:r w:rsidRPr="009A7E74" w:rsidR="0077749A">
        <w:rPr>
          <w:color w:val="000000" w:themeColor="text1"/>
          <w:sz w:val="24"/>
          <w:szCs w:val="24"/>
        </w:rPr>
        <w:t>research</w:t>
      </w:r>
      <w:r w:rsidRPr="009A7E74">
        <w:rPr>
          <w:color w:val="000000" w:themeColor="text1"/>
          <w:sz w:val="24"/>
          <w:szCs w:val="24"/>
        </w:rPr>
        <w:t xml:space="preserve">, and market analysis for similar positions and experience levels. </w:t>
      </w:r>
      <w:r w:rsidRPr="4F993334">
        <w:rPr>
          <w:rFonts w:eastAsiaTheme="minorEastAsia"/>
          <w:color w:val="000000" w:themeColor="text1"/>
          <w:sz w:val="24"/>
          <w:szCs w:val="24"/>
        </w:rPr>
        <w:t xml:space="preserve">POA has applied a 4% increase to account for inflation and merit-based salary increases for all </w:t>
      </w:r>
      <w:r w:rsidR="00DB45F1">
        <w:rPr>
          <w:rFonts w:eastAsiaTheme="minorEastAsia"/>
          <w:color w:val="000000" w:themeColor="text1"/>
          <w:sz w:val="24"/>
          <w:szCs w:val="24"/>
        </w:rPr>
        <w:t>U.S. Nationals (</w:t>
      </w:r>
      <w:r w:rsidR="00C04140">
        <w:rPr>
          <w:rFonts w:eastAsiaTheme="minorEastAsia"/>
          <w:color w:val="000000" w:themeColor="text1"/>
          <w:sz w:val="24"/>
          <w:szCs w:val="24"/>
        </w:rPr>
        <w:t>USN</w:t>
      </w:r>
      <w:r w:rsidR="00DB45F1">
        <w:rPr>
          <w:rFonts w:eastAsiaTheme="minorEastAsia"/>
          <w:color w:val="000000" w:themeColor="text1"/>
          <w:sz w:val="24"/>
          <w:szCs w:val="24"/>
        </w:rPr>
        <w:t>)/</w:t>
      </w:r>
      <w:r w:rsidR="00B93738">
        <w:rPr>
          <w:rFonts w:eastAsiaTheme="minorEastAsia"/>
          <w:color w:val="000000" w:themeColor="text1"/>
          <w:sz w:val="24"/>
          <w:szCs w:val="24"/>
        </w:rPr>
        <w:t>Third Country Nationals (</w:t>
      </w:r>
      <w:r w:rsidR="00AA5B1E">
        <w:rPr>
          <w:rFonts w:eastAsiaTheme="minorEastAsia"/>
          <w:color w:val="000000" w:themeColor="text1"/>
          <w:sz w:val="24"/>
          <w:szCs w:val="24"/>
        </w:rPr>
        <w:t>TCN</w:t>
      </w:r>
      <w:r w:rsidR="00B93738">
        <w:rPr>
          <w:rFonts w:eastAsiaTheme="minorEastAsia"/>
          <w:color w:val="000000" w:themeColor="text1"/>
          <w:sz w:val="24"/>
          <w:szCs w:val="24"/>
        </w:rPr>
        <w:t>)</w:t>
      </w:r>
      <w:r w:rsidR="00AA61C1">
        <w:rPr>
          <w:rFonts w:eastAsiaTheme="minorEastAsia"/>
          <w:color w:val="000000" w:themeColor="text1"/>
          <w:sz w:val="24"/>
          <w:szCs w:val="24"/>
        </w:rPr>
        <w:t xml:space="preserve"> </w:t>
      </w:r>
      <w:r w:rsidR="00AA5B1E">
        <w:rPr>
          <w:rFonts w:eastAsiaTheme="minorEastAsia"/>
          <w:color w:val="000000" w:themeColor="text1"/>
          <w:sz w:val="24"/>
          <w:szCs w:val="24"/>
        </w:rPr>
        <w:t xml:space="preserve">staff, </w:t>
      </w:r>
      <w:r w:rsidRPr="4F993334">
        <w:rPr>
          <w:rFonts w:eastAsiaTheme="minorEastAsia"/>
          <w:color w:val="000000" w:themeColor="text1"/>
          <w:sz w:val="24"/>
          <w:szCs w:val="24"/>
        </w:rPr>
        <w:t>Headquarters (HQ)</w:t>
      </w:r>
      <w:r w:rsidR="00AA5B1E">
        <w:rPr>
          <w:rFonts w:eastAsiaTheme="minorEastAsia"/>
          <w:color w:val="000000" w:themeColor="text1"/>
          <w:sz w:val="24"/>
          <w:szCs w:val="24"/>
        </w:rPr>
        <w:t xml:space="preserve">, and </w:t>
      </w:r>
      <w:r w:rsidRPr="4F993334">
        <w:rPr>
          <w:rFonts w:eastAsiaTheme="minorEastAsia"/>
          <w:color w:val="000000" w:themeColor="text1"/>
          <w:sz w:val="24"/>
          <w:szCs w:val="24"/>
        </w:rPr>
        <w:t>Cooperating Country National (CCN) staff after Year 1 (Y1), in accordance with POA policy. Actual annual increases will range between 1%-5% and are based on an annual performance</w:t>
      </w:r>
      <w:r w:rsidR="00C318C6">
        <w:rPr>
          <w:rFonts w:eastAsiaTheme="minorEastAsia"/>
          <w:color w:val="000000" w:themeColor="text1"/>
          <w:sz w:val="24"/>
          <w:szCs w:val="24"/>
        </w:rPr>
        <w:t xml:space="preserve"> review</w:t>
      </w:r>
      <w:r w:rsidRPr="4F993334">
        <w:rPr>
          <w:rFonts w:eastAsiaTheme="minorEastAsia"/>
          <w:color w:val="000000" w:themeColor="text1"/>
          <w:sz w:val="24"/>
          <w:szCs w:val="24"/>
        </w:rPr>
        <w:t xml:space="preserve">. </w:t>
      </w:r>
    </w:p>
    <w:p w:rsidRPr="009A7E74" w:rsidR="00B9423A" w:rsidP="00365CD0" w:rsidRDefault="00E3730C" w14:paraId="6B39DBE8" w14:textId="030ADF47">
      <w:pPr>
        <w:widowControl/>
        <w:spacing w:after="240"/>
        <w:jc w:val="both"/>
        <w:rPr>
          <w:color w:val="000000" w:themeColor="text1"/>
          <w:sz w:val="24"/>
          <w:szCs w:val="24"/>
        </w:rPr>
      </w:pPr>
      <w:r>
        <w:rPr>
          <w:rFonts w:eastAsiaTheme="minorEastAsia"/>
          <w:color w:val="000000" w:themeColor="text1"/>
          <w:sz w:val="24"/>
          <w:szCs w:val="24"/>
        </w:rPr>
        <w:t>E</w:t>
      </w:r>
      <w:r w:rsidRPr="4F993334" w:rsidR="4F993334">
        <w:rPr>
          <w:rFonts w:eastAsiaTheme="minorEastAsia"/>
          <w:color w:val="000000" w:themeColor="text1"/>
          <w:sz w:val="24"/>
          <w:szCs w:val="24"/>
        </w:rPr>
        <w:t>xpenses for travel,</w:t>
      </w:r>
      <w:r w:rsidR="00436574">
        <w:rPr>
          <w:rFonts w:eastAsiaTheme="minorEastAsia"/>
          <w:color w:val="000000" w:themeColor="text1"/>
          <w:sz w:val="24"/>
          <w:szCs w:val="24"/>
        </w:rPr>
        <w:t xml:space="preserve"> office </w:t>
      </w:r>
      <w:r w:rsidRPr="4F993334" w:rsidR="4F993334">
        <w:rPr>
          <w:rFonts w:eastAsiaTheme="minorEastAsia"/>
          <w:color w:val="000000" w:themeColor="text1"/>
          <w:sz w:val="24"/>
          <w:szCs w:val="24"/>
        </w:rPr>
        <w:t>supplies</w:t>
      </w:r>
      <w:r w:rsidR="00A67992">
        <w:rPr>
          <w:rFonts w:eastAsiaTheme="minorEastAsia"/>
          <w:color w:val="000000" w:themeColor="text1"/>
          <w:sz w:val="24"/>
          <w:szCs w:val="24"/>
        </w:rPr>
        <w:t xml:space="preserve"> &amp; personal protective equipment</w:t>
      </w:r>
      <w:r w:rsidR="00436574">
        <w:rPr>
          <w:rFonts w:eastAsiaTheme="minorEastAsia"/>
          <w:color w:val="000000" w:themeColor="text1"/>
          <w:sz w:val="24"/>
          <w:szCs w:val="24"/>
        </w:rPr>
        <w:t>, and office expenses</w:t>
      </w:r>
      <w:r w:rsidRPr="4F993334" w:rsidR="4F993334">
        <w:rPr>
          <w:rFonts w:eastAsiaTheme="minorEastAsia"/>
          <w:color w:val="000000" w:themeColor="text1"/>
          <w:sz w:val="24"/>
          <w:szCs w:val="24"/>
        </w:rPr>
        <w:t xml:space="preserve"> include a yearly escalation for inflation after Y1. Inflation </w:t>
      </w:r>
      <w:r w:rsidR="00436574">
        <w:rPr>
          <w:rFonts w:eastAsiaTheme="minorEastAsia"/>
          <w:color w:val="000000" w:themeColor="text1"/>
          <w:sz w:val="24"/>
          <w:szCs w:val="24"/>
        </w:rPr>
        <w:t>is estimated at</w:t>
      </w:r>
      <w:r w:rsidRPr="4F993334" w:rsidR="4F993334">
        <w:rPr>
          <w:rFonts w:eastAsiaTheme="minorEastAsia"/>
          <w:color w:val="000000" w:themeColor="text1"/>
          <w:sz w:val="24"/>
          <w:szCs w:val="24"/>
        </w:rPr>
        <w:t xml:space="preserve"> 4% annually after Y1.</w:t>
      </w:r>
    </w:p>
    <w:p w:rsidRPr="009A7E74" w:rsidR="00A95C38" w:rsidP="00365CD0" w:rsidRDefault="4F993334" w14:paraId="2F01383D" w14:textId="0006DA4E">
      <w:pPr>
        <w:widowControl/>
        <w:spacing w:after="240"/>
        <w:jc w:val="both"/>
        <w:rPr>
          <w:rFonts w:eastAsiaTheme="minorEastAsia"/>
          <w:color w:val="000000" w:themeColor="text1"/>
          <w:sz w:val="24"/>
          <w:szCs w:val="24"/>
        </w:rPr>
      </w:pPr>
      <w:r w:rsidRPr="4F993334">
        <w:rPr>
          <w:rFonts w:eastAsiaTheme="minorEastAsia"/>
          <w:color w:val="000000" w:themeColor="text1"/>
          <w:sz w:val="24"/>
          <w:szCs w:val="24"/>
        </w:rPr>
        <w:t>All equipment (over $5,000) purchases will be made under the guidance of POA, unless otherwise indicated. To the extent possible, all equipment will be procured in Mauritania, in accordance with standard procurement practices, to eliminate shipping and handling costs. Travel costs for domestic in-country travel and per diem rates are budgeted based on local prevailing transportation</w:t>
      </w:r>
      <w:r w:rsidR="00961A5D">
        <w:rPr>
          <w:rFonts w:eastAsiaTheme="minorEastAsia"/>
          <w:color w:val="000000" w:themeColor="text1"/>
          <w:sz w:val="24"/>
          <w:szCs w:val="24"/>
        </w:rPr>
        <w:t>,</w:t>
      </w:r>
      <w:r w:rsidRPr="4F993334">
        <w:rPr>
          <w:rFonts w:eastAsiaTheme="minorEastAsia"/>
          <w:color w:val="000000" w:themeColor="text1"/>
          <w:sz w:val="24"/>
          <w:szCs w:val="24"/>
        </w:rPr>
        <w:t xml:space="preserve"> and lodging costs in Mauritania are based on a reduced rate of the U.S. Department of State per diem thresholds. International air travel is budgeted based on the prevailing cost of economy-class tickets for the proposed routes and will be Fly America Act compliant. The international lodging and per diem rates budgeted are based on a reduced U.S. Department of State lodging rate and POA’s </w:t>
      </w:r>
      <w:r w:rsidR="00AC714C">
        <w:rPr>
          <w:rFonts w:eastAsiaTheme="minorEastAsia"/>
          <w:color w:val="000000" w:themeColor="text1"/>
          <w:sz w:val="24"/>
          <w:szCs w:val="24"/>
        </w:rPr>
        <w:t xml:space="preserve">prior </w:t>
      </w:r>
      <w:r w:rsidRPr="4F993334">
        <w:rPr>
          <w:rFonts w:eastAsiaTheme="minorEastAsia"/>
          <w:color w:val="000000" w:themeColor="text1"/>
          <w:sz w:val="24"/>
          <w:szCs w:val="24"/>
        </w:rPr>
        <w:t xml:space="preserve">experience. </w:t>
      </w:r>
    </w:p>
    <w:p w:rsidRPr="00EB26CB" w:rsidR="0098069F" w:rsidP="00365CD0" w:rsidRDefault="0098069F" w14:paraId="62575BC9" w14:textId="5DD57CCE">
      <w:pPr>
        <w:pStyle w:val="4HeaderUSDAGreen"/>
        <w:jc w:val="both"/>
      </w:pPr>
      <w:r w:rsidRPr="00EB26CB">
        <w:t>Financial Capacity</w:t>
      </w:r>
    </w:p>
    <w:p w:rsidRPr="0098069F" w:rsidR="00272A05" w:rsidP="00365CD0" w:rsidRDefault="4F993334" w14:paraId="40C7ADDE" w14:textId="40B19D67">
      <w:pPr>
        <w:widowControl/>
        <w:spacing w:after="240"/>
        <w:jc w:val="both"/>
        <w:rPr>
          <w:rFonts w:eastAsiaTheme="minorEastAsia"/>
          <w:color w:val="000000" w:themeColor="text1"/>
          <w:sz w:val="24"/>
          <w:szCs w:val="24"/>
        </w:rPr>
      </w:pPr>
      <w:r w:rsidRPr="4F993334">
        <w:rPr>
          <w:rFonts w:eastAsiaTheme="minorEastAsia"/>
          <w:color w:val="000000" w:themeColor="text1"/>
          <w:sz w:val="24"/>
          <w:szCs w:val="24"/>
        </w:rPr>
        <w:t>POA has established sound financial management and internal control systems</w:t>
      </w:r>
      <w:r w:rsidR="00686530">
        <w:rPr>
          <w:rFonts w:eastAsiaTheme="minorEastAsia"/>
          <w:color w:val="000000" w:themeColor="text1"/>
          <w:sz w:val="24"/>
          <w:szCs w:val="24"/>
        </w:rPr>
        <w:t>,</w:t>
      </w:r>
      <w:r w:rsidRPr="4F993334">
        <w:rPr>
          <w:rFonts w:eastAsiaTheme="minorEastAsia"/>
          <w:color w:val="000000" w:themeColor="text1"/>
          <w:sz w:val="24"/>
          <w:szCs w:val="24"/>
        </w:rPr>
        <w:t xml:space="preserve"> ensuring expenditures are reasonable, allowable, and classified in accordance with generally accepted accounting principles (</w:t>
      </w:r>
      <w:r w:rsidRPr="0005685D">
        <w:rPr>
          <w:rFonts w:eastAsiaTheme="minorEastAsia"/>
          <w:color w:val="000000" w:themeColor="text1"/>
          <w:sz w:val="24"/>
          <w:szCs w:val="24"/>
        </w:rPr>
        <w:t xml:space="preserve">GAAP). POA uses cloud-based accounting software and is subject to an annual </w:t>
      </w:r>
      <w:r w:rsidR="003938CA">
        <w:rPr>
          <w:rFonts w:eastAsiaTheme="minorEastAsia"/>
          <w:color w:val="000000" w:themeColor="text1"/>
          <w:sz w:val="24"/>
          <w:szCs w:val="24"/>
        </w:rPr>
        <w:t>single</w:t>
      </w:r>
      <w:r w:rsidRPr="0005685D">
        <w:rPr>
          <w:rFonts w:eastAsiaTheme="minorEastAsia"/>
          <w:color w:val="000000" w:themeColor="text1"/>
          <w:sz w:val="24"/>
          <w:szCs w:val="24"/>
        </w:rPr>
        <w:t xml:space="preserve"> audit. The Finance and Administration (F&amp;A) department is staffed with professionals with over </w:t>
      </w:r>
      <w:r w:rsidR="007D3524">
        <w:rPr>
          <w:rFonts w:eastAsiaTheme="minorEastAsia"/>
          <w:color w:val="000000" w:themeColor="text1"/>
          <w:sz w:val="24"/>
          <w:szCs w:val="24"/>
        </w:rPr>
        <w:t>10</w:t>
      </w:r>
      <w:r w:rsidRPr="0005685D">
        <w:rPr>
          <w:rFonts w:eastAsiaTheme="minorEastAsia"/>
          <w:color w:val="000000" w:themeColor="text1"/>
          <w:sz w:val="24"/>
          <w:szCs w:val="24"/>
        </w:rPr>
        <w:t>0 years of combined experience in finance and accounting, auditing, and managing financial reporting for federal</w:t>
      </w:r>
      <w:r w:rsidRPr="4F993334">
        <w:rPr>
          <w:rFonts w:eastAsiaTheme="minorEastAsia"/>
          <w:color w:val="000000" w:themeColor="text1"/>
          <w:sz w:val="24"/>
          <w:szCs w:val="24"/>
        </w:rPr>
        <w:t xml:space="preserve"> grants, contracts, and cooperative agreements. The F&amp;A department </w:t>
      </w:r>
      <w:r w:rsidR="00E66EF7">
        <w:rPr>
          <w:rFonts w:eastAsiaTheme="minorEastAsia"/>
          <w:color w:val="000000" w:themeColor="text1"/>
          <w:sz w:val="24"/>
          <w:szCs w:val="24"/>
        </w:rPr>
        <w:t>comprises</w:t>
      </w:r>
      <w:r w:rsidRPr="00C710AE">
        <w:rPr>
          <w:rFonts w:eastAsiaTheme="minorEastAsia"/>
          <w:color w:val="000000" w:themeColor="text1"/>
          <w:sz w:val="24"/>
          <w:szCs w:val="24"/>
        </w:rPr>
        <w:t xml:space="preserve"> a Chief Financial Officer (CFO), Controller, </w:t>
      </w:r>
      <w:r w:rsidR="00C2374E">
        <w:rPr>
          <w:rFonts w:eastAsiaTheme="minorEastAsia"/>
          <w:color w:val="000000" w:themeColor="text1"/>
          <w:sz w:val="24"/>
          <w:szCs w:val="24"/>
        </w:rPr>
        <w:t xml:space="preserve">Deputy Controller, </w:t>
      </w:r>
      <w:r w:rsidRPr="00C710AE">
        <w:rPr>
          <w:rFonts w:eastAsiaTheme="minorEastAsia"/>
          <w:color w:val="000000" w:themeColor="text1"/>
          <w:sz w:val="24"/>
          <w:szCs w:val="24"/>
        </w:rPr>
        <w:t>Director of Compliance for Grants and Contracts, Budget Analyst, Accounts Payable Finance Officer, and two Senior Field Finance Officers. The F&amp;A team works closely with project staff at POA HQ and in-country staff to monitor spending, ensure that all costs are reasonable and allowable, and support project staff to implement th</w:t>
      </w:r>
      <w:r w:rsidRPr="4F993334">
        <w:rPr>
          <w:rFonts w:eastAsiaTheme="minorEastAsia"/>
          <w:color w:val="000000" w:themeColor="text1"/>
          <w:sz w:val="24"/>
          <w:szCs w:val="24"/>
        </w:rPr>
        <w:t>e project in accordance with USG rules and regulations (particularly 2 CFR 200), local laws, as well as POA’s internal policies. Our F&amp;A department also reviews spending with project directors monthly and assists with the oversight of contracts, end-of-project reporting, and other aspects of project monitoring.</w:t>
      </w:r>
      <w:r w:rsidRPr="009A7E74">
        <w:rPr>
          <w:color w:val="000000" w:themeColor="text1"/>
          <w:sz w:val="24"/>
          <w:szCs w:val="24"/>
        </w:rPr>
        <w:t xml:space="preserve"> </w:t>
      </w:r>
    </w:p>
    <w:p w:rsidRPr="00EB26CB" w:rsidR="0066679F" w:rsidP="00365CD0" w:rsidRDefault="0066679F" w14:paraId="24EB4797" w14:textId="62679401">
      <w:pPr>
        <w:pStyle w:val="4HeaderUSDAGreen"/>
        <w:jc w:val="both"/>
      </w:pPr>
      <w:r w:rsidRPr="00EB26CB">
        <w:t>Cost Application Methodology</w:t>
      </w:r>
    </w:p>
    <w:p w:rsidR="009F188C" w:rsidP="00365CD0" w:rsidRDefault="4F993334" w14:paraId="3CF73D45" w14:textId="68BBBFEB">
      <w:pPr>
        <w:widowControl/>
        <w:spacing w:after="240"/>
        <w:jc w:val="both"/>
        <w:rPr>
          <w:color w:val="000000" w:themeColor="text1"/>
          <w:sz w:val="24"/>
          <w:szCs w:val="24"/>
        </w:rPr>
      </w:pPr>
      <w:r w:rsidRPr="7E57FC47">
        <w:rPr>
          <w:color w:val="000000" w:themeColor="text1"/>
          <w:sz w:val="24"/>
          <w:szCs w:val="24"/>
        </w:rPr>
        <w:t xml:space="preserve">POA uses a robust and cost-effective strategy to determine cost allocation in accordance with USG cost principles, local laws, and internal policies. Our proposed budget for this project was developed by conducting thorough price analyses to identify reasonable, realistic, and fair market values for all projected expenses. Our budget estimates were also calculated based on past experience implementing effective and cost-efficient USG-funded programs. POA follows U.S. and local labor laws to determine salary and fringe </w:t>
      </w:r>
      <w:r w:rsidRPr="7E57FC47" w:rsidR="005C7EAA">
        <w:rPr>
          <w:color w:val="000000" w:themeColor="text1"/>
          <w:sz w:val="24"/>
          <w:szCs w:val="24"/>
        </w:rPr>
        <w:t>benefits</w:t>
      </w:r>
      <w:r w:rsidRPr="7E57FC47">
        <w:rPr>
          <w:color w:val="000000" w:themeColor="text1"/>
          <w:sz w:val="24"/>
          <w:szCs w:val="24"/>
        </w:rPr>
        <w:t xml:space="preserve"> for all employees identified in this proposal. Indirect Costs have been applied in accordance with POA’s most recent NICRA agreement approved by our cognizant agency, USAID. In preparing the budget, POA has minimized administrative and support costs for managing the project to the extent possible to maximize the funds available for project activities while still ensuring overall award compliance and capacity building for implementing partners. </w:t>
      </w:r>
      <w:r w:rsidRPr="7E57FC47" w:rsidR="00683BF3">
        <w:rPr>
          <w:color w:val="000000" w:themeColor="text1"/>
          <w:sz w:val="24"/>
          <w:szCs w:val="24"/>
        </w:rPr>
        <w:t xml:space="preserve">As </w:t>
      </w:r>
      <w:r w:rsidRPr="7E57FC47" w:rsidR="005C7EAA">
        <w:rPr>
          <w:color w:val="000000" w:themeColor="text1"/>
          <w:sz w:val="24"/>
          <w:szCs w:val="24"/>
        </w:rPr>
        <w:t>a</w:t>
      </w:r>
      <w:r w:rsidRPr="7E57FC47" w:rsidR="00683BF3">
        <w:rPr>
          <w:color w:val="000000" w:themeColor="text1"/>
          <w:sz w:val="24"/>
          <w:szCs w:val="24"/>
        </w:rPr>
        <w:t xml:space="preserve"> result</w:t>
      </w:r>
      <w:r w:rsidRPr="7E57FC47" w:rsidR="005C7EAA">
        <w:rPr>
          <w:color w:val="000000" w:themeColor="text1"/>
          <w:sz w:val="24"/>
          <w:szCs w:val="24"/>
        </w:rPr>
        <w:t>,</w:t>
      </w:r>
      <w:r w:rsidRPr="7E57FC47" w:rsidR="00683BF3">
        <w:rPr>
          <w:color w:val="000000" w:themeColor="text1"/>
          <w:sz w:val="24"/>
          <w:szCs w:val="24"/>
        </w:rPr>
        <w:t xml:space="preserve"> </w:t>
      </w:r>
      <w:r w:rsidRPr="7E57FC47" w:rsidR="00886289">
        <w:rPr>
          <w:color w:val="000000" w:themeColor="text1"/>
          <w:sz w:val="24"/>
          <w:szCs w:val="24"/>
        </w:rPr>
        <w:t>5</w:t>
      </w:r>
      <w:r w:rsidR="002E67BC">
        <w:rPr>
          <w:color w:val="000000" w:themeColor="text1"/>
          <w:sz w:val="24"/>
          <w:szCs w:val="24"/>
        </w:rPr>
        <w:t>7</w:t>
      </w:r>
      <w:r w:rsidRPr="7E57FC47" w:rsidR="00683BF3">
        <w:rPr>
          <w:color w:val="000000" w:themeColor="text1"/>
          <w:sz w:val="24"/>
          <w:szCs w:val="24"/>
        </w:rPr>
        <w:t xml:space="preserve">% of </w:t>
      </w:r>
      <w:r w:rsidRPr="7E57FC47" w:rsidR="001B1D97">
        <w:rPr>
          <w:color w:val="000000" w:themeColor="text1"/>
          <w:sz w:val="24"/>
          <w:szCs w:val="24"/>
        </w:rPr>
        <w:t>the operating budget</w:t>
      </w:r>
      <w:r w:rsidRPr="7E57FC47" w:rsidR="007C70CF">
        <w:rPr>
          <w:color w:val="000000" w:themeColor="text1"/>
          <w:sz w:val="24"/>
          <w:szCs w:val="24"/>
        </w:rPr>
        <w:t>,</w:t>
      </w:r>
      <w:r w:rsidRPr="7E57FC47" w:rsidR="001B1D97">
        <w:rPr>
          <w:color w:val="000000" w:themeColor="text1"/>
          <w:sz w:val="24"/>
          <w:szCs w:val="24"/>
        </w:rPr>
        <w:t xml:space="preserve"> including cost share</w:t>
      </w:r>
      <w:r w:rsidRPr="7E57FC47" w:rsidR="00C564B9">
        <w:rPr>
          <w:color w:val="000000" w:themeColor="text1"/>
          <w:sz w:val="24"/>
          <w:szCs w:val="24"/>
        </w:rPr>
        <w:t>,</w:t>
      </w:r>
      <w:r w:rsidRPr="7E57FC47" w:rsidR="001B1D97">
        <w:rPr>
          <w:color w:val="000000" w:themeColor="text1"/>
          <w:sz w:val="24"/>
          <w:szCs w:val="24"/>
        </w:rPr>
        <w:t xml:space="preserve"> will be direct towards activities and </w:t>
      </w:r>
      <w:r w:rsidRPr="7E57FC47" w:rsidR="00886289">
        <w:rPr>
          <w:color w:val="000000" w:themeColor="text1"/>
          <w:sz w:val="24"/>
          <w:szCs w:val="24"/>
        </w:rPr>
        <w:t>4</w:t>
      </w:r>
      <w:r w:rsidR="002E67BC">
        <w:rPr>
          <w:color w:val="000000" w:themeColor="text1"/>
          <w:sz w:val="24"/>
          <w:szCs w:val="24"/>
        </w:rPr>
        <w:t>3</w:t>
      </w:r>
      <w:r w:rsidRPr="7E57FC47" w:rsidR="001B1D97">
        <w:rPr>
          <w:color w:val="000000" w:themeColor="text1"/>
          <w:sz w:val="24"/>
          <w:szCs w:val="24"/>
        </w:rPr>
        <w:t>% to administration and indirect costs.</w:t>
      </w:r>
    </w:p>
    <w:p w:rsidRPr="00EB26CB" w:rsidR="00355B6D" w:rsidP="00365CD0" w:rsidRDefault="00DB547F" w14:paraId="22E399A5" w14:textId="52FD53FC">
      <w:pPr>
        <w:pStyle w:val="4HeaderUSDAGreen"/>
        <w:jc w:val="both"/>
      </w:pPr>
      <w:r>
        <w:t>B</w:t>
      </w:r>
      <w:r w:rsidRPr="00DB547F">
        <w:t xml:space="preserve">udget </w:t>
      </w:r>
      <w:r>
        <w:t>C</w:t>
      </w:r>
      <w:r w:rsidRPr="00DB547F">
        <w:t>omponents</w:t>
      </w:r>
      <w:r>
        <w:t xml:space="preserve"> and </w:t>
      </w:r>
      <w:r w:rsidRPr="00EB26CB" w:rsidR="00355B6D">
        <w:t>Project Implementation</w:t>
      </w:r>
    </w:p>
    <w:p w:rsidRPr="00B326BF" w:rsidR="00355B6D" w:rsidP="00365CD0" w:rsidRDefault="00355B6D" w14:paraId="108A0126" w14:textId="7869AFAF">
      <w:pPr>
        <w:pStyle w:val="Default"/>
        <w:spacing w:after="120"/>
        <w:jc w:val="both"/>
      </w:pPr>
      <w:r w:rsidRPr="00B326BF">
        <w:t>FFPr</w:t>
      </w:r>
      <w:r>
        <w:t xml:space="preserve"> Mauritania’s budget allocated to each activity will allow for effective project implementation. POA’s budget uses rigorous evidence and references previous costs of similar projects implemented in Mauritania by donors such as the World Bank, the United Nations International Fund for Agriculture Development, and USAID. Activity 1 will appropriately fund demonstration sites for farmers and cover associated training</w:t>
      </w:r>
      <w:r w:rsidR="007E166D">
        <w:t xml:space="preserve"> costs</w:t>
      </w:r>
      <w:r>
        <w:t>, a contract with 6</w:t>
      </w:r>
      <w:r w:rsidRPr="00EA3870">
        <w:rPr>
          <w:vertAlign w:val="superscript"/>
        </w:rPr>
        <w:t>th</w:t>
      </w:r>
      <w:r>
        <w:t xml:space="preserve"> Grain (a US-based GIS and remote sensing company) to produce high</w:t>
      </w:r>
      <w:r w:rsidR="00F26DDE">
        <w:t>-</w:t>
      </w:r>
      <w:r>
        <w:t xml:space="preserve">impact agricultural data and introduce and improve new and innovative irrigation solutions for farmers. Activity 2 will promote regenerative agriculture with agropastoralists through training on horticulture production, planting Horticulture Tree Buffer Zones that mitigate desertification, and </w:t>
      </w:r>
      <w:r w:rsidR="002E0C24">
        <w:t>conducting</w:t>
      </w:r>
      <w:r>
        <w:t xml:space="preserve"> Social and Behavior Change radio and in</w:t>
      </w:r>
      <w:r w:rsidR="007628C7">
        <w:t>-</w:t>
      </w:r>
      <w:r>
        <w:t>person “Farmer Field Days” activities and outreach. The budget for these activities will ensure sufficient resources flow toward training, tree planting, and communications campaigns. Activity 3 will invest in agro-dealers and women’s cooperatives “Agribusiness hubs, Private Agriculture Service Provider certification program, agriculture school’s improvement, Outgrower Model contract farming development, launch the Mauritanian Ag Expo, and build governments capacity to support agriculture and sustain investment. The budget will allow for all these activities to be implemented effectively</w:t>
      </w:r>
      <w:r w:rsidR="00CC1C40">
        <w:t>;</w:t>
      </w:r>
      <w:r>
        <w:t xml:space="preserve"> for example</w:t>
      </w:r>
      <w:r w:rsidR="00AE06E4">
        <w:t>,</w:t>
      </w:r>
      <w:r>
        <w:t xml:space="preserve"> building the Private Agriculture Service Provider certificate program considers the cost of designing the program, room</w:t>
      </w:r>
      <w:r w:rsidR="00942C8C">
        <w:t>,</w:t>
      </w:r>
      <w:r>
        <w:t xml:space="preserve"> and board for trainees, and start-up funds for graduates. Activity 4 optimizes USDA’s investment by incentivizing </w:t>
      </w:r>
      <w:r w:rsidR="00A62C39">
        <w:t>significant</w:t>
      </w:r>
      <w:r>
        <w:t xml:space="preserve"> cost share opportunities. POA will work with the Global Cold Chain Alliance to build an investment portfolio for post-harvest capacity investment. This market study will reveal a suite of investment options in post-harvest storage and processing through appropriate project cost share input. POA is confident that all activities are appropriately funded to ensure quality implementation of proposed activities</w:t>
      </w:r>
      <w:r w:rsidR="00A578E5">
        <w:t xml:space="preserve">. </w:t>
      </w:r>
      <w:r>
        <w:t xml:space="preserve"> </w:t>
      </w:r>
    </w:p>
    <w:p w:rsidRPr="00EB26CB" w:rsidR="00362669" w:rsidP="00365CD0" w:rsidRDefault="00362669" w14:paraId="7F7808A7" w14:textId="77777777">
      <w:pPr>
        <w:pStyle w:val="4HeaderUSDAGreen"/>
        <w:jc w:val="both"/>
      </w:pPr>
      <w:r w:rsidRPr="00EB26CB">
        <w:t>Cost Effectiveness</w:t>
      </w:r>
    </w:p>
    <w:p w:rsidRPr="00362669" w:rsidR="00362669" w:rsidP="00365CD0" w:rsidRDefault="00362669" w14:paraId="379C3A5E" w14:textId="4705F3BD">
      <w:pPr>
        <w:widowControl/>
        <w:spacing w:after="240"/>
        <w:jc w:val="both"/>
        <w:rPr>
          <w:color w:val="000000" w:themeColor="text1"/>
          <w:sz w:val="24"/>
          <w:szCs w:val="24"/>
        </w:rPr>
      </w:pPr>
      <w:r w:rsidRPr="4F993334">
        <w:rPr>
          <w:color w:val="000000" w:themeColor="text1"/>
          <w:sz w:val="24"/>
          <w:szCs w:val="24"/>
        </w:rPr>
        <w:t xml:space="preserve">In compliance with the NOFO requirements, POA's budget is organized by activity and apportions costs for </w:t>
      </w:r>
      <w:r w:rsidR="00BA1C1E">
        <w:rPr>
          <w:color w:val="000000" w:themeColor="text1"/>
          <w:sz w:val="24"/>
          <w:szCs w:val="24"/>
        </w:rPr>
        <w:t>implementing</w:t>
      </w:r>
      <w:r w:rsidRPr="4F993334">
        <w:rPr>
          <w:color w:val="000000" w:themeColor="text1"/>
          <w:sz w:val="24"/>
          <w:szCs w:val="24"/>
        </w:rPr>
        <w:t xml:space="preserve"> the project's four </w:t>
      </w:r>
      <w:r>
        <w:rPr>
          <w:color w:val="000000" w:themeColor="text1"/>
          <w:sz w:val="24"/>
          <w:szCs w:val="24"/>
        </w:rPr>
        <w:t>activities</w:t>
      </w:r>
      <w:r w:rsidRPr="4F993334">
        <w:rPr>
          <w:color w:val="000000" w:themeColor="text1"/>
          <w:sz w:val="24"/>
          <w:szCs w:val="24"/>
        </w:rPr>
        <w:t>. The budget has been developed considering cost</w:t>
      </w:r>
      <w:r w:rsidR="00865E78">
        <w:rPr>
          <w:color w:val="000000" w:themeColor="text1"/>
          <w:sz w:val="24"/>
          <w:szCs w:val="24"/>
        </w:rPr>
        <w:t>-</w:t>
      </w:r>
      <w:r w:rsidRPr="4F993334">
        <w:rPr>
          <w:color w:val="000000" w:themeColor="text1"/>
          <w:sz w:val="24"/>
          <w:szCs w:val="24"/>
        </w:rPr>
        <w:t xml:space="preserve">effectiveness to support and achieve the key objectives. The project’s budget components were designed to </w:t>
      </w:r>
      <w:r>
        <w:rPr>
          <w:color w:val="000000" w:themeColor="text1"/>
          <w:sz w:val="24"/>
          <w:szCs w:val="24"/>
        </w:rPr>
        <w:t>build long</w:t>
      </w:r>
      <w:r w:rsidR="00865E78">
        <w:rPr>
          <w:color w:val="000000" w:themeColor="text1"/>
          <w:sz w:val="24"/>
          <w:szCs w:val="24"/>
        </w:rPr>
        <w:t>-</w:t>
      </w:r>
      <w:r>
        <w:rPr>
          <w:color w:val="000000" w:themeColor="text1"/>
          <w:sz w:val="24"/>
          <w:szCs w:val="24"/>
        </w:rPr>
        <w:t>term</w:t>
      </w:r>
      <w:r w:rsidRPr="4F993334">
        <w:rPr>
          <w:color w:val="000000" w:themeColor="text1"/>
          <w:sz w:val="24"/>
          <w:szCs w:val="24"/>
        </w:rPr>
        <w:t xml:space="preserve"> human capital </w:t>
      </w:r>
      <w:r w:rsidR="00052804">
        <w:rPr>
          <w:color w:val="000000" w:themeColor="text1"/>
          <w:sz w:val="24"/>
          <w:szCs w:val="24"/>
        </w:rPr>
        <w:t>and</w:t>
      </w:r>
      <w:r>
        <w:rPr>
          <w:color w:val="000000" w:themeColor="text1"/>
          <w:sz w:val="24"/>
          <w:szCs w:val="24"/>
        </w:rPr>
        <w:t xml:space="preserve"> leverage private sector resources</w:t>
      </w:r>
      <w:r w:rsidRPr="4F993334">
        <w:rPr>
          <w:color w:val="000000" w:themeColor="text1"/>
          <w:sz w:val="24"/>
          <w:szCs w:val="24"/>
        </w:rPr>
        <w:t>. The project is cost-effective, namely because of the demand-based nature of activities</w:t>
      </w:r>
      <w:r>
        <w:rPr>
          <w:color w:val="000000" w:themeColor="text1"/>
          <w:sz w:val="24"/>
          <w:szCs w:val="24"/>
        </w:rPr>
        <w:t xml:space="preserve"> and interest from the government and private sector to support and sustain activities</w:t>
      </w:r>
      <w:r w:rsidRPr="4F993334">
        <w:rPr>
          <w:color w:val="000000" w:themeColor="text1"/>
          <w:sz w:val="24"/>
          <w:szCs w:val="24"/>
        </w:rPr>
        <w:t xml:space="preserve">. Up-front expenditure on </w:t>
      </w:r>
      <w:r>
        <w:rPr>
          <w:color w:val="000000" w:themeColor="text1"/>
          <w:sz w:val="24"/>
          <w:szCs w:val="24"/>
        </w:rPr>
        <w:t xml:space="preserve">innovative </w:t>
      </w:r>
      <w:r w:rsidRPr="00B4174B">
        <w:rPr>
          <w:color w:val="000000" w:themeColor="text1"/>
          <w:sz w:val="24"/>
          <w:szCs w:val="24"/>
        </w:rPr>
        <w:t xml:space="preserve">research and </w:t>
      </w:r>
      <w:r>
        <w:rPr>
          <w:color w:val="000000" w:themeColor="text1"/>
          <w:sz w:val="24"/>
          <w:szCs w:val="24"/>
        </w:rPr>
        <w:t>market studies</w:t>
      </w:r>
      <w:r w:rsidRPr="4F993334">
        <w:rPr>
          <w:color w:val="000000" w:themeColor="text1"/>
          <w:sz w:val="24"/>
          <w:szCs w:val="24"/>
        </w:rPr>
        <w:t xml:space="preserve"> </w:t>
      </w:r>
      <w:r>
        <w:rPr>
          <w:color w:val="000000" w:themeColor="text1"/>
          <w:sz w:val="24"/>
          <w:szCs w:val="24"/>
        </w:rPr>
        <w:t>will provide the</w:t>
      </w:r>
      <w:r w:rsidRPr="4F993334">
        <w:rPr>
          <w:color w:val="000000" w:themeColor="text1"/>
          <w:sz w:val="24"/>
          <w:szCs w:val="24"/>
        </w:rPr>
        <w:t xml:space="preserve"> project </w:t>
      </w:r>
      <w:r w:rsidR="005D637F">
        <w:rPr>
          <w:color w:val="000000" w:themeColor="text1"/>
          <w:sz w:val="24"/>
          <w:szCs w:val="24"/>
        </w:rPr>
        <w:t xml:space="preserve">with </w:t>
      </w:r>
      <w:r>
        <w:rPr>
          <w:color w:val="000000" w:themeColor="text1"/>
          <w:sz w:val="24"/>
          <w:szCs w:val="24"/>
        </w:rPr>
        <w:t>precise information on how to meet</w:t>
      </w:r>
      <w:r w:rsidRPr="4F993334">
        <w:rPr>
          <w:color w:val="000000" w:themeColor="text1"/>
          <w:sz w:val="24"/>
          <w:szCs w:val="24"/>
        </w:rPr>
        <w:t xml:space="preserve"> the needs of beneficiaries</w:t>
      </w:r>
      <w:r>
        <w:rPr>
          <w:color w:val="000000" w:themeColor="text1"/>
          <w:sz w:val="24"/>
          <w:szCs w:val="24"/>
        </w:rPr>
        <w:t>. Studies and information made available through</w:t>
      </w:r>
      <w:r w:rsidRPr="4F993334">
        <w:rPr>
          <w:color w:val="000000" w:themeColor="text1"/>
          <w:sz w:val="24"/>
          <w:szCs w:val="24"/>
        </w:rPr>
        <w:t xml:space="preserve"> the </w:t>
      </w:r>
      <w:r>
        <w:rPr>
          <w:color w:val="000000" w:themeColor="text1"/>
          <w:sz w:val="24"/>
          <w:szCs w:val="24"/>
        </w:rPr>
        <w:t>project will incentivize the private sector to co-invest in activities and ensure the long-term viability</w:t>
      </w:r>
      <w:r w:rsidRPr="4F993334">
        <w:rPr>
          <w:color w:val="000000" w:themeColor="text1"/>
          <w:sz w:val="24"/>
          <w:szCs w:val="24"/>
        </w:rPr>
        <w:t xml:space="preserve"> of </w:t>
      </w:r>
      <w:r>
        <w:rPr>
          <w:color w:val="000000" w:themeColor="text1"/>
          <w:sz w:val="24"/>
          <w:szCs w:val="24"/>
        </w:rPr>
        <w:t>any USDA investment</w:t>
      </w:r>
      <w:r w:rsidRPr="4F993334">
        <w:rPr>
          <w:color w:val="000000" w:themeColor="text1"/>
          <w:sz w:val="24"/>
          <w:szCs w:val="24"/>
        </w:rPr>
        <w:t xml:space="preserve">. Funds will be dispersed with precision, deferring to data-driven spending decisions. </w:t>
      </w:r>
      <w:r w:rsidRPr="0091213F">
        <w:rPr>
          <w:color w:val="000000" w:themeColor="text1"/>
          <w:sz w:val="24"/>
          <w:szCs w:val="24"/>
        </w:rPr>
        <w:t xml:space="preserve">POA anticipates that funds spent on new linkages will exponentially increase </w:t>
      </w:r>
      <w:r>
        <w:rPr>
          <w:color w:val="000000" w:themeColor="text1"/>
          <w:sz w:val="24"/>
          <w:szCs w:val="24"/>
        </w:rPr>
        <w:t xml:space="preserve">agriculture sector </w:t>
      </w:r>
      <w:r w:rsidRPr="0091213F">
        <w:rPr>
          <w:color w:val="000000" w:themeColor="text1"/>
          <w:sz w:val="24"/>
          <w:szCs w:val="24"/>
        </w:rPr>
        <w:t xml:space="preserve">output and </w:t>
      </w:r>
      <w:r>
        <w:rPr>
          <w:color w:val="000000" w:themeColor="text1"/>
          <w:sz w:val="24"/>
          <w:szCs w:val="24"/>
        </w:rPr>
        <w:t>two-way trade, creating</w:t>
      </w:r>
      <w:r w:rsidRPr="0091213F">
        <w:rPr>
          <w:color w:val="000000" w:themeColor="text1"/>
          <w:sz w:val="24"/>
          <w:szCs w:val="24"/>
        </w:rPr>
        <w:t xml:space="preserve"> an excellent return on investment for all stakeholders.</w:t>
      </w:r>
    </w:p>
    <w:p w:rsidRPr="00EB26CB" w:rsidR="00401DB2" w:rsidP="00365CD0" w:rsidRDefault="00401DB2" w14:paraId="7D44014B" w14:textId="73D6E61D">
      <w:pPr>
        <w:pStyle w:val="4HeaderUSDAGreen"/>
        <w:jc w:val="both"/>
      </w:pPr>
      <w:r w:rsidRPr="00EB26CB">
        <w:t>Anticipated Interest Earned</w:t>
      </w:r>
    </w:p>
    <w:p w:rsidR="000D261B" w:rsidP="00365CD0" w:rsidRDefault="00CA6E7B" w14:paraId="71D24E09" w14:textId="436F945A">
      <w:pPr>
        <w:pStyle w:val="Default"/>
        <w:spacing w:after="240"/>
        <w:jc w:val="both"/>
      </w:pPr>
      <w:r w:rsidRPr="00401DB2">
        <w:t xml:space="preserve">FFPr </w:t>
      </w:r>
      <w:r w:rsidR="008F7EE7">
        <w:t>Mauritania</w:t>
      </w:r>
      <w:r w:rsidRPr="00401DB2" w:rsidR="007C5F77">
        <w:t xml:space="preserve"> expects that interest accrued </w:t>
      </w:r>
      <w:r w:rsidRPr="006B5D1B" w:rsidR="007C5F77">
        <w:t>on monetization proceeds will be $</w:t>
      </w:r>
      <w:r w:rsidRPr="006B5D1B" w:rsidR="000A60E9">
        <w:t>7,878</w:t>
      </w:r>
      <w:r w:rsidRPr="006B5D1B" w:rsidR="007C5F77">
        <w:t xml:space="preserve"> over the life of the project (LOP)</w:t>
      </w:r>
      <w:r w:rsidRPr="006B5D1B" w:rsidR="00DA0060">
        <w:t xml:space="preserve"> based on </w:t>
      </w:r>
      <w:r w:rsidR="002251EE">
        <w:t xml:space="preserve">an </w:t>
      </w:r>
      <w:r w:rsidRPr="006B5D1B" w:rsidR="00DA0060">
        <w:t xml:space="preserve">investment of the fund in an </w:t>
      </w:r>
      <w:r w:rsidRPr="006B5D1B" w:rsidR="00B72D5C">
        <w:t>interest-bearing</w:t>
      </w:r>
      <w:r w:rsidRPr="006B5D1B" w:rsidR="00DA0060">
        <w:t xml:space="preserve"> account with Bank of America</w:t>
      </w:r>
      <w:r w:rsidRPr="006B5D1B" w:rsidR="007C5F77">
        <w:t xml:space="preserve">. </w:t>
      </w:r>
      <w:r w:rsidRPr="006B5D1B" w:rsidR="000D261B">
        <w:t>Based on current quotes, the compou</w:t>
      </w:r>
      <w:r w:rsidR="000D261B">
        <w:t>nding interest rate for a</w:t>
      </w:r>
      <w:r w:rsidR="008A70C9">
        <w:t xml:space="preserve"> separate interest-bearing</w:t>
      </w:r>
      <w:r w:rsidR="000D261B">
        <w:t xml:space="preserve"> savings account with Bank of America </w:t>
      </w:r>
      <w:r w:rsidR="008A70C9">
        <w:t>is</w:t>
      </w:r>
      <w:r w:rsidR="00E14BFF">
        <w:t xml:space="preserve"> 0.03%.</w:t>
      </w:r>
    </w:p>
    <w:p w:rsidR="00E14BFF" w:rsidP="00365CD0" w:rsidRDefault="00E14BFF" w14:paraId="18551C4B" w14:textId="2B65E42B">
      <w:pPr>
        <w:pStyle w:val="Default"/>
        <w:jc w:val="both"/>
        <w:rPr>
          <w:rFonts w:eastAsia="Yu Mincho"/>
          <w:b/>
          <w:color w:val="005440"/>
        </w:rPr>
      </w:pPr>
      <w:r>
        <w:rPr>
          <w:rFonts w:eastAsia="Yu Mincho"/>
          <w:b/>
          <w:color w:val="005440"/>
        </w:rPr>
        <w:t>Management of Monetization Proceeds</w:t>
      </w:r>
    </w:p>
    <w:p w:rsidRPr="00740150" w:rsidR="007C5F77" w:rsidP="00365CD0" w:rsidRDefault="007C5F77" w14:paraId="4E502F0A" w14:textId="0E84F704">
      <w:pPr>
        <w:pStyle w:val="Default"/>
        <w:spacing w:after="240"/>
        <w:jc w:val="both"/>
        <w:rPr>
          <w:rFonts w:eastAsia="Yu Mincho"/>
          <w:b/>
          <w:color w:val="005440"/>
        </w:rPr>
      </w:pPr>
      <w:r w:rsidRPr="00401DB2">
        <w:t>Payment will be secured and received from the buyer(s) through an irrevocable Letter of Credit from a bank(s) acceptable to POA. Upon receipt of payment, the funds will be deposited into a separate</w:t>
      </w:r>
      <w:r w:rsidR="00670574">
        <w:t xml:space="preserve"> </w:t>
      </w:r>
      <w:r w:rsidR="61D9B674">
        <w:t>U</w:t>
      </w:r>
      <w:r w:rsidR="5AC6DA23">
        <w:t>.</w:t>
      </w:r>
      <w:r w:rsidR="61D9B674">
        <w:t>S</w:t>
      </w:r>
      <w:r w:rsidR="5AC6DA23">
        <w:t>.</w:t>
      </w:r>
      <w:r w:rsidR="61D9B674">
        <w:t>-</w:t>
      </w:r>
      <w:r w:rsidR="00670574">
        <w:t>based</w:t>
      </w:r>
      <w:r w:rsidRPr="00401DB2">
        <w:t xml:space="preserve"> interest-bearing </w:t>
      </w:r>
      <w:r w:rsidR="0A91D833">
        <w:t>U</w:t>
      </w:r>
      <w:r w:rsidR="3B8142E1">
        <w:t>.</w:t>
      </w:r>
      <w:r w:rsidR="0A91D833">
        <w:t>S</w:t>
      </w:r>
      <w:r w:rsidR="3B8142E1">
        <w:t>.</w:t>
      </w:r>
      <w:r w:rsidRPr="00401DB2">
        <w:t xml:space="preserve"> dollar account under the supervision of POA’s CFO</w:t>
      </w:r>
      <w:r w:rsidRPr="00401DB2" w:rsidR="00126A4C">
        <w:t xml:space="preserve">, who will be responsible for </w:t>
      </w:r>
      <w:r w:rsidRPr="00057418" w:rsidR="007D516A">
        <w:t xml:space="preserve">the </w:t>
      </w:r>
      <w:r w:rsidRPr="00401DB2" w:rsidR="00126A4C">
        <w:t>disbursement of funds once approval has been received from the President &amp; CEO</w:t>
      </w:r>
      <w:r w:rsidRPr="00401DB2">
        <w:t>.</w:t>
      </w:r>
      <w:r w:rsidRPr="00401DB2" w:rsidR="00126A4C">
        <w:t xml:space="preserve"> Funds from the monetization proceeds will only be disbursed when an immediate cash need for project activities and prior approval from the President &amp; CEO is obtained. </w:t>
      </w:r>
      <w:r w:rsidRPr="00401DB2">
        <w:t xml:space="preserve">POA’s CFO </w:t>
      </w:r>
      <w:r w:rsidRPr="00401DB2" w:rsidR="00126A4C">
        <w:t xml:space="preserve">and Controller </w:t>
      </w:r>
      <w:r w:rsidRPr="00057418" w:rsidR="00FA6DDA">
        <w:t>oversee</w:t>
      </w:r>
      <w:r w:rsidRPr="00401DB2">
        <w:t xml:space="preserve"> core functions related to award administration, accounting, internal controls, and financial reporting, with additional compliance support from the </w:t>
      </w:r>
      <w:r w:rsidR="71800072">
        <w:t>G</w:t>
      </w:r>
      <w:r w:rsidRPr="00401DB2">
        <w:t xml:space="preserve">rants and </w:t>
      </w:r>
      <w:r w:rsidR="61D36C5E">
        <w:t>C</w:t>
      </w:r>
      <w:r w:rsidR="2E330E03">
        <w:t>ontract</w:t>
      </w:r>
      <w:r w:rsidR="1B0D9CE1">
        <w:t xml:space="preserve"> </w:t>
      </w:r>
      <w:r w:rsidR="7B0070FB">
        <w:t>C</w:t>
      </w:r>
      <w:r w:rsidR="1B0D9CE1">
        <w:t>ompliance</w:t>
      </w:r>
      <w:r w:rsidR="2E330E03">
        <w:t xml:space="preserve"> </w:t>
      </w:r>
      <w:r w:rsidR="258D40D5">
        <w:t>U</w:t>
      </w:r>
      <w:r w:rsidR="2E330E03">
        <w:t>nit.</w:t>
      </w:r>
      <w:r w:rsidRPr="00401DB2">
        <w:t xml:space="preserve"> </w:t>
      </w:r>
      <w:r w:rsidR="2E330E03">
        <w:t xml:space="preserve">The </w:t>
      </w:r>
      <w:r w:rsidR="1CC037BF">
        <w:t xml:space="preserve">Grants and </w:t>
      </w:r>
      <w:r w:rsidR="5EE2EEA1">
        <w:t>Compliance</w:t>
      </w:r>
      <w:r w:rsidR="005C57AE">
        <w:t xml:space="preserve"> </w:t>
      </w:r>
      <w:r w:rsidR="040DBE24">
        <w:t>Unit</w:t>
      </w:r>
      <w:r w:rsidR="005C57AE">
        <w:t xml:space="preserve"> </w:t>
      </w:r>
      <w:r w:rsidRPr="00401DB2">
        <w:t xml:space="preserve">will conduct periodic compliance spot checks </w:t>
      </w:r>
      <w:r w:rsidR="00627E30">
        <w:t>and</w:t>
      </w:r>
      <w:r w:rsidRPr="00401DB2">
        <w:t xml:space="preserve"> annual internal audits with POA and </w:t>
      </w:r>
      <w:r w:rsidRPr="00401DB2" w:rsidR="00CA6E7B">
        <w:t>c</w:t>
      </w:r>
      <w:r w:rsidRPr="00401DB2">
        <w:t>ontractors.</w:t>
      </w:r>
      <w:r w:rsidR="00ED4BDF">
        <w:t xml:space="preserve"> Annually POA </w:t>
      </w:r>
      <w:r w:rsidRPr="00057418" w:rsidR="009A7A53">
        <w:t>undergoes</w:t>
      </w:r>
      <w:r w:rsidR="00ED4BDF">
        <w:t xml:space="preserve"> a formal external audit</w:t>
      </w:r>
      <w:r w:rsidRPr="00740150" w:rsidR="00ED4BDF">
        <w:t>, in which all bank accounts and release of funds are tested.</w:t>
      </w:r>
    </w:p>
    <w:p w:rsidRPr="00057418" w:rsidR="00042657" w:rsidP="00365CD0" w:rsidRDefault="00042657" w14:paraId="0C43FB92" w14:textId="3CE53E17">
      <w:pPr>
        <w:pStyle w:val="2HeadingUSDABlue"/>
        <w:spacing w:before="0"/>
        <w:jc w:val="both"/>
        <w:rPr>
          <w:szCs w:val="24"/>
        </w:rPr>
      </w:pPr>
      <w:r w:rsidRPr="00057418">
        <w:rPr>
          <w:szCs w:val="24"/>
        </w:rPr>
        <w:t>I</w:t>
      </w:r>
      <w:r w:rsidRPr="00057418" w:rsidR="004A4B44">
        <w:rPr>
          <w:szCs w:val="24"/>
        </w:rPr>
        <w:t>I</w:t>
      </w:r>
      <w:r w:rsidRPr="00057418">
        <w:rPr>
          <w:szCs w:val="24"/>
        </w:rPr>
        <w:t xml:space="preserve">. Administration </w:t>
      </w:r>
    </w:p>
    <w:p w:rsidRPr="00740150" w:rsidR="008C4AAC" w:rsidP="00365CD0" w:rsidRDefault="00F16463" w14:paraId="1B275B7A" w14:textId="19F251E9">
      <w:pPr>
        <w:pStyle w:val="4HeaderUSDAGreen"/>
        <w:jc w:val="both"/>
      </w:pPr>
      <w:r w:rsidRPr="00740150">
        <w:t>Total Administration Costs: $</w:t>
      </w:r>
      <w:r w:rsidR="001C1A0E">
        <w:t>4</w:t>
      </w:r>
      <w:r w:rsidRPr="00740150" w:rsidR="001D7D8B">
        <w:t>,</w:t>
      </w:r>
      <w:r w:rsidR="00D57ADE">
        <w:t>473</w:t>
      </w:r>
      <w:r w:rsidRPr="00740150" w:rsidR="00801081">
        <w:t>,</w:t>
      </w:r>
      <w:r w:rsidR="00961528">
        <w:t>43</w:t>
      </w:r>
      <w:r w:rsidR="009C4294">
        <w:t>7</w:t>
      </w:r>
      <w:r w:rsidR="00961528">
        <w:t xml:space="preserve"> </w:t>
      </w:r>
      <w:r w:rsidRPr="00740150">
        <w:t>(</w:t>
      </w:r>
      <w:r w:rsidRPr="00740150" w:rsidR="000823F8">
        <w:t>$</w:t>
      </w:r>
      <w:r w:rsidR="00D062AB">
        <w:t>3</w:t>
      </w:r>
      <w:r w:rsidRPr="00740150" w:rsidR="00A30068">
        <w:t>,</w:t>
      </w:r>
      <w:r w:rsidR="00D57ADE">
        <w:t>073</w:t>
      </w:r>
      <w:r w:rsidRPr="00740150" w:rsidR="0065405F">
        <w:t>,</w:t>
      </w:r>
      <w:r w:rsidR="00547954">
        <w:t>43</w:t>
      </w:r>
      <w:r w:rsidR="009C4294">
        <w:t>7</w:t>
      </w:r>
      <w:r w:rsidRPr="00740150" w:rsidR="00547954">
        <w:t xml:space="preserve"> </w:t>
      </w:r>
      <w:r w:rsidRPr="00740150">
        <w:t>in monetization, $</w:t>
      </w:r>
      <w:r w:rsidRPr="00740150" w:rsidR="00A043B0">
        <w:t>1,</w:t>
      </w:r>
      <w:r w:rsidR="001C1A0E">
        <w:t>4</w:t>
      </w:r>
      <w:r w:rsidRPr="00740150" w:rsidR="00F61C55">
        <w:t>00</w:t>
      </w:r>
      <w:r w:rsidRPr="00740150" w:rsidR="00E61FB0">
        <w:t>,</w:t>
      </w:r>
      <w:r w:rsidR="001C1A0E">
        <w:t>00</w:t>
      </w:r>
      <w:r w:rsidRPr="00740150" w:rsidR="00F61C55">
        <w:t>0</w:t>
      </w:r>
      <w:r w:rsidRPr="00740150">
        <w:t xml:space="preserve"> in CCC funds, $</w:t>
      </w:r>
      <w:r w:rsidRPr="00740150" w:rsidR="00495E4B">
        <w:t>0</w:t>
      </w:r>
      <w:r w:rsidRPr="00740150">
        <w:t xml:space="preserve"> in cost share)</w:t>
      </w:r>
    </w:p>
    <w:p w:rsidRPr="00740150" w:rsidR="00B51DBE" w:rsidP="00365CD0" w:rsidRDefault="00F16463" w14:paraId="4E5C9CE6" w14:textId="503B5C69">
      <w:pPr>
        <w:pStyle w:val="ListParagraph"/>
        <w:numPr>
          <w:ilvl w:val="0"/>
          <w:numId w:val="3"/>
        </w:numPr>
        <w:tabs>
          <w:tab w:val="left" w:pos="1280"/>
          <w:tab w:val="left" w:pos="1281"/>
        </w:tabs>
        <w:jc w:val="both"/>
        <w:rPr>
          <w:sz w:val="24"/>
          <w:szCs w:val="24"/>
        </w:rPr>
      </w:pPr>
      <w:r w:rsidRPr="00740150">
        <w:rPr>
          <w:b/>
          <w:sz w:val="24"/>
          <w:szCs w:val="24"/>
        </w:rPr>
        <w:t>Total</w:t>
      </w:r>
      <w:r w:rsidRPr="00740150">
        <w:rPr>
          <w:b/>
          <w:spacing w:val="-5"/>
          <w:sz w:val="24"/>
          <w:szCs w:val="24"/>
        </w:rPr>
        <w:t xml:space="preserve"> </w:t>
      </w:r>
      <w:r w:rsidRPr="00740150">
        <w:rPr>
          <w:b/>
          <w:sz w:val="24"/>
          <w:szCs w:val="24"/>
        </w:rPr>
        <w:t>Direct</w:t>
      </w:r>
      <w:r w:rsidRPr="00740150">
        <w:rPr>
          <w:b/>
          <w:spacing w:val="-5"/>
          <w:sz w:val="24"/>
          <w:szCs w:val="24"/>
        </w:rPr>
        <w:t xml:space="preserve"> </w:t>
      </w:r>
      <w:r w:rsidRPr="00740150">
        <w:rPr>
          <w:b/>
          <w:sz w:val="24"/>
          <w:szCs w:val="24"/>
        </w:rPr>
        <w:t>Costs:</w:t>
      </w:r>
      <w:r w:rsidRPr="00740150">
        <w:rPr>
          <w:b/>
          <w:spacing w:val="-5"/>
          <w:sz w:val="24"/>
          <w:szCs w:val="24"/>
        </w:rPr>
        <w:t xml:space="preserve"> </w:t>
      </w:r>
      <w:r w:rsidRPr="00740150">
        <w:rPr>
          <w:b/>
          <w:sz w:val="24"/>
          <w:szCs w:val="24"/>
        </w:rPr>
        <w:t>$</w:t>
      </w:r>
      <w:r w:rsidRPr="00740150" w:rsidR="00CE03F1">
        <w:rPr>
          <w:b/>
          <w:sz w:val="24"/>
          <w:szCs w:val="24"/>
        </w:rPr>
        <w:t>3</w:t>
      </w:r>
      <w:r w:rsidRPr="00740150" w:rsidR="00D86936">
        <w:rPr>
          <w:b/>
          <w:sz w:val="24"/>
          <w:szCs w:val="24"/>
        </w:rPr>
        <w:t>,</w:t>
      </w:r>
      <w:r w:rsidR="0071623F">
        <w:rPr>
          <w:b/>
          <w:sz w:val="24"/>
          <w:szCs w:val="24"/>
        </w:rPr>
        <w:t>48</w:t>
      </w:r>
      <w:r w:rsidR="00D57ADE">
        <w:rPr>
          <w:b/>
          <w:sz w:val="24"/>
          <w:szCs w:val="24"/>
        </w:rPr>
        <w:t>7</w:t>
      </w:r>
      <w:r w:rsidRPr="00740150" w:rsidR="00FC593B">
        <w:rPr>
          <w:b/>
          <w:sz w:val="24"/>
          <w:szCs w:val="24"/>
        </w:rPr>
        <w:t>,</w:t>
      </w:r>
      <w:r w:rsidR="001D631D">
        <w:rPr>
          <w:b/>
          <w:sz w:val="24"/>
          <w:szCs w:val="24"/>
        </w:rPr>
        <w:t>24</w:t>
      </w:r>
      <w:r w:rsidR="00397CD1">
        <w:rPr>
          <w:b/>
          <w:sz w:val="24"/>
          <w:szCs w:val="24"/>
        </w:rPr>
        <w:t>5</w:t>
      </w:r>
      <w:r w:rsidRPr="00740150" w:rsidR="001D631D">
        <w:rPr>
          <w:b/>
          <w:sz w:val="24"/>
          <w:szCs w:val="24"/>
        </w:rPr>
        <w:t xml:space="preserve"> </w:t>
      </w:r>
      <w:r w:rsidRPr="00740150">
        <w:rPr>
          <w:sz w:val="24"/>
          <w:szCs w:val="24"/>
        </w:rPr>
        <w:t>($</w:t>
      </w:r>
      <w:r w:rsidRPr="00740150" w:rsidR="005B7D42">
        <w:rPr>
          <w:sz w:val="24"/>
          <w:szCs w:val="24"/>
        </w:rPr>
        <w:t>2,</w:t>
      </w:r>
      <w:r w:rsidR="00D57ADE">
        <w:rPr>
          <w:sz w:val="24"/>
          <w:szCs w:val="24"/>
        </w:rPr>
        <w:t>395</w:t>
      </w:r>
      <w:r w:rsidRPr="00740150" w:rsidR="005B7D42">
        <w:rPr>
          <w:sz w:val="24"/>
          <w:szCs w:val="24"/>
        </w:rPr>
        <w:t>,</w:t>
      </w:r>
      <w:r w:rsidR="00AD0033">
        <w:rPr>
          <w:sz w:val="24"/>
          <w:szCs w:val="24"/>
        </w:rPr>
        <w:t>88</w:t>
      </w:r>
      <w:r w:rsidR="00397CD1">
        <w:rPr>
          <w:sz w:val="24"/>
          <w:szCs w:val="24"/>
        </w:rPr>
        <w:t>2</w:t>
      </w:r>
      <w:r w:rsidRPr="00740150" w:rsidR="00AD0033">
        <w:rPr>
          <w:sz w:val="24"/>
          <w:szCs w:val="24"/>
        </w:rPr>
        <w:t xml:space="preserve"> </w:t>
      </w:r>
      <w:r w:rsidRPr="00740150">
        <w:rPr>
          <w:sz w:val="24"/>
          <w:szCs w:val="24"/>
        </w:rPr>
        <w:t>in</w:t>
      </w:r>
      <w:r w:rsidRPr="00740150">
        <w:rPr>
          <w:spacing w:val="-6"/>
          <w:sz w:val="24"/>
          <w:szCs w:val="24"/>
        </w:rPr>
        <w:t xml:space="preserve"> </w:t>
      </w:r>
      <w:r w:rsidRPr="00740150">
        <w:rPr>
          <w:sz w:val="24"/>
          <w:szCs w:val="24"/>
        </w:rPr>
        <w:t>monetization,</w:t>
      </w:r>
      <w:r w:rsidRPr="00740150">
        <w:rPr>
          <w:spacing w:val="-4"/>
          <w:sz w:val="24"/>
          <w:szCs w:val="24"/>
        </w:rPr>
        <w:t xml:space="preserve"> </w:t>
      </w:r>
      <w:r w:rsidRPr="00740150">
        <w:rPr>
          <w:sz w:val="24"/>
          <w:szCs w:val="24"/>
        </w:rPr>
        <w:t>$</w:t>
      </w:r>
      <w:r w:rsidR="001C1A0E">
        <w:rPr>
          <w:sz w:val="24"/>
          <w:szCs w:val="24"/>
        </w:rPr>
        <w:t>1,091</w:t>
      </w:r>
      <w:r w:rsidRPr="00740150" w:rsidR="00E74CF8">
        <w:rPr>
          <w:sz w:val="24"/>
          <w:szCs w:val="24"/>
        </w:rPr>
        <w:t>,</w:t>
      </w:r>
      <w:r w:rsidR="001C1A0E">
        <w:rPr>
          <w:sz w:val="24"/>
          <w:szCs w:val="24"/>
        </w:rPr>
        <w:t>363</w:t>
      </w:r>
      <w:r w:rsidRPr="00740150" w:rsidR="00495E4B">
        <w:rPr>
          <w:sz w:val="24"/>
          <w:szCs w:val="24"/>
        </w:rPr>
        <w:t xml:space="preserve"> </w:t>
      </w:r>
      <w:r w:rsidRPr="00740150">
        <w:rPr>
          <w:sz w:val="24"/>
          <w:szCs w:val="24"/>
        </w:rPr>
        <w:t>in</w:t>
      </w:r>
      <w:r w:rsidRPr="00740150">
        <w:rPr>
          <w:spacing w:val="-6"/>
          <w:sz w:val="24"/>
          <w:szCs w:val="24"/>
        </w:rPr>
        <w:t xml:space="preserve"> </w:t>
      </w:r>
      <w:r w:rsidRPr="00740150">
        <w:rPr>
          <w:sz w:val="24"/>
          <w:szCs w:val="24"/>
        </w:rPr>
        <w:t>CCC</w:t>
      </w:r>
      <w:r w:rsidRPr="00740150">
        <w:rPr>
          <w:spacing w:val="-4"/>
          <w:sz w:val="24"/>
          <w:szCs w:val="24"/>
        </w:rPr>
        <w:t xml:space="preserve"> </w:t>
      </w:r>
      <w:r w:rsidRPr="00740150">
        <w:rPr>
          <w:sz w:val="24"/>
          <w:szCs w:val="24"/>
        </w:rPr>
        <w:t>funds)</w:t>
      </w:r>
    </w:p>
    <w:p w:rsidRPr="00311DC2" w:rsidR="00F16463" w:rsidP="00365CD0" w:rsidRDefault="00F16463" w14:paraId="25CFBC87" w14:textId="28D39700">
      <w:pPr>
        <w:pStyle w:val="ListParagraph"/>
        <w:numPr>
          <w:ilvl w:val="0"/>
          <w:numId w:val="3"/>
        </w:numPr>
        <w:tabs>
          <w:tab w:val="left" w:pos="1280"/>
          <w:tab w:val="left" w:pos="1281"/>
        </w:tabs>
        <w:jc w:val="both"/>
        <w:rPr>
          <w:sz w:val="24"/>
          <w:szCs w:val="24"/>
        </w:rPr>
      </w:pPr>
      <w:r w:rsidRPr="00740150">
        <w:rPr>
          <w:b/>
          <w:sz w:val="24"/>
          <w:szCs w:val="24"/>
        </w:rPr>
        <w:t>Total Indirect Costs: $</w:t>
      </w:r>
      <w:r w:rsidR="0071623F">
        <w:rPr>
          <w:b/>
          <w:sz w:val="24"/>
          <w:szCs w:val="24"/>
        </w:rPr>
        <w:t>98</w:t>
      </w:r>
      <w:r w:rsidR="00D57ADE">
        <w:rPr>
          <w:b/>
          <w:sz w:val="24"/>
          <w:szCs w:val="24"/>
        </w:rPr>
        <w:t>6</w:t>
      </w:r>
      <w:r w:rsidR="001C1A0E">
        <w:rPr>
          <w:b/>
          <w:sz w:val="24"/>
          <w:szCs w:val="24"/>
        </w:rPr>
        <w:t>,</w:t>
      </w:r>
      <w:r w:rsidR="00BA1B40">
        <w:rPr>
          <w:b/>
          <w:sz w:val="24"/>
          <w:szCs w:val="24"/>
        </w:rPr>
        <w:t>19</w:t>
      </w:r>
      <w:r w:rsidR="00397CD1">
        <w:rPr>
          <w:b/>
          <w:sz w:val="24"/>
          <w:szCs w:val="24"/>
        </w:rPr>
        <w:t>2</w:t>
      </w:r>
      <w:r w:rsidR="00BA1B40">
        <w:rPr>
          <w:b/>
          <w:sz w:val="24"/>
          <w:szCs w:val="24"/>
        </w:rPr>
        <w:t xml:space="preserve"> </w:t>
      </w:r>
      <w:r w:rsidRPr="00740150">
        <w:rPr>
          <w:sz w:val="24"/>
          <w:szCs w:val="24"/>
        </w:rPr>
        <w:t>($</w:t>
      </w:r>
      <w:r w:rsidR="0071623F">
        <w:rPr>
          <w:sz w:val="24"/>
          <w:szCs w:val="24"/>
        </w:rPr>
        <w:t>67</w:t>
      </w:r>
      <w:r w:rsidR="00D57ADE">
        <w:rPr>
          <w:sz w:val="24"/>
          <w:szCs w:val="24"/>
        </w:rPr>
        <w:t>7</w:t>
      </w:r>
      <w:r w:rsidRPr="00740150" w:rsidR="002F724F">
        <w:rPr>
          <w:sz w:val="24"/>
          <w:szCs w:val="24"/>
        </w:rPr>
        <w:t>,</w:t>
      </w:r>
      <w:r w:rsidR="00BA1B40">
        <w:rPr>
          <w:sz w:val="24"/>
          <w:szCs w:val="24"/>
        </w:rPr>
        <w:t>555</w:t>
      </w:r>
      <w:r w:rsidRPr="00311DC2" w:rsidR="00BA1B40">
        <w:rPr>
          <w:sz w:val="24"/>
          <w:szCs w:val="24"/>
        </w:rPr>
        <w:t xml:space="preserve"> </w:t>
      </w:r>
      <w:r w:rsidRPr="00311DC2">
        <w:rPr>
          <w:sz w:val="24"/>
          <w:szCs w:val="24"/>
        </w:rPr>
        <w:t>in monetization</w:t>
      </w:r>
      <w:r w:rsidRPr="00311DC2" w:rsidR="00CE03F1">
        <w:rPr>
          <w:sz w:val="24"/>
          <w:szCs w:val="24"/>
        </w:rPr>
        <w:t xml:space="preserve">, </w:t>
      </w:r>
      <w:r w:rsidRPr="00311DC2">
        <w:rPr>
          <w:sz w:val="24"/>
          <w:szCs w:val="24"/>
        </w:rPr>
        <w:t>$</w:t>
      </w:r>
      <w:r w:rsidR="001C1A0E">
        <w:rPr>
          <w:sz w:val="24"/>
          <w:szCs w:val="24"/>
        </w:rPr>
        <w:t>308</w:t>
      </w:r>
      <w:r w:rsidRPr="00311DC2" w:rsidR="00147EC7">
        <w:rPr>
          <w:sz w:val="24"/>
          <w:szCs w:val="24"/>
        </w:rPr>
        <w:t>,</w:t>
      </w:r>
      <w:r w:rsidR="001C1A0E">
        <w:rPr>
          <w:sz w:val="24"/>
          <w:szCs w:val="24"/>
        </w:rPr>
        <w:t>63</w:t>
      </w:r>
      <w:r w:rsidR="00D91442">
        <w:rPr>
          <w:sz w:val="24"/>
          <w:szCs w:val="24"/>
        </w:rPr>
        <w:t>7</w:t>
      </w:r>
      <w:r w:rsidRPr="00311DC2" w:rsidR="00CE03F1">
        <w:rPr>
          <w:sz w:val="24"/>
          <w:szCs w:val="24"/>
        </w:rPr>
        <w:t xml:space="preserve"> in </w:t>
      </w:r>
      <w:r w:rsidRPr="00311DC2">
        <w:rPr>
          <w:sz w:val="24"/>
          <w:szCs w:val="24"/>
        </w:rPr>
        <w:t>CCC</w:t>
      </w:r>
      <w:r w:rsidRPr="00311DC2">
        <w:rPr>
          <w:spacing w:val="-29"/>
          <w:sz w:val="24"/>
          <w:szCs w:val="24"/>
        </w:rPr>
        <w:t xml:space="preserve"> </w:t>
      </w:r>
      <w:r w:rsidRPr="00311DC2">
        <w:rPr>
          <w:sz w:val="24"/>
          <w:szCs w:val="24"/>
        </w:rPr>
        <w:t>funds)</w:t>
      </w:r>
    </w:p>
    <w:p w:rsidRPr="00EE31BC" w:rsidR="00020A75" w:rsidP="00365CD0" w:rsidRDefault="00242639" w14:paraId="44E66AF3" w14:textId="4A923EF9">
      <w:pPr>
        <w:pStyle w:val="ListParagraph"/>
        <w:tabs>
          <w:tab w:val="left" w:pos="7158"/>
        </w:tabs>
        <w:ind w:left="0" w:firstLine="0"/>
        <w:jc w:val="both"/>
        <w:rPr>
          <w:color w:val="D73614"/>
          <w:sz w:val="24"/>
          <w:szCs w:val="24"/>
        </w:rPr>
      </w:pPr>
      <w:r>
        <w:rPr>
          <w:color w:val="D73614"/>
          <w:sz w:val="24"/>
          <w:szCs w:val="24"/>
        </w:rPr>
        <w:tab/>
      </w:r>
    </w:p>
    <w:p w:rsidRPr="00EB26CB" w:rsidR="00AC6CE3" w:rsidP="00365CD0" w:rsidRDefault="00FF32F3" w14:paraId="49C9266E" w14:textId="3908EBD6">
      <w:pPr>
        <w:pStyle w:val="4HeaderUSDAGreen"/>
        <w:jc w:val="both"/>
      </w:pPr>
      <w:r w:rsidRPr="00EB26CB">
        <w:t xml:space="preserve">2.1 </w:t>
      </w:r>
      <w:r w:rsidRPr="00EB26CB" w:rsidR="00F16463">
        <w:t>Salaries/Personnel</w:t>
      </w:r>
      <w:r w:rsidRPr="00EB26CB">
        <w:t xml:space="preserve"> </w:t>
      </w:r>
      <w:r w:rsidRPr="00EB26CB" w:rsidR="00150120">
        <w:t>-</w:t>
      </w:r>
      <w:r w:rsidRPr="00EB26CB" w:rsidR="00F16463">
        <w:t xml:space="preserve"> Total $</w:t>
      </w:r>
      <w:r w:rsidR="00144ECD">
        <w:t>82</w:t>
      </w:r>
      <w:r w:rsidR="00D57ADE">
        <w:t>4</w:t>
      </w:r>
      <w:r w:rsidRPr="00EB26CB" w:rsidR="00242639">
        <w:t>,</w:t>
      </w:r>
      <w:r w:rsidR="00D57ADE">
        <w:t>514</w:t>
      </w:r>
      <w:r w:rsidRPr="00EB26CB" w:rsidR="00786787">
        <w:t xml:space="preserve"> </w:t>
      </w:r>
      <w:r w:rsidRPr="00EB26CB" w:rsidR="00F16463">
        <w:t>($</w:t>
      </w:r>
      <w:r w:rsidR="00D57ADE">
        <w:t>340</w:t>
      </w:r>
      <w:r w:rsidR="00C454F6">
        <w:t>,</w:t>
      </w:r>
      <w:r w:rsidR="00D57ADE">
        <w:t>514</w:t>
      </w:r>
      <w:r w:rsidRPr="00EB26CB" w:rsidR="00F16463">
        <w:t xml:space="preserve"> monetization</w:t>
      </w:r>
      <w:r w:rsidRPr="00EB26CB" w:rsidR="00D16CE0">
        <w:t>,</w:t>
      </w:r>
      <w:r w:rsidRPr="00EB26CB" w:rsidR="00F16463">
        <w:t xml:space="preserve"> and $</w:t>
      </w:r>
      <w:r w:rsidR="00C454F6">
        <w:t>484</w:t>
      </w:r>
      <w:r w:rsidRPr="00EB26CB" w:rsidR="00CB706C">
        <w:t>,000</w:t>
      </w:r>
      <w:r w:rsidRPr="00EB26CB" w:rsidR="00F16463">
        <w:t xml:space="preserve"> CCC funds</w:t>
      </w:r>
      <w:r w:rsidRPr="00EB26CB" w:rsidR="00E335BA">
        <w:t>)</w:t>
      </w:r>
    </w:p>
    <w:p w:rsidRPr="00A5618E" w:rsidR="00E3258A" w:rsidP="00365CD0" w:rsidRDefault="00C04140" w14:paraId="3D000BEA" w14:textId="7132FA45">
      <w:pPr>
        <w:spacing w:after="240"/>
        <w:ind w:left="1" w:right="144"/>
        <w:jc w:val="both"/>
        <w:rPr>
          <w:sz w:val="24"/>
          <w:szCs w:val="24"/>
        </w:rPr>
      </w:pPr>
      <w:r>
        <w:rPr>
          <w:b/>
          <w:sz w:val="24"/>
          <w:szCs w:val="24"/>
        </w:rPr>
        <w:t>USN/TCN</w:t>
      </w:r>
      <w:r w:rsidR="00DB45F1">
        <w:rPr>
          <w:b/>
          <w:sz w:val="24"/>
          <w:szCs w:val="24"/>
        </w:rPr>
        <w:t xml:space="preserve"> </w:t>
      </w:r>
      <w:r w:rsidRPr="00A5618E" w:rsidR="007B0159">
        <w:rPr>
          <w:b/>
          <w:sz w:val="24"/>
          <w:szCs w:val="24"/>
        </w:rPr>
        <w:t>Staff</w:t>
      </w:r>
      <w:r w:rsidRPr="00E72B5E" w:rsidR="00E3258A">
        <w:rPr>
          <w:b/>
          <w:sz w:val="24"/>
          <w:szCs w:val="24"/>
        </w:rPr>
        <w:t xml:space="preserve">. </w:t>
      </w:r>
      <w:r>
        <w:rPr>
          <w:sz w:val="24"/>
          <w:szCs w:val="24"/>
        </w:rPr>
        <w:t>USN/TCN</w:t>
      </w:r>
      <w:r w:rsidRPr="005D1E63" w:rsidR="002359FC">
        <w:rPr>
          <w:sz w:val="24"/>
          <w:szCs w:val="24"/>
        </w:rPr>
        <w:t xml:space="preserve"> </w:t>
      </w:r>
      <w:r w:rsidR="00D109EC">
        <w:rPr>
          <w:sz w:val="24"/>
          <w:szCs w:val="24"/>
        </w:rPr>
        <w:t xml:space="preserve">benefits </w:t>
      </w:r>
      <w:r w:rsidRPr="005D1E63" w:rsidR="00E3258A">
        <w:rPr>
          <w:sz w:val="24"/>
          <w:szCs w:val="24"/>
        </w:rPr>
        <w:t xml:space="preserve">are budgeted for the Chief of Party (COP) </w:t>
      </w:r>
      <w:r w:rsidR="0011588C">
        <w:rPr>
          <w:sz w:val="24"/>
          <w:szCs w:val="24"/>
        </w:rPr>
        <w:t>for five years over</w:t>
      </w:r>
      <w:r w:rsidRPr="005D1E63" w:rsidR="00E3258A">
        <w:rPr>
          <w:sz w:val="24"/>
          <w:szCs w:val="24"/>
        </w:rPr>
        <w:t xml:space="preserve"> LOP.</w:t>
      </w:r>
      <w:r w:rsidRPr="005D1E63" w:rsidR="00E3258A">
        <w:rPr>
          <w:spacing w:val="-2"/>
          <w:sz w:val="24"/>
          <w:szCs w:val="24"/>
        </w:rPr>
        <w:t xml:space="preserve"> </w:t>
      </w:r>
      <w:r w:rsidRPr="005D1E63" w:rsidR="00E3258A">
        <w:rPr>
          <w:sz w:val="24"/>
          <w:szCs w:val="24"/>
        </w:rPr>
        <w:t>The</w:t>
      </w:r>
      <w:r w:rsidRPr="005D1E63" w:rsidR="00E3258A">
        <w:rPr>
          <w:spacing w:val="-3"/>
          <w:sz w:val="24"/>
          <w:szCs w:val="24"/>
        </w:rPr>
        <w:t xml:space="preserve"> </w:t>
      </w:r>
      <w:r w:rsidRPr="005D1E63" w:rsidR="00E3258A">
        <w:rPr>
          <w:sz w:val="24"/>
          <w:szCs w:val="24"/>
        </w:rPr>
        <w:t>COP will be</w:t>
      </w:r>
      <w:r w:rsidRPr="005D1E63" w:rsidR="00E3258A">
        <w:rPr>
          <w:spacing w:val="-2"/>
          <w:sz w:val="24"/>
          <w:szCs w:val="24"/>
        </w:rPr>
        <w:t xml:space="preserve"> </w:t>
      </w:r>
      <w:r w:rsidRPr="005D1E63" w:rsidR="00E3258A">
        <w:rPr>
          <w:sz w:val="24"/>
          <w:szCs w:val="24"/>
        </w:rPr>
        <w:t>an expatriate</w:t>
      </w:r>
      <w:r w:rsidRPr="005D1E63" w:rsidR="00E3258A">
        <w:rPr>
          <w:spacing w:val="-1"/>
          <w:sz w:val="24"/>
          <w:szCs w:val="24"/>
        </w:rPr>
        <w:t xml:space="preserve"> </w:t>
      </w:r>
      <w:r w:rsidRPr="005D1E63" w:rsidR="00E3258A">
        <w:rPr>
          <w:sz w:val="24"/>
          <w:szCs w:val="24"/>
        </w:rPr>
        <w:t>who</w:t>
      </w:r>
      <w:r w:rsidRPr="005D1E63" w:rsidR="00E3258A">
        <w:rPr>
          <w:spacing w:val="-2"/>
          <w:sz w:val="24"/>
          <w:szCs w:val="24"/>
        </w:rPr>
        <w:t xml:space="preserve"> </w:t>
      </w:r>
      <w:r w:rsidRPr="005D1E63" w:rsidR="00E3258A">
        <w:rPr>
          <w:sz w:val="24"/>
          <w:szCs w:val="24"/>
        </w:rPr>
        <w:t>has</w:t>
      </w:r>
      <w:r w:rsidRPr="005D1E63" w:rsidR="00E3258A">
        <w:rPr>
          <w:spacing w:val="-2"/>
          <w:sz w:val="24"/>
          <w:szCs w:val="24"/>
        </w:rPr>
        <w:t xml:space="preserve"> </w:t>
      </w:r>
      <w:r w:rsidRPr="005D1E63" w:rsidR="00E3258A">
        <w:rPr>
          <w:sz w:val="24"/>
          <w:szCs w:val="24"/>
        </w:rPr>
        <w:t>worked</w:t>
      </w:r>
      <w:r w:rsidRPr="005D1E63" w:rsidR="00E3258A">
        <w:rPr>
          <w:spacing w:val="-2"/>
          <w:sz w:val="24"/>
          <w:szCs w:val="24"/>
        </w:rPr>
        <w:t xml:space="preserve"> </w:t>
      </w:r>
      <w:r w:rsidRPr="005D1E63" w:rsidR="00E3258A">
        <w:rPr>
          <w:sz w:val="24"/>
          <w:szCs w:val="24"/>
        </w:rPr>
        <w:t>in</w:t>
      </w:r>
      <w:r w:rsidRPr="005D1E63" w:rsidR="00E3258A">
        <w:rPr>
          <w:spacing w:val="-2"/>
          <w:sz w:val="24"/>
          <w:szCs w:val="24"/>
        </w:rPr>
        <w:t xml:space="preserve"> </w:t>
      </w:r>
      <w:r w:rsidRPr="005D1E63" w:rsidR="00C6545E">
        <w:rPr>
          <w:spacing w:val="-2"/>
          <w:sz w:val="24"/>
          <w:szCs w:val="24"/>
        </w:rPr>
        <w:t xml:space="preserve">Mauritania or other similar operating environments </w:t>
      </w:r>
      <w:r w:rsidRPr="005D1E63" w:rsidR="00E3258A">
        <w:rPr>
          <w:sz w:val="24"/>
          <w:szCs w:val="24"/>
        </w:rPr>
        <w:t>for</w:t>
      </w:r>
      <w:r w:rsidRPr="005D1E63" w:rsidR="00E3258A">
        <w:rPr>
          <w:spacing w:val="-3"/>
          <w:sz w:val="24"/>
          <w:szCs w:val="24"/>
        </w:rPr>
        <w:t xml:space="preserve"> </w:t>
      </w:r>
      <w:r w:rsidR="001B45FC">
        <w:rPr>
          <w:sz w:val="24"/>
          <w:szCs w:val="24"/>
        </w:rPr>
        <w:t>over</w:t>
      </w:r>
      <w:r w:rsidRPr="005D1E63" w:rsidR="00E3258A">
        <w:rPr>
          <w:sz w:val="24"/>
          <w:szCs w:val="24"/>
        </w:rPr>
        <w:t xml:space="preserve"> 1</w:t>
      </w:r>
      <w:r w:rsidR="0011588C">
        <w:rPr>
          <w:sz w:val="24"/>
          <w:szCs w:val="24"/>
        </w:rPr>
        <w:t>5</w:t>
      </w:r>
      <w:r w:rsidRPr="005D1E63" w:rsidR="00E3258A">
        <w:rPr>
          <w:sz w:val="24"/>
          <w:szCs w:val="24"/>
        </w:rPr>
        <w:t xml:space="preserve"> years</w:t>
      </w:r>
      <w:r w:rsidRPr="005D1E63" w:rsidR="00C6545E">
        <w:rPr>
          <w:sz w:val="24"/>
          <w:szCs w:val="24"/>
        </w:rPr>
        <w:t xml:space="preserve"> and has the </w:t>
      </w:r>
      <w:r w:rsidRPr="005D1E63" w:rsidR="005D1E63">
        <w:rPr>
          <w:sz w:val="24"/>
          <w:szCs w:val="24"/>
        </w:rPr>
        <w:t xml:space="preserve">necessary </w:t>
      </w:r>
      <w:r w:rsidR="00127780">
        <w:rPr>
          <w:sz w:val="24"/>
          <w:szCs w:val="24"/>
        </w:rPr>
        <w:t xml:space="preserve">USG </w:t>
      </w:r>
      <w:r w:rsidR="00296518">
        <w:rPr>
          <w:sz w:val="24"/>
          <w:szCs w:val="24"/>
        </w:rPr>
        <w:t xml:space="preserve">background, compliance, </w:t>
      </w:r>
      <w:r w:rsidR="00127780">
        <w:rPr>
          <w:sz w:val="24"/>
          <w:szCs w:val="24"/>
        </w:rPr>
        <w:t xml:space="preserve">and </w:t>
      </w:r>
      <w:r w:rsidRPr="005D1E63" w:rsidR="00C6545E">
        <w:rPr>
          <w:sz w:val="24"/>
          <w:szCs w:val="24"/>
        </w:rPr>
        <w:t>technical expertise</w:t>
      </w:r>
      <w:r w:rsidRPr="005D1E63" w:rsidR="00E3258A">
        <w:rPr>
          <w:sz w:val="24"/>
          <w:szCs w:val="24"/>
        </w:rPr>
        <w:t>.</w:t>
      </w:r>
      <w:r w:rsidRPr="0011588C" w:rsidR="0011588C">
        <w:rPr>
          <w:sz w:val="24"/>
          <w:szCs w:val="24"/>
        </w:rPr>
        <w:t xml:space="preserve"> </w:t>
      </w:r>
      <w:r w:rsidRPr="00057418" w:rsidR="0011588C">
        <w:rPr>
          <w:sz w:val="24"/>
          <w:szCs w:val="24"/>
        </w:rPr>
        <w:t>The COP will o</w:t>
      </w:r>
      <w:r w:rsidRPr="00E7357B" w:rsidR="0011588C">
        <w:rPr>
          <w:sz w:val="24"/>
          <w:szCs w:val="24"/>
        </w:rPr>
        <w:t>versee a team of experts and support staff, prepare reports and work plans, align project initiatives with in-country priorities, and ensure project compliance with federal regulations.</w:t>
      </w:r>
      <w:r w:rsidRPr="005D1E63" w:rsidR="00E3258A">
        <w:rPr>
          <w:sz w:val="24"/>
          <w:szCs w:val="24"/>
        </w:rPr>
        <w:t xml:space="preserve"> The COP’s salary is distributed between Administrative and Activities.</w:t>
      </w:r>
      <w:r w:rsidR="006F6EE0">
        <w:rPr>
          <w:sz w:val="24"/>
          <w:szCs w:val="24"/>
        </w:rPr>
        <w:t xml:space="preserve"> </w:t>
      </w:r>
      <w:r w:rsidRPr="006F6EE0" w:rsidR="006F6EE0">
        <w:rPr>
          <w:sz w:val="24"/>
          <w:szCs w:val="24"/>
        </w:rPr>
        <w:t>To account for annual salary increases, POA has increased the salary by 4% after Y1 through LOP.</w:t>
      </w:r>
    </w:p>
    <w:p w:rsidRPr="00AA38E0" w:rsidR="00B52202" w:rsidP="00365CD0" w:rsidRDefault="00B52202" w14:paraId="0918F3A2" w14:textId="3E603794">
      <w:pPr>
        <w:spacing w:after="240"/>
        <w:ind w:left="1" w:right="144"/>
        <w:jc w:val="both"/>
        <w:rPr>
          <w:sz w:val="24"/>
          <w:szCs w:val="24"/>
        </w:rPr>
      </w:pPr>
      <w:r w:rsidRPr="00E72B5E">
        <w:rPr>
          <w:b/>
          <w:sz w:val="24"/>
          <w:szCs w:val="24"/>
        </w:rPr>
        <w:t>CCN</w:t>
      </w:r>
      <w:r w:rsidRPr="00A5618E">
        <w:rPr>
          <w:b/>
          <w:sz w:val="24"/>
          <w:szCs w:val="24"/>
        </w:rPr>
        <w:t xml:space="preserve"> </w:t>
      </w:r>
      <w:r w:rsidRPr="00E72B5E">
        <w:rPr>
          <w:b/>
          <w:sz w:val="24"/>
          <w:szCs w:val="24"/>
        </w:rPr>
        <w:t>Staff</w:t>
      </w:r>
      <w:r w:rsidRPr="00E72B5E" w:rsidR="00A578E5">
        <w:rPr>
          <w:b/>
          <w:sz w:val="24"/>
          <w:szCs w:val="24"/>
        </w:rPr>
        <w:t xml:space="preserve">. </w:t>
      </w:r>
      <w:r w:rsidRPr="00057418" w:rsidR="00A80596">
        <w:rPr>
          <w:sz w:val="24"/>
          <w:szCs w:val="24"/>
        </w:rPr>
        <w:t xml:space="preserve">Budgeted at 100% LOE for all </w:t>
      </w:r>
      <w:r w:rsidRPr="00057418" w:rsidR="00817D02">
        <w:rPr>
          <w:sz w:val="24"/>
          <w:szCs w:val="24"/>
        </w:rPr>
        <w:t>five years of the project, t</w:t>
      </w:r>
      <w:r w:rsidRPr="00057418" w:rsidR="00870569">
        <w:rPr>
          <w:sz w:val="24"/>
          <w:szCs w:val="24"/>
        </w:rPr>
        <w:t xml:space="preserve">he </w:t>
      </w:r>
      <w:r w:rsidR="0011588C">
        <w:rPr>
          <w:sz w:val="24"/>
          <w:szCs w:val="24"/>
        </w:rPr>
        <w:t xml:space="preserve">Deputy </w:t>
      </w:r>
      <w:r w:rsidRPr="00057418" w:rsidR="00870569">
        <w:rPr>
          <w:sz w:val="24"/>
          <w:szCs w:val="24"/>
        </w:rPr>
        <w:t>Chief of Party (</w:t>
      </w:r>
      <w:r w:rsidR="0011588C">
        <w:rPr>
          <w:sz w:val="24"/>
          <w:szCs w:val="24"/>
        </w:rPr>
        <w:t>D</w:t>
      </w:r>
      <w:r w:rsidRPr="00057418" w:rsidR="00870569">
        <w:rPr>
          <w:sz w:val="24"/>
          <w:szCs w:val="24"/>
        </w:rPr>
        <w:t xml:space="preserve">COP) </w:t>
      </w:r>
      <w:bookmarkStart w:name="_Hlk143530751" w:id="1"/>
      <w:r w:rsidRPr="00057418" w:rsidR="0011588C">
        <w:rPr>
          <w:sz w:val="24"/>
          <w:szCs w:val="24"/>
        </w:rPr>
        <w:t xml:space="preserve">will be a Mauritanian national with more than </w:t>
      </w:r>
      <w:r w:rsidR="00F2786B">
        <w:rPr>
          <w:sz w:val="24"/>
          <w:szCs w:val="24"/>
        </w:rPr>
        <w:t>10</w:t>
      </w:r>
      <w:r w:rsidRPr="00057418" w:rsidR="0011588C">
        <w:rPr>
          <w:sz w:val="24"/>
          <w:szCs w:val="24"/>
        </w:rPr>
        <w:t xml:space="preserve"> years of experience working</w:t>
      </w:r>
      <w:r w:rsidR="0011588C">
        <w:rPr>
          <w:sz w:val="24"/>
          <w:szCs w:val="24"/>
        </w:rPr>
        <w:t xml:space="preserve"> in </w:t>
      </w:r>
      <w:r w:rsidRPr="00057418" w:rsidR="0011588C">
        <w:rPr>
          <w:sz w:val="24"/>
          <w:szCs w:val="24"/>
        </w:rPr>
        <w:t>Mauritania.</w:t>
      </w:r>
      <w:bookmarkEnd w:id="1"/>
      <w:r w:rsidR="0011588C">
        <w:rPr>
          <w:sz w:val="24"/>
          <w:szCs w:val="24"/>
        </w:rPr>
        <w:t xml:space="preserve"> </w:t>
      </w:r>
      <w:r w:rsidRPr="005D1E63" w:rsidR="0011588C">
        <w:rPr>
          <w:sz w:val="24"/>
          <w:szCs w:val="24"/>
        </w:rPr>
        <w:t xml:space="preserve">The </w:t>
      </w:r>
      <w:r w:rsidR="0011588C">
        <w:rPr>
          <w:sz w:val="24"/>
          <w:szCs w:val="24"/>
        </w:rPr>
        <w:t>D</w:t>
      </w:r>
      <w:r w:rsidRPr="005D1E63" w:rsidR="0011588C">
        <w:rPr>
          <w:sz w:val="24"/>
          <w:szCs w:val="24"/>
        </w:rPr>
        <w:t>COP is responsible for ensuring technical quality in the design and implementation of project activities.</w:t>
      </w:r>
      <w:r w:rsidR="0011588C">
        <w:rPr>
          <w:sz w:val="24"/>
          <w:szCs w:val="24"/>
        </w:rPr>
        <w:t xml:space="preserve"> </w:t>
      </w:r>
      <w:r w:rsidRPr="00057418" w:rsidR="005213D2">
        <w:rPr>
          <w:sz w:val="24"/>
          <w:szCs w:val="24"/>
        </w:rPr>
        <w:t>Other CCN staff include</w:t>
      </w:r>
      <w:r w:rsidRPr="00057418" w:rsidR="00487AB5">
        <w:rPr>
          <w:sz w:val="24"/>
          <w:szCs w:val="24"/>
        </w:rPr>
        <w:t xml:space="preserve"> </w:t>
      </w:r>
      <w:r w:rsidRPr="00057418" w:rsidR="00D058E2">
        <w:rPr>
          <w:sz w:val="24"/>
          <w:szCs w:val="24"/>
        </w:rPr>
        <w:t>3</w:t>
      </w:r>
      <w:r w:rsidRPr="00057418" w:rsidR="005C138E">
        <w:rPr>
          <w:sz w:val="24"/>
          <w:szCs w:val="24"/>
        </w:rPr>
        <w:t xml:space="preserve"> Technical Leads, </w:t>
      </w:r>
      <w:r w:rsidR="008E0D23">
        <w:rPr>
          <w:sz w:val="24"/>
          <w:szCs w:val="24"/>
        </w:rPr>
        <w:t xml:space="preserve">Specialists for component 2, 3, and 4, </w:t>
      </w:r>
      <w:r w:rsidRPr="00057418" w:rsidR="001F22AD">
        <w:rPr>
          <w:sz w:val="24"/>
          <w:szCs w:val="24"/>
        </w:rPr>
        <w:t xml:space="preserve">20 Extension Agents, </w:t>
      </w:r>
      <w:r w:rsidRPr="00057418" w:rsidR="004C1D90">
        <w:rPr>
          <w:sz w:val="24"/>
          <w:szCs w:val="24"/>
        </w:rPr>
        <w:t xml:space="preserve">M&amp;E Director, M&amp;E Specialist, F&amp;A Director, </w:t>
      </w:r>
      <w:r w:rsidR="008E0D23">
        <w:rPr>
          <w:sz w:val="24"/>
          <w:szCs w:val="24"/>
        </w:rPr>
        <w:t xml:space="preserve">Human Resource Manager, </w:t>
      </w:r>
      <w:r w:rsidRPr="00057418" w:rsidR="004C1D90">
        <w:rPr>
          <w:sz w:val="24"/>
          <w:szCs w:val="24"/>
        </w:rPr>
        <w:t>Contracts</w:t>
      </w:r>
      <w:r w:rsidR="0084144D">
        <w:rPr>
          <w:sz w:val="24"/>
          <w:szCs w:val="24"/>
        </w:rPr>
        <w:t xml:space="preserve"> &amp; Compliance</w:t>
      </w:r>
      <w:r w:rsidRPr="00057418" w:rsidR="004C1D90">
        <w:rPr>
          <w:sz w:val="24"/>
          <w:szCs w:val="24"/>
        </w:rPr>
        <w:t xml:space="preserve"> Specialist, </w:t>
      </w:r>
      <w:r w:rsidRPr="00057418" w:rsidR="00F82DEC">
        <w:rPr>
          <w:sz w:val="24"/>
          <w:szCs w:val="24"/>
        </w:rPr>
        <w:t>Account</w:t>
      </w:r>
      <w:r w:rsidRPr="00057418" w:rsidR="00CE617C">
        <w:rPr>
          <w:sz w:val="24"/>
          <w:szCs w:val="24"/>
        </w:rPr>
        <w:t>ant</w:t>
      </w:r>
      <w:r w:rsidRPr="00057418" w:rsidR="00F82DEC">
        <w:rPr>
          <w:sz w:val="24"/>
          <w:szCs w:val="24"/>
        </w:rPr>
        <w:t>, Admi</w:t>
      </w:r>
      <w:r w:rsidRPr="00057418" w:rsidR="009A4F87">
        <w:rPr>
          <w:sz w:val="24"/>
          <w:szCs w:val="24"/>
        </w:rPr>
        <w:t>nistrative Assistant, Security Guards</w:t>
      </w:r>
      <w:r w:rsidR="002A4C26">
        <w:rPr>
          <w:sz w:val="24"/>
          <w:szCs w:val="24"/>
        </w:rPr>
        <w:t>,</w:t>
      </w:r>
      <w:r w:rsidRPr="00057418" w:rsidR="009A4F87">
        <w:rPr>
          <w:sz w:val="24"/>
          <w:szCs w:val="24"/>
        </w:rPr>
        <w:t xml:space="preserve"> and 2 Drivers. </w:t>
      </w:r>
      <w:r w:rsidRPr="00057418" w:rsidR="004B6E77">
        <w:rPr>
          <w:sz w:val="24"/>
          <w:szCs w:val="24"/>
        </w:rPr>
        <w:t xml:space="preserve">The </w:t>
      </w:r>
      <w:r w:rsidRPr="00057418" w:rsidR="005213D2">
        <w:rPr>
          <w:sz w:val="24"/>
          <w:szCs w:val="24"/>
        </w:rPr>
        <w:t>CCN staff</w:t>
      </w:r>
      <w:r w:rsidRPr="005D1E63" w:rsidR="004B6E77">
        <w:rPr>
          <w:sz w:val="24"/>
          <w:szCs w:val="24"/>
        </w:rPr>
        <w:t xml:space="preserve"> salary is distributed between Administrative and Activities</w:t>
      </w:r>
      <w:r w:rsidRPr="00057418" w:rsidR="009A4F87">
        <w:rPr>
          <w:sz w:val="24"/>
          <w:szCs w:val="24"/>
        </w:rPr>
        <w:t xml:space="preserve"> as appropriate for each role</w:t>
      </w:r>
      <w:r w:rsidRPr="00057418" w:rsidR="004B6E77">
        <w:rPr>
          <w:sz w:val="24"/>
          <w:szCs w:val="24"/>
        </w:rPr>
        <w:t>.</w:t>
      </w:r>
      <w:r w:rsidR="004B6E77">
        <w:rPr>
          <w:sz w:val="24"/>
          <w:szCs w:val="24"/>
        </w:rPr>
        <w:t xml:space="preserve"> </w:t>
      </w:r>
      <w:r w:rsidRPr="00E72B5E">
        <w:rPr>
          <w:sz w:val="24"/>
          <w:szCs w:val="24"/>
        </w:rPr>
        <w:t>The majority of CCN staff are budgeted to remain on the project throughout the life of the project</w:t>
      </w:r>
      <w:r w:rsidR="00F372E9">
        <w:rPr>
          <w:sz w:val="24"/>
          <w:szCs w:val="24"/>
        </w:rPr>
        <w:t xml:space="preserve">, </w:t>
      </w:r>
      <w:r w:rsidRPr="00057418" w:rsidR="002A4C26">
        <w:rPr>
          <w:sz w:val="24"/>
          <w:szCs w:val="24"/>
        </w:rPr>
        <w:t>except for</w:t>
      </w:r>
      <w:r w:rsidR="00F372E9">
        <w:rPr>
          <w:sz w:val="24"/>
          <w:szCs w:val="24"/>
        </w:rPr>
        <w:t xml:space="preserve"> the 20 Extension Agents who will complete their work </w:t>
      </w:r>
      <w:r w:rsidR="00166FC1">
        <w:rPr>
          <w:sz w:val="24"/>
          <w:szCs w:val="24"/>
        </w:rPr>
        <w:t>midway through</w:t>
      </w:r>
      <w:r w:rsidR="00F372E9">
        <w:rPr>
          <w:sz w:val="24"/>
          <w:szCs w:val="24"/>
        </w:rPr>
        <w:t xml:space="preserve"> </w:t>
      </w:r>
      <w:r w:rsidRPr="00387019" w:rsidR="00F372E9">
        <w:rPr>
          <w:sz w:val="24"/>
          <w:szCs w:val="24"/>
        </w:rPr>
        <w:t>Y3</w:t>
      </w:r>
      <w:r w:rsidRPr="00387019">
        <w:rPr>
          <w:sz w:val="24"/>
          <w:szCs w:val="24"/>
        </w:rPr>
        <w:t xml:space="preserve">. </w:t>
      </w:r>
      <w:r w:rsidRPr="00387019" w:rsidR="0BFD45EA">
        <w:rPr>
          <w:sz w:val="24"/>
          <w:szCs w:val="24"/>
        </w:rPr>
        <w:t xml:space="preserve">The </w:t>
      </w:r>
      <w:r w:rsidRPr="00387019" w:rsidR="0FB8B184">
        <w:rPr>
          <w:sz w:val="24"/>
          <w:szCs w:val="24"/>
        </w:rPr>
        <w:t>p</w:t>
      </w:r>
      <w:r w:rsidRPr="00387019" w:rsidR="5604FE8B">
        <w:rPr>
          <w:sz w:val="24"/>
          <w:szCs w:val="24"/>
        </w:rPr>
        <w:t>roposed</w:t>
      </w:r>
      <w:r w:rsidRPr="00387019">
        <w:rPr>
          <w:sz w:val="24"/>
          <w:szCs w:val="24"/>
        </w:rPr>
        <w:t xml:space="preserve"> salary rates </w:t>
      </w:r>
      <w:r w:rsidR="00C33997">
        <w:rPr>
          <w:sz w:val="24"/>
          <w:szCs w:val="24"/>
        </w:rPr>
        <w:t>align</w:t>
      </w:r>
      <w:r w:rsidRPr="00387019">
        <w:rPr>
          <w:sz w:val="24"/>
          <w:szCs w:val="24"/>
        </w:rPr>
        <w:t xml:space="preserve"> with </w:t>
      </w:r>
      <w:r w:rsidR="00387019">
        <w:rPr>
          <w:sz w:val="24"/>
          <w:szCs w:val="24"/>
        </w:rPr>
        <w:t xml:space="preserve">market </w:t>
      </w:r>
      <w:r w:rsidR="00157AF4">
        <w:rPr>
          <w:sz w:val="24"/>
          <w:szCs w:val="24"/>
        </w:rPr>
        <w:t>research</w:t>
      </w:r>
      <w:r w:rsidR="00A5751B">
        <w:rPr>
          <w:sz w:val="24"/>
          <w:szCs w:val="24"/>
        </w:rPr>
        <w:t>,</w:t>
      </w:r>
      <w:r w:rsidR="00387019">
        <w:rPr>
          <w:sz w:val="24"/>
          <w:szCs w:val="24"/>
        </w:rPr>
        <w:t xml:space="preserve"> and local </w:t>
      </w:r>
      <w:r w:rsidR="0008054C">
        <w:rPr>
          <w:sz w:val="24"/>
          <w:szCs w:val="24"/>
        </w:rPr>
        <w:t xml:space="preserve">in-country </w:t>
      </w:r>
      <w:r w:rsidR="00157AF4">
        <w:rPr>
          <w:sz w:val="24"/>
          <w:szCs w:val="24"/>
        </w:rPr>
        <w:t>consultations</w:t>
      </w:r>
      <w:r w:rsidR="00AA38E0">
        <w:rPr>
          <w:sz w:val="24"/>
          <w:szCs w:val="24"/>
        </w:rPr>
        <w:t xml:space="preserve"> were conducted by POA. T</w:t>
      </w:r>
      <w:r w:rsidRPr="00387019">
        <w:rPr>
          <w:sz w:val="24"/>
          <w:szCs w:val="24"/>
        </w:rPr>
        <w:t>o</w:t>
      </w:r>
      <w:r w:rsidRPr="00057418">
        <w:rPr>
          <w:sz w:val="24"/>
          <w:szCs w:val="24"/>
        </w:rPr>
        <w:t xml:space="preserve"> </w:t>
      </w:r>
      <w:r w:rsidRPr="00387019">
        <w:rPr>
          <w:sz w:val="24"/>
          <w:szCs w:val="24"/>
        </w:rPr>
        <w:t>account</w:t>
      </w:r>
      <w:r w:rsidRPr="00057418">
        <w:rPr>
          <w:sz w:val="24"/>
          <w:szCs w:val="24"/>
        </w:rPr>
        <w:t xml:space="preserve"> </w:t>
      </w:r>
      <w:r w:rsidRPr="00387019">
        <w:rPr>
          <w:sz w:val="24"/>
          <w:szCs w:val="24"/>
        </w:rPr>
        <w:t>for</w:t>
      </w:r>
      <w:r w:rsidRPr="00057418">
        <w:rPr>
          <w:sz w:val="24"/>
          <w:szCs w:val="24"/>
        </w:rPr>
        <w:t xml:space="preserve"> </w:t>
      </w:r>
      <w:r w:rsidRPr="00387019">
        <w:rPr>
          <w:sz w:val="24"/>
          <w:szCs w:val="24"/>
        </w:rPr>
        <w:t>annual</w:t>
      </w:r>
      <w:r w:rsidRPr="00057418">
        <w:rPr>
          <w:sz w:val="24"/>
          <w:szCs w:val="24"/>
        </w:rPr>
        <w:t xml:space="preserve"> </w:t>
      </w:r>
      <w:r w:rsidRPr="00387019">
        <w:rPr>
          <w:sz w:val="24"/>
          <w:szCs w:val="24"/>
        </w:rPr>
        <w:t>salary</w:t>
      </w:r>
      <w:r w:rsidRPr="00057418">
        <w:rPr>
          <w:sz w:val="24"/>
          <w:szCs w:val="24"/>
        </w:rPr>
        <w:t xml:space="preserve"> </w:t>
      </w:r>
      <w:r w:rsidRPr="00387019">
        <w:rPr>
          <w:sz w:val="24"/>
          <w:szCs w:val="24"/>
        </w:rPr>
        <w:t>increases,</w:t>
      </w:r>
      <w:r w:rsidRPr="00057418">
        <w:rPr>
          <w:sz w:val="24"/>
          <w:szCs w:val="24"/>
        </w:rPr>
        <w:t xml:space="preserve"> </w:t>
      </w:r>
      <w:r w:rsidRPr="00387019" w:rsidR="006F6EE0">
        <w:rPr>
          <w:sz w:val="24"/>
          <w:szCs w:val="24"/>
        </w:rPr>
        <w:t>POA has increased the salary by 4% after Y1 through</w:t>
      </w:r>
      <w:r w:rsidRPr="00387019">
        <w:rPr>
          <w:sz w:val="24"/>
          <w:szCs w:val="24"/>
        </w:rPr>
        <w:t xml:space="preserve"> LOP.</w:t>
      </w:r>
    </w:p>
    <w:p w:rsidRPr="00E72B5E" w:rsidR="00E72B5E" w:rsidP="00365CD0" w:rsidRDefault="00684B03" w14:paraId="7D5B8CA4" w14:textId="7D701F8A">
      <w:pPr>
        <w:spacing w:after="240"/>
        <w:ind w:right="144"/>
        <w:jc w:val="both"/>
        <w:rPr>
          <w:sz w:val="24"/>
          <w:szCs w:val="24"/>
        </w:rPr>
      </w:pPr>
      <w:r>
        <w:rPr>
          <w:b/>
          <w:sz w:val="24"/>
          <w:szCs w:val="24"/>
        </w:rPr>
        <w:t xml:space="preserve">Headquarters (HQ) </w:t>
      </w:r>
      <w:r w:rsidR="00A5618E">
        <w:rPr>
          <w:b/>
          <w:sz w:val="24"/>
          <w:szCs w:val="24"/>
        </w:rPr>
        <w:t>Staff</w:t>
      </w:r>
      <w:r w:rsidRPr="00E72B5E" w:rsidR="00E72B5E">
        <w:rPr>
          <w:b/>
          <w:sz w:val="24"/>
          <w:szCs w:val="24"/>
        </w:rPr>
        <w:t>.</w:t>
      </w:r>
      <w:r w:rsidRPr="00E72B5E" w:rsidR="00E72B5E">
        <w:rPr>
          <w:b/>
          <w:spacing w:val="-3"/>
          <w:sz w:val="24"/>
          <w:szCs w:val="24"/>
        </w:rPr>
        <w:t xml:space="preserve"> </w:t>
      </w:r>
      <w:r>
        <w:rPr>
          <w:sz w:val="24"/>
          <w:szCs w:val="24"/>
        </w:rPr>
        <w:t>POA HQ</w:t>
      </w:r>
      <w:r w:rsidRPr="00E72B5E" w:rsidR="00E72B5E">
        <w:rPr>
          <w:spacing w:val="-4"/>
          <w:sz w:val="24"/>
          <w:szCs w:val="24"/>
        </w:rPr>
        <w:t xml:space="preserve"> </w:t>
      </w:r>
      <w:r w:rsidRPr="00E72B5E" w:rsidR="00E72B5E">
        <w:rPr>
          <w:sz w:val="24"/>
          <w:szCs w:val="24"/>
        </w:rPr>
        <w:t>salary</w:t>
      </w:r>
      <w:r w:rsidRPr="00E72B5E" w:rsidR="00E72B5E">
        <w:rPr>
          <w:spacing w:val="-1"/>
          <w:sz w:val="24"/>
          <w:szCs w:val="24"/>
        </w:rPr>
        <w:t xml:space="preserve"> </w:t>
      </w:r>
      <w:r w:rsidRPr="00E72B5E" w:rsidR="00E72B5E">
        <w:rPr>
          <w:sz w:val="24"/>
          <w:szCs w:val="24"/>
        </w:rPr>
        <w:t>rates</w:t>
      </w:r>
      <w:r w:rsidRPr="00E72B5E" w:rsidR="00E72B5E">
        <w:rPr>
          <w:spacing w:val="-3"/>
          <w:sz w:val="24"/>
          <w:szCs w:val="24"/>
        </w:rPr>
        <w:t xml:space="preserve"> </w:t>
      </w:r>
      <w:r w:rsidRPr="00E72B5E" w:rsidR="00E72B5E">
        <w:rPr>
          <w:sz w:val="24"/>
          <w:szCs w:val="24"/>
        </w:rPr>
        <w:t>are</w:t>
      </w:r>
      <w:r w:rsidRPr="00E72B5E" w:rsidR="00E72B5E">
        <w:rPr>
          <w:spacing w:val="-4"/>
          <w:sz w:val="24"/>
          <w:szCs w:val="24"/>
        </w:rPr>
        <w:t xml:space="preserve"> </w:t>
      </w:r>
      <w:r w:rsidRPr="00E72B5E" w:rsidR="00E72B5E">
        <w:rPr>
          <w:sz w:val="24"/>
          <w:szCs w:val="24"/>
        </w:rPr>
        <w:t>based</w:t>
      </w:r>
      <w:r w:rsidRPr="00E72B5E" w:rsidR="00E72B5E">
        <w:rPr>
          <w:spacing w:val="-1"/>
          <w:sz w:val="24"/>
          <w:szCs w:val="24"/>
        </w:rPr>
        <w:t xml:space="preserve"> </w:t>
      </w:r>
      <w:r w:rsidRPr="00E72B5E" w:rsidR="00E72B5E">
        <w:rPr>
          <w:sz w:val="24"/>
          <w:szCs w:val="24"/>
        </w:rPr>
        <w:t>on</w:t>
      </w:r>
      <w:r w:rsidRPr="00057418" w:rsidR="00E72B5E">
        <w:rPr>
          <w:spacing w:val="-3"/>
          <w:sz w:val="24"/>
          <w:szCs w:val="24"/>
        </w:rPr>
        <w:t xml:space="preserve"> </w:t>
      </w:r>
      <w:r w:rsidRPr="00057418" w:rsidR="00BA1695">
        <w:rPr>
          <w:spacing w:val="-3"/>
          <w:sz w:val="24"/>
          <w:szCs w:val="24"/>
        </w:rPr>
        <w:t>the</w:t>
      </w:r>
      <w:r w:rsidRPr="00E72B5E" w:rsidR="00E72B5E">
        <w:rPr>
          <w:spacing w:val="-3"/>
          <w:sz w:val="24"/>
          <w:szCs w:val="24"/>
        </w:rPr>
        <w:t xml:space="preserve"> </w:t>
      </w:r>
      <w:r w:rsidRPr="00E72B5E" w:rsidR="00E72B5E">
        <w:rPr>
          <w:sz w:val="24"/>
          <w:szCs w:val="24"/>
        </w:rPr>
        <w:t>current</w:t>
      </w:r>
      <w:r w:rsidRPr="00E72B5E" w:rsidR="00E72B5E">
        <w:rPr>
          <w:spacing w:val="-1"/>
          <w:sz w:val="24"/>
          <w:szCs w:val="24"/>
        </w:rPr>
        <w:t xml:space="preserve"> </w:t>
      </w:r>
      <w:r w:rsidRPr="00E72B5E" w:rsidR="00E72B5E">
        <w:rPr>
          <w:sz w:val="24"/>
          <w:szCs w:val="24"/>
        </w:rPr>
        <w:t>annual</w:t>
      </w:r>
      <w:r w:rsidRPr="00E72B5E" w:rsidR="00E72B5E">
        <w:rPr>
          <w:spacing w:val="-3"/>
          <w:sz w:val="24"/>
          <w:szCs w:val="24"/>
        </w:rPr>
        <w:t xml:space="preserve"> </w:t>
      </w:r>
      <w:r w:rsidRPr="00E72B5E" w:rsidR="00E72B5E">
        <w:rPr>
          <w:sz w:val="24"/>
          <w:szCs w:val="24"/>
        </w:rPr>
        <w:t>salaries</w:t>
      </w:r>
      <w:r w:rsidRPr="00E72B5E" w:rsidR="00E72B5E">
        <w:rPr>
          <w:spacing w:val="-3"/>
          <w:sz w:val="24"/>
          <w:szCs w:val="24"/>
        </w:rPr>
        <w:t xml:space="preserve"> </w:t>
      </w:r>
      <w:r w:rsidRPr="00E72B5E" w:rsidR="00E72B5E">
        <w:rPr>
          <w:sz w:val="24"/>
          <w:szCs w:val="24"/>
        </w:rPr>
        <w:t>of</w:t>
      </w:r>
      <w:r w:rsidRPr="00E72B5E" w:rsidR="00E72B5E">
        <w:rPr>
          <w:spacing w:val="-4"/>
          <w:sz w:val="24"/>
          <w:szCs w:val="24"/>
        </w:rPr>
        <w:t xml:space="preserve"> </w:t>
      </w:r>
      <w:r w:rsidRPr="00E72B5E" w:rsidR="00E72B5E">
        <w:rPr>
          <w:sz w:val="24"/>
          <w:szCs w:val="24"/>
        </w:rPr>
        <w:t>staff</w:t>
      </w:r>
      <w:r w:rsidR="003F26C0">
        <w:rPr>
          <w:sz w:val="24"/>
          <w:szCs w:val="24"/>
        </w:rPr>
        <w:t>, POA’s salary matrix</w:t>
      </w:r>
      <w:r w:rsidR="6C09919C">
        <w:rPr>
          <w:sz w:val="24"/>
          <w:szCs w:val="24"/>
        </w:rPr>
        <w:t>,</w:t>
      </w:r>
      <w:r w:rsidR="003F26C0">
        <w:rPr>
          <w:sz w:val="24"/>
          <w:szCs w:val="24"/>
        </w:rPr>
        <w:t xml:space="preserve"> and industry benchmarking surveys</w:t>
      </w:r>
      <w:r w:rsidRPr="00E72B5E" w:rsidR="00E72B5E">
        <w:rPr>
          <w:sz w:val="24"/>
          <w:szCs w:val="24"/>
        </w:rPr>
        <w:t>.</w:t>
      </w:r>
      <w:r w:rsidRPr="00E72B5E" w:rsidR="00E72B5E">
        <w:rPr>
          <w:spacing w:val="-3"/>
          <w:sz w:val="24"/>
          <w:szCs w:val="24"/>
        </w:rPr>
        <w:t xml:space="preserve"> </w:t>
      </w:r>
      <w:r w:rsidRPr="00E72B5E" w:rsidR="00E72B5E">
        <w:rPr>
          <w:sz w:val="24"/>
          <w:szCs w:val="24"/>
        </w:rPr>
        <w:t xml:space="preserve">The </w:t>
      </w:r>
      <w:r>
        <w:rPr>
          <w:sz w:val="24"/>
          <w:szCs w:val="24"/>
        </w:rPr>
        <w:t>POA</w:t>
      </w:r>
      <w:r w:rsidRPr="00E72B5E" w:rsidR="00E72B5E">
        <w:rPr>
          <w:sz w:val="24"/>
          <w:szCs w:val="24"/>
        </w:rPr>
        <w:t xml:space="preserve"> </w:t>
      </w:r>
      <w:r>
        <w:rPr>
          <w:sz w:val="24"/>
          <w:szCs w:val="24"/>
        </w:rPr>
        <w:t>HQ</w:t>
      </w:r>
      <w:r w:rsidRPr="00E72B5E" w:rsidR="00E72B5E">
        <w:rPr>
          <w:sz w:val="24"/>
          <w:szCs w:val="24"/>
        </w:rPr>
        <w:t xml:space="preserve"> team will be led by the</w:t>
      </w:r>
      <w:r>
        <w:rPr>
          <w:sz w:val="24"/>
          <w:szCs w:val="24"/>
        </w:rPr>
        <w:t xml:space="preserve"> Senior Director of </w:t>
      </w:r>
      <w:r w:rsidR="00805FC4">
        <w:rPr>
          <w:sz w:val="24"/>
          <w:szCs w:val="24"/>
        </w:rPr>
        <w:t>Agriculture &amp; Food Security</w:t>
      </w:r>
      <w:r w:rsidR="00015B42">
        <w:rPr>
          <w:sz w:val="24"/>
          <w:szCs w:val="24"/>
        </w:rPr>
        <w:t>,</w:t>
      </w:r>
      <w:r w:rsidR="00351E49">
        <w:rPr>
          <w:sz w:val="24"/>
          <w:szCs w:val="24"/>
        </w:rPr>
        <w:t xml:space="preserve"> </w:t>
      </w:r>
      <w:r w:rsidRPr="00E72B5E" w:rsidR="00E72B5E">
        <w:rPr>
          <w:sz w:val="24"/>
          <w:szCs w:val="24"/>
        </w:rPr>
        <w:t>who oversees the</w:t>
      </w:r>
      <w:r w:rsidR="00B52202">
        <w:rPr>
          <w:sz w:val="24"/>
          <w:szCs w:val="24"/>
        </w:rPr>
        <w:t xml:space="preserve"> </w:t>
      </w:r>
      <w:r w:rsidR="00805FC4">
        <w:rPr>
          <w:sz w:val="24"/>
          <w:szCs w:val="24"/>
        </w:rPr>
        <w:t>HQ</w:t>
      </w:r>
      <w:r w:rsidRPr="00E72B5E" w:rsidR="00E72B5E">
        <w:rPr>
          <w:sz w:val="24"/>
          <w:szCs w:val="24"/>
        </w:rPr>
        <w:t xml:space="preserve"> team in the project’s interventions, </w:t>
      </w:r>
      <w:r w:rsidR="00351E49">
        <w:rPr>
          <w:sz w:val="24"/>
          <w:szCs w:val="24"/>
        </w:rPr>
        <w:t>providing</w:t>
      </w:r>
      <w:r w:rsidRPr="00E72B5E" w:rsidR="00E72B5E">
        <w:rPr>
          <w:sz w:val="24"/>
          <w:szCs w:val="24"/>
        </w:rPr>
        <w:t xml:space="preserve"> compliance and technical support.</w:t>
      </w:r>
      <w:r w:rsidRPr="00E72B5E" w:rsidR="00E72B5E">
        <w:rPr>
          <w:spacing w:val="-3"/>
          <w:sz w:val="24"/>
          <w:szCs w:val="24"/>
        </w:rPr>
        <w:t xml:space="preserve"> </w:t>
      </w:r>
      <w:r w:rsidRPr="00E72B5E" w:rsidR="00E72B5E">
        <w:rPr>
          <w:sz w:val="24"/>
          <w:szCs w:val="24"/>
        </w:rPr>
        <w:t>The</w:t>
      </w:r>
      <w:r w:rsidRPr="00E72B5E" w:rsidR="00E72B5E">
        <w:rPr>
          <w:spacing w:val="-4"/>
          <w:sz w:val="24"/>
          <w:szCs w:val="24"/>
        </w:rPr>
        <w:t xml:space="preserve"> </w:t>
      </w:r>
      <w:r w:rsidR="00805FC4">
        <w:rPr>
          <w:sz w:val="24"/>
          <w:szCs w:val="24"/>
        </w:rPr>
        <w:t xml:space="preserve">HQ Program </w:t>
      </w:r>
      <w:r w:rsidR="0013683F">
        <w:rPr>
          <w:sz w:val="24"/>
          <w:szCs w:val="24"/>
        </w:rPr>
        <w:t>Manager</w:t>
      </w:r>
      <w:r w:rsidRPr="00E72B5E" w:rsidR="0013683F">
        <w:rPr>
          <w:spacing w:val="-3"/>
          <w:sz w:val="24"/>
          <w:szCs w:val="24"/>
        </w:rPr>
        <w:t xml:space="preserve"> </w:t>
      </w:r>
      <w:r w:rsidRPr="00E72B5E" w:rsidR="00E72B5E">
        <w:rPr>
          <w:sz w:val="24"/>
          <w:szCs w:val="24"/>
        </w:rPr>
        <w:t>will</w:t>
      </w:r>
      <w:r w:rsidRPr="00E72B5E" w:rsidR="00E72B5E">
        <w:rPr>
          <w:spacing w:val="-3"/>
          <w:sz w:val="24"/>
          <w:szCs w:val="24"/>
        </w:rPr>
        <w:t xml:space="preserve"> </w:t>
      </w:r>
      <w:r w:rsidRPr="00E72B5E" w:rsidR="00E72B5E">
        <w:rPr>
          <w:sz w:val="24"/>
          <w:szCs w:val="24"/>
        </w:rPr>
        <w:t>serve</w:t>
      </w:r>
      <w:r w:rsidRPr="00E72B5E" w:rsidR="00E72B5E">
        <w:rPr>
          <w:spacing w:val="-4"/>
          <w:sz w:val="24"/>
          <w:szCs w:val="24"/>
        </w:rPr>
        <w:t xml:space="preserve"> </w:t>
      </w:r>
      <w:r w:rsidRPr="00E72B5E" w:rsidR="00E72B5E">
        <w:rPr>
          <w:sz w:val="24"/>
          <w:szCs w:val="24"/>
        </w:rPr>
        <w:t>as</w:t>
      </w:r>
      <w:r w:rsidRPr="00E72B5E" w:rsidR="00E72B5E">
        <w:rPr>
          <w:spacing w:val="-3"/>
          <w:sz w:val="24"/>
          <w:szCs w:val="24"/>
        </w:rPr>
        <w:t xml:space="preserve"> </w:t>
      </w:r>
      <w:r w:rsidRPr="00E72B5E" w:rsidR="00E72B5E">
        <w:rPr>
          <w:sz w:val="24"/>
          <w:szCs w:val="24"/>
        </w:rPr>
        <w:t>the primary day-to-day support to the</w:t>
      </w:r>
      <w:r w:rsidRPr="00E72B5E" w:rsidR="00E72B5E">
        <w:rPr>
          <w:spacing w:val="-1"/>
          <w:sz w:val="24"/>
          <w:szCs w:val="24"/>
        </w:rPr>
        <w:t xml:space="preserve"> </w:t>
      </w:r>
      <w:r w:rsidRPr="00E72B5E" w:rsidR="00E72B5E">
        <w:rPr>
          <w:sz w:val="24"/>
          <w:szCs w:val="24"/>
        </w:rPr>
        <w:t>field team. They will be</w:t>
      </w:r>
      <w:r w:rsidRPr="00E72B5E" w:rsidR="00E72B5E">
        <w:rPr>
          <w:spacing w:val="-1"/>
          <w:sz w:val="24"/>
          <w:szCs w:val="24"/>
        </w:rPr>
        <w:t xml:space="preserve"> </w:t>
      </w:r>
      <w:r w:rsidRPr="00E72B5E" w:rsidR="00E72B5E">
        <w:rPr>
          <w:sz w:val="24"/>
          <w:szCs w:val="24"/>
        </w:rPr>
        <w:t>supported by the</w:t>
      </w:r>
      <w:r w:rsidRPr="00E72B5E" w:rsidR="00E72B5E">
        <w:rPr>
          <w:spacing w:val="-1"/>
          <w:sz w:val="24"/>
          <w:szCs w:val="24"/>
        </w:rPr>
        <w:t xml:space="preserve"> </w:t>
      </w:r>
      <w:r w:rsidR="00C065BF">
        <w:rPr>
          <w:sz w:val="24"/>
          <w:szCs w:val="24"/>
        </w:rPr>
        <w:t>HQ</w:t>
      </w:r>
      <w:r w:rsidRPr="00E72B5E" w:rsidR="00E72B5E">
        <w:rPr>
          <w:sz w:val="24"/>
          <w:szCs w:val="24"/>
        </w:rPr>
        <w:t xml:space="preserve"> Monitoring, Evaluation, </w:t>
      </w:r>
      <w:r w:rsidR="00C065BF">
        <w:rPr>
          <w:sz w:val="24"/>
          <w:szCs w:val="24"/>
        </w:rPr>
        <w:t>Research, and</w:t>
      </w:r>
      <w:r w:rsidRPr="00E72B5E" w:rsidR="00E72B5E">
        <w:rPr>
          <w:sz w:val="24"/>
          <w:szCs w:val="24"/>
        </w:rPr>
        <w:t xml:space="preserve"> Learning (ME</w:t>
      </w:r>
      <w:r w:rsidR="00C065BF">
        <w:rPr>
          <w:sz w:val="24"/>
          <w:szCs w:val="24"/>
        </w:rPr>
        <w:t>R</w:t>
      </w:r>
      <w:r w:rsidRPr="00E72B5E" w:rsidR="00E72B5E">
        <w:rPr>
          <w:sz w:val="24"/>
          <w:szCs w:val="24"/>
        </w:rPr>
        <w:t xml:space="preserve">L) </w:t>
      </w:r>
      <w:r w:rsidR="00C065BF">
        <w:rPr>
          <w:sz w:val="24"/>
          <w:szCs w:val="24"/>
        </w:rPr>
        <w:t xml:space="preserve">Senior </w:t>
      </w:r>
      <w:r w:rsidRPr="00E72B5E" w:rsidR="00E72B5E">
        <w:rPr>
          <w:sz w:val="24"/>
          <w:szCs w:val="24"/>
        </w:rPr>
        <w:t>Director</w:t>
      </w:r>
      <w:r w:rsidR="00F34204">
        <w:rPr>
          <w:sz w:val="24"/>
          <w:szCs w:val="24"/>
        </w:rPr>
        <w:t xml:space="preserve"> and HQ Compliance Team</w:t>
      </w:r>
      <w:r w:rsidR="00CB3E5A">
        <w:rPr>
          <w:sz w:val="24"/>
          <w:szCs w:val="24"/>
        </w:rPr>
        <w:t xml:space="preserve"> who are not directly billed to the </w:t>
      </w:r>
      <w:proofErr w:type="gramStart"/>
      <w:r w:rsidR="00CB3E5A">
        <w:rPr>
          <w:sz w:val="24"/>
          <w:szCs w:val="24"/>
        </w:rPr>
        <w:t>project, but</w:t>
      </w:r>
      <w:proofErr w:type="gramEnd"/>
      <w:r w:rsidR="00CB3E5A">
        <w:rPr>
          <w:sz w:val="24"/>
          <w:szCs w:val="24"/>
        </w:rPr>
        <w:t xml:space="preserve"> are included in POA’s overhead cost rate (see NICRA letter)</w:t>
      </w:r>
      <w:r w:rsidR="00F34204">
        <w:rPr>
          <w:sz w:val="24"/>
          <w:szCs w:val="24"/>
        </w:rPr>
        <w:t>.</w:t>
      </w:r>
      <w:r w:rsidR="00387019">
        <w:rPr>
          <w:sz w:val="24"/>
          <w:szCs w:val="24"/>
        </w:rPr>
        <w:t xml:space="preserve"> </w:t>
      </w:r>
      <w:r w:rsidRPr="00387019" w:rsidR="00387019">
        <w:rPr>
          <w:sz w:val="24"/>
          <w:szCs w:val="24"/>
        </w:rPr>
        <w:t>To account for annual salary increases, POA has increased the salary by 4% after Y1 through LOP.</w:t>
      </w:r>
    </w:p>
    <w:p w:rsidRPr="00EB26CB" w:rsidR="0006773A" w:rsidP="00365CD0" w:rsidRDefault="002C7F86" w14:paraId="0E55670B" w14:textId="6D375F53">
      <w:pPr>
        <w:pStyle w:val="4HeaderUSDAGreen"/>
        <w:jc w:val="both"/>
      </w:pPr>
      <w:r w:rsidRPr="00EB26CB">
        <w:t xml:space="preserve">2.2 </w:t>
      </w:r>
      <w:r w:rsidRPr="00EB26CB" w:rsidR="00F16463">
        <w:t>Fringe Benefits</w:t>
      </w:r>
      <w:r w:rsidRPr="00EB26CB" w:rsidR="00C90A90">
        <w:t xml:space="preserve"> </w:t>
      </w:r>
      <w:r w:rsidRPr="00EB26CB" w:rsidR="00F16463">
        <w:t>– Total $</w:t>
      </w:r>
      <w:r w:rsidR="00907FF9">
        <w:t>40</w:t>
      </w:r>
      <w:r w:rsidR="00D57ADE">
        <w:t>6</w:t>
      </w:r>
      <w:r w:rsidRPr="00EB26CB" w:rsidR="002A5F47">
        <w:t>,</w:t>
      </w:r>
      <w:r w:rsidR="00D57ADE">
        <w:t>405</w:t>
      </w:r>
      <w:r w:rsidRPr="00EB26CB" w:rsidR="00F16463">
        <w:t xml:space="preserve"> ($</w:t>
      </w:r>
      <w:r w:rsidR="00D57ADE">
        <w:t>140</w:t>
      </w:r>
      <w:r w:rsidRPr="00EB26CB" w:rsidR="002A5F47">
        <w:t>,</w:t>
      </w:r>
      <w:r w:rsidR="00D57ADE">
        <w:t>988</w:t>
      </w:r>
      <w:r w:rsidRPr="00EB26CB" w:rsidR="00F16463">
        <w:t xml:space="preserve"> in monetization, </w:t>
      </w:r>
      <w:r w:rsidRPr="00EB26CB" w:rsidR="00D16CE0">
        <w:t xml:space="preserve">and </w:t>
      </w:r>
      <w:r w:rsidRPr="00EB26CB" w:rsidR="00F16463">
        <w:t>$</w:t>
      </w:r>
      <w:r w:rsidR="00AF0472">
        <w:t>265,</w:t>
      </w:r>
      <w:r w:rsidR="00401B1A">
        <w:t>417</w:t>
      </w:r>
      <w:r w:rsidRPr="00EB26CB" w:rsidR="00F16463">
        <w:t xml:space="preserve"> in CCC funds)</w:t>
      </w:r>
    </w:p>
    <w:p w:rsidRPr="00057418" w:rsidR="00BE671D" w:rsidP="00365CD0" w:rsidRDefault="00BE671D" w14:paraId="7D64CC33" w14:textId="2D99A3F5">
      <w:pPr>
        <w:spacing w:after="240"/>
        <w:ind w:right="408"/>
        <w:jc w:val="both"/>
        <w:rPr>
          <w:b/>
          <w:sz w:val="24"/>
          <w:szCs w:val="24"/>
        </w:rPr>
      </w:pPr>
      <w:r w:rsidRPr="00057418">
        <w:rPr>
          <w:b/>
          <w:sz w:val="24"/>
          <w:szCs w:val="24"/>
        </w:rPr>
        <w:t>Fringe</w:t>
      </w:r>
      <w:r w:rsidRPr="00057418">
        <w:rPr>
          <w:b/>
          <w:spacing w:val="-10"/>
          <w:sz w:val="24"/>
          <w:szCs w:val="24"/>
        </w:rPr>
        <w:t xml:space="preserve"> </w:t>
      </w:r>
      <w:r w:rsidRPr="00057418">
        <w:rPr>
          <w:b/>
          <w:sz w:val="24"/>
          <w:szCs w:val="24"/>
        </w:rPr>
        <w:t>Benefits</w:t>
      </w:r>
      <w:r w:rsidRPr="00057418">
        <w:rPr>
          <w:b/>
          <w:spacing w:val="-7"/>
          <w:sz w:val="24"/>
          <w:szCs w:val="24"/>
        </w:rPr>
        <w:t xml:space="preserve"> </w:t>
      </w:r>
      <w:r w:rsidRPr="00057418">
        <w:rPr>
          <w:b/>
          <w:sz w:val="24"/>
          <w:szCs w:val="24"/>
        </w:rPr>
        <w:t>–</w:t>
      </w:r>
      <w:r w:rsidRPr="00057418" w:rsidR="008830E6">
        <w:rPr>
          <w:b/>
          <w:sz w:val="24"/>
          <w:szCs w:val="24"/>
        </w:rPr>
        <w:t xml:space="preserve"> </w:t>
      </w:r>
      <w:r w:rsidRPr="00057418">
        <w:rPr>
          <w:b/>
          <w:sz w:val="24"/>
          <w:szCs w:val="24"/>
        </w:rPr>
        <w:t>HQ and</w:t>
      </w:r>
      <w:r w:rsidRPr="00057418">
        <w:rPr>
          <w:b/>
          <w:spacing w:val="-7"/>
          <w:sz w:val="24"/>
          <w:szCs w:val="24"/>
        </w:rPr>
        <w:t xml:space="preserve"> </w:t>
      </w:r>
      <w:r w:rsidRPr="00057418" w:rsidR="00C04140">
        <w:rPr>
          <w:b/>
          <w:sz w:val="24"/>
          <w:szCs w:val="24"/>
        </w:rPr>
        <w:t>USN/TCN</w:t>
      </w:r>
      <w:r w:rsidRPr="00057418">
        <w:rPr>
          <w:b/>
          <w:spacing w:val="-40"/>
          <w:sz w:val="24"/>
          <w:szCs w:val="24"/>
        </w:rPr>
        <w:t xml:space="preserve"> </w:t>
      </w:r>
    </w:p>
    <w:p w:rsidRPr="00BE671D" w:rsidR="00BE671D" w:rsidP="00365CD0" w:rsidRDefault="4F993334" w14:paraId="25D93DD0" w14:textId="3C28AD76">
      <w:pPr>
        <w:spacing w:after="240"/>
        <w:ind w:right="408"/>
        <w:jc w:val="both"/>
        <w:rPr>
          <w:sz w:val="24"/>
          <w:szCs w:val="24"/>
        </w:rPr>
      </w:pPr>
      <w:r w:rsidRPr="4F993334">
        <w:rPr>
          <w:sz w:val="24"/>
          <w:szCs w:val="24"/>
        </w:rPr>
        <w:t>PO</w:t>
      </w:r>
      <w:r w:rsidRPr="00EE35E2">
        <w:rPr>
          <w:sz w:val="24"/>
          <w:szCs w:val="24"/>
        </w:rPr>
        <w:t>A charges fringe benefit costs</w:t>
      </w:r>
      <w:r w:rsidRPr="00EE35E2" w:rsidR="00CC166E">
        <w:rPr>
          <w:sz w:val="24"/>
          <w:szCs w:val="24"/>
        </w:rPr>
        <w:t xml:space="preserve"> in accordance with POA’s personnel policy and its NICRA letter</w:t>
      </w:r>
      <w:r w:rsidR="00EE35E2">
        <w:rPr>
          <w:sz w:val="24"/>
          <w:szCs w:val="24"/>
        </w:rPr>
        <w:t xml:space="preserve">. </w:t>
      </w:r>
      <w:r w:rsidRPr="00EE35E2" w:rsidR="00CC166E">
        <w:rPr>
          <w:sz w:val="24"/>
          <w:szCs w:val="24"/>
        </w:rPr>
        <w:t>POA has charged a 23.47% frin</w:t>
      </w:r>
      <w:r w:rsidRPr="00CC166E" w:rsidR="00CC166E">
        <w:rPr>
          <w:sz w:val="24"/>
          <w:szCs w:val="24"/>
        </w:rPr>
        <w:t>ge rate</w:t>
      </w:r>
      <w:r w:rsidR="00EE35E2">
        <w:rPr>
          <w:sz w:val="24"/>
          <w:szCs w:val="24"/>
        </w:rPr>
        <w:t xml:space="preserve"> on </w:t>
      </w:r>
      <w:r w:rsidR="00CC166E">
        <w:rPr>
          <w:sz w:val="24"/>
          <w:szCs w:val="24"/>
        </w:rPr>
        <w:t>HQ</w:t>
      </w:r>
      <w:r w:rsidRPr="4F993334" w:rsidR="00CC166E">
        <w:rPr>
          <w:sz w:val="24"/>
          <w:szCs w:val="24"/>
        </w:rPr>
        <w:t xml:space="preserve"> and </w:t>
      </w:r>
      <w:r w:rsidR="00C04140">
        <w:rPr>
          <w:sz w:val="24"/>
          <w:szCs w:val="24"/>
        </w:rPr>
        <w:t>USN/TCN</w:t>
      </w:r>
      <w:r w:rsidRPr="4F993334" w:rsidR="00CC166E">
        <w:rPr>
          <w:sz w:val="24"/>
          <w:szCs w:val="24"/>
        </w:rPr>
        <w:t xml:space="preserve"> salaries</w:t>
      </w:r>
      <w:r w:rsidRPr="00CC166E" w:rsidR="00CC166E">
        <w:rPr>
          <w:sz w:val="24"/>
          <w:szCs w:val="24"/>
        </w:rPr>
        <w:t xml:space="preserve">. Fringe benefits include insurance, mandatory taxes, pension, and other employee benefits. </w:t>
      </w:r>
      <w:r w:rsidRPr="4F993334">
        <w:rPr>
          <w:sz w:val="24"/>
          <w:szCs w:val="24"/>
        </w:rPr>
        <w:t xml:space="preserve">Total </w:t>
      </w:r>
      <w:r w:rsidRPr="4F993334" w:rsidR="00B162AF">
        <w:rPr>
          <w:sz w:val="24"/>
          <w:szCs w:val="24"/>
        </w:rPr>
        <w:t xml:space="preserve">Headquarters and </w:t>
      </w:r>
      <w:r w:rsidR="00C04140">
        <w:rPr>
          <w:sz w:val="24"/>
          <w:szCs w:val="24"/>
        </w:rPr>
        <w:t>USN/TCN</w:t>
      </w:r>
      <w:r w:rsidRPr="4F993334" w:rsidR="00B162AF">
        <w:rPr>
          <w:sz w:val="24"/>
          <w:szCs w:val="24"/>
        </w:rPr>
        <w:t xml:space="preserve"> </w:t>
      </w:r>
      <w:r w:rsidRPr="4F993334">
        <w:rPr>
          <w:sz w:val="24"/>
          <w:szCs w:val="24"/>
        </w:rPr>
        <w:t>Administrative Fringe Benefits = $</w:t>
      </w:r>
      <w:r w:rsidR="004B6FEE">
        <w:rPr>
          <w:sz w:val="24"/>
          <w:szCs w:val="24"/>
        </w:rPr>
        <w:t>15</w:t>
      </w:r>
      <w:r w:rsidR="00AC1092">
        <w:rPr>
          <w:sz w:val="24"/>
          <w:szCs w:val="24"/>
        </w:rPr>
        <w:t>4</w:t>
      </w:r>
      <w:r w:rsidRPr="4F993334">
        <w:rPr>
          <w:sz w:val="24"/>
          <w:szCs w:val="24"/>
        </w:rPr>
        <w:t>,</w:t>
      </w:r>
      <w:r w:rsidR="00AC1092">
        <w:rPr>
          <w:sz w:val="24"/>
          <w:szCs w:val="24"/>
        </w:rPr>
        <w:t>154</w:t>
      </w:r>
      <w:r w:rsidRPr="4F993334">
        <w:rPr>
          <w:sz w:val="24"/>
          <w:szCs w:val="24"/>
        </w:rPr>
        <w:t>.</w:t>
      </w:r>
    </w:p>
    <w:p w:rsidRPr="00E009D2" w:rsidR="004A2B4E" w:rsidP="00365CD0" w:rsidRDefault="00F16463" w14:paraId="3D9CA4D1" w14:textId="0E418762">
      <w:pPr>
        <w:pStyle w:val="Heading3"/>
        <w:spacing w:after="240"/>
        <w:ind w:left="0"/>
        <w:jc w:val="both"/>
        <w:rPr>
          <w:b w:val="0"/>
          <w:bCs w:val="0"/>
        </w:rPr>
      </w:pPr>
      <w:r w:rsidRPr="00E009D2">
        <w:t xml:space="preserve">Fringe </w:t>
      </w:r>
      <w:r w:rsidRPr="00E009D2" w:rsidR="0065113B">
        <w:t xml:space="preserve">Benefits </w:t>
      </w:r>
      <w:r w:rsidRPr="00E009D2" w:rsidR="00302D2A">
        <w:t>CCN</w:t>
      </w:r>
      <w:r w:rsidRPr="00E009D2" w:rsidR="0065113B">
        <w:t xml:space="preserve"> Mauritania</w:t>
      </w:r>
    </w:p>
    <w:p w:rsidRPr="00BE3AB8" w:rsidR="005C18A4" w:rsidP="00365CD0" w:rsidRDefault="004A2B4E" w14:paraId="0C196524" w14:textId="54E08F9F">
      <w:pPr>
        <w:spacing w:after="240"/>
        <w:ind w:right="408"/>
        <w:jc w:val="both"/>
        <w:rPr>
          <w:sz w:val="24"/>
          <w:szCs w:val="24"/>
        </w:rPr>
      </w:pPr>
      <w:r w:rsidRPr="00057418">
        <w:rPr>
          <w:sz w:val="24"/>
          <w:szCs w:val="24"/>
        </w:rPr>
        <w:t xml:space="preserve">Fringe benefits for CCN </w:t>
      </w:r>
      <w:r w:rsidRPr="00057418" w:rsidR="007E5A4E">
        <w:rPr>
          <w:sz w:val="24"/>
          <w:szCs w:val="24"/>
        </w:rPr>
        <w:t xml:space="preserve">staff </w:t>
      </w:r>
      <w:r w:rsidRPr="00057418" w:rsidR="00F600FF">
        <w:rPr>
          <w:sz w:val="24"/>
          <w:szCs w:val="24"/>
        </w:rPr>
        <w:t>are</w:t>
      </w:r>
      <w:r w:rsidRPr="00057418">
        <w:rPr>
          <w:sz w:val="24"/>
          <w:szCs w:val="24"/>
        </w:rPr>
        <w:t xml:space="preserve"> </w:t>
      </w:r>
      <w:r w:rsidRPr="00057418" w:rsidR="00F16463">
        <w:rPr>
          <w:sz w:val="24"/>
          <w:szCs w:val="24"/>
        </w:rPr>
        <w:t xml:space="preserve">budgeted at </w:t>
      </w:r>
      <w:r w:rsidRPr="00057418" w:rsidR="00EA1DE2">
        <w:rPr>
          <w:sz w:val="24"/>
          <w:szCs w:val="24"/>
        </w:rPr>
        <w:t>26.92%</w:t>
      </w:r>
      <w:r w:rsidRPr="00057418" w:rsidR="00F16463">
        <w:rPr>
          <w:sz w:val="24"/>
          <w:szCs w:val="24"/>
        </w:rPr>
        <w:t xml:space="preserve"> of</w:t>
      </w:r>
      <w:r w:rsidRPr="00057418" w:rsidR="00F600FF">
        <w:rPr>
          <w:sz w:val="24"/>
          <w:szCs w:val="24"/>
        </w:rPr>
        <w:t xml:space="preserve"> their</w:t>
      </w:r>
      <w:r w:rsidRPr="00057418" w:rsidR="00F16463">
        <w:rPr>
          <w:sz w:val="24"/>
          <w:szCs w:val="24"/>
        </w:rPr>
        <w:t xml:space="preserve"> total salary</w:t>
      </w:r>
      <w:r w:rsidRPr="00057418" w:rsidR="00CA791B">
        <w:rPr>
          <w:sz w:val="24"/>
          <w:szCs w:val="24"/>
        </w:rPr>
        <w:t xml:space="preserve"> and are based on</w:t>
      </w:r>
      <w:r w:rsidRPr="00057418" w:rsidR="00733B45">
        <w:rPr>
          <w:sz w:val="24"/>
          <w:szCs w:val="24"/>
        </w:rPr>
        <w:t xml:space="preserve"> </w:t>
      </w:r>
      <w:r w:rsidRPr="00057418" w:rsidR="00BE3AB8">
        <w:rPr>
          <w:sz w:val="24"/>
          <w:szCs w:val="24"/>
        </w:rPr>
        <w:t xml:space="preserve">local labor law, </w:t>
      </w:r>
      <w:r w:rsidRPr="00057418" w:rsidR="00733B45">
        <w:rPr>
          <w:sz w:val="24"/>
          <w:szCs w:val="24"/>
        </w:rPr>
        <w:t>in-country required benefits</w:t>
      </w:r>
      <w:r w:rsidRPr="00057418" w:rsidR="00BE3AB8">
        <w:rPr>
          <w:sz w:val="24"/>
          <w:szCs w:val="24"/>
        </w:rPr>
        <w:t>,</w:t>
      </w:r>
      <w:r w:rsidRPr="00057418" w:rsidR="00733B45">
        <w:rPr>
          <w:sz w:val="24"/>
          <w:szCs w:val="24"/>
        </w:rPr>
        <w:t xml:space="preserve"> and POA’s fringe benefit policy.</w:t>
      </w:r>
      <w:r w:rsidRPr="00057418" w:rsidR="00DB6AB7">
        <w:rPr>
          <w:sz w:val="24"/>
          <w:szCs w:val="24"/>
        </w:rPr>
        <w:t xml:space="preserve"> </w:t>
      </w:r>
      <w:r w:rsidRPr="00057418" w:rsidR="005C18A4">
        <w:rPr>
          <w:sz w:val="24"/>
          <w:szCs w:val="24"/>
        </w:rPr>
        <w:t>This includes:</w:t>
      </w:r>
    </w:p>
    <w:p w:rsidRPr="00057418" w:rsidR="005C18A4" w:rsidP="00365CD0" w:rsidRDefault="005C18A4" w14:paraId="2A1142C6" w14:textId="47D9F581">
      <w:pPr>
        <w:pStyle w:val="ListParagraph"/>
        <w:numPr>
          <w:ilvl w:val="0"/>
          <w:numId w:val="7"/>
        </w:numPr>
        <w:spacing w:line="235" w:lineRule="auto"/>
        <w:ind w:right="408" w:firstLine="0"/>
        <w:jc w:val="both"/>
        <w:rPr>
          <w:sz w:val="24"/>
          <w:szCs w:val="24"/>
          <w:lang w:val="pt-BR"/>
        </w:rPr>
      </w:pPr>
      <w:r w:rsidRPr="00057418">
        <w:rPr>
          <w:sz w:val="24"/>
          <w:szCs w:val="24"/>
          <w:lang w:val="pt-BR"/>
        </w:rPr>
        <w:t xml:space="preserve">13% - </w:t>
      </w:r>
      <w:r w:rsidRPr="00057418" w:rsidR="00C615C9">
        <w:rPr>
          <w:sz w:val="24"/>
          <w:szCs w:val="24"/>
          <w:lang w:val="pt-BR"/>
        </w:rPr>
        <w:t xml:space="preserve">Social security CNSS (Caisse National de </w:t>
      </w:r>
      <w:r w:rsidRPr="00057418" w:rsidR="316A657B">
        <w:rPr>
          <w:sz w:val="24"/>
          <w:szCs w:val="24"/>
          <w:lang w:val="pt-BR"/>
        </w:rPr>
        <w:t>S</w:t>
      </w:r>
      <w:r w:rsidRPr="00057418" w:rsidR="1511E365">
        <w:rPr>
          <w:sz w:val="24"/>
          <w:szCs w:val="24"/>
          <w:lang w:val="pt-BR"/>
        </w:rPr>
        <w:t>é</w:t>
      </w:r>
      <w:r w:rsidRPr="00057418" w:rsidR="316A657B">
        <w:rPr>
          <w:sz w:val="24"/>
          <w:szCs w:val="24"/>
          <w:lang w:val="pt-BR"/>
        </w:rPr>
        <w:t>curit</w:t>
      </w:r>
      <w:r w:rsidRPr="00057418" w:rsidR="143C0E2C">
        <w:rPr>
          <w:sz w:val="24"/>
          <w:szCs w:val="24"/>
          <w:lang w:val="pt-BR"/>
        </w:rPr>
        <w:t>é</w:t>
      </w:r>
      <w:r w:rsidRPr="00057418" w:rsidR="00C615C9">
        <w:rPr>
          <w:sz w:val="24"/>
          <w:szCs w:val="24"/>
          <w:lang w:val="pt-BR"/>
        </w:rPr>
        <w:t xml:space="preserve"> Sociale) </w:t>
      </w:r>
    </w:p>
    <w:p w:rsidRPr="001369B2" w:rsidR="00C615C9" w:rsidP="00365CD0" w:rsidRDefault="005C18A4" w14:paraId="4E2FFA02" w14:textId="353001F0">
      <w:pPr>
        <w:pStyle w:val="ListParagraph"/>
        <w:numPr>
          <w:ilvl w:val="0"/>
          <w:numId w:val="7"/>
        </w:numPr>
        <w:spacing w:line="235" w:lineRule="auto"/>
        <w:ind w:right="408" w:firstLine="0"/>
        <w:jc w:val="both"/>
        <w:rPr>
          <w:sz w:val="24"/>
          <w:szCs w:val="24"/>
          <w:lang w:val="pt-BR"/>
          <w:rPrChange w:author="Paola Sarmiento" w:date="2024-06-06T12:42:00Z" w16du:dateUtc="2024-06-06T17:42:00Z" w:id="2">
            <w:rPr>
              <w:sz w:val="24"/>
              <w:szCs w:val="24"/>
              <w:lang w:val="es-CR"/>
            </w:rPr>
          </w:rPrChange>
        </w:rPr>
      </w:pPr>
      <w:r w:rsidRPr="001369B2">
        <w:rPr>
          <w:sz w:val="24"/>
          <w:szCs w:val="24"/>
          <w:lang w:val="pt-BR"/>
          <w:rPrChange w:author="Paola Sarmiento" w:date="2024-06-06T12:42:00Z" w16du:dateUtc="2024-06-06T17:42:00Z" w:id="3">
            <w:rPr>
              <w:sz w:val="24"/>
              <w:szCs w:val="24"/>
              <w:lang w:val="es-CR"/>
            </w:rPr>
          </w:rPrChange>
        </w:rPr>
        <w:t xml:space="preserve">2% - </w:t>
      </w:r>
      <w:r w:rsidRPr="001369B2" w:rsidR="00C615C9">
        <w:rPr>
          <w:sz w:val="24"/>
          <w:szCs w:val="24"/>
          <w:lang w:val="pt-BR"/>
          <w:rPrChange w:author="Paola Sarmiento" w:date="2024-06-06T12:42:00Z" w16du:dateUtc="2024-06-06T17:42:00Z" w:id="4">
            <w:rPr>
              <w:sz w:val="24"/>
              <w:szCs w:val="24"/>
              <w:lang w:val="es-CR"/>
            </w:rPr>
          </w:rPrChange>
        </w:rPr>
        <w:t>Medical CNSS (</w:t>
      </w:r>
      <w:proofErr w:type="spellStart"/>
      <w:r w:rsidRPr="001369B2" w:rsidR="00C615C9">
        <w:rPr>
          <w:sz w:val="24"/>
          <w:szCs w:val="24"/>
          <w:lang w:val="pt-BR"/>
          <w:rPrChange w:author="Paola Sarmiento" w:date="2024-06-06T12:42:00Z" w16du:dateUtc="2024-06-06T17:42:00Z" w:id="5">
            <w:rPr>
              <w:sz w:val="24"/>
              <w:szCs w:val="24"/>
              <w:lang w:val="es-CR"/>
            </w:rPr>
          </w:rPrChange>
        </w:rPr>
        <w:t>Caisse</w:t>
      </w:r>
      <w:proofErr w:type="spellEnd"/>
      <w:r w:rsidRPr="001369B2" w:rsidR="00C615C9">
        <w:rPr>
          <w:sz w:val="24"/>
          <w:szCs w:val="24"/>
          <w:lang w:val="pt-BR"/>
          <w:rPrChange w:author="Paola Sarmiento" w:date="2024-06-06T12:42:00Z" w16du:dateUtc="2024-06-06T17:42:00Z" w:id="6">
            <w:rPr>
              <w:sz w:val="24"/>
              <w:szCs w:val="24"/>
              <w:lang w:val="es-CR"/>
            </w:rPr>
          </w:rPrChange>
        </w:rPr>
        <w:t xml:space="preserve"> </w:t>
      </w:r>
      <w:proofErr w:type="spellStart"/>
      <w:r w:rsidRPr="001369B2" w:rsidR="00C615C9">
        <w:rPr>
          <w:sz w:val="24"/>
          <w:szCs w:val="24"/>
          <w:lang w:val="pt-BR"/>
          <w:rPrChange w:author="Paola Sarmiento" w:date="2024-06-06T12:42:00Z" w16du:dateUtc="2024-06-06T17:42:00Z" w:id="7">
            <w:rPr>
              <w:sz w:val="24"/>
              <w:szCs w:val="24"/>
              <w:lang w:val="es-CR"/>
            </w:rPr>
          </w:rPrChange>
        </w:rPr>
        <w:t>National</w:t>
      </w:r>
      <w:proofErr w:type="spellEnd"/>
      <w:r w:rsidRPr="001369B2" w:rsidR="00C615C9">
        <w:rPr>
          <w:sz w:val="24"/>
          <w:szCs w:val="24"/>
          <w:lang w:val="pt-BR"/>
          <w:rPrChange w:author="Paola Sarmiento" w:date="2024-06-06T12:42:00Z" w16du:dateUtc="2024-06-06T17:42:00Z" w:id="8">
            <w:rPr>
              <w:sz w:val="24"/>
              <w:szCs w:val="24"/>
              <w:lang w:val="es-CR"/>
            </w:rPr>
          </w:rPrChange>
        </w:rPr>
        <w:t xml:space="preserve"> de </w:t>
      </w:r>
      <w:proofErr w:type="spellStart"/>
      <w:r w:rsidRPr="001369B2" w:rsidR="316A657B">
        <w:rPr>
          <w:sz w:val="24"/>
          <w:szCs w:val="24"/>
          <w:lang w:val="pt-BR"/>
          <w:rPrChange w:author="Paola Sarmiento" w:date="2024-06-06T12:42:00Z" w16du:dateUtc="2024-06-06T17:42:00Z" w:id="9">
            <w:rPr>
              <w:sz w:val="24"/>
              <w:szCs w:val="24"/>
              <w:lang w:val="es-CR"/>
            </w:rPr>
          </w:rPrChange>
        </w:rPr>
        <w:t>S</w:t>
      </w:r>
      <w:r w:rsidRPr="001369B2" w:rsidR="53A9378D">
        <w:rPr>
          <w:sz w:val="24"/>
          <w:szCs w:val="24"/>
          <w:lang w:val="pt-BR"/>
          <w:rPrChange w:author="Paola Sarmiento" w:date="2024-06-06T12:42:00Z" w16du:dateUtc="2024-06-06T17:42:00Z" w:id="10">
            <w:rPr>
              <w:sz w:val="24"/>
              <w:szCs w:val="24"/>
              <w:lang w:val="es-CR"/>
            </w:rPr>
          </w:rPrChange>
        </w:rPr>
        <w:t>é</w:t>
      </w:r>
      <w:r w:rsidRPr="001369B2" w:rsidR="316A657B">
        <w:rPr>
          <w:sz w:val="24"/>
          <w:szCs w:val="24"/>
          <w:lang w:val="pt-BR"/>
          <w:rPrChange w:author="Paola Sarmiento" w:date="2024-06-06T12:42:00Z" w16du:dateUtc="2024-06-06T17:42:00Z" w:id="11">
            <w:rPr>
              <w:sz w:val="24"/>
              <w:szCs w:val="24"/>
              <w:lang w:val="es-CR"/>
            </w:rPr>
          </w:rPrChange>
        </w:rPr>
        <w:t>curit</w:t>
      </w:r>
      <w:r w:rsidRPr="001369B2" w:rsidR="67DCAAFC">
        <w:rPr>
          <w:sz w:val="24"/>
          <w:szCs w:val="24"/>
          <w:lang w:val="pt-BR"/>
          <w:rPrChange w:author="Paola Sarmiento" w:date="2024-06-06T12:42:00Z" w16du:dateUtc="2024-06-06T17:42:00Z" w:id="12">
            <w:rPr>
              <w:sz w:val="24"/>
              <w:szCs w:val="24"/>
              <w:lang w:val="es-CR"/>
            </w:rPr>
          </w:rPrChange>
        </w:rPr>
        <w:t>é</w:t>
      </w:r>
      <w:proofErr w:type="spellEnd"/>
      <w:r w:rsidRPr="001369B2" w:rsidR="00C615C9">
        <w:rPr>
          <w:sz w:val="24"/>
          <w:szCs w:val="24"/>
          <w:lang w:val="pt-BR"/>
          <w:rPrChange w:author="Paola Sarmiento" w:date="2024-06-06T12:42:00Z" w16du:dateUtc="2024-06-06T17:42:00Z" w:id="13">
            <w:rPr>
              <w:sz w:val="24"/>
              <w:szCs w:val="24"/>
              <w:lang w:val="es-CR"/>
            </w:rPr>
          </w:rPrChange>
        </w:rPr>
        <w:t xml:space="preserve"> </w:t>
      </w:r>
      <w:proofErr w:type="spellStart"/>
      <w:r w:rsidRPr="001369B2" w:rsidR="00C615C9">
        <w:rPr>
          <w:sz w:val="24"/>
          <w:szCs w:val="24"/>
          <w:lang w:val="pt-BR"/>
          <w:rPrChange w:author="Paola Sarmiento" w:date="2024-06-06T12:42:00Z" w16du:dateUtc="2024-06-06T17:42:00Z" w:id="14">
            <w:rPr>
              <w:sz w:val="24"/>
              <w:szCs w:val="24"/>
              <w:lang w:val="es-CR"/>
            </w:rPr>
          </w:rPrChange>
        </w:rPr>
        <w:t>Sociale</w:t>
      </w:r>
      <w:proofErr w:type="spellEnd"/>
      <w:r w:rsidRPr="001369B2" w:rsidR="00C615C9">
        <w:rPr>
          <w:sz w:val="24"/>
          <w:szCs w:val="24"/>
          <w:lang w:val="pt-BR"/>
          <w:rPrChange w:author="Paola Sarmiento" w:date="2024-06-06T12:42:00Z" w16du:dateUtc="2024-06-06T17:42:00Z" w:id="15">
            <w:rPr>
              <w:sz w:val="24"/>
              <w:szCs w:val="24"/>
              <w:lang w:val="es-CR"/>
            </w:rPr>
          </w:rPrChange>
        </w:rPr>
        <w:t>)</w:t>
      </w:r>
    </w:p>
    <w:p w:rsidRPr="00057418" w:rsidR="00C615C9" w:rsidP="00365CD0" w:rsidRDefault="004E754D" w14:paraId="2196EC6E" w14:textId="19DEEB4E">
      <w:pPr>
        <w:pStyle w:val="ListParagraph"/>
        <w:numPr>
          <w:ilvl w:val="0"/>
          <w:numId w:val="7"/>
        </w:numPr>
        <w:spacing w:line="235" w:lineRule="auto"/>
        <w:ind w:right="408" w:firstLine="0"/>
        <w:jc w:val="both"/>
        <w:rPr>
          <w:sz w:val="24"/>
          <w:szCs w:val="24"/>
          <w:lang w:val="pt-BR"/>
        </w:rPr>
      </w:pPr>
      <w:r w:rsidRPr="00057418">
        <w:rPr>
          <w:sz w:val="24"/>
          <w:szCs w:val="24"/>
          <w:lang w:val="pt-BR"/>
        </w:rPr>
        <w:t xml:space="preserve">5% - </w:t>
      </w:r>
      <w:r w:rsidRPr="00057418" w:rsidR="00C615C9">
        <w:rPr>
          <w:sz w:val="24"/>
          <w:szCs w:val="24"/>
          <w:lang w:val="pt-BR"/>
        </w:rPr>
        <w:t>CNAM (</w:t>
      </w:r>
      <w:proofErr w:type="spellStart"/>
      <w:r w:rsidRPr="00057418" w:rsidR="00C615C9">
        <w:rPr>
          <w:sz w:val="24"/>
          <w:szCs w:val="24"/>
          <w:lang w:val="pt-BR"/>
        </w:rPr>
        <w:t>Caisse</w:t>
      </w:r>
      <w:proofErr w:type="spellEnd"/>
      <w:r w:rsidRPr="00057418" w:rsidR="00C615C9">
        <w:rPr>
          <w:sz w:val="24"/>
          <w:szCs w:val="24"/>
          <w:lang w:val="pt-BR"/>
        </w:rPr>
        <w:t xml:space="preserve"> Nationale d’Assurance Maladie)</w:t>
      </w:r>
    </w:p>
    <w:p w:rsidRPr="004E754D" w:rsidR="00C615C9" w:rsidP="00365CD0" w:rsidRDefault="004E754D" w14:paraId="74A79D57" w14:textId="22ADD7E1">
      <w:pPr>
        <w:pStyle w:val="ListParagraph"/>
        <w:numPr>
          <w:ilvl w:val="0"/>
          <w:numId w:val="7"/>
        </w:numPr>
        <w:spacing w:line="235" w:lineRule="auto"/>
        <w:ind w:right="408" w:firstLine="0"/>
        <w:jc w:val="both"/>
        <w:rPr>
          <w:sz w:val="24"/>
          <w:szCs w:val="24"/>
        </w:rPr>
      </w:pPr>
      <w:r w:rsidRPr="004E754D">
        <w:rPr>
          <w:sz w:val="24"/>
          <w:szCs w:val="24"/>
        </w:rPr>
        <w:t>6.92% -</w:t>
      </w:r>
      <w:r>
        <w:rPr>
          <w:sz w:val="24"/>
          <w:szCs w:val="24"/>
        </w:rPr>
        <w:t xml:space="preserve"> </w:t>
      </w:r>
      <w:r w:rsidRPr="004E754D" w:rsidR="00C615C9">
        <w:rPr>
          <w:sz w:val="24"/>
          <w:szCs w:val="24"/>
        </w:rPr>
        <w:t xml:space="preserve">Annual leave 18 days (1.5 days per month of service) </w:t>
      </w:r>
    </w:p>
    <w:p w:rsidR="00B86F28" w:rsidP="00365CD0" w:rsidRDefault="00B86F28" w14:paraId="6904308B" w14:textId="77777777">
      <w:pPr>
        <w:pStyle w:val="BodyText"/>
        <w:jc w:val="both"/>
        <w:rPr>
          <w:i/>
          <w:iCs/>
          <w:highlight w:val="yellow"/>
        </w:rPr>
      </w:pPr>
    </w:p>
    <w:p w:rsidRPr="00D33755" w:rsidR="00A276F5" w:rsidP="00365CD0" w:rsidRDefault="004C529F" w14:paraId="4EA053DC" w14:textId="1CB8A4B5">
      <w:pPr>
        <w:pStyle w:val="BodyText"/>
        <w:jc w:val="both"/>
      </w:pPr>
      <w:r w:rsidRPr="00D33755">
        <w:t xml:space="preserve">Total </w:t>
      </w:r>
      <w:r w:rsidRPr="00D33755" w:rsidR="00BB028E">
        <w:t xml:space="preserve">CCN Fringe </w:t>
      </w:r>
      <w:r w:rsidRPr="00D33755" w:rsidR="00E127A2">
        <w:t xml:space="preserve">Administrative </w:t>
      </w:r>
      <w:r w:rsidRPr="00D33755" w:rsidR="00BB028E">
        <w:t>Ben</w:t>
      </w:r>
      <w:r w:rsidRPr="00D33755" w:rsidR="00C92C1C">
        <w:t>efits</w:t>
      </w:r>
      <w:r w:rsidRPr="00D33755" w:rsidR="00E127A2">
        <w:t xml:space="preserve"> = $</w:t>
      </w:r>
      <w:r w:rsidR="004B6FEE">
        <w:t>45</w:t>
      </w:r>
      <w:r w:rsidRPr="00FD2A44" w:rsidR="00BE3AB8">
        <w:t>,</w:t>
      </w:r>
      <w:r w:rsidR="004B6FEE">
        <w:t>145</w:t>
      </w:r>
      <w:r w:rsidR="00D33755">
        <w:t>.</w:t>
      </w:r>
    </w:p>
    <w:p w:rsidRPr="00F956B3" w:rsidR="00A276F5" w:rsidP="00365CD0" w:rsidRDefault="00A276F5" w14:paraId="4D144CFD" w14:textId="77777777">
      <w:pPr>
        <w:pStyle w:val="BodyText"/>
        <w:jc w:val="both"/>
        <w:rPr>
          <w:i/>
          <w:iCs/>
          <w:highlight w:val="yellow"/>
        </w:rPr>
      </w:pPr>
    </w:p>
    <w:p w:rsidRPr="008830E6" w:rsidR="00B34978" w:rsidP="00365CD0" w:rsidRDefault="008830E6" w14:paraId="2BBA614B" w14:textId="2D4ED20E">
      <w:pPr>
        <w:pStyle w:val="BodyText"/>
        <w:spacing w:after="120"/>
        <w:jc w:val="both"/>
        <w:rPr>
          <w:b/>
          <w:bCs/>
        </w:rPr>
      </w:pPr>
      <w:r w:rsidRPr="008830E6">
        <w:rPr>
          <w:b/>
          <w:bCs/>
        </w:rPr>
        <w:t xml:space="preserve">Allowances – </w:t>
      </w:r>
      <w:r w:rsidR="00C04140">
        <w:rPr>
          <w:b/>
          <w:bCs/>
        </w:rPr>
        <w:t>USN/TCN</w:t>
      </w:r>
      <w:r w:rsidRPr="008830E6">
        <w:rPr>
          <w:b/>
          <w:bCs/>
        </w:rPr>
        <w:t xml:space="preserve"> Staff</w:t>
      </w:r>
    </w:p>
    <w:p w:rsidRPr="0036695B" w:rsidR="007E5A4E" w:rsidP="00365CD0" w:rsidRDefault="007E5A4E" w14:paraId="65C4732F" w14:textId="4EDA0753">
      <w:pPr>
        <w:pStyle w:val="Heading3"/>
        <w:spacing w:after="120"/>
        <w:ind w:left="0"/>
        <w:jc w:val="both"/>
        <w:rPr>
          <w:b w:val="0"/>
        </w:rPr>
      </w:pPr>
      <w:bookmarkStart w:name="_Hlk135261935" w:id="16"/>
      <w:r>
        <w:rPr>
          <w:b w:val="0"/>
          <w:bCs w:val="0"/>
        </w:rPr>
        <w:t xml:space="preserve">Allowances for </w:t>
      </w:r>
      <w:r w:rsidR="00C04140">
        <w:rPr>
          <w:b w:val="0"/>
          <w:bCs w:val="0"/>
        </w:rPr>
        <w:t>USN/TCN</w:t>
      </w:r>
      <w:r>
        <w:rPr>
          <w:b w:val="0"/>
          <w:bCs w:val="0"/>
        </w:rPr>
        <w:t xml:space="preserve"> staff</w:t>
      </w:r>
      <w:r w:rsidRPr="00EA1DE2">
        <w:rPr>
          <w:b w:val="0"/>
          <w:bCs w:val="0"/>
        </w:rPr>
        <w:t xml:space="preserve"> </w:t>
      </w:r>
      <w:r>
        <w:rPr>
          <w:b w:val="0"/>
          <w:bCs w:val="0"/>
        </w:rPr>
        <w:t>are</w:t>
      </w:r>
      <w:r w:rsidRPr="00EA1DE2">
        <w:rPr>
          <w:b w:val="0"/>
          <w:bCs w:val="0"/>
        </w:rPr>
        <w:t xml:space="preserve"> budgeted </w:t>
      </w:r>
      <w:r w:rsidR="0045790E">
        <w:rPr>
          <w:b w:val="0"/>
          <w:bCs w:val="0"/>
        </w:rPr>
        <w:t>at 5</w:t>
      </w:r>
      <w:r w:rsidR="005168B8">
        <w:rPr>
          <w:b w:val="0"/>
          <w:bCs w:val="0"/>
        </w:rPr>
        <w:t>0</w:t>
      </w:r>
      <w:r w:rsidR="0045790E">
        <w:rPr>
          <w:b w:val="0"/>
          <w:bCs w:val="0"/>
        </w:rPr>
        <w:t xml:space="preserve">% </w:t>
      </w:r>
      <w:r w:rsidR="00407F8E">
        <w:rPr>
          <w:b w:val="0"/>
          <w:bCs w:val="0"/>
        </w:rPr>
        <w:t xml:space="preserve">of their total salary and are </w:t>
      </w:r>
      <w:r>
        <w:rPr>
          <w:b w:val="0"/>
          <w:bCs w:val="0"/>
        </w:rPr>
        <w:t>based on</w:t>
      </w:r>
      <w:r w:rsidR="00ED74C3">
        <w:rPr>
          <w:b w:val="0"/>
          <w:bCs w:val="0"/>
        </w:rPr>
        <w:t xml:space="preserve"> </w:t>
      </w:r>
      <w:r w:rsidRPr="00A84563" w:rsidR="00A84563">
        <w:rPr>
          <w:b w:val="0"/>
          <w:bCs w:val="0"/>
        </w:rPr>
        <w:t>allowance rates from the U.S. Department of State</w:t>
      </w:r>
      <w:r w:rsidR="00ED74C3">
        <w:rPr>
          <w:b w:val="0"/>
          <w:bCs w:val="0"/>
        </w:rPr>
        <w:t xml:space="preserve"> Office of Allowance and POA USN/TCN fringe benefi</w:t>
      </w:r>
      <w:r w:rsidRPr="0036695B" w:rsidR="00ED74C3">
        <w:rPr>
          <w:b w:val="0"/>
          <w:bCs w:val="0"/>
        </w:rPr>
        <w:t xml:space="preserve">t policy. </w:t>
      </w:r>
      <w:r w:rsidRPr="0036695B">
        <w:rPr>
          <w:b w:val="0"/>
          <w:bCs w:val="0"/>
        </w:rPr>
        <w:t>This includes:</w:t>
      </w:r>
    </w:p>
    <w:p w:rsidRPr="0036695B" w:rsidR="007E5A4E" w:rsidP="00365CD0" w:rsidRDefault="005168B8" w14:paraId="3C83CA69" w14:textId="53306A67">
      <w:pPr>
        <w:pStyle w:val="NormalWeb"/>
        <w:numPr>
          <w:ilvl w:val="0"/>
          <w:numId w:val="2"/>
        </w:numPr>
        <w:shd w:val="clear" w:color="auto" w:fill="FFFFFF" w:themeFill="background1"/>
        <w:spacing w:before="0" w:beforeAutospacing="0" w:after="0" w:afterAutospacing="0"/>
        <w:ind w:firstLine="0"/>
        <w:jc w:val="both"/>
      </w:pPr>
      <w:r>
        <w:t>15</w:t>
      </w:r>
      <w:r w:rsidRPr="0036695B" w:rsidR="4F993334">
        <w:t>% Cost of Living Adjustment</w:t>
      </w:r>
    </w:p>
    <w:p w:rsidRPr="0036695B" w:rsidR="007E5A4E" w:rsidP="00365CD0" w:rsidRDefault="4F993334" w14:paraId="26F8ED0C" w14:textId="5E47A9AF">
      <w:pPr>
        <w:pStyle w:val="NormalWeb"/>
        <w:numPr>
          <w:ilvl w:val="0"/>
          <w:numId w:val="2"/>
        </w:numPr>
        <w:shd w:val="clear" w:color="auto" w:fill="FFFFFF"/>
        <w:spacing w:before="0" w:beforeAutospacing="0" w:after="0" w:afterAutospacing="0"/>
        <w:ind w:firstLine="0"/>
        <w:jc w:val="both"/>
      </w:pPr>
      <w:r w:rsidRPr="0036695B">
        <w:t>35% Post Hardship</w:t>
      </w:r>
    </w:p>
    <w:bookmarkEnd w:id="16"/>
    <w:p w:rsidRPr="00292F66" w:rsidR="00292F66" w:rsidP="00292F66" w:rsidRDefault="00292F66" w14:paraId="0CDB1FA4" w14:textId="77777777">
      <w:pPr>
        <w:widowControl/>
        <w:autoSpaceDE/>
        <w:autoSpaceDN/>
        <w:jc w:val="both"/>
        <w:textAlignment w:val="baseline"/>
        <w:rPr>
          <w:rFonts w:ascii="Segoe UI" w:hAnsi="Segoe UI" w:cs="Segoe UI"/>
          <w:sz w:val="18"/>
          <w:szCs w:val="18"/>
        </w:rPr>
      </w:pPr>
      <w:r w:rsidRPr="00292F66">
        <w:rPr>
          <w:sz w:val="24"/>
          <w:szCs w:val="24"/>
        </w:rPr>
        <w:t> </w:t>
      </w:r>
    </w:p>
    <w:p w:rsidRPr="00292F66" w:rsidR="00292F66" w:rsidP="00292F66" w:rsidRDefault="00292F66" w14:paraId="4BD973D4" w14:textId="2EF873C1">
      <w:pPr>
        <w:widowControl/>
        <w:autoSpaceDE/>
        <w:autoSpaceDN/>
        <w:jc w:val="both"/>
        <w:textAlignment w:val="baseline"/>
        <w:rPr>
          <w:rFonts w:ascii="Segoe UI" w:hAnsi="Segoe UI" w:cs="Segoe UI"/>
          <w:sz w:val="18"/>
          <w:szCs w:val="18"/>
        </w:rPr>
      </w:pPr>
      <w:r>
        <w:rPr>
          <w:sz w:val="24"/>
          <w:szCs w:val="24"/>
        </w:rPr>
        <w:t xml:space="preserve">Additionally, POA is budgeting for the following </w:t>
      </w:r>
      <w:r w:rsidRPr="00292F66">
        <w:rPr>
          <w:sz w:val="24"/>
          <w:szCs w:val="24"/>
        </w:rPr>
        <w:t>allowance</w:t>
      </w:r>
      <w:r>
        <w:rPr>
          <w:sz w:val="24"/>
          <w:szCs w:val="24"/>
        </w:rPr>
        <w:t>s which are</w:t>
      </w:r>
      <w:r w:rsidRPr="00292F66">
        <w:rPr>
          <w:sz w:val="24"/>
          <w:szCs w:val="24"/>
        </w:rPr>
        <w:t xml:space="preserve"> part of POA’s standard fringe benefit package for </w:t>
      </w:r>
      <w:r>
        <w:rPr>
          <w:sz w:val="24"/>
          <w:szCs w:val="24"/>
        </w:rPr>
        <w:t>ex-pat COPs:</w:t>
      </w:r>
      <w:r w:rsidRPr="00292F66">
        <w:rPr>
          <w:sz w:val="24"/>
          <w:szCs w:val="24"/>
        </w:rPr>
        <w:t> </w:t>
      </w:r>
    </w:p>
    <w:p w:rsidR="00292F66" w:rsidP="00292F66" w:rsidRDefault="00292F66" w14:paraId="6F5820DF" w14:textId="703D74B0">
      <w:pPr>
        <w:widowControl/>
        <w:autoSpaceDE/>
        <w:autoSpaceDN/>
        <w:jc w:val="both"/>
        <w:textAlignment w:val="baseline"/>
        <w:rPr>
          <w:sz w:val="24"/>
          <w:szCs w:val="24"/>
        </w:rPr>
      </w:pPr>
    </w:p>
    <w:p w:rsidRPr="00292F66" w:rsidR="00292F66" w:rsidP="00292F66" w:rsidRDefault="00292F66" w14:paraId="4D5990A6" w14:textId="67581253">
      <w:pPr>
        <w:pStyle w:val="ListParagraph"/>
        <w:widowControl/>
        <w:numPr>
          <w:ilvl w:val="0"/>
          <w:numId w:val="9"/>
        </w:numPr>
        <w:autoSpaceDE/>
        <w:autoSpaceDN/>
        <w:jc w:val="both"/>
        <w:textAlignment w:val="baseline"/>
        <w:rPr>
          <w:rFonts w:ascii="Segoe UI" w:hAnsi="Segoe UI" w:cs="Segoe UI"/>
          <w:sz w:val="18"/>
          <w:szCs w:val="18"/>
        </w:rPr>
      </w:pPr>
      <w:r w:rsidRPr="00A35639">
        <w:rPr>
          <w:sz w:val="24"/>
          <w:szCs w:val="24"/>
          <w:u w:val="single"/>
        </w:rPr>
        <w:t>Housing allowance:</w:t>
      </w:r>
      <w:r>
        <w:rPr>
          <w:sz w:val="24"/>
          <w:szCs w:val="24"/>
        </w:rPr>
        <w:t xml:space="preserve"> </w:t>
      </w:r>
      <w:r w:rsidRPr="00292F66">
        <w:rPr>
          <w:sz w:val="24"/>
          <w:szCs w:val="24"/>
        </w:rPr>
        <w:t xml:space="preserve">POA is budgeting $1,600/month based </w:t>
      </w:r>
      <w:r w:rsidR="001321B9">
        <w:rPr>
          <w:sz w:val="24"/>
          <w:szCs w:val="24"/>
        </w:rPr>
        <w:t xml:space="preserve">on the U.S. Department of State housing allowance and </w:t>
      </w:r>
      <w:r w:rsidRPr="00292F66">
        <w:rPr>
          <w:sz w:val="24"/>
          <w:szCs w:val="24"/>
        </w:rPr>
        <w:t>market research for housing in a secure location with on-site security and Wi-Fi for the ex-pat COP. The house will be made ready and furnished</w:t>
      </w:r>
      <w:r>
        <w:rPr>
          <w:sz w:val="24"/>
          <w:szCs w:val="24"/>
        </w:rPr>
        <w:t>.</w:t>
      </w:r>
    </w:p>
    <w:p w:rsidRPr="00292F66" w:rsidR="00292F66" w:rsidP="00292F66" w:rsidRDefault="00292F66" w14:paraId="08CDC3D7" w14:textId="41502790">
      <w:pPr>
        <w:pStyle w:val="ListParagraph"/>
        <w:widowControl/>
        <w:numPr>
          <w:ilvl w:val="0"/>
          <w:numId w:val="9"/>
        </w:numPr>
        <w:autoSpaceDE/>
        <w:autoSpaceDN/>
        <w:jc w:val="both"/>
        <w:textAlignment w:val="baseline"/>
        <w:rPr>
          <w:rFonts w:ascii="Segoe UI" w:hAnsi="Segoe UI" w:cs="Segoe UI"/>
          <w:sz w:val="18"/>
          <w:szCs w:val="18"/>
        </w:rPr>
      </w:pPr>
      <w:r w:rsidRPr="00A35639">
        <w:rPr>
          <w:sz w:val="24"/>
          <w:szCs w:val="24"/>
          <w:u w:val="single"/>
        </w:rPr>
        <w:t>Reallocation &amp; demobilization allowance:</w:t>
      </w:r>
      <w:r>
        <w:rPr>
          <w:sz w:val="24"/>
          <w:szCs w:val="24"/>
        </w:rPr>
        <w:t xml:space="preserve"> POA is budgeting $30,000/year in Y1 and Y5.</w:t>
      </w:r>
      <w:r w:rsidR="00CB3E5A">
        <w:rPr>
          <w:sz w:val="24"/>
          <w:szCs w:val="24"/>
        </w:rPr>
        <w:t xml:space="preserve"> </w:t>
      </w:r>
      <w:r w:rsidRPr="00CB3E5A" w:rsidR="00CB3E5A">
        <w:rPr>
          <w:sz w:val="24"/>
          <w:szCs w:val="24"/>
        </w:rPr>
        <w:t xml:space="preserve">Per POA's ex-pat fringe benefit policy this allowance is intended to cover COP's initial flight to Mauritania, </w:t>
      </w:r>
      <w:r w:rsidR="0040284B">
        <w:rPr>
          <w:sz w:val="24"/>
          <w:szCs w:val="24"/>
        </w:rPr>
        <w:t xml:space="preserve">excess baggage, </w:t>
      </w:r>
      <w:r w:rsidRPr="00CB3E5A" w:rsidR="00CB3E5A">
        <w:rPr>
          <w:sz w:val="24"/>
          <w:szCs w:val="24"/>
        </w:rPr>
        <w:t>movement of household goods</w:t>
      </w:r>
      <w:r w:rsidR="00CB3E5A">
        <w:rPr>
          <w:sz w:val="24"/>
          <w:szCs w:val="24"/>
        </w:rPr>
        <w:t xml:space="preserve"> -</w:t>
      </w:r>
      <w:r w:rsidRPr="00CB3E5A" w:rsidR="00CB3E5A">
        <w:rPr>
          <w:sz w:val="24"/>
          <w:szCs w:val="24"/>
        </w:rPr>
        <w:t xml:space="preserve"> shipment for land/sea container, and customs and taxes.</w:t>
      </w:r>
      <w:r w:rsidR="00CB3E5A">
        <w:rPr>
          <w:sz w:val="24"/>
          <w:szCs w:val="24"/>
        </w:rPr>
        <w:t xml:space="preserve"> </w:t>
      </w:r>
    </w:p>
    <w:p w:rsidRPr="00292F66" w:rsidR="00292F66" w:rsidP="00292F66" w:rsidRDefault="00292F66" w14:paraId="35D76635" w14:textId="26ABC696">
      <w:pPr>
        <w:pStyle w:val="ListParagraph"/>
        <w:widowControl/>
        <w:numPr>
          <w:ilvl w:val="0"/>
          <w:numId w:val="9"/>
        </w:numPr>
        <w:autoSpaceDE/>
        <w:autoSpaceDN/>
        <w:jc w:val="both"/>
        <w:textAlignment w:val="baseline"/>
        <w:rPr>
          <w:rFonts w:ascii="Segoe UI" w:hAnsi="Segoe UI" w:cs="Segoe UI"/>
          <w:sz w:val="18"/>
          <w:szCs w:val="18"/>
        </w:rPr>
      </w:pPr>
      <w:r w:rsidRPr="00A35639">
        <w:rPr>
          <w:sz w:val="24"/>
          <w:szCs w:val="24"/>
          <w:u w:val="single"/>
        </w:rPr>
        <w:t>Annual home of record and rest &amp; recuperation (R&amp;R) trips</w:t>
      </w:r>
      <w:r w:rsidR="00A35639">
        <w:rPr>
          <w:sz w:val="24"/>
          <w:szCs w:val="24"/>
        </w:rPr>
        <w:t>:</w:t>
      </w:r>
      <w:r>
        <w:rPr>
          <w:sz w:val="24"/>
          <w:szCs w:val="24"/>
        </w:rPr>
        <w:t xml:space="preserve"> POA is budgeting for roundtrip airfare at $1,700/trip for the ex-pat COP to take either annual home of record or R&amp;R trip each year as allowable under the </w:t>
      </w:r>
      <w:r w:rsidRPr="00292F66">
        <w:rPr>
          <w:sz w:val="24"/>
          <w:szCs w:val="24"/>
        </w:rPr>
        <w:t>Foreign Affairs Manual (FAM</w:t>
      </w:r>
      <w:r>
        <w:rPr>
          <w:sz w:val="24"/>
          <w:szCs w:val="24"/>
        </w:rPr>
        <w:t>).</w:t>
      </w:r>
    </w:p>
    <w:p w:rsidR="00292F66" w:rsidP="00365CD0" w:rsidRDefault="00292F66" w14:paraId="526328CE" w14:textId="77777777">
      <w:pPr>
        <w:pStyle w:val="NormalWeb"/>
        <w:shd w:val="clear" w:color="auto" w:fill="FFFFFF"/>
        <w:spacing w:before="0" w:beforeAutospacing="0" w:after="0" w:afterAutospacing="0"/>
        <w:jc w:val="both"/>
      </w:pPr>
    </w:p>
    <w:p w:rsidR="005F51EA" w:rsidP="00365CD0" w:rsidRDefault="005F51EA" w14:paraId="5A41F4A8" w14:textId="49567600">
      <w:pPr>
        <w:pStyle w:val="NormalWeb"/>
        <w:shd w:val="clear" w:color="auto" w:fill="FFFFFF"/>
        <w:spacing w:before="0" w:beforeAutospacing="0" w:after="0" w:afterAutospacing="0"/>
        <w:jc w:val="both"/>
      </w:pPr>
      <w:r>
        <w:t>The above allowances are reasonable given that they are in accordance with POA’s fringe benefit policy for expatriates and are in align</w:t>
      </w:r>
      <w:r w:rsidR="007625E7">
        <w:t>ment</w:t>
      </w:r>
      <w:r>
        <w:t xml:space="preserve"> with the benefits allotted by the U.S. Department of State and the FAM. Given the challenging operating context </w:t>
      </w:r>
      <w:r w:rsidR="009A6CA8">
        <w:t>and security concern in</w:t>
      </w:r>
      <w:r>
        <w:t xml:space="preserve"> Mauritania, POA </w:t>
      </w:r>
      <w:r w:rsidR="00B8474B">
        <w:t>believes</w:t>
      </w:r>
      <w:r>
        <w:t xml:space="preserve"> that these benefits are reasonable and must be provided to attract and retain a top</w:t>
      </w:r>
      <w:r w:rsidR="00B8474B">
        <w:t xml:space="preserve"> experienced</w:t>
      </w:r>
      <w:r>
        <w:t xml:space="preserve"> COP candidate</w:t>
      </w:r>
      <w:r w:rsidR="00B8474B">
        <w:t xml:space="preserve"> to oversee the project</w:t>
      </w:r>
      <w:r>
        <w:t xml:space="preserve">. </w:t>
      </w:r>
    </w:p>
    <w:p w:rsidR="005F51EA" w:rsidP="00365CD0" w:rsidRDefault="005F51EA" w14:paraId="41C9B35B" w14:textId="77777777">
      <w:pPr>
        <w:pStyle w:val="NormalWeb"/>
        <w:shd w:val="clear" w:color="auto" w:fill="FFFFFF"/>
        <w:spacing w:before="0" w:beforeAutospacing="0" w:after="0" w:afterAutospacing="0"/>
        <w:jc w:val="both"/>
      </w:pPr>
    </w:p>
    <w:p w:rsidRPr="00740150" w:rsidR="00C34E57" w:rsidP="00365CD0" w:rsidRDefault="00C34E57" w14:paraId="5F3B2600" w14:textId="730266E7">
      <w:pPr>
        <w:pStyle w:val="NormalWeb"/>
        <w:shd w:val="clear" w:color="auto" w:fill="FFFFFF"/>
        <w:spacing w:before="0" w:beforeAutospacing="0" w:after="0" w:afterAutospacing="0"/>
        <w:jc w:val="both"/>
      </w:pPr>
      <w:r w:rsidRPr="00740150">
        <w:t xml:space="preserve">Total </w:t>
      </w:r>
      <w:r w:rsidRPr="00740150" w:rsidR="00C04140">
        <w:t>USN/TCN</w:t>
      </w:r>
      <w:r w:rsidRPr="00740150" w:rsidR="00223F0D">
        <w:t xml:space="preserve"> Administrative Allowances = $</w:t>
      </w:r>
      <w:r w:rsidR="00292F66">
        <w:t>2</w:t>
      </w:r>
      <w:r w:rsidR="00883BB7">
        <w:t>0</w:t>
      </w:r>
      <w:r w:rsidR="001374E6">
        <w:t>7</w:t>
      </w:r>
      <w:r w:rsidRPr="00740150" w:rsidR="00D628ED">
        <w:t>,</w:t>
      </w:r>
      <w:r w:rsidR="001374E6">
        <w:t>106</w:t>
      </w:r>
      <w:r w:rsidRPr="00740150" w:rsidR="00D628ED">
        <w:t>.</w:t>
      </w:r>
    </w:p>
    <w:p w:rsidRPr="00740150" w:rsidR="001C749E" w:rsidP="00365CD0" w:rsidRDefault="001C749E" w14:paraId="791E9B07" w14:textId="77777777">
      <w:pPr>
        <w:pStyle w:val="BodyText"/>
        <w:jc w:val="both"/>
      </w:pPr>
    </w:p>
    <w:p w:rsidRPr="00740150" w:rsidR="00F16463" w:rsidP="00365CD0" w:rsidRDefault="00077ECF" w14:paraId="00177592" w14:textId="7F153493">
      <w:pPr>
        <w:pStyle w:val="4HeaderUSDAGreen"/>
        <w:jc w:val="both"/>
      </w:pPr>
      <w:r w:rsidRPr="00740150">
        <w:t xml:space="preserve">2.3 </w:t>
      </w:r>
      <w:r w:rsidRPr="00740150" w:rsidR="00F16463">
        <w:t>Travel – Total $</w:t>
      </w:r>
      <w:r w:rsidR="000F0D19">
        <w:t>208</w:t>
      </w:r>
      <w:r w:rsidRPr="00740150" w:rsidR="001D2E2C">
        <w:t>,</w:t>
      </w:r>
      <w:r w:rsidR="000F0D19">
        <w:t>538</w:t>
      </w:r>
      <w:r w:rsidRPr="00740150" w:rsidR="00F16463">
        <w:t xml:space="preserve"> ($</w:t>
      </w:r>
      <w:r w:rsidRPr="00740150" w:rsidR="006442E5">
        <w:t>17</w:t>
      </w:r>
      <w:r w:rsidR="000F0D19">
        <w:t>0</w:t>
      </w:r>
      <w:r w:rsidRPr="00740150" w:rsidR="00697D3E">
        <w:t>,</w:t>
      </w:r>
      <w:r w:rsidR="007F0F8A">
        <w:t>975</w:t>
      </w:r>
      <w:r w:rsidRPr="00740150" w:rsidR="00D80B65">
        <w:t xml:space="preserve"> </w:t>
      </w:r>
      <w:r w:rsidRPr="00740150" w:rsidR="00F16463">
        <w:t xml:space="preserve">in monetization </w:t>
      </w:r>
      <w:r w:rsidRPr="00740150" w:rsidR="00391A78">
        <w:t xml:space="preserve">and </w:t>
      </w:r>
      <w:r w:rsidRPr="00740150" w:rsidR="00F16463">
        <w:t>$</w:t>
      </w:r>
      <w:r w:rsidRPr="00740150" w:rsidR="000C08C9">
        <w:t>3</w:t>
      </w:r>
      <w:r w:rsidR="007F0F8A">
        <w:t>7</w:t>
      </w:r>
      <w:r w:rsidRPr="00740150" w:rsidR="00A15AA9">
        <w:t>,</w:t>
      </w:r>
      <w:r w:rsidR="007F0F8A">
        <w:t>563</w:t>
      </w:r>
      <w:r w:rsidRPr="00740150" w:rsidR="00F16463">
        <w:t xml:space="preserve"> in CCC funds)</w:t>
      </w:r>
    </w:p>
    <w:p w:rsidRPr="00740150" w:rsidR="004B059C" w:rsidP="00365CD0" w:rsidRDefault="00B07F5A" w14:paraId="5C765D88" w14:textId="202D2D3A">
      <w:pPr>
        <w:spacing w:after="240"/>
        <w:jc w:val="both"/>
        <w:rPr>
          <w:b/>
          <w:bCs/>
          <w:sz w:val="24"/>
          <w:szCs w:val="24"/>
        </w:rPr>
      </w:pPr>
      <w:r w:rsidRPr="00740150">
        <w:rPr>
          <w:b/>
          <w:bCs/>
          <w:sz w:val="24"/>
          <w:szCs w:val="24"/>
        </w:rPr>
        <w:t>International</w:t>
      </w:r>
      <w:r w:rsidRPr="00740150" w:rsidR="005824EA">
        <w:rPr>
          <w:b/>
          <w:bCs/>
          <w:sz w:val="24"/>
          <w:szCs w:val="24"/>
        </w:rPr>
        <w:t xml:space="preserve"> </w:t>
      </w:r>
      <w:r w:rsidRPr="00740150" w:rsidR="0041268C">
        <w:rPr>
          <w:b/>
          <w:bCs/>
          <w:sz w:val="24"/>
          <w:szCs w:val="24"/>
        </w:rPr>
        <w:t xml:space="preserve">Travel </w:t>
      </w:r>
      <w:r w:rsidRPr="00740150" w:rsidR="005824EA">
        <w:rPr>
          <w:b/>
          <w:bCs/>
          <w:sz w:val="24"/>
          <w:szCs w:val="24"/>
        </w:rPr>
        <w:t>($</w:t>
      </w:r>
      <w:r w:rsidRPr="00740150" w:rsidR="0076042E">
        <w:rPr>
          <w:b/>
          <w:bCs/>
          <w:sz w:val="24"/>
          <w:szCs w:val="24"/>
        </w:rPr>
        <w:t>64</w:t>
      </w:r>
      <w:r w:rsidRPr="00740150" w:rsidR="00354124">
        <w:rPr>
          <w:b/>
          <w:bCs/>
          <w:sz w:val="24"/>
          <w:szCs w:val="24"/>
        </w:rPr>
        <w:t>,</w:t>
      </w:r>
      <w:r w:rsidRPr="00740150" w:rsidR="0076042E">
        <w:rPr>
          <w:b/>
          <w:bCs/>
          <w:sz w:val="24"/>
          <w:szCs w:val="24"/>
        </w:rPr>
        <w:t>454</w:t>
      </w:r>
      <w:r w:rsidRPr="00740150" w:rsidR="005824EA">
        <w:rPr>
          <w:b/>
          <w:bCs/>
          <w:sz w:val="24"/>
          <w:szCs w:val="24"/>
        </w:rPr>
        <w:t>)</w:t>
      </w:r>
    </w:p>
    <w:p w:rsidRPr="0041268C" w:rsidR="00A4348B" w:rsidP="00365CD0" w:rsidRDefault="00A4348B" w14:paraId="621A8D3A" w14:textId="0FE79F5C">
      <w:pPr>
        <w:widowControl/>
        <w:adjustRightInd w:val="0"/>
        <w:spacing w:after="240"/>
        <w:jc w:val="both"/>
        <w:rPr>
          <w:rFonts w:eastAsiaTheme="minorEastAsia"/>
          <w:sz w:val="24"/>
          <w:szCs w:val="24"/>
          <w:highlight w:val="yellow"/>
        </w:rPr>
      </w:pPr>
      <w:r w:rsidRPr="00740150">
        <w:rPr>
          <w:rFonts w:eastAsiaTheme="minorEastAsia"/>
          <w:sz w:val="24"/>
          <w:szCs w:val="24"/>
        </w:rPr>
        <w:t xml:space="preserve">POA HQ staff will make </w:t>
      </w:r>
      <w:r w:rsidRPr="00740150" w:rsidR="00F27DD7">
        <w:rPr>
          <w:rFonts w:eastAsiaTheme="minorEastAsia"/>
          <w:sz w:val="24"/>
          <w:szCs w:val="24"/>
        </w:rPr>
        <w:t>20</w:t>
      </w:r>
      <w:r w:rsidRPr="00740150">
        <w:rPr>
          <w:rFonts w:eastAsiaTheme="minorEastAsia"/>
          <w:sz w:val="24"/>
          <w:szCs w:val="24"/>
        </w:rPr>
        <w:t xml:space="preserve"> international trips </w:t>
      </w:r>
      <w:r w:rsidRPr="00740150" w:rsidR="00BD3A70">
        <w:rPr>
          <w:rFonts w:eastAsiaTheme="minorEastAsia"/>
          <w:sz w:val="24"/>
          <w:szCs w:val="24"/>
        </w:rPr>
        <w:t>t</w:t>
      </w:r>
      <w:r w:rsidRPr="0041268C" w:rsidR="00BD3A70">
        <w:rPr>
          <w:rFonts w:eastAsiaTheme="minorEastAsia"/>
          <w:sz w:val="24"/>
          <w:szCs w:val="24"/>
        </w:rPr>
        <w:t xml:space="preserve">o Mauritania </w:t>
      </w:r>
      <w:r w:rsidRPr="0041268C">
        <w:rPr>
          <w:rFonts w:eastAsiaTheme="minorEastAsia"/>
          <w:sz w:val="24"/>
          <w:szCs w:val="24"/>
        </w:rPr>
        <w:t xml:space="preserve">during the period of performance. The purpose of the trips will be to </w:t>
      </w:r>
      <w:r w:rsidRPr="00622564">
        <w:rPr>
          <w:rFonts w:eastAsiaTheme="minorEastAsia"/>
          <w:sz w:val="24"/>
          <w:szCs w:val="24"/>
        </w:rPr>
        <w:t>provide</w:t>
      </w:r>
      <w:r w:rsidRPr="00622564" w:rsidR="0040011E">
        <w:rPr>
          <w:rFonts w:eastAsiaTheme="minorEastAsia"/>
          <w:sz w:val="24"/>
          <w:szCs w:val="24"/>
        </w:rPr>
        <w:t xml:space="preserve"> monitoring, oversight, and technical guidance</w:t>
      </w:r>
      <w:r w:rsidRPr="00622564">
        <w:rPr>
          <w:rFonts w:eastAsiaTheme="minorEastAsia"/>
          <w:sz w:val="24"/>
          <w:szCs w:val="24"/>
        </w:rPr>
        <w:t xml:space="preserve">. The total </w:t>
      </w:r>
      <w:r w:rsidRPr="00622564" w:rsidR="00DD79AF">
        <w:rPr>
          <w:rFonts w:eastAsiaTheme="minorEastAsia"/>
          <w:sz w:val="24"/>
          <w:szCs w:val="24"/>
        </w:rPr>
        <w:t xml:space="preserve">HQ staff </w:t>
      </w:r>
      <w:r w:rsidRPr="00622564">
        <w:rPr>
          <w:rFonts w:eastAsiaTheme="minorEastAsia"/>
          <w:sz w:val="24"/>
          <w:szCs w:val="24"/>
        </w:rPr>
        <w:t xml:space="preserve">international travel cost </w:t>
      </w:r>
      <w:r w:rsidR="001A02CB">
        <w:rPr>
          <w:rFonts w:eastAsiaTheme="minorEastAsia"/>
          <w:sz w:val="24"/>
          <w:szCs w:val="24"/>
        </w:rPr>
        <w:t xml:space="preserve">(airfare) </w:t>
      </w:r>
      <w:r w:rsidRPr="00622564">
        <w:rPr>
          <w:rFonts w:eastAsiaTheme="minorEastAsia"/>
          <w:sz w:val="24"/>
          <w:szCs w:val="24"/>
        </w:rPr>
        <w:t>estimate is $</w:t>
      </w:r>
      <w:r w:rsidRPr="00622564" w:rsidR="00354124">
        <w:rPr>
          <w:rFonts w:eastAsiaTheme="minorEastAsia"/>
          <w:sz w:val="24"/>
          <w:szCs w:val="24"/>
        </w:rPr>
        <w:t>36,</w:t>
      </w:r>
      <w:r w:rsidRPr="00622564" w:rsidR="00622564">
        <w:rPr>
          <w:rFonts w:eastAsiaTheme="minorEastAsia"/>
          <w:sz w:val="24"/>
          <w:szCs w:val="24"/>
        </w:rPr>
        <w:t>831</w:t>
      </w:r>
      <w:r w:rsidRPr="00622564">
        <w:rPr>
          <w:rFonts w:eastAsiaTheme="minorEastAsia"/>
          <w:sz w:val="24"/>
          <w:szCs w:val="24"/>
        </w:rPr>
        <w:t>.</w:t>
      </w:r>
    </w:p>
    <w:p w:rsidRPr="0041268C" w:rsidR="0032113B" w:rsidP="00365CD0" w:rsidRDefault="00BD3A70" w14:paraId="5505DD46" w14:textId="51B3A98A">
      <w:pPr>
        <w:widowControl/>
        <w:adjustRightInd w:val="0"/>
        <w:spacing w:after="240"/>
        <w:jc w:val="both"/>
        <w:rPr>
          <w:rFonts w:eastAsiaTheme="minorEastAsia"/>
          <w:sz w:val="24"/>
          <w:szCs w:val="24"/>
          <w:highlight w:val="yellow"/>
        </w:rPr>
      </w:pPr>
      <w:r w:rsidRPr="0041268C">
        <w:rPr>
          <w:rFonts w:eastAsiaTheme="minorEastAsia"/>
          <w:sz w:val="24"/>
          <w:szCs w:val="24"/>
        </w:rPr>
        <w:t>Mauritania</w:t>
      </w:r>
      <w:r w:rsidRPr="0041268C" w:rsidR="0032113B">
        <w:rPr>
          <w:rFonts w:eastAsiaTheme="minorEastAsia"/>
          <w:sz w:val="24"/>
          <w:szCs w:val="24"/>
        </w:rPr>
        <w:t xml:space="preserve"> staff will make </w:t>
      </w:r>
      <w:r w:rsidRPr="0041268C" w:rsidR="00880801">
        <w:rPr>
          <w:rFonts w:eastAsiaTheme="minorEastAsia"/>
          <w:sz w:val="24"/>
          <w:szCs w:val="24"/>
        </w:rPr>
        <w:t>15</w:t>
      </w:r>
      <w:r w:rsidRPr="0041268C" w:rsidR="0032113B">
        <w:rPr>
          <w:rFonts w:eastAsiaTheme="minorEastAsia"/>
          <w:sz w:val="24"/>
          <w:szCs w:val="24"/>
        </w:rPr>
        <w:t xml:space="preserve"> international trips during the period of performance. The </w:t>
      </w:r>
      <w:r w:rsidRPr="005928B9" w:rsidR="0032113B">
        <w:rPr>
          <w:rFonts w:eastAsiaTheme="minorEastAsia"/>
          <w:sz w:val="24"/>
          <w:szCs w:val="24"/>
        </w:rPr>
        <w:t xml:space="preserve">purpose of the trips will be to </w:t>
      </w:r>
      <w:r w:rsidRPr="005928B9" w:rsidR="002D7B45">
        <w:rPr>
          <w:rFonts w:eastAsiaTheme="minorEastAsia"/>
          <w:sz w:val="24"/>
          <w:szCs w:val="24"/>
        </w:rPr>
        <w:t xml:space="preserve">hold meetings, attend technical </w:t>
      </w:r>
      <w:r w:rsidRPr="00057418" w:rsidR="00166746">
        <w:rPr>
          <w:rFonts w:eastAsiaTheme="minorEastAsia"/>
          <w:sz w:val="24"/>
          <w:szCs w:val="24"/>
        </w:rPr>
        <w:t>training</w:t>
      </w:r>
      <w:r w:rsidRPr="005928B9" w:rsidR="002D7B45">
        <w:rPr>
          <w:rFonts w:eastAsiaTheme="minorEastAsia"/>
          <w:sz w:val="24"/>
          <w:szCs w:val="24"/>
        </w:rPr>
        <w:t>, and attend conferences</w:t>
      </w:r>
      <w:r w:rsidRPr="005928B9" w:rsidR="0032113B">
        <w:rPr>
          <w:rFonts w:eastAsiaTheme="minorEastAsia"/>
          <w:sz w:val="24"/>
          <w:szCs w:val="24"/>
        </w:rPr>
        <w:t>.</w:t>
      </w:r>
      <w:r w:rsidRPr="005928B9" w:rsidR="00EB0E43">
        <w:rPr>
          <w:rFonts w:eastAsiaTheme="minorEastAsia"/>
          <w:sz w:val="24"/>
          <w:szCs w:val="24"/>
        </w:rPr>
        <w:t xml:space="preserve"> The Chief of Party</w:t>
      </w:r>
      <w:r w:rsidRPr="005928B9" w:rsidR="00F45A01">
        <w:rPr>
          <w:rFonts w:eastAsiaTheme="minorEastAsia"/>
          <w:sz w:val="24"/>
          <w:szCs w:val="24"/>
        </w:rPr>
        <w:t xml:space="preserve"> and the DCOP</w:t>
      </w:r>
      <w:r w:rsidRPr="005928B9" w:rsidR="00EB0E43">
        <w:rPr>
          <w:rFonts w:eastAsiaTheme="minorEastAsia"/>
          <w:sz w:val="24"/>
          <w:szCs w:val="24"/>
        </w:rPr>
        <w:t xml:space="preserve"> will </w:t>
      </w:r>
      <w:r w:rsidRPr="005928B9" w:rsidR="00F45A01">
        <w:rPr>
          <w:rFonts w:eastAsiaTheme="minorEastAsia"/>
          <w:sz w:val="24"/>
          <w:szCs w:val="24"/>
        </w:rPr>
        <w:t xml:space="preserve">each </w:t>
      </w:r>
      <w:r w:rsidRPr="005928B9" w:rsidR="00EB0E43">
        <w:rPr>
          <w:rFonts w:eastAsiaTheme="minorEastAsia"/>
          <w:sz w:val="24"/>
          <w:szCs w:val="24"/>
        </w:rPr>
        <w:t>make</w:t>
      </w:r>
      <w:r w:rsidRPr="005928B9" w:rsidR="005928B9">
        <w:rPr>
          <w:rFonts w:eastAsiaTheme="minorEastAsia"/>
          <w:sz w:val="24"/>
          <w:szCs w:val="24"/>
        </w:rPr>
        <w:t xml:space="preserve"> at least</w:t>
      </w:r>
      <w:r w:rsidRPr="005928B9" w:rsidR="00EB0E43">
        <w:rPr>
          <w:rFonts w:eastAsiaTheme="minorEastAsia"/>
          <w:sz w:val="24"/>
          <w:szCs w:val="24"/>
        </w:rPr>
        <w:t xml:space="preserve"> </w:t>
      </w:r>
      <w:r w:rsidRPr="005928B9" w:rsidR="005928B9">
        <w:rPr>
          <w:rFonts w:eastAsiaTheme="minorEastAsia"/>
          <w:sz w:val="24"/>
          <w:szCs w:val="24"/>
        </w:rPr>
        <w:t>3</w:t>
      </w:r>
      <w:r w:rsidRPr="005928B9" w:rsidR="00EB0E43">
        <w:rPr>
          <w:rFonts w:eastAsiaTheme="minorEastAsia"/>
          <w:sz w:val="24"/>
          <w:szCs w:val="24"/>
        </w:rPr>
        <w:t xml:space="preserve"> </w:t>
      </w:r>
      <w:r w:rsidRPr="005928B9" w:rsidR="000B3227">
        <w:rPr>
          <w:rFonts w:eastAsiaTheme="minorEastAsia"/>
          <w:sz w:val="24"/>
          <w:szCs w:val="24"/>
        </w:rPr>
        <w:t>international</w:t>
      </w:r>
      <w:r w:rsidRPr="005928B9" w:rsidR="00EB0E43">
        <w:rPr>
          <w:rFonts w:eastAsiaTheme="minorEastAsia"/>
          <w:sz w:val="24"/>
          <w:szCs w:val="24"/>
        </w:rPr>
        <w:t xml:space="preserve"> trips to HQ in Washington, DC.</w:t>
      </w:r>
      <w:r w:rsidRPr="005928B9" w:rsidR="0032113B">
        <w:rPr>
          <w:rFonts w:eastAsiaTheme="minorEastAsia"/>
          <w:sz w:val="24"/>
          <w:szCs w:val="24"/>
        </w:rPr>
        <w:t xml:space="preserve"> The t</w:t>
      </w:r>
      <w:r w:rsidRPr="0041268C" w:rsidR="0032113B">
        <w:rPr>
          <w:rFonts w:eastAsiaTheme="minorEastAsia"/>
          <w:sz w:val="24"/>
          <w:szCs w:val="24"/>
        </w:rPr>
        <w:t xml:space="preserve">otal </w:t>
      </w:r>
      <w:r w:rsidRPr="0041268C" w:rsidR="00F218F0">
        <w:rPr>
          <w:rFonts w:eastAsiaTheme="minorEastAsia"/>
          <w:sz w:val="24"/>
          <w:szCs w:val="24"/>
        </w:rPr>
        <w:t>Mauritania</w:t>
      </w:r>
      <w:r w:rsidRPr="0041268C" w:rsidR="0032113B">
        <w:rPr>
          <w:rFonts w:eastAsiaTheme="minorEastAsia"/>
          <w:sz w:val="24"/>
          <w:szCs w:val="24"/>
        </w:rPr>
        <w:t xml:space="preserve"> staff international travel cost </w:t>
      </w:r>
      <w:r w:rsidR="001A02CB">
        <w:rPr>
          <w:rFonts w:eastAsiaTheme="minorEastAsia"/>
          <w:sz w:val="24"/>
          <w:szCs w:val="24"/>
        </w:rPr>
        <w:t xml:space="preserve">(airfare) </w:t>
      </w:r>
      <w:r w:rsidRPr="00622564" w:rsidR="0032113B">
        <w:rPr>
          <w:rFonts w:eastAsiaTheme="minorEastAsia"/>
          <w:sz w:val="24"/>
          <w:szCs w:val="24"/>
        </w:rPr>
        <w:t>estimate is $</w:t>
      </w:r>
      <w:r w:rsidRPr="00622564" w:rsidR="00622564">
        <w:rPr>
          <w:rFonts w:eastAsiaTheme="minorEastAsia"/>
          <w:sz w:val="24"/>
          <w:szCs w:val="24"/>
        </w:rPr>
        <w:t>27,623</w:t>
      </w:r>
      <w:r w:rsidRPr="00622564" w:rsidR="0032113B">
        <w:rPr>
          <w:rFonts w:eastAsiaTheme="minorEastAsia"/>
          <w:sz w:val="24"/>
          <w:szCs w:val="24"/>
        </w:rPr>
        <w:t>.</w:t>
      </w:r>
    </w:p>
    <w:p w:rsidRPr="0033079F" w:rsidR="002370B5" w:rsidP="00365CD0" w:rsidRDefault="004D5EAA" w14:paraId="7873F307" w14:textId="374F19FA">
      <w:pPr>
        <w:spacing w:after="240"/>
        <w:jc w:val="both"/>
        <w:rPr>
          <w:b/>
          <w:bCs/>
          <w:sz w:val="24"/>
          <w:szCs w:val="24"/>
        </w:rPr>
      </w:pPr>
      <w:r w:rsidRPr="0033079F">
        <w:rPr>
          <w:b/>
          <w:bCs/>
          <w:sz w:val="24"/>
          <w:szCs w:val="24"/>
        </w:rPr>
        <w:t>Local Travel</w:t>
      </w:r>
      <w:r w:rsidRPr="0033079F" w:rsidR="00B068C3">
        <w:rPr>
          <w:b/>
          <w:bCs/>
          <w:sz w:val="24"/>
          <w:szCs w:val="24"/>
        </w:rPr>
        <w:t xml:space="preserve"> ($</w:t>
      </w:r>
      <w:r w:rsidRPr="0033079F" w:rsidR="0033079F">
        <w:rPr>
          <w:b/>
          <w:bCs/>
          <w:sz w:val="24"/>
          <w:szCs w:val="24"/>
        </w:rPr>
        <w:t>28,977</w:t>
      </w:r>
      <w:r w:rsidRPr="0033079F" w:rsidR="00B068C3">
        <w:rPr>
          <w:b/>
          <w:bCs/>
          <w:sz w:val="24"/>
          <w:szCs w:val="24"/>
        </w:rPr>
        <w:t>)</w:t>
      </w:r>
    </w:p>
    <w:p w:rsidR="005B3DAF" w:rsidP="00365CD0" w:rsidRDefault="005B3DAF" w14:paraId="44BE59BB" w14:textId="580EE58C">
      <w:pPr>
        <w:widowControl/>
        <w:adjustRightInd w:val="0"/>
        <w:spacing w:after="240"/>
        <w:jc w:val="both"/>
        <w:rPr>
          <w:rFonts w:eastAsiaTheme="minorEastAsia"/>
          <w:sz w:val="24"/>
          <w:szCs w:val="24"/>
        </w:rPr>
      </w:pPr>
      <w:r>
        <w:rPr>
          <w:rFonts w:eastAsiaTheme="minorEastAsia"/>
          <w:sz w:val="24"/>
          <w:szCs w:val="24"/>
        </w:rPr>
        <w:t>POA estimates $</w:t>
      </w:r>
      <w:r w:rsidR="00200987">
        <w:rPr>
          <w:rFonts w:eastAsiaTheme="minorEastAsia"/>
          <w:sz w:val="24"/>
          <w:szCs w:val="24"/>
        </w:rPr>
        <w:t xml:space="preserve">9,479 in local </w:t>
      </w:r>
      <w:r w:rsidR="00A83B60">
        <w:rPr>
          <w:rFonts w:eastAsiaTheme="minorEastAsia"/>
          <w:sz w:val="24"/>
          <w:szCs w:val="24"/>
        </w:rPr>
        <w:t xml:space="preserve">ground </w:t>
      </w:r>
      <w:r w:rsidR="00200987">
        <w:rPr>
          <w:rFonts w:eastAsiaTheme="minorEastAsia"/>
          <w:sz w:val="24"/>
          <w:szCs w:val="24"/>
        </w:rPr>
        <w:t xml:space="preserve">transportation </w:t>
      </w:r>
      <w:r w:rsidR="00D75669">
        <w:rPr>
          <w:rFonts w:eastAsiaTheme="minorEastAsia"/>
          <w:sz w:val="24"/>
          <w:szCs w:val="24"/>
        </w:rPr>
        <w:t xml:space="preserve">for 35 trips </w:t>
      </w:r>
      <w:r w:rsidR="00200987">
        <w:rPr>
          <w:rFonts w:eastAsiaTheme="minorEastAsia"/>
          <w:sz w:val="24"/>
          <w:szCs w:val="24"/>
        </w:rPr>
        <w:t>for HQ and Mauritania staff international travel.</w:t>
      </w:r>
    </w:p>
    <w:p w:rsidR="00F830D5" w:rsidP="00365CD0" w:rsidRDefault="001E4B88" w14:paraId="6E4608F9" w14:textId="26646F54">
      <w:pPr>
        <w:widowControl/>
        <w:adjustRightInd w:val="0"/>
        <w:spacing w:after="240"/>
        <w:jc w:val="both"/>
        <w:rPr>
          <w:rFonts w:eastAsiaTheme="minorEastAsia"/>
          <w:sz w:val="24"/>
          <w:szCs w:val="24"/>
        </w:rPr>
      </w:pPr>
      <w:r w:rsidRPr="000F6B78">
        <w:rPr>
          <w:rFonts w:eastAsiaTheme="minorEastAsia"/>
          <w:sz w:val="24"/>
          <w:szCs w:val="24"/>
        </w:rPr>
        <w:t xml:space="preserve">POA </w:t>
      </w:r>
      <w:r w:rsidRPr="008E503B">
        <w:rPr>
          <w:rFonts w:eastAsiaTheme="minorEastAsia"/>
          <w:sz w:val="24"/>
          <w:szCs w:val="24"/>
        </w:rPr>
        <w:t>estimates $</w:t>
      </w:r>
      <w:r w:rsidRPr="008E503B" w:rsidR="008E503B">
        <w:rPr>
          <w:rFonts w:eastAsiaTheme="minorEastAsia"/>
          <w:sz w:val="24"/>
          <w:szCs w:val="24"/>
        </w:rPr>
        <w:t>19,499</w:t>
      </w:r>
      <w:r w:rsidRPr="000F6B78" w:rsidR="000F6B78">
        <w:rPr>
          <w:rFonts w:eastAsiaTheme="minorEastAsia"/>
          <w:sz w:val="24"/>
          <w:szCs w:val="24"/>
        </w:rPr>
        <w:t xml:space="preserve"> </w:t>
      </w:r>
      <w:r w:rsidR="001A02CB">
        <w:rPr>
          <w:rFonts w:eastAsiaTheme="minorEastAsia"/>
          <w:sz w:val="24"/>
          <w:szCs w:val="24"/>
        </w:rPr>
        <w:t xml:space="preserve">in local </w:t>
      </w:r>
      <w:r w:rsidR="00A83B60">
        <w:rPr>
          <w:rFonts w:eastAsiaTheme="minorEastAsia"/>
          <w:sz w:val="24"/>
          <w:szCs w:val="24"/>
        </w:rPr>
        <w:t xml:space="preserve">ground </w:t>
      </w:r>
      <w:r w:rsidR="001A02CB">
        <w:rPr>
          <w:rFonts w:eastAsiaTheme="minorEastAsia"/>
          <w:sz w:val="24"/>
          <w:szCs w:val="24"/>
        </w:rPr>
        <w:t xml:space="preserve">transportation </w:t>
      </w:r>
      <w:r w:rsidRPr="000F6B78" w:rsidR="000F6B78">
        <w:rPr>
          <w:rFonts w:eastAsiaTheme="minorEastAsia"/>
          <w:sz w:val="24"/>
          <w:szCs w:val="24"/>
        </w:rPr>
        <w:t xml:space="preserve">for </w:t>
      </w:r>
      <w:r w:rsidR="00E12D53">
        <w:rPr>
          <w:rFonts w:eastAsiaTheme="minorEastAsia"/>
          <w:sz w:val="24"/>
          <w:szCs w:val="24"/>
        </w:rPr>
        <w:t xml:space="preserve">Mauritania </w:t>
      </w:r>
      <w:r w:rsidRPr="000F6B78" w:rsidR="000F6B78">
        <w:rPr>
          <w:rFonts w:eastAsiaTheme="minorEastAsia"/>
          <w:sz w:val="24"/>
          <w:szCs w:val="24"/>
        </w:rPr>
        <w:t>st</w:t>
      </w:r>
      <w:r w:rsidR="000F6B78">
        <w:rPr>
          <w:rFonts w:eastAsiaTheme="minorEastAsia"/>
          <w:sz w:val="24"/>
          <w:szCs w:val="24"/>
        </w:rPr>
        <w:t xml:space="preserve">aff to make </w:t>
      </w:r>
      <w:r w:rsidR="00981E5B">
        <w:rPr>
          <w:rFonts w:eastAsiaTheme="minorEastAsia"/>
          <w:sz w:val="24"/>
          <w:szCs w:val="24"/>
        </w:rPr>
        <w:t xml:space="preserve">180 </w:t>
      </w:r>
      <w:r w:rsidR="008E503B">
        <w:rPr>
          <w:rFonts w:eastAsiaTheme="minorEastAsia"/>
          <w:sz w:val="24"/>
          <w:szCs w:val="24"/>
        </w:rPr>
        <w:t>domestic</w:t>
      </w:r>
      <w:r w:rsidR="000F6B78">
        <w:rPr>
          <w:rFonts w:eastAsiaTheme="minorEastAsia"/>
          <w:sz w:val="24"/>
          <w:szCs w:val="24"/>
        </w:rPr>
        <w:t xml:space="preserve"> trips </w:t>
      </w:r>
      <w:r w:rsidR="00A83B60">
        <w:rPr>
          <w:rFonts w:eastAsiaTheme="minorEastAsia"/>
          <w:sz w:val="24"/>
          <w:szCs w:val="24"/>
        </w:rPr>
        <w:t>over LOP</w:t>
      </w:r>
      <w:r w:rsidR="00E12D53">
        <w:rPr>
          <w:rFonts w:eastAsiaTheme="minorEastAsia"/>
          <w:sz w:val="24"/>
          <w:szCs w:val="24"/>
        </w:rPr>
        <w:t xml:space="preserve">. </w:t>
      </w:r>
      <w:r w:rsidRPr="0041268C" w:rsidR="00F830D5">
        <w:rPr>
          <w:rFonts w:eastAsiaTheme="minorEastAsia"/>
          <w:sz w:val="24"/>
          <w:szCs w:val="24"/>
        </w:rPr>
        <w:t xml:space="preserve">The purpose of the trips will be to </w:t>
      </w:r>
      <w:r w:rsidRPr="0041268C" w:rsidR="00DB1B23">
        <w:rPr>
          <w:rFonts w:eastAsiaTheme="minorEastAsia"/>
          <w:sz w:val="24"/>
          <w:szCs w:val="24"/>
        </w:rPr>
        <w:t>attend trainings</w:t>
      </w:r>
      <w:r w:rsidRPr="6B835E18" w:rsidR="6F27E399">
        <w:rPr>
          <w:rFonts w:eastAsiaTheme="minorEastAsia"/>
          <w:sz w:val="24"/>
          <w:szCs w:val="24"/>
        </w:rPr>
        <w:t xml:space="preserve"> </w:t>
      </w:r>
      <w:r w:rsidRPr="78EAF174" w:rsidR="6F27E399">
        <w:rPr>
          <w:rFonts w:eastAsiaTheme="minorEastAsia"/>
          <w:sz w:val="24"/>
          <w:szCs w:val="24"/>
        </w:rPr>
        <w:t>and</w:t>
      </w:r>
      <w:r w:rsidRPr="0041268C" w:rsidR="00DB1B23">
        <w:rPr>
          <w:rFonts w:eastAsiaTheme="minorEastAsia"/>
          <w:sz w:val="24"/>
          <w:szCs w:val="24"/>
        </w:rPr>
        <w:t xml:space="preserve"> meetings</w:t>
      </w:r>
      <w:r w:rsidRPr="2C708188" w:rsidR="144A867C">
        <w:rPr>
          <w:rFonts w:eastAsiaTheme="minorEastAsia"/>
          <w:sz w:val="24"/>
          <w:szCs w:val="24"/>
        </w:rPr>
        <w:t xml:space="preserve"> as well as </w:t>
      </w:r>
      <w:r w:rsidRPr="0041268C" w:rsidR="00DB1B23">
        <w:rPr>
          <w:rFonts w:eastAsiaTheme="minorEastAsia"/>
          <w:sz w:val="24"/>
          <w:szCs w:val="24"/>
        </w:rPr>
        <w:t>perform M&amp;E and data collection</w:t>
      </w:r>
      <w:r w:rsidRPr="0041268C" w:rsidR="00F830D5">
        <w:rPr>
          <w:rFonts w:eastAsiaTheme="minorEastAsia"/>
          <w:sz w:val="24"/>
          <w:szCs w:val="24"/>
        </w:rPr>
        <w:t>.</w:t>
      </w:r>
    </w:p>
    <w:p w:rsidRPr="00C7318D" w:rsidR="00E76A3A" w:rsidP="00365CD0" w:rsidRDefault="00FB0476" w14:paraId="160A2C0E" w14:textId="028531A9">
      <w:pPr>
        <w:widowControl/>
        <w:adjustRightInd w:val="0"/>
        <w:spacing w:after="240"/>
        <w:jc w:val="both"/>
        <w:rPr>
          <w:rFonts w:eastAsiaTheme="minorEastAsia"/>
          <w:b/>
          <w:bCs/>
          <w:sz w:val="24"/>
          <w:szCs w:val="24"/>
        </w:rPr>
      </w:pPr>
      <w:r>
        <w:rPr>
          <w:rFonts w:eastAsiaTheme="minorEastAsia"/>
          <w:b/>
          <w:bCs/>
          <w:sz w:val="24"/>
          <w:szCs w:val="24"/>
        </w:rPr>
        <w:t>Motorcycle</w:t>
      </w:r>
      <w:r w:rsidR="00E67CE7">
        <w:rPr>
          <w:rFonts w:eastAsiaTheme="minorEastAsia"/>
          <w:b/>
          <w:bCs/>
          <w:sz w:val="24"/>
          <w:szCs w:val="24"/>
        </w:rPr>
        <w:t xml:space="preserve"> and </w:t>
      </w:r>
      <w:r w:rsidRPr="00C7318D" w:rsidR="00E76A3A">
        <w:rPr>
          <w:rFonts w:eastAsiaTheme="minorEastAsia"/>
          <w:b/>
          <w:bCs/>
          <w:sz w:val="24"/>
          <w:szCs w:val="24"/>
        </w:rPr>
        <w:t xml:space="preserve">Vehicle Fuel </w:t>
      </w:r>
      <w:r w:rsidR="00425023">
        <w:rPr>
          <w:rFonts w:eastAsiaTheme="minorEastAsia"/>
          <w:b/>
          <w:bCs/>
          <w:sz w:val="24"/>
          <w:szCs w:val="24"/>
        </w:rPr>
        <w:t>($</w:t>
      </w:r>
      <w:r w:rsidR="00BC787B">
        <w:rPr>
          <w:rFonts w:eastAsiaTheme="minorEastAsia"/>
          <w:b/>
          <w:bCs/>
          <w:sz w:val="24"/>
          <w:szCs w:val="24"/>
        </w:rPr>
        <w:t>7</w:t>
      </w:r>
      <w:r w:rsidR="00425023">
        <w:rPr>
          <w:rFonts w:eastAsiaTheme="minorEastAsia"/>
          <w:b/>
          <w:bCs/>
          <w:sz w:val="24"/>
          <w:szCs w:val="24"/>
        </w:rPr>
        <w:t>,</w:t>
      </w:r>
      <w:r w:rsidR="00BC787B">
        <w:rPr>
          <w:rFonts w:eastAsiaTheme="minorEastAsia"/>
          <w:b/>
          <w:bCs/>
          <w:sz w:val="24"/>
          <w:szCs w:val="24"/>
        </w:rPr>
        <w:t>522</w:t>
      </w:r>
      <w:r w:rsidR="00E12D53">
        <w:rPr>
          <w:rFonts w:eastAsiaTheme="minorEastAsia"/>
          <w:b/>
          <w:bCs/>
          <w:sz w:val="24"/>
          <w:szCs w:val="24"/>
        </w:rPr>
        <w:t>)</w:t>
      </w:r>
    </w:p>
    <w:p w:rsidR="00D50E0A" w:rsidP="00365CD0" w:rsidRDefault="4F993334" w14:paraId="39EC3D90" w14:textId="760FBF88">
      <w:pPr>
        <w:widowControl/>
        <w:adjustRightInd w:val="0"/>
        <w:spacing w:after="240"/>
        <w:jc w:val="both"/>
        <w:rPr>
          <w:rFonts w:eastAsiaTheme="minorEastAsia"/>
          <w:sz w:val="24"/>
          <w:szCs w:val="24"/>
        </w:rPr>
      </w:pPr>
      <w:r w:rsidRPr="00DC522E">
        <w:rPr>
          <w:rFonts w:eastAsiaTheme="minorEastAsia"/>
          <w:sz w:val="24"/>
          <w:szCs w:val="24"/>
        </w:rPr>
        <w:t xml:space="preserve">POA estimates the </w:t>
      </w:r>
      <w:r w:rsidRPr="5848878A" w:rsidR="3AC8ECAB">
        <w:rPr>
          <w:rFonts w:eastAsiaTheme="minorEastAsia"/>
          <w:sz w:val="24"/>
          <w:szCs w:val="24"/>
        </w:rPr>
        <w:t>administrative</w:t>
      </w:r>
      <w:r w:rsidRPr="00DC522E">
        <w:rPr>
          <w:rFonts w:eastAsiaTheme="minorEastAsia"/>
          <w:sz w:val="24"/>
          <w:szCs w:val="24"/>
        </w:rPr>
        <w:t xml:space="preserve"> cost for fuel expense for 2 vehicles</w:t>
      </w:r>
      <w:r w:rsidR="00E67CE7">
        <w:rPr>
          <w:rFonts w:eastAsiaTheme="minorEastAsia"/>
          <w:sz w:val="24"/>
          <w:szCs w:val="24"/>
        </w:rPr>
        <w:t xml:space="preserve"> and 20 motorcycles</w:t>
      </w:r>
      <w:r w:rsidRPr="00DC522E">
        <w:rPr>
          <w:rFonts w:eastAsiaTheme="minorEastAsia"/>
          <w:sz w:val="24"/>
          <w:szCs w:val="24"/>
        </w:rPr>
        <w:t xml:space="preserve"> to be $</w:t>
      </w:r>
      <w:r w:rsidR="00D65E59">
        <w:rPr>
          <w:rFonts w:eastAsiaTheme="minorEastAsia"/>
          <w:sz w:val="24"/>
          <w:szCs w:val="24"/>
        </w:rPr>
        <w:t>15</w:t>
      </w:r>
      <w:r w:rsidR="00053749">
        <w:rPr>
          <w:rFonts w:eastAsiaTheme="minorEastAsia"/>
          <w:sz w:val="24"/>
          <w:szCs w:val="24"/>
        </w:rPr>
        <w:t>0</w:t>
      </w:r>
      <w:r w:rsidRPr="00DC522E">
        <w:rPr>
          <w:rFonts w:eastAsiaTheme="minorEastAsia"/>
          <w:sz w:val="24"/>
          <w:szCs w:val="24"/>
        </w:rPr>
        <w:t>/month. The total vehicle fuel cost estimate is $</w:t>
      </w:r>
      <w:r w:rsidR="00D65E59">
        <w:rPr>
          <w:rFonts w:eastAsiaTheme="minorEastAsia"/>
          <w:sz w:val="24"/>
          <w:szCs w:val="24"/>
        </w:rPr>
        <w:t>7</w:t>
      </w:r>
      <w:r w:rsidRPr="00DC522E">
        <w:rPr>
          <w:rFonts w:eastAsiaTheme="minorEastAsia"/>
          <w:sz w:val="24"/>
          <w:szCs w:val="24"/>
        </w:rPr>
        <w:t>,</w:t>
      </w:r>
      <w:r w:rsidR="00D65E59">
        <w:rPr>
          <w:rFonts w:eastAsiaTheme="minorEastAsia"/>
          <w:sz w:val="24"/>
          <w:szCs w:val="24"/>
        </w:rPr>
        <w:t>522</w:t>
      </w:r>
      <w:r w:rsidRPr="00DC522E">
        <w:rPr>
          <w:rFonts w:eastAsiaTheme="minorEastAsia"/>
          <w:sz w:val="24"/>
          <w:szCs w:val="24"/>
        </w:rPr>
        <w:t>.</w:t>
      </w:r>
    </w:p>
    <w:p w:rsidRPr="001E54CF" w:rsidR="00E12D53" w:rsidP="00365CD0" w:rsidRDefault="002C4287" w14:paraId="67DB7AA0" w14:textId="6FCDC44A">
      <w:pPr>
        <w:widowControl/>
        <w:adjustRightInd w:val="0"/>
        <w:spacing w:after="240"/>
        <w:jc w:val="both"/>
        <w:rPr>
          <w:rFonts w:eastAsiaTheme="minorEastAsia"/>
          <w:b/>
          <w:bCs/>
          <w:sz w:val="24"/>
          <w:szCs w:val="24"/>
        </w:rPr>
      </w:pPr>
      <w:r w:rsidRPr="001E54CF">
        <w:rPr>
          <w:rFonts w:eastAsiaTheme="minorEastAsia"/>
          <w:b/>
          <w:bCs/>
          <w:sz w:val="24"/>
          <w:szCs w:val="24"/>
        </w:rPr>
        <w:t>Per Diem ($</w:t>
      </w:r>
      <w:r w:rsidR="005F456D">
        <w:rPr>
          <w:rFonts w:eastAsiaTheme="minorEastAsia"/>
          <w:b/>
          <w:bCs/>
          <w:sz w:val="24"/>
          <w:szCs w:val="24"/>
        </w:rPr>
        <w:t>107</w:t>
      </w:r>
      <w:r w:rsidRPr="001E54CF" w:rsidR="00471494">
        <w:rPr>
          <w:rFonts w:eastAsiaTheme="minorEastAsia"/>
          <w:b/>
          <w:bCs/>
          <w:sz w:val="24"/>
          <w:szCs w:val="24"/>
        </w:rPr>
        <w:t>,</w:t>
      </w:r>
      <w:r w:rsidR="00B72F00">
        <w:rPr>
          <w:rFonts w:eastAsiaTheme="minorEastAsia"/>
          <w:b/>
          <w:bCs/>
          <w:sz w:val="24"/>
          <w:szCs w:val="24"/>
        </w:rPr>
        <w:t>584</w:t>
      </w:r>
      <w:r w:rsidRPr="001E54CF">
        <w:rPr>
          <w:rFonts w:eastAsiaTheme="minorEastAsia"/>
          <w:b/>
          <w:bCs/>
          <w:sz w:val="24"/>
          <w:szCs w:val="24"/>
        </w:rPr>
        <w:t>)</w:t>
      </w:r>
    </w:p>
    <w:p w:rsidR="002601FB" w:rsidP="00365CD0" w:rsidRDefault="002A4598" w14:paraId="0EFA0141" w14:textId="682D2C96">
      <w:pPr>
        <w:widowControl/>
        <w:adjustRightInd w:val="0"/>
        <w:spacing w:after="240"/>
        <w:jc w:val="both"/>
        <w:rPr>
          <w:rFonts w:eastAsiaTheme="minorEastAsia"/>
          <w:sz w:val="24"/>
          <w:szCs w:val="24"/>
        </w:rPr>
      </w:pPr>
      <w:r w:rsidRPr="00410E24">
        <w:rPr>
          <w:rFonts w:eastAsiaTheme="minorEastAsia"/>
          <w:i/>
          <w:iCs/>
          <w:sz w:val="24"/>
          <w:szCs w:val="24"/>
          <w:u w:val="single"/>
        </w:rPr>
        <w:t>International Travel</w:t>
      </w:r>
      <w:r w:rsidRPr="00410E24" w:rsidR="00BF3AE9">
        <w:rPr>
          <w:rFonts w:eastAsiaTheme="minorEastAsia"/>
          <w:i/>
          <w:iCs/>
          <w:sz w:val="24"/>
          <w:szCs w:val="24"/>
          <w:u w:val="single"/>
        </w:rPr>
        <w:t xml:space="preserve"> – HQ St</w:t>
      </w:r>
      <w:r w:rsidRPr="00410E24" w:rsidR="00410E24">
        <w:rPr>
          <w:rFonts w:eastAsiaTheme="minorEastAsia"/>
          <w:i/>
          <w:iCs/>
          <w:sz w:val="24"/>
          <w:szCs w:val="24"/>
          <w:u w:val="single"/>
        </w:rPr>
        <w:t>aff:</w:t>
      </w:r>
      <w:r w:rsidRPr="000F5274" w:rsidR="000F5274">
        <w:rPr>
          <w:rFonts w:eastAsiaTheme="minorEastAsia"/>
          <w:sz w:val="24"/>
          <w:szCs w:val="24"/>
        </w:rPr>
        <w:t xml:space="preserve"> </w:t>
      </w:r>
      <w:r w:rsidRPr="00AD5763" w:rsidR="002F69CD">
        <w:rPr>
          <w:rFonts w:eastAsiaTheme="minorEastAsia"/>
          <w:sz w:val="24"/>
          <w:szCs w:val="24"/>
        </w:rPr>
        <w:t>POA</w:t>
      </w:r>
      <w:r w:rsidR="00543E39">
        <w:rPr>
          <w:rFonts w:eastAsiaTheme="minorEastAsia"/>
          <w:sz w:val="24"/>
          <w:szCs w:val="24"/>
        </w:rPr>
        <w:t xml:space="preserve"> estimates $</w:t>
      </w:r>
      <w:r w:rsidR="00B72F00">
        <w:rPr>
          <w:rFonts w:eastAsiaTheme="minorEastAsia"/>
          <w:sz w:val="24"/>
          <w:szCs w:val="24"/>
        </w:rPr>
        <w:t>26</w:t>
      </w:r>
      <w:r w:rsidR="00CE6B3A">
        <w:rPr>
          <w:rFonts w:eastAsiaTheme="minorEastAsia"/>
          <w:sz w:val="24"/>
          <w:szCs w:val="24"/>
        </w:rPr>
        <w:t>,</w:t>
      </w:r>
      <w:r w:rsidR="00B72F00">
        <w:rPr>
          <w:rFonts w:eastAsiaTheme="minorEastAsia"/>
          <w:sz w:val="24"/>
          <w:szCs w:val="24"/>
        </w:rPr>
        <w:t>713</w:t>
      </w:r>
      <w:r w:rsidR="00CE6B3A">
        <w:rPr>
          <w:rFonts w:eastAsiaTheme="minorEastAsia"/>
          <w:sz w:val="24"/>
          <w:szCs w:val="24"/>
        </w:rPr>
        <w:t xml:space="preserve"> in </w:t>
      </w:r>
      <w:r w:rsidR="003111F9">
        <w:rPr>
          <w:rFonts w:eastAsiaTheme="minorEastAsia"/>
          <w:sz w:val="24"/>
          <w:szCs w:val="24"/>
        </w:rPr>
        <w:t>lodging</w:t>
      </w:r>
      <w:r w:rsidR="00B720E1">
        <w:rPr>
          <w:rFonts w:eastAsiaTheme="minorEastAsia"/>
          <w:sz w:val="24"/>
          <w:szCs w:val="24"/>
        </w:rPr>
        <w:t xml:space="preserve">, </w:t>
      </w:r>
      <w:r w:rsidR="00DD5850">
        <w:rPr>
          <w:rFonts w:eastAsiaTheme="minorEastAsia"/>
          <w:sz w:val="24"/>
          <w:szCs w:val="24"/>
        </w:rPr>
        <w:t>meals,</w:t>
      </w:r>
      <w:r w:rsidR="00B720E1">
        <w:rPr>
          <w:rFonts w:eastAsiaTheme="minorEastAsia"/>
          <w:sz w:val="24"/>
          <w:szCs w:val="24"/>
        </w:rPr>
        <w:t xml:space="preserve"> incidental expenses (</w:t>
      </w:r>
      <w:r w:rsidR="003111F9">
        <w:rPr>
          <w:rFonts w:eastAsiaTheme="minorEastAsia"/>
          <w:sz w:val="24"/>
          <w:szCs w:val="24"/>
        </w:rPr>
        <w:t>M&amp;IE</w:t>
      </w:r>
      <w:r w:rsidR="00B720E1">
        <w:rPr>
          <w:rFonts w:eastAsiaTheme="minorEastAsia"/>
          <w:sz w:val="24"/>
          <w:szCs w:val="24"/>
        </w:rPr>
        <w:t>), and other travel costs (visa, insurance, etc.)</w:t>
      </w:r>
      <w:r w:rsidR="000877B3">
        <w:rPr>
          <w:rFonts w:eastAsiaTheme="minorEastAsia"/>
          <w:sz w:val="24"/>
          <w:szCs w:val="24"/>
        </w:rPr>
        <w:t>. POA</w:t>
      </w:r>
      <w:r w:rsidR="00FB3EBB">
        <w:rPr>
          <w:rFonts w:eastAsiaTheme="minorEastAsia"/>
          <w:sz w:val="24"/>
          <w:szCs w:val="24"/>
        </w:rPr>
        <w:t xml:space="preserve"> estimate</w:t>
      </w:r>
      <w:r w:rsidR="000877B3">
        <w:rPr>
          <w:rFonts w:eastAsiaTheme="minorEastAsia"/>
          <w:sz w:val="24"/>
          <w:szCs w:val="24"/>
        </w:rPr>
        <w:t>s</w:t>
      </w:r>
      <w:r w:rsidR="00B3115D">
        <w:rPr>
          <w:rFonts w:eastAsiaTheme="minorEastAsia"/>
          <w:sz w:val="24"/>
          <w:szCs w:val="24"/>
        </w:rPr>
        <w:t xml:space="preserve"> lodging </w:t>
      </w:r>
      <w:r w:rsidR="009E29D3">
        <w:rPr>
          <w:rFonts w:eastAsiaTheme="minorEastAsia"/>
          <w:sz w:val="24"/>
          <w:szCs w:val="24"/>
        </w:rPr>
        <w:t xml:space="preserve">at $97/night </w:t>
      </w:r>
      <w:r w:rsidR="00B3115D">
        <w:rPr>
          <w:rFonts w:eastAsiaTheme="minorEastAsia"/>
          <w:sz w:val="24"/>
          <w:szCs w:val="24"/>
        </w:rPr>
        <w:t>and M&amp;IE at</w:t>
      </w:r>
      <w:r w:rsidR="003111F9">
        <w:rPr>
          <w:rFonts w:eastAsiaTheme="minorEastAsia"/>
          <w:sz w:val="24"/>
          <w:szCs w:val="24"/>
        </w:rPr>
        <w:t xml:space="preserve"> </w:t>
      </w:r>
      <w:r w:rsidR="007865E6">
        <w:rPr>
          <w:rFonts w:eastAsiaTheme="minorEastAsia"/>
          <w:sz w:val="24"/>
          <w:szCs w:val="24"/>
        </w:rPr>
        <w:t>$</w:t>
      </w:r>
      <w:r w:rsidR="009E29D3">
        <w:rPr>
          <w:rFonts w:eastAsiaTheme="minorEastAsia"/>
          <w:sz w:val="24"/>
          <w:szCs w:val="24"/>
        </w:rPr>
        <w:t>72</w:t>
      </w:r>
      <w:r w:rsidR="007865E6">
        <w:rPr>
          <w:rFonts w:eastAsiaTheme="minorEastAsia"/>
          <w:sz w:val="24"/>
          <w:szCs w:val="24"/>
        </w:rPr>
        <w:t>/day for 20 trips of 7 days each</w:t>
      </w:r>
      <w:r w:rsidR="00CE6B3A">
        <w:rPr>
          <w:rFonts w:eastAsiaTheme="minorEastAsia"/>
          <w:sz w:val="24"/>
          <w:szCs w:val="24"/>
        </w:rPr>
        <w:t>.</w:t>
      </w:r>
      <w:r w:rsidR="007865E6">
        <w:rPr>
          <w:rFonts w:eastAsiaTheme="minorEastAsia"/>
          <w:sz w:val="24"/>
          <w:szCs w:val="24"/>
        </w:rPr>
        <w:t xml:space="preserve"> </w:t>
      </w:r>
      <w:r w:rsidR="00BE2741">
        <w:rPr>
          <w:rFonts w:eastAsiaTheme="minorEastAsia"/>
          <w:sz w:val="24"/>
          <w:szCs w:val="24"/>
        </w:rPr>
        <w:t>POA also estimates $</w:t>
      </w:r>
      <w:r w:rsidR="006477A8">
        <w:rPr>
          <w:rFonts w:eastAsiaTheme="minorEastAsia"/>
          <w:sz w:val="24"/>
          <w:szCs w:val="24"/>
        </w:rPr>
        <w:t xml:space="preserve">1,083 in other travel related costs, </w:t>
      </w:r>
      <w:r w:rsidR="00EA4B3E">
        <w:rPr>
          <w:rFonts w:eastAsiaTheme="minorEastAsia"/>
          <w:sz w:val="24"/>
          <w:szCs w:val="24"/>
        </w:rPr>
        <w:t>estimated at $50/trip</w:t>
      </w:r>
      <w:r w:rsidR="00A536BA">
        <w:rPr>
          <w:rFonts w:eastAsiaTheme="minorEastAsia"/>
          <w:sz w:val="24"/>
          <w:szCs w:val="24"/>
        </w:rPr>
        <w:t xml:space="preserve"> for 20 trips.</w:t>
      </w:r>
    </w:p>
    <w:p w:rsidR="00793CAC" w:rsidP="00365CD0" w:rsidRDefault="002A4598" w14:paraId="1A2F2B81" w14:textId="38A49B7C">
      <w:pPr>
        <w:pStyle w:val="BodyText"/>
        <w:spacing w:after="240"/>
        <w:jc w:val="both"/>
      </w:pPr>
      <w:r w:rsidRPr="00410E24">
        <w:rPr>
          <w:i/>
          <w:iCs/>
          <w:u w:val="single"/>
        </w:rPr>
        <w:t>I</w:t>
      </w:r>
      <w:r w:rsidRPr="00410E24" w:rsidR="0085781E">
        <w:rPr>
          <w:i/>
          <w:iCs/>
          <w:u w:val="single"/>
        </w:rPr>
        <w:t xml:space="preserve">nternational </w:t>
      </w:r>
      <w:r w:rsidRPr="00410E24">
        <w:rPr>
          <w:i/>
          <w:iCs/>
          <w:u w:val="single"/>
        </w:rPr>
        <w:t>T</w:t>
      </w:r>
      <w:r w:rsidRPr="00410E24" w:rsidR="0085781E">
        <w:rPr>
          <w:i/>
          <w:iCs/>
          <w:u w:val="single"/>
        </w:rPr>
        <w:t>ravel</w:t>
      </w:r>
      <w:r w:rsidRPr="00410E24" w:rsidR="00410E24">
        <w:rPr>
          <w:i/>
          <w:iCs/>
          <w:u w:val="single"/>
        </w:rPr>
        <w:t xml:space="preserve"> – Mauritania Staff:</w:t>
      </w:r>
      <w:r w:rsidRPr="0085781E" w:rsidR="0085781E">
        <w:t xml:space="preserve"> POA estimates $</w:t>
      </w:r>
      <w:r w:rsidR="004B0A8B">
        <w:t>20</w:t>
      </w:r>
      <w:r w:rsidR="00014F10">
        <w:t>,</w:t>
      </w:r>
      <w:r w:rsidR="004B0A8B">
        <w:t>035</w:t>
      </w:r>
      <w:r w:rsidRPr="0085781E" w:rsidR="0085781E">
        <w:t xml:space="preserve"> in lodging and M&amp;IE, </w:t>
      </w:r>
      <w:r w:rsidR="00A536BA">
        <w:rPr>
          <w:rFonts w:eastAsiaTheme="minorEastAsia"/>
        </w:rPr>
        <w:t>and other travel costs (visa, insurance, etc.). POA estimates lodging</w:t>
      </w:r>
      <w:r w:rsidR="00234836">
        <w:rPr>
          <w:rFonts w:eastAsiaTheme="minorEastAsia"/>
        </w:rPr>
        <w:t xml:space="preserve"> at </w:t>
      </w:r>
      <w:r w:rsidR="008B0B0B">
        <w:rPr>
          <w:rFonts w:eastAsiaTheme="minorEastAsia"/>
        </w:rPr>
        <w:t>$</w:t>
      </w:r>
      <w:r w:rsidR="0032206A">
        <w:rPr>
          <w:rFonts w:eastAsiaTheme="minorEastAsia"/>
        </w:rPr>
        <w:t>110</w:t>
      </w:r>
      <w:r w:rsidR="008B0B0B">
        <w:rPr>
          <w:rFonts w:eastAsiaTheme="minorEastAsia"/>
        </w:rPr>
        <w:t>/night</w:t>
      </w:r>
      <w:r w:rsidR="00A536BA">
        <w:rPr>
          <w:rFonts w:eastAsiaTheme="minorEastAsia"/>
        </w:rPr>
        <w:t xml:space="preserve"> and M&amp;IE at</w:t>
      </w:r>
      <w:r w:rsidR="00A536BA">
        <w:t xml:space="preserve"> </w:t>
      </w:r>
      <w:r w:rsidRPr="0085781E" w:rsidR="0085781E">
        <w:t>$</w:t>
      </w:r>
      <w:r w:rsidR="0032206A">
        <w:t>59</w:t>
      </w:r>
      <w:r w:rsidRPr="0085781E" w:rsidR="0085781E">
        <w:t xml:space="preserve">/day for </w:t>
      </w:r>
      <w:r w:rsidR="00CB740F">
        <w:t>15</w:t>
      </w:r>
      <w:r w:rsidRPr="0085781E" w:rsidR="0085781E">
        <w:t xml:space="preserve"> trips of </w:t>
      </w:r>
      <w:r w:rsidR="00B14853">
        <w:t xml:space="preserve">7 </w:t>
      </w:r>
      <w:r w:rsidRPr="0085781E" w:rsidR="0085781E">
        <w:t>days each. POA also estimates $</w:t>
      </w:r>
      <w:r w:rsidR="001358EB">
        <w:t>812</w:t>
      </w:r>
      <w:r w:rsidRPr="0085781E" w:rsidR="0085781E">
        <w:t xml:space="preserve"> in other travel</w:t>
      </w:r>
      <w:r w:rsidR="004F5033">
        <w:t>-</w:t>
      </w:r>
      <w:r w:rsidRPr="0085781E" w:rsidR="0085781E">
        <w:t>related costs, estimated at $50/trip</w:t>
      </w:r>
      <w:r w:rsidR="00057B9A">
        <w:t xml:space="preserve"> for 15 trips.</w:t>
      </w:r>
    </w:p>
    <w:p w:rsidR="00C61DD9" w:rsidP="00365CD0" w:rsidRDefault="002A4598" w14:paraId="65BDC6E6" w14:textId="43D0EAC2">
      <w:pPr>
        <w:pStyle w:val="BodyText"/>
        <w:spacing w:after="240"/>
        <w:jc w:val="both"/>
      </w:pPr>
      <w:r w:rsidRPr="00410E24">
        <w:rPr>
          <w:i/>
          <w:iCs/>
          <w:u w:val="single"/>
        </w:rPr>
        <w:t>L</w:t>
      </w:r>
      <w:r w:rsidRPr="00410E24" w:rsidR="00504E7F">
        <w:rPr>
          <w:i/>
          <w:iCs/>
          <w:u w:val="single"/>
        </w:rPr>
        <w:t xml:space="preserve">ocal </w:t>
      </w:r>
      <w:r w:rsidRPr="00410E24">
        <w:rPr>
          <w:i/>
          <w:iCs/>
          <w:u w:val="single"/>
        </w:rPr>
        <w:t>T</w:t>
      </w:r>
      <w:r w:rsidRPr="00410E24" w:rsidR="00504E7F">
        <w:rPr>
          <w:i/>
          <w:iCs/>
          <w:u w:val="single"/>
        </w:rPr>
        <w:t>ravel</w:t>
      </w:r>
      <w:r w:rsidRPr="00410E24" w:rsidR="00410E24">
        <w:rPr>
          <w:i/>
          <w:iCs/>
          <w:u w:val="single"/>
        </w:rPr>
        <w:t xml:space="preserve"> – Mauritania Staff:</w:t>
      </w:r>
      <w:r w:rsidR="00504E7F">
        <w:t xml:space="preserve"> POA estimates $</w:t>
      </w:r>
      <w:r w:rsidR="009A63D1">
        <w:t>60,836</w:t>
      </w:r>
      <w:r w:rsidR="00504E7F">
        <w:t xml:space="preserve"> in lodging</w:t>
      </w:r>
      <w:r w:rsidR="004F3A19">
        <w:t xml:space="preserve"> at a rate of $</w:t>
      </w:r>
      <w:r w:rsidR="0064733B">
        <w:t>43/night</w:t>
      </w:r>
      <w:r w:rsidR="00504E7F">
        <w:t xml:space="preserve"> and M&amp;IE, estimated at $</w:t>
      </w:r>
      <w:r w:rsidR="0064733B">
        <w:t>35</w:t>
      </w:r>
      <w:r w:rsidR="00504E7F">
        <w:t>/day</w:t>
      </w:r>
      <w:r w:rsidR="00C16C14">
        <w:t xml:space="preserve"> for 36 trips per year of </w:t>
      </w:r>
      <w:r>
        <w:t>4</w:t>
      </w:r>
      <w:r w:rsidR="00C16C14">
        <w:t xml:space="preserve"> days each. </w:t>
      </w:r>
    </w:p>
    <w:p w:rsidRPr="00EB26CB" w:rsidR="00F16463" w:rsidP="00365CD0" w:rsidRDefault="002517FD" w14:paraId="6CBE5869" w14:textId="43923048">
      <w:pPr>
        <w:pStyle w:val="4HeaderUSDAGreen"/>
        <w:jc w:val="both"/>
      </w:pPr>
      <w:r w:rsidRPr="00EB26CB">
        <w:t xml:space="preserve">2.4 </w:t>
      </w:r>
      <w:r w:rsidRPr="00EB26CB" w:rsidR="00F16463">
        <w:t>Professional Services/Contractual – Total $</w:t>
      </w:r>
      <w:r w:rsidRPr="00EB26CB" w:rsidR="004536E2">
        <w:t>1,</w:t>
      </w:r>
      <w:r w:rsidR="00A714A5">
        <w:t>41</w:t>
      </w:r>
      <w:r w:rsidR="0016058B">
        <w:t>7</w:t>
      </w:r>
      <w:r w:rsidRPr="00EB26CB" w:rsidR="00824374">
        <w:t>,</w:t>
      </w:r>
      <w:r w:rsidR="0016058B">
        <w:t>600</w:t>
      </w:r>
      <w:r w:rsidRPr="00EB26CB" w:rsidR="00F16463">
        <w:t xml:space="preserve"> ($</w:t>
      </w:r>
      <w:r w:rsidRPr="00EB26CB" w:rsidR="005039F9">
        <w:t>1,</w:t>
      </w:r>
      <w:r w:rsidR="0016058B">
        <w:t>167</w:t>
      </w:r>
      <w:r w:rsidRPr="00EB26CB" w:rsidR="00A1329D">
        <w:t>,</w:t>
      </w:r>
      <w:r w:rsidR="0016058B">
        <w:t>600</w:t>
      </w:r>
      <w:r w:rsidRPr="00EB26CB" w:rsidR="00F16463">
        <w:t xml:space="preserve"> in monetization</w:t>
      </w:r>
      <w:r w:rsidRPr="00EB26CB" w:rsidR="00D16CE0">
        <w:t>,</w:t>
      </w:r>
      <w:r w:rsidRPr="00EB26CB" w:rsidR="00F16463">
        <w:t xml:space="preserve"> and</w:t>
      </w:r>
    </w:p>
    <w:p w:rsidRPr="00EB26CB" w:rsidR="00E33355" w:rsidP="00365CD0" w:rsidRDefault="00F16463" w14:paraId="09221113" w14:textId="1186F166">
      <w:pPr>
        <w:pStyle w:val="4HeaderUSDAGreen"/>
        <w:jc w:val="both"/>
      </w:pPr>
      <w:r w:rsidRPr="00EB26CB">
        <w:t>$</w:t>
      </w:r>
      <w:r w:rsidRPr="00EB26CB" w:rsidR="00F97AE6">
        <w:t>250</w:t>
      </w:r>
      <w:r w:rsidRPr="00EB26CB" w:rsidR="005039F9">
        <w:t>,000</w:t>
      </w:r>
      <w:r w:rsidRPr="00EB26CB">
        <w:t xml:space="preserve"> in CCC funds)</w:t>
      </w:r>
    </w:p>
    <w:p w:rsidRPr="00A55D4D" w:rsidR="00697C42" w:rsidP="00365CD0" w:rsidRDefault="00697C42" w14:paraId="31BB840F" w14:textId="74D59987">
      <w:pPr>
        <w:spacing w:before="43"/>
        <w:jc w:val="both"/>
        <w:rPr>
          <w:b/>
          <w:i/>
          <w:color w:val="002D72"/>
          <w:sz w:val="24"/>
          <w:szCs w:val="24"/>
        </w:rPr>
      </w:pPr>
      <w:r w:rsidRPr="00A55D4D">
        <w:rPr>
          <w:b/>
          <w:i/>
          <w:color w:val="002D72"/>
          <w:sz w:val="24"/>
          <w:szCs w:val="24"/>
        </w:rPr>
        <w:t>Professional Services</w:t>
      </w:r>
    </w:p>
    <w:p w:rsidRPr="00AB798D" w:rsidR="00ED3A35" w:rsidP="00365CD0" w:rsidRDefault="00ED3A35" w14:paraId="5C074F37" w14:textId="2A2EE3CB">
      <w:pPr>
        <w:spacing w:after="60"/>
        <w:jc w:val="both"/>
        <w:rPr>
          <w:b/>
          <w:bCs/>
          <w:sz w:val="24"/>
          <w:szCs w:val="24"/>
        </w:rPr>
      </w:pPr>
      <w:r w:rsidRPr="00AB798D">
        <w:rPr>
          <w:b/>
          <w:bCs/>
          <w:sz w:val="24"/>
          <w:szCs w:val="24"/>
        </w:rPr>
        <w:t>Monetization Agent Fee ($</w:t>
      </w:r>
      <w:r w:rsidR="00B15319">
        <w:rPr>
          <w:b/>
          <w:bCs/>
          <w:sz w:val="24"/>
          <w:szCs w:val="24"/>
        </w:rPr>
        <w:t>2</w:t>
      </w:r>
      <w:r w:rsidR="00597969">
        <w:rPr>
          <w:b/>
          <w:bCs/>
          <w:sz w:val="24"/>
          <w:szCs w:val="24"/>
        </w:rPr>
        <w:t>8</w:t>
      </w:r>
      <w:r w:rsidR="00801AD8">
        <w:rPr>
          <w:b/>
          <w:bCs/>
          <w:sz w:val="24"/>
          <w:szCs w:val="24"/>
        </w:rPr>
        <w:t>0</w:t>
      </w:r>
      <w:r w:rsidR="00B15319">
        <w:rPr>
          <w:b/>
          <w:bCs/>
          <w:sz w:val="24"/>
          <w:szCs w:val="24"/>
        </w:rPr>
        <w:t>,</w:t>
      </w:r>
      <w:r w:rsidR="00801AD8">
        <w:rPr>
          <w:b/>
          <w:bCs/>
          <w:sz w:val="24"/>
          <w:szCs w:val="24"/>
        </w:rPr>
        <w:t>000</w:t>
      </w:r>
      <w:r w:rsidRPr="00AB798D">
        <w:rPr>
          <w:b/>
          <w:bCs/>
          <w:sz w:val="24"/>
          <w:szCs w:val="24"/>
        </w:rPr>
        <w:t>)</w:t>
      </w:r>
    </w:p>
    <w:p w:rsidRPr="00690FFD" w:rsidR="00ED3A35" w:rsidP="00365CD0" w:rsidRDefault="00ED3A35" w14:paraId="1F76DF0D" w14:textId="1002A586">
      <w:pPr>
        <w:spacing w:after="240"/>
        <w:jc w:val="both"/>
        <w:rPr>
          <w:bCs/>
          <w:sz w:val="24"/>
          <w:szCs w:val="24"/>
        </w:rPr>
      </w:pPr>
      <w:r w:rsidRPr="00690FFD">
        <w:rPr>
          <w:sz w:val="24"/>
          <w:szCs w:val="24"/>
        </w:rPr>
        <w:t xml:space="preserve">The </w:t>
      </w:r>
      <w:r>
        <w:rPr>
          <w:sz w:val="24"/>
          <w:szCs w:val="24"/>
        </w:rPr>
        <w:t>Mo</w:t>
      </w:r>
      <w:r w:rsidRPr="00690FFD">
        <w:rPr>
          <w:sz w:val="24"/>
          <w:szCs w:val="24"/>
        </w:rPr>
        <w:t xml:space="preserve">netization </w:t>
      </w:r>
      <w:r>
        <w:rPr>
          <w:sz w:val="24"/>
          <w:szCs w:val="24"/>
        </w:rPr>
        <w:t>A</w:t>
      </w:r>
      <w:r w:rsidRPr="00690FFD">
        <w:rPr>
          <w:sz w:val="24"/>
          <w:szCs w:val="24"/>
        </w:rPr>
        <w:t>gent fee is</w:t>
      </w:r>
      <w:r>
        <w:rPr>
          <w:sz w:val="24"/>
          <w:szCs w:val="24"/>
        </w:rPr>
        <w:t xml:space="preserve"> estimated at</w:t>
      </w:r>
      <w:r w:rsidRPr="00690FFD">
        <w:rPr>
          <w:sz w:val="24"/>
          <w:szCs w:val="24"/>
        </w:rPr>
        <w:t xml:space="preserve"> 2% of monetization proceeds received for </w:t>
      </w:r>
      <w:r w:rsidRPr="00690FFD">
        <w:rPr>
          <w:bCs/>
          <w:sz w:val="24"/>
          <w:szCs w:val="24"/>
        </w:rPr>
        <w:t>$</w:t>
      </w:r>
      <w:r w:rsidR="00B23F3A">
        <w:rPr>
          <w:sz w:val="24"/>
          <w:szCs w:val="24"/>
        </w:rPr>
        <w:t>28</w:t>
      </w:r>
      <w:r w:rsidR="00801AD8">
        <w:rPr>
          <w:sz w:val="24"/>
          <w:szCs w:val="24"/>
        </w:rPr>
        <w:t>0</w:t>
      </w:r>
      <w:r>
        <w:rPr>
          <w:sz w:val="24"/>
          <w:szCs w:val="24"/>
        </w:rPr>
        <w:t>,</w:t>
      </w:r>
      <w:r w:rsidR="00801AD8">
        <w:rPr>
          <w:sz w:val="24"/>
          <w:szCs w:val="24"/>
        </w:rPr>
        <w:t>000</w:t>
      </w:r>
      <w:r w:rsidRPr="00690FFD">
        <w:rPr>
          <w:bCs/>
          <w:sz w:val="24"/>
          <w:szCs w:val="24"/>
        </w:rPr>
        <w:t>.</w:t>
      </w:r>
    </w:p>
    <w:p w:rsidRPr="00057418" w:rsidR="00ED3A35" w:rsidP="00365CD0" w:rsidRDefault="00ED3A35" w14:paraId="78C8843C" w14:textId="20389610">
      <w:pPr>
        <w:spacing w:after="60"/>
        <w:jc w:val="both"/>
        <w:rPr>
          <w:b/>
          <w:sz w:val="24"/>
          <w:szCs w:val="24"/>
        </w:rPr>
      </w:pPr>
      <w:r w:rsidRPr="00D75164">
        <w:rPr>
          <w:b/>
          <w:sz w:val="24"/>
          <w:szCs w:val="24"/>
        </w:rPr>
        <w:t>Monetization Impact Assessment ($</w:t>
      </w:r>
      <w:r w:rsidR="00300C3E">
        <w:rPr>
          <w:b/>
          <w:sz w:val="24"/>
          <w:szCs w:val="24"/>
        </w:rPr>
        <w:t>48</w:t>
      </w:r>
      <w:r w:rsidRPr="00D75164">
        <w:rPr>
          <w:b/>
          <w:sz w:val="24"/>
          <w:szCs w:val="24"/>
        </w:rPr>
        <w:t>,000)</w:t>
      </w:r>
    </w:p>
    <w:p w:rsidRPr="00DE56DF" w:rsidR="00ED3A35" w:rsidP="00365CD0" w:rsidRDefault="00ED3A35" w14:paraId="3F85D873" w14:textId="7698D3D7">
      <w:pPr>
        <w:pStyle w:val="Default"/>
        <w:spacing w:after="240"/>
        <w:jc w:val="both"/>
        <w:rPr>
          <w:rFonts w:eastAsia="Times New Roman"/>
          <w:bCs/>
          <w:color w:val="auto"/>
        </w:rPr>
      </w:pPr>
      <w:r w:rsidRPr="00DE56DF">
        <w:rPr>
          <w:rFonts w:eastAsia="Times New Roman"/>
          <w:bCs/>
          <w:color w:val="auto"/>
        </w:rPr>
        <w:t>POA estimates $</w:t>
      </w:r>
      <w:r w:rsidR="00300C3E">
        <w:rPr>
          <w:rFonts w:eastAsia="Times New Roman"/>
          <w:bCs/>
          <w:color w:val="auto"/>
        </w:rPr>
        <w:t>48</w:t>
      </w:r>
      <w:r w:rsidRPr="00DE56DF">
        <w:rPr>
          <w:rFonts w:eastAsia="Times New Roman"/>
          <w:bCs/>
          <w:color w:val="auto"/>
        </w:rPr>
        <w:t>,000 for a monetization impact assessment to</w:t>
      </w:r>
      <w:r w:rsidRPr="00DE56DF">
        <w:rPr>
          <w:bCs/>
        </w:rPr>
        <w:t xml:space="preserve"> </w:t>
      </w:r>
      <w:r w:rsidRPr="00DE56DF">
        <w:rPr>
          <w:rFonts w:eastAsia="Times New Roman"/>
          <w:bCs/>
          <w:color w:val="auto"/>
        </w:rPr>
        <w:t xml:space="preserve">evaluate the </w:t>
      </w:r>
      <w:r>
        <w:rPr>
          <w:rFonts w:eastAsia="Times New Roman"/>
          <w:bCs/>
          <w:color w:val="auto"/>
        </w:rPr>
        <w:t>market impact of the</w:t>
      </w:r>
      <w:r w:rsidRPr="00DE56DF">
        <w:rPr>
          <w:rFonts w:eastAsia="Times New Roman"/>
          <w:bCs/>
          <w:color w:val="auto"/>
        </w:rPr>
        <w:t xml:space="preserve"> monetization.</w:t>
      </w:r>
    </w:p>
    <w:p w:rsidRPr="008D368E" w:rsidR="008D368E" w:rsidP="00365CD0" w:rsidRDefault="008D368E" w14:paraId="6048CB36" w14:textId="0C1BAD75">
      <w:pPr>
        <w:spacing w:after="60"/>
        <w:jc w:val="both"/>
        <w:rPr>
          <w:b/>
          <w:bCs/>
          <w:sz w:val="24"/>
          <w:szCs w:val="24"/>
        </w:rPr>
      </w:pPr>
      <w:r w:rsidRPr="008D368E">
        <w:rPr>
          <w:b/>
          <w:bCs/>
          <w:sz w:val="24"/>
          <w:szCs w:val="24"/>
        </w:rPr>
        <w:t>Support Services ($</w:t>
      </w:r>
      <w:r w:rsidR="00A714A5">
        <w:rPr>
          <w:b/>
          <w:bCs/>
          <w:sz w:val="24"/>
          <w:szCs w:val="24"/>
        </w:rPr>
        <w:t>1</w:t>
      </w:r>
      <w:r w:rsidR="001E455E">
        <w:rPr>
          <w:b/>
          <w:bCs/>
          <w:sz w:val="24"/>
          <w:szCs w:val="24"/>
        </w:rPr>
        <w:t>2</w:t>
      </w:r>
      <w:r w:rsidR="00A714A5">
        <w:rPr>
          <w:b/>
          <w:bCs/>
          <w:sz w:val="24"/>
          <w:szCs w:val="24"/>
        </w:rPr>
        <w:t>4</w:t>
      </w:r>
      <w:r w:rsidR="00E31E54">
        <w:rPr>
          <w:b/>
          <w:bCs/>
          <w:sz w:val="24"/>
          <w:szCs w:val="24"/>
        </w:rPr>
        <w:t>,</w:t>
      </w:r>
      <w:r w:rsidR="001E455E">
        <w:rPr>
          <w:b/>
          <w:bCs/>
          <w:sz w:val="24"/>
          <w:szCs w:val="24"/>
        </w:rPr>
        <w:t>100</w:t>
      </w:r>
      <w:r w:rsidRPr="008D368E">
        <w:rPr>
          <w:b/>
          <w:bCs/>
          <w:sz w:val="24"/>
          <w:szCs w:val="24"/>
        </w:rPr>
        <w:t>)</w:t>
      </w:r>
    </w:p>
    <w:p w:rsidRPr="008D368E" w:rsidR="008D368E" w:rsidP="00365CD0" w:rsidRDefault="008454D6" w14:paraId="63A8B207" w14:textId="44B69B91">
      <w:pPr>
        <w:spacing w:after="240"/>
        <w:jc w:val="both"/>
        <w:rPr>
          <w:bCs/>
          <w:sz w:val="24"/>
          <w:szCs w:val="24"/>
        </w:rPr>
      </w:pPr>
      <w:r>
        <w:rPr>
          <w:bCs/>
          <w:sz w:val="24"/>
          <w:szCs w:val="24"/>
        </w:rPr>
        <w:t>POA</w:t>
      </w:r>
      <w:r w:rsidRPr="008D368E" w:rsidR="008D368E">
        <w:rPr>
          <w:bCs/>
          <w:sz w:val="24"/>
          <w:szCs w:val="24"/>
        </w:rPr>
        <w:t xml:space="preserve"> has included expenses related to support services over the life of the program. These costs are directly attributable to the project and </w:t>
      </w:r>
      <w:r w:rsidRPr="008D368E" w:rsidR="00D94A0A">
        <w:rPr>
          <w:bCs/>
          <w:sz w:val="24"/>
          <w:szCs w:val="24"/>
        </w:rPr>
        <w:t>include</w:t>
      </w:r>
      <w:r w:rsidRPr="008D368E" w:rsidR="008D368E">
        <w:rPr>
          <w:bCs/>
          <w:sz w:val="24"/>
          <w:szCs w:val="24"/>
        </w:rPr>
        <w:t xml:space="preserve"> </w:t>
      </w:r>
      <w:r w:rsidR="00633A4D">
        <w:rPr>
          <w:bCs/>
          <w:sz w:val="24"/>
          <w:szCs w:val="24"/>
        </w:rPr>
        <w:t>audit costs ($40,000)</w:t>
      </w:r>
      <w:r w:rsidR="00921CC2">
        <w:rPr>
          <w:bCs/>
          <w:sz w:val="24"/>
          <w:szCs w:val="24"/>
        </w:rPr>
        <w:t>;</w:t>
      </w:r>
      <w:r w:rsidR="00633A4D">
        <w:rPr>
          <w:bCs/>
          <w:sz w:val="24"/>
          <w:szCs w:val="24"/>
        </w:rPr>
        <w:t xml:space="preserve"> </w:t>
      </w:r>
      <w:r w:rsidR="00921CC2">
        <w:rPr>
          <w:bCs/>
          <w:sz w:val="24"/>
          <w:szCs w:val="24"/>
        </w:rPr>
        <w:t>legal fees/services</w:t>
      </w:r>
      <w:r w:rsidRPr="008D368E" w:rsidR="008D368E">
        <w:rPr>
          <w:bCs/>
          <w:sz w:val="24"/>
          <w:szCs w:val="24"/>
        </w:rPr>
        <w:t xml:space="preserve"> ($</w:t>
      </w:r>
      <w:r w:rsidR="00633A4D">
        <w:rPr>
          <w:bCs/>
          <w:sz w:val="24"/>
          <w:szCs w:val="24"/>
        </w:rPr>
        <w:t>1</w:t>
      </w:r>
      <w:r w:rsidR="00B33A88">
        <w:rPr>
          <w:bCs/>
          <w:sz w:val="24"/>
          <w:szCs w:val="24"/>
        </w:rPr>
        <w:t>5</w:t>
      </w:r>
      <w:r w:rsidR="00025DE1">
        <w:rPr>
          <w:bCs/>
          <w:sz w:val="24"/>
          <w:szCs w:val="24"/>
        </w:rPr>
        <w:t>,</w:t>
      </w:r>
      <w:r w:rsidR="00B33A88">
        <w:rPr>
          <w:bCs/>
          <w:sz w:val="24"/>
          <w:szCs w:val="24"/>
        </w:rPr>
        <w:t>00</w:t>
      </w:r>
      <w:r w:rsidR="00025DE1">
        <w:rPr>
          <w:bCs/>
          <w:sz w:val="24"/>
          <w:szCs w:val="24"/>
        </w:rPr>
        <w:t>0</w:t>
      </w:r>
      <w:r w:rsidRPr="008D368E" w:rsidR="008D368E">
        <w:rPr>
          <w:bCs/>
          <w:sz w:val="24"/>
          <w:szCs w:val="24"/>
        </w:rPr>
        <w:t>)</w:t>
      </w:r>
      <w:r w:rsidR="00921CC2">
        <w:rPr>
          <w:bCs/>
          <w:sz w:val="24"/>
          <w:szCs w:val="24"/>
        </w:rPr>
        <w:t>;</w:t>
      </w:r>
      <w:r w:rsidRPr="008D368E" w:rsidR="008D368E">
        <w:rPr>
          <w:bCs/>
          <w:sz w:val="24"/>
          <w:szCs w:val="24"/>
        </w:rPr>
        <w:t xml:space="preserve"> security services</w:t>
      </w:r>
      <w:r w:rsidR="00363975">
        <w:rPr>
          <w:bCs/>
          <w:sz w:val="24"/>
          <w:szCs w:val="24"/>
        </w:rPr>
        <w:t>, risk assessments, and security assessments</w:t>
      </w:r>
      <w:r w:rsidRPr="008D368E" w:rsidR="008D368E">
        <w:rPr>
          <w:bCs/>
          <w:sz w:val="24"/>
          <w:szCs w:val="24"/>
        </w:rPr>
        <w:t xml:space="preserve"> ($</w:t>
      </w:r>
      <w:r w:rsidR="005629E2">
        <w:rPr>
          <w:bCs/>
          <w:sz w:val="24"/>
          <w:szCs w:val="24"/>
        </w:rPr>
        <w:t>2</w:t>
      </w:r>
      <w:r w:rsidR="00633A4D">
        <w:rPr>
          <w:bCs/>
          <w:sz w:val="24"/>
          <w:szCs w:val="24"/>
        </w:rPr>
        <w:t>,</w:t>
      </w:r>
      <w:r w:rsidR="005629E2">
        <w:rPr>
          <w:bCs/>
          <w:sz w:val="24"/>
          <w:szCs w:val="24"/>
        </w:rPr>
        <w:t>5</w:t>
      </w:r>
      <w:r w:rsidR="00633A4D">
        <w:rPr>
          <w:bCs/>
          <w:sz w:val="24"/>
          <w:szCs w:val="24"/>
        </w:rPr>
        <w:t>00</w:t>
      </w:r>
      <w:r w:rsidRPr="008D368E" w:rsidR="008D368E">
        <w:rPr>
          <w:bCs/>
          <w:sz w:val="24"/>
          <w:szCs w:val="24"/>
        </w:rPr>
        <w:t>)</w:t>
      </w:r>
      <w:r w:rsidR="00363975">
        <w:rPr>
          <w:bCs/>
          <w:sz w:val="24"/>
          <w:szCs w:val="24"/>
        </w:rPr>
        <w:t>;</w:t>
      </w:r>
      <w:r w:rsidRPr="008D368E" w:rsidR="008D368E">
        <w:rPr>
          <w:bCs/>
          <w:sz w:val="24"/>
          <w:szCs w:val="24"/>
        </w:rPr>
        <w:t xml:space="preserve"> </w:t>
      </w:r>
      <w:r w:rsidR="00F90685">
        <w:rPr>
          <w:bCs/>
          <w:sz w:val="24"/>
          <w:szCs w:val="24"/>
        </w:rPr>
        <w:t>short-term technical advisors</w:t>
      </w:r>
      <w:r w:rsidRPr="008D368E" w:rsidR="008D368E">
        <w:rPr>
          <w:bCs/>
          <w:sz w:val="24"/>
          <w:szCs w:val="24"/>
        </w:rPr>
        <w:t xml:space="preserve"> ($</w:t>
      </w:r>
      <w:r w:rsidR="001E455E">
        <w:rPr>
          <w:bCs/>
          <w:sz w:val="24"/>
          <w:szCs w:val="24"/>
        </w:rPr>
        <w:t>22</w:t>
      </w:r>
      <w:r w:rsidR="00633A4D">
        <w:rPr>
          <w:bCs/>
          <w:sz w:val="24"/>
          <w:szCs w:val="24"/>
        </w:rPr>
        <w:t>,</w:t>
      </w:r>
      <w:r w:rsidR="001E455E">
        <w:rPr>
          <w:bCs/>
          <w:sz w:val="24"/>
          <w:szCs w:val="24"/>
        </w:rPr>
        <w:t>9</w:t>
      </w:r>
      <w:r w:rsidR="00150989">
        <w:rPr>
          <w:bCs/>
          <w:sz w:val="24"/>
          <w:szCs w:val="24"/>
        </w:rPr>
        <w:t>5</w:t>
      </w:r>
      <w:r w:rsidR="00633A4D">
        <w:rPr>
          <w:bCs/>
          <w:sz w:val="24"/>
          <w:szCs w:val="24"/>
        </w:rPr>
        <w:t>0</w:t>
      </w:r>
      <w:r w:rsidRPr="008D368E" w:rsidR="008D368E">
        <w:rPr>
          <w:bCs/>
          <w:sz w:val="24"/>
          <w:szCs w:val="24"/>
        </w:rPr>
        <w:t>)</w:t>
      </w:r>
      <w:r w:rsidR="00F51B6A">
        <w:rPr>
          <w:bCs/>
          <w:sz w:val="24"/>
          <w:szCs w:val="24"/>
        </w:rPr>
        <w:t>, a</w:t>
      </w:r>
      <w:r w:rsidR="00FE0C63">
        <w:rPr>
          <w:bCs/>
          <w:sz w:val="24"/>
          <w:szCs w:val="24"/>
        </w:rPr>
        <w:t xml:space="preserve"> start-up consultant ($21,150)</w:t>
      </w:r>
      <w:r w:rsidR="00F90685">
        <w:rPr>
          <w:bCs/>
          <w:sz w:val="24"/>
          <w:szCs w:val="24"/>
        </w:rPr>
        <w:t xml:space="preserve">, and </w:t>
      </w:r>
      <w:r w:rsidR="00AC5880">
        <w:t xml:space="preserve">POA will contract </w:t>
      </w:r>
      <w:r w:rsidRPr="008204A3" w:rsidR="00AC5880">
        <w:t>Abdel Aziz Dahi</w:t>
      </w:r>
      <w:r w:rsidR="00AC5880">
        <w:rPr>
          <w:b/>
        </w:rPr>
        <w:t xml:space="preserve"> </w:t>
      </w:r>
      <w:r w:rsidRPr="000C50D7" w:rsidR="00AC5880">
        <w:rPr>
          <w:bCs/>
        </w:rPr>
        <w:t>to serve as</w:t>
      </w:r>
      <w:r w:rsidR="00AC5880">
        <w:rPr>
          <w:b/>
        </w:rPr>
        <w:t xml:space="preserve"> </w:t>
      </w:r>
      <w:r w:rsidR="00AC5880">
        <w:t xml:space="preserve">a </w:t>
      </w:r>
      <w:r w:rsidRPr="00DB4246" w:rsidR="00AC5880">
        <w:t>Technical Advisor of Trade Promotion &amp; Strategic Partnership &amp; Inv</w:t>
      </w:r>
      <w:r w:rsidRPr="000C50D7" w:rsidR="00AC5880">
        <w:t>estment who is</w:t>
      </w:r>
      <w:r w:rsidR="000C50D7">
        <w:t xml:space="preserve"> </w:t>
      </w:r>
      <w:r w:rsidRPr="000C50D7" w:rsidR="00AC5880">
        <w:t>a Mauritanian national with more than 20 years of experience working at the highest levels of t</w:t>
      </w:r>
      <w:r w:rsidRPr="00DB4246" w:rsidR="00AC5880">
        <w:t>he Government of Mauritania</w:t>
      </w:r>
      <w:r w:rsidR="00F90685">
        <w:rPr>
          <w:bCs/>
          <w:sz w:val="24"/>
          <w:szCs w:val="24"/>
        </w:rPr>
        <w:t xml:space="preserve"> ($22,500).</w:t>
      </w:r>
    </w:p>
    <w:p w:rsidRPr="00A55D4D" w:rsidR="0000605C" w:rsidP="00365CD0" w:rsidRDefault="0000605C" w14:paraId="5135C262" w14:textId="7E5D955D">
      <w:pPr>
        <w:spacing w:before="43"/>
        <w:jc w:val="both"/>
        <w:rPr>
          <w:b/>
          <w:i/>
          <w:color w:val="002D72"/>
          <w:sz w:val="24"/>
          <w:szCs w:val="24"/>
        </w:rPr>
      </w:pPr>
      <w:r w:rsidRPr="00A55D4D">
        <w:rPr>
          <w:b/>
          <w:i/>
          <w:color w:val="002D72"/>
          <w:sz w:val="24"/>
          <w:szCs w:val="24"/>
        </w:rPr>
        <w:t>Evaluations</w:t>
      </w:r>
    </w:p>
    <w:p w:rsidRPr="00057418" w:rsidR="00542D20" w:rsidP="00365CD0" w:rsidRDefault="4F993334" w14:paraId="11C33B8F" w14:textId="5CA6CD4A">
      <w:pPr>
        <w:spacing w:after="60"/>
        <w:jc w:val="both"/>
        <w:rPr>
          <w:b/>
          <w:sz w:val="24"/>
          <w:szCs w:val="24"/>
        </w:rPr>
      </w:pPr>
      <w:r w:rsidRPr="00D75164">
        <w:rPr>
          <w:b/>
          <w:sz w:val="24"/>
          <w:szCs w:val="24"/>
        </w:rPr>
        <w:t>Evaluations ($685,000)</w:t>
      </w:r>
    </w:p>
    <w:p w:rsidR="00FA7E7B" w:rsidP="00365CD0" w:rsidRDefault="00A07E60" w14:paraId="0F4E7F60" w14:textId="15668D65">
      <w:pPr>
        <w:pStyle w:val="Default"/>
        <w:spacing w:after="240"/>
        <w:jc w:val="both"/>
        <w:rPr>
          <w:rFonts w:eastAsia="Times New Roman"/>
          <w:color w:val="auto"/>
        </w:rPr>
      </w:pPr>
      <w:r w:rsidRPr="00D94A0A">
        <w:rPr>
          <w:rFonts w:eastAsia="Times New Roman"/>
          <w:bCs/>
          <w:color w:val="auto"/>
        </w:rPr>
        <w:t xml:space="preserve">POA estimates </w:t>
      </w:r>
      <w:r w:rsidRPr="00D94A0A" w:rsidR="00FD2D14">
        <w:rPr>
          <w:rFonts w:eastAsia="Times New Roman"/>
          <w:bCs/>
          <w:color w:val="auto"/>
        </w:rPr>
        <w:t>external</w:t>
      </w:r>
      <w:r w:rsidRPr="00E02191" w:rsidR="00FD2D14">
        <w:rPr>
          <w:rFonts w:eastAsia="Times New Roman"/>
          <w:bCs/>
          <w:color w:val="auto"/>
        </w:rPr>
        <w:t xml:space="preserve"> evaluation</w:t>
      </w:r>
      <w:r w:rsidRPr="00E02191">
        <w:rPr>
          <w:rFonts w:eastAsia="Times New Roman"/>
          <w:bCs/>
          <w:color w:val="auto"/>
        </w:rPr>
        <w:t xml:space="preserve"> fees for the Baseline, Midterm, Final</w:t>
      </w:r>
      <w:r w:rsidR="00901E76">
        <w:rPr>
          <w:rFonts w:eastAsia="Times New Roman"/>
          <w:bCs/>
          <w:color w:val="auto"/>
        </w:rPr>
        <w:t>, and Impact</w:t>
      </w:r>
      <w:r w:rsidRPr="00E02191">
        <w:rPr>
          <w:rFonts w:eastAsia="Times New Roman"/>
          <w:bCs/>
          <w:color w:val="auto"/>
        </w:rPr>
        <w:t xml:space="preserve"> Evaluations to be</w:t>
      </w:r>
      <w:r w:rsidR="00901E76">
        <w:rPr>
          <w:rFonts w:eastAsia="Times New Roman"/>
          <w:bCs/>
          <w:color w:val="auto"/>
        </w:rPr>
        <w:t xml:space="preserve"> </w:t>
      </w:r>
      <w:r w:rsidRPr="00E02191">
        <w:rPr>
          <w:rFonts w:eastAsia="Times New Roman"/>
          <w:bCs/>
          <w:color w:val="auto"/>
        </w:rPr>
        <w:t>$1</w:t>
      </w:r>
      <w:r w:rsidR="00E02191">
        <w:rPr>
          <w:rFonts w:eastAsia="Times New Roman"/>
          <w:bCs/>
          <w:color w:val="auto"/>
        </w:rPr>
        <w:t>5</w:t>
      </w:r>
      <w:r w:rsidRPr="00E02191" w:rsidR="002975BC">
        <w:rPr>
          <w:rFonts w:eastAsia="Times New Roman"/>
          <w:bCs/>
          <w:color w:val="auto"/>
        </w:rPr>
        <w:t>0</w:t>
      </w:r>
      <w:r w:rsidRPr="00E02191">
        <w:rPr>
          <w:rFonts w:eastAsia="Times New Roman"/>
          <w:bCs/>
          <w:color w:val="auto"/>
        </w:rPr>
        <w:t>,000, $</w:t>
      </w:r>
      <w:r w:rsidRPr="00E02191" w:rsidR="002975BC">
        <w:rPr>
          <w:rFonts w:eastAsia="Times New Roman"/>
          <w:bCs/>
          <w:color w:val="auto"/>
        </w:rPr>
        <w:t>1</w:t>
      </w:r>
      <w:r w:rsidR="00E02191">
        <w:rPr>
          <w:rFonts w:eastAsia="Times New Roman"/>
          <w:bCs/>
          <w:color w:val="auto"/>
        </w:rPr>
        <w:t>6</w:t>
      </w:r>
      <w:r w:rsidRPr="00E02191" w:rsidR="002975BC">
        <w:rPr>
          <w:rFonts w:eastAsia="Times New Roman"/>
          <w:bCs/>
          <w:color w:val="auto"/>
        </w:rPr>
        <w:t>0</w:t>
      </w:r>
      <w:r w:rsidRPr="00E02191">
        <w:rPr>
          <w:rFonts w:eastAsia="Times New Roman"/>
          <w:bCs/>
          <w:color w:val="auto"/>
        </w:rPr>
        <w:t>,000, $1</w:t>
      </w:r>
      <w:r w:rsidR="00E02191">
        <w:rPr>
          <w:rFonts w:eastAsia="Times New Roman"/>
          <w:bCs/>
          <w:color w:val="auto"/>
        </w:rPr>
        <w:t>7</w:t>
      </w:r>
      <w:r w:rsidRPr="00E02191">
        <w:rPr>
          <w:rFonts w:eastAsia="Times New Roman"/>
          <w:bCs/>
          <w:color w:val="auto"/>
        </w:rPr>
        <w:t>5,000</w:t>
      </w:r>
      <w:r w:rsidRPr="00E02191" w:rsidR="001C2C0F">
        <w:rPr>
          <w:rFonts w:eastAsia="Times New Roman"/>
          <w:color w:val="auto"/>
        </w:rPr>
        <w:t>,</w:t>
      </w:r>
      <w:r w:rsidRPr="00E02191">
        <w:rPr>
          <w:rFonts w:eastAsia="Times New Roman"/>
          <w:bCs/>
          <w:color w:val="auto"/>
        </w:rPr>
        <w:t xml:space="preserve"> </w:t>
      </w:r>
      <w:r w:rsidR="00901E76">
        <w:rPr>
          <w:rFonts w:eastAsia="Times New Roman"/>
          <w:bCs/>
          <w:color w:val="auto"/>
        </w:rPr>
        <w:t xml:space="preserve">and $200,000, </w:t>
      </w:r>
      <w:r w:rsidRPr="00E02191">
        <w:rPr>
          <w:rFonts w:eastAsia="Times New Roman"/>
          <w:bCs/>
          <w:color w:val="auto"/>
        </w:rPr>
        <w:t xml:space="preserve">respectively. </w:t>
      </w:r>
      <w:r w:rsidRPr="00E02191">
        <w:rPr>
          <w:rFonts w:eastAsia="Times New Roman"/>
          <w:color w:val="auto"/>
        </w:rPr>
        <w:t xml:space="preserve">POA will host an open procurement to </w:t>
      </w:r>
      <w:r w:rsidRPr="00E02191" w:rsidR="00CD4772">
        <w:rPr>
          <w:rFonts w:eastAsia="Times New Roman"/>
          <w:color w:val="auto"/>
        </w:rPr>
        <w:t>select an external evaluator</w:t>
      </w:r>
      <w:r w:rsidRPr="00E02191" w:rsidR="001C2C0F">
        <w:rPr>
          <w:rFonts w:eastAsia="Times New Roman"/>
          <w:color w:val="auto"/>
        </w:rPr>
        <w:t xml:space="preserve"> for the evaluations. POA will </w:t>
      </w:r>
      <w:r w:rsidRPr="00E02191" w:rsidR="00911A6F">
        <w:rPr>
          <w:rFonts w:eastAsia="Times New Roman"/>
          <w:color w:val="auto"/>
        </w:rPr>
        <w:t xml:space="preserve">consider </w:t>
      </w:r>
      <w:r w:rsidRPr="00E02191" w:rsidR="001C2C0F">
        <w:rPr>
          <w:rFonts w:eastAsia="Times New Roman"/>
          <w:color w:val="auto"/>
        </w:rPr>
        <w:t xml:space="preserve">factors such as the soundness of the proposal, unique capabilities, </w:t>
      </w:r>
      <w:r w:rsidRPr="00E02191" w:rsidR="00911A6F">
        <w:rPr>
          <w:rFonts w:eastAsia="Times New Roman"/>
          <w:color w:val="auto"/>
        </w:rPr>
        <w:t>cost</w:t>
      </w:r>
      <w:r w:rsidRPr="00E02191" w:rsidR="001C2C0F">
        <w:rPr>
          <w:rFonts w:eastAsia="Times New Roman"/>
          <w:color w:val="auto"/>
        </w:rPr>
        <w:t>, delivery schedule, technical competency</w:t>
      </w:r>
      <w:r w:rsidR="0063414C">
        <w:rPr>
          <w:rFonts w:eastAsia="Times New Roman"/>
          <w:color w:val="auto"/>
        </w:rPr>
        <w:t xml:space="preserve">, </w:t>
      </w:r>
      <w:r w:rsidR="00191AEA">
        <w:rPr>
          <w:rFonts w:eastAsia="Times New Roman"/>
          <w:color w:val="auto"/>
        </w:rPr>
        <w:t xml:space="preserve">experience in Mauritania, </w:t>
      </w:r>
      <w:r w:rsidR="0063414C">
        <w:rPr>
          <w:rFonts w:eastAsia="Times New Roman"/>
          <w:color w:val="auto"/>
        </w:rPr>
        <w:t>etc</w:t>
      </w:r>
      <w:r w:rsidRPr="00E02191" w:rsidR="001C2C0F">
        <w:rPr>
          <w:rFonts w:eastAsia="Times New Roman"/>
          <w:color w:val="auto"/>
        </w:rPr>
        <w:t>.</w:t>
      </w:r>
      <w:r w:rsidR="00FA7E7B">
        <w:rPr>
          <w:rFonts w:eastAsia="Times New Roman"/>
          <w:color w:val="auto"/>
        </w:rPr>
        <w:t xml:space="preserve"> The Impact Evaluation is supplementary funds to </w:t>
      </w:r>
      <w:r w:rsidR="00BF6E53">
        <w:rPr>
          <w:rFonts w:eastAsia="Times New Roman"/>
          <w:color w:val="auto"/>
        </w:rPr>
        <w:t xml:space="preserve">collect </w:t>
      </w:r>
      <w:r w:rsidR="00FA7E7B">
        <w:rPr>
          <w:rFonts w:eastAsia="Times New Roman"/>
          <w:color w:val="auto"/>
        </w:rPr>
        <w:t xml:space="preserve">additional impact evaluation data points on top of the Baseline, Midterm, and Final Evaluation. </w:t>
      </w:r>
    </w:p>
    <w:p w:rsidRPr="00D75164" w:rsidR="00127CE3" w:rsidP="00365CD0" w:rsidRDefault="00127CE3" w14:paraId="711430F6" w14:textId="44ACC578">
      <w:pPr>
        <w:spacing w:after="60"/>
        <w:jc w:val="both"/>
        <w:rPr>
          <w:b/>
          <w:sz w:val="24"/>
          <w:szCs w:val="24"/>
        </w:rPr>
      </w:pPr>
      <w:r w:rsidRPr="00D75164">
        <w:rPr>
          <w:b/>
          <w:sz w:val="24"/>
          <w:szCs w:val="24"/>
        </w:rPr>
        <w:t>Special Studies ($</w:t>
      </w:r>
      <w:r w:rsidRPr="00D75164" w:rsidR="004B7106">
        <w:rPr>
          <w:b/>
          <w:sz w:val="24"/>
          <w:szCs w:val="24"/>
        </w:rPr>
        <w:t>2</w:t>
      </w:r>
      <w:r w:rsidRPr="00D75164" w:rsidR="1FEB2BEC">
        <w:rPr>
          <w:b/>
          <w:sz w:val="24"/>
          <w:szCs w:val="24"/>
        </w:rPr>
        <w:t>00,000</w:t>
      </w:r>
      <w:r w:rsidRPr="00D75164">
        <w:rPr>
          <w:b/>
          <w:sz w:val="24"/>
          <w:szCs w:val="24"/>
        </w:rPr>
        <w:t>)</w:t>
      </w:r>
    </w:p>
    <w:p w:rsidRPr="00C37C43" w:rsidR="002975BC" w:rsidP="00365CD0" w:rsidRDefault="009014C3" w14:paraId="564C01CC" w14:textId="0AAA6AA2">
      <w:pPr>
        <w:pStyle w:val="Default"/>
        <w:spacing w:after="240"/>
        <w:jc w:val="both"/>
      </w:pPr>
      <w:r>
        <w:rPr>
          <w:rStyle w:val="ui-provider"/>
        </w:rPr>
        <w:t xml:space="preserve">POA proposes two special </w:t>
      </w:r>
      <w:r w:rsidRPr="00C37C43">
        <w:rPr>
          <w:rStyle w:val="ui-provider"/>
        </w:rPr>
        <w:t xml:space="preserve">studies: 1) Horticultural Tree Buffer Zone Study and 2) </w:t>
      </w:r>
      <w:r w:rsidRPr="00E77A7E" w:rsidR="00E77A7E">
        <w:t>Pastoralist</w:t>
      </w:r>
      <w:r w:rsidRPr="00E77A7E">
        <w:t xml:space="preserve"> Social Behavior </w:t>
      </w:r>
      <w:r w:rsidRPr="00E77A7E" w:rsidR="00E77A7E">
        <w:t xml:space="preserve">Change </w:t>
      </w:r>
      <w:r w:rsidRPr="00E77A7E">
        <w:t>Study</w:t>
      </w:r>
      <w:r w:rsidRPr="00C37C43" w:rsidR="004A0362">
        <w:rPr>
          <w:rStyle w:val="ui-provider"/>
        </w:rPr>
        <w:t xml:space="preserve">. </w:t>
      </w:r>
      <w:r w:rsidRPr="00C37C43" w:rsidR="00C37C43">
        <w:t xml:space="preserve">In Y2, POA will </w:t>
      </w:r>
      <w:r w:rsidR="00141047">
        <w:t>begin</w:t>
      </w:r>
      <w:r w:rsidRPr="00C37C43" w:rsidR="00C37C43">
        <w:t xml:space="preserve"> a study </w:t>
      </w:r>
      <w:r w:rsidR="003F797A">
        <w:t>to</w:t>
      </w:r>
      <w:r w:rsidRPr="003F797A" w:rsidR="003F797A">
        <w:t xml:space="preserve"> assess</w:t>
      </w:r>
      <w:r w:rsidRPr="00C37C43" w:rsidR="00C37C43">
        <w:t xml:space="preserve"> the </w:t>
      </w:r>
      <w:r w:rsidRPr="003F797A" w:rsidR="003F797A">
        <w:t>farm productivity and ecosystem impacts</w:t>
      </w:r>
      <w:r w:rsidRPr="00C37C43" w:rsidR="00C37C43">
        <w:t xml:space="preserve"> of </w:t>
      </w:r>
      <w:r w:rsidRPr="003F797A" w:rsidR="003F797A">
        <w:t xml:space="preserve">incorporating </w:t>
      </w:r>
      <w:r w:rsidRPr="00C37C43" w:rsidR="00C37C43">
        <w:t>horticulture buffer zones</w:t>
      </w:r>
      <w:r w:rsidR="00272CAA">
        <w:t xml:space="preserve">. </w:t>
      </w:r>
      <w:r w:rsidRPr="00C37C43" w:rsidR="009E5CEB">
        <w:t>In Y</w:t>
      </w:r>
      <w:r w:rsidR="009E5CEB">
        <w:t>3</w:t>
      </w:r>
      <w:r w:rsidRPr="00C37C43" w:rsidR="009E5CEB">
        <w:t xml:space="preserve">, POA will </w:t>
      </w:r>
      <w:r w:rsidR="009E5CEB">
        <w:t>begin</w:t>
      </w:r>
      <w:r w:rsidRPr="00C37C43" w:rsidR="009E5CEB">
        <w:t xml:space="preserve"> </w:t>
      </w:r>
      <w:r w:rsidR="009E5CEB">
        <w:t xml:space="preserve">the </w:t>
      </w:r>
      <w:r w:rsidR="009E5CEB">
        <w:rPr>
          <w:rStyle w:val="ui-provider"/>
        </w:rPr>
        <w:t>Pastoralist Social Behavior Change Study</w:t>
      </w:r>
      <w:r w:rsidRPr="00C37C43" w:rsidR="009E5CEB">
        <w:t xml:space="preserve"> to determine </w:t>
      </w:r>
      <w:r w:rsidRPr="000A0A35" w:rsidR="009E5CEB">
        <w:t>what</w:t>
      </w:r>
      <w:r w:rsidRPr="00C37C43" w:rsidR="009E5CEB">
        <w:t xml:space="preserve"> incentives</w:t>
      </w:r>
      <w:r w:rsidRPr="000A0A35" w:rsidR="009E5CEB">
        <w:t>, if any, increase pastoralists’ willingness to cultivate mango trees to diversify their income and food sources.</w:t>
      </w:r>
      <w:r w:rsidRPr="00C37C43" w:rsidR="009E5CEB">
        <w:t xml:space="preserve"> </w:t>
      </w:r>
      <w:r w:rsidR="00272CAA">
        <w:t xml:space="preserve">Both studies will cost </w:t>
      </w:r>
      <w:r w:rsidRPr="00C37C43" w:rsidR="00C37C43">
        <w:t>$100,000</w:t>
      </w:r>
      <w:r w:rsidR="00B5497D">
        <w:t>,</w:t>
      </w:r>
      <w:r w:rsidR="000143D1">
        <w:t xml:space="preserve"> totaling $200,000</w:t>
      </w:r>
      <w:r w:rsidR="00B5497D">
        <w:t>,</w:t>
      </w:r>
      <w:r w:rsidR="005C6177">
        <w:t xml:space="preserve"> and will each </w:t>
      </w:r>
      <w:r w:rsidR="00DA76B1">
        <w:t>run for three years</w:t>
      </w:r>
      <w:r w:rsidRPr="00BC29FC" w:rsidR="00C37C43">
        <w:t xml:space="preserve">. </w:t>
      </w:r>
      <w:r w:rsidRPr="00BC29FC" w:rsidR="002975BC">
        <w:t xml:space="preserve">POA will </w:t>
      </w:r>
      <w:r w:rsidRPr="00BC29FC" w:rsidR="006678BF">
        <w:t xml:space="preserve">go through a </w:t>
      </w:r>
      <w:r w:rsidR="00C37C43">
        <w:t xml:space="preserve">competitive </w:t>
      </w:r>
      <w:r w:rsidRPr="00BC29FC" w:rsidR="006678BF">
        <w:t>bidding process to select the contractor</w:t>
      </w:r>
      <w:r w:rsidR="004C7A9B">
        <w:t>s</w:t>
      </w:r>
      <w:r w:rsidRPr="00BC29FC" w:rsidR="002975BC">
        <w:t>.</w:t>
      </w:r>
      <w:r w:rsidRPr="00BC29FC" w:rsidR="00BC29FC">
        <w:t xml:space="preserve"> POA will consider factors such as the soundness of the proposal, unique capabilities, cost, delivery schedule, technical competency, </w:t>
      </w:r>
      <w:r w:rsidR="00853210">
        <w:t xml:space="preserve">experience in Mauritania, </w:t>
      </w:r>
      <w:r w:rsidRPr="00BC29FC" w:rsidR="00BC29FC">
        <w:t>etc.</w:t>
      </w:r>
    </w:p>
    <w:p w:rsidRPr="00D75164" w:rsidR="00A07E60" w:rsidP="00365CD0" w:rsidRDefault="00B53349" w14:paraId="0FE1A468" w14:textId="2561ABAE">
      <w:pPr>
        <w:spacing w:after="60"/>
        <w:jc w:val="both"/>
        <w:rPr>
          <w:b/>
          <w:sz w:val="24"/>
          <w:szCs w:val="24"/>
        </w:rPr>
      </w:pPr>
      <w:r w:rsidRPr="00D75164">
        <w:rPr>
          <w:b/>
          <w:sz w:val="24"/>
          <w:szCs w:val="24"/>
        </w:rPr>
        <w:t>Monitoring Guidelines Development</w:t>
      </w:r>
      <w:r w:rsidRPr="00D75164" w:rsidR="00713278">
        <w:rPr>
          <w:b/>
          <w:sz w:val="24"/>
          <w:szCs w:val="24"/>
        </w:rPr>
        <w:t xml:space="preserve"> ($</w:t>
      </w:r>
      <w:r w:rsidRPr="00D75164" w:rsidR="00626E39">
        <w:rPr>
          <w:b/>
          <w:sz w:val="24"/>
          <w:szCs w:val="24"/>
        </w:rPr>
        <w:t>48,000</w:t>
      </w:r>
      <w:r w:rsidRPr="00D75164" w:rsidR="00713278">
        <w:rPr>
          <w:b/>
          <w:sz w:val="24"/>
          <w:szCs w:val="24"/>
        </w:rPr>
        <w:t>)</w:t>
      </w:r>
    </w:p>
    <w:p w:rsidRPr="00F956B3" w:rsidR="00B90F24" w:rsidP="00365CD0" w:rsidRDefault="000E006E" w14:paraId="0CC94C19" w14:textId="46C979DB">
      <w:pPr>
        <w:pStyle w:val="Heading3"/>
        <w:spacing w:after="240"/>
        <w:ind w:left="0"/>
        <w:jc w:val="both"/>
        <w:rPr>
          <w:b w:val="0"/>
          <w:bCs w:val="0"/>
          <w:highlight w:val="yellow"/>
        </w:rPr>
      </w:pPr>
      <w:r w:rsidRPr="00B65E52">
        <w:rPr>
          <w:b w:val="0"/>
          <w:bCs w:val="0"/>
        </w:rPr>
        <w:t xml:space="preserve">POA </w:t>
      </w:r>
      <w:r w:rsidRPr="00B65E52" w:rsidR="00626E39">
        <w:rPr>
          <w:b w:val="0"/>
          <w:bCs w:val="0"/>
        </w:rPr>
        <w:t>will</w:t>
      </w:r>
      <w:r w:rsidRPr="00B65E52">
        <w:rPr>
          <w:b w:val="0"/>
          <w:bCs w:val="0"/>
        </w:rPr>
        <w:t xml:space="preserve"> develop M&amp;E guidelines</w:t>
      </w:r>
      <w:r w:rsidR="00B5497D">
        <w:rPr>
          <w:b w:val="0"/>
          <w:bCs w:val="0"/>
        </w:rPr>
        <w:t>,</w:t>
      </w:r>
      <w:r w:rsidRPr="00B65E52" w:rsidR="00626E39">
        <w:rPr>
          <w:b w:val="0"/>
          <w:bCs w:val="0"/>
        </w:rPr>
        <w:t xml:space="preserve"> including</w:t>
      </w:r>
      <w:r w:rsidRPr="00B65E52" w:rsidR="00667D54">
        <w:rPr>
          <w:b w:val="0"/>
          <w:bCs w:val="0"/>
        </w:rPr>
        <w:t xml:space="preserve"> the cost of creating, translating,</w:t>
      </w:r>
      <w:r w:rsidRPr="00B65E52" w:rsidR="00626E39">
        <w:rPr>
          <w:b w:val="0"/>
          <w:bCs w:val="0"/>
        </w:rPr>
        <w:t xml:space="preserve"> and</w:t>
      </w:r>
      <w:r w:rsidRPr="00B65E52" w:rsidR="00667D54">
        <w:rPr>
          <w:b w:val="0"/>
          <w:bCs w:val="0"/>
        </w:rPr>
        <w:t xml:space="preserve"> printing</w:t>
      </w:r>
      <w:r w:rsidRPr="00B65E52" w:rsidR="00C64000">
        <w:rPr>
          <w:b w:val="0"/>
          <w:bCs w:val="0"/>
        </w:rPr>
        <w:t xml:space="preserve"> at </w:t>
      </w:r>
      <w:r w:rsidRPr="00B65E52" w:rsidR="004562DF">
        <w:rPr>
          <w:b w:val="0"/>
          <w:bCs w:val="0"/>
        </w:rPr>
        <w:t>a one-</w:t>
      </w:r>
      <w:r w:rsidRPr="00765599" w:rsidR="004562DF">
        <w:rPr>
          <w:b w:val="0"/>
          <w:bCs w:val="0"/>
        </w:rPr>
        <w:t>time rate of $</w:t>
      </w:r>
      <w:r w:rsidRPr="00765599" w:rsidR="61050790">
        <w:rPr>
          <w:b w:val="0"/>
          <w:bCs w:val="0"/>
        </w:rPr>
        <w:t>10</w:t>
      </w:r>
      <w:r w:rsidRPr="00765599" w:rsidR="004562DF">
        <w:rPr>
          <w:b w:val="0"/>
          <w:bCs w:val="0"/>
        </w:rPr>
        <w:t>,000.</w:t>
      </w:r>
      <w:r w:rsidRPr="00765599" w:rsidR="00713278">
        <w:rPr>
          <w:b w:val="0"/>
          <w:bCs w:val="0"/>
        </w:rPr>
        <w:t xml:space="preserve"> </w:t>
      </w:r>
      <w:r w:rsidRPr="00765599" w:rsidR="004D1A13">
        <w:rPr>
          <w:b w:val="0"/>
          <w:bCs w:val="0"/>
        </w:rPr>
        <w:t xml:space="preserve">As part of its </w:t>
      </w:r>
      <w:r w:rsidRPr="00765599" w:rsidR="004A2783">
        <w:rPr>
          <w:b w:val="0"/>
          <w:bCs w:val="0"/>
        </w:rPr>
        <w:t xml:space="preserve">adapting and learning process, POA also estimates $8,000 </w:t>
      </w:r>
      <w:r w:rsidRPr="00765599" w:rsidR="001B5A1D">
        <w:rPr>
          <w:b w:val="0"/>
          <w:bCs w:val="0"/>
        </w:rPr>
        <w:t>for any revisions to the guidelines, including translation and additional printing needed</w:t>
      </w:r>
      <w:r w:rsidR="00765599">
        <w:rPr>
          <w:b w:val="0"/>
          <w:bCs w:val="0"/>
        </w:rPr>
        <w:t xml:space="preserve"> </w:t>
      </w:r>
      <w:r w:rsidR="005C7B38">
        <w:rPr>
          <w:b w:val="0"/>
          <w:bCs w:val="0"/>
        </w:rPr>
        <w:t>over</w:t>
      </w:r>
      <w:r w:rsidR="00765599">
        <w:rPr>
          <w:b w:val="0"/>
          <w:bCs w:val="0"/>
        </w:rPr>
        <w:t xml:space="preserve"> LOP</w:t>
      </w:r>
      <w:r w:rsidRPr="00765599" w:rsidR="001B5A1D">
        <w:rPr>
          <w:b w:val="0"/>
          <w:bCs w:val="0"/>
        </w:rPr>
        <w:t xml:space="preserve">. </w:t>
      </w:r>
      <w:r w:rsidRPr="00765599" w:rsidR="00A632AD">
        <w:rPr>
          <w:b w:val="0"/>
          <w:bCs w:val="0"/>
          <w:iCs/>
        </w:rPr>
        <w:t xml:space="preserve">Once the Monitoring Guidelines have been developed, POA </w:t>
      </w:r>
      <w:r w:rsidRPr="00765599" w:rsidR="001B5A1D">
        <w:rPr>
          <w:b w:val="0"/>
          <w:bCs w:val="0"/>
          <w:iCs/>
        </w:rPr>
        <w:t>will</w:t>
      </w:r>
      <w:r w:rsidRPr="00765599" w:rsidR="00A632AD">
        <w:rPr>
          <w:b w:val="0"/>
          <w:bCs w:val="0"/>
          <w:iCs/>
        </w:rPr>
        <w:t xml:space="preserve"> provide </w:t>
      </w:r>
      <w:r w:rsidRPr="00765599" w:rsidR="78E52244">
        <w:rPr>
          <w:b w:val="0"/>
          <w:bCs w:val="0"/>
        </w:rPr>
        <w:t>training</w:t>
      </w:r>
      <w:r w:rsidRPr="00765599" w:rsidR="00A632AD">
        <w:rPr>
          <w:b w:val="0"/>
          <w:bCs w:val="0"/>
          <w:iCs/>
        </w:rPr>
        <w:t xml:space="preserve"> to all staff</w:t>
      </w:r>
      <w:r w:rsidRPr="00765599" w:rsidR="00765599">
        <w:rPr>
          <w:b w:val="0"/>
          <w:bCs w:val="0"/>
          <w:iCs/>
        </w:rPr>
        <w:t xml:space="preserve"> </w:t>
      </w:r>
      <w:r w:rsidR="00642F9D">
        <w:rPr>
          <w:b w:val="0"/>
          <w:bCs w:val="0"/>
          <w:iCs/>
        </w:rPr>
        <w:t>on indicators and data collection/analysis</w:t>
      </w:r>
      <w:r w:rsidR="008C7515">
        <w:rPr>
          <w:b w:val="0"/>
          <w:bCs w:val="0"/>
          <w:iCs/>
        </w:rPr>
        <w:t xml:space="preserve">, </w:t>
      </w:r>
      <w:r w:rsidR="6A25B18C">
        <w:rPr>
          <w:b w:val="0"/>
          <w:bCs w:val="0"/>
        </w:rPr>
        <w:t>includ</w:t>
      </w:r>
      <w:r w:rsidR="2C2954F2">
        <w:rPr>
          <w:b w:val="0"/>
          <w:bCs w:val="0"/>
        </w:rPr>
        <w:t>ing</w:t>
      </w:r>
      <w:r w:rsidR="008C7515">
        <w:rPr>
          <w:b w:val="0"/>
          <w:bCs w:val="0"/>
          <w:iCs/>
        </w:rPr>
        <w:t xml:space="preserve"> ongoing training </w:t>
      </w:r>
      <w:r w:rsidR="006C4903">
        <w:rPr>
          <w:b w:val="0"/>
          <w:bCs w:val="0"/>
          <w:iCs/>
        </w:rPr>
        <w:t xml:space="preserve">for existing and updated guidelines, </w:t>
      </w:r>
      <w:r w:rsidRPr="00765599" w:rsidR="00765599">
        <w:rPr>
          <w:b w:val="0"/>
          <w:bCs w:val="0"/>
          <w:iCs/>
        </w:rPr>
        <w:t>for a total of $3</w:t>
      </w:r>
      <w:r w:rsidR="00642F9D">
        <w:rPr>
          <w:b w:val="0"/>
          <w:bCs w:val="0"/>
          <w:iCs/>
        </w:rPr>
        <w:t>0</w:t>
      </w:r>
      <w:r w:rsidRPr="00765599" w:rsidR="00765599">
        <w:rPr>
          <w:b w:val="0"/>
          <w:bCs w:val="0"/>
          <w:iCs/>
        </w:rPr>
        <w:t>,000.</w:t>
      </w:r>
    </w:p>
    <w:p w:rsidRPr="00D75164" w:rsidR="00001CB5" w:rsidP="00365CD0" w:rsidRDefault="00001CB5" w14:paraId="2D4BCD99" w14:textId="34487A63">
      <w:pPr>
        <w:spacing w:after="60"/>
        <w:jc w:val="both"/>
        <w:rPr>
          <w:b/>
          <w:sz w:val="24"/>
          <w:szCs w:val="24"/>
        </w:rPr>
      </w:pPr>
      <w:r w:rsidRPr="00D75164">
        <w:rPr>
          <w:b/>
          <w:sz w:val="24"/>
          <w:szCs w:val="24"/>
        </w:rPr>
        <w:t>M&amp;E Database</w:t>
      </w:r>
      <w:r w:rsidRPr="00D75164" w:rsidR="00243764">
        <w:rPr>
          <w:b/>
          <w:sz w:val="24"/>
          <w:szCs w:val="24"/>
        </w:rPr>
        <w:t xml:space="preserve"> (</w:t>
      </w:r>
      <w:r w:rsidRPr="00D75164" w:rsidR="001857D7">
        <w:rPr>
          <w:b/>
          <w:sz w:val="24"/>
          <w:szCs w:val="24"/>
        </w:rPr>
        <w:t>$</w:t>
      </w:r>
      <w:r w:rsidRPr="00D75164" w:rsidR="006C4903">
        <w:rPr>
          <w:b/>
          <w:sz w:val="24"/>
          <w:szCs w:val="24"/>
        </w:rPr>
        <w:t>32,500</w:t>
      </w:r>
      <w:r w:rsidRPr="00D75164" w:rsidR="001857D7">
        <w:rPr>
          <w:b/>
          <w:sz w:val="24"/>
          <w:szCs w:val="24"/>
        </w:rPr>
        <w:t>)</w:t>
      </w:r>
    </w:p>
    <w:p w:rsidRPr="00155B21" w:rsidR="0038755B" w:rsidP="00365CD0" w:rsidRDefault="0087605A" w14:paraId="03C8DDE3" w14:textId="7A6845BD">
      <w:pPr>
        <w:pStyle w:val="Heading3"/>
        <w:spacing w:after="240"/>
        <w:ind w:left="0"/>
        <w:jc w:val="both"/>
        <w:rPr>
          <w:b w:val="0"/>
          <w:bCs w:val="0"/>
        </w:rPr>
      </w:pPr>
      <w:r w:rsidRPr="00E65C72">
        <w:rPr>
          <w:b w:val="0"/>
          <w:bCs w:val="0"/>
        </w:rPr>
        <w:t xml:space="preserve">POA </w:t>
      </w:r>
      <w:r w:rsidRPr="00E65C72" w:rsidR="00523CB1">
        <w:rPr>
          <w:b w:val="0"/>
          <w:bCs w:val="0"/>
        </w:rPr>
        <w:t>estimates</w:t>
      </w:r>
      <w:r w:rsidRPr="00E65C72">
        <w:rPr>
          <w:b w:val="0"/>
          <w:bCs w:val="0"/>
        </w:rPr>
        <w:t xml:space="preserve"> M&amp;E </w:t>
      </w:r>
      <w:r w:rsidRPr="00E65C72" w:rsidR="00523CB1">
        <w:rPr>
          <w:b w:val="0"/>
          <w:bCs w:val="0"/>
        </w:rPr>
        <w:t>database platform subscription fees, including training,</w:t>
      </w:r>
      <w:r w:rsidRPr="00E65C72">
        <w:rPr>
          <w:b w:val="0"/>
          <w:bCs w:val="0"/>
        </w:rPr>
        <w:t xml:space="preserve"> t</w:t>
      </w:r>
      <w:r w:rsidRPr="00E65C72" w:rsidR="00D10B7C">
        <w:rPr>
          <w:b w:val="0"/>
          <w:bCs w:val="0"/>
        </w:rPr>
        <w:t xml:space="preserve">o accurately track </w:t>
      </w:r>
      <w:r w:rsidRPr="00155B21" w:rsidR="00523CB1">
        <w:rPr>
          <w:b w:val="0"/>
          <w:bCs w:val="0"/>
        </w:rPr>
        <w:t>project</w:t>
      </w:r>
      <w:r w:rsidRPr="00155B21" w:rsidR="00D10B7C">
        <w:rPr>
          <w:b w:val="0"/>
          <w:bCs w:val="0"/>
        </w:rPr>
        <w:t xml:space="preserve"> data across regions and activities. </w:t>
      </w:r>
      <w:r w:rsidRPr="00155B21" w:rsidR="00236D17">
        <w:rPr>
          <w:b w:val="0"/>
          <w:bCs w:val="0"/>
        </w:rPr>
        <w:t xml:space="preserve">The total </w:t>
      </w:r>
      <w:r w:rsidRPr="00155B21" w:rsidR="00E65C72">
        <w:rPr>
          <w:b w:val="0"/>
          <w:bCs w:val="0"/>
        </w:rPr>
        <w:t>M&amp;E database cost is $32,500.</w:t>
      </w:r>
    </w:p>
    <w:p w:rsidRPr="003D7285" w:rsidR="2582C16C" w:rsidP="00365CD0" w:rsidRDefault="003E7BA7" w14:paraId="43694CA0" w14:textId="0987B1D1">
      <w:pPr>
        <w:pStyle w:val="4HeaderUSDAGreen"/>
        <w:spacing w:before="0" w:after="240"/>
        <w:contextualSpacing w:val="0"/>
        <w:jc w:val="both"/>
        <w:rPr>
          <w:b w:val="0"/>
          <w:color w:val="auto"/>
        </w:rPr>
      </w:pPr>
      <w:r w:rsidRPr="00EB26CB">
        <w:t xml:space="preserve">2.5 </w:t>
      </w:r>
      <w:r w:rsidRPr="00EB26CB" w:rsidR="00F16463">
        <w:t>Equipment – Total $</w:t>
      </w:r>
      <w:r w:rsidRPr="00EB26CB" w:rsidR="746F41D3">
        <w:t>13</w:t>
      </w:r>
      <w:r w:rsidRPr="00EB26CB" w:rsidR="00F97AE6">
        <w:t>0</w:t>
      </w:r>
      <w:r w:rsidRPr="00EB26CB" w:rsidR="00F16463">
        <w:t>,</w:t>
      </w:r>
      <w:r w:rsidRPr="00EB26CB" w:rsidR="00D0457F">
        <w:t>0</w:t>
      </w:r>
      <w:r w:rsidRPr="00EB26CB" w:rsidR="003F3214">
        <w:t>00</w:t>
      </w:r>
      <w:r w:rsidRPr="00EB26CB" w:rsidR="00F16463">
        <w:t xml:space="preserve"> ($</w:t>
      </w:r>
      <w:r w:rsidRPr="00EB26CB" w:rsidR="00F97AE6">
        <w:t>130</w:t>
      </w:r>
      <w:r w:rsidRPr="00EB26CB" w:rsidR="00BE5926">
        <w:t>,000</w:t>
      </w:r>
      <w:r w:rsidRPr="00EB26CB" w:rsidR="00F16463">
        <w:t xml:space="preserve"> in monetization and $</w:t>
      </w:r>
      <w:r w:rsidRPr="00EB26CB" w:rsidR="00155B21">
        <w:t>0</w:t>
      </w:r>
      <w:r w:rsidRPr="00EB26CB" w:rsidR="00F16463">
        <w:t xml:space="preserve"> in CCC funds)</w:t>
      </w:r>
      <w:r w:rsidRPr="00F956B3" w:rsidR="00793CAC">
        <w:rPr>
          <w:color w:val="D73614"/>
          <w:highlight w:val="yellow"/>
        </w:rPr>
        <w:br/>
      </w:r>
      <w:r w:rsidRPr="003D7285" w:rsidR="4F993334">
        <w:rPr>
          <w:b w:val="0"/>
          <w:color w:val="auto"/>
        </w:rPr>
        <w:t xml:space="preserve">POA plans to purchase two 4x4 </w:t>
      </w:r>
      <w:r w:rsidRPr="003D7285" w:rsidR="001D677A">
        <w:rPr>
          <w:b w:val="0"/>
          <w:color w:val="auto"/>
        </w:rPr>
        <w:t xml:space="preserve">specialized vehicles ready for the </w:t>
      </w:r>
      <w:r w:rsidRPr="003D7285" w:rsidR="3D81E6F5">
        <w:rPr>
          <w:b w:val="0"/>
          <w:color w:val="auto"/>
        </w:rPr>
        <w:t>deserts</w:t>
      </w:r>
      <w:r w:rsidRPr="003D7285" w:rsidR="001D677A">
        <w:rPr>
          <w:b w:val="0"/>
          <w:color w:val="auto"/>
        </w:rPr>
        <w:t xml:space="preserve"> and rural areas</w:t>
      </w:r>
      <w:r w:rsidRPr="003D7285" w:rsidR="00142D56">
        <w:rPr>
          <w:b w:val="0"/>
          <w:color w:val="auto"/>
        </w:rPr>
        <w:t>. Based on local quotes, POA estimates the</w:t>
      </w:r>
      <w:r w:rsidRPr="003D7285" w:rsidR="001D677A">
        <w:rPr>
          <w:b w:val="0"/>
          <w:color w:val="auto"/>
        </w:rPr>
        <w:t xml:space="preserve"> </w:t>
      </w:r>
      <w:r w:rsidR="00E62822">
        <w:rPr>
          <w:b w:val="0"/>
          <w:color w:val="auto"/>
        </w:rPr>
        <w:t>cost</w:t>
      </w:r>
      <w:r w:rsidRPr="003D7285" w:rsidR="001D677A">
        <w:rPr>
          <w:b w:val="0"/>
          <w:color w:val="auto"/>
        </w:rPr>
        <w:t xml:space="preserve"> </w:t>
      </w:r>
      <w:r w:rsidRPr="003D7285" w:rsidR="4F993334">
        <w:rPr>
          <w:b w:val="0"/>
          <w:color w:val="auto"/>
        </w:rPr>
        <w:t>at $6</w:t>
      </w:r>
      <w:r w:rsidRPr="003D7285" w:rsidR="00956BE3">
        <w:rPr>
          <w:b w:val="0"/>
          <w:color w:val="auto"/>
        </w:rPr>
        <w:t>5</w:t>
      </w:r>
      <w:r w:rsidRPr="003D7285" w:rsidR="4F993334">
        <w:rPr>
          <w:b w:val="0"/>
          <w:color w:val="auto"/>
        </w:rPr>
        <w:t>,000</w:t>
      </w:r>
      <w:r w:rsidRPr="003D7285" w:rsidR="00142D56">
        <w:rPr>
          <w:b w:val="0"/>
          <w:color w:val="auto"/>
        </w:rPr>
        <w:t>/vehicle</w:t>
      </w:r>
      <w:r w:rsidR="00E62822">
        <w:rPr>
          <w:b w:val="0"/>
          <w:color w:val="auto"/>
        </w:rPr>
        <w:t>,</w:t>
      </w:r>
      <w:r w:rsidRPr="003D7285" w:rsidR="00142D56">
        <w:rPr>
          <w:b w:val="0"/>
          <w:color w:val="auto"/>
        </w:rPr>
        <w:t xml:space="preserve"> </w:t>
      </w:r>
      <w:r w:rsidRPr="003D7285" w:rsidR="00A47F5A">
        <w:rPr>
          <w:b w:val="0"/>
          <w:color w:val="auto"/>
        </w:rPr>
        <w:t>including customs, taxes</w:t>
      </w:r>
      <w:r w:rsidRPr="003D7285" w:rsidR="5C83EA3E">
        <w:rPr>
          <w:b w:val="0"/>
          <w:color w:val="auto"/>
        </w:rPr>
        <w:t>,</w:t>
      </w:r>
      <w:r w:rsidRPr="003D7285" w:rsidR="00A47F5A">
        <w:rPr>
          <w:b w:val="0"/>
          <w:color w:val="auto"/>
        </w:rPr>
        <w:t xml:space="preserve"> and import fees</w:t>
      </w:r>
      <w:r w:rsidR="00E62822">
        <w:rPr>
          <w:b w:val="0"/>
          <w:color w:val="auto"/>
        </w:rPr>
        <w:t>,</w:t>
      </w:r>
      <w:r w:rsidRPr="003D7285" w:rsidR="00142D56">
        <w:rPr>
          <w:b w:val="0"/>
          <w:color w:val="auto"/>
        </w:rPr>
        <w:t xml:space="preserve"> for a total of </w:t>
      </w:r>
      <w:r w:rsidRPr="003D7285" w:rsidR="4F993334">
        <w:rPr>
          <w:b w:val="0"/>
          <w:color w:val="auto"/>
        </w:rPr>
        <w:t>$13</w:t>
      </w:r>
      <w:r w:rsidRPr="003D7285" w:rsidR="00A47F5A">
        <w:rPr>
          <w:b w:val="0"/>
          <w:color w:val="auto"/>
        </w:rPr>
        <w:t>0</w:t>
      </w:r>
      <w:r w:rsidRPr="003D7285" w:rsidR="4F993334">
        <w:rPr>
          <w:b w:val="0"/>
          <w:color w:val="auto"/>
        </w:rPr>
        <w:t>,000. POA will follow USDA procurement guidelines and sourcing requirements.</w:t>
      </w:r>
      <w:r w:rsidRPr="003D7285" w:rsidR="00A746BB">
        <w:rPr>
          <w:b w:val="0"/>
          <w:color w:val="auto"/>
        </w:rPr>
        <w:t xml:space="preserve"> POA conducted a buy vs. lease analysis</w:t>
      </w:r>
      <w:r w:rsidRPr="003D7285" w:rsidR="00252653">
        <w:rPr>
          <w:b w:val="0"/>
          <w:color w:val="auto"/>
        </w:rPr>
        <w:t xml:space="preserve"> </w:t>
      </w:r>
      <w:r w:rsidRPr="003D7285" w:rsidR="00A746BB">
        <w:rPr>
          <w:b w:val="0"/>
          <w:color w:val="auto"/>
        </w:rPr>
        <w:t>and found it more cost</w:t>
      </w:r>
      <w:r w:rsidR="00166746">
        <w:rPr>
          <w:b w:val="0"/>
          <w:color w:val="auto"/>
        </w:rPr>
        <w:t>-</w:t>
      </w:r>
      <w:r w:rsidRPr="003D7285" w:rsidR="00A746BB">
        <w:rPr>
          <w:b w:val="0"/>
          <w:color w:val="auto"/>
        </w:rPr>
        <w:t xml:space="preserve">effective to purchase vehicles </w:t>
      </w:r>
      <w:r w:rsidRPr="003D7285" w:rsidR="00B837AA">
        <w:rPr>
          <w:b w:val="0"/>
          <w:color w:val="auto"/>
        </w:rPr>
        <w:t>given the frequent travel for data collection, trainings, and site visits to loca</w:t>
      </w:r>
      <w:r w:rsidRPr="003D7285" w:rsidR="00FA158A">
        <w:rPr>
          <w:b w:val="0"/>
          <w:color w:val="auto"/>
        </w:rPr>
        <w:t xml:space="preserve">tions </w:t>
      </w:r>
      <w:r w:rsidRPr="003D7285" w:rsidR="00252653">
        <w:rPr>
          <w:b w:val="0"/>
          <w:color w:val="auto"/>
        </w:rPr>
        <w:t xml:space="preserve">4+ </w:t>
      </w:r>
      <w:r w:rsidRPr="003D7285" w:rsidR="00FA158A">
        <w:rPr>
          <w:b w:val="0"/>
          <w:color w:val="auto"/>
        </w:rPr>
        <w:t>hours from the capital city.</w:t>
      </w:r>
      <w:r w:rsidR="00781783">
        <w:rPr>
          <w:b w:val="0"/>
          <w:color w:val="auto"/>
        </w:rPr>
        <w:t xml:space="preserve"> The title for this equipment will be retained by POA.</w:t>
      </w:r>
    </w:p>
    <w:p w:rsidRPr="00F13923" w:rsidR="00685120" w:rsidP="00365CD0" w:rsidRDefault="008308D3" w14:paraId="5D6576D9" w14:textId="413B122E">
      <w:pPr>
        <w:pStyle w:val="4HeaderUSDAGreen"/>
        <w:jc w:val="both"/>
        <w:rPr>
          <w:color w:val="D73614"/>
        </w:rPr>
      </w:pPr>
      <w:r w:rsidRPr="00EB26CB">
        <w:t xml:space="preserve">2.6 </w:t>
      </w:r>
      <w:r w:rsidRPr="00EB26CB" w:rsidR="00685120">
        <w:t xml:space="preserve">Office – Total </w:t>
      </w:r>
      <w:r w:rsidRPr="00EB26CB" w:rsidR="00690675">
        <w:t>$</w:t>
      </w:r>
      <w:r w:rsidR="00BA2460">
        <w:t>38</w:t>
      </w:r>
      <w:r w:rsidR="00D36B8C">
        <w:t>4</w:t>
      </w:r>
      <w:r w:rsidRPr="00EB26CB" w:rsidR="00E92BFD">
        <w:t>,</w:t>
      </w:r>
      <w:r w:rsidR="00D36B8C">
        <w:t>483</w:t>
      </w:r>
      <w:r w:rsidRPr="00EB26CB" w:rsidR="1451C96B">
        <w:t xml:space="preserve"> </w:t>
      </w:r>
      <w:r w:rsidRPr="00EB26CB" w:rsidR="579C3D1A">
        <w:t>($</w:t>
      </w:r>
      <w:r w:rsidR="00D36B8C">
        <w:t>369</w:t>
      </w:r>
      <w:r w:rsidRPr="00EB26CB" w:rsidR="003F7DB0">
        <w:t>,</w:t>
      </w:r>
      <w:r w:rsidR="00D36B8C">
        <w:t>493</w:t>
      </w:r>
      <w:r w:rsidRPr="00EB26CB" w:rsidR="004A0BA7">
        <w:t xml:space="preserve"> </w:t>
      </w:r>
      <w:r w:rsidRPr="00EB26CB" w:rsidR="00685120">
        <w:t>in monetization and $</w:t>
      </w:r>
      <w:r w:rsidRPr="00EB26CB" w:rsidR="00C37F7B">
        <w:t>1</w:t>
      </w:r>
      <w:r w:rsidR="00731C83">
        <w:t>4</w:t>
      </w:r>
      <w:r w:rsidRPr="00EB26CB" w:rsidR="00F13923">
        <w:t>,</w:t>
      </w:r>
      <w:r w:rsidR="00731C83">
        <w:t>990</w:t>
      </w:r>
      <w:r w:rsidRPr="00EB26CB" w:rsidR="00685120">
        <w:t xml:space="preserve"> in CCC funds) </w:t>
      </w:r>
    </w:p>
    <w:p w:rsidRPr="00365CD0" w:rsidR="008278E4" w:rsidP="00365CD0" w:rsidRDefault="00A600DB" w14:paraId="106CF885" w14:textId="1A884CC8">
      <w:pPr>
        <w:pStyle w:val="4HeaderUSDAGreen"/>
        <w:spacing w:before="0" w:after="240"/>
        <w:contextualSpacing w:val="0"/>
        <w:jc w:val="both"/>
        <w:rPr>
          <w:b w:val="0"/>
          <w:color w:val="auto"/>
        </w:rPr>
      </w:pPr>
      <w:r w:rsidRPr="00365CD0">
        <w:rPr>
          <w:b w:val="0"/>
          <w:color w:val="auto"/>
        </w:rPr>
        <w:t>POA</w:t>
      </w:r>
      <w:r w:rsidRPr="00365CD0" w:rsidR="005E2104">
        <w:rPr>
          <w:b w:val="0"/>
          <w:color w:val="auto"/>
        </w:rPr>
        <w:t xml:space="preserve"> estimates the cost of its main in-country office</w:t>
      </w:r>
      <w:r w:rsidRPr="00365CD0" w:rsidR="00EF66AD">
        <w:rPr>
          <w:b w:val="0"/>
          <w:color w:val="auto"/>
        </w:rPr>
        <w:t xml:space="preserve"> in Nouakchott and </w:t>
      </w:r>
      <w:r w:rsidR="00FE1F98">
        <w:rPr>
          <w:b w:val="0"/>
          <w:color w:val="auto"/>
        </w:rPr>
        <w:t xml:space="preserve">a </w:t>
      </w:r>
      <w:r w:rsidRPr="00365CD0" w:rsidR="0088483B">
        <w:rPr>
          <w:b w:val="0"/>
          <w:color w:val="auto"/>
        </w:rPr>
        <w:t xml:space="preserve">satellite office in </w:t>
      </w:r>
      <w:r w:rsidRPr="00365CD0" w:rsidR="00EF66AD">
        <w:rPr>
          <w:b w:val="0"/>
          <w:color w:val="auto"/>
        </w:rPr>
        <w:t>Rosso</w:t>
      </w:r>
      <w:r w:rsidRPr="00365CD0" w:rsidR="005E2104">
        <w:rPr>
          <w:b w:val="0"/>
          <w:color w:val="auto"/>
        </w:rPr>
        <w:t xml:space="preserve"> to be $</w:t>
      </w:r>
      <w:r w:rsidR="009372C4">
        <w:rPr>
          <w:b w:val="0"/>
          <w:color w:val="auto"/>
        </w:rPr>
        <w:t>38</w:t>
      </w:r>
      <w:r w:rsidR="00D36B8C">
        <w:rPr>
          <w:b w:val="0"/>
          <w:color w:val="auto"/>
        </w:rPr>
        <w:t>4</w:t>
      </w:r>
      <w:r w:rsidRPr="00365CD0" w:rsidR="00126899">
        <w:rPr>
          <w:b w:val="0"/>
          <w:color w:val="auto"/>
        </w:rPr>
        <w:t>,</w:t>
      </w:r>
      <w:r w:rsidR="00D36B8C">
        <w:rPr>
          <w:b w:val="0"/>
          <w:color w:val="auto"/>
        </w:rPr>
        <w:t>483</w:t>
      </w:r>
      <w:r w:rsidRPr="00365CD0" w:rsidR="0088483B">
        <w:rPr>
          <w:b w:val="0"/>
          <w:color w:val="auto"/>
        </w:rPr>
        <w:t xml:space="preserve">. </w:t>
      </w:r>
      <w:r w:rsidRPr="00365CD0" w:rsidR="005E2104">
        <w:rPr>
          <w:b w:val="0"/>
          <w:color w:val="auto"/>
        </w:rPr>
        <w:t xml:space="preserve">The costs include </w:t>
      </w:r>
      <w:r w:rsidRPr="00365CD0" w:rsidR="007C67B6">
        <w:rPr>
          <w:b w:val="0"/>
          <w:color w:val="auto"/>
        </w:rPr>
        <w:t>communications costs (internet, phone, data)</w:t>
      </w:r>
      <w:r w:rsidRPr="00365CD0" w:rsidR="00EF639F">
        <w:rPr>
          <w:b w:val="0"/>
          <w:color w:val="auto"/>
        </w:rPr>
        <w:t>; office rent, utilities, and security; banking and cash handling fees; courier fees/service</w:t>
      </w:r>
      <w:r w:rsidRPr="00365CD0" w:rsidR="00C82A9D">
        <w:rPr>
          <w:b w:val="0"/>
          <w:color w:val="auto"/>
        </w:rPr>
        <w:t xml:space="preserve">s </w:t>
      </w:r>
      <w:r w:rsidRPr="00365CD0" w:rsidR="4F299F5B">
        <w:rPr>
          <w:b w:val="0"/>
          <w:color w:val="auto"/>
        </w:rPr>
        <w:t>and</w:t>
      </w:r>
      <w:r w:rsidRPr="00365CD0" w:rsidR="00C82A9D">
        <w:rPr>
          <w:b w:val="0"/>
          <w:color w:val="auto"/>
        </w:rPr>
        <w:t xml:space="preserve"> </w:t>
      </w:r>
      <w:r w:rsidRPr="00365CD0" w:rsidR="00EF639F">
        <w:rPr>
          <w:b w:val="0"/>
          <w:color w:val="auto"/>
        </w:rPr>
        <w:t>postage; recruitment</w:t>
      </w:r>
      <w:r w:rsidRPr="00365CD0" w:rsidR="000A48E0">
        <w:rPr>
          <w:b w:val="0"/>
          <w:color w:val="auto"/>
        </w:rPr>
        <w:t>/procurement advertising; meeting expenses</w:t>
      </w:r>
      <w:r w:rsidR="00A83B60">
        <w:rPr>
          <w:b w:val="0"/>
          <w:color w:val="auto"/>
        </w:rPr>
        <w:t xml:space="preserve"> which </w:t>
      </w:r>
      <w:r w:rsidRPr="00A83B60" w:rsidR="00A83B60">
        <w:rPr>
          <w:b w:val="0"/>
          <w:color w:val="auto"/>
        </w:rPr>
        <w:t>are intended to cover the cost for any printing of materials for programmatic meetings, and room rental and A/V equipment rental as needed</w:t>
      </w:r>
      <w:r w:rsidRPr="00365CD0" w:rsidR="000A48E0">
        <w:rPr>
          <w:b w:val="0"/>
          <w:color w:val="auto"/>
        </w:rPr>
        <w:t>; payroll processing and local accounting books preparation; and licenses and subscriptions</w:t>
      </w:r>
      <w:r w:rsidRPr="00365CD0" w:rsidR="007C67B6">
        <w:rPr>
          <w:b w:val="0"/>
          <w:color w:val="auto"/>
        </w:rPr>
        <w:t xml:space="preserve"> </w:t>
      </w:r>
      <w:r w:rsidRPr="00365CD0" w:rsidR="00D16CE0">
        <w:rPr>
          <w:b w:val="0"/>
          <w:color w:val="auto"/>
        </w:rPr>
        <w:t>for program management</w:t>
      </w:r>
      <w:r w:rsidRPr="00365CD0" w:rsidR="005E2104">
        <w:rPr>
          <w:b w:val="0"/>
          <w:color w:val="auto"/>
        </w:rPr>
        <w:t>.</w:t>
      </w:r>
      <w:r w:rsidRPr="00A83B60" w:rsidR="00A83B60">
        <w:t xml:space="preserve"> </w:t>
      </w:r>
      <w:r w:rsidR="00A83B60">
        <w:rPr>
          <w:b w:val="0"/>
          <w:color w:val="auto"/>
        </w:rPr>
        <w:t>To estimate these costs, P</w:t>
      </w:r>
      <w:r w:rsidRPr="00A83B60" w:rsidR="00A83B60">
        <w:rPr>
          <w:b w:val="0"/>
          <w:color w:val="auto"/>
        </w:rPr>
        <w:t>OA hired a local consultant in Mauritania to obtain quotes from local providers for these services to establish the average rate for each</w:t>
      </w:r>
      <w:r w:rsidR="00A83B60">
        <w:rPr>
          <w:b w:val="0"/>
          <w:color w:val="auto"/>
        </w:rPr>
        <w:t xml:space="preserve"> cost.</w:t>
      </w:r>
    </w:p>
    <w:p w:rsidRPr="00EB26CB" w:rsidR="00873058" w:rsidP="00365CD0" w:rsidRDefault="00DA7C01" w14:paraId="4A0F20DA" w14:textId="1492720A">
      <w:pPr>
        <w:pStyle w:val="4HeaderUSDAGreen"/>
        <w:jc w:val="both"/>
      </w:pPr>
      <w:r w:rsidRPr="00EB26CB">
        <w:t>2.</w:t>
      </w:r>
      <w:r w:rsidRPr="00EB26CB" w:rsidR="00DE1E5F">
        <w:t>7</w:t>
      </w:r>
      <w:r w:rsidRPr="00EB26CB">
        <w:t xml:space="preserve"> </w:t>
      </w:r>
      <w:r w:rsidRPr="00EB26CB" w:rsidR="00F16463">
        <w:t>Supplies – Total $</w:t>
      </w:r>
      <w:r w:rsidRPr="00EB26CB" w:rsidR="002E25D0">
        <w:t>37</w:t>
      </w:r>
      <w:r w:rsidRPr="00EB26CB" w:rsidR="00800240">
        <w:t>,</w:t>
      </w:r>
      <w:r w:rsidR="004944BB">
        <w:t>1</w:t>
      </w:r>
      <w:r w:rsidR="00843F24">
        <w:t>1</w:t>
      </w:r>
      <w:r w:rsidR="006C4247">
        <w:t>3</w:t>
      </w:r>
      <w:r w:rsidRPr="00EB26CB" w:rsidR="449AE248">
        <w:t xml:space="preserve"> ($</w:t>
      </w:r>
      <w:r w:rsidR="005307EC">
        <w:t>11</w:t>
      </w:r>
      <w:r w:rsidRPr="00EB26CB" w:rsidR="004D6F08">
        <w:t>,</w:t>
      </w:r>
      <w:r w:rsidR="00843F24">
        <w:t>14</w:t>
      </w:r>
      <w:r w:rsidR="00BB7719">
        <w:t>5</w:t>
      </w:r>
      <w:r w:rsidRPr="00EB26CB" w:rsidR="00843F24">
        <w:t xml:space="preserve"> </w:t>
      </w:r>
      <w:r w:rsidRPr="00EB26CB" w:rsidR="00F16463">
        <w:t>in monetization and $</w:t>
      </w:r>
      <w:r w:rsidR="005307EC">
        <w:t>25</w:t>
      </w:r>
      <w:r w:rsidRPr="00EB26CB" w:rsidR="00203F0F">
        <w:t>,</w:t>
      </w:r>
      <w:r w:rsidR="00C82E9B">
        <w:t>968</w:t>
      </w:r>
      <w:r w:rsidRPr="00EB26CB" w:rsidR="00F16463">
        <w:t xml:space="preserve"> in CCC funds)</w:t>
      </w:r>
    </w:p>
    <w:p w:rsidRPr="008841AD" w:rsidR="008841AD" w:rsidP="00365CD0" w:rsidRDefault="008841AD" w14:paraId="44FF362F" w14:textId="5FBD5D4E">
      <w:pPr>
        <w:spacing w:after="60"/>
        <w:jc w:val="both"/>
        <w:rPr>
          <w:b/>
          <w:sz w:val="24"/>
        </w:rPr>
      </w:pPr>
      <w:r w:rsidRPr="008841AD">
        <w:rPr>
          <w:b/>
          <w:sz w:val="24"/>
        </w:rPr>
        <w:t>Appliances</w:t>
      </w:r>
      <w:r w:rsidRPr="00D75164">
        <w:rPr>
          <w:b/>
          <w:sz w:val="24"/>
          <w:szCs w:val="24"/>
        </w:rPr>
        <w:t xml:space="preserve"> ($</w:t>
      </w:r>
      <w:r w:rsidRPr="00D75164" w:rsidR="00F40434">
        <w:rPr>
          <w:b/>
          <w:sz w:val="24"/>
          <w:szCs w:val="24"/>
        </w:rPr>
        <w:t>2</w:t>
      </w:r>
      <w:r w:rsidR="00D702E8">
        <w:rPr>
          <w:b/>
          <w:sz w:val="24"/>
          <w:szCs w:val="24"/>
        </w:rPr>
        <w:t>3</w:t>
      </w:r>
      <w:r w:rsidRPr="00D75164" w:rsidR="00FB58C8">
        <w:rPr>
          <w:b/>
          <w:sz w:val="24"/>
          <w:szCs w:val="24"/>
        </w:rPr>
        <w:t>,</w:t>
      </w:r>
      <w:r w:rsidR="003907BD">
        <w:rPr>
          <w:b/>
          <w:sz w:val="24"/>
          <w:szCs w:val="24"/>
        </w:rPr>
        <w:t>36</w:t>
      </w:r>
      <w:r w:rsidR="005D313A">
        <w:rPr>
          <w:b/>
          <w:sz w:val="24"/>
          <w:szCs w:val="24"/>
        </w:rPr>
        <w:t>9</w:t>
      </w:r>
      <w:r w:rsidRPr="00D75164">
        <w:rPr>
          <w:b/>
          <w:sz w:val="24"/>
          <w:szCs w:val="24"/>
        </w:rPr>
        <w:t>)</w:t>
      </w:r>
    </w:p>
    <w:p w:rsidRPr="009A7E74" w:rsidR="008841AD" w:rsidP="00365CD0" w:rsidRDefault="00DF62DD" w14:paraId="6F189099" w14:textId="108B6DAE">
      <w:pPr>
        <w:widowControl/>
        <w:adjustRightInd w:val="0"/>
        <w:spacing w:after="240"/>
        <w:jc w:val="both"/>
        <w:rPr>
          <w:rFonts w:eastAsiaTheme="minorEastAsia"/>
          <w:sz w:val="24"/>
          <w:szCs w:val="24"/>
        </w:rPr>
      </w:pPr>
      <w:r w:rsidRPr="009A7E74">
        <w:rPr>
          <w:rFonts w:eastAsiaTheme="minorEastAsia"/>
          <w:sz w:val="24"/>
          <w:szCs w:val="24"/>
        </w:rPr>
        <w:t>POA</w:t>
      </w:r>
      <w:r w:rsidRPr="009A7E74" w:rsidR="008841AD">
        <w:rPr>
          <w:rFonts w:eastAsiaTheme="minorEastAsia"/>
          <w:sz w:val="24"/>
          <w:szCs w:val="24"/>
        </w:rPr>
        <w:t xml:space="preserve"> plans to purchase 12 </w:t>
      </w:r>
      <w:r w:rsidRPr="009A7E74" w:rsidR="00257BA9">
        <w:rPr>
          <w:rFonts w:eastAsiaTheme="minorEastAsia"/>
          <w:sz w:val="24"/>
          <w:szCs w:val="24"/>
        </w:rPr>
        <w:t xml:space="preserve">desktop/laptop computers; </w:t>
      </w:r>
      <w:r w:rsidRPr="009A7E74" w:rsidR="002409C1">
        <w:rPr>
          <w:rFonts w:eastAsiaTheme="minorEastAsia"/>
          <w:sz w:val="24"/>
          <w:szCs w:val="24"/>
        </w:rPr>
        <w:t xml:space="preserve">2 all-in-one </w:t>
      </w:r>
      <w:r w:rsidR="00CB40C6">
        <w:rPr>
          <w:rFonts w:eastAsiaTheme="minorEastAsia"/>
          <w:sz w:val="24"/>
          <w:szCs w:val="24"/>
        </w:rPr>
        <w:t>printers</w:t>
      </w:r>
      <w:r w:rsidRPr="009A7E74" w:rsidR="002409C1">
        <w:rPr>
          <w:rFonts w:eastAsiaTheme="minorEastAsia"/>
          <w:sz w:val="24"/>
          <w:szCs w:val="24"/>
        </w:rPr>
        <w:t xml:space="preserve">, </w:t>
      </w:r>
      <w:r w:rsidR="00D348B0">
        <w:rPr>
          <w:rFonts w:eastAsiaTheme="minorEastAsia"/>
          <w:sz w:val="24"/>
          <w:szCs w:val="24"/>
        </w:rPr>
        <w:t>a</w:t>
      </w:r>
      <w:r w:rsidRPr="009A7E74" w:rsidR="002409C1">
        <w:rPr>
          <w:rFonts w:eastAsiaTheme="minorEastAsia"/>
          <w:sz w:val="24"/>
          <w:szCs w:val="24"/>
        </w:rPr>
        <w:t xml:space="preserve"> photocopier, and </w:t>
      </w:r>
      <w:r w:rsidR="00D348B0">
        <w:rPr>
          <w:rFonts w:eastAsiaTheme="minorEastAsia"/>
          <w:sz w:val="24"/>
          <w:szCs w:val="24"/>
        </w:rPr>
        <w:t xml:space="preserve">a </w:t>
      </w:r>
      <w:r w:rsidRPr="009A7E74" w:rsidR="002409C1">
        <w:rPr>
          <w:rFonts w:eastAsiaTheme="minorEastAsia"/>
          <w:sz w:val="24"/>
          <w:szCs w:val="24"/>
        </w:rPr>
        <w:t>scanner; 1 projector</w:t>
      </w:r>
      <w:r w:rsidRPr="009A7E74" w:rsidR="00104945">
        <w:rPr>
          <w:rFonts w:eastAsiaTheme="minorEastAsia"/>
          <w:sz w:val="24"/>
          <w:szCs w:val="24"/>
        </w:rPr>
        <w:t>; and office furniture for the in-country offices</w:t>
      </w:r>
      <w:r w:rsidR="00A5155E">
        <w:rPr>
          <w:rFonts w:eastAsiaTheme="minorEastAsia"/>
          <w:sz w:val="24"/>
          <w:szCs w:val="24"/>
        </w:rPr>
        <w:t>,</w:t>
      </w:r>
      <w:r w:rsidRPr="009A7E74" w:rsidR="00104945">
        <w:rPr>
          <w:rFonts w:eastAsiaTheme="minorEastAsia"/>
          <w:sz w:val="24"/>
          <w:szCs w:val="24"/>
        </w:rPr>
        <w:t xml:space="preserve"> including desks</w:t>
      </w:r>
      <w:r w:rsidRPr="009A7E74" w:rsidR="0090447B">
        <w:rPr>
          <w:rFonts w:eastAsiaTheme="minorEastAsia"/>
          <w:sz w:val="24"/>
          <w:szCs w:val="24"/>
        </w:rPr>
        <w:t>, chairs, tables, shelves, filing cabinets, safes, and A/C units</w:t>
      </w:r>
      <w:r w:rsidRPr="009A7E74" w:rsidR="00CA4BBE">
        <w:rPr>
          <w:rFonts w:eastAsiaTheme="minorEastAsia"/>
          <w:sz w:val="24"/>
          <w:szCs w:val="24"/>
        </w:rPr>
        <w:t>)</w:t>
      </w:r>
      <w:r w:rsidRPr="009A7E74" w:rsidR="008841AD">
        <w:rPr>
          <w:rFonts w:eastAsiaTheme="minorEastAsia"/>
          <w:sz w:val="24"/>
          <w:szCs w:val="24"/>
        </w:rPr>
        <w:t>. Estimated costs</w:t>
      </w:r>
      <w:r w:rsidR="00A940B0">
        <w:rPr>
          <w:rFonts w:eastAsiaTheme="minorEastAsia"/>
          <w:sz w:val="24"/>
          <w:szCs w:val="24"/>
        </w:rPr>
        <w:t xml:space="preserve"> are </w:t>
      </w:r>
      <w:r w:rsidRPr="009A7E74" w:rsidR="008841AD">
        <w:rPr>
          <w:rFonts w:eastAsiaTheme="minorEastAsia"/>
          <w:sz w:val="24"/>
          <w:szCs w:val="24"/>
        </w:rPr>
        <w:t>$</w:t>
      </w:r>
      <w:r w:rsidRPr="009A7E74" w:rsidR="00182445">
        <w:rPr>
          <w:rFonts w:eastAsiaTheme="minorEastAsia"/>
          <w:sz w:val="24"/>
          <w:szCs w:val="24"/>
        </w:rPr>
        <w:t>2</w:t>
      </w:r>
      <w:r w:rsidR="0028113A">
        <w:rPr>
          <w:rFonts w:eastAsiaTheme="minorEastAsia"/>
          <w:sz w:val="24"/>
          <w:szCs w:val="24"/>
        </w:rPr>
        <w:t>3</w:t>
      </w:r>
      <w:r w:rsidRPr="009A7E74" w:rsidR="00BF10FB">
        <w:rPr>
          <w:rFonts w:eastAsiaTheme="minorEastAsia"/>
          <w:sz w:val="24"/>
          <w:szCs w:val="24"/>
        </w:rPr>
        <w:t>,</w:t>
      </w:r>
      <w:r w:rsidR="00373C68">
        <w:rPr>
          <w:rFonts w:eastAsiaTheme="minorEastAsia"/>
          <w:sz w:val="24"/>
          <w:szCs w:val="24"/>
        </w:rPr>
        <w:t>36</w:t>
      </w:r>
      <w:r w:rsidR="005D313A">
        <w:rPr>
          <w:rFonts w:eastAsiaTheme="minorEastAsia"/>
          <w:sz w:val="24"/>
          <w:szCs w:val="24"/>
        </w:rPr>
        <w:t>9</w:t>
      </w:r>
      <w:r w:rsidRPr="009A7E74">
        <w:rPr>
          <w:rFonts w:eastAsiaTheme="minorEastAsia"/>
          <w:sz w:val="24"/>
          <w:szCs w:val="24"/>
        </w:rPr>
        <w:t>.</w:t>
      </w:r>
    </w:p>
    <w:p w:rsidRPr="00D75164" w:rsidR="00CC70D6" w:rsidP="00365CD0" w:rsidRDefault="00CC70D6" w14:paraId="7319E774" w14:textId="692C46EE">
      <w:pPr>
        <w:spacing w:after="60"/>
        <w:jc w:val="both"/>
        <w:rPr>
          <w:b/>
          <w:sz w:val="24"/>
          <w:szCs w:val="24"/>
        </w:rPr>
      </w:pPr>
      <w:r w:rsidRPr="00D75164">
        <w:rPr>
          <w:b/>
          <w:sz w:val="24"/>
          <w:szCs w:val="24"/>
        </w:rPr>
        <w:t>Office Supplies ($</w:t>
      </w:r>
      <w:r w:rsidRPr="00D75164" w:rsidR="00F40434">
        <w:rPr>
          <w:b/>
          <w:sz w:val="24"/>
          <w:szCs w:val="24"/>
        </w:rPr>
        <w:t>13</w:t>
      </w:r>
      <w:r w:rsidRPr="00D75164" w:rsidR="00B27AA6">
        <w:rPr>
          <w:b/>
          <w:sz w:val="24"/>
          <w:szCs w:val="24"/>
        </w:rPr>
        <w:t>,</w:t>
      </w:r>
      <w:r w:rsidRPr="00D75164" w:rsidR="00F40434">
        <w:rPr>
          <w:b/>
          <w:sz w:val="24"/>
          <w:szCs w:val="24"/>
        </w:rPr>
        <w:t>744</w:t>
      </w:r>
      <w:r w:rsidRPr="00D75164">
        <w:rPr>
          <w:b/>
          <w:sz w:val="24"/>
          <w:szCs w:val="24"/>
        </w:rPr>
        <w:t>)</w:t>
      </w:r>
    </w:p>
    <w:p w:rsidRPr="009A7E74" w:rsidR="0002656F" w:rsidP="00365CD0" w:rsidRDefault="00CC70D6" w14:paraId="7693B8C7" w14:textId="0B8231D0">
      <w:pPr>
        <w:widowControl/>
        <w:adjustRightInd w:val="0"/>
        <w:spacing w:after="240"/>
        <w:jc w:val="both"/>
        <w:rPr>
          <w:rFonts w:eastAsiaTheme="minorEastAsia"/>
          <w:sz w:val="24"/>
          <w:szCs w:val="24"/>
        </w:rPr>
      </w:pPr>
      <w:r w:rsidRPr="009A7E74">
        <w:rPr>
          <w:rFonts w:eastAsiaTheme="minorEastAsia"/>
          <w:sz w:val="24"/>
          <w:szCs w:val="24"/>
        </w:rPr>
        <w:t xml:space="preserve">The budgeted monthly office supply </w:t>
      </w:r>
      <w:r w:rsidRPr="009A7E74" w:rsidR="005D0111">
        <w:rPr>
          <w:rFonts w:eastAsiaTheme="minorEastAsia"/>
          <w:sz w:val="24"/>
          <w:szCs w:val="24"/>
        </w:rPr>
        <w:t>and p</w:t>
      </w:r>
      <w:r w:rsidRPr="009A7E74" w:rsidR="00700707">
        <w:rPr>
          <w:rFonts w:eastAsiaTheme="minorEastAsia"/>
          <w:sz w:val="24"/>
          <w:szCs w:val="24"/>
        </w:rPr>
        <w:t xml:space="preserve">ersonal protective equipment </w:t>
      </w:r>
      <w:r w:rsidRPr="009A7E74" w:rsidR="00EA32F7">
        <w:rPr>
          <w:rFonts w:eastAsiaTheme="minorEastAsia"/>
          <w:sz w:val="24"/>
          <w:szCs w:val="24"/>
        </w:rPr>
        <w:t xml:space="preserve">(PPE) </w:t>
      </w:r>
      <w:r w:rsidRPr="009A7E74">
        <w:rPr>
          <w:rFonts w:eastAsiaTheme="minorEastAsia"/>
          <w:sz w:val="24"/>
          <w:szCs w:val="24"/>
        </w:rPr>
        <w:t>costs are estimated at $</w:t>
      </w:r>
      <w:r w:rsidRPr="009A7E74" w:rsidR="00D61103">
        <w:rPr>
          <w:rFonts w:eastAsiaTheme="minorEastAsia"/>
          <w:sz w:val="24"/>
          <w:szCs w:val="24"/>
        </w:rPr>
        <w:t>25</w:t>
      </w:r>
      <w:r w:rsidRPr="009A7E74" w:rsidR="00700707">
        <w:rPr>
          <w:rFonts w:eastAsiaTheme="minorEastAsia"/>
          <w:sz w:val="24"/>
          <w:szCs w:val="24"/>
        </w:rPr>
        <w:t>0</w:t>
      </w:r>
      <w:r w:rsidRPr="009A7E74">
        <w:rPr>
          <w:rFonts w:eastAsiaTheme="minorEastAsia"/>
          <w:sz w:val="24"/>
          <w:szCs w:val="24"/>
        </w:rPr>
        <w:t xml:space="preserve">. The costs cover all necessary office supplies such as notebooks, pens, calculators, office bags, clip files, registers, photocopy paper, flip chart paper, markers, transparency paper, flip chart boards, etc. </w:t>
      </w:r>
      <w:r w:rsidRPr="009A7E74" w:rsidR="00EA32F7">
        <w:rPr>
          <w:rFonts w:eastAsiaTheme="minorEastAsia"/>
          <w:sz w:val="24"/>
          <w:szCs w:val="24"/>
        </w:rPr>
        <w:t xml:space="preserve">Additionally, the PPE costs are intended to include but </w:t>
      </w:r>
      <w:r w:rsidR="003912CA">
        <w:rPr>
          <w:rFonts w:eastAsiaTheme="minorEastAsia"/>
          <w:sz w:val="24"/>
          <w:szCs w:val="24"/>
        </w:rPr>
        <w:t xml:space="preserve">are </w:t>
      </w:r>
      <w:r w:rsidRPr="009A7E74" w:rsidR="00EA32F7">
        <w:rPr>
          <w:rFonts w:eastAsiaTheme="minorEastAsia"/>
          <w:sz w:val="24"/>
          <w:szCs w:val="24"/>
        </w:rPr>
        <w:t>not limited to masks, gloves, hand sanitizer, antibacterial wipes</w:t>
      </w:r>
      <w:r w:rsidRPr="009A7E74" w:rsidR="7839C07B">
        <w:rPr>
          <w:rFonts w:eastAsiaTheme="minorEastAsia"/>
          <w:sz w:val="24"/>
          <w:szCs w:val="24"/>
        </w:rPr>
        <w:t>,</w:t>
      </w:r>
      <w:r w:rsidRPr="009A7E74" w:rsidR="00EA32F7">
        <w:rPr>
          <w:rFonts w:eastAsiaTheme="minorEastAsia"/>
          <w:sz w:val="24"/>
          <w:szCs w:val="24"/>
        </w:rPr>
        <w:t xml:space="preserve"> and other PPE that will keep staff and other participants safe. POA estimates are based on past experience and market research.</w:t>
      </w:r>
    </w:p>
    <w:p w:rsidRPr="00EB26CB" w:rsidR="0002656F" w:rsidP="00365CD0" w:rsidRDefault="0002656F" w14:paraId="0F7073F3" w14:textId="0BF4068B">
      <w:pPr>
        <w:pStyle w:val="4HeaderUSDAGreen"/>
        <w:jc w:val="both"/>
      </w:pPr>
      <w:r w:rsidRPr="00EB26CB">
        <w:t>2.8 Other – Total $</w:t>
      </w:r>
      <w:r w:rsidRPr="00EB26CB" w:rsidR="00033543">
        <w:t>78</w:t>
      </w:r>
      <w:r w:rsidRPr="00EB26CB" w:rsidR="003F5FC8">
        <w:t>,</w:t>
      </w:r>
      <w:r w:rsidRPr="00EB26CB" w:rsidR="00D47931">
        <w:t>592</w:t>
      </w:r>
      <w:r w:rsidRPr="00EB26CB">
        <w:t xml:space="preserve"> ($</w:t>
      </w:r>
      <w:r w:rsidR="005307EC">
        <w:t>65</w:t>
      </w:r>
      <w:r w:rsidRPr="00EB26CB" w:rsidR="003E178E">
        <w:t>,</w:t>
      </w:r>
      <w:r w:rsidR="005307EC">
        <w:t>167</w:t>
      </w:r>
      <w:r w:rsidRPr="00EB26CB">
        <w:t xml:space="preserve"> in monetization and $</w:t>
      </w:r>
      <w:r w:rsidR="005307EC">
        <w:t>13</w:t>
      </w:r>
      <w:r w:rsidRPr="00EB26CB" w:rsidR="003E178E">
        <w:t>,</w:t>
      </w:r>
      <w:r w:rsidR="005307EC">
        <w:t>425</w:t>
      </w:r>
      <w:r w:rsidRPr="00EB26CB">
        <w:t xml:space="preserve"> in CCC funds)</w:t>
      </w:r>
    </w:p>
    <w:p w:rsidRPr="00D75164" w:rsidR="00052CBF" w:rsidP="00365CD0" w:rsidRDefault="4F993334" w14:paraId="2E0C34D5" w14:textId="665D30D6">
      <w:pPr>
        <w:spacing w:after="60"/>
        <w:jc w:val="both"/>
        <w:rPr>
          <w:b/>
          <w:sz w:val="24"/>
          <w:szCs w:val="24"/>
        </w:rPr>
      </w:pPr>
      <w:r w:rsidRPr="00D75164">
        <w:rPr>
          <w:b/>
          <w:sz w:val="24"/>
          <w:szCs w:val="24"/>
        </w:rPr>
        <w:t>Training ($37,500)</w:t>
      </w:r>
    </w:p>
    <w:p w:rsidRPr="009A7E74" w:rsidR="00FA56B6" w:rsidP="00365CD0" w:rsidRDefault="4F993334" w14:paraId="2141B12F" w14:textId="79C144EE">
      <w:pPr>
        <w:widowControl/>
        <w:adjustRightInd w:val="0"/>
        <w:spacing w:after="240"/>
        <w:jc w:val="both"/>
        <w:rPr>
          <w:rFonts w:eastAsiaTheme="minorEastAsia"/>
          <w:sz w:val="24"/>
          <w:szCs w:val="24"/>
        </w:rPr>
      </w:pPr>
      <w:r w:rsidRPr="009A7E74">
        <w:rPr>
          <w:rFonts w:eastAsiaTheme="minorEastAsia"/>
          <w:sz w:val="24"/>
          <w:szCs w:val="24"/>
        </w:rPr>
        <w:t xml:space="preserve">POA plans for $7,500 in training, workshop, conference, and registration fees per year for the life of the project. </w:t>
      </w:r>
      <w:r w:rsidRPr="009A7E74" w:rsidR="00DE05E6">
        <w:rPr>
          <w:rFonts w:eastAsiaTheme="minorEastAsia"/>
          <w:sz w:val="24"/>
          <w:szCs w:val="24"/>
        </w:rPr>
        <w:t>The price is based</w:t>
      </w:r>
      <w:r w:rsidRPr="009A7E74" w:rsidR="6AB3C59B">
        <w:rPr>
          <w:rFonts w:eastAsiaTheme="minorEastAsia"/>
          <w:sz w:val="24"/>
          <w:szCs w:val="24"/>
        </w:rPr>
        <w:t xml:space="preserve"> on</w:t>
      </w:r>
      <w:r w:rsidRPr="009A7E74" w:rsidR="00DE05E6">
        <w:rPr>
          <w:rFonts w:eastAsiaTheme="minorEastAsia"/>
          <w:sz w:val="24"/>
          <w:szCs w:val="24"/>
        </w:rPr>
        <w:t xml:space="preserve"> a registration or training fee </w:t>
      </w:r>
      <w:r w:rsidRPr="009A7E74" w:rsidR="00D72137">
        <w:rPr>
          <w:rFonts w:eastAsiaTheme="minorEastAsia"/>
          <w:sz w:val="24"/>
          <w:szCs w:val="24"/>
        </w:rPr>
        <w:t>of $1,500/event or training and 5 trainings</w:t>
      </w:r>
      <w:r w:rsidRPr="009A7E74" w:rsidR="57DCB436">
        <w:rPr>
          <w:rFonts w:eastAsiaTheme="minorEastAsia"/>
          <w:sz w:val="24"/>
          <w:szCs w:val="24"/>
        </w:rPr>
        <w:t>/</w:t>
      </w:r>
      <w:r w:rsidRPr="009A7E74" w:rsidR="00D72137">
        <w:rPr>
          <w:rFonts w:eastAsiaTheme="minorEastAsia"/>
          <w:sz w:val="24"/>
          <w:szCs w:val="24"/>
        </w:rPr>
        <w:t xml:space="preserve">events per year. </w:t>
      </w:r>
      <w:r w:rsidRPr="009A7E74">
        <w:rPr>
          <w:rFonts w:eastAsiaTheme="minorEastAsia"/>
          <w:sz w:val="24"/>
          <w:szCs w:val="24"/>
        </w:rPr>
        <w:t xml:space="preserve">The costs will cover </w:t>
      </w:r>
      <w:bookmarkStart w:name="_Int_8bDpBzHl" w:id="17"/>
      <w:r w:rsidRPr="009A7E74" w:rsidR="532F5D3D">
        <w:rPr>
          <w:rFonts w:eastAsiaTheme="minorEastAsia"/>
          <w:sz w:val="24"/>
          <w:szCs w:val="24"/>
        </w:rPr>
        <w:t>training</w:t>
      </w:r>
      <w:r w:rsidRPr="009A7E74" w:rsidR="524E478B">
        <w:rPr>
          <w:rFonts w:eastAsiaTheme="minorEastAsia"/>
          <w:sz w:val="24"/>
          <w:szCs w:val="24"/>
        </w:rPr>
        <w:t>s</w:t>
      </w:r>
      <w:bookmarkEnd w:id="17"/>
      <w:r w:rsidRPr="009A7E74" w:rsidR="524E478B">
        <w:rPr>
          <w:rFonts w:eastAsiaTheme="minorEastAsia"/>
          <w:sz w:val="24"/>
          <w:szCs w:val="24"/>
        </w:rPr>
        <w:t>,</w:t>
      </w:r>
      <w:r w:rsidRPr="009A7E74">
        <w:rPr>
          <w:rFonts w:eastAsiaTheme="minorEastAsia"/>
          <w:sz w:val="24"/>
          <w:szCs w:val="24"/>
        </w:rPr>
        <w:t xml:space="preserve"> workshops, and/or courses on USG Rules and Regulations, </w:t>
      </w:r>
      <w:r w:rsidRPr="009A7E74" w:rsidR="00C70273">
        <w:rPr>
          <w:rFonts w:eastAsiaTheme="minorEastAsia"/>
          <w:sz w:val="24"/>
          <w:szCs w:val="24"/>
        </w:rPr>
        <w:t>program management</w:t>
      </w:r>
      <w:r w:rsidRPr="009A7E74" w:rsidR="3CBC840D">
        <w:rPr>
          <w:rFonts w:eastAsiaTheme="minorEastAsia"/>
          <w:sz w:val="24"/>
          <w:szCs w:val="24"/>
        </w:rPr>
        <w:t>,</w:t>
      </w:r>
      <w:r w:rsidRPr="009A7E74" w:rsidR="00C70273">
        <w:rPr>
          <w:rFonts w:eastAsiaTheme="minorEastAsia"/>
          <w:sz w:val="24"/>
          <w:szCs w:val="24"/>
        </w:rPr>
        <w:t xml:space="preserve"> </w:t>
      </w:r>
      <w:r w:rsidRPr="009A7E74">
        <w:rPr>
          <w:rFonts w:eastAsiaTheme="minorEastAsia"/>
          <w:sz w:val="24"/>
          <w:szCs w:val="24"/>
        </w:rPr>
        <w:t>and technical conference and registration fees as necessary for the successful implementation of the project. The total for training is $</w:t>
      </w:r>
      <w:r w:rsidRPr="009A7E74" w:rsidR="006C3FAD">
        <w:rPr>
          <w:rFonts w:eastAsiaTheme="minorEastAsia"/>
          <w:sz w:val="24"/>
          <w:szCs w:val="24"/>
        </w:rPr>
        <w:t>37</w:t>
      </w:r>
      <w:r w:rsidRPr="009A7E74">
        <w:rPr>
          <w:rFonts w:eastAsiaTheme="minorEastAsia"/>
          <w:sz w:val="24"/>
          <w:szCs w:val="24"/>
        </w:rPr>
        <w:t>,</w:t>
      </w:r>
      <w:r w:rsidRPr="009A7E74" w:rsidR="006C3FAD">
        <w:rPr>
          <w:rFonts w:eastAsiaTheme="minorEastAsia"/>
          <w:sz w:val="24"/>
          <w:szCs w:val="24"/>
        </w:rPr>
        <w:t>5</w:t>
      </w:r>
      <w:r w:rsidRPr="009A7E74">
        <w:rPr>
          <w:rFonts w:eastAsiaTheme="minorEastAsia"/>
          <w:sz w:val="24"/>
          <w:szCs w:val="24"/>
        </w:rPr>
        <w:t>00.</w:t>
      </w:r>
    </w:p>
    <w:p w:rsidRPr="00D75164" w:rsidR="00FD53CD" w:rsidP="00365CD0" w:rsidRDefault="00FD53CD" w14:paraId="0E576191" w14:textId="14420B27">
      <w:pPr>
        <w:spacing w:after="60"/>
        <w:jc w:val="both"/>
        <w:rPr>
          <w:b/>
          <w:sz w:val="24"/>
          <w:szCs w:val="24"/>
        </w:rPr>
      </w:pPr>
      <w:r w:rsidRPr="00D75164">
        <w:rPr>
          <w:b/>
          <w:sz w:val="24"/>
          <w:szCs w:val="24"/>
        </w:rPr>
        <w:t xml:space="preserve">Maintenance </w:t>
      </w:r>
      <w:r w:rsidRPr="00D75164" w:rsidR="00C81D55">
        <w:rPr>
          <w:b/>
          <w:sz w:val="24"/>
          <w:szCs w:val="24"/>
        </w:rPr>
        <w:t>($28,093)</w:t>
      </w:r>
    </w:p>
    <w:p w:rsidRPr="009A7E74" w:rsidR="00C81D55" w:rsidP="00365CD0" w:rsidRDefault="00C81D55" w14:paraId="10584F4C" w14:textId="37FC7112">
      <w:pPr>
        <w:widowControl/>
        <w:adjustRightInd w:val="0"/>
        <w:spacing w:after="240"/>
        <w:jc w:val="both"/>
        <w:rPr>
          <w:rFonts w:eastAsiaTheme="minorEastAsia"/>
          <w:sz w:val="24"/>
          <w:szCs w:val="24"/>
        </w:rPr>
      </w:pPr>
      <w:r w:rsidRPr="009A7E74">
        <w:rPr>
          <w:rFonts w:eastAsiaTheme="minorEastAsia"/>
          <w:sz w:val="24"/>
          <w:szCs w:val="24"/>
        </w:rPr>
        <w:t xml:space="preserve">POA estimates </w:t>
      </w:r>
      <w:r w:rsidRPr="009A7E74" w:rsidR="004F525C">
        <w:rPr>
          <w:rFonts w:eastAsiaTheme="minorEastAsia"/>
          <w:sz w:val="24"/>
          <w:szCs w:val="24"/>
        </w:rPr>
        <w:t>equipment and office repairs and maintenance</w:t>
      </w:r>
      <w:r w:rsidRPr="009A7E74" w:rsidR="001D025D">
        <w:rPr>
          <w:rFonts w:eastAsiaTheme="minorEastAsia"/>
          <w:sz w:val="24"/>
          <w:szCs w:val="24"/>
        </w:rPr>
        <w:t xml:space="preserve"> ($8,124), </w:t>
      </w:r>
      <w:r w:rsidRPr="009A7E74" w:rsidR="004F525C">
        <w:rPr>
          <w:rFonts w:eastAsiaTheme="minorEastAsia"/>
          <w:sz w:val="24"/>
          <w:szCs w:val="24"/>
        </w:rPr>
        <w:t xml:space="preserve">motorcycle maintenance </w:t>
      </w:r>
      <w:r w:rsidRPr="009A7E74" w:rsidR="001D025D">
        <w:rPr>
          <w:rFonts w:eastAsiaTheme="minorEastAsia"/>
          <w:sz w:val="24"/>
          <w:szCs w:val="24"/>
        </w:rPr>
        <w:t>($6,500)</w:t>
      </w:r>
      <w:r w:rsidRPr="009A7E74" w:rsidR="00944DB6">
        <w:rPr>
          <w:rFonts w:eastAsiaTheme="minorEastAsia"/>
          <w:sz w:val="24"/>
          <w:szCs w:val="24"/>
        </w:rPr>
        <w:t xml:space="preserve"> (note: motorcycles to be purchased under specific activities)</w:t>
      </w:r>
      <w:r w:rsidRPr="009A7E74" w:rsidR="001D025D">
        <w:rPr>
          <w:rFonts w:eastAsiaTheme="minorEastAsia"/>
          <w:sz w:val="24"/>
          <w:szCs w:val="24"/>
        </w:rPr>
        <w:t xml:space="preserve">, </w:t>
      </w:r>
      <w:r w:rsidRPr="009A7E74" w:rsidR="009B413B">
        <w:rPr>
          <w:rFonts w:eastAsiaTheme="minorEastAsia"/>
          <w:sz w:val="24"/>
          <w:szCs w:val="24"/>
        </w:rPr>
        <w:t xml:space="preserve">and vehicle maintenance </w:t>
      </w:r>
      <w:r w:rsidRPr="009A7E74" w:rsidR="001D025D">
        <w:rPr>
          <w:rFonts w:eastAsiaTheme="minorEastAsia"/>
          <w:sz w:val="24"/>
          <w:szCs w:val="24"/>
        </w:rPr>
        <w:t>($13,</w:t>
      </w:r>
      <w:r w:rsidRPr="009A7E74" w:rsidR="00CF34CB">
        <w:rPr>
          <w:rFonts w:eastAsiaTheme="minorEastAsia"/>
          <w:sz w:val="24"/>
          <w:szCs w:val="24"/>
        </w:rPr>
        <w:t>469)</w:t>
      </w:r>
      <w:r w:rsidRPr="009A7E74" w:rsidR="009B413B">
        <w:rPr>
          <w:rFonts w:eastAsiaTheme="minorEastAsia"/>
          <w:sz w:val="24"/>
          <w:szCs w:val="24"/>
        </w:rPr>
        <w:t xml:space="preserve"> to be a total of $28,093.</w:t>
      </w:r>
    </w:p>
    <w:p w:rsidRPr="00D75164" w:rsidR="00FD53CD" w:rsidP="00365CD0" w:rsidRDefault="00FD53CD" w14:paraId="2312DE8D" w14:textId="285D6209">
      <w:pPr>
        <w:spacing w:after="60"/>
        <w:jc w:val="both"/>
        <w:rPr>
          <w:b/>
          <w:sz w:val="24"/>
          <w:szCs w:val="24"/>
        </w:rPr>
      </w:pPr>
      <w:r w:rsidRPr="00D75164">
        <w:rPr>
          <w:b/>
          <w:sz w:val="24"/>
          <w:szCs w:val="24"/>
        </w:rPr>
        <w:t>Insurance</w:t>
      </w:r>
      <w:r w:rsidRPr="00D75164" w:rsidR="009B413B">
        <w:rPr>
          <w:b/>
          <w:sz w:val="24"/>
          <w:szCs w:val="24"/>
        </w:rPr>
        <w:t xml:space="preserve"> (</w:t>
      </w:r>
      <w:r w:rsidRPr="00D75164" w:rsidR="006947A5">
        <w:rPr>
          <w:b/>
          <w:sz w:val="24"/>
          <w:szCs w:val="24"/>
        </w:rPr>
        <w:t>$12,999)</w:t>
      </w:r>
    </w:p>
    <w:p w:rsidRPr="009A7E74" w:rsidR="0024291A" w:rsidP="00365CD0" w:rsidRDefault="0024291A" w14:paraId="7D9E3B36" w14:textId="26D9D696">
      <w:pPr>
        <w:widowControl/>
        <w:adjustRightInd w:val="0"/>
        <w:spacing w:after="240"/>
        <w:jc w:val="both"/>
        <w:rPr>
          <w:rFonts w:eastAsiaTheme="minorEastAsia"/>
          <w:sz w:val="24"/>
          <w:szCs w:val="24"/>
        </w:rPr>
      </w:pPr>
      <w:r w:rsidRPr="009A7E74">
        <w:rPr>
          <w:rFonts w:eastAsiaTheme="minorEastAsia"/>
          <w:sz w:val="24"/>
          <w:szCs w:val="24"/>
        </w:rPr>
        <w:t>POA estimates property and liability insurance</w:t>
      </w:r>
      <w:r w:rsidRPr="009A7E74" w:rsidR="00281125">
        <w:rPr>
          <w:rFonts w:eastAsiaTheme="minorEastAsia"/>
          <w:sz w:val="24"/>
          <w:szCs w:val="24"/>
        </w:rPr>
        <w:t xml:space="preserve"> ($2,708)</w:t>
      </w:r>
      <w:r w:rsidRPr="009A7E74">
        <w:rPr>
          <w:rFonts w:eastAsiaTheme="minorEastAsia"/>
          <w:sz w:val="24"/>
          <w:szCs w:val="24"/>
        </w:rPr>
        <w:t>, motorcycle insurance</w:t>
      </w:r>
      <w:r w:rsidRPr="009A7E74" w:rsidR="00281125">
        <w:rPr>
          <w:rFonts w:eastAsiaTheme="minorEastAsia"/>
          <w:sz w:val="24"/>
          <w:szCs w:val="24"/>
        </w:rPr>
        <w:t xml:space="preserve"> ($8,124)</w:t>
      </w:r>
      <w:r w:rsidRPr="009A7E74" w:rsidR="00723E4D">
        <w:rPr>
          <w:rFonts w:eastAsiaTheme="minorEastAsia"/>
          <w:sz w:val="24"/>
          <w:szCs w:val="24"/>
        </w:rPr>
        <w:t xml:space="preserve"> (note: motorcycles to be purchased under specific activities)</w:t>
      </w:r>
      <w:r w:rsidRPr="009A7E74">
        <w:rPr>
          <w:rFonts w:eastAsiaTheme="minorEastAsia"/>
          <w:sz w:val="24"/>
          <w:szCs w:val="24"/>
        </w:rPr>
        <w:t xml:space="preserve">, and vehicle insurance </w:t>
      </w:r>
      <w:r w:rsidRPr="009A7E74" w:rsidR="00281125">
        <w:rPr>
          <w:rFonts w:eastAsiaTheme="minorEastAsia"/>
          <w:sz w:val="24"/>
          <w:szCs w:val="24"/>
        </w:rPr>
        <w:t>($</w:t>
      </w:r>
      <w:r w:rsidRPr="009A7E74" w:rsidR="006947A5">
        <w:rPr>
          <w:rFonts w:eastAsiaTheme="minorEastAsia"/>
          <w:sz w:val="24"/>
          <w:szCs w:val="24"/>
        </w:rPr>
        <w:t xml:space="preserve">2,167) </w:t>
      </w:r>
      <w:r w:rsidRPr="009A7E74">
        <w:rPr>
          <w:rFonts w:eastAsiaTheme="minorEastAsia"/>
          <w:sz w:val="24"/>
          <w:szCs w:val="24"/>
        </w:rPr>
        <w:t>to be a total of $</w:t>
      </w:r>
      <w:r w:rsidRPr="009A7E74" w:rsidR="006947A5">
        <w:rPr>
          <w:rFonts w:eastAsiaTheme="minorEastAsia"/>
          <w:sz w:val="24"/>
          <w:szCs w:val="24"/>
        </w:rPr>
        <w:t>12,999.</w:t>
      </w:r>
    </w:p>
    <w:p w:rsidRPr="00EB26CB" w:rsidR="00F16463" w:rsidP="00365CD0" w:rsidRDefault="00A605CC" w14:paraId="5580DF79" w14:textId="13C4DBAC">
      <w:pPr>
        <w:pStyle w:val="4HeaderUSDAGreen"/>
        <w:jc w:val="both"/>
      </w:pPr>
      <w:r w:rsidRPr="00EB26CB">
        <w:t>2.</w:t>
      </w:r>
      <w:r w:rsidRPr="00EB26CB" w:rsidR="00362140">
        <w:t>9</w:t>
      </w:r>
      <w:r w:rsidRPr="00EB26CB">
        <w:t xml:space="preserve"> </w:t>
      </w:r>
      <w:r w:rsidRPr="00EB26CB" w:rsidR="00F16463">
        <w:t>Indirect Costs – Administration – Total $</w:t>
      </w:r>
      <w:r w:rsidR="00050186">
        <w:t>98</w:t>
      </w:r>
      <w:r w:rsidR="00A30CA9">
        <w:t>6</w:t>
      </w:r>
      <w:r w:rsidRPr="00EB26CB" w:rsidR="00D0459C">
        <w:t>,</w:t>
      </w:r>
      <w:r w:rsidR="00A30CA9">
        <w:t>19</w:t>
      </w:r>
      <w:r w:rsidR="005D313A">
        <w:t>2</w:t>
      </w:r>
      <w:r w:rsidRPr="00EB26CB" w:rsidR="00D0459C">
        <w:t xml:space="preserve"> </w:t>
      </w:r>
      <w:r w:rsidRPr="00EB26CB" w:rsidR="00F16463">
        <w:t>($</w:t>
      </w:r>
      <w:r w:rsidR="00FC7DE5">
        <w:t>6</w:t>
      </w:r>
      <w:r w:rsidR="00050186">
        <w:t>7</w:t>
      </w:r>
      <w:r w:rsidR="00A30CA9">
        <w:t>7</w:t>
      </w:r>
      <w:r w:rsidRPr="00EB26CB" w:rsidR="00D0459C">
        <w:t>,</w:t>
      </w:r>
      <w:r w:rsidR="00A30CA9">
        <w:t>55</w:t>
      </w:r>
      <w:r w:rsidR="00F22D8A">
        <w:t>5</w:t>
      </w:r>
      <w:r w:rsidR="00050186">
        <w:t xml:space="preserve"> </w:t>
      </w:r>
      <w:r w:rsidRPr="00EB26CB" w:rsidR="00F16463">
        <w:t xml:space="preserve">for </w:t>
      </w:r>
      <w:r w:rsidRPr="00EB26CB" w:rsidR="005F33E5">
        <w:t>monetization and</w:t>
      </w:r>
    </w:p>
    <w:p w:rsidRPr="00EB26CB" w:rsidR="00B86F28" w:rsidP="00365CD0" w:rsidRDefault="006A1F89" w14:paraId="18F0874D" w14:textId="2D037A5B">
      <w:pPr>
        <w:pStyle w:val="4HeaderUSDAGreen"/>
        <w:jc w:val="both"/>
      </w:pPr>
      <w:r w:rsidRPr="00EB26CB">
        <w:t>$</w:t>
      </w:r>
      <w:r w:rsidR="00FC7DE5">
        <w:t>308</w:t>
      </w:r>
      <w:r w:rsidRPr="00EB26CB" w:rsidR="005F33E5">
        <w:t>,</w:t>
      </w:r>
      <w:r w:rsidR="00FC7DE5">
        <w:t>637</w:t>
      </w:r>
      <w:r w:rsidRPr="00EB26CB" w:rsidR="00F16463">
        <w:t xml:space="preserve"> for CCC)</w:t>
      </w:r>
    </w:p>
    <w:p w:rsidRPr="009A7E74" w:rsidR="00473B32" w:rsidP="00365CD0" w:rsidRDefault="00F16463" w14:paraId="6C4420F0" w14:textId="03B4D51B">
      <w:pPr>
        <w:widowControl/>
        <w:adjustRightInd w:val="0"/>
        <w:spacing w:after="240"/>
        <w:jc w:val="both"/>
        <w:rPr>
          <w:rFonts w:eastAsiaTheme="minorEastAsia"/>
          <w:sz w:val="24"/>
          <w:szCs w:val="24"/>
        </w:rPr>
      </w:pPr>
      <w:r w:rsidRPr="009A7E74">
        <w:rPr>
          <w:rFonts w:eastAsiaTheme="minorEastAsia"/>
          <w:sz w:val="24"/>
          <w:szCs w:val="24"/>
        </w:rPr>
        <w:t xml:space="preserve">In accordance with </w:t>
      </w:r>
      <w:r w:rsidRPr="009A7E74" w:rsidR="00B73B94">
        <w:rPr>
          <w:rFonts w:eastAsiaTheme="minorEastAsia"/>
          <w:sz w:val="24"/>
          <w:szCs w:val="24"/>
        </w:rPr>
        <w:t>POA’s</w:t>
      </w:r>
      <w:r w:rsidRPr="009A7E74">
        <w:rPr>
          <w:rFonts w:eastAsiaTheme="minorEastAsia"/>
          <w:sz w:val="24"/>
          <w:szCs w:val="24"/>
        </w:rPr>
        <w:t xml:space="preserve"> most recently approved NICRA, </w:t>
      </w:r>
      <w:r w:rsidRPr="009A7E74" w:rsidR="00F76CAC">
        <w:rPr>
          <w:rFonts w:eastAsiaTheme="minorEastAsia"/>
          <w:sz w:val="24"/>
          <w:szCs w:val="24"/>
        </w:rPr>
        <w:t>indirect costs are estimated at $</w:t>
      </w:r>
      <w:r w:rsidR="002D5EB2">
        <w:rPr>
          <w:rFonts w:eastAsiaTheme="minorEastAsia"/>
          <w:sz w:val="24"/>
          <w:szCs w:val="24"/>
        </w:rPr>
        <w:t>98</w:t>
      </w:r>
      <w:r w:rsidR="00B000EF">
        <w:rPr>
          <w:rFonts w:eastAsiaTheme="minorEastAsia"/>
          <w:sz w:val="24"/>
          <w:szCs w:val="24"/>
        </w:rPr>
        <w:t>6</w:t>
      </w:r>
      <w:r w:rsidR="003F7488">
        <w:rPr>
          <w:rFonts w:eastAsiaTheme="minorEastAsia"/>
          <w:sz w:val="24"/>
          <w:szCs w:val="24"/>
        </w:rPr>
        <w:t>,</w:t>
      </w:r>
      <w:r w:rsidR="00B000EF">
        <w:rPr>
          <w:rFonts w:eastAsiaTheme="minorEastAsia"/>
          <w:sz w:val="24"/>
          <w:szCs w:val="24"/>
        </w:rPr>
        <w:t>19</w:t>
      </w:r>
      <w:r w:rsidR="00324683">
        <w:rPr>
          <w:rFonts w:eastAsiaTheme="minorEastAsia"/>
          <w:sz w:val="24"/>
          <w:szCs w:val="24"/>
        </w:rPr>
        <w:t>2</w:t>
      </w:r>
      <w:r w:rsidRPr="009A7E74">
        <w:rPr>
          <w:rFonts w:eastAsiaTheme="minorEastAsia"/>
          <w:sz w:val="24"/>
          <w:szCs w:val="24"/>
        </w:rPr>
        <w:t>.</w:t>
      </w:r>
    </w:p>
    <w:p w:rsidRPr="00057418" w:rsidR="0035170F" w:rsidP="00365CD0" w:rsidRDefault="0035170F" w14:paraId="04EDA249" w14:textId="54F34B8F">
      <w:pPr>
        <w:pStyle w:val="2HeadingUSDABlue"/>
        <w:spacing w:before="0"/>
        <w:jc w:val="both"/>
        <w:rPr>
          <w:szCs w:val="24"/>
        </w:rPr>
      </w:pPr>
      <w:r w:rsidRPr="00057418">
        <w:rPr>
          <w:szCs w:val="24"/>
        </w:rPr>
        <w:t xml:space="preserve">III. Activities </w:t>
      </w:r>
    </w:p>
    <w:p w:rsidRPr="005A4ABD" w:rsidR="00911A6F" w:rsidP="00365CD0" w:rsidRDefault="00B86F28" w14:paraId="478E6283" w14:textId="45151DAF">
      <w:pPr>
        <w:pStyle w:val="BodyText"/>
        <w:jc w:val="both"/>
        <w:rPr>
          <w:b/>
          <w:bCs/>
        </w:rPr>
      </w:pPr>
      <w:r w:rsidRPr="005A4ABD">
        <w:rPr>
          <w:b/>
          <w:bCs/>
        </w:rPr>
        <w:t xml:space="preserve">- </w:t>
      </w:r>
      <w:r w:rsidRPr="005A4ABD" w:rsidR="00F16463">
        <w:rPr>
          <w:b/>
        </w:rPr>
        <w:t>Total $</w:t>
      </w:r>
      <w:r w:rsidR="00762ECB">
        <w:rPr>
          <w:b/>
        </w:rPr>
        <w:t>11</w:t>
      </w:r>
      <w:r w:rsidRPr="005A4ABD" w:rsidR="002F739F">
        <w:rPr>
          <w:b/>
        </w:rPr>
        <w:t>,</w:t>
      </w:r>
      <w:r w:rsidR="002F3326">
        <w:rPr>
          <w:b/>
        </w:rPr>
        <w:t>134</w:t>
      </w:r>
      <w:r w:rsidR="00762ECB">
        <w:rPr>
          <w:b/>
        </w:rPr>
        <w:t>,</w:t>
      </w:r>
      <w:r w:rsidR="002F3326">
        <w:rPr>
          <w:b/>
        </w:rPr>
        <w:t>441</w:t>
      </w:r>
      <w:r w:rsidRPr="005A4ABD" w:rsidR="002F3326">
        <w:rPr>
          <w:b/>
        </w:rPr>
        <w:t xml:space="preserve"> </w:t>
      </w:r>
      <w:r w:rsidRPr="005A4ABD" w:rsidR="00F16463">
        <w:rPr>
          <w:b/>
        </w:rPr>
        <w:t>($</w:t>
      </w:r>
      <w:r w:rsidR="00762ECB">
        <w:rPr>
          <w:b/>
        </w:rPr>
        <w:t>1</w:t>
      </w:r>
      <w:r w:rsidR="007635FE">
        <w:rPr>
          <w:b/>
        </w:rPr>
        <w:t>0</w:t>
      </w:r>
      <w:r w:rsidRPr="005A4ABD" w:rsidR="00A341CD">
        <w:rPr>
          <w:b/>
        </w:rPr>
        <w:t>,</w:t>
      </w:r>
      <w:r w:rsidR="0094118B">
        <w:rPr>
          <w:b/>
        </w:rPr>
        <w:t>934</w:t>
      </w:r>
      <w:r w:rsidRPr="005A4ABD" w:rsidR="00806FA2">
        <w:rPr>
          <w:b/>
        </w:rPr>
        <w:t>,</w:t>
      </w:r>
      <w:r w:rsidR="0094118B">
        <w:rPr>
          <w:b/>
        </w:rPr>
        <w:t>441</w:t>
      </w:r>
      <w:r w:rsidRPr="005A4ABD" w:rsidR="00F16463">
        <w:rPr>
          <w:b/>
        </w:rPr>
        <w:t xml:space="preserve"> in monetization funds and </w:t>
      </w:r>
      <w:r w:rsidRPr="005A4ABD" w:rsidR="00726A51">
        <w:rPr>
          <w:b/>
        </w:rPr>
        <w:t>$</w:t>
      </w:r>
      <w:r w:rsidR="00EB3EDA">
        <w:rPr>
          <w:b/>
        </w:rPr>
        <w:t>6</w:t>
      </w:r>
      <w:r w:rsidR="00762ECB">
        <w:rPr>
          <w:b/>
        </w:rPr>
        <w:t>00</w:t>
      </w:r>
      <w:r w:rsidRPr="005A4ABD" w:rsidR="0048212C">
        <w:rPr>
          <w:b/>
        </w:rPr>
        <w:t>,000</w:t>
      </w:r>
      <w:r w:rsidRPr="005A4ABD" w:rsidR="00726A51">
        <w:rPr>
          <w:b/>
        </w:rPr>
        <w:t xml:space="preserve"> </w:t>
      </w:r>
      <w:r w:rsidRPr="005A4ABD" w:rsidR="00F16463">
        <w:rPr>
          <w:b/>
        </w:rPr>
        <w:t>in cost share)</w:t>
      </w:r>
    </w:p>
    <w:p w:rsidRPr="0048212C" w:rsidR="0017288C" w:rsidP="00365CD0" w:rsidRDefault="00F16463" w14:paraId="24A64E6F" w14:textId="4FB08166">
      <w:pPr>
        <w:pStyle w:val="BodyText"/>
        <w:numPr>
          <w:ilvl w:val="0"/>
          <w:numId w:val="4"/>
        </w:numPr>
        <w:jc w:val="both"/>
        <w:rPr>
          <w:b/>
        </w:rPr>
      </w:pPr>
      <w:r w:rsidRPr="005A4ABD">
        <w:rPr>
          <w:b/>
        </w:rPr>
        <w:t>Total Di</w:t>
      </w:r>
      <w:r w:rsidRPr="0048212C">
        <w:rPr>
          <w:b/>
        </w:rPr>
        <w:t>rect Costs: $</w:t>
      </w:r>
      <w:r w:rsidR="00762ECB">
        <w:rPr>
          <w:b/>
        </w:rPr>
        <w:t>8</w:t>
      </w:r>
      <w:r w:rsidRPr="0048212C" w:rsidR="003B2CB7">
        <w:rPr>
          <w:b/>
        </w:rPr>
        <w:t>,</w:t>
      </w:r>
      <w:r w:rsidR="00157C9B">
        <w:rPr>
          <w:b/>
        </w:rPr>
        <w:t>7</w:t>
      </w:r>
      <w:r w:rsidR="0094118B">
        <w:rPr>
          <w:b/>
        </w:rPr>
        <w:t>23</w:t>
      </w:r>
      <w:r w:rsidR="00762ECB">
        <w:rPr>
          <w:b/>
        </w:rPr>
        <w:t>,</w:t>
      </w:r>
      <w:r w:rsidR="0094118B">
        <w:rPr>
          <w:b/>
        </w:rPr>
        <w:t>886</w:t>
      </w:r>
      <w:r w:rsidRPr="0048212C" w:rsidR="00911A6F">
        <w:rPr>
          <w:b/>
        </w:rPr>
        <w:t xml:space="preserve"> </w:t>
      </w:r>
      <w:r w:rsidRPr="0048212C">
        <w:t>($</w:t>
      </w:r>
      <w:r w:rsidR="00581414">
        <w:t>8</w:t>
      </w:r>
      <w:r w:rsidRPr="0048212C" w:rsidR="00481BB0">
        <w:t>,</w:t>
      </w:r>
      <w:r w:rsidR="0094118B">
        <w:t>523</w:t>
      </w:r>
      <w:r w:rsidR="00762ECB">
        <w:t>,</w:t>
      </w:r>
      <w:r w:rsidR="006916C3">
        <w:t>886</w:t>
      </w:r>
      <w:r w:rsidR="00762ECB">
        <w:t xml:space="preserve"> </w:t>
      </w:r>
      <w:r w:rsidRPr="0048212C">
        <w:t>in monetization funds and $</w:t>
      </w:r>
      <w:r w:rsidR="00E129D7">
        <w:t>6</w:t>
      </w:r>
      <w:r w:rsidR="00762ECB">
        <w:t>00</w:t>
      </w:r>
      <w:r w:rsidRPr="0048212C" w:rsidR="005E5245">
        <w:t xml:space="preserve">,000 </w:t>
      </w:r>
      <w:r w:rsidRPr="0048212C">
        <w:t xml:space="preserve">in </w:t>
      </w:r>
      <w:r w:rsidRPr="0048212C">
        <w:rPr>
          <w:spacing w:val="-3"/>
        </w:rPr>
        <w:t xml:space="preserve">cost </w:t>
      </w:r>
      <w:r w:rsidRPr="0048212C">
        <w:t>share)</w:t>
      </w:r>
    </w:p>
    <w:p w:rsidRPr="0048212C" w:rsidR="00227376" w:rsidP="00365CD0" w:rsidRDefault="00F16463" w14:paraId="59653340" w14:textId="51B6211E">
      <w:pPr>
        <w:pStyle w:val="ListParagraph"/>
        <w:numPr>
          <w:ilvl w:val="0"/>
          <w:numId w:val="4"/>
        </w:numPr>
        <w:tabs>
          <w:tab w:val="left" w:pos="1424"/>
          <w:tab w:val="left" w:pos="1425"/>
        </w:tabs>
        <w:jc w:val="both"/>
        <w:rPr>
          <w:sz w:val="24"/>
          <w:szCs w:val="24"/>
        </w:rPr>
      </w:pPr>
      <w:r w:rsidRPr="0048212C">
        <w:rPr>
          <w:b/>
          <w:sz w:val="24"/>
          <w:szCs w:val="24"/>
        </w:rPr>
        <w:t>Total Indirect Costs: $</w:t>
      </w:r>
      <w:r w:rsidRPr="0048212C" w:rsidR="002A460D">
        <w:rPr>
          <w:b/>
          <w:sz w:val="24"/>
          <w:szCs w:val="24"/>
        </w:rPr>
        <w:t>2</w:t>
      </w:r>
      <w:r w:rsidRPr="0048212C" w:rsidR="00921539">
        <w:rPr>
          <w:b/>
          <w:sz w:val="24"/>
          <w:szCs w:val="24"/>
        </w:rPr>
        <w:t>,</w:t>
      </w:r>
      <w:r w:rsidR="009252DD">
        <w:rPr>
          <w:b/>
          <w:sz w:val="24"/>
          <w:szCs w:val="24"/>
        </w:rPr>
        <w:t>410</w:t>
      </w:r>
      <w:r w:rsidR="006A1809">
        <w:rPr>
          <w:b/>
          <w:sz w:val="24"/>
          <w:szCs w:val="24"/>
        </w:rPr>
        <w:t>,</w:t>
      </w:r>
      <w:r w:rsidR="009252DD">
        <w:rPr>
          <w:b/>
          <w:sz w:val="24"/>
          <w:szCs w:val="24"/>
        </w:rPr>
        <w:t>555</w:t>
      </w:r>
      <w:r w:rsidRPr="0048212C" w:rsidR="00911A6F">
        <w:rPr>
          <w:b/>
          <w:sz w:val="24"/>
          <w:szCs w:val="24"/>
        </w:rPr>
        <w:t xml:space="preserve"> </w:t>
      </w:r>
      <w:r w:rsidRPr="0048212C">
        <w:rPr>
          <w:sz w:val="24"/>
          <w:szCs w:val="24"/>
        </w:rPr>
        <w:t>(</w:t>
      </w:r>
      <w:r w:rsidRPr="0048212C" w:rsidR="00527C3A">
        <w:rPr>
          <w:sz w:val="24"/>
          <w:szCs w:val="24"/>
        </w:rPr>
        <w:t>$</w:t>
      </w:r>
      <w:r w:rsidR="007D3C51">
        <w:rPr>
          <w:sz w:val="24"/>
          <w:szCs w:val="24"/>
        </w:rPr>
        <w:t>2,</w:t>
      </w:r>
      <w:r w:rsidR="009252DD">
        <w:rPr>
          <w:sz w:val="24"/>
          <w:szCs w:val="24"/>
        </w:rPr>
        <w:t>410</w:t>
      </w:r>
      <w:r w:rsidR="007D3C51">
        <w:rPr>
          <w:sz w:val="24"/>
          <w:szCs w:val="24"/>
        </w:rPr>
        <w:t>,</w:t>
      </w:r>
      <w:r w:rsidR="009252DD">
        <w:rPr>
          <w:sz w:val="24"/>
          <w:szCs w:val="24"/>
        </w:rPr>
        <w:t>555</w:t>
      </w:r>
      <w:r w:rsidRPr="0048212C" w:rsidR="00527C3A">
        <w:rPr>
          <w:sz w:val="24"/>
          <w:szCs w:val="24"/>
        </w:rPr>
        <w:t xml:space="preserve"> </w:t>
      </w:r>
      <w:r w:rsidRPr="0048212C">
        <w:rPr>
          <w:sz w:val="24"/>
          <w:szCs w:val="24"/>
        </w:rPr>
        <w:t>in monetization</w:t>
      </w:r>
      <w:r w:rsidRPr="0048212C">
        <w:rPr>
          <w:spacing w:val="-1"/>
          <w:sz w:val="24"/>
          <w:szCs w:val="24"/>
        </w:rPr>
        <w:t xml:space="preserve"> </w:t>
      </w:r>
      <w:r w:rsidRPr="0048212C">
        <w:rPr>
          <w:sz w:val="24"/>
          <w:szCs w:val="24"/>
        </w:rPr>
        <w:t>funds)</w:t>
      </w:r>
    </w:p>
    <w:p w:rsidRPr="00F956B3" w:rsidR="00911A6F" w:rsidP="00365CD0" w:rsidRDefault="00911A6F" w14:paraId="6126C9F6" w14:textId="77777777">
      <w:pPr>
        <w:pStyle w:val="ListParagraph"/>
        <w:tabs>
          <w:tab w:val="left" w:pos="1424"/>
          <w:tab w:val="left" w:pos="1425"/>
        </w:tabs>
        <w:ind w:left="720" w:firstLine="0"/>
        <w:jc w:val="both"/>
        <w:rPr>
          <w:sz w:val="24"/>
          <w:szCs w:val="24"/>
          <w:highlight w:val="yellow"/>
        </w:rPr>
      </w:pPr>
    </w:p>
    <w:p w:rsidRPr="00EB26CB" w:rsidR="001B771C" w:rsidP="00365CD0" w:rsidRDefault="00F16463" w14:paraId="4F37E3E2" w14:textId="3B68AD52">
      <w:pPr>
        <w:pStyle w:val="4HeaderUSDAGreen"/>
        <w:jc w:val="both"/>
      </w:pPr>
      <w:r w:rsidRPr="00EB26CB">
        <w:t>Activity 1:</w:t>
      </w:r>
      <w:r w:rsidRPr="00BD3FA9" w:rsidR="00BB605C">
        <w:t xml:space="preserve"> </w:t>
      </w:r>
      <w:r w:rsidRPr="00EB26CB" w:rsidR="009A5D95">
        <w:t>Increase Production and Farmer Resiliency</w:t>
      </w:r>
      <w:r w:rsidRPr="00EB26CB" w:rsidR="00261369">
        <w:t xml:space="preserve"> </w:t>
      </w:r>
      <w:r w:rsidRPr="00EB26CB">
        <w:t>– Total $</w:t>
      </w:r>
      <w:r w:rsidRPr="00EB26CB" w:rsidR="001704C8">
        <w:t>2</w:t>
      </w:r>
      <w:r w:rsidRPr="00EB26CB" w:rsidR="006A745F">
        <w:t>,</w:t>
      </w:r>
      <w:r w:rsidR="00157C9B">
        <w:t>098</w:t>
      </w:r>
      <w:r w:rsidRPr="00EB26CB" w:rsidR="00BD3FA9">
        <w:t>,</w:t>
      </w:r>
      <w:r w:rsidR="00157C9B">
        <w:t>882</w:t>
      </w:r>
      <w:r w:rsidRPr="00EB26CB" w:rsidR="00B21C2F">
        <w:t xml:space="preserve"> </w:t>
      </w:r>
      <w:r w:rsidRPr="00EB26CB" w:rsidR="00ED1028">
        <w:t>(</w:t>
      </w:r>
      <w:r w:rsidRPr="00EB26CB" w:rsidR="00D30BEA">
        <w:t>$2,</w:t>
      </w:r>
      <w:r w:rsidR="00157C9B">
        <w:t>098</w:t>
      </w:r>
      <w:r w:rsidRPr="00EB26CB" w:rsidR="00D30BEA">
        <w:t>,</w:t>
      </w:r>
      <w:r w:rsidR="00157C9B">
        <w:t>882</w:t>
      </w:r>
      <w:r w:rsidRPr="00EB26CB" w:rsidR="00ED1028">
        <w:t xml:space="preserve"> in monetization funds and $</w:t>
      </w:r>
      <w:r w:rsidRPr="00EB26CB" w:rsidR="000B3218">
        <w:t>0</w:t>
      </w:r>
      <w:r w:rsidRPr="00EB26CB" w:rsidR="00ED1028">
        <w:t xml:space="preserve"> in cost share)</w:t>
      </w:r>
      <w:r w:rsidRPr="00EB26CB" w:rsidR="00C87AF1">
        <w:t xml:space="preserve"> </w:t>
      </w:r>
    </w:p>
    <w:p w:rsidRPr="00F956B3" w:rsidR="00FE18BB" w:rsidP="00365CD0" w:rsidRDefault="00FE18BB" w14:paraId="0C6CECFF" w14:textId="77777777">
      <w:pPr>
        <w:pStyle w:val="Heading3"/>
        <w:ind w:left="0"/>
        <w:jc w:val="both"/>
        <w:rPr>
          <w:color w:val="D73614"/>
          <w:highlight w:val="yellow"/>
        </w:rPr>
      </w:pPr>
    </w:p>
    <w:p w:rsidR="00A93190" w:rsidP="00365CD0" w:rsidRDefault="004B2125" w14:paraId="7C78E5A6" w14:textId="3FAF8FE0">
      <w:pPr>
        <w:pStyle w:val="Heading3"/>
        <w:tabs>
          <w:tab w:val="left" w:pos="1125"/>
        </w:tabs>
        <w:ind w:left="360" w:hanging="360"/>
        <w:jc w:val="both"/>
        <w:rPr>
          <w:i/>
          <w:color w:val="24468C"/>
        </w:rPr>
      </w:pPr>
      <w:r w:rsidRPr="00C068B0">
        <w:rPr>
          <w:i/>
          <w:color w:val="24468C"/>
        </w:rPr>
        <w:t xml:space="preserve">3.1.1 </w:t>
      </w:r>
      <w:r w:rsidRPr="00C068B0" w:rsidR="00F16463">
        <w:rPr>
          <w:i/>
          <w:color w:val="24468C"/>
        </w:rPr>
        <w:t>Salaries/Personnel –</w:t>
      </w:r>
      <w:r w:rsidRPr="00C068B0" w:rsidR="00F16463">
        <w:rPr>
          <w:i/>
          <w:color w:val="24468C"/>
          <w:spacing w:val="-2"/>
        </w:rPr>
        <w:t xml:space="preserve"> </w:t>
      </w:r>
      <w:r w:rsidRPr="00C068B0" w:rsidR="00F16463">
        <w:rPr>
          <w:i/>
          <w:color w:val="24468C"/>
        </w:rPr>
        <w:t>$</w:t>
      </w:r>
      <w:r w:rsidR="00824A1A">
        <w:rPr>
          <w:i/>
          <w:color w:val="24468C"/>
        </w:rPr>
        <w:t>9</w:t>
      </w:r>
      <w:r w:rsidR="00157C9B">
        <w:rPr>
          <w:i/>
          <w:color w:val="24468C"/>
        </w:rPr>
        <w:t>55</w:t>
      </w:r>
      <w:r w:rsidRPr="00C068B0" w:rsidR="00F6509F">
        <w:rPr>
          <w:i/>
          <w:color w:val="24468C"/>
        </w:rPr>
        <w:t>,</w:t>
      </w:r>
      <w:r w:rsidR="00157C9B">
        <w:rPr>
          <w:i/>
          <w:color w:val="24468C"/>
        </w:rPr>
        <w:t>939</w:t>
      </w:r>
    </w:p>
    <w:p w:rsidRPr="00C068B0" w:rsidR="005A4ABD" w:rsidP="00365CD0" w:rsidRDefault="005A4ABD" w14:paraId="31D3167A" w14:textId="77777777">
      <w:pPr>
        <w:pStyle w:val="Heading3"/>
        <w:tabs>
          <w:tab w:val="left" w:pos="1125"/>
        </w:tabs>
        <w:ind w:left="360" w:hanging="360"/>
        <w:jc w:val="both"/>
        <w:rPr>
          <w:i/>
          <w:color w:val="24468C"/>
        </w:rPr>
      </w:pPr>
    </w:p>
    <w:p w:rsidRPr="00A5618E" w:rsidR="00BB090E" w:rsidP="00BB090E" w:rsidRDefault="00BB090E" w14:paraId="0427985B" w14:textId="77777777">
      <w:pPr>
        <w:spacing w:after="240"/>
        <w:ind w:left="1" w:right="144"/>
        <w:jc w:val="both"/>
        <w:rPr>
          <w:sz w:val="24"/>
          <w:szCs w:val="24"/>
        </w:rPr>
      </w:pPr>
      <w:r>
        <w:rPr>
          <w:b/>
          <w:sz w:val="24"/>
          <w:szCs w:val="24"/>
        </w:rPr>
        <w:t xml:space="preserve">USN/TCN </w:t>
      </w:r>
      <w:r w:rsidRPr="00A5618E">
        <w:rPr>
          <w:b/>
          <w:sz w:val="24"/>
          <w:szCs w:val="24"/>
        </w:rPr>
        <w:t>Staff</w:t>
      </w:r>
      <w:r w:rsidRPr="00E72B5E">
        <w:rPr>
          <w:b/>
          <w:sz w:val="24"/>
          <w:szCs w:val="24"/>
        </w:rPr>
        <w:t xml:space="preserve">. </w:t>
      </w:r>
      <w:r>
        <w:rPr>
          <w:sz w:val="24"/>
          <w:szCs w:val="24"/>
        </w:rPr>
        <w:t>USN/TCN</w:t>
      </w:r>
      <w:r w:rsidRPr="005D1E63">
        <w:rPr>
          <w:sz w:val="24"/>
          <w:szCs w:val="24"/>
        </w:rPr>
        <w:t xml:space="preserve"> </w:t>
      </w:r>
      <w:r>
        <w:rPr>
          <w:sz w:val="24"/>
          <w:szCs w:val="24"/>
        </w:rPr>
        <w:t xml:space="preserve">benefits </w:t>
      </w:r>
      <w:r w:rsidRPr="005D1E63">
        <w:rPr>
          <w:sz w:val="24"/>
          <w:szCs w:val="24"/>
        </w:rPr>
        <w:t xml:space="preserve">are budgeted for the Chief of Party (COP) </w:t>
      </w:r>
      <w:r>
        <w:rPr>
          <w:sz w:val="24"/>
          <w:szCs w:val="24"/>
        </w:rPr>
        <w:t>for five years over</w:t>
      </w:r>
      <w:r w:rsidRPr="005D1E63">
        <w:rPr>
          <w:sz w:val="24"/>
          <w:szCs w:val="24"/>
        </w:rPr>
        <w:t xml:space="preserve"> LOP.</w:t>
      </w:r>
      <w:r w:rsidRPr="005D1E63">
        <w:rPr>
          <w:spacing w:val="-2"/>
          <w:sz w:val="24"/>
          <w:szCs w:val="24"/>
        </w:rPr>
        <w:t xml:space="preserve"> </w:t>
      </w:r>
      <w:r w:rsidRPr="005D1E63">
        <w:rPr>
          <w:sz w:val="24"/>
          <w:szCs w:val="24"/>
        </w:rPr>
        <w:t>The</w:t>
      </w:r>
      <w:r w:rsidRPr="005D1E63">
        <w:rPr>
          <w:spacing w:val="-3"/>
          <w:sz w:val="24"/>
          <w:szCs w:val="24"/>
        </w:rPr>
        <w:t xml:space="preserve"> </w:t>
      </w:r>
      <w:r w:rsidRPr="005D1E63">
        <w:rPr>
          <w:sz w:val="24"/>
          <w:szCs w:val="24"/>
        </w:rPr>
        <w:t>COP will be</w:t>
      </w:r>
      <w:r w:rsidRPr="005D1E63">
        <w:rPr>
          <w:spacing w:val="-2"/>
          <w:sz w:val="24"/>
          <w:szCs w:val="24"/>
        </w:rPr>
        <w:t xml:space="preserve"> </w:t>
      </w:r>
      <w:r w:rsidRPr="005D1E63">
        <w:rPr>
          <w:sz w:val="24"/>
          <w:szCs w:val="24"/>
        </w:rPr>
        <w:t>an expatriate</w:t>
      </w:r>
      <w:r w:rsidRPr="005D1E63">
        <w:rPr>
          <w:spacing w:val="-1"/>
          <w:sz w:val="24"/>
          <w:szCs w:val="24"/>
        </w:rPr>
        <w:t xml:space="preserve"> </w:t>
      </w:r>
      <w:r w:rsidRPr="005D1E63">
        <w:rPr>
          <w:sz w:val="24"/>
          <w:szCs w:val="24"/>
        </w:rPr>
        <w:t>who</w:t>
      </w:r>
      <w:r w:rsidRPr="005D1E63">
        <w:rPr>
          <w:spacing w:val="-2"/>
          <w:sz w:val="24"/>
          <w:szCs w:val="24"/>
        </w:rPr>
        <w:t xml:space="preserve"> </w:t>
      </w:r>
      <w:r w:rsidRPr="005D1E63">
        <w:rPr>
          <w:sz w:val="24"/>
          <w:szCs w:val="24"/>
        </w:rPr>
        <w:t>has</w:t>
      </w:r>
      <w:r w:rsidRPr="005D1E63">
        <w:rPr>
          <w:spacing w:val="-2"/>
          <w:sz w:val="24"/>
          <w:szCs w:val="24"/>
        </w:rPr>
        <w:t xml:space="preserve"> </w:t>
      </w:r>
      <w:r w:rsidRPr="005D1E63">
        <w:rPr>
          <w:sz w:val="24"/>
          <w:szCs w:val="24"/>
        </w:rPr>
        <w:t>worked</w:t>
      </w:r>
      <w:r w:rsidRPr="005D1E63">
        <w:rPr>
          <w:spacing w:val="-2"/>
          <w:sz w:val="24"/>
          <w:szCs w:val="24"/>
        </w:rPr>
        <w:t xml:space="preserve"> </w:t>
      </w:r>
      <w:r w:rsidRPr="005D1E63">
        <w:rPr>
          <w:sz w:val="24"/>
          <w:szCs w:val="24"/>
        </w:rPr>
        <w:t>in</w:t>
      </w:r>
      <w:r w:rsidRPr="005D1E63">
        <w:rPr>
          <w:spacing w:val="-2"/>
          <w:sz w:val="24"/>
          <w:szCs w:val="24"/>
        </w:rPr>
        <w:t xml:space="preserve"> Mauritania or other similar operating environments </w:t>
      </w:r>
      <w:r w:rsidRPr="005D1E63">
        <w:rPr>
          <w:sz w:val="24"/>
          <w:szCs w:val="24"/>
        </w:rPr>
        <w:t>for</w:t>
      </w:r>
      <w:r w:rsidRPr="005D1E63">
        <w:rPr>
          <w:spacing w:val="-3"/>
          <w:sz w:val="24"/>
          <w:szCs w:val="24"/>
        </w:rPr>
        <w:t xml:space="preserve"> </w:t>
      </w:r>
      <w:r>
        <w:rPr>
          <w:sz w:val="24"/>
          <w:szCs w:val="24"/>
        </w:rPr>
        <w:t>over</w:t>
      </w:r>
      <w:r w:rsidRPr="005D1E63">
        <w:rPr>
          <w:sz w:val="24"/>
          <w:szCs w:val="24"/>
        </w:rPr>
        <w:t xml:space="preserve"> 1</w:t>
      </w:r>
      <w:r>
        <w:rPr>
          <w:sz w:val="24"/>
          <w:szCs w:val="24"/>
        </w:rPr>
        <w:t>5</w:t>
      </w:r>
      <w:r w:rsidRPr="005D1E63">
        <w:rPr>
          <w:sz w:val="24"/>
          <w:szCs w:val="24"/>
        </w:rPr>
        <w:t xml:space="preserve"> years and has the necessary </w:t>
      </w:r>
      <w:r>
        <w:rPr>
          <w:sz w:val="24"/>
          <w:szCs w:val="24"/>
        </w:rPr>
        <w:t xml:space="preserve">USG background, compliance, and </w:t>
      </w:r>
      <w:r w:rsidRPr="005D1E63">
        <w:rPr>
          <w:sz w:val="24"/>
          <w:szCs w:val="24"/>
        </w:rPr>
        <w:t>technical expertise.</w:t>
      </w:r>
      <w:r w:rsidRPr="0011588C">
        <w:rPr>
          <w:sz w:val="24"/>
          <w:szCs w:val="24"/>
        </w:rPr>
        <w:t xml:space="preserve"> </w:t>
      </w:r>
      <w:r w:rsidRPr="00057418">
        <w:rPr>
          <w:sz w:val="24"/>
          <w:szCs w:val="24"/>
        </w:rPr>
        <w:t>The COP will o</w:t>
      </w:r>
      <w:r w:rsidRPr="00E7357B">
        <w:rPr>
          <w:sz w:val="24"/>
          <w:szCs w:val="24"/>
        </w:rPr>
        <w:t>versee a team of experts and support staff, prepare reports and work plans, align project initiatives with in-country priorities, and ensure project compliance with federal regulations.</w:t>
      </w:r>
      <w:r w:rsidRPr="005D1E63">
        <w:rPr>
          <w:sz w:val="24"/>
          <w:szCs w:val="24"/>
        </w:rPr>
        <w:t xml:space="preserve"> The COP’s salary is distributed between Administrative and Activities.</w:t>
      </w:r>
      <w:r>
        <w:rPr>
          <w:sz w:val="24"/>
          <w:szCs w:val="24"/>
        </w:rPr>
        <w:t xml:space="preserve"> </w:t>
      </w:r>
      <w:r w:rsidRPr="006F6EE0">
        <w:rPr>
          <w:sz w:val="24"/>
          <w:szCs w:val="24"/>
        </w:rPr>
        <w:t>To account for annual salary increases, POA has increased the salary by 4% after Y1 through LOP.</w:t>
      </w:r>
    </w:p>
    <w:p w:rsidRPr="00AA38E0" w:rsidR="0084144D" w:rsidP="0084144D" w:rsidRDefault="0084144D" w14:paraId="0C27455D" w14:textId="77777777">
      <w:pPr>
        <w:spacing w:after="240"/>
        <w:ind w:left="1" w:right="144"/>
        <w:jc w:val="both"/>
        <w:rPr>
          <w:sz w:val="24"/>
          <w:szCs w:val="24"/>
        </w:rPr>
      </w:pPr>
      <w:r w:rsidRPr="00E72B5E">
        <w:rPr>
          <w:b/>
          <w:sz w:val="24"/>
          <w:szCs w:val="24"/>
        </w:rPr>
        <w:t>CCN</w:t>
      </w:r>
      <w:r w:rsidRPr="00A5618E">
        <w:rPr>
          <w:b/>
          <w:sz w:val="24"/>
          <w:szCs w:val="24"/>
        </w:rPr>
        <w:t xml:space="preserve"> </w:t>
      </w:r>
      <w:r w:rsidRPr="00E72B5E">
        <w:rPr>
          <w:b/>
          <w:sz w:val="24"/>
          <w:szCs w:val="24"/>
        </w:rPr>
        <w:t xml:space="preserve">Staff. </w:t>
      </w:r>
      <w:r w:rsidRPr="00057418">
        <w:rPr>
          <w:sz w:val="24"/>
          <w:szCs w:val="24"/>
        </w:rPr>
        <w:t xml:space="preserve">Budgeted at 100% LOE for all five years of the project, the </w:t>
      </w:r>
      <w:r>
        <w:rPr>
          <w:sz w:val="24"/>
          <w:szCs w:val="24"/>
        </w:rPr>
        <w:t xml:space="preserve">Deputy </w:t>
      </w:r>
      <w:r w:rsidRPr="00057418">
        <w:rPr>
          <w:sz w:val="24"/>
          <w:szCs w:val="24"/>
        </w:rPr>
        <w:t>Chief of Party (</w:t>
      </w:r>
      <w:r>
        <w:rPr>
          <w:sz w:val="24"/>
          <w:szCs w:val="24"/>
        </w:rPr>
        <w:t>D</w:t>
      </w:r>
      <w:r w:rsidRPr="00057418">
        <w:rPr>
          <w:sz w:val="24"/>
          <w:szCs w:val="24"/>
        </w:rPr>
        <w:t xml:space="preserve">COP) will be a Mauritanian national with more than </w:t>
      </w:r>
      <w:r>
        <w:rPr>
          <w:sz w:val="24"/>
          <w:szCs w:val="24"/>
        </w:rPr>
        <w:t>10</w:t>
      </w:r>
      <w:r w:rsidRPr="00057418">
        <w:rPr>
          <w:sz w:val="24"/>
          <w:szCs w:val="24"/>
        </w:rPr>
        <w:t xml:space="preserve"> years of experience working</w:t>
      </w:r>
      <w:r>
        <w:rPr>
          <w:sz w:val="24"/>
          <w:szCs w:val="24"/>
        </w:rPr>
        <w:t xml:space="preserve"> in </w:t>
      </w:r>
      <w:r w:rsidRPr="00057418">
        <w:rPr>
          <w:sz w:val="24"/>
          <w:szCs w:val="24"/>
        </w:rPr>
        <w:t>Mauritania.</w:t>
      </w:r>
      <w:r>
        <w:rPr>
          <w:sz w:val="24"/>
          <w:szCs w:val="24"/>
        </w:rPr>
        <w:t xml:space="preserve"> </w:t>
      </w:r>
      <w:r w:rsidRPr="005D1E63">
        <w:rPr>
          <w:sz w:val="24"/>
          <w:szCs w:val="24"/>
        </w:rPr>
        <w:t xml:space="preserve">The </w:t>
      </w:r>
      <w:r>
        <w:rPr>
          <w:sz w:val="24"/>
          <w:szCs w:val="24"/>
        </w:rPr>
        <w:t>D</w:t>
      </w:r>
      <w:r w:rsidRPr="005D1E63">
        <w:rPr>
          <w:sz w:val="24"/>
          <w:szCs w:val="24"/>
        </w:rPr>
        <w:t>COP is responsible for ensuring technical quality in the design and implementation of project activities.</w:t>
      </w:r>
      <w:r>
        <w:rPr>
          <w:sz w:val="24"/>
          <w:szCs w:val="24"/>
        </w:rPr>
        <w:t xml:space="preserve"> </w:t>
      </w:r>
      <w:r w:rsidRPr="00057418">
        <w:rPr>
          <w:sz w:val="24"/>
          <w:szCs w:val="24"/>
        </w:rPr>
        <w:t xml:space="preserve">Other CCN staff include 3 Technical Leads, </w:t>
      </w:r>
      <w:r>
        <w:rPr>
          <w:sz w:val="24"/>
          <w:szCs w:val="24"/>
        </w:rPr>
        <w:t xml:space="preserve">Specialists for component 2, 3, and 4, </w:t>
      </w:r>
      <w:r w:rsidRPr="00057418">
        <w:rPr>
          <w:sz w:val="24"/>
          <w:szCs w:val="24"/>
        </w:rPr>
        <w:t xml:space="preserve">20 Extension Agents, M&amp;E Director, M&amp;E Specialist, F&amp;A Director, </w:t>
      </w:r>
      <w:r>
        <w:rPr>
          <w:sz w:val="24"/>
          <w:szCs w:val="24"/>
        </w:rPr>
        <w:t xml:space="preserve">Human Resource Manager, </w:t>
      </w:r>
      <w:r w:rsidRPr="00057418">
        <w:rPr>
          <w:sz w:val="24"/>
          <w:szCs w:val="24"/>
        </w:rPr>
        <w:t>Contracts</w:t>
      </w:r>
      <w:r>
        <w:rPr>
          <w:sz w:val="24"/>
          <w:szCs w:val="24"/>
        </w:rPr>
        <w:t xml:space="preserve"> &amp; Compliance</w:t>
      </w:r>
      <w:r w:rsidRPr="00057418">
        <w:rPr>
          <w:sz w:val="24"/>
          <w:szCs w:val="24"/>
        </w:rPr>
        <w:t xml:space="preserve"> Specialist, Accountant, Administrative Assistant, Security Guards</w:t>
      </w:r>
      <w:r>
        <w:rPr>
          <w:sz w:val="24"/>
          <w:szCs w:val="24"/>
        </w:rPr>
        <w:t>,</w:t>
      </w:r>
      <w:r w:rsidRPr="00057418">
        <w:rPr>
          <w:sz w:val="24"/>
          <w:szCs w:val="24"/>
        </w:rPr>
        <w:t xml:space="preserve"> and 2 Drivers. The CCN staff</w:t>
      </w:r>
      <w:r w:rsidRPr="005D1E63">
        <w:rPr>
          <w:sz w:val="24"/>
          <w:szCs w:val="24"/>
        </w:rPr>
        <w:t xml:space="preserve"> salary is distributed between Administrative and Activities</w:t>
      </w:r>
      <w:r w:rsidRPr="00057418">
        <w:rPr>
          <w:sz w:val="24"/>
          <w:szCs w:val="24"/>
        </w:rPr>
        <w:t xml:space="preserve"> as appropriate for each role.</w:t>
      </w:r>
      <w:r>
        <w:rPr>
          <w:sz w:val="24"/>
          <w:szCs w:val="24"/>
        </w:rPr>
        <w:t xml:space="preserve"> </w:t>
      </w:r>
      <w:r w:rsidRPr="00E72B5E">
        <w:rPr>
          <w:sz w:val="24"/>
          <w:szCs w:val="24"/>
        </w:rPr>
        <w:t>The majority of CCN staff are budgeted to remain on the project throughout the life of the project</w:t>
      </w:r>
      <w:r>
        <w:rPr>
          <w:sz w:val="24"/>
          <w:szCs w:val="24"/>
        </w:rPr>
        <w:t xml:space="preserve">, </w:t>
      </w:r>
      <w:r w:rsidRPr="00057418">
        <w:rPr>
          <w:sz w:val="24"/>
          <w:szCs w:val="24"/>
        </w:rPr>
        <w:t>except for</w:t>
      </w:r>
      <w:r>
        <w:rPr>
          <w:sz w:val="24"/>
          <w:szCs w:val="24"/>
        </w:rPr>
        <w:t xml:space="preserve"> the 20 Extension Agents who will complete their work midway through </w:t>
      </w:r>
      <w:r w:rsidRPr="00387019">
        <w:rPr>
          <w:sz w:val="24"/>
          <w:szCs w:val="24"/>
        </w:rPr>
        <w:t xml:space="preserve">Y3. The proposed salary rates </w:t>
      </w:r>
      <w:r>
        <w:rPr>
          <w:sz w:val="24"/>
          <w:szCs w:val="24"/>
        </w:rPr>
        <w:t>align</w:t>
      </w:r>
      <w:r w:rsidRPr="00387019">
        <w:rPr>
          <w:sz w:val="24"/>
          <w:szCs w:val="24"/>
        </w:rPr>
        <w:t xml:space="preserve"> with </w:t>
      </w:r>
      <w:r>
        <w:rPr>
          <w:sz w:val="24"/>
          <w:szCs w:val="24"/>
        </w:rPr>
        <w:t>market research, and local in-country consultations were conducted by POA. T</w:t>
      </w:r>
      <w:r w:rsidRPr="00387019">
        <w:rPr>
          <w:sz w:val="24"/>
          <w:szCs w:val="24"/>
        </w:rPr>
        <w:t>o</w:t>
      </w:r>
      <w:r w:rsidRPr="00057418">
        <w:rPr>
          <w:sz w:val="24"/>
          <w:szCs w:val="24"/>
        </w:rPr>
        <w:t xml:space="preserve"> </w:t>
      </w:r>
      <w:r w:rsidRPr="00387019">
        <w:rPr>
          <w:sz w:val="24"/>
          <w:szCs w:val="24"/>
        </w:rPr>
        <w:t>account</w:t>
      </w:r>
      <w:r w:rsidRPr="00057418">
        <w:rPr>
          <w:sz w:val="24"/>
          <w:szCs w:val="24"/>
        </w:rPr>
        <w:t xml:space="preserve"> </w:t>
      </w:r>
      <w:r w:rsidRPr="00387019">
        <w:rPr>
          <w:sz w:val="24"/>
          <w:szCs w:val="24"/>
        </w:rPr>
        <w:t>for</w:t>
      </w:r>
      <w:r w:rsidRPr="00057418">
        <w:rPr>
          <w:sz w:val="24"/>
          <w:szCs w:val="24"/>
        </w:rPr>
        <w:t xml:space="preserve"> </w:t>
      </w:r>
      <w:r w:rsidRPr="00387019">
        <w:rPr>
          <w:sz w:val="24"/>
          <w:szCs w:val="24"/>
        </w:rPr>
        <w:t>annual</w:t>
      </w:r>
      <w:r w:rsidRPr="00057418">
        <w:rPr>
          <w:sz w:val="24"/>
          <w:szCs w:val="24"/>
        </w:rPr>
        <w:t xml:space="preserve"> </w:t>
      </w:r>
      <w:r w:rsidRPr="00387019">
        <w:rPr>
          <w:sz w:val="24"/>
          <w:szCs w:val="24"/>
        </w:rPr>
        <w:t>salary</w:t>
      </w:r>
      <w:r w:rsidRPr="00057418">
        <w:rPr>
          <w:sz w:val="24"/>
          <w:szCs w:val="24"/>
        </w:rPr>
        <w:t xml:space="preserve"> </w:t>
      </w:r>
      <w:r w:rsidRPr="00387019">
        <w:rPr>
          <w:sz w:val="24"/>
          <w:szCs w:val="24"/>
        </w:rPr>
        <w:t>increases,</w:t>
      </w:r>
      <w:r w:rsidRPr="00057418">
        <w:rPr>
          <w:sz w:val="24"/>
          <w:szCs w:val="24"/>
        </w:rPr>
        <w:t xml:space="preserve"> </w:t>
      </w:r>
      <w:r w:rsidRPr="00387019">
        <w:rPr>
          <w:sz w:val="24"/>
          <w:szCs w:val="24"/>
        </w:rPr>
        <w:t>POA has increased the salary by 4% after Y1 through LOP.</w:t>
      </w:r>
    </w:p>
    <w:p w:rsidR="0050023F" w:rsidP="00365CD0" w:rsidRDefault="007E4C45" w14:paraId="3DD08BBE" w14:textId="7F39B07C">
      <w:pPr>
        <w:pStyle w:val="Heading3"/>
        <w:tabs>
          <w:tab w:val="left" w:pos="1125"/>
        </w:tabs>
        <w:ind w:left="360" w:hanging="360"/>
        <w:jc w:val="both"/>
        <w:rPr>
          <w:i/>
          <w:color w:val="24468C"/>
        </w:rPr>
      </w:pPr>
      <w:r w:rsidRPr="000B75C7">
        <w:rPr>
          <w:i/>
          <w:color w:val="24468C"/>
        </w:rPr>
        <w:t>3.1.2</w:t>
      </w:r>
      <w:r w:rsidRPr="000B75C7" w:rsidR="004B2125">
        <w:rPr>
          <w:i/>
          <w:color w:val="24468C"/>
        </w:rPr>
        <w:t xml:space="preserve"> </w:t>
      </w:r>
      <w:r w:rsidRPr="000B75C7" w:rsidR="00F16463">
        <w:rPr>
          <w:i/>
          <w:color w:val="24468C"/>
        </w:rPr>
        <w:t>Fringe Benefits – Total $</w:t>
      </w:r>
      <w:r w:rsidR="00017A45">
        <w:rPr>
          <w:i/>
          <w:color w:val="24468C"/>
        </w:rPr>
        <w:t>34</w:t>
      </w:r>
      <w:r w:rsidR="00157C9B">
        <w:rPr>
          <w:i/>
          <w:color w:val="24468C"/>
        </w:rPr>
        <w:t>5</w:t>
      </w:r>
      <w:r w:rsidRPr="000B75C7" w:rsidR="00005D12">
        <w:rPr>
          <w:i/>
          <w:color w:val="24468C"/>
        </w:rPr>
        <w:t>,</w:t>
      </w:r>
      <w:r w:rsidR="00157C9B">
        <w:rPr>
          <w:i/>
          <w:color w:val="24468C"/>
        </w:rPr>
        <w:t>361</w:t>
      </w:r>
    </w:p>
    <w:p w:rsidRPr="000B75C7" w:rsidR="005A4ABD" w:rsidP="00365CD0" w:rsidRDefault="005A4ABD" w14:paraId="4A69EF81" w14:textId="77777777">
      <w:pPr>
        <w:pStyle w:val="Heading3"/>
        <w:tabs>
          <w:tab w:val="left" w:pos="1125"/>
        </w:tabs>
        <w:ind w:left="360" w:hanging="360"/>
        <w:jc w:val="both"/>
        <w:rPr>
          <w:i/>
          <w:color w:val="24468C"/>
        </w:rPr>
      </w:pPr>
    </w:p>
    <w:p w:rsidRPr="009A7E74" w:rsidR="00DA22C8" w:rsidP="00365CD0" w:rsidRDefault="00934ABB" w14:paraId="4969DE83" w14:textId="372E3906">
      <w:pPr>
        <w:widowControl/>
        <w:adjustRightInd w:val="0"/>
        <w:spacing w:after="240"/>
        <w:jc w:val="both"/>
        <w:rPr>
          <w:rFonts w:eastAsiaTheme="minorEastAsia"/>
          <w:sz w:val="24"/>
          <w:szCs w:val="24"/>
        </w:rPr>
      </w:pPr>
      <w:r w:rsidRPr="009A7E74">
        <w:rPr>
          <w:rFonts w:eastAsiaTheme="minorEastAsia"/>
          <w:sz w:val="24"/>
          <w:szCs w:val="24"/>
        </w:rPr>
        <w:t xml:space="preserve">Benefits </w:t>
      </w:r>
      <w:r w:rsidRPr="009A7E74" w:rsidR="009700A2">
        <w:rPr>
          <w:rFonts w:eastAsiaTheme="minorEastAsia"/>
          <w:sz w:val="24"/>
          <w:szCs w:val="24"/>
        </w:rPr>
        <w:t xml:space="preserve">for </w:t>
      </w:r>
      <w:r w:rsidRPr="009A7E74" w:rsidR="00C04140">
        <w:rPr>
          <w:rFonts w:eastAsiaTheme="minorEastAsia"/>
          <w:sz w:val="24"/>
          <w:szCs w:val="24"/>
        </w:rPr>
        <w:t>USN/TCN</w:t>
      </w:r>
      <w:r w:rsidRPr="009A7E74" w:rsidR="00FD7C54">
        <w:rPr>
          <w:rFonts w:eastAsiaTheme="minorEastAsia"/>
          <w:sz w:val="24"/>
          <w:szCs w:val="24"/>
        </w:rPr>
        <w:t xml:space="preserve"> </w:t>
      </w:r>
      <w:r w:rsidRPr="009A7E74" w:rsidR="001B3DA5">
        <w:rPr>
          <w:rFonts w:eastAsiaTheme="minorEastAsia"/>
          <w:sz w:val="24"/>
          <w:szCs w:val="24"/>
        </w:rPr>
        <w:t xml:space="preserve">staff are </w:t>
      </w:r>
      <w:r w:rsidRPr="009A7E74" w:rsidR="00AA75CB">
        <w:rPr>
          <w:rFonts w:eastAsiaTheme="minorEastAsia"/>
          <w:sz w:val="24"/>
          <w:szCs w:val="24"/>
        </w:rPr>
        <w:t>calculated at 23.47%</w:t>
      </w:r>
      <w:r w:rsidRPr="009A7E74" w:rsidR="008E0797">
        <w:rPr>
          <w:rFonts w:eastAsiaTheme="minorEastAsia"/>
          <w:sz w:val="24"/>
          <w:szCs w:val="24"/>
        </w:rPr>
        <w:t xml:space="preserve"> of the </w:t>
      </w:r>
      <w:r w:rsidR="004E447A">
        <w:rPr>
          <w:rFonts w:eastAsiaTheme="minorEastAsia"/>
          <w:sz w:val="24"/>
          <w:szCs w:val="24"/>
        </w:rPr>
        <w:t>employee’s</w:t>
      </w:r>
      <w:r w:rsidRPr="009A7E74" w:rsidR="008E0797">
        <w:rPr>
          <w:rFonts w:eastAsiaTheme="minorEastAsia"/>
          <w:sz w:val="24"/>
          <w:szCs w:val="24"/>
        </w:rPr>
        <w:t xml:space="preserve"> base salary</w:t>
      </w:r>
      <w:r w:rsidRPr="009A7E74" w:rsidR="00793B6E">
        <w:rPr>
          <w:rFonts w:eastAsiaTheme="minorEastAsia"/>
          <w:sz w:val="24"/>
          <w:szCs w:val="24"/>
        </w:rPr>
        <w:t xml:space="preserve"> ($</w:t>
      </w:r>
      <w:r w:rsidR="00157C9B">
        <w:rPr>
          <w:rFonts w:eastAsiaTheme="minorEastAsia"/>
          <w:sz w:val="24"/>
          <w:szCs w:val="24"/>
        </w:rPr>
        <w:t>44</w:t>
      </w:r>
      <w:r w:rsidR="008405A7">
        <w:rPr>
          <w:rFonts w:eastAsiaTheme="minorEastAsia"/>
          <w:sz w:val="24"/>
          <w:szCs w:val="24"/>
        </w:rPr>
        <w:t>,</w:t>
      </w:r>
      <w:r w:rsidR="00157C9B">
        <w:rPr>
          <w:rFonts w:eastAsiaTheme="minorEastAsia"/>
          <w:sz w:val="24"/>
          <w:szCs w:val="24"/>
        </w:rPr>
        <w:t>380</w:t>
      </w:r>
      <w:r w:rsidRPr="009A7E74" w:rsidR="00793B6E">
        <w:rPr>
          <w:rFonts w:eastAsiaTheme="minorEastAsia"/>
          <w:sz w:val="24"/>
          <w:szCs w:val="24"/>
        </w:rPr>
        <w:t>)</w:t>
      </w:r>
      <w:r w:rsidRPr="009A7E74" w:rsidR="008E0797">
        <w:rPr>
          <w:rFonts w:eastAsiaTheme="minorEastAsia"/>
          <w:sz w:val="24"/>
          <w:szCs w:val="24"/>
        </w:rPr>
        <w:t xml:space="preserve">. </w:t>
      </w:r>
      <w:r w:rsidRPr="009A7E74">
        <w:rPr>
          <w:rFonts w:eastAsiaTheme="minorEastAsia"/>
          <w:sz w:val="24"/>
          <w:szCs w:val="24"/>
        </w:rPr>
        <w:t xml:space="preserve">CCN Mauritania staff </w:t>
      </w:r>
      <w:r w:rsidR="00FA729F">
        <w:rPr>
          <w:rFonts w:eastAsiaTheme="minorEastAsia"/>
          <w:sz w:val="24"/>
          <w:szCs w:val="24"/>
        </w:rPr>
        <w:t xml:space="preserve">benefits </w:t>
      </w:r>
      <w:r w:rsidRPr="009A7E74">
        <w:rPr>
          <w:rFonts w:eastAsiaTheme="minorEastAsia"/>
          <w:sz w:val="24"/>
          <w:szCs w:val="24"/>
        </w:rPr>
        <w:t xml:space="preserve">are </w:t>
      </w:r>
      <w:r w:rsidR="00FA729F">
        <w:rPr>
          <w:rFonts w:eastAsiaTheme="minorEastAsia"/>
          <w:sz w:val="24"/>
          <w:szCs w:val="24"/>
        </w:rPr>
        <w:t>per</w:t>
      </w:r>
      <w:r w:rsidRPr="009A7E74">
        <w:rPr>
          <w:rFonts w:eastAsiaTheme="minorEastAsia"/>
          <w:sz w:val="24"/>
          <w:szCs w:val="24"/>
        </w:rPr>
        <w:t xml:space="preserve"> local labor laws and </w:t>
      </w:r>
      <w:r w:rsidR="00B7796A">
        <w:rPr>
          <w:rFonts w:eastAsiaTheme="minorEastAsia"/>
          <w:sz w:val="24"/>
          <w:szCs w:val="24"/>
        </w:rPr>
        <w:t xml:space="preserve">are </w:t>
      </w:r>
      <w:r w:rsidRPr="009A7E74">
        <w:rPr>
          <w:rFonts w:eastAsiaTheme="minorEastAsia"/>
          <w:sz w:val="24"/>
          <w:szCs w:val="24"/>
        </w:rPr>
        <w:t xml:space="preserve">calculated at </w:t>
      </w:r>
      <w:r w:rsidRPr="009A7E74" w:rsidR="00FD7C54">
        <w:rPr>
          <w:rFonts w:eastAsiaTheme="minorEastAsia"/>
          <w:sz w:val="24"/>
          <w:szCs w:val="24"/>
        </w:rPr>
        <w:t>26</w:t>
      </w:r>
      <w:r w:rsidRPr="009A7E74" w:rsidR="001B3DA5">
        <w:rPr>
          <w:rFonts w:eastAsiaTheme="minorEastAsia"/>
          <w:sz w:val="24"/>
          <w:szCs w:val="24"/>
        </w:rPr>
        <w:t xml:space="preserve">.92% </w:t>
      </w:r>
      <w:r w:rsidRPr="009A7E74">
        <w:rPr>
          <w:rFonts w:eastAsiaTheme="minorEastAsia"/>
          <w:sz w:val="24"/>
          <w:szCs w:val="24"/>
        </w:rPr>
        <w:t xml:space="preserve">of the </w:t>
      </w:r>
      <w:r w:rsidR="003B3AA6">
        <w:rPr>
          <w:rFonts w:eastAsiaTheme="minorEastAsia"/>
          <w:sz w:val="24"/>
          <w:szCs w:val="24"/>
        </w:rPr>
        <w:t>employee’s</w:t>
      </w:r>
      <w:r w:rsidRPr="009A7E74">
        <w:rPr>
          <w:rFonts w:eastAsiaTheme="minorEastAsia"/>
          <w:sz w:val="24"/>
          <w:szCs w:val="24"/>
        </w:rPr>
        <w:t xml:space="preserve"> base salary</w:t>
      </w:r>
      <w:r w:rsidRPr="009A7E74" w:rsidR="00793B6E">
        <w:rPr>
          <w:rFonts w:eastAsiaTheme="minorEastAsia"/>
          <w:sz w:val="24"/>
          <w:szCs w:val="24"/>
        </w:rPr>
        <w:t xml:space="preserve"> </w:t>
      </w:r>
      <w:r w:rsidRPr="009A7E74" w:rsidR="002A25DF">
        <w:rPr>
          <w:rFonts w:eastAsiaTheme="minorEastAsia"/>
          <w:sz w:val="24"/>
          <w:szCs w:val="24"/>
        </w:rPr>
        <w:t>($</w:t>
      </w:r>
      <w:r w:rsidR="00017A45">
        <w:rPr>
          <w:rFonts w:eastAsiaTheme="minorEastAsia"/>
          <w:sz w:val="24"/>
          <w:szCs w:val="24"/>
        </w:rPr>
        <w:t>206</w:t>
      </w:r>
      <w:r w:rsidRPr="009A7E74" w:rsidR="002A25DF">
        <w:rPr>
          <w:rFonts w:eastAsiaTheme="minorEastAsia"/>
          <w:sz w:val="24"/>
          <w:szCs w:val="24"/>
        </w:rPr>
        <w:t>,</w:t>
      </w:r>
      <w:r w:rsidR="00017A45">
        <w:rPr>
          <w:rFonts w:eastAsiaTheme="minorEastAsia"/>
          <w:sz w:val="24"/>
          <w:szCs w:val="24"/>
        </w:rPr>
        <w:t>435</w:t>
      </w:r>
      <w:r w:rsidRPr="009A7E74" w:rsidR="002A25DF">
        <w:rPr>
          <w:rFonts w:eastAsiaTheme="minorEastAsia"/>
          <w:sz w:val="24"/>
          <w:szCs w:val="24"/>
        </w:rPr>
        <w:t>).</w:t>
      </w:r>
    </w:p>
    <w:p w:rsidRPr="005A4ABD" w:rsidR="00A17640" w:rsidP="00365CD0" w:rsidRDefault="00F670DE" w14:paraId="26A3C0B3" w14:textId="0360FE41">
      <w:pPr>
        <w:widowControl/>
        <w:adjustRightInd w:val="0"/>
        <w:spacing w:after="240"/>
        <w:jc w:val="both"/>
        <w:rPr>
          <w:rFonts w:eastAsiaTheme="minorEastAsia"/>
          <w:sz w:val="24"/>
          <w:szCs w:val="24"/>
        </w:rPr>
      </w:pPr>
      <w:r w:rsidRPr="009A7E74">
        <w:rPr>
          <w:rFonts w:eastAsiaTheme="minorEastAsia"/>
          <w:sz w:val="24"/>
          <w:szCs w:val="24"/>
        </w:rPr>
        <w:t xml:space="preserve">Allowances for </w:t>
      </w:r>
      <w:r w:rsidRPr="005A4ABD" w:rsidR="00C04140">
        <w:rPr>
          <w:rFonts w:eastAsiaTheme="minorEastAsia"/>
          <w:sz w:val="24"/>
          <w:szCs w:val="24"/>
        </w:rPr>
        <w:t>USN/TCN</w:t>
      </w:r>
      <w:r w:rsidRPr="005A4ABD">
        <w:rPr>
          <w:rFonts w:eastAsiaTheme="minorEastAsia"/>
          <w:sz w:val="24"/>
          <w:szCs w:val="24"/>
        </w:rPr>
        <w:t xml:space="preserve"> staff are calculated at 5</w:t>
      </w:r>
      <w:r w:rsidR="008405A7">
        <w:rPr>
          <w:rFonts w:eastAsiaTheme="minorEastAsia"/>
          <w:sz w:val="24"/>
          <w:szCs w:val="24"/>
        </w:rPr>
        <w:t>0</w:t>
      </w:r>
      <w:r w:rsidRPr="005A4ABD">
        <w:rPr>
          <w:rFonts w:eastAsiaTheme="minorEastAsia"/>
          <w:sz w:val="24"/>
          <w:szCs w:val="24"/>
        </w:rPr>
        <w:t>% of their total salary</w:t>
      </w:r>
      <w:r w:rsidRPr="005A4ABD" w:rsidR="002A25DF">
        <w:rPr>
          <w:rFonts w:eastAsiaTheme="minorEastAsia"/>
          <w:sz w:val="24"/>
          <w:szCs w:val="24"/>
        </w:rPr>
        <w:t xml:space="preserve"> ($</w:t>
      </w:r>
      <w:r w:rsidR="00017A45">
        <w:rPr>
          <w:rFonts w:eastAsiaTheme="minorEastAsia"/>
          <w:sz w:val="24"/>
          <w:szCs w:val="24"/>
        </w:rPr>
        <w:t>9</w:t>
      </w:r>
      <w:r w:rsidR="00157C9B">
        <w:rPr>
          <w:rFonts w:eastAsiaTheme="minorEastAsia"/>
          <w:sz w:val="24"/>
          <w:szCs w:val="24"/>
        </w:rPr>
        <w:t>4</w:t>
      </w:r>
      <w:r w:rsidRPr="005A4ABD" w:rsidR="002A25DF">
        <w:rPr>
          <w:rFonts w:eastAsiaTheme="minorEastAsia"/>
          <w:sz w:val="24"/>
          <w:szCs w:val="24"/>
        </w:rPr>
        <w:t>,</w:t>
      </w:r>
      <w:r w:rsidR="00157C9B">
        <w:rPr>
          <w:rFonts w:eastAsiaTheme="minorEastAsia"/>
          <w:sz w:val="24"/>
          <w:szCs w:val="24"/>
        </w:rPr>
        <w:t>546</w:t>
      </w:r>
      <w:r w:rsidRPr="005A4ABD" w:rsidR="002A25DF">
        <w:rPr>
          <w:rFonts w:eastAsiaTheme="minorEastAsia"/>
          <w:sz w:val="24"/>
          <w:szCs w:val="24"/>
        </w:rPr>
        <w:t>).</w:t>
      </w:r>
    </w:p>
    <w:p w:rsidR="00437D4E" w:rsidP="00365CD0" w:rsidRDefault="004B2125" w14:paraId="64D07590" w14:textId="15E34397">
      <w:pPr>
        <w:pStyle w:val="Heading3"/>
        <w:tabs>
          <w:tab w:val="left" w:pos="1125"/>
        </w:tabs>
        <w:ind w:left="360" w:hanging="360"/>
        <w:jc w:val="both"/>
        <w:rPr>
          <w:i/>
          <w:color w:val="24468C"/>
        </w:rPr>
      </w:pPr>
      <w:r w:rsidRPr="005A4ABD">
        <w:rPr>
          <w:i/>
          <w:color w:val="24468C"/>
        </w:rPr>
        <w:t>3.1</w:t>
      </w:r>
      <w:r w:rsidRPr="005A4ABD" w:rsidR="00742804">
        <w:rPr>
          <w:i/>
          <w:color w:val="24468C"/>
        </w:rPr>
        <w:t xml:space="preserve">.3 </w:t>
      </w:r>
      <w:r w:rsidRPr="005A4ABD" w:rsidR="00437D4E">
        <w:rPr>
          <w:i/>
          <w:color w:val="24468C"/>
        </w:rPr>
        <w:t>Travel – Total $</w:t>
      </w:r>
      <w:r w:rsidR="000C08C1">
        <w:rPr>
          <w:i/>
          <w:color w:val="24468C"/>
        </w:rPr>
        <w:t>149</w:t>
      </w:r>
      <w:r w:rsidRPr="005A4ABD" w:rsidR="008362ED">
        <w:rPr>
          <w:i/>
          <w:color w:val="24468C"/>
        </w:rPr>
        <w:t>,</w:t>
      </w:r>
      <w:r w:rsidR="000C08C1">
        <w:rPr>
          <w:i/>
          <w:color w:val="24468C"/>
        </w:rPr>
        <w:t>457</w:t>
      </w:r>
    </w:p>
    <w:p w:rsidRPr="005A4ABD" w:rsidR="005A4ABD" w:rsidP="00365CD0" w:rsidRDefault="005A4ABD" w14:paraId="360BD780" w14:textId="33AD4407">
      <w:pPr>
        <w:pStyle w:val="Heading3"/>
        <w:tabs>
          <w:tab w:val="left" w:pos="1125"/>
        </w:tabs>
        <w:ind w:left="360" w:hanging="360"/>
        <w:jc w:val="both"/>
        <w:rPr>
          <w:i/>
          <w:color w:val="24468C"/>
        </w:rPr>
      </w:pPr>
    </w:p>
    <w:p w:rsidRPr="005A4ABD" w:rsidR="003C27B2" w:rsidP="00365CD0" w:rsidRDefault="003C27B2" w14:paraId="192397A9" w14:textId="41CDC74E">
      <w:pPr>
        <w:spacing w:after="60"/>
        <w:jc w:val="both"/>
        <w:rPr>
          <w:b/>
          <w:bCs/>
          <w:sz w:val="24"/>
          <w:szCs w:val="24"/>
        </w:rPr>
      </w:pPr>
      <w:r w:rsidRPr="005A4ABD">
        <w:rPr>
          <w:b/>
          <w:bCs/>
          <w:sz w:val="24"/>
          <w:szCs w:val="24"/>
        </w:rPr>
        <w:t>Local Travel ($</w:t>
      </w:r>
      <w:r w:rsidRPr="005A4ABD" w:rsidR="008919DB">
        <w:rPr>
          <w:b/>
          <w:bCs/>
          <w:sz w:val="24"/>
          <w:szCs w:val="24"/>
        </w:rPr>
        <w:t>127,</w:t>
      </w:r>
      <w:r w:rsidRPr="005A4ABD" w:rsidR="0034460C">
        <w:rPr>
          <w:b/>
          <w:bCs/>
          <w:sz w:val="24"/>
          <w:szCs w:val="24"/>
        </w:rPr>
        <w:t>949</w:t>
      </w:r>
      <w:r w:rsidRPr="005A4ABD">
        <w:rPr>
          <w:b/>
          <w:bCs/>
          <w:sz w:val="24"/>
          <w:szCs w:val="24"/>
        </w:rPr>
        <w:t>)</w:t>
      </w:r>
    </w:p>
    <w:p w:rsidRPr="005A4ABD" w:rsidR="003C27B2" w:rsidP="00365CD0" w:rsidRDefault="003C27B2" w14:paraId="7FAD539A" w14:textId="39C506E2">
      <w:pPr>
        <w:widowControl/>
        <w:adjustRightInd w:val="0"/>
        <w:spacing w:after="240"/>
        <w:jc w:val="both"/>
        <w:rPr>
          <w:rFonts w:eastAsiaTheme="minorEastAsia"/>
          <w:sz w:val="24"/>
          <w:szCs w:val="24"/>
        </w:rPr>
      </w:pPr>
      <w:r w:rsidRPr="005A4ABD">
        <w:rPr>
          <w:rFonts w:eastAsiaTheme="minorEastAsia"/>
          <w:sz w:val="24"/>
          <w:szCs w:val="24"/>
        </w:rPr>
        <w:t>POA estimates $</w:t>
      </w:r>
      <w:r w:rsidRPr="005A4ABD" w:rsidR="0034460C">
        <w:rPr>
          <w:rFonts w:eastAsiaTheme="minorEastAsia"/>
          <w:sz w:val="24"/>
          <w:szCs w:val="24"/>
        </w:rPr>
        <w:t>5,549</w:t>
      </w:r>
      <w:r w:rsidRPr="005A4ABD">
        <w:rPr>
          <w:rFonts w:eastAsiaTheme="minorEastAsia"/>
          <w:sz w:val="24"/>
          <w:szCs w:val="24"/>
        </w:rPr>
        <w:t xml:space="preserve"> in local transportation for </w:t>
      </w:r>
      <w:r w:rsidRPr="005A4ABD" w:rsidR="00E10AE0">
        <w:rPr>
          <w:rFonts w:eastAsiaTheme="minorEastAsia"/>
          <w:sz w:val="24"/>
          <w:szCs w:val="24"/>
        </w:rPr>
        <w:t xml:space="preserve">trainings at $100/trip </w:t>
      </w:r>
      <w:r w:rsidRPr="005A4ABD" w:rsidR="00D62ADA">
        <w:rPr>
          <w:rFonts w:eastAsiaTheme="minorEastAsia"/>
          <w:sz w:val="24"/>
          <w:szCs w:val="24"/>
        </w:rPr>
        <w:t>for 51 trips over the LOP</w:t>
      </w:r>
      <w:r w:rsidRPr="005A4ABD">
        <w:rPr>
          <w:rFonts w:eastAsiaTheme="minorEastAsia"/>
          <w:sz w:val="24"/>
          <w:szCs w:val="24"/>
        </w:rPr>
        <w:t xml:space="preserve">. </w:t>
      </w:r>
      <w:r w:rsidRPr="005A4ABD" w:rsidR="00753D82">
        <w:rPr>
          <w:rFonts w:eastAsiaTheme="minorEastAsia"/>
          <w:sz w:val="24"/>
          <w:szCs w:val="24"/>
        </w:rPr>
        <w:t xml:space="preserve">In addition, </w:t>
      </w:r>
      <w:r w:rsidRPr="005A4ABD" w:rsidR="0020502D">
        <w:rPr>
          <w:rFonts w:eastAsiaTheme="minorEastAsia"/>
          <w:sz w:val="24"/>
          <w:szCs w:val="24"/>
        </w:rPr>
        <w:t xml:space="preserve">to make training accessible, </w:t>
      </w:r>
      <w:r w:rsidRPr="005A4ABD" w:rsidR="00753D82">
        <w:rPr>
          <w:rFonts w:eastAsiaTheme="minorEastAsia"/>
          <w:sz w:val="24"/>
          <w:szCs w:val="24"/>
        </w:rPr>
        <w:t xml:space="preserve">POA </w:t>
      </w:r>
      <w:r w:rsidRPr="005A4ABD" w:rsidR="000F5D54">
        <w:rPr>
          <w:rFonts w:eastAsiaTheme="minorEastAsia"/>
          <w:sz w:val="24"/>
          <w:szCs w:val="24"/>
        </w:rPr>
        <w:t>estimates</w:t>
      </w:r>
      <w:r w:rsidRPr="005A4ABD" w:rsidR="00753D82">
        <w:rPr>
          <w:rFonts w:eastAsiaTheme="minorEastAsia"/>
          <w:sz w:val="24"/>
          <w:szCs w:val="24"/>
        </w:rPr>
        <w:t xml:space="preserve"> $</w:t>
      </w:r>
      <w:r w:rsidRPr="005A4ABD" w:rsidR="00D1752E">
        <w:rPr>
          <w:rFonts w:eastAsiaTheme="minorEastAsia"/>
          <w:sz w:val="24"/>
          <w:szCs w:val="24"/>
        </w:rPr>
        <w:t>122,400</w:t>
      </w:r>
      <w:r w:rsidRPr="005A4ABD" w:rsidR="005225C6">
        <w:rPr>
          <w:rFonts w:eastAsiaTheme="minorEastAsia"/>
          <w:sz w:val="24"/>
          <w:szCs w:val="24"/>
        </w:rPr>
        <w:t xml:space="preserve"> for transport stipends for participants to attend trainings</w:t>
      </w:r>
      <w:r w:rsidRPr="005A4ABD" w:rsidR="00850648">
        <w:rPr>
          <w:rFonts w:eastAsiaTheme="minorEastAsia"/>
          <w:sz w:val="24"/>
          <w:szCs w:val="24"/>
        </w:rPr>
        <w:t xml:space="preserve"> at $</w:t>
      </w:r>
      <w:r w:rsidRPr="005A4ABD" w:rsidR="00765966">
        <w:rPr>
          <w:rFonts w:eastAsiaTheme="minorEastAsia"/>
          <w:sz w:val="24"/>
          <w:szCs w:val="24"/>
        </w:rPr>
        <w:t xml:space="preserve">10/participant for </w:t>
      </w:r>
      <w:r w:rsidRPr="005A4ABD" w:rsidR="003C6212">
        <w:rPr>
          <w:rFonts w:eastAsiaTheme="minorEastAsia"/>
          <w:sz w:val="24"/>
          <w:szCs w:val="24"/>
        </w:rPr>
        <w:t>6,000 participants per year in Y1 and Y2</w:t>
      </w:r>
      <w:r w:rsidRPr="005A4ABD" w:rsidR="000F5D54">
        <w:rPr>
          <w:rFonts w:eastAsiaTheme="minorEastAsia"/>
          <w:sz w:val="24"/>
          <w:szCs w:val="24"/>
        </w:rPr>
        <w:t>,</w:t>
      </w:r>
    </w:p>
    <w:p w:rsidRPr="00C7318D" w:rsidR="003C27B2" w:rsidP="00365CD0" w:rsidRDefault="007153B8" w14:paraId="71EDD04B" w14:textId="22EFEAA4">
      <w:pPr>
        <w:spacing w:after="60"/>
        <w:jc w:val="both"/>
        <w:rPr>
          <w:rFonts w:eastAsiaTheme="minorEastAsia"/>
          <w:b/>
          <w:bCs/>
          <w:sz w:val="24"/>
          <w:szCs w:val="24"/>
        </w:rPr>
      </w:pPr>
      <w:r w:rsidRPr="007153B8">
        <w:rPr>
          <w:rFonts w:eastAsiaTheme="minorEastAsia"/>
          <w:b/>
          <w:bCs/>
          <w:sz w:val="24"/>
          <w:szCs w:val="24"/>
        </w:rPr>
        <w:t xml:space="preserve">Motorcycle and Vehicle Fuel </w:t>
      </w:r>
      <w:r w:rsidR="00C22B60">
        <w:rPr>
          <w:rFonts w:eastAsiaTheme="minorEastAsia"/>
          <w:b/>
          <w:bCs/>
          <w:sz w:val="24"/>
          <w:szCs w:val="24"/>
        </w:rPr>
        <w:t>Expenses</w:t>
      </w:r>
      <w:r w:rsidRPr="007153B8">
        <w:rPr>
          <w:rFonts w:eastAsiaTheme="minorEastAsia"/>
          <w:b/>
          <w:bCs/>
          <w:sz w:val="24"/>
          <w:szCs w:val="24"/>
        </w:rPr>
        <w:t xml:space="preserve"> </w:t>
      </w:r>
      <w:r w:rsidRPr="005A4ABD" w:rsidR="003C27B2">
        <w:rPr>
          <w:rFonts w:eastAsiaTheme="minorEastAsia"/>
          <w:b/>
          <w:bCs/>
          <w:sz w:val="24"/>
          <w:szCs w:val="24"/>
        </w:rPr>
        <w:t>(</w:t>
      </w:r>
      <w:r w:rsidRPr="005A4ABD" w:rsidR="003C27B2">
        <w:rPr>
          <w:rFonts w:eastAsiaTheme="minorEastAsia"/>
          <w:b/>
          <w:sz w:val="24"/>
          <w:szCs w:val="24"/>
        </w:rPr>
        <w:t>$</w:t>
      </w:r>
      <w:r w:rsidR="00AA0FF5">
        <w:rPr>
          <w:rFonts w:eastAsiaTheme="minorEastAsia"/>
          <w:b/>
          <w:sz w:val="24"/>
          <w:szCs w:val="24"/>
        </w:rPr>
        <w:t>8,525</w:t>
      </w:r>
      <w:r w:rsidRPr="005A4ABD" w:rsidR="003C27B2">
        <w:rPr>
          <w:rFonts w:eastAsiaTheme="minorEastAsia"/>
          <w:b/>
          <w:bCs/>
          <w:sz w:val="24"/>
          <w:szCs w:val="24"/>
        </w:rPr>
        <w:t>)</w:t>
      </w:r>
    </w:p>
    <w:p w:rsidR="000A6E27" w:rsidP="000A6E27" w:rsidRDefault="000A6E27" w14:paraId="739CAF05" w14:textId="68274068">
      <w:pPr>
        <w:widowControl/>
        <w:adjustRightInd w:val="0"/>
        <w:spacing w:after="240"/>
        <w:jc w:val="both"/>
        <w:rPr>
          <w:rFonts w:eastAsiaTheme="minorEastAsia"/>
          <w:sz w:val="24"/>
          <w:szCs w:val="24"/>
        </w:rPr>
      </w:pPr>
      <w:r>
        <w:rPr>
          <w:rFonts w:eastAsiaTheme="minorEastAsia"/>
          <w:sz w:val="24"/>
          <w:szCs w:val="24"/>
        </w:rPr>
        <w:t xml:space="preserve">Vehicle fuel for technical leads and motorcycle fuel for </w:t>
      </w:r>
      <w:r w:rsidR="00583B3B">
        <w:rPr>
          <w:rFonts w:eastAsiaTheme="minorEastAsia"/>
          <w:sz w:val="24"/>
          <w:szCs w:val="24"/>
        </w:rPr>
        <w:t>9</w:t>
      </w:r>
      <w:r>
        <w:rPr>
          <w:rFonts w:eastAsiaTheme="minorEastAsia"/>
          <w:sz w:val="24"/>
          <w:szCs w:val="24"/>
        </w:rPr>
        <w:t xml:space="preserve"> motorcycles used by the project’s extension agents under this activity is estimated at $170/month for 46 months.</w:t>
      </w:r>
    </w:p>
    <w:p w:rsidRPr="001E54CF" w:rsidR="003C27B2" w:rsidP="00365CD0" w:rsidRDefault="003C27B2" w14:paraId="69D8B40E" w14:textId="5051D9F9">
      <w:pPr>
        <w:spacing w:after="60"/>
        <w:jc w:val="both"/>
        <w:rPr>
          <w:rFonts w:eastAsiaTheme="minorEastAsia"/>
          <w:b/>
          <w:bCs/>
          <w:sz w:val="24"/>
          <w:szCs w:val="24"/>
        </w:rPr>
      </w:pPr>
      <w:r w:rsidRPr="001E54CF">
        <w:rPr>
          <w:rFonts w:eastAsiaTheme="minorEastAsia"/>
          <w:b/>
          <w:bCs/>
          <w:sz w:val="24"/>
          <w:szCs w:val="24"/>
        </w:rPr>
        <w:t>Per Diem ($</w:t>
      </w:r>
      <w:r w:rsidR="00A9544D">
        <w:rPr>
          <w:rFonts w:eastAsiaTheme="minorEastAsia"/>
          <w:b/>
          <w:bCs/>
          <w:sz w:val="24"/>
          <w:szCs w:val="24"/>
        </w:rPr>
        <w:t>12,984</w:t>
      </w:r>
      <w:r w:rsidRPr="001E54CF">
        <w:rPr>
          <w:rFonts w:eastAsiaTheme="minorEastAsia"/>
          <w:b/>
          <w:bCs/>
          <w:sz w:val="24"/>
          <w:szCs w:val="24"/>
        </w:rPr>
        <w:t>)</w:t>
      </w:r>
    </w:p>
    <w:p w:rsidR="003C27B2" w:rsidP="00365CD0" w:rsidRDefault="003C27B2" w14:paraId="5797F6AF" w14:textId="27A54CF4">
      <w:pPr>
        <w:pStyle w:val="BodyText"/>
        <w:spacing w:after="240"/>
        <w:jc w:val="both"/>
      </w:pPr>
      <w:r>
        <w:t>POA estimates $</w:t>
      </w:r>
      <w:r w:rsidR="005725D5">
        <w:t>12,984</w:t>
      </w:r>
      <w:r>
        <w:t xml:space="preserve"> in lodging</w:t>
      </w:r>
      <w:r w:rsidR="0064733B">
        <w:t xml:space="preserve"> </w:t>
      </w:r>
      <w:r w:rsidR="00AE7767">
        <w:t>at a rate of $43/night</w:t>
      </w:r>
      <w:r>
        <w:t xml:space="preserve"> and M&amp;IE</w:t>
      </w:r>
      <w:r w:rsidR="004F0C85">
        <w:t xml:space="preserve"> </w:t>
      </w:r>
      <w:r w:rsidR="00AE7767">
        <w:t>at $</w:t>
      </w:r>
      <w:r w:rsidR="00C43FD9">
        <w:t xml:space="preserve">35/day </w:t>
      </w:r>
      <w:r w:rsidR="004F0C85">
        <w:t>for trainings</w:t>
      </w:r>
      <w:r>
        <w:t xml:space="preserve"> for </w:t>
      </w:r>
      <w:r w:rsidR="004A5EDD">
        <w:t>51</w:t>
      </w:r>
      <w:r>
        <w:t xml:space="preserve"> trips </w:t>
      </w:r>
      <w:r w:rsidR="008025E3">
        <w:t>over LOP, each trip will be for</w:t>
      </w:r>
      <w:r>
        <w:t xml:space="preserve"> </w:t>
      </w:r>
      <w:r w:rsidR="00D15F4D">
        <w:t>3</w:t>
      </w:r>
      <w:r>
        <w:t xml:space="preserve"> days. </w:t>
      </w:r>
    </w:p>
    <w:p w:rsidR="00484F39" w:rsidP="00365CD0" w:rsidRDefault="00484F39" w14:paraId="50EE4E5E" w14:textId="14503052">
      <w:pPr>
        <w:pStyle w:val="Heading3"/>
        <w:tabs>
          <w:tab w:val="left" w:pos="1125"/>
        </w:tabs>
        <w:ind w:left="360" w:hanging="360"/>
        <w:jc w:val="both"/>
        <w:rPr>
          <w:i/>
          <w:color w:val="24468C"/>
        </w:rPr>
      </w:pPr>
      <w:r w:rsidRPr="005B1E8D">
        <w:rPr>
          <w:i/>
          <w:color w:val="24468C"/>
        </w:rPr>
        <w:t>3.</w:t>
      </w:r>
      <w:r w:rsidRPr="005B1E8D" w:rsidR="00807BDF">
        <w:rPr>
          <w:i/>
          <w:color w:val="24468C"/>
        </w:rPr>
        <w:t>1</w:t>
      </w:r>
      <w:r w:rsidRPr="005B1E8D">
        <w:rPr>
          <w:i/>
          <w:color w:val="24468C"/>
        </w:rPr>
        <w:t>.4 Professional Services/Contractual – Total $</w:t>
      </w:r>
      <w:r w:rsidRPr="005B1E8D" w:rsidR="00265E05">
        <w:rPr>
          <w:i/>
          <w:color w:val="24468C"/>
        </w:rPr>
        <w:t>4</w:t>
      </w:r>
      <w:r w:rsidR="00E167CE">
        <w:rPr>
          <w:i/>
          <w:color w:val="24468C"/>
        </w:rPr>
        <w:t>2</w:t>
      </w:r>
      <w:r w:rsidR="00824A1A">
        <w:rPr>
          <w:i/>
          <w:color w:val="24468C"/>
        </w:rPr>
        <w:t>8</w:t>
      </w:r>
      <w:r w:rsidRPr="005B1E8D" w:rsidR="004942D3">
        <w:rPr>
          <w:i/>
          <w:color w:val="24468C"/>
        </w:rPr>
        <w:t>,</w:t>
      </w:r>
      <w:r w:rsidR="00824A1A">
        <w:rPr>
          <w:i/>
          <w:color w:val="24468C"/>
        </w:rPr>
        <w:t>825</w:t>
      </w:r>
    </w:p>
    <w:p w:rsidRPr="005B1E8D" w:rsidR="005A4ABD" w:rsidP="00365CD0" w:rsidRDefault="005A4ABD" w14:paraId="239189D6" w14:textId="77777777">
      <w:pPr>
        <w:pStyle w:val="Heading3"/>
        <w:tabs>
          <w:tab w:val="left" w:pos="1125"/>
        </w:tabs>
        <w:ind w:left="360" w:hanging="360"/>
        <w:jc w:val="both"/>
        <w:rPr>
          <w:i/>
          <w:color w:val="24468C"/>
        </w:rPr>
      </w:pPr>
    </w:p>
    <w:p w:rsidR="00484F39" w:rsidP="00365CD0" w:rsidRDefault="00AD2834" w14:paraId="237C862D" w14:textId="1DF688B3">
      <w:pPr>
        <w:pStyle w:val="Heading3"/>
        <w:tabs>
          <w:tab w:val="left" w:pos="1300"/>
        </w:tabs>
        <w:spacing w:after="240"/>
        <w:ind w:left="0"/>
        <w:jc w:val="both"/>
        <w:rPr>
          <w:b w:val="0"/>
        </w:rPr>
      </w:pPr>
      <w:bookmarkStart w:name="_Hlk135320658" w:id="18"/>
      <w:r>
        <w:rPr>
          <w:b w:val="0"/>
        </w:rPr>
        <w:t>The contractor</w:t>
      </w:r>
      <w:r w:rsidRPr="002E66E2" w:rsidR="002E66E2">
        <w:rPr>
          <w:b w:val="0"/>
        </w:rPr>
        <w:t xml:space="preserve">, </w:t>
      </w:r>
      <w:r w:rsidR="000D6FC9">
        <w:rPr>
          <w:b w:val="0"/>
        </w:rPr>
        <w:t>6</w:t>
      </w:r>
      <w:r w:rsidRPr="004942D3" w:rsidR="000D6FC9">
        <w:rPr>
          <w:b w:val="0"/>
        </w:rPr>
        <w:t xml:space="preserve">th </w:t>
      </w:r>
      <w:r w:rsidR="000D6FC9">
        <w:rPr>
          <w:b w:val="0"/>
        </w:rPr>
        <w:t>Grain</w:t>
      </w:r>
      <w:r w:rsidRPr="002E66E2" w:rsidR="002E66E2">
        <w:rPr>
          <w:b w:val="0"/>
        </w:rPr>
        <w:t xml:space="preserve">, will implement </w:t>
      </w:r>
      <w:r w:rsidR="008C3310">
        <w:rPr>
          <w:b w:val="0"/>
        </w:rPr>
        <w:t>GIS and remote sensing technologies</w:t>
      </w:r>
      <w:r w:rsidRPr="002E66E2" w:rsidR="002E66E2">
        <w:rPr>
          <w:b w:val="0"/>
        </w:rPr>
        <w:t xml:space="preserve"> </w:t>
      </w:r>
      <w:r w:rsidR="007D61AA">
        <w:rPr>
          <w:b w:val="0"/>
        </w:rPr>
        <w:t>to model crop production potentia</w:t>
      </w:r>
      <w:r w:rsidR="00C84948">
        <w:rPr>
          <w:b w:val="0"/>
        </w:rPr>
        <w:t>l and</w:t>
      </w:r>
      <w:r w:rsidR="007D61AA">
        <w:rPr>
          <w:b w:val="0"/>
        </w:rPr>
        <w:t xml:space="preserve"> </w:t>
      </w:r>
      <w:r w:rsidR="00FE14C7">
        <w:rPr>
          <w:b w:val="0"/>
        </w:rPr>
        <w:t xml:space="preserve">develop a digital registry </w:t>
      </w:r>
      <w:r w:rsidR="00121068">
        <w:rPr>
          <w:b w:val="0"/>
        </w:rPr>
        <w:t xml:space="preserve">of farmers </w:t>
      </w:r>
      <w:r w:rsidRPr="002E66E2" w:rsidR="002E66E2">
        <w:rPr>
          <w:b w:val="0"/>
        </w:rPr>
        <w:t>in Y</w:t>
      </w:r>
      <w:r w:rsidR="008C3310">
        <w:rPr>
          <w:b w:val="0"/>
        </w:rPr>
        <w:t>1</w:t>
      </w:r>
      <w:r w:rsidRPr="002E66E2" w:rsidR="002E66E2">
        <w:rPr>
          <w:b w:val="0"/>
        </w:rPr>
        <w:t>-Y</w:t>
      </w:r>
      <w:r w:rsidR="008C3310">
        <w:rPr>
          <w:b w:val="0"/>
        </w:rPr>
        <w:t>2</w:t>
      </w:r>
      <w:r w:rsidRPr="002E66E2" w:rsidR="002E66E2">
        <w:rPr>
          <w:b w:val="0"/>
        </w:rPr>
        <w:t xml:space="preserve"> for a total of $</w:t>
      </w:r>
      <w:r w:rsidR="008C3310">
        <w:rPr>
          <w:b w:val="0"/>
        </w:rPr>
        <w:t>3</w:t>
      </w:r>
      <w:r w:rsidR="00E167CE">
        <w:rPr>
          <w:b w:val="0"/>
        </w:rPr>
        <w:t>0</w:t>
      </w:r>
      <w:r w:rsidR="008C3310">
        <w:rPr>
          <w:b w:val="0"/>
        </w:rPr>
        <w:t>0,000</w:t>
      </w:r>
      <w:r w:rsidRPr="002E66E2" w:rsidR="002E66E2">
        <w:rPr>
          <w:b w:val="0"/>
        </w:rPr>
        <w:t xml:space="preserve">. </w:t>
      </w:r>
      <w:r w:rsidR="004942D3">
        <w:rPr>
          <w:b w:val="0"/>
        </w:rPr>
        <w:t>POA</w:t>
      </w:r>
      <w:r w:rsidRPr="002E66E2" w:rsidR="002E66E2">
        <w:rPr>
          <w:b w:val="0"/>
        </w:rPr>
        <w:t xml:space="preserve"> has selected </w:t>
      </w:r>
      <w:r w:rsidRPr="004942D3" w:rsidR="004942D3">
        <w:rPr>
          <w:b w:val="0"/>
        </w:rPr>
        <w:t>6</w:t>
      </w:r>
      <w:r w:rsidR="004942D3">
        <w:rPr>
          <w:b w:val="0"/>
        </w:rPr>
        <w:t xml:space="preserve">th </w:t>
      </w:r>
      <w:r w:rsidRPr="004942D3" w:rsidR="004942D3">
        <w:rPr>
          <w:b w:val="0"/>
        </w:rPr>
        <w:t>Grain</w:t>
      </w:r>
      <w:r w:rsidRPr="002E66E2" w:rsidR="002E66E2">
        <w:rPr>
          <w:b w:val="0"/>
        </w:rPr>
        <w:t xml:space="preserve"> to conduct these </w:t>
      </w:r>
      <w:r w:rsidR="007D61AA">
        <w:rPr>
          <w:b w:val="0"/>
        </w:rPr>
        <w:t>activities</w:t>
      </w:r>
      <w:r w:rsidRPr="002E66E2" w:rsidR="002E66E2">
        <w:rPr>
          <w:b w:val="0"/>
        </w:rPr>
        <w:t xml:space="preserve"> based on its </w:t>
      </w:r>
      <w:r w:rsidR="009860D9">
        <w:rPr>
          <w:b w:val="0"/>
        </w:rPr>
        <w:t>world-class GIS and remote sensing capabilities</w:t>
      </w:r>
      <w:r w:rsidR="00492436">
        <w:rPr>
          <w:b w:val="0"/>
        </w:rPr>
        <w:t xml:space="preserve"> with a presence in Mauritania.</w:t>
      </w:r>
      <w:r w:rsidR="00F15D38">
        <w:rPr>
          <w:b w:val="0"/>
        </w:rPr>
        <w:t xml:space="preserve"> The contract cost will include </w:t>
      </w:r>
      <w:r w:rsidR="00551E47">
        <w:rPr>
          <w:b w:val="0"/>
        </w:rPr>
        <w:t xml:space="preserve">the cost to develop a digital registry and provide training to </w:t>
      </w:r>
      <w:r w:rsidR="58F22941">
        <w:rPr>
          <w:b w:val="0"/>
          <w:bCs w:val="0"/>
        </w:rPr>
        <w:t>Mauritania</w:t>
      </w:r>
      <w:r w:rsidR="5561CAF8">
        <w:rPr>
          <w:b w:val="0"/>
          <w:bCs w:val="0"/>
        </w:rPr>
        <w:t>n</w:t>
      </w:r>
      <w:r w:rsidR="00551E47">
        <w:rPr>
          <w:b w:val="0"/>
        </w:rPr>
        <w:t xml:space="preserve"> </w:t>
      </w:r>
      <w:r w:rsidR="00164638">
        <w:rPr>
          <w:b w:val="0"/>
        </w:rPr>
        <w:t>officials.</w:t>
      </w:r>
    </w:p>
    <w:p w:rsidR="00627C63" w:rsidP="00365CD0" w:rsidRDefault="00627C63" w14:paraId="7BA885F5" w14:textId="47E640D4">
      <w:pPr>
        <w:pStyle w:val="Heading3"/>
        <w:tabs>
          <w:tab w:val="left" w:pos="1300"/>
        </w:tabs>
        <w:spacing w:after="240"/>
        <w:ind w:left="0"/>
        <w:jc w:val="both"/>
        <w:rPr>
          <w:b w:val="0"/>
        </w:rPr>
      </w:pPr>
      <w:r>
        <w:rPr>
          <w:b w:val="0"/>
        </w:rPr>
        <w:t>POA will contract</w:t>
      </w:r>
      <w:r w:rsidRPr="002E66E2">
        <w:rPr>
          <w:b w:val="0"/>
        </w:rPr>
        <w:t xml:space="preserve"> </w:t>
      </w:r>
      <w:r w:rsidR="00BD7C6B">
        <w:rPr>
          <w:b w:val="0"/>
        </w:rPr>
        <w:t>two expert technical irrigation hydrology engineers</w:t>
      </w:r>
      <w:r w:rsidR="00642006">
        <w:rPr>
          <w:b w:val="0"/>
        </w:rPr>
        <w:t xml:space="preserve"> to evaluate infrastructure installed by current and previous </w:t>
      </w:r>
      <w:r w:rsidR="0003275D">
        <w:rPr>
          <w:b w:val="0"/>
        </w:rPr>
        <w:t>development</w:t>
      </w:r>
      <w:r w:rsidR="00642006">
        <w:rPr>
          <w:b w:val="0"/>
        </w:rPr>
        <w:t xml:space="preserve"> projects to improve on-farm irrigation</w:t>
      </w:r>
      <w:r w:rsidR="00164638">
        <w:rPr>
          <w:b w:val="0"/>
        </w:rPr>
        <w:t xml:space="preserve"> and </w:t>
      </w:r>
      <w:r w:rsidR="007853DF">
        <w:rPr>
          <w:b w:val="0"/>
        </w:rPr>
        <w:t>large</w:t>
      </w:r>
      <w:r w:rsidR="09C11EA3">
        <w:rPr>
          <w:b w:val="0"/>
          <w:bCs w:val="0"/>
        </w:rPr>
        <w:t>-</w:t>
      </w:r>
      <w:r w:rsidR="007853DF">
        <w:rPr>
          <w:b w:val="0"/>
        </w:rPr>
        <w:t>scale infrastructure</w:t>
      </w:r>
      <w:r w:rsidR="005F584C">
        <w:rPr>
          <w:b w:val="0"/>
        </w:rPr>
        <w:t xml:space="preserve">. </w:t>
      </w:r>
      <w:r w:rsidR="007853DF">
        <w:rPr>
          <w:b w:val="0"/>
        </w:rPr>
        <w:t>The</w:t>
      </w:r>
      <w:r w:rsidR="00A83B60">
        <w:rPr>
          <w:b w:val="0"/>
        </w:rPr>
        <w:t>se</w:t>
      </w:r>
      <w:r w:rsidR="007853DF">
        <w:rPr>
          <w:b w:val="0"/>
        </w:rPr>
        <w:t xml:space="preserve"> consultant</w:t>
      </w:r>
      <w:r w:rsidR="00A83B60">
        <w:rPr>
          <w:b w:val="0"/>
        </w:rPr>
        <w:t>s</w:t>
      </w:r>
      <w:r w:rsidR="007853DF">
        <w:rPr>
          <w:b w:val="0"/>
        </w:rPr>
        <w:t xml:space="preserve"> will be contracted for 3 months each</w:t>
      </w:r>
      <w:r w:rsidR="00DE4A7E">
        <w:rPr>
          <w:b w:val="0"/>
        </w:rPr>
        <w:t xml:space="preserve"> at $6,000/month. </w:t>
      </w:r>
      <w:r w:rsidR="000C09BA">
        <w:rPr>
          <w:b w:val="0"/>
        </w:rPr>
        <w:t>This is budgeted</w:t>
      </w:r>
      <w:r w:rsidR="00642006">
        <w:rPr>
          <w:b w:val="0"/>
        </w:rPr>
        <w:t xml:space="preserve"> in</w:t>
      </w:r>
      <w:r w:rsidRPr="002E66E2">
        <w:rPr>
          <w:b w:val="0"/>
        </w:rPr>
        <w:t xml:space="preserve"> Y</w:t>
      </w:r>
      <w:r>
        <w:rPr>
          <w:b w:val="0"/>
        </w:rPr>
        <w:t>1 for</w:t>
      </w:r>
      <w:r w:rsidRPr="002E66E2">
        <w:rPr>
          <w:b w:val="0"/>
        </w:rPr>
        <w:t xml:space="preserve"> a total of $</w:t>
      </w:r>
      <w:r w:rsidR="000C09BA">
        <w:rPr>
          <w:b w:val="0"/>
        </w:rPr>
        <w:t>36,000</w:t>
      </w:r>
      <w:r w:rsidRPr="002E66E2">
        <w:rPr>
          <w:b w:val="0"/>
        </w:rPr>
        <w:t xml:space="preserve">. </w:t>
      </w:r>
      <w:r>
        <w:rPr>
          <w:b w:val="0"/>
        </w:rPr>
        <w:t xml:space="preserve">POA will select </w:t>
      </w:r>
      <w:r w:rsidR="000C09BA">
        <w:rPr>
          <w:b w:val="0"/>
        </w:rPr>
        <w:t>expert consultants</w:t>
      </w:r>
      <w:r w:rsidRPr="00B3283F">
        <w:rPr>
          <w:b w:val="0"/>
        </w:rPr>
        <w:t xml:space="preserve"> </w:t>
      </w:r>
      <w:r w:rsidR="000C09BA">
        <w:rPr>
          <w:b w:val="0"/>
        </w:rPr>
        <w:t>through</w:t>
      </w:r>
      <w:r w:rsidRPr="00B3283F">
        <w:rPr>
          <w:b w:val="0"/>
        </w:rPr>
        <w:t xml:space="preserve"> a</w:t>
      </w:r>
      <w:r w:rsidR="000C09BA">
        <w:rPr>
          <w:b w:val="0"/>
        </w:rPr>
        <w:t xml:space="preserve">n open and </w:t>
      </w:r>
      <w:r w:rsidRPr="00B3283F">
        <w:rPr>
          <w:b w:val="0"/>
        </w:rPr>
        <w:t>competitive process.</w:t>
      </w:r>
    </w:p>
    <w:p w:rsidRPr="00FB6F84" w:rsidR="00DE4A7E" w:rsidP="00365CD0" w:rsidRDefault="00DE4A7E" w14:paraId="4A9DC53B" w14:textId="150DE860">
      <w:pPr>
        <w:pStyle w:val="Heading3"/>
        <w:tabs>
          <w:tab w:val="left" w:pos="1300"/>
        </w:tabs>
        <w:spacing w:after="240"/>
        <w:ind w:left="0"/>
        <w:jc w:val="both"/>
        <w:rPr>
          <w:b w:val="0"/>
        </w:rPr>
      </w:pPr>
      <w:r>
        <w:rPr>
          <w:b w:val="0"/>
        </w:rPr>
        <w:t xml:space="preserve">POA will </w:t>
      </w:r>
      <w:r w:rsidR="00BD00A2">
        <w:rPr>
          <w:b w:val="0"/>
        </w:rPr>
        <w:t xml:space="preserve">contract a firm to provide security services and conduct risk and security assessments </w:t>
      </w:r>
      <w:r w:rsidR="00FA7CDA">
        <w:rPr>
          <w:b w:val="0"/>
        </w:rPr>
        <w:t xml:space="preserve">under activity 1 to ensure the </w:t>
      </w:r>
      <w:r w:rsidR="00E210FB">
        <w:rPr>
          <w:b w:val="0"/>
        </w:rPr>
        <w:t>well-being</w:t>
      </w:r>
      <w:r w:rsidR="00FA7CDA">
        <w:rPr>
          <w:b w:val="0"/>
        </w:rPr>
        <w:t xml:space="preserve"> of staff and program participants</w:t>
      </w:r>
      <w:r w:rsidR="00D02BF9">
        <w:rPr>
          <w:b w:val="0"/>
        </w:rPr>
        <w:t xml:space="preserve"> for $35,000 over LOP. Under activity 1, POA anticipates contracting other </w:t>
      </w:r>
      <w:r w:rsidR="00DB4246">
        <w:rPr>
          <w:b w:val="0"/>
        </w:rPr>
        <w:t xml:space="preserve">short-term technical advisors </w:t>
      </w:r>
      <w:r w:rsidR="00A83B60">
        <w:rPr>
          <w:b w:val="0"/>
        </w:rPr>
        <w:t xml:space="preserve">to </w:t>
      </w:r>
      <w:r w:rsidRPr="00A83B60" w:rsidR="00A83B60">
        <w:rPr>
          <w:b w:val="0"/>
        </w:rPr>
        <w:t>support development of innovative techniques to improve production</w:t>
      </w:r>
      <w:r w:rsidR="00DB4246">
        <w:rPr>
          <w:b w:val="0"/>
        </w:rPr>
        <w:t xml:space="preserve"> at $29,700 over LOP. Additionally, POA will contract </w:t>
      </w:r>
      <w:r w:rsidRPr="008204A3" w:rsidR="008204A3">
        <w:rPr>
          <w:b w:val="0"/>
        </w:rPr>
        <w:t>Abdel Aziz Dahi</w:t>
      </w:r>
      <w:r w:rsidR="008204A3">
        <w:rPr>
          <w:b w:val="0"/>
        </w:rPr>
        <w:t xml:space="preserve"> to serve as </w:t>
      </w:r>
      <w:r w:rsidR="00DB4246">
        <w:rPr>
          <w:b w:val="0"/>
        </w:rPr>
        <w:t xml:space="preserve">a </w:t>
      </w:r>
      <w:r w:rsidRPr="00DB4246" w:rsidR="00DB4246">
        <w:rPr>
          <w:b w:val="0"/>
        </w:rPr>
        <w:t xml:space="preserve">Technical Advisor of Trade Promotion &amp; Strategic Partnership &amp; Investment who </w:t>
      </w:r>
      <w:r w:rsidR="00AC5880">
        <w:rPr>
          <w:b w:val="0"/>
        </w:rPr>
        <w:t>is</w:t>
      </w:r>
      <w:r w:rsidR="00145FAF">
        <w:rPr>
          <w:b w:val="0"/>
        </w:rPr>
        <w:t xml:space="preserve"> </w:t>
      </w:r>
      <w:r w:rsidRPr="00DB4246" w:rsidR="00DB4246">
        <w:rPr>
          <w:b w:val="0"/>
        </w:rPr>
        <w:t>a Mauritanian national with more than 20 years of experience working at the highest levels of the Government of Mauritania ($</w:t>
      </w:r>
      <w:r w:rsidR="00DB4246">
        <w:rPr>
          <w:b w:val="0"/>
        </w:rPr>
        <w:t>28</w:t>
      </w:r>
      <w:r w:rsidRPr="00DB4246" w:rsidR="00DB4246">
        <w:rPr>
          <w:b w:val="0"/>
        </w:rPr>
        <w:t>,</w:t>
      </w:r>
      <w:r w:rsidR="00DB4246">
        <w:rPr>
          <w:b w:val="0"/>
        </w:rPr>
        <w:t>125</w:t>
      </w:r>
      <w:r w:rsidRPr="00DB4246" w:rsidR="00DB4246">
        <w:rPr>
          <w:b w:val="0"/>
        </w:rPr>
        <w:t>).</w:t>
      </w:r>
    </w:p>
    <w:bookmarkEnd w:id="18"/>
    <w:p w:rsidR="00755D39" w:rsidP="00365CD0" w:rsidRDefault="00755D39" w14:paraId="5B4B38C2" w14:textId="229CB5E0">
      <w:pPr>
        <w:pStyle w:val="Heading3"/>
        <w:tabs>
          <w:tab w:val="left" w:pos="1125"/>
        </w:tabs>
        <w:ind w:left="360" w:hanging="360"/>
        <w:jc w:val="both"/>
        <w:rPr>
          <w:i/>
          <w:color w:val="24468C"/>
        </w:rPr>
      </w:pPr>
      <w:r w:rsidRPr="000B75C7">
        <w:rPr>
          <w:i/>
          <w:color w:val="24468C"/>
        </w:rPr>
        <w:t xml:space="preserve">3.1.5 </w:t>
      </w:r>
      <w:r w:rsidRPr="000B75C7" w:rsidR="00AC6FA5">
        <w:rPr>
          <w:i/>
          <w:color w:val="24468C"/>
        </w:rPr>
        <w:t>Equipment</w:t>
      </w:r>
      <w:r w:rsidRPr="000B75C7">
        <w:rPr>
          <w:i/>
          <w:color w:val="24468C"/>
        </w:rPr>
        <w:t xml:space="preserve"> – Total $0</w:t>
      </w:r>
    </w:p>
    <w:p w:rsidRPr="000B75C7" w:rsidR="005A4ABD" w:rsidP="00365CD0" w:rsidRDefault="005A4ABD" w14:paraId="01D9A373" w14:textId="77777777">
      <w:pPr>
        <w:pStyle w:val="Heading3"/>
        <w:tabs>
          <w:tab w:val="left" w:pos="1125"/>
        </w:tabs>
        <w:ind w:left="360" w:hanging="360"/>
        <w:jc w:val="both"/>
        <w:rPr>
          <w:i/>
          <w:color w:val="24468C"/>
        </w:rPr>
      </w:pPr>
    </w:p>
    <w:p w:rsidRPr="002E66E2" w:rsidR="00755D39" w:rsidP="00365CD0" w:rsidRDefault="00755D39" w14:paraId="6FCD5ED6" w14:textId="77777777">
      <w:pPr>
        <w:pStyle w:val="Heading3"/>
        <w:tabs>
          <w:tab w:val="left" w:pos="1300"/>
        </w:tabs>
        <w:spacing w:after="240"/>
        <w:ind w:left="0"/>
        <w:jc w:val="both"/>
        <w:rPr>
          <w:b w:val="0"/>
        </w:rPr>
      </w:pPr>
      <w:r w:rsidRPr="002E66E2">
        <w:rPr>
          <w:b w:val="0"/>
        </w:rPr>
        <w:t>None.</w:t>
      </w:r>
    </w:p>
    <w:p w:rsidR="00AC6FA5" w:rsidP="00365CD0" w:rsidRDefault="00AC6FA5" w14:paraId="6740BEF5" w14:textId="04FB6E62">
      <w:pPr>
        <w:pStyle w:val="Heading3"/>
        <w:tabs>
          <w:tab w:val="left" w:pos="1125"/>
        </w:tabs>
        <w:ind w:left="360" w:hanging="360"/>
        <w:jc w:val="both"/>
        <w:rPr>
          <w:i/>
          <w:color w:val="24468C"/>
        </w:rPr>
      </w:pPr>
      <w:r w:rsidRPr="000B75C7">
        <w:rPr>
          <w:i/>
          <w:color w:val="24468C"/>
        </w:rPr>
        <w:t xml:space="preserve">3.1.6 </w:t>
      </w:r>
      <w:r w:rsidRPr="000B75C7" w:rsidR="00B068A0">
        <w:rPr>
          <w:i/>
          <w:color w:val="24468C"/>
        </w:rPr>
        <w:t>Office</w:t>
      </w:r>
      <w:r w:rsidRPr="000B75C7">
        <w:rPr>
          <w:i/>
          <w:color w:val="24468C"/>
        </w:rPr>
        <w:t xml:space="preserve"> – Total $0</w:t>
      </w:r>
    </w:p>
    <w:p w:rsidRPr="000B75C7" w:rsidR="005A4ABD" w:rsidP="00365CD0" w:rsidRDefault="005A4ABD" w14:paraId="4E984FCB" w14:textId="77777777">
      <w:pPr>
        <w:pStyle w:val="Heading3"/>
        <w:tabs>
          <w:tab w:val="left" w:pos="1125"/>
        </w:tabs>
        <w:ind w:left="360" w:hanging="360"/>
        <w:jc w:val="both"/>
        <w:rPr>
          <w:i/>
          <w:color w:val="24468C"/>
        </w:rPr>
      </w:pPr>
    </w:p>
    <w:p w:rsidRPr="002C0EF4" w:rsidR="00AC6FA5" w:rsidP="00365CD0" w:rsidRDefault="00AC6FA5" w14:paraId="39EAB125" w14:textId="77777777">
      <w:pPr>
        <w:pStyle w:val="Heading3"/>
        <w:tabs>
          <w:tab w:val="left" w:pos="1300"/>
        </w:tabs>
        <w:spacing w:after="240"/>
        <w:ind w:left="0"/>
        <w:jc w:val="both"/>
        <w:rPr>
          <w:b w:val="0"/>
        </w:rPr>
      </w:pPr>
      <w:r w:rsidRPr="002C0EF4">
        <w:rPr>
          <w:b w:val="0"/>
        </w:rPr>
        <w:t>None.</w:t>
      </w:r>
    </w:p>
    <w:p w:rsidR="002C0EF4" w:rsidP="00365CD0" w:rsidRDefault="002C0EF4" w14:paraId="3905B8EC" w14:textId="04E10D0F">
      <w:pPr>
        <w:pStyle w:val="Heading3"/>
        <w:tabs>
          <w:tab w:val="left" w:pos="1125"/>
        </w:tabs>
        <w:ind w:left="360" w:hanging="360"/>
        <w:jc w:val="both"/>
        <w:rPr>
          <w:i/>
          <w:color w:val="24468C"/>
        </w:rPr>
      </w:pPr>
      <w:r w:rsidRPr="005A4ABD">
        <w:rPr>
          <w:i/>
          <w:color w:val="24468C"/>
        </w:rPr>
        <w:t>3.1.</w:t>
      </w:r>
      <w:r w:rsidRPr="005A4ABD" w:rsidR="007F5B3A">
        <w:rPr>
          <w:i/>
          <w:color w:val="24468C"/>
        </w:rPr>
        <w:t>7</w:t>
      </w:r>
      <w:r w:rsidRPr="005A4ABD">
        <w:rPr>
          <w:i/>
          <w:color w:val="24468C"/>
        </w:rPr>
        <w:t xml:space="preserve"> </w:t>
      </w:r>
      <w:r w:rsidRPr="005A4ABD" w:rsidR="002F593F">
        <w:rPr>
          <w:i/>
          <w:color w:val="24468C"/>
        </w:rPr>
        <w:t>Supplies</w:t>
      </w:r>
      <w:r w:rsidRPr="005A4ABD">
        <w:rPr>
          <w:i/>
          <w:color w:val="24468C"/>
        </w:rPr>
        <w:t xml:space="preserve"> – Total $</w:t>
      </w:r>
      <w:r w:rsidRPr="005A4ABD" w:rsidR="005B3202">
        <w:rPr>
          <w:i/>
          <w:color w:val="24468C"/>
        </w:rPr>
        <w:t>4</w:t>
      </w:r>
      <w:r w:rsidR="00543776">
        <w:rPr>
          <w:i/>
          <w:color w:val="24468C"/>
        </w:rPr>
        <w:t>5</w:t>
      </w:r>
      <w:r w:rsidRPr="005A4ABD" w:rsidR="007F5B3A">
        <w:rPr>
          <w:i/>
          <w:color w:val="24468C"/>
        </w:rPr>
        <w:t>,</w:t>
      </w:r>
      <w:r w:rsidRPr="005A4ABD" w:rsidR="005B3202">
        <w:rPr>
          <w:i/>
          <w:color w:val="24468C"/>
        </w:rPr>
        <w:t>3</w:t>
      </w:r>
      <w:r w:rsidRPr="005A4ABD" w:rsidR="007F5B3A">
        <w:rPr>
          <w:i/>
          <w:color w:val="24468C"/>
        </w:rPr>
        <w:t>00</w:t>
      </w:r>
    </w:p>
    <w:p w:rsidRPr="000B75C7" w:rsidR="005A4ABD" w:rsidP="00365CD0" w:rsidRDefault="005A4ABD" w14:paraId="5FAE3AAF" w14:textId="77777777">
      <w:pPr>
        <w:pStyle w:val="Heading3"/>
        <w:tabs>
          <w:tab w:val="left" w:pos="1125"/>
        </w:tabs>
        <w:ind w:left="360" w:hanging="360"/>
        <w:jc w:val="both"/>
        <w:rPr>
          <w:i/>
          <w:color w:val="24468C"/>
        </w:rPr>
      </w:pPr>
    </w:p>
    <w:p w:rsidR="002C0EF4" w:rsidP="00365CD0" w:rsidRDefault="00475A68" w14:paraId="6854A106" w14:textId="7DA3EA72">
      <w:pPr>
        <w:pStyle w:val="Heading3"/>
        <w:tabs>
          <w:tab w:val="left" w:pos="1300"/>
        </w:tabs>
        <w:spacing w:after="240"/>
        <w:ind w:left="0"/>
        <w:jc w:val="both"/>
        <w:rPr>
          <w:b w:val="0"/>
        </w:rPr>
      </w:pPr>
      <w:r>
        <w:rPr>
          <w:b w:val="0"/>
        </w:rPr>
        <w:t>POA</w:t>
      </w:r>
      <w:r w:rsidRPr="00475A68">
        <w:rPr>
          <w:b w:val="0"/>
        </w:rPr>
        <w:t xml:space="preserve"> will </w:t>
      </w:r>
      <w:r w:rsidR="008A5343">
        <w:rPr>
          <w:b w:val="0"/>
        </w:rPr>
        <w:t>procure seeds and tools</w:t>
      </w:r>
      <w:r w:rsidR="008A6574">
        <w:rPr>
          <w:b w:val="0"/>
        </w:rPr>
        <w:t xml:space="preserve"> in Y1-Y2</w:t>
      </w:r>
      <w:r w:rsidR="008A5343">
        <w:rPr>
          <w:b w:val="0"/>
        </w:rPr>
        <w:t xml:space="preserve"> for demonstration plot set-up and maintenance</w:t>
      </w:r>
      <w:r w:rsidRPr="00475A68">
        <w:rPr>
          <w:b w:val="0"/>
        </w:rPr>
        <w:t xml:space="preserve"> with a unit cost of $</w:t>
      </w:r>
      <w:r w:rsidR="008A5343">
        <w:rPr>
          <w:b w:val="0"/>
        </w:rPr>
        <w:t>3,</w:t>
      </w:r>
      <w:r w:rsidR="00514606">
        <w:rPr>
          <w:b w:val="0"/>
        </w:rPr>
        <w:t>750</w:t>
      </w:r>
      <w:r w:rsidRPr="00475A68">
        <w:rPr>
          <w:b w:val="0"/>
        </w:rPr>
        <w:t xml:space="preserve">. </w:t>
      </w:r>
      <w:r w:rsidR="00C008EA">
        <w:rPr>
          <w:b w:val="0"/>
        </w:rPr>
        <w:t xml:space="preserve">POA will set up </w:t>
      </w:r>
      <w:r w:rsidR="006155B4">
        <w:rPr>
          <w:b w:val="0"/>
        </w:rPr>
        <w:t>2 plots in each of the 4 regions of implementation.</w:t>
      </w:r>
      <w:r w:rsidR="005C4551">
        <w:rPr>
          <w:b w:val="0"/>
        </w:rPr>
        <w:t xml:space="preserve"> </w:t>
      </w:r>
      <w:r w:rsidRPr="00475A68">
        <w:rPr>
          <w:b w:val="0"/>
        </w:rPr>
        <w:t>The total is $</w:t>
      </w:r>
      <w:r w:rsidR="00514606">
        <w:rPr>
          <w:b w:val="0"/>
        </w:rPr>
        <w:t>30</w:t>
      </w:r>
      <w:r w:rsidRPr="00475A68">
        <w:rPr>
          <w:b w:val="0"/>
        </w:rPr>
        <w:t>,000.</w:t>
      </w:r>
    </w:p>
    <w:p w:rsidRPr="003363DE" w:rsidR="003363DE" w:rsidP="00365CD0" w:rsidRDefault="00340707" w14:paraId="16F948AA" w14:textId="00D08DC6">
      <w:pPr>
        <w:pStyle w:val="Heading3"/>
        <w:tabs>
          <w:tab w:val="left" w:pos="1300"/>
        </w:tabs>
        <w:spacing w:after="240"/>
        <w:ind w:left="0"/>
        <w:jc w:val="both"/>
        <w:rPr>
          <w:b w:val="0"/>
        </w:rPr>
      </w:pPr>
      <w:r w:rsidRPr="00234482">
        <w:rPr>
          <w:b w:val="0"/>
        </w:rPr>
        <w:t>POA</w:t>
      </w:r>
      <w:r w:rsidRPr="00AC58F4">
        <w:rPr>
          <w:b w:val="0"/>
        </w:rPr>
        <w:t xml:space="preserve"> </w:t>
      </w:r>
      <w:r w:rsidRPr="00AC58F4" w:rsidR="00AC58F4">
        <w:rPr>
          <w:b w:val="0"/>
        </w:rPr>
        <w:t xml:space="preserve">will procure </w:t>
      </w:r>
      <w:r w:rsidRPr="00234482" w:rsidR="00137C01">
        <w:rPr>
          <w:b w:val="0"/>
        </w:rPr>
        <w:t xml:space="preserve">9 </w:t>
      </w:r>
      <w:r w:rsidRPr="00AC58F4" w:rsidR="00AC58F4">
        <w:rPr>
          <w:b w:val="0"/>
        </w:rPr>
        <w:t>motorcycles with a unit cost of $</w:t>
      </w:r>
      <w:r w:rsidRPr="00234482" w:rsidR="00137C01">
        <w:rPr>
          <w:b w:val="0"/>
        </w:rPr>
        <w:t>1</w:t>
      </w:r>
      <w:r w:rsidRPr="00AC58F4" w:rsidR="00AC58F4">
        <w:rPr>
          <w:b w:val="0"/>
        </w:rPr>
        <w:t>,</w:t>
      </w:r>
      <w:r w:rsidRPr="00234482" w:rsidR="00137C01">
        <w:rPr>
          <w:b w:val="0"/>
        </w:rPr>
        <w:t>1</w:t>
      </w:r>
      <w:r w:rsidRPr="00AC58F4" w:rsidR="00AC58F4">
        <w:rPr>
          <w:b w:val="0"/>
        </w:rPr>
        <w:t>00</w:t>
      </w:r>
      <w:r w:rsidRPr="00234482" w:rsidR="00137C01">
        <w:rPr>
          <w:b w:val="0"/>
        </w:rPr>
        <w:t xml:space="preserve"> based </w:t>
      </w:r>
      <w:r w:rsidR="00A378C7">
        <w:rPr>
          <w:b w:val="0"/>
        </w:rPr>
        <w:t>on</w:t>
      </w:r>
      <w:r w:rsidRPr="00234482" w:rsidR="00137C01">
        <w:rPr>
          <w:b w:val="0"/>
        </w:rPr>
        <w:t xml:space="preserve"> local quotes</w:t>
      </w:r>
      <w:r w:rsidRPr="00AC58F4" w:rsidR="00AC58F4">
        <w:rPr>
          <w:b w:val="0"/>
        </w:rPr>
        <w:t xml:space="preserve"> for use by the </w:t>
      </w:r>
      <w:r w:rsidRPr="00234482" w:rsidR="00137C01">
        <w:rPr>
          <w:b w:val="0"/>
        </w:rPr>
        <w:t>Extension Agent</w:t>
      </w:r>
      <w:r w:rsidRPr="00AC58F4" w:rsidR="00AC58F4">
        <w:rPr>
          <w:b w:val="0"/>
        </w:rPr>
        <w:t>s</w:t>
      </w:r>
      <w:r w:rsidRPr="00234482" w:rsidR="00460C9F">
        <w:rPr>
          <w:b w:val="0"/>
        </w:rPr>
        <w:t>. The t</w:t>
      </w:r>
      <w:r w:rsidRPr="00234482" w:rsidR="003363DE">
        <w:rPr>
          <w:b w:val="0"/>
        </w:rPr>
        <w:t xml:space="preserve">otal </w:t>
      </w:r>
      <w:r w:rsidRPr="00234482" w:rsidR="00460C9F">
        <w:rPr>
          <w:b w:val="0"/>
        </w:rPr>
        <w:t>is</w:t>
      </w:r>
      <w:r w:rsidRPr="00234482" w:rsidR="003363DE">
        <w:rPr>
          <w:b w:val="0"/>
        </w:rPr>
        <w:t xml:space="preserve"> $</w:t>
      </w:r>
      <w:r w:rsidRPr="00234482" w:rsidR="00CB1857">
        <w:rPr>
          <w:b w:val="0"/>
        </w:rPr>
        <w:t>9</w:t>
      </w:r>
      <w:r w:rsidRPr="00234482" w:rsidR="003363DE">
        <w:rPr>
          <w:b w:val="0"/>
        </w:rPr>
        <w:t>,</w:t>
      </w:r>
      <w:r w:rsidRPr="00234482" w:rsidR="00CB1857">
        <w:rPr>
          <w:b w:val="0"/>
        </w:rPr>
        <w:t>9</w:t>
      </w:r>
      <w:r w:rsidRPr="00234482" w:rsidR="003363DE">
        <w:rPr>
          <w:b w:val="0"/>
        </w:rPr>
        <w:t>00.</w:t>
      </w:r>
    </w:p>
    <w:p w:rsidRPr="00234482" w:rsidR="00CC4443" w:rsidP="00365CD0" w:rsidRDefault="00CC4443" w14:paraId="6A88F1A2" w14:textId="5810B62F">
      <w:pPr>
        <w:pStyle w:val="Heading3"/>
        <w:tabs>
          <w:tab w:val="left" w:pos="1300"/>
        </w:tabs>
        <w:spacing w:after="240"/>
        <w:ind w:left="0"/>
        <w:jc w:val="both"/>
        <w:rPr>
          <w:b w:val="0"/>
        </w:rPr>
      </w:pPr>
      <w:r w:rsidRPr="00234482">
        <w:rPr>
          <w:b w:val="0"/>
        </w:rPr>
        <w:t xml:space="preserve">POA will procure 9 tablets to assist with </w:t>
      </w:r>
      <w:r w:rsidRPr="00234482" w:rsidR="00FC4027">
        <w:rPr>
          <w:b w:val="0"/>
        </w:rPr>
        <w:t>rural</w:t>
      </w:r>
      <w:r w:rsidRPr="00234482">
        <w:rPr>
          <w:b w:val="0"/>
        </w:rPr>
        <w:t xml:space="preserve"> data collection with a unit cost of $</w:t>
      </w:r>
      <w:r w:rsidRPr="00234482" w:rsidR="00FC4027">
        <w:rPr>
          <w:b w:val="0"/>
        </w:rPr>
        <w:t>6</w:t>
      </w:r>
      <w:r w:rsidRPr="00AC58F4">
        <w:rPr>
          <w:b w:val="0"/>
        </w:rPr>
        <w:t>00</w:t>
      </w:r>
      <w:r w:rsidRPr="00234482">
        <w:rPr>
          <w:b w:val="0"/>
        </w:rPr>
        <w:t xml:space="preserve"> based </w:t>
      </w:r>
      <w:r w:rsidR="00A378C7">
        <w:rPr>
          <w:b w:val="0"/>
        </w:rPr>
        <w:t>on</w:t>
      </w:r>
      <w:r w:rsidRPr="00234482">
        <w:rPr>
          <w:b w:val="0"/>
        </w:rPr>
        <w:t xml:space="preserve"> </w:t>
      </w:r>
      <w:r w:rsidRPr="00234482" w:rsidR="00FC4027">
        <w:rPr>
          <w:b w:val="0"/>
        </w:rPr>
        <w:t>market rates</w:t>
      </w:r>
      <w:r w:rsidRPr="00234482">
        <w:rPr>
          <w:b w:val="0"/>
        </w:rPr>
        <w:t xml:space="preserve"> for use by the Extension Agents</w:t>
      </w:r>
      <w:r w:rsidRPr="00234482" w:rsidR="00460C9F">
        <w:rPr>
          <w:b w:val="0"/>
        </w:rPr>
        <w:t xml:space="preserve">. The </w:t>
      </w:r>
      <w:r w:rsidRPr="00234482">
        <w:rPr>
          <w:b w:val="0"/>
        </w:rPr>
        <w:t xml:space="preserve">total </w:t>
      </w:r>
      <w:r w:rsidRPr="00234482" w:rsidR="00460C9F">
        <w:rPr>
          <w:b w:val="0"/>
        </w:rPr>
        <w:t>is</w:t>
      </w:r>
      <w:r w:rsidRPr="00234482">
        <w:rPr>
          <w:b w:val="0"/>
        </w:rPr>
        <w:t xml:space="preserve"> $</w:t>
      </w:r>
      <w:r w:rsidRPr="00234482" w:rsidR="00DB2295">
        <w:rPr>
          <w:b w:val="0"/>
        </w:rPr>
        <w:t>5</w:t>
      </w:r>
      <w:r w:rsidRPr="00234482">
        <w:rPr>
          <w:b w:val="0"/>
        </w:rPr>
        <w:t>,</w:t>
      </w:r>
      <w:r w:rsidRPr="00234482" w:rsidR="00DB2295">
        <w:rPr>
          <w:b w:val="0"/>
        </w:rPr>
        <w:t>4</w:t>
      </w:r>
      <w:r w:rsidRPr="00234482">
        <w:rPr>
          <w:b w:val="0"/>
        </w:rPr>
        <w:t>00.</w:t>
      </w:r>
    </w:p>
    <w:p w:rsidRPr="004170BB" w:rsidR="00CC4443" w:rsidP="00365CD0" w:rsidRDefault="00CC4443" w14:paraId="3409798D" w14:textId="6D8E2709">
      <w:pPr>
        <w:pStyle w:val="Heading3"/>
        <w:tabs>
          <w:tab w:val="left" w:pos="1300"/>
        </w:tabs>
        <w:ind w:left="0"/>
        <w:jc w:val="both"/>
        <w:rPr>
          <w:b w:val="0"/>
        </w:rPr>
      </w:pPr>
    </w:p>
    <w:p w:rsidR="00C97B93" w:rsidP="00365CD0" w:rsidRDefault="00C97B93" w14:paraId="6515B33D" w14:textId="4DEAE400">
      <w:pPr>
        <w:pStyle w:val="Heading3"/>
        <w:tabs>
          <w:tab w:val="left" w:pos="1125"/>
        </w:tabs>
        <w:ind w:left="360" w:hanging="360"/>
        <w:jc w:val="both"/>
        <w:rPr>
          <w:i/>
          <w:color w:val="24468C"/>
        </w:rPr>
      </w:pPr>
      <w:r w:rsidRPr="000B75C7">
        <w:rPr>
          <w:i/>
          <w:color w:val="24468C"/>
        </w:rPr>
        <w:t>3.1.</w:t>
      </w:r>
      <w:r w:rsidRPr="000B75C7" w:rsidR="00494E49">
        <w:rPr>
          <w:i/>
          <w:color w:val="24468C"/>
        </w:rPr>
        <w:t>8</w:t>
      </w:r>
      <w:r w:rsidRPr="000B75C7">
        <w:rPr>
          <w:i/>
          <w:color w:val="24468C"/>
        </w:rPr>
        <w:t xml:space="preserve"> Other – Total $</w:t>
      </w:r>
      <w:r w:rsidRPr="000B75C7" w:rsidR="004170BB">
        <w:rPr>
          <w:i/>
          <w:color w:val="24468C"/>
        </w:rPr>
        <w:t>174,000</w:t>
      </w:r>
    </w:p>
    <w:p w:rsidRPr="000B75C7" w:rsidR="005A4ABD" w:rsidP="00365CD0" w:rsidRDefault="005A4ABD" w14:paraId="5B30FCBD" w14:textId="77777777">
      <w:pPr>
        <w:pStyle w:val="Heading3"/>
        <w:tabs>
          <w:tab w:val="left" w:pos="1125"/>
        </w:tabs>
        <w:ind w:left="360" w:hanging="360"/>
        <w:jc w:val="both"/>
        <w:rPr>
          <w:i/>
          <w:color w:val="24468C"/>
        </w:rPr>
      </w:pPr>
    </w:p>
    <w:p w:rsidRPr="00234482" w:rsidR="00F03649" w:rsidP="00365CD0" w:rsidRDefault="00F03649" w14:paraId="5A7F8A03" w14:textId="4AF9E46B">
      <w:pPr>
        <w:pStyle w:val="Heading3"/>
        <w:tabs>
          <w:tab w:val="left" w:pos="1300"/>
        </w:tabs>
        <w:spacing w:after="120"/>
        <w:ind w:left="0"/>
        <w:jc w:val="both"/>
        <w:rPr>
          <w:b w:val="0"/>
        </w:rPr>
      </w:pPr>
      <w:r w:rsidRPr="00234482">
        <w:rPr>
          <w:b w:val="0"/>
        </w:rPr>
        <w:t>POA will implement the following training</w:t>
      </w:r>
      <w:r w:rsidRPr="00234482" w:rsidR="00DB5BFF">
        <w:rPr>
          <w:b w:val="0"/>
        </w:rPr>
        <w:t xml:space="preserve"> activities</w:t>
      </w:r>
      <w:r w:rsidRPr="00234482">
        <w:rPr>
          <w:b w:val="0"/>
        </w:rPr>
        <w:t>:</w:t>
      </w:r>
    </w:p>
    <w:p w:rsidR="00A363B0" w:rsidP="00365CD0" w:rsidRDefault="00A363B0" w14:paraId="0C701E1F" w14:textId="1934C98F">
      <w:pPr>
        <w:tabs>
          <w:tab w:val="left" w:pos="1245"/>
        </w:tabs>
        <w:spacing w:after="240"/>
        <w:jc w:val="both"/>
        <w:rPr>
          <w:b/>
          <w:i/>
          <w:iCs/>
          <w:sz w:val="24"/>
          <w:szCs w:val="24"/>
        </w:rPr>
      </w:pPr>
      <w:r w:rsidRPr="00E54E6C">
        <w:rPr>
          <w:b/>
          <w:i/>
          <w:iCs/>
          <w:sz w:val="24"/>
          <w:szCs w:val="24"/>
        </w:rPr>
        <w:t>Development of Technical Package (Design, Printing &amp; Translation)</w:t>
      </w:r>
      <w:r w:rsidR="00E54E6C">
        <w:rPr>
          <w:b/>
          <w:i/>
          <w:iCs/>
          <w:sz w:val="24"/>
          <w:szCs w:val="24"/>
        </w:rPr>
        <w:t xml:space="preserve"> ($</w:t>
      </w:r>
      <w:r w:rsidR="002619DC">
        <w:rPr>
          <w:b/>
          <w:i/>
          <w:iCs/>
          <w:sz w:val="24"/>
          <w:szCs w:val="24"/>
        </w:rPr>
        <w:t>18,000</w:t>
      </w:r>
      <w:r w:rsidR="00E54E6C">
        <w:rPr>
          <w:b/>
          <w:i/>
          <w:iCs/>
          <w:sz w:val="24"/>
          <w:szCs w:val="24"/>
        </w:rPr>
        <w:t>)</w:t>
      </w:r>
    </w:p>
    <w:p w:rsidRPr="00A271AC" w:rsidR="00A271AC" w:rsidP="00365CD0" w:rsidRDefault="00423119" w14:paraId="0AC4F21C" w14:textId="3383488C">
      <w:pPr>
        <w:spacing w:after="240"/>
        <w:ind w:right="226"/>
        <w:jc w:val="both"/>
        <w:rPr>
          <w:sz w:val="24"/>
          <w:szCs w:val="24"/>
        </w:rPr>
      </w:pPr>
      <w:bookmarkStart w:name="_Hlk135311651" w:id="19"/>
      <w:r>
        <w:rPr>
          <w:sz w:val="24"/>
          <w:szCs w:val="24"/>
        </w:rPr>
        <w:t>A one-time</w:t>
      </w:r>
      <w:r w:rsidRPr="00A271AC" w:rsidR="00A271AC">
        <w:rPr>
          <w:spacing w:val="-3"/>
          <w:sz w:val="24"/>
          <w:szCs w:val="24"/>
        </w:rPr>
        <w:t xml:space="preserve"> </w:t>
      </w:r>
      <w:r w:rsidR="00B93D6C">
        <w:rPr>
          <w:spacing w:val="-3"/>
          <w:sz w:val="24"/>
          <w:szCs w:val="24"/>
        </w:rPr>
        <w:t xml:space="preserve">cost </w:t>
      </w:r>
      <w:r w:rsidRPr="00A271AC" w:rsidR="00A271AC">
        <w:rPr>
          <w:sz w:val="24"/>
          <w:szCs w:val="24"/>
        </w:rPr>
        <w:t>has</w:t>
      </w:r>
      <w:r w:rsidRPr="00A271AC" w:rsidR="00A271AC">
        <w:rPr>
          <w:spacing w:val="-1"/>
          <w:sz w:val="24"/>
          <w:szCs w:val="24"/>
        </w:rPr>
        <w:t xml:space="preserve"> </w:t>
      </w:r>
      <w:r w:rsidRPr="00A271AC" w:rsidR="00A271AC">
        <w:rPr>
          <w:sz w:val="24"/>
          <w:szCs w:val="24"/>
        </w:rPr>
        <w:t>been</w:t>
      </w:r>
      <w:r w:rsidRPr="00A271AC" w:rsidR="00A271AC">
        <w:rPr>
          <w:spacing w:val="-3"/>
          <w:sz w:val="24"/>
          <w:szCs w:val="24"/>
        </w:rPr>
        <w:t xml:space="preserve"> </w:t>
      </w:r>
      <w:r w:rsidRPr="00A271AC" w:rsidR="00A271AC">
        <w:rPr>
          <w:sz w:val="24"/>
          <w:szCs w:val="24"/>
        </w:rPr>
        <w:t>budgeted</w:t>
      </w:r>
      <w:r w:rsidRPr="00A271AC" w:rsidR="00A271AC">
        <w:rPr>
          <w:spacing w:val="-1"/>
          <w:sz w:val="24"/>
          <w:szCs w:val="24"/>
        </w:rPr>
        <w:t xml:space="preserve"> </w:t>
      </w:r>
      <w:r w:rsidR="00B93D6C">
        <w:rPr>
          <w:spacing w:val="-1"/>
          <w:sz w:val="24"/>
          <w:szCs w:val="24"/>
        </w:rPr>
        <w:t xml:space="preserve">in Y1 </w:t>
      </w:r>
      <w:r w:rsidR="006354A6">
        <w:rPr>
          <w:spacing w:val="-1"/>
          <w:sz w:val="24"/>
          <w:szCs w:val="24"/>
        </w:rPr>
        <w:t xml:space="preserve">for the development of the </w:t>
      </w:r>
      <w:r w:rsidR="00D82B48">
        <w:rPr>
          <w:spacing w:val="-1"/>
          <w:sz w:val="24"/>
          <w:szCs w:val="24"/>
        </w:rPr>
        <w:t>technical assistance packages</w:t>
      </w:r>
      <w:r w:rsidRPr="00A271AC" w:rsidR="00A271AC">
        <w:rPr>
          <w:sz w:val="24"/>
          <w:szCs w:val="24"/>
        </w:rPr>
        <w:t>.</w:t>
      </w:r>
      <w:r w:rsidRPr="00A271AC" w:rsidR="00A271AC">
        <w:rPr>
          <w:spacing w:val="-3"/>
          <w:sz w:val="24"/>
          <w:szCs w:val="24"/>
        </w:rPr>
        <w:t xml:space="preserve"> </w:t>
      </w:r>
      <w:r w:rsidR="00A378C7">
        <w:rPr>
          <w:sz w:val="24"/>
          <w:szCs w:val="24"/>
        </w:rPr>
        <w:t>The cost</w:t>
      </w:r>
      <w:r w:rsidRPr="00A271AC" w:rsidR="00A271AC">
        <w:rPr>
          <w:sz w:val="24"/>
          <w:szCs w:val="24"/>
        </w:rPr>
        <w:t xml:space="preserve"> associated with this includes </w:t>
      </w:r>
      <w:r w:rsidR="002619DC">
        <w:rPr>
          <w:sz w:val="24"/>
          <w:szCs w:val="24"/>
        </w:rPr>
        <w:t>design, printing, and translation</w:t>
      </w:r>
      <w:r w:rsidR="00541F43">
        <w:rPr>
          <w:sz w:val="24"/>
          <w:szCs w:val="24"/>
        </w:rPr>
        <w:t xml:space="preserve"> in</w:t>
      </w:r>
      <w:r w:rsidR="00AC3777">
        <w:rPr>
          <w:sz w:val="24"/>
          <w:szCs w:val="24"/>
        </w:rPr>
        <w:t>to</w:t>
      </w:r>
      <w:r w:rsidR="00541F43">
        <w:rPr>
          <w:sz w:val="24"/>
          <w:szCs w:val="24"/>
        </w:rPr>
        <w:t xml:space="preserve"> multiple languages</w:t>
      </w:r>
      <w:r w:rsidRPr="00A271AC" w:rsidR="00A271AC">
        <w:rPr>
          <w:sz w:val="24"/>
          <w:szCs w:val="24"/>
        </w:rPr>
        <w:t>.</w:t>
      </w:r>
    </w:p>
    <w:bookmarkEnd w:id="19"/>
    <w:p w:rsidR="00A363B0" w:rsidP="00365CD0" w:rsidRDefault="00A363B0" w14:paraId="44403F0A" w14:textId="2C0DCD5A">
      <w:pPr>
        <w:tabs>
          <w:tab w:val="left" w:pos="1245"/>
        </w:tabs>
        <w:spacing w:after="240"/>
        <w:jc w:val="both"/>
        <w:rPr>
          <w:b/>
          <w:i/>
          <w:iCs/>
          <w:sz w:val="24"/>
          <w:szCs w:val="24"/>
        </w:rPr>
      </w:pPr>
      <w:r w:rsidRPr="00E54E6C">
        <w:rPr>
          <w:b/>
          <w:i/>
          <w:iCs/>
          <w:sz w:val="24"/>
          <w:szCs w:val="24"/>
        </w:rPr>
        <w:t>Publish Report for On-farm Irrigation (Design, Printing &amp; Translation)</w:t>
      </w:r>
      <w:r w:rsidR="00423116">
        <w:rPr>
          <w:b/>
          <w:i/>
          <w:iCs/>
          <w:sz w:val="24"/>
          <w:szCs w:val="24"/>
        </w:rPr>
        <w:t xml:space="preserve"> ($18,000)</w:t>
      </w:r>
    </w:p>
    <w:p w:rsidRPr="00A271AC" w:rsidR="00602E5A" w:rsidP="00365CD0" w:rsidRDefault="00602E5A" w14:paraId="0150E503" w14:textId="422FDF70">
      <w:pPr>
        <w:spacing w:after="240"/>
        <w:ind w:right="226"/>
        <w:jc w:val="both"/>
        <w:rPr>
          <w:sz w:val="24"/>
          <w:szCs w:val="24"/>
        </w:rPr>
      </w:pPr>
      <w:r>
        <w:rPr>
          <w:sz w:val="24"/>
          <w:szCs w:val="24"/>
        </w:rPr>
        <w:t>A one-time</w:t>
      </w:r>
      <w:r w:rsidRPr="00A271AC">
        <w:rPr>
          <w:spacing w:val="-3"/>
          <w:sz w:val="24"/>
          <w:szCs w:val="24"/>
        </w:rPr>
        <w:t xml:space="preserve"> </w:t>
      </w:r>
      <w:r>
        <w:rPr>
          <w:spacing w:val="-3"/>
          <w:sz w:val="24"/>
          <w:szCs w:val="24"/>
        </w:rPr>
        <w:t xml:space="preserve">cost </w:t>
      </w:r>
      <w:r w:rsidRPr="00A271AC">
        <w:rPr>
          <w:sz w:val="24"/>
          <w:szCs w:val="24"/>
        </w:rPr>
        <w:t>has</w:t>
      </w:r>
      <w:r w:rsidRPr="00A271AC">
        <w:rPr>
          <w:spacing w:val="-1"/>
          <w:sz w:val="24"/>
          <w:szCs w:val="24"/>
        </w:rPr>
        <w:t xml:space="preserve"> </w:t>
      </w:r>
      <w:r w:rsidRPr="00A271AC">
        <w:rPr>
          <w:sz w:val="24"/>
          <w:szCs w:val="24"/>
        </w:rPr>
        <w:t>been</w:t>
      </w:r>
      <w:r w:rsidRPr="00A271AC">
        <w:rPr>
          <w:spacing w:val="-3"/>
          <w:sz w:val="24"/>
          <w:szCs w:val="24"/>
        </w:rPr>
        <w:t xml:space="preserve"> </w:t>
      </w:r>
      <w:r w:rsidRPr="00A271AC">
        <w:rPr>
          <w:sz w:val="24"/>
          <w:szCs w:val="24"/>
        </w:rPr>
        <w:t>budgeted</w:t>
      </w:r>
      <w:r w:rsidRPr="00A271AC">
        <w:rPr>
          <w:spacing w:val="-1"/>
          <w:sz w:val="24"/>
          <w:szCs w:val="24"/>
        </w:rPr>
        <w:t xml:space="preserve"> </w:t>
      </w:r>
      <w:r>
        <w:rPr>
          <w:spacing w:val="-1"/>
          <w:sz w:val="24"/>
          <w:szCs w:val="24"/>
        </w:rPr>
        <w:t>in Y</w:t>
      </w:r>
      <w:r w:rsidR="001545C3">
        <w:rPr>
          <w:spacing w:val="-1"/>
          <w:sz w:val="24"/>
          <w:szCs w:val="24"/>
        </w:rPr>
        <w:t>2</w:t>
      </w:r>
      <w:r>
        <w:rPr>
          <w:spacing w:val="-1"/>
          <w:sz w:val="24"/>
          <w:szCs w:val="24"/>
        </w:rPr>
        <w:t xml:space="preserve"> for the </w:t>
      </w:r>
      <w:r w:rsidR="001545C3">
        <w:rPr>
          <w:spacing w:val="-1"/>
          <w:sz w:val="24"/>
          <w:szCs w:val="24"/>
        </w:rPr>
        <w:t xml:space="preserve">publication </w:t>
      </w:r>
      <w:r w:rsidR="00BB38B5">
        <w:rPr>
          <w:spacing w:val="-1"/>
          <w:sz w:val="24"/>
          <w:szCs w:val="24"/>
        </w:rPr>
        <w:t xml:space="preserve">of a report </w:t>
      </w:r>
      <w:r w:rsidR="00FD2FB6">
        <w:rPr>
          <w:spacing w:val="-1"/>
          <w:sz w:val="24"/>
          <w:szCs w:val="24"/>
        </w:rPr>
        <w:t>on</w:t>
      </w:r>
      <w:r w:rsidR="00BB38B5">
        <w:rPr>
          <w:spacing w:val="-1"/>
          <w:sz w:val="24"/>
          <w:szCs w:val="24"/>
        </w:rPr>
        <w:t xml:space="preserve"> </w:t>
      </w:r>
      <w:r w:rsidR="00245617">
        <w:rPr>
          <w:spacing w:val="-1"/>
          <w:sz w:val="24"/>
          <w:szCs w:val="24"/>
        </w:rPr>
        <w:t xml:space="preserve">the evaluation of </w:t>
      </w:r>
      <w:r w:rsidR="00BB38B5">
        <w:rPr>
          <w:spacing w:val="-1"/>
          <w:sz w:val="24"/>
          <w:szCs w:val="24"/>
        </w:rPr>
        <w:t>on-farm irrigation.</w:t>
      </w:r>
      <w:r w:rsidRPr="00A271AC">
        <w:rPr>
          <w:spacing w:val="-3"/>
          <w:sz w:val="24"/>
          <w:szCs w:val="24"/>
        </w:rPr>
        <w:t xml:space="preserve"> </w:t>
      </w:r>
      <w:r w:rsidR="0063756D">
        <w:rPr>
          <w:sz w:val="24"/>
          <w:szCs w:val="24"/>
        </w:rPr>
        <w:t>The cost</w:t>
      </w:r>
      <w:r w:rsidRPr="00A271AC">
        <w:rPr>
          <w:sz w:val="24"/>
          <w:szCs w:val="24"/>
        </w:rPr>
        <w:t xml:space="preserve"> associated with this includes </w:t>
      </w:r>
      <w:r>
        <w:rPr>
          <w:sz w:val="24"/>
          <w:szCs w:val="24"/>
        </w:rPr>
        <w:t>design, printing, and translation</w:t>
      </w:r>
      <w:r w:rsidRPr="00AC3777" w:rsidR="00AC3777">
        <w:rPr>
          <w:sz w:val="24"/>
          <w:szCs w:val="24"/>
        </w:rPr>
        <w:t xml:space="preserve"> </w:t>
      </w:r>
      <w:r w:rsidR="00AC3777">
        <w:rPr>
          <w:sz w:val="24"/>
          <w:szCs w:val="24"/>
        </w:rPr>
        <w:t>into multiple languages</w:t>
      </w:r>
      <w:r w:rsidRPr="00A271AC">
        <w:rPr>
          <w:sz w:val="24"/>
          <w:szCs w:val="24"/>
        </w:rPr>
        <w:t>.</w:t>
      </w:r>
    </w:p>
    <w:p w:rsidR="00A363B0" w:rsidP="00365CD0" w:rsidRDefault="00A363B0" w14:paraId="6FBF29D0" w14:textId="60F0DDCA">
      <w:pPr>
        <w:tabs>
          <w:tab w:val="left" w:pos="1245"/>
        </w:tabs>
        <w:spacing w:after="240"/>
        <w:jc w:val="both"/>
        <w:rPr>
          <w:b/>
          <w:i/>
          <w:iCs/>
          <w:sz w:val="24"/>
          <w:szCs w:val="24"/>
        </w:rPr>
      </w:pPr>
      <w:r w:rsidRPr="00E54E6C">
        <w:rPr>
          <w:b/>
          <w:i/>
          <w:iCs/>
          <w:sz w:val="24"/>
          <w:szCs w:val="24"/>
        </w:rPr>
        <w:t>Publish Report for Large-Scale Water Infrastructure (Design, Printing &amp; Translation)</w:t>
      </w:r>
      <w:r w:rsidR="00B05A10">
        <w:rPr>
          <w:b/>
          <w:i/>
          <w:iCs/>
          <w:sz w:val="24"/>
          <w:szCs w:val="24"/>
        </w:rPr>
        <w:t xml:space="preserve"> ($18,000)</w:t>
      </w:r>
    </w:p>
    <w:p w:rsidRPr="00A271AC" w:rsidR="00423116" w:rsidP="00365CD0" w:rsidRDefault="00423116" w14:paraId="4AB63256" w14:textId="1E0C1061">
      <w:pPr>
        <w:spacing w:after="240"/>
        <w:ind w:right="226"/>
        <w:jc w:val="both"/>
        <w:rPr>
          <w:sz w:val="24"/>
          <w:szCs w:val="24"/>
        </w:rPr>
      </w:pPr>
      <w:r>
        <w:rPr>
          <w:sz w:val="24"/>
          <w:szCs w:val="24"/>
        </w:rPr>
        <w:t>A one-time</w:t>
      </w:r>
      <w:r w:rsidRPr="00A271AC">
        <w:rPr>
          <w:spacing w:val="-3"/>
          <w:sz w:val="24"/>
          <w:szCs w:val="24"/>
        </w:rPr>
        <w:t xml:space="preserve"> </w:t>
      </w:r>
      <w:r>
        <w:rPr>
          <w:spacing w:val="-3"/>
          <w:sz w:val="24"/>
          <w:szCs w:val="24"/>
        </w:rPr>
        <w:t xml:space="preserve">cost </w:t>
      </w:r>
      <w:r w:rsidRPr="00A271AC">
        <w:rPr>
          <w:sz w:val="24"/>
          <w:szCs w:val="24"/>
        </w:rPr>
        <w:t>has</w:t>
      </w:r>
      <w:r w:rsidRPr="00A271AC">
        <w:rPr>
          <w:spacing w:val="-1"/>
          <w:sz w:val="24"/>
          <w:szCs w:val="24"/>
        </w:rPr>
        <w:t xml:space="preserve"> </w:t>
      </w:r>
      <w:r w:rsidRPr="00A271AC">
        <w:rPr>
          <w:sz w:val="24"/>
          <w:szCs w:val="24"/>
        </w:rPr>
        <w:t>been</w:t>
      </w:r>
      <w:r w:rsidRPr="00A271AC">
        <w:rPr>
          <w:spacing w:val="-3"/>
          <w:sz w:val="24"/>
          <w:szCs w:val="24"/>
        </w:rPr>
        <w:t xml:space="preserve"> </w:t>
      </w:r>
      <w:r w:rsidRPr="00A271AC">
        <w:rPr>
          <w:sz w:val="24"/>
          <w:szCs w:val="24"/>
        </w:rPr>
        <w:t>budgeted</w:t>
      </w:r>
      <w:r w:rsidRPr="00A271AC">
        <w:rPr>
          <w:spacing w:val="-1"/>
          <w:sz w:val="24"/>
          <w:szCs w:val="24"/>
        </w:rPr>
        <w:t xml:space="preserve"> </w:t>
      </w:r>
      <w:r>
        <w:rPr>
          <w:spacing w:val="-1"/>
          <w:sz w:val="24"/>
          <w:szCs w:val="24"/>
        </w:rPr>
        <w:t xml:space="preserve">in Y2 for the publication of a report on the </w:t>
      </w:r>
      <w:r w:rsidR="001C0BC7">
        <w:rPr>
          <w:spacing w:val="-1"/>
          <w:sz w:val="24"/>
          <w:szCs w:val="24"/>
        </w:rPr>
        <w:t>solutions and findings for</w:t>
      </w:r>
      <w:r>
        <w:rPr>
          <w:spacing w:val="-1"/>
          <w:sz w:val="24"/>
          <w:szCs w:val="24"/>
        </w:rPr>
        <w:t xml:space="preserve"> </w:t>
      </w:r>
      <w:r w:rsidR="00712095">
        <w:rPr>
          <w:spacing w:val="-1"/>
          <w:sz w:val="24"/>
          <w:szCs w:val="24"/>
        </w:rPr>
        <w:t>large-scale water infrastructure</w:t>
      </w:r>
      <w:r w:rsidR="00B05A10">
        <w:rPr>
          <w:spacing w:val="-1"/>
          <w:sz w:val="24"/>
          <w:szCs w:val="24"/>
        </w:rPr>
        <w:t xml:space="preserve"> best practices</w:t>
      </w:r>
      <w:r>
        <w:rPr>
          <w:spacing w:val="-1"/>
          <w:sz w:val="24"/>
          <w:szCs w:val="24"/>
        </w:rPr>
        <w:t>.</w:t>
      </w:r>
      <w:r w:rsidRPr="00A271AC">
        <w:rPr>
          <w:spacing w:val="-3"/>
          <w:sz w:val="24"/>
          <w:szCs w:val="24"/>
        </w:rPr>
        <w:t xml:space="preserve"> </w:t>
      </w:r>
      <w:r w:rsidR="0063756D">
        <w:rPr>
          <w:sz w:val="24"/>
          <w:szCs w:val="24"/>
        </w:rPr>
        <w:t>The cost</w:t>
      </w:r>
      <w:r w:rsidRPr="00A271AC">
        <w:rPr>
          <w:sz w:val="24"/>
          <w:szCs w:val="24"/>
        </w:rPr>
        <w:t xml:space="preserve"> associated with this includes </w:t>
      </w:r>
      <w:r>
        <w:rPr>
          <w:sz w:val="24"/>
          <w:szCs w:val="24"/>
        </w:rPr>
        <w:t>design, printing, and translation</w:t>
      </w:r>
      <w:r w:rsidRPr="00A271AC">
        <w:rPr>
          <w:sz w:val="24"/>
          <w:szCs w:val="24"/>
        </w:rPr>
        <w:t>.</w:t>
      </w:r>
    </w:p>
    <w:p w:rsidR="00F03649" w:rsidP="00365CD0" w:rsidRDefault="00A363B0" w14:paraId="7632300A" w14:textId="1F84792C">
      <w:pPr>
        <w:tabs>
          <w:tab w:val="left" w:pos="1245"/>
        </w:tabs>
        <w:spacing w:after="240"/>
        <w:jc w:val="both"/>
        <w:rPr>
          <w:b/>
          <w:i/>
          <w:iCs/>
          <w:sz w:val="24"/>
          <w:szCs w:val="24"/>
        </w:rPr>
      </w:pPr>
      <w:r w:rsidRPr="00E54E6C">
        <w:rPr>
          <w:b/>
          <w:i/>
          <w:iCs/>
          <w:sz w:val="24"/>
          <w:szCs w:val="24"/>
        </w:rPr>
        <w:t xml:space="preserve">Demonstration Plots for Drip and Innovative Irrigation Solutions (2 </w:t>
      </w:r>
      <w:r w:rsidR="004E7427">
        <w:rPr>
          <w:b/>
          <w:i/>
          <w:iCs/>
          <w:sz w:val="24"/>
          <w:szCs w:val="24"/>
        </w:rPr>
        <w:t>drips</w:t>
      </w:r>
      <w:r w:rsidRPr="00E54E6C">
        <w:rPr>
          <w:b/>
          <w:i/>
          <w:iCs/>
          <w:sz w:val="24"/>
          <w:szCs w:val="24"/>
        </w:rPr>
        <w:t>, 2 aspersion/sprinklers</w:t>
      </w:r>
      <w:r w:rsidR="00ED12EC">
        <w:rPr>
          <w:b/>
          <w:i/>
          <w:iCs/>
          <w:sz w:val="24"/>
          <w:szCs w:val="24"/>
        </w:rPr>
        <w:t>,</w:t>
      </w:r>
      <w:r w:rsidRPr="00E54E6C">
        <w:rPr>
          <w:b/>
          <w:i/>
          <w:iCs/>
          <w:sz w:val="24"/>
          <w:szCs w:val="24"/>
        </w:rPr>
        <w:t xml:space="preserve"> and 2 valley pivot plots)</w:t>
      </w:r>
      <w:r w:rsidR="00C878FF">
        <w:rPr>
          <w:b/>
          <w:i/>
          <w:iCs/>
          <w:sz w:val="24"/>
          <w:szCs w:val="24"/>
        </w:rPr>
        <w:t xml:space="preserve"> ($120,000)</w:t>
      </w:r>
    </w:p>
    <w:p w:rsidR="00271DAE" w:rsidP="00365CD0" w:rsidRDefault="00BD30C4" w14:paraId="6DDEB622" w14:textId="2244F6C6">
      <w:pPr>
        <w:pStyle w:val="BodyText"/>
        <w:spacing w:after="240"/>
        <w:ind w:right="125"/>
        <w:jc w:val="both"/>
      </w:pPr>
      <w:r>
        <w:t xml:space="preserve">Demonstration plots for drip and innovative irrigation solutions are </w:t>
      </w:r>
      <w:r w:rsidR="00DA411C">
        <w:t xml:space="preserve">being budgeted in Y1-Y2. </w:t>
      </w:r>
      <w:r w:rsidR="00F53748">
        <w:t xml:space="preserve">The plots will be used </w:t>
      </w:r>
      <w:r w:rsidRPr="00F53748" w:rsidR="00F53748">
        <w:t>to demonstrate innovative irrigation techniques such as drip</w:t>
      </w:r>
      <w:r w:rsidR="00065BAE">
        <w:t xml:space="preserve">, </w:t>
      </w:r>
      <w:r w:rsidRPr="00F53748" w:rsidR="00F53748">
        <w:t>sprinkler aspersion</w:t>
      </w:r>
      <w:r w:rsidR="6F9550C4">
        <w:t>,</w:t>
      </w:r>
      <w:r w:rsidR="00E5267F">
        <w:t xml:space="preserve"> and valley p</w:t>
      </w:r>
      <w:r w:rsidR="00065BAE">
        <w:t xml:space="preserve">ivots. POA estimates the cost at $20,000/plot for 6 total demonstration plots. The </w:t>
      </w:r>
      <w:r w:rsidR="008F452A">
        <w:t>cost</w:t>
      </w:r>
      <w:r w:rsidR="00065BAE">
        <w:t xml:space="preserve"> will cover </w:t>
      </w:r>
      <w:r w:rsidR="008F452A">
        <w:t>setup, design,</w:t>
      </w:r>
      <w:r w:rsidR="00065BAE">
        <w:t xml:space="preserve"> and materials </w:t>
      </w:r>
      <w:r w:rsidR="00111792">
        <w:t>for</w:t>
      </w:r>
      <w:r w:rsidR="008F452A">
        <w:t xml:space="preserve"> the </w:t>
      </w:r>
      <w:r w:rsidR="0047179A">
        <w:t>demonstration plots</w:t>
      </w:r>
      <w:r w:rsidRPr="00057418" w:rsidR="00057418">
        <w:t>.</w:t>
      </w:r>
      <w:r w:rsidR="00FD0FA0">
        <w:t xml:space="preserve"> Based on quotes from </w:t>
      </w:r>
      <w:r w:rsidRPr="006B3454" w:rsidR="006B3454">
        <w:t xml:space="preserve">International Fund for Agricultural Development </w:t>
      </w:r>
      <w:r w:rsidR="006B3454">
        <w:t>(</w:t>
      </w:r>
      <w:r w:rsidR="00FD0FA0">
        <w:t>IFAD</w:t>
      </w:r>
      <w:r w:rsidR="006B3454">
        <w:t>)</w:t>
      </w:r>
      <w:r w:rsidR="00FD0FA0">
        <w:t>, the drip irrigation kits</w:t>
      </w:r>
      <w:r w:rsidR="00BC3672">
        <w:t xml:space="preserve"> (pumps, tubes, filter, etc.)</w:t>
      </w:r>
      <w:r w:rsidR="00FD0FA0">
        <w:t xml:space="preserve"> will vary based on exact size, however, each is estimated at $16,000/kit.</w:t>
      </w:r>
      <w:r w:rsidR="00BE43CC">
        <w:t xml:space="preserve"> The plots will also require a fence which is estimated at $3,000 per hectare based on IFAD </w:t>
      </w:r>
      <w:r w:rsidR="00B30E6C">
        <w:t>quotes.</w:t>
      </w:r>
      <w:r w:rsidR="00D510C5">
        <w:t xml:space="preserve"> Additionally POA estimates $</w:t>
      </w:r>
      <w:r w:rsidR="0046797E">
        <w:t>30</w:t>
      </w:r>
      <w:r w:rsidR="00D510C5">
        <w:t>0/plot for fertilizer, $</w:t>
      </w:r>
      <w:r w:rsidR="0046797E">
        <w:t>30</w:t>
      </w:r>
      <w:r w:rsidR="00D510C5">
        <w:t>0/plot for seeds, and</w:t>
      </w:r>
      <w:r w:rsidR="00BE43CC">
        <w:t xml:space="preserve"> $</w:t>
      </w:r>
      <w:r w:rsidR="0046797E">
        <w:t>4</w:t>
      </w:r>
      <w:r w:rsidR="00BE43CC">
        <w:t xml:space="preserve">00/plot for tool kits </w:t>
      </w:r>
      <w:r w:rsidR="001051B6">
        <w:t>(</w:t>
      </w:r>
      <w:r w:rsidR="001051B6">
        <w:rPr>
          <w:rStyle w:val="ui-provider"/>
        </w:rPr>
        <w:t xml:space="preserve">shovels, hoes, etc.) </w:t>
      </w:r>
      <w:r w:rsidR="00BE43CC">
        <w:t xml:space="preserve">to tend to the plots. </w:t>
      </w:r>
    </w:p>
    <w:p w:rsidR="00F535AD" w:rsidP="00365CD0" w:rsidRDefault="00F535AD" w14:paraId="7CE799A7" w14:textId="77777777">
      <w:pPr>
        <w:pStyle w:val="4HeaderUSDAGreen"/>
        <w:jc w:val="both"/>
      </w:pPr>
    </w:p>
    <w:p w:rsidRPr="00EB26CB" w:rsidR="00B224EF" w:rsidP="00365CD0" w:rsidRDefault="00B224EF" w14:paraId="2EDA7D6E" w14:textId="51AB09C6">
      <w:pPr>
        <w:pStyle w:val="4HeaderUSDAGreen"/>
        <w:jc w:val="both"/>
      </w:pPr>
      <w:r w:rsidRPr="00EB26CB">
        <w:t xml:space="preserve">Activity 2: </w:t>
      </w:r>
      <w:r w:rsidRPr="00EB26CB" w:rsidR="008F2C73">
        <w:t>Promote Regenerative Agriculture with Agropastoralists</w:t>
      </w:r>
      <w:r w:rsidRPr="00EB26CB">
        <w:t xml:space="preserve"> – Total $</w:t>
      </w:r>
      <w:r w:rsidRPr="00EB26CB" w:rsidR="00D308D6">
        <w:t>1,</w:t>
      </w:r>
      <w:r w:rsidR="00F5618F">
        <w:t>8</w:t>
      </w:r>
      <w:r w:rsidR="00493B1D">
        <w:t>25</w:t>
      </w:r>
      <w:r w:rsidRPr="00EB26CB" w:rsidR="00A87CCF">
        <w:t>,</w:t>
      </w:r>
      <w:r w:rsidR="00493B1D">
        <w:t>819</w:t>
      </w:r>
      <w:r w:rsidRPr="00EB26CB">
        <w:t xml:space="preserve"> (</w:t>
      </w:r>
      <w:r w:rsidRPr="00EB26CB" w:rsidR="009B6523">
        <w:t>$1,</w:t>
      </w:r>
      <w:r w:rsidR="00F5618F">
        <w:t>8</w:t>
      </w:r>
      <w:r w:rsidR="00493B1D">
        <w:t>25,819</w:t>
      </w:r>
      <w:r w:rsidRPr="00EB26CB">
        <w:t xml:space="preserve"> in monetization and $</w:t>
      </w:r>
      <w:r w:rsidRPr="00EB26CB" w:rsidR="008D5F6D">
        <w:t>0</w:t>
      </w:r>
      <w:r w:rsidRPr="00EB26CB">
        <w:t xml:space="preserve"> in cost share) </w:t>
      </w:r>
    </w:p>
    <w:p w:rsidRPr="00A87CCF" w:rsidR="00A362DE" w:rsidP="00365CD0" w:rsidRDefault="00A362DE" w14:paraId="2FF97DFE" w14:textId="77777777">
      <w:pPr>
        <w:pStyle w:val="Heading3"/>
        <w:tabs>
          <w:tab w:val="left" w:pos="1300"/>
        </w:tabs>
        <w:ind w:left="0"/>
        <w:jc w:val="both"/>
        <w:rPr>
          <w:color w:val="24468C"/>
        </w:rPr>
      </w:pPr>
    </w:p>
    <w:p w:rsidR="00F03844" w:rsidP="00365CD0" w:rsidRDefault="00B224EF" w14:paraId="5B64D552" w14:textId="13F04D11">
      <w:pPr>
        <w:pStyle w:val="Heading3"/>
        <w:tabs>
          <w:tab w:val="left" w:pos="1125"/>
        </w:tabs>
        <w:ind w:left="360" w:hanging="360"/>
        <w:jc w:val="both"/>
        <w:rPr>
          <w:i/>
          <w:color w:val="24468C"/>
        </w:rPr>
      </w:pPr>
      <w:r w:rsidRPr="000B75C7">
        <w:rPr>
          <w:i/>
          <w:color w:val="24468C"/>
        </w:rPr>
        <w:t>3.2.1 Salaries/Personnel – Total $</w:t>
      </w:r>
      <w:r w:rsidR="00CF48C8">
        <w:rPr>
          <w:i/>
          <w:color w:val="24468C"/>
        </w:rPr>
        <w:t>8</w:t>
      </w:r>
      <w:r w:rsidR="0018086A">
        <w:rPr>
          <w:i/>
          <w:color w:val="24468C"/>
        </w:rPr>
        <w:t>94</w:t>
      </w:r>
      <w:r w:rsidRPr="000B75C7" w:rsidR="003F3D79">
        <w:rPr>
          <w:i/>
          <w:color w:val="24468C"/>
        </w:rPr>
        <w:t>,</w:t>
      </w:r>
      <w:r w:rsidR="0018086A">
        <w:rPr>
          <w:i/>
          <w:color w:val="24468C"/>
        </w:rPr>
        <w:t>14</w:t>
      </w:r>
      <w:r w:rsidR="00B66C3C">
        <w:rPr>
          <w:i/>
          <w:color w:val="24468C"/>
        </w:rPr>
        <w:t>9</w:t>
      </w:r>
    </w:p>
    <w:p w:rsidRPr="000B75C7" w:rsidR="005A4ABD" w:rsidP="00365CD0" w:rsidRDefault="005A4ABD" w14:paraId="4BCFB1E3" w14:textId="77777777">
      <w:pPr>
        <w:pStyle w:val="Heading3"/>
        <w:tabs>
          <w:tab w:val="left" w:pos="1125"/>
        </w:tabs>
        <w:ind w:left="360" w:hanging="360"/>
        <w:jc w:val="both"/>
        <w:rPr>
          <w:i/>
          <w:color w:val="24468C"/>
        </w:rPr>
      </w:pPr>
    </w:p>
    <w:p w:rsidRPr="00A5618E" w:rsidR="00F2786B" w:rsidP="00F2786B" w:rsidRDefault="00F2786B" w14:paraId="01097793" w14:textId="77777777">
      <w:pPr>
        <w:spacing w:after="240"/>
        <w:ind w:left="1" w:right="144"/>
        <w:jc w:val="both"/>
        <w:rPr>
          <w:sz w:val="24"/>
          <w:szCs w:val="24"/>
        </w:rPr>
      </w:pPr>
      <w:r>
        <w:rPr>
          <w:b/>
          <w:sz w:val="24"/>
          <w:szCs w:val="24"/>
        </w:rPr>
        <w:t xml:space="preserve">USN/TCN </w:t>
      </w:r>
      <w:r w:rsidRPr="00A5618E">
        <w:rPr>
          <w:b/>
          <w:sz w:val="24"/>
          <w:szCs w:val="24"/>
        </w:rPr>
        <w:t>Staff</w:t>
      </w:r>
      <w:r w:rsidRPr="00E72B5E">
        <w:rPr>
          <w:b/>
          <w:sz w:val="24"/>
          <w:szCs w:val="24"/>
        </w:rPr>
        <w:t xml:space="preserve">. </w:t>
      </w:r>
      <w:r>
        <w:rPr>
          <w:sz w:val="24"/>
          <w:szCs w:val="24"/>
        </w:rPr>
        <w:t>USN/TCN</w:t>
      </w:r>
      <w:r w:rsidRPr="005D1E63">
        <w:rPr>
          <w:sz w:val="24"/>
          <w:szCs w:val="24"/>
        </w:rPr>
        <w:t xml:space="preserve"> </w:t>
      </w:r>
      <w:r>
        <w:rPr>
          <w:sz w:val="24"/>
          <w:szCs w:val="24"/>
        </w:rPr>
        <w:t xml:space="preserve">benefits </w:t>
      </w:r>
      <w:r w:rsidRPr="005D1E63">
        <w:rPr>
          <w:sz w:val="24"/>
          <w:szCs w:val="24"/>
        </w:rPr>
        <w:t xml:space="preserve">are budgeted for the Chief of Party (COP) </w:t>
      </w:r>
      <w:r>
        <w:rPr>
          <w:sz w:val="24"/>
          <w:szCs w:val="24"/>
        </w:rPr>
        <w:t>for five years over</w:t>
      </w:r>
      <w:r w:rsidRPr="005D1E63">
        <w:rPr>
          <w:sz w:val="24"/>
          <w:szCs w:val="24"/>
        </w:rPr>
        <w:t xml:space="preserve"> LOP.</w:t>
      </w:r>
      <w:r w:rsidRPr="005D1E63">
        <w:rPr>
          <w:spacing w:val="-2"/>
          <w:sz w:val="24"/>
          <w:szCs w:val="24"/>
        </w:rPr>
        <w:t xml:space="preserve"> </w:t>
      </w:r>
      <w:r w:rsidRPr="005D1E63">
        <w:rPr>
          <w:sz w:val="24"/>
          <w:szCs w:val="24"/>
        </w:rPr>
        <w:t>The</w:t>
      </w:r>
      <w:r w:rsidRPr="005D1E63">
        <w:rPr>
          <w:spacing w:val="-3"/>
          <w:sz w:val="24"/>
          <w:szCs w:val="24"/>
        </w:rPr>
        <w:t xml:space="preserve"> </w:t>
      </w:r>
      <w:r w:rsidRPr="005D1E63">
        <w:rPr>
          <w:sz w:val="24"/>
          <w:szCs w:val="24"/>
        </w:rPr>
        <w:t>COP will be</w:t>
      </w:r>
      <w:r w:rsidRPr="005D1E63">
        <w:rPr>
          <w:spacing w:val="-2"/>
          <w:sz w:val="24"/>
          <w:szCs w:val="24"/>
        </w:rPr>
        <w:t xml:space="preserve"> </w:t>
      </w:r>
      <w:r w:rsidRPr="005D1E63">
        <w:rPr>
          <w:sz w:val="24"/>
          <w:szCs w:val="24"/>
        </w:rPr>
        <w:t>an expatriate</w:t>
      </w:r>
      <w:r w:rsidRPr="005D1E63">
        <w:rPr>
          <w:spacing w:val="-1"/>
          <w:sz w:val="24"/>
          <w:szCs w:val="24"/>
        </w:rPr>
        <w:t xml:space="preserve"> </w:t>
      </w:r>
      <w:r w:rsidRPr="005D1E63">
        <w:rPr>
          <w:sz w:val="24"/>
          <w:szCs w:val="24"/>
        </w:rPr>
        <w:t>who</w:t>
      </w:r>
      <w:r w:rsidRPr="005D1E63">
        <w:rPr>
          <w:spacing w:val="-2"/>
          <w:sz w:val="24"/>
          <w:szCs w:val="24"/>
        </w:rPr>
        <w:t xml:space="preserve"> </w:t>
      </w:r>
      <w:r w:rsidRPr="005D1E63">
        <w:rPr>
          <w:sz w:val="24"/>
          <w:szCs w:val="24"/>
        </w:rPr>
        <w:t>has</w:t>
      </w:r>
      <w:r w:rsidRPr="005D1E63">
        <w:rPr>
          <w:spacing w:val="-2"/>
          <w:sz w:val="24"/>
          <w:szCs w:val="24"/>
        </w:rPr>
        <w:t xml:space="preserve"> </w:t>
      </w:r>
      <w:r w:rsidRPr="005D1E63">
        <w:rPr>
          <w:sz w:val="24"/>
          <w:szCs w:val="24"/>
        </w:rPr>
        <w:t>worked</w:t>
      </w:r>
      <w:r w:rsidRPr="005D1E63">
        <w:rPr>
          <w:spacing w:val="-2"/>
          <w:sz w:val="24"/>
          <w:szCs w:val="24"/>
        </w:rPr>
        <w:t xml:space="preserve"> </w:t>
      </w:r>
      <w:r w:rsidRPr="005D1E63">
        <w:rPr>
          <w:sz w:val="24"/>
          <w:szCs w:val="24"/>
        </w:rPr>
        <w:t>in</w:t>
      </w:r>
      <w:r w:rsidRPr="005D1E63">
        <w:rPr>
          <w:spacing w:val="-2"/>
          <w:sz w:val="24"/>
          <w:szCs w:val="24"/>
        </w:rPr>
        <w:t xml:space="preserve"> Mauritania or other similar operating environments </w:t>
      </w:r>
      <w:r w:rsidRPr="005D1E63">
        <w:rPr>
          <w:sz w:val="24"/>
          <w:szCs w:val="24"/>
        </w:rPr>
        <w:t>for</w:t>
      </w:r>
      <w:r w:rsidRPr="005D1E63">
        <w:rPr>
          <w:spacing w:val="-3"/>
          <w:sz w:val="24"/>
          <w:szCs w:val="24"/>
        </w:rPr>
        <w:t xml:space="preserve"> </w:t>
      </w:r>
      <w:r>
        <w:rPr>
          <w:sz w:val="24"/>
          <w:szCs w:val="24"/>
        </w:rPr>
        <w:t>over</w:t>
      </w:r>
      <w:r w:rsidRPr="005D1E63">
        <w:rPr>
          <w:sz w:val="24"/>
          <w:szCs w:val="24"/>
        </w:rPr>
        <w:t xml:space="preserve"> 1</w:t>
      </w:r>
      <w:r>
        <w:rPr>
          <w:sz w:val="24"/>
          <w:szCs w:val="24"/>
        </w:rPr>
        <w:t>5</w:t>
      </w:r>
      <w:r w:rsidRPr="005D1E63">
        <w:rPr>
          <w:sz w:val="24"/>
          <w:szCs w:val="24"/>
        </w:rPr>
        <w:t xml:space="preserve"> years and has the necessary </w:t>
      </w:r>
      <w:r>
        <w:rPr>
          <w:sz w:val="24"/>
          <w:szCs w:val="24"/>
        </w:rPr>
        <w:t xml:space="preserve">USG background, compliance, and </w:t>
      </w:r>
      <w:r w:rsidRPr="005D1E63">
        <w:rPr>
          <w:sz w:val="24"/>
          <w:szCs w:val="24"/>
        </w:rPr>
        <w:t>technical expertise.</w:t>
      </w:r>
      <w:r w:rsidRPr="0011588C">
        <w:rPr>
          <w:sz w:val="24"/>
          <w:szCs w:val="24"/>
        </w:rPr>
        <w:t xml:space="preserve"> </w:t>
      </w:r>
      <w:r w:rsidRPr="00057418">
        <w:rPr>
          <w:sz w:val="24"/>
          <w:szCs w:val="24"/>
        </w:rPr>
        <w:t>The COP will o</w:t>
      </w:r>
      <w:r w:rsidRPr="00E7357B">
        <w:rPr>
          <w:sz w:val="24"/>
          <w:szCs w:val="24"/>
        </w:rPr>
        <w:t>versee a team of experts and support staff, prepare reports and work plans, align project initiatives with in-country priorities, and ensure project compliance with federal regulations.</w:t>
      </w:r>
      <w:r w:rsidRPr="005D1E63">
        <w:rPr>
          <w:sz w:val="24"/>
          <w:szCs w:val="24"/>
        </w:rPr>
        <w:t xml:space="preserve"> The COP’s salary is distributed between Administrative and Activities.</w:t>
      </w:r>
      <w:r>
        <w:rPr>
          <w:sz w:val="24"/>
          <w:szCs w:val="24"/>
        </w:rPr>
        <w:t xml:space="preserve"> </w:t>
      </w:r>
      <w:r w:rsidRPr="006F6EE0">
        <w:rPr>
          <w:sz w:val="24"/>
          <w:szCs w:val="24"/>
        </w:rPr>
        <w:t>To account for annual salary increases, POA has increased the salary by 4% after Y1 through LOP.</w:t>
      </w:r>
    </w:p>
    <w:p w:rsidRPr="00AA38E0" w:rsidR="008E0D23" w:rsidP="0084144D" w:rsidRDefault="0084144D" w14:paraId="482FC648" w14:textId="7E4C3D59">
      <w:pPr>
        <w:spacing w:after="240"/>
        <w:ind w:left="1" w:right="144"/>
        <w:jc w:val="both"/>
        <w:rPr>
          <w:sz w:val="24"/>
          <w:szCs w:val="24"/>
        </w:rPr>
      </w:pPr>
      <w:r w:rsidRPr="00E72B5E">
        <w:rPr>
          <w:b/>
          <w:sz w:val="24"/>
          <w:szCs w:val="24"/>
        </w:rPr>
        <w:t>CCN</w:t>
      </w:r>
      <w:r w:rsidRPr="00A5618E">
        <w:rPr>
          <w:b/>
          <w:sz w:val="24"/>
          <w:szCs w:val="24"/>
        </w:rPr>
        <w:t xml:space="preserve"> </w:t>
      </w:r>
      <w:r w:rsidRPr="00E72B5E">
        <w:rPr>
          <w:b/>
          <w:sz w:val="24"/>
          <w:szCs w:val="24"/>
        </w:rPr>
        <w:t xml:space="preserve">Staff. </w:t>
      </w:r>
      <w:r w:rsidRPr="00057418">
        <w:rPr>
          <w:sz w:val="24"/>
          <w:szCs w:val="24"/>
        </w:rPr>
        <w:t xml:space="preserve">Budgeted at 100% LOE for all five years of the project, the </w:t>
      </w:r>
      <w:r>
        <w:rPr>
          <w:sz w:val="24"/>
          <w:szCs w:val="24"/>
        </w:rPr>
        <w:t xml:space="preserve">Deputy </w:t>
      </w:r>
      <w:r w:rsidRPr="00057418">
        <w:rPr>
          <w:sz w:val="24"/>
          <w:szCs w:val="24"/>
        </w:rPr>
        <w:t>Chief of Party (</w:t>
      </w:r>
      <w:r>
        <w:rPr>
          <w:sz w:val="24"/>
          <w:szCs w:val="24"/>
        </w:rPr>
        <w:t>D</w:t>
      </w:r>
      <w:r w:rsidRPr="00057418">
        <w:rPr>
          <w:sz w:val="24"/>
          <w:szCs w:val="24"/>
        </w:rPr>
        <w:t xml:space="preserve">COP) will be a Mauritanian national with more than </w:t>
      </w:r>
      <w:r>
        <w:rPr>
          <w:sz w:val="24"/>
          <w:szCs w:val="24"/>
        </w:rPr>
        <w:t>10</w:t>
      </w:r>
      <w:r w:rsidRPr="00057418">
        <w:rPr>
          <w:sz w:val="24"/>
          <w:szCs w:val="24"/>
        </w:rPr>
        <w:t xml:space="preserve"> years of experience working</w:t>
      </w:r>
      <w:r>
        <w:rPr>
          <w:sz w:val="24"/>
          <w:szCs w:val="24"/>
        </w:rPr>
        <w:t xml:space="preserve"> in </w:t>
      </w:r>
      <w:r w:rsidRPr="00057418">
        <w:rPr>
          <w:sz w:val="24"/>
          <w:szCs w:val="24"/>
        </w:rPr>
        <w:t>Mauritania.</w:t>
      </w:r>
      <w:r>
        <w:rPr>
          <w:sz w:val="24"/>
          <w:szCs w:val="24"/>
        </w:rPr>
        <w:t xml:space="preserve"> </w:t>
      </w:r>
      <w:r w:rsidRPr="005D1E63">
        <w:rPr>
          <w:sz w:val="24"/>
          <w:szCs w:val="24"/>
        </w:rPr>
        <w:t xml:space="preserve">The </w:t>
      </w:r>
      <w:r>
        <w:rPr>
          <w:sz w:val="24"/>
          <w:szCs w:val="24"/>
        </w:rPr>
        <w:t>D</w:t>
      </w:r>
      <w:r w:rsidRPr="005D1E63">
        <w:rPr>
          <w:sz w:val="24"/>
          <w:szCs w:val="24"/>
        </w:rPr>
        <w:t>COP is responsible for ensuring technical quality in the design and implementation of project activities.</w:t>
      </w:r>
      <w:r>
        <w:rPr>
          <w:sz w:val="24"/>
          <w:szCs w:val="24"/>
        </w:rPr>
        <w:t xml:space="preserve"> </w:t>
      </w:r>
      <w:r w:rsidRPr="00057418">
        <w:rPr>
          <w:sz w:val="24"/>
          <w:szCs w:val="24"/>
        </w:rPr>
        <w:t xml:space="preserve">Other CCN staff include 3 Technical Leads, </w:t>
      </w:r>
      <w:r>
        <w:rPr>
          <w:sz w:val="24"/>
          <w:szCs w:val="24"/>
        </w:rPr>
        <w:t xml:space="preserve">Specialists for component 2, 3, and 4, </w:t>
      </w:r>
      <w:r w:rsidRPr="00057418">
        <w:rPr>
          <w:sz w:val="24"/>
          <w:szCs w:val="24"/>
        </w:rPr>
        <w:t xml:space="preserve">20 Extension Agents, M&amp;E Director, M&amp;E Specialist, F&amp;A Director, </w:t>
      </w:r>
      <w:r>
        <w:rPr>
          <w:sz w:val="24"/>
          <w:szCs w:val="24"/>
        </w:rPr>
        <w:t xml:space="preserve">Human Resource Manager, </w:t>
      </w:r>
      <w:r w:rsidRPr="00057418">
        <w:rPr>
          <w:sz w:val="24"/>
          <w:szCs w:val="24"/>
        </w:rPr>
        <w:t>Contracts</w:t>
      </w:r>
      <w:r>
        <w:rPr>
          <w:sz w:val="24"/>
          <w:szCs w:val="24"/>
        </w:rPr>
        <w:t xml:space="preserve"> &amp; Compliance</w:t>
      </w:r>
      <w:r w:rsidRPr="00057418">
        <w:rPr>
          <w:sz w:val="24"/>
          <w:szCs w:val="24"/>
        </w:rPr>
        <w:t xml:space="preserve"> Specialist, Accountant, Administrative Assistant, Security Guards</w:t>
      </w:r>
      <w:r>
        <w:rPr>
          <w:sz w:val="24"/>
          <w:szCs w:val="24"/>
        </w:rPr>
        <w:t>,</w:t>
      </w:r>
      <w:r w:rsidRPr="00057418">
        <w:rPr>
          <w:sz w:val="24"/>
          <w:szCs w:val="24"/>
        </w:rPr>
        <w:t xml:space="preserve"> and 2 Drivers. The CCN staff</w:t>
      </w:r>
      <w:r w:rsidRPr="005D1E63">
        <w:rPr>
          <w:sz w:val="24"/>
          <w:szCs w:val="24"/>
        </w:rPr>
        <w:t xml:space="preserve"> salary is distributed between Administrative and Activities</w:t>
      </w:r>
      <w:r w:rsidRPr="00057418">
        <w:rPr>
          <w:sz w:val="24"/>
          <w:szCs w:val="24"/>
        </w:rPr>
        <w:t xml:space="preserve"> as appropriate for each role.</w:t>
      </w:r>
      <w:r>
        <w:rPr>
          <w:sz w:val="24"/>
          <w:szCs w:val="24"/>
        </w:rPr>
        <w:t xml:space="preserve"> </w:t>
      </w:r>
      <w:r w:rsidRPr="00E72B5E">
        <w:rPr>
          <w:sz w:val="24"/>
          <w:szCs w:val="24"/>
        </w:rPr>
        <w:t>The majority of CCN staff are budgeted to remain on the project throughout the life of the project</w:t>
      </w:r>
      <w:r>
        <w:rPr>
          <w:sz w:val="24"/>
          <w:szCs w:val="24"/>
        </w:rPr>
        <w:t xml:space="preserve">, </w:t>
      </w:r>
      <w:r w:rsidRPr="00057418">
        <w:rPr>
          <w:sz w:val="24"/>
          <w:szCs w:val="24"/>
        </w:rPr>
        <w:t>except for</w:t>
      </w:r>
      <w:r>
        <w:rPr>
          <w:sz w:val="24"/>
          <w:szCs w:val="24"/>
        </w:rPr>
        <w:t xml:space="preserve"> the 20 Extension Agents who will complete their work midway through </w:t>
      </w:r>
      <w:r w:rsidRPr="00387019">
        <w:rPr>
          <w:sz w:val="24"/>
          <w:szCs w:val="24"/>
        </w:rPr>
        <w:t xml:space="preserve">Y3. The proposed salary rates </w:t>
      </w:r>
      <w:r>
        <w:rPr>
          <w:sz w:val="24"/>
          <w:szCs w:val="24"/>
        </w:rPr>
        <w:t>align</w:t>
      </w:r>
      <w:r w:rsidRPr="00387019">
        <w:rPr>
          <w:sz w:val="24"/>
          <w:szCs w:val="24"/>
        </w:rPr>
        <w:t xml:space="preserve"> with </w:t>
      </w:r>
      <w:r>
        <w:rPr>
          <w:sz w:val="24"/>
          <w:szCs w:val="24"/>
        </w:rPr>
        <w:t>market research, and local in-country consultations were conducted by POA. T</w:t>
      </w:r>
      <w:r w:rsidRPr="00387019">
        <w:rPr>
          <w:sz w:val="24"/>
          <w:szCs w:val="24"/>
        </w:rPr>
        <w:t>o</w:t>
      </w:r>
      <w:r w:rsidRPr="00057418">
        <w:rPr>
          <w:sz w:val="24"/>
          <w:szCs w:val="24"/>
        </w:rPr>
        <w:t xml:space="preserve"> </w:t>
      </w:r>
      <w:r w:rsidRPr="00387019">
        <w:rPr>
          <w:sz w:val="24"/>
          <w:szCs w:val="24"/>
        </w:rPr>
        <w:t>account</w:t>
      </w:r>
      <w:r w:rsidRPr="00057418">
        <w:rPr>
          <w:sz w:val="24"/>
          <w:szCs w:val="24"/>
        </w:rPr>
        <w:t xml:space="preserve"> </w:t>
      </w:r>
      <w:r w:rsidRPr="00387019">
        <w:rPr>
          <w:sz w:val="24"/>
          <w:szCs w:val="24"/>
        </w:rPr>
        <w:t>for</w:t>
      </w:r>
      <w:r w:rsidRPr="00057418">
        <w:rPr>
          <w:sz w:val="24"/>
          <w:szCs w:val="24"/>
        </w:rPr>
        <w:t xml:space="preserve"> </w:t>
      </w:r>
      <w:r w:rsidRPr="00387019">
        <w:rPr>
          <w:sz w:val="24"/>
          <w:szCs w:val="24"/>
        </w:rPr>
        <w:t>annual</w:t>
      </w:r>
      <w:r w:rsidRPr="00057418">
        <w:rPr>
          <w:sz w:val="24"/>
          <w:szCs w:val="24"/>
        </w:rPr>
        <w:t xml:space="preserve"> </w:t>
      </w:r>
      <w:r w:rsidRPr="00387019">
        <w:rPr>
          <w:sz w:val="24"/>
          <w:szCs w:val="24"/>
        </w:rPr>
        <w:t>salary</w:t>
      </w:r>
      <w:r w:rsidRPr="00057418">
        <w:rPr>
          <w:sz w:val="24"/>
          <w:szCs w:val="24"/>
        </w:rPr>
        <w:t xml:space="preserve"> </w:t>
      </w:r>
      <w:r w:rsidRPr="00387019">
        <w:rPr>
          <w:sz w:val="24"/>
          <w:szCs w:val="24"/>
        </w:rPr>
        <w:t>increases,</w:t>
      </w:r>
      <w:r w:rsidRPr="00057418">
        <w:rPr>
          <w:sz w:val="24"/>
          <w:szCs w:val="24"/>
        </w:rPr>
        <w:t xml:space="preserve"> </w:t>
      </w:r>
      <w:r w:rsidRPr="00387019">
        <w:rPr>
          <w:sz w:val="24"/>
          <w:szCs w:val="24"/>
        </w:rPr>
        <w:t>POA has increased the salary by 4% after Y1 through LOP</w:t>
      </w:r>
      <w:r w:rsidRPr="00387019" w:rsidR="008E0D23">
        <w:rPr>
          <w:sz w:val="24"/>
          <w:szCs w:val="24"/>
        </w:rPr>
        <w:t>.</w:t>
      </w:r>
    </w:p>
    <w:p w:rsidR="00825BC5" w:rsidP="00365CD0" w:rsidRDefault="009A2ECE" w14:paraId="5007F3F0" w14:textId="4AA8E588">
      <w:pPr>
        <w:pStyle w:val="Heading3"/>
        <w:tabs>
          <w:tab w:val="left" w:pos="1125"/>
        </w:tabs>
        <w:ind w:left="360" w:hanging="360"/>
        <w:jc w:val="both"/>
        <w:rPr>
          <w:i/>
          <w:color w:val="24468C"/>
        </w:rPr>
      </w:pPr>
      <w:r w:rsidRPr="000B75C7">
        <w:rPr>
          <w:i/>
          <w:color w:val="24468C"/>
        </w:rPr>
        <w:t xml:space="preserve">3.2.2 </w:t>
      </w:r>
      <w:r w:rsidRPr="000B75C7" w:rsidR="007F6922">
        <w:rPr>
          <w:i/>
          <w:color w:val="24468C"/>
        </w:rPr>
        <w:t>Fringe Benefits – Total $</w:t>
      </w:r>
      <w:r w:rsidR="0018086A">
        <w:rPr>
          <w:i/>
          <w:color w:val="24468C"/>
        </w:rPr>
        <w:t>313</w:t>
      </w:r>
      <w:r w:rsidRPr="000B75C7" w:rsidR="00E55DE6">
        <w:rPr>
          <w:i/>
          <w:color w:val="24468C"/>
        </w:rPr>
        <w:t>,</w:t>
      </w:r>
      <w:r w:rsidR="0018086A">
        <w:rPr>
          <w:i/>
          <w:color w:val="24468C"/>
        </w:rPr>
        <w:t>823</w:t>
      </w:r>
    </w:p>
    <w:p w:rsidRPr="000B75C7" w:rsidR="005A4ABD" w:rsidP="00365CD0" w:rsidRDefault="005A4ABD" w14:paraId="1BFE95C2" w14:textId="77777777">
      <w:pPr>
        <w:pStyle w:val="Heading3"/>
        <w:tabs>
          <w:tab w:val="left" w:pos="1125"/>
        </w:tabs>
        <w:ind w:left="360" w:hanging="360"/>
        <w:jc w:val="both"/>
        <w:rPr>
          <w:i/>
          <w:color w:val="24468C"/>
        </w:rPr>
      </w:pPr>
    </w:p>
    <w:p w:rsidRPr="00A71C42" w:rsidR="0039326F" w:rsidP="00365CD0" w:rsidRDefault="0039326F" w14:paraId="22B62765" w14:textId="1AC8247F">
      <w:pPr>
        <w:spacing w:after="240"/>
        <w:ind w:right="144"/>
        <w:jc w:val="both"/>
        <w:rPr>
          <w:sz w:val="24"/>
          <w:szCs w:val="24"/>
        </w:rPr>
      </w:pPr>
      <w:r w:rsidRPr="00A00D6D">
        <w:rPr>
          <w:sz w:val="24"/>
          <w:szCs w:val="24"/>
        </w:rPr>
        <w:t>Benefit</w:t>
      </w:r>
      <w:r w:rsidRPr="00A71C42">
        <w:rPr>
          <w:sz w:val="24"/>
          <w:szCs w:val="24"/>
        </w:rPr>
        <w:t xml:space="preserve">s for USN/TCN staff are calculated at 23.47% of the </w:t>
      </w:r>
      <w:r w:rsidR="00AE09A8">
        <w:rPr>
          <w:sz w:val="24"/>
          <w:szCs w:val="24"/>
        </w:rPr>
        <w:t>employee’s</w:t>
      </w:r>
      <w:r w:rsidRPr="00A71C42">
        <w:rPr>
          <w:sz w:val="24"/>
          <w:szCs w:val="24"/>
        </w:rPr>
        <w:t xml:space="preserve"> base salary ($</w:t>
      </w:r>
      <w:r w:rsidR="006849F3">
        <w:rPr>
          <w:sz w:val="24"/>
          <w:szCs w:val="24"/>
        </w:rPr>
        <w:t>3</w:t>
      </w:r>
      <w:r w:rsidR="0018086A">
        <w:rPr>
          <w:sz w:val="24"/>
          <w:szCs w:val="24"/>
        </w:rPr>
        <w:t>6</w:t>
      </w:r>
      <w:r w:rsidRPr="00A71C42">
        <w:rPr>
          <w:sz w:val="24"/>
          <w:szCs w:val="24"/>
        </w:rPr>
        <w:t>,</w:t>
      </w:r>
      <w:r w:rsidR="0018086A">
        <w:rPr>
          <w:sz w:val="24"/>
          <w:szCs w:val="24"/>
        </w:rPr>
        <w:t>865</w:t>
      </w:r>
      <w:r w:rsidRPr="00A71C42">
        <w:rPr>
          <w:sz w:val="24"/>
          <w:szCs w:val="24"/>
        </w:rPr>
        <w:t xml:space="preserve">). Benefits for CCN Mauritania staff are in accordance with local labor laws and </w:t>
      </w:r>
      <w:r w:rsidR="00AE09A8">
        <w:rPr>
          <w:sz w:val="24"/>
          <w:szCs w:val="24"/>
        </w:rPr>
        <w:t xml:space="preserve">are </w:t>
      </w:r>
      <w:r w:rsidRPr="00A71C42">
        <w:rPr>
          <w:sz w:val="24"/>
          <w:szCs w:val="24"/>
        </w:rPr>
        <w:t xml:space="preserve">calculated at 26.92% of the </w:t>
      </w:r>
      <w:r w:rsidR="00AE09A8">
        <w:rPr>
          <w:sz w:val="24"/>
          <w:szCs w:val="24"/>
        </w:rPr>
        <w:t>employee’s</w:t>
      </w:r>
      <w:r w:rsidRPr="00A71C42">
        <w:rPr>
          <w:sz w:val="24"/>
          <w:szCs w:val="24"/>
        </w:rPr>
        <w:t xml:space="preserve"> base salary ($</w:t>
      </w:r>
      <w:r w:rsidR="006849F3">
        <w:rPr>
          <w:sz w:val="24"/>
          <w:szCs w:val="24"/>
        </w:rPr>
        <w:t>198</w:t>
      </w:r>
      <w:r w:rsidRPr="00A71C42">
        <w:rPr>
          <w:sz w:val="24"/>
          <w:szCs w:val="24"/>
        </w:rPr>
        <w:t>,</w:t>
      </w:r>
      <w:r w:rsidR="006849F3">
        <w:rPr>
          <w:sz w:val="24"/>
          <w:szCs w:val="24"/>
        </w:rPr>
        <w:t>421</w:t>
      </w:r>
      <w:r w:rsidRPr="00A71C42">
        <w:rPr>
          <w:sz w:val="24"/>
          <w:szCs w:val="24"/>
        </w:rPr>
        <w:t>).</w:t>
      </w:r>
    </w:p>
    <w:p w:rsidRPr="00A71C42" w:rsidR="0039326F" w:rsidP="00365CD0" w:rsidRDefault="0039326F" w14:paraId="6CAF2A2D" w14:textId="3529DBFC">
      <w:pPr>
        <w:spacing w:after="240"/>
        <w:ind w:right="144"/>
        <w:jc w:val="both"/>
        <w:rPr>
          <w:sz w:val="24"/>
          <w:szCs w:val="24"/>
        </w:rPr>
      </w:pPr>
      <w:r w:rsidRPr="00A00D6D">
        <w:rPr>
          <w:sz w:val="24"/>
          <w:szCs w:val="24"/>
        </w:rPr>
        <w:t xml:space="preserve">Allowances for </w:t>
      </w:r>
      <w:r w:rsidRPr="00A71C42">
        <w:rPr>
          <w:sz w:val="24"/>
          <w:szCs w:val="24"/>
        </w:rPr>
        <w:t>USN/TCN staff are calculated at 5</w:t>
      </w:r>
      <w:r w:rsidR="00376361">
        <w:rPr>
          <w:sz w:val="24"/>
          <w:szCs w:val="24"/>
        </w:rPr>
        <w:t>0</w:t>
      </w:r>
      <w:r w:rsidRPr="00A71C42">
        <w:rPr>
          <w:sz w:val="24"/>
          <w:szCs w:val="24"/>
        </w:rPr>
        <w:t>% of their total salary ($</w:t>
      </w:r>
      <w:r w:rsidR="006849F3">
        <w:rPr>
          <w:sz w:val="24"/>
          <w:szCs w:val="24"/>
        </w:rPr>
        <w:t>7</w:t>
      </w:r>
      <w:r w:rsidR="0018086A">
        <w:rPr>
          <w:sz w:val="24"/>
          <w:szCs w:val="24"/>
        </w:rPr>
        <w:t>8</w:t>
      </w:r>
      <w:r w:rsidRPr="00A71C42">
        <w:rPr>
          <w:sz w:val="24"/>
          <w:szCs w:val="24"/>
        </w:rPr>
        <w:t>,</w:t>
      </w:r>
      <w:r w:rsidR="0018086A">
        <w:rPr>
          <w:sz w:val="24"/>
          <w:szCs w:val="24"/>
        </w:rPr>
        <w:t>537</w:t>
      </w:r>
      <w:r w:rsidRPr="00A71C42">
        <w:rPr>
          <w:sz w:val="24"/>
          <w:szCs w:val="24"/>
        </w:rPr>
        <w:t>).</w:t>
      </w:r>
    </w:p>
    <w:p w:rsidR="001D1D62" w:rsidP="00365CD0" w:rsidRDefault="009A2ECE" w14:paraId="670090AD" w14:textId="60509482">
      <w:pPr>
        <w:pStyle w:val="Heading3"/>
        <w:tabs>
          <w:tab w:val="left" w:pos="1125"/>
        </w:tabs>
        <w:ind w:left="360" w:hanging="360"/>
        <w:jc w:val="both"/>
        <w:rPr>
          <w:i/>
          <w:color w:val="24468C"/>
        </w:rPr>
      </w:pPr>
      <w:r w:rsidRPr="000B75C7">
        <w:rPr>
          <w:i/>
          <w:color w:val="24468C"/>
        </w:rPr>
        <w:t xml:space="preserve">3.2.3 </w:t>
      </w:r>
      <w:r w:rsidRPr="000B75C7" w:rsidR="00F53CA8">
        <w:rPr>
          <w:i/>
          <w:color w:val="24468C"/>
        </w:rPr>
        <w:t>Travel – Total $</w:t>
      </w:r>
      <w:r w:rsidR="00A44A85">
        <w:rPr>
          <w:i/>
          <w:color w:val="24468C"/>
        </w:rPr>
        <w:t>59</w:t>
      </w:r>
      <w:r w:rsidRPr="000B75C7" w:rsidR="00E55758">
        <w:rPr>
          <w:i/>
          <w:color w:val="24468C"/>
        </w:rPr>
        <w:t>,</w:t>
      </w:r>
      <w:r w:rsidR="00A44A85">
        <w:rPr>
          <w:i/>
          <w:color w:val="24468C"/>
        </w:rPr>
        <w:t>522</w:t>
      </w:r>
    </w:p>
    <w:p w:rsidRPr="005A4ABD" w:rsidR="005A4ABD" w:rsidP="00365CD0" w:rsidRDefault="005A4ABD" w14:paraId="35AD47BC" w14:textId="77777777">
      <w:pPr>
        <w:pStyle w:val="Heading3"/>
        <w:tabs>
          <w:tab w:val="left" w:pos="1125"/>
        </w:tabs>
        <w:ind w:left="360" w:hanging="360"/>
        <w:jc w:val="both"/>
        <w:rPr>
          <w:i/>
          <w:color w:val="24468C"/>
        </w:rPr>
      </w:pPr>
    </w:p>
    <w:p w:rsidRPr="0033079F" w:rsidR="00E55758" w:rsidP="00365CD0" w:rsidRDefault="00E55758" w14:paraId="791E6960" w14:textId="1993DC00">
      <w:pPr>
        <w:spacing w:after="60"/>
        <w:jc w:val="both"/>
        <w:rPr>
          <w:b/>
          <w:bCs/>
          <w:sz w:val="24"/>
          <w:szCs w:val="24"/>
        </w:rPr>
      </w:pPr>
      <w:bookmarkStart w:name="_Hlk135319238" w:id="20"/>
      <w:r w:rsidRPr="0033079F">
        <w:rPr>
          <w:b/>
          <w:bCs/>
          <w:sz w:val="24"/>
          <w:szCs w:val="24"/>
        </w:rPr>
        <w:t>Local Travel ($</w:t>
      </w:r>
      <w:r w:rsidR="00010493">
        <w:rPr>
          <w:b/>
          <w:bCs/>
          <w:sz w:val="24"/>
          <w:szCs w:val="24"/>
        </w:rPr>
        <w:t>38,013</w:t>
      </w:r>
      <w:r w:rsidRPr="0033079F">
        <w:rPr>
          <w:b/>
          <w:bCs/>
          <w:sz w:val="24"/>
          <w:szCs w:val="24"/>
        </w:rPr>
        <w:t>)</w:t>
      </w:r>
    </w:p>
    <w:p w:rsidR="00E55758" w:rsidP="00365CD0" w:rsidRDefault="00E55758" w14:paraId="1EBD7A98" w14:textId="7FA03253">
      <w:pPr>
        <w:widowControl/>
        <w:adjustRightInd w:val="0"/>
        <w:spacing w:after="240"/>
        <w:jc w:val="both"/>
        <w:rPr>
          <w:rFonts w:eastAsiaTheme="minorEastAsia"/>
          <w:sz w:val="24"/>
          <w:szCs w:val="24"/>
        </w:rPr>
      </w:pPr>
      <w:r w:rsidRPr="000F6B78">
        <w:rPr>
          <w:rFonts w:eastAsiaTheme="minorEastAsia"/>
          <w:sz w:val="24"/>
          <w:szCs w:val="24"/>
        </w:rPr>
        <w:t xml:space="preserve">POA </w:t>
      </w:r>
      <w:r w:rsidRPr="008E503B">
        <w:rPr>
          <w:rFonts w:eastAsiaTheme="minorEastAsia"/>
          <w:sz w:val="24"/>
          <w:szCs w:val="24"/>
        </w:rPr>
        <w:t>estimates $</w:t>
      </w:r>
      <w:r>
        <w:rPr>
          <w:rFonts w:eastAsiaTheme="minorEastAsia"/>
          <w:sz w:val="24"/>
          <w:szCs w:val="24"/>
        </w:rPr>
        <w:t>5,549</w:t>
      </w:r>
      <w:r w:rsidRPr="000F6B78">
        <w:rPr>
          <w:rFonts w:eastAsiaTheme="minorEastAsia"/>
          <w:sz w:val="24"/>
          <w:szCs w:val="24"/>
        </w:rPr>
        <w:t xml:space="preserve"> </w:t>
      </w:r>
      <w:r>
        <w:rPr>
          <w:rFonts w:eastAsiaTheme="minorEastAsia"/>
          <w:sz w:val="24"/>
          <w:szCs w:val="24"/>
        </w:rPr>
        <w:t xml:space="preserve">in local transportation </w:t>
      </w:r>
      <w:r w:rsidRPr="000F6B78">
        <w:rPr>
          <w:rFonts w:eastAsiaTheme="minorEastAsia"/>
          <w:sz w:val="24"/>
          <w:szCs w:val="24"/>
        </w:rPr>
        <w:t xml:space="preserve">for </w:t>
      </w:r>
      <w:r>
        <w:rPr>
          <w:rFonts w:eastAsiaTheme="minorEastAsia"/>
          <w:sz w:val="24"/>
          <w:szCs w:val="24"/>
        </w:rPr>
        <w:t xml:space="preserve">trainings at $100/trip for 51 trips over the LOP. In addition, </w:t>
      </w:r>
      <w:r w:rsidR="003A7EB7">
        <w:rPr>
          <w:rFonts w:eastAsiaTheme="minorEastAsia"/>
          <w:sz w:val="24"/>
          <w:szCs w:val="24"/>
        </w:rPr>
        <w:t xml:space="preserve">to make training accessible, </w:t>
      </w:r>
      <w:r>
        <w:rPr>
          <w:rFonts w:eastAsiaTheme="minorEastAsia"/>
          <w:sz w:val="24"/>
          <w:szCs w:val="24"/>
        </w:rPr>
        <w:t>POA estimates $</w:t>
      </w:r>
      <w:r w:rsidR="00010493">
        <w:rPr>
          <w:rFonts w:eastAsiaTheme="minorEastAsia"/>
          <w:sz w:val="24"/>
          <w:szCs w:val="24"/>
        </w:rPr>
        <w:t>32,465</w:t>
      </w:r>
      <w:r>
        <w:rPr>
          <w:rFonts w:eastAsiaTheme="minorEastAsia"/>
          <w:sz w:val="24"/>
          <w:szCs w:val="24"/>
        </w:rPr>
        <w:t xml:space="preserve"> for transport stipends for participants to attend trainings at $10/participant for </w:t>
      </w:r>
      <w:r w:rsidR="00FE575B">
        <w:rPr>
          <w:rFonts w:eastAsiaTheme="minorEastAsia"/>
          <w:sz w:val="24"/>
          <w:szCs w:val="24"/>
        </w:rPr>
        <w:t>1</w:t>
      </w:r>
      <w:r>
        <w:rPr>
          <w:rFonts w:eastAsiaTheme="minorEastAsia"/>
          <w:sz w:val="24"/>
          <w:szCs w:val="24"/>
        </w:rPr>
        <w:t xml:space="preserve">,000 participants per year </w:t>
      </w:r>
      <w:r w:rsidR="00FE575B">
        <w:rPr>
          <w:rFonts w:eastAsiaTheme="minorEastAsia"/>
          <w:sz w:val="24"/>
          <w:szCs w:val="24"/>
        </w:rPr>
        <w:t>from Y2-</w:t>
      </w:r>
      <w:r>
        <w:rPr>
          <w:rFonts w:eastAsiaTheme="minorEastAsia"/>
          <w:sz w:val="24"/>
          <w:szCs w:val="24"/>
        </w:rPr>
        <w:t>Y</w:t>
      </w:r>
      <w:r w:rsidR="000C0E75">
        <w:rPr>
          <w:rFonts w:eastAsiaTheme="minorEastAsia"/>
          <w:sz w:val="24"/>
          <w:szCs w:val="24"/>
        </w:rPr>
        <w:t>4</w:t>
      </w:r>
      <w:r w:rsidR="00FE575B">
        <w:rPr>
          <w:rFonts w:eastAsiaTheme="minorEastAsia"/>
          <w:sz w:val="24"/>
          <w:szCs w:val="24"/>
        </w:rPr>
        <w:t>.</w:t>
      </w:r>
    </w:p>
    <w:p w:rsidRPr="00C7318D" w:rsidR="00D977C0" w:rsidP="00D977C0" w:rsidRDefault="00D977C0" w14:paraId="61AFD4F7" w14:textId="1EF1BB73">
      <w:pPr>
        <w:spacing w:after="60"/>
        <w:jc w:val="both"/>
        <w:rPr>
          <w:rFonts w:eastAsiaTheme="minorEastAsia"/>
          <w:b/>
          <w:bCs/>
          <w:sz w:val="24"/>
          <w:szCs w:val="24"/>
        </w:rPr>
      </w:pPr>
      <w:r w:rsidRPr="007153B8">
        <w:rPr>
          <w:rFonts w:eastAsiaTheme="minorEastAsia"/>
          <w:b/>
          <w:bCs/>
          <w:sz w:val="24"/>
          <w:szCs w:val="24"/>
        </w:rPr>
        <w:t xml:space="preserve">Motorcycle and Vehicle Fuel </w:t>
      </w:r>
      <w:r w:rsidR="000E1772">
        <w:rPr>
          <w:rFonts w:eastAsiaTheme="minorEastAsia"/>
          <w:b/>
          <w:bCs/>
          <w:sz w:val="24"/>
          <w:szCs w:val="24"/>
        </w:rPr>
        <w:t>Expenses</w:t>
      </w:r>
      <w:r w:rsidRPr="007153B8">
        <w:rPr>
          <w:rFonts w:eastAsiaTheme="minorEastAsia"/>
          <w:b/>
          <w:bCs/>
          <w:sz w:val="24"/>
          <w:szCs w:val="24"/>
        </w:rPr>
        <w:t xml:space="preserve"> </w:t>
      </w:r>
      <w:r w:rsidRPr="005A4ABD">
        <w:rPr>
          <w:rFonts w:eastAsiaTheme="minorEastAsia"/>
          <w:b/>
          <w:bCs/>
          <w:sz w:val="24"/>
          <w:szCs w:val="24"/>
        </w:rPr>
        <w:t>(</w:t>
      </w:r>
      <w:r w:rsidRPr="005A4ABD">
        <w:rPr>
          <w:rFonts w:eastAsiaTheme="minorEastAsia"/>
          <w:b/>
          <w:sz w:val="24"/>
          <w:szCs w:val="24"/>
        </w:rPr>
        <w:t>$</w:t>
      </w:r>
      <w:r>
        <w:rPr>
          <w:rFonts w:eastAsiaTheme="minorEastAsia"/>
          <w:b/>
          <w:sz w:val="24"/>
          <w:szCs w:val="24"/>
        </w:rPr>
        <w:t>8,525</w:t>
      </w:r>
      <w:r w:rsidRPr="005A4ABD">
        <w:rPr>
          <w:rFonts w:eastAsiaTheme="minorEastAsia"/>
          <w:b/>
          <w:bCs/>
          <w:sz w:val="24"/>
          <w:szCs w:val="24"/>
        </w:rPr>
        <w:t>)</w:t>
      </w:r>
    </w:p>
    <w:p w:rsidR="00AB294A" w:rsidP="00AB294A" w:rsidRDefault="00AB294A" w14:paraId="0661192D" w14:textId="38E1254F">
      <w:pPr>
        <w:widowControl/>
        <w:adjustRightInd w:val="0"/>
        <w:spacing w:after="240"/>
        <w:jc w:val="both"/>
        <w:rPr>
          <w:rFonts w:eastAsiaTheme="minorEastAsia"/>
          <w:sz w:val="24"/>
          <w:szCs w:val="24"/>
        </w:rPr>
      </w:pPr>
      <w:r>
        <w:rPr>
          <w:rFonts w:eastAsiaTheme="minorEastAsia"/>
          <w:sz w:val="24"/>
          <w:szCs w:val="24"/>
        </w:rPr>
        <w:t>Vehicle fuel for technical leads and motorcycle fuel for 6 motorcycles used by the project’s extension agents under this activity is estimated at $170/month for 46 months.</w:t>
      </w:r>
    </w:p>
    <w:p w:rsidRPr="001E54CF" w:rsidR="00E55758" w:rsidP="00365CD0" w:rsidRDefault="00E55758" w14:paraId="33136BBB" w14:textId="77777777">
      <w:pPr>
        <w:spacing w:after="60"/>
        <w:jc w:val="both"/>
        <w:rPr>
          <w:rFonts w:eastAsiaTheme="minorEastAsia"/>
          <w:b/>
          <w:bCs/>
          <w:sz w:val="24"/>
          <w:szCs w:val="24"/>
        </w:rPr>
      </w:pPr>
      <w:r w:rsidRPr="001E54CF">
        <w:rPr>
          <w:rFonts w:eastAsiaTheme="minorEastAsia"/>
          <w:b/>
          <w:bCs/>
          <w:sz w:val="24"/>
          <w:szCs w:val="24"/>
        </w:rPr>
        <w:t>Per Diem ($</w:t>
      </w:r>
      <w:r>
        <w:rPr>
          <w:rFonts w:eastAsiaTheme="minorEastAsia"/>
          <w:b/>
          <w:bCs/>
          <w:sz w:val="24"/>
          <w:szCs w:val="24"/>
        </w:rPr>
        <w:t>12,984</w:t>
      </w:r>
      <w:r w:rsidRPr="001E54CF">
        <w:rPr>
          <w:rFonts w:eastAsiaTheme="minorEastAsia"/>
          <w:b/>
          <w:bCs/>
          <w:sz w:val="24"/>
          <w:szCs w:val="24"/>
        </w:rPr>
        <w:t>)</w:t>
      </w:r>
    </w:p>
    <w:p w:rsidRPr="003A7EB7" w:rsidR="003A7EB7" w:rsidP="00365CD0" w:rsidRDefault="00E55758" w14:paraId="1CE833F4" w14:textId="7CA17EF9">
      <w:pPr>
        <w:pStyle w:val="BodyText"/>
        <w:spacing w:after="240"/>
        <w:jc w:val="both"/>
      </w:pPr>
      <w:r>
        <w:t xml:space="preserve">POA estimates $12,984 in lodging </w:t>
      </w:r>
      <w:r w:rsidR="006C037F">
        <w:t xml:space="preserve">at </w:t>
      </w:r>
      <w:r w:rsidR="00D3166E">
        <w:t xml:space="preserve">$43/night </w:t>
      </w:r>
      <w:r>
        <w:t>and M&amp;IE</w:t>
      </w:r>
      <w:r w:rsidR="004F0C85">
        <w:t xml:space="preserve"> </w:t>
      </w:r>
      <w:r w:rsidR="00D3166E">
        <w:t xml:space="preserve">at $35/day </w:t>
      </w:r>
      <w:r w:rsidR="004F0C85">
        <w:t>for trainings</w:t>
      </w:r>
      <w:r>
        <w:t>, for 51 trips</w:t>
      </w:r>
      <w:r w:rsidR="00CA4AAD">
        <w:t xml:space="preserve"> over </w:t>
      </w:r>
      <w:r w:rsidR="003A7EB7">
        <w:t xml:space="preserve">LOP, each trip will be for 3 days. </w:t>
      </w:r>
    </w:p>
    <w:bookmarkEnd w:id="20"/>
    <w:p w:rsidR="002D0F93" w:rsidP="00365CD0" w:rsidRDefault="002D0F93" w14:paraId="08B8355F" w14:textId="27325710">
      <w:pPr>
        <w:pStyle w:val="Heading3"/>
        <w:tabs>
          <w:tab w:val="left" w:pos="1125"/>
        </w:tabs>
        <w:ind w:left="360" w:hanging="360"/>
        <w:jc w:val="both"/>
        <w:rPr>
          <w:i/>
          <w:color w:val="24468C"/>
        </w:rPr>
      </w:pPr>
      <w:r w:rsidRPr="000B75C7">
        <w:rPr>
          <w:i/>
          <w:color w:val="24468C"/>
        </w:rPr>
        <w:t>3.2.4 Professional Services/Contractual – Total $</w:t>
      </w:r>
      <w:r w:rsidR="00F05AE2">
        <w:rPr>
          <w:i/>
          <w:color w:val="24468C"/>
        </w:rPr>
        <w:t>368</w:t>
      </w:r>
      <w:r w:rsidRPr="000B75C7">
        <w:rPr>
          <w:i/>
          <w:color w:val="24468C"/>
        </w:rPr>
        <w:t>,</w:t>
      </w:r>
      <w:r w:rsidR="00F05AE2">
        <w:rPr>
          <w:i/>
          <w:color w:val="24468C"/>
        </w:rPr>
        <w:t>125</w:t>
      </w:r>
    </w:p>
    <w:p w:rsidRPr="000B75C7" w:rsidR="005A4ABD" w:rsidP="00365CD0" w:rsidRDefault="005A4ABD" w14:paraId="7B4362D2" w14:textId="77777777">
      <w:pPr>
        <w:pStyle w:val="Heading3"/>
        <w:tabs>
          <w:tab w:val="left" w:pos="1125"/>
        </w:tabs>
        <w:ind w:left="360" w:hanging="360"/>
        <w:jc w:val="both"/>
        <w:rPr>
          <w:i/>
          <w:color w:val="24468C"/>
        </w:rPr>
      </w:pPr>
    </w:p>
    <w:p w:rsidRPr="002E15EF" w:rsidR="002E15EF" w:rsidP="00365CD0" w:rsidRDefault="002E15EF" w14:paraId="141687BE" w14:textId="7ED2889A">
      <w:pPr>
        <w:pStyle w:val="Heading3"/>
        <w:tabs>
          <w:tab w:val="left" w:pos="1300"/>
        </w:tabs>
        <w:ind w:left="0"/>
        <w:jc w:val="both"/>
        <w:rPr>
          <w:b w:val="0"/>
          <w:bCs w:val="0"/>
        </w:rPr>
      </w:pPr>
      <w:r>
        <w:rPr>
          <w:b w:val="0"/>
          <w:bCs w:val="0"/>
        </w:rPr>
        <w:t xml:space="preserve">POA will </w:t>
      </w:r>
      <w:r w:rsidR="0060485F">
        <w:rPr>
          <w:b w:val="0"/>
          <w:bCs w:val="0"/>
        </w:rPr>
        <w:t>enter into four consultant/contractual agreements as follows:</w:t>
      </w:r>
    </w:p>
    <w:p w:rsidR="002E15EF" w:rsidP="00365CD0" w:rsidRDefault="002E15EF" w14:paraId="34710CC3" w14:textId="77777777">
      <w:pPr>
        <w:pStyle w:val="Heading3"/>
        <w:tabs>
          <w:tab w:val="left" w:pos="1300"/>
        </w:tabs>
        <w:ind w:left="0"/>
        <w:jc w:val="both"/>
        <w:rPr>
          <w:i/>
          <w:iCs/>
        </w:rPr>
      </w:pPr>
    </w:p>
    <w:p w:rsidRPr="00AC36D2" w:rsidR="00AB40AE" w:rsidP="00365CD0" w:rsidRDefault="0060485F" w14:paraId="780157BB" w14:textId="5497D92E">
      <w:pPr>
        <w:pStyle w:val="Heading3"/>
        <w:numPr>
          <w:ilvl w:val="0"/>
          <w:numId w:val="6"/>
        </w:numPr>
        <w:tabs>
          <w:tab w:val="left" w:pos="1300"/>
        </w:tabs>
        <w:jc w:val="both"/>
        <w:rPr>
          <w:b w:val="0"/>
        </w:rPr>
      </w:pPr>
      <w:r w:rsidRPr="00AC36D2">
        <w:rPr>
          <w:b w:val="0"/>
        </w:rPr>
        <w:t xml:space="preserve">$30,000: </w:t>
      </w:r>
      <w:r w:rsidRPr="00AC36D2" w:rsidR="00531EEC">
        <w:rPr>
          <w:b w:val="0"/>
        </w:rPr>
        <w:t>To</w:t>
      </w:r>
      <w:r w:rsidRPr="00AC36D2" w:rsidR="00AB40AE">
        <w:rPr>
          <w:b w:val="0"/>
        </w:rPr>
        <w:t xml:space="preserve"> </w:t>
      </w:r>
      <w:r w:rsidRPr="00AC36D2" w:rsidR="003D066B">
        <w:rPr>
          <w:b w:val="0"/>
        </w:rPr>
        <w:t xml:space="preserve">design materials </w:t>
      </w:r>
      <w:r w:rsidRPr="00AC36D2" w:rsidR="00BD4597">
        <w:rPr>
          <w:b w:val="0"/>
        </w:rPr>
        <w:t>for outreach and awareness campaign</w:t>
      </w:r>
      <w:r w:rsidR="0016111F">
        <w:rPr>
          <w:b w:val="0"/>
        </w:rPr>
        <w:t>s</w:t>
      </w:r>
      <w:r w:rsidR="007A083A">
        <w:rPr>
          <w:b w:val="0"/>
        </w:rPr>
        <w:t xml:space="preserve"> to promote horticulture activities within agropastoral communities</w:t>
      </w:r>
      <w:r w:rsidR="00AC36D2">
        <w:rPr>
          <w:b w:val="0"/>
        </w:rPr>
        <w:t xml:space="preserve"> in Y1</w:t>
      </w:r>
      <w:r w:rsidR="00C721A6">
        <w:rPr>
          <w:b w:val="0"/>
        </w:rPr>
        <w:t>;</w:t>
      </w:r>
      <w:r w:rsidR="00B0340D">
        <w:rPr>
          <w:b w:val="0"/>
        </w:rPr>
        <w:t xml:space="preserve"> the cost includes translation into multiple languages.</w:t>
      </w:r>
    </w:p>
    <w:p w:rsidR="00531EEC" w:rsidP="00365CD0" w:rsidRDefault="00531EEC" w14:paraId="50314152" w14:textId="59A775F9">
      <w:pPr>
        <w:pStyle w:val="Heading3"/>
        <w:numPr>
          <w:ilvl w:val="0"/>
          <w:numId w:val="6"/>
        </w:numPr>
        <w:tabs>
          <w:tab w:val="left" w:pos="1300"/>
        </w:tabs>
        <w:jc w:val="both"/>
        <w:rPr>
          <w:b w:val="0"/>
        </w:rPr>
      </w:pPr>
      <w:r w:rsidRPr="00AC36D2">
        <w:rPr>
          <w:b w:val="0"/>
        </w:rPr>
        <w:t>$</w:t>
      </w:r>
      <w:r w:rsidRPr="00AC36D2" w:rsidR="00132DB7">
        <w:rPr>
          <w:b w:val="0"/>
        </w:rPr>
        <w:t>180,000:</w:t>
      </w:r>
      <w:r w:rsidRPr="00AC36D2" w:rsidR="00B33F6A">
        <w:rPr>
          <w:b w:val="0"/>
        </w:rPr>
        <w:t xml:space="preserve"> </w:t>
      </w:r>
      <w:r w:rsidRPr="00AC36D2" w:rsidR="00AC36D2">
        <w:rPr>
          <w:b w:val="0"/>
        </w:rPr>
        <w:t>To</w:t>
      </w:r>
      <w:r w:rsidRPr="00AC36D2" w:rsidR="00B33F6A">
        <w:rPr>
          <w:b w:val="0"/>
        </w:rPr>
        <w:t xml:space="preserve"> </w:t>
      </w:r>
      <w:r w:rsidRPr="00AC36D2" w:rsidR="00AC36D2">
        <w:rPr>
          <w:b w:val="0"/>
        </w:rPr>
        <w:t>d</w:t>
      </w:r>
      <w:r w:rsidRPr="00AC36D2" w:rsidR="00B33F6A">
        <w:rPr>
          <w:b w:val="0"/>
        </w:rPr>
        <w:t>isseminat</w:t>
      </w:r>
      <w:r w:rsidRPr="00AC36D2" w:rsidR="00AC36D2">
        <w:rPr>
          <w:b w:val="0"/>
        </w:rPr>
        <w:t>e</w:t>
      </w:r>
      <w:r w:rsidRPr="00AC36D2" w:rsidR="00B33F6A">
        <w:rPr>
          <w:b w:val="0"/>
        </w:rPr>
        <w:t xml:space="preserve"> </w:t>
      </w:r>
      <w:r w:rsidRPr="00AC36D2" w:rsidR="00AC36D2">
        <w:rPr>
          <w:b w:val="0"/>
        </w:rPr>
        <w:t>outreach and awareness campaigns</w:t>
      </w:r>
      <w:r w:rsidR="0016111F">
        <w:rPr>
          <w:b w:val="0"/>
        </w:rPr>
        <w:t xml:space="preserve"> </w:t>
      </w:r>
      <w:r w:rsidR="00C0420D">
        <w:rPr>
          <w:b w:val="0"/>
        </w:rPr>
        <w:t xml:space="preserve">to promote horticulture activities within agropastoral communities </w:t>
      </w:r>
      <w:r w:rsidR="0016111F">
        <w:rPr>
          <w:b w:val="0"/>
        </w:rPr>
        <w:t>in Y3-Y5.</w:t>
      </w:r>
    </w:p>
    <w:p w:rsidR="005A611C" w:rsidP="00365CD0" w:rsidRDefault="0016111F" w14:paraId="31AAD82A" w14:textId="32B3454E">
      <w:pPr>
        <w:pStyle w:val="Heading3"/>
        <w:numPr>
          <w:ilvl w:val="0"/>
          <w:numId w:val="6"/>
        </w:numPr>
        <w:tabs>
          <w:tab w:val="left" w:pos="1300"/>
        </w:tabs>
        <w:jc w:val="both"/>
        <w:rPr>
          <w:b w:val="0"/>
        </w:rPr>
      </w:pPr>
      <w:r>
        <w:rPr>
          <w:b w:val="0"/>
        </w:rPr>
        <w:t>$</w:t>
      </w:r>
      <w:r w:rsidR="00414573">
        <w:rPr>
          <w:b w:val="0"/>
        </w:rPr>
        <w:t>50,000: To contract</w:t>
      </w:r>
      <w:r w:rsidR="00B76219">
        <w:rPr>
          <w:b w:val="0"/>
        </w:rPr>
        <w:t xml:space="preserve"> 5</w:t>
      </w:r>
      <w:r w:rsidR="00414573">
        <w:rPr>
          <w:b w:val="0"/>
        </w:rPr>
        <w:t xml:space="preserve"> nurseries in Mauritania and Senegal</w:t>
      </w:r>
      <w:r w:rsidR="00CC17E6">
        <w:rPr>
          <w:b w:val="0"/>
        </w:rPr>
        <w:t xml:space="preserve"> </w:t>
      </w:r>
      <w:r w:rsidR="00B76219">
        <w:rPr>
          <w:b w:val="0"/>
        </w:rPr>
        <w:t xml:space="preserve">at $10,000/nursery </w:t>
      </w:r>
      <w:r w:rsidR="00CC17E6">
        <w:rPr>
          <w:b w:val="0"/>
        </w:rPr>
        <w:t xml:space="preserve">to </w:t>
      </w:r>
      <w:r w:rsidR="00994986">
        <w:rPr>
          <w:b w:val="0"/>
        </w:rPr>
        <w:t>grow</w:t>
      </w:r>
      <w:r w:rsidR="00CC17E6">
        <w:rPr>
          <w:b w:val="0"/>
        </w:rPr>
        <w:t xml:space="preserve"> </w:t>
      </w:r>
      <w:r w:rsidR="00331C78">
        <w:rPr>
          <w:b w:val="0"/>
        </w:rPr>
        <w:t xml:space="preserve">mango, lime, native acacia, and other </w:t>
      </w:r>
      <w:r w:rsidR="002E777C">
        <w:rPr>
          <w:b w:val="0"/>
        </w:rPr>
        <w:t xml:space="preserve">tree </w:t>
      </w:r>
      <w:r w:rsidR="00331C78">
        <w:rPr>
          <w:b w:val="0"/>
        </w:rPr>
        <w:t>species</w:t>
      </w:r>
      <w:r w:rsidR="00414573">
        <w:rPr>
          <w:b w:val="0"/>
        </w:rPr>
        <w:t xml:space="preserve"> in Y1.</w:t>
      </w:r>
    </w:p>
    <w:p w:rsidRPr="00414573" w:rsidR="00414573" w:rsidP="00365CD0" w:rsidRDefault="001C6F1D" w14:paraId="3972A796" w14:textId="2880D13C">
      <w:pPr>
        <w:pStyle w:val="Heading3"/>
        <w:numPr>
          <w:ilvl w:val="0"/>
          <w:numId w:val="6"/>
        </w:numPr>
        <w:tabs>
          <w:tab w:val="left" w:pos="1300"/>
        </w:tabs>
        <w:jc w:val="both"/>
        <w:rPr>
          <w:b w:val="0"/>
        </w:rPr>
      </w:pPr>
      <w:r>
        <w:rPr>
          <w:b w:val="0"/>
        </w:rPr>
        <w:t xml:space="preserve">$18,000: To create outreach and sensitization materials for Social Behavioral Change activities </w:t>
      </w:r>
      <w:r w:rsidR="00312119">
        <w:rPr>
          <w:b w:val="0"/>
        </w:rPr>
        <w:t xml:space="preserve">to promote horticulture activities within agropastoral communities </w:t>
      </w:r>
      <w:r>
        <w:rPr>
          <w:b w:val="0"/>
        </w:rPr>
        <w:t>in Y2-Y4.</w:t>
      </w:r>
    </w:p>
    <w:p w:rsidR="002D0F93" w:rsidP="00365CD0" w:rsidRDefault="002D0F93" w14:paraId="0892F471" w14:textId="77777777">
      <w:pPr>
        <w:pStyle w:val="BodyText"/>
        <w:jc w:val="both"/>
      </w:pPr>
    </w:p>
    <w:p w:rsidR="008B3820" w:rsidP="00365CD0" w:rsidRDefault="006E6771" w14:paraId="20D8E5F1" w14:textId="57CED920">
      <w:pPr>
        <w:ind w:right="142"/>
        <w:jc w:val="both"/>
        <w:rPr>
          <w:sz w:val="24"/>
          <w:szCs w:val="24"/>
        </w:rPr>
      </w:pPr>
      <w:r>
        <w:rPr>
          <w:sz w:val="24"/>
          <w:szCs w:val="24"/>
        </w:rPr>
        <w:t>Consultants and contractors</w:t>
      </w:r>
      <w:r w:rsidRPr="006E6771">
        <w:rPr>
          <w:sz w:val="24"/>
          <w:szCs w:val="24"/>
        </w:rPr>
        <w:t xml:space="preserve"> will be selected based on a competitive bidding process. </w:t>
      </w:r>
      <w:r>
        <w:rPr>
          <w:sz w:val="24"/>
          <w:szCs w:val="24"/>
        </w:rPr>
        <w:t>POA</w:t>
      </w:r>
      <w:r w:rsidRPr="006E6771">
        <w:rPr>
          <w:sz w:val="24"/>
          <w:szCs w:val="24"/>
        </w:rPr>
        <w:t xml:space="preserve"> will take into consideration factors such as the soundness of the proposal, unique capabilities of the bidder, the</w:t>
      </w:r>
      <w:r w:rsidRPr="006E6771">
        <w:rPr>
          <w:spacing w:val="-4"/>
          <w:sz w:val="24"/>
          <w:szCs w:val="24"/>
        </w:rPr>
        <w:t xml:space="preserve"> </w:t>
      </w:r>
      <w:r w:rsidRPr="006E6771">
        <w:rPr>
          <w:sz w:val="24"/>
          <w:szCs w:val="24"/>
        </w:rPr>
        <w:t>amount</w:t>
      </w:r>
      <w:r w:rsidRPr="006E6771">
        <w:rPr>
          <w:spacing w:val="-3"/>
          <w:sz w:val="24"/>
          <w:szCs w:val="24"/>
        </w:rPr>
        <w:t xml:space="preserve"> </w:t>
      </w:r>
      <w:r w:rsidRPr="006E6771">
        <w:rPr>
          <w:sz w:val="24"/>
          <w:szCs w:val="24"/>
        </w:rPr>
        <w:t>of</w:t>
      </w:r>
      <w:r w:rsidRPr="006E6771">
        <w:rPr>
          <w:spacing w:val="-4"/>
          <w:sz w:val="24"/>
          <w:szCs w:val="24"/>
        </w:rPr>
        <w:t xml:space="preserve"> </w:t>
      </w:r>
      <w:r w:rsidRPr="006E6771">
        <w:rPr>
          <w:sz w:val="24"/>
          <w:szCs w:val="24"/>
        </w:rPr>
        <w:t>the</w:t>
      </w:r>
      <w:r w:rsidRPr="006E6771">
        <w:rPr>
          <w:spacing w:val="-4"/>
          <w:sz w:val="24"/>
          <w:szCs w:val="24"/>
        </w:rPr>
        <w:t xml:space="preserve"> </w:t>
      </w:r>
      <w:r w:rsidRPr="006E6771">
        <w:rPr>
          <w:sz w:val="24"/>
          <w:szCs w:val="24"/>
        </w:rPr>
        <w:t>bid,</w:t>
      </w:r>
      <w:r w:rsidRPr="006E6771">
        <w:rPr>
          <w:spacing w:val="-3"/>
          <w:sz w:val="24"/>
          <w:szCs w:val="24"/>
        </w:rPr>
        <w:t xml:space="preserve"> </w:t>
      </w:r>
      <w:r w:rsidRPr="006E6771">
        <w:rPr>
          <w:sz w:val="24"/>
          <w:szCs w:val="24"/>
        </w:rPr>
        <w:t>delivery</w:t>
      </w:r>
      <w:r w:rsidRPr="006E6771">
        <w:rPr>
          <w:spacing w:val="-3"/>
          <w:sz w:val="24"/>
          <w:szCs w:val="24"/>
        </w:rPr>
        <w:t xml:space="preserve"> </w:t>
      </w:r>
      <w:r w:rsidRPr="006E6771">
        <w:rPr>
          <w:sz w:val="24"/>
          <w:szCs w:val="24"/>
        </w:rPr>
        <w:t>schedule,</w:t>
      </w:r>
      <w:r w:rsidRPr="006E6771">
        <w:rPr>
          <w:spacing w:val="-3"/>
          <w:sz w:val="24"/>
          <w:szCs w:val="24"/>
        </w:rPr>
        <w:t xml:space="preserve"> </w:t>
      </w:r>
      <w:r w:rsidRPr="006E6771">
        <w:rPr>
          <w:sz w:val="24"/>
          <w:szCs w:val="24"/>
        </w:rPr>
        <w:t>technical</w:t>
      </w:r>
      <w:r w:rsidRPr="006E6771">
        <w:rPr>
          <w:spacing w:val="-1"/>
          <w:sz w:val="24"/>
          <w:szCs w:val="24"/>
        </w:rPr>
        <w:t xml:space="preserve"> </w:t>
      </w:r>
      <w:r w:rsidRPr="006E6771">
        <w:rPr>
          <w:sz w:val="24"/>
          <w:szCs w:val="24"/>
        </w:rPr>
        <w:t>competency, etc.</w:t>
      </w:r>
    </w:p>
    <w:p w:rsidR="00B35183" w:rsidP="00365CD0" w:rsidRDefault="00B35183" w14:paraId="03B230F7" w14:textId="77777777">
      <w:pPr>
        <w:ind w:right="142"/>
        <w:jc w:val="both"/>
        <w:rPr>
          <w:sz w:val="24"/>
          <w:szCs w:val="24"/>
        </w:rPr>
      </w:pPr>
    </w:p>
    <w:p w:rsidR="00B35183" w:rsidP="00365CD0" w:rsidRDefault="00B35183" w14:paraId="23609A03" w14:textId="45954240">
      <w:pPr>
        <w:pStyle w:val="Heading3"/>
        <w:tabs>
          <w:tab w:val="left" w:pos="1300"/>
        </w:tabs>
        <w:ind w:left="0"/>
        <w:jc w:val="both"/>
        <w:rPr>
          <w:b w:val="0"/>
        </w:rPr>
      </w:pPr>
      <w:r>
        <w:rPr>
          <w:b w:val="0"/>
        </w:rPr>
        <w:t xml:space="preserve">POA will contract a firm to provide security services and conduct risk and security assessments under activity </w:t>
      </w:r>
      <w:r w:rsidR="004F2AB1">
        <w:rPr>
          <w:b w:val="0"/>
        </w:rPr>
        <w:t>2</w:t>
      </w:r>
      <w:r>
        <w:rPr>
          <w:b w:val="0"/>
        </w:rPr>
        <w:t xml:space="preserve"> to ensure the well-being of staff and program participants for $35,000 over LOP. Under activity </w:t>
      </w:r>
      <w:r w:rsidR="004F2AB1">
        <w:rPr>
          <w:b w:val="0"/>
        </w:rPr>
        <w:t>2</w:t>
      </w:r>
      <w:r>
        <w:rPr>
          <w:b w:val="0"/>
        </w:rPr>
        <w:t xml:space="preserve">, POA anticipates contracting other ad-hoc consultancy and advisory support </w:t>
      </w:r>
      <w:proofErr w:type="gramStart"/>
      <w:r>
        <w:rPr>
          <w:b w:val="0"/>
        </w:rPr>
        <w:t xml:space="preserve">services </w:t>
      </w:r>
      <w:r w:rsidRPr="00A83B60" w:rsidR="00A83B60">
        <w:rPr>
          <w:b w:val="0"/>
        </w:rPr>
        <w:t xml:space="preserve"> on</w:t>
      </w:r>
      <w:proofErr w:type="gramEnd"/>
      <w:r w:rsidRPr="00A83B60" w:rsidR="00A83B60">
        <w:rPr>
          <w:b w:val="0"/>
        </w:rPr>
        <w:t xml:space="preserve"> regenerative and climate-smart agriculture and classes for regional nutrition</w:t>
      </w:r>
      <w:r>
        <w:rPr>
          <w:b w:val="0"/>
        </w:rPr>
        <w:t xml:space="preserve"> for which POA has budgeted $2</w:t>
      </w:r>
      <w:r w:rsidR="004F2AB1">
        <w:rPr>
          <w:b w:val="0"/>
        </w:rPr>
        <w:t>7</w:t>
      </w:r>
      <w:r>
        <w:rPr>
          <w:b w:val="0"/>
        </w:rPr>
        <w:t>,</w:t>
      </w:r>
      <w:r w:rsidR="004F2AB1">
        <w:rPr>
          <w:b w:val="0"/>
        </w:rPr>
        <w:t>0</w:t>
      </w:r>
      <w:r>
        <w:rPr>
          <w:b w:val="0"/>
        </w:rPr>
        <w:t>00 over LOP.</w:t>
      </w:r>
    </w:p>
    <w:p w:rsidR="00AA373A" w:rsidP="00365CD0" w:rsidRDefault="00AA373A" w14:paraId="108182C4" w14:textId="5382463C">
      <w:pPr>
        <w:pStyle w:val="Heading3"/>
        <w:tabs>
          <w:tab w:val="left" w:pos="1300"/>
        </w:tabs>
        <w:ind w:left="0"/>
        <w:jc w:val="both"/>
        <w:rPr>
          <w:b w:val="0"/>
        </w:rPr>
      </w:pPr>
    </w:p>
    <w:p w:rsidRPr="00B35183" w:rsidR="00AA373A" w:rsidP="00AA373A" w:rsidRDefault="00AA373A" w14:paraId="47CD4C01" w14:textId="5F8703B3">
      <w:pPr>
        <w:pStyle w:val="Heading3"/>
        <w:tabs>
          <w:tab w:val="left" w:pos="1300"/>
        </w:tabs>
        <w:spacing w:after="240"/>
        <w:ind w:left="0"/>
        <w:jc w:val="both"/>
        <w:rPr>
          <w:b w:val="0"/>
        </w:rPr>
      </w:pPr>
      <w:r>
        <w:rPr>
          <w:b w:val="0"/>
        </w:rPr>
        <w:t>P</w:t>
      </w:r>
      <w:r w:rsidR="00145FAF">
        <w:rPr>
          <w:b w:val="0"/>
        </w:rPr>
        <w:t xml:space="preserve">POA will contract </w:t>
      </w:r>
      <w:r w:rsidRPr="008204A3" w:rsidR="00145FAF">
        <w:rPr>
          <w:b w:val="0"/>
        </w:rPr>
        <w:t>Abdel Aziz Dahi</w:t>
      </w:r>
      <w:r w:rsidR="00145FAF">
        <w:rPr>
          <w:b w:val="0"/>
        </w:rPr>
        <w:t xml:space="preserve"> </w:t>
      </w:r>
      <w:r w:rsidRPr="00743ABE" w:rsidR="00145FAF">
        <w:rPr>
          <w:b w:val="0"/>
          <w:bCs w:val="0"/>
        </w:rPr>
        <w:t>to serve as a Tech</w:t>
      </w:r>
      <w:r w:rsidRPr="00DB4246" w:rsidR="00145FAF">
        <w:rPr>
          <w:b w:val="0"/>
        </w:rPr>
        <w:t>nical Advisor of Trade Promotion &amp; Strategic Partnership &amp; Inv</w:t>
      </w:r>
      <w:r w:rsidRPr="000C50D7" w:rsidR="00145FAF">
        <w:rPr>
          <w:b w:val="0"/>
          <w:bCs w:val="0"/>
        </w:rPr>
        <w:t>estment who is</w:t>
      </w:r>
      <w:r w:rsidR="00145FAF">
        <w:t xml:space="preserve"> </w:t>
      </w:r>
      <w:r w:rsidRPr="000C50D7" w:rsidR="00145FAF">
        <w:rPr>
          <w:b w:val="0"/>
          <w:bCs w:val="0"/>
        </w:rPr>
        <w:t>a Mauritanian national with more than 20 years of experience working at the highest levels of t</w:t>
      </w:r>
      <w:r w:rsidRPr="00DB4246" w:rsidR="00145FAF">
        <w:rPr>
          <w:b w:val="0"/>
        </w:rPr>
        <w:t>he Government of Mauritania</w:t>
      </w:r>
      <w:r w:rsidRPr="00DB4246">
        <w:rPr>
          <w:b w:val="0"/>
        </w:rPr>
        <w:t xml:space="preserve"> ($</w:t>
      </w:r>
      <w:r>
        <w:rPr>
          <w:b w:val="0"/>
        </w:rPr>
        <w:t>28</w:t>
      </w:r>
      <w:r w:rsidRPr="00DB4246">
        <w:rPr>
          <w:b w:val="0"/>
        </w:rPr>
        <w:t>,</w:t>
      </w:r>
      <w:r>
        <w:rPr>
          <w:b w:val="0"/>
        </w:rPr>
        <w:t>125</w:t>
      </w:r>
      <w:r w:rsidRPr="00DB4246">
        <w:rPr>
          <w:b w:val="0"/>
        </w:rPr>
        <w:t>).</w:t>
      </w:r>
    </w:p>
    <w:p w:rsidR="00E71BD6" w:rsidP="00365CD0" w:rsidRDefault="00E71BD6" w14:paraId="5535883F" w14:textId="0556F78F">
      <w:pPr>
        <w:ind w:right="142"/>
        <w:jc w:val="both"/>
        <w:rPr>
          <w:sz w:val="24"/>
          <w:szCs w:val="24"/>
        </w:rPr>
      </w:pPr>
    </w:p>
    <w:p w:rsidR="00E71BD6" w:rsidP="00365CD0" w:rsidRDefault="00E71BD6" w14:paraId="3525011C" w14:textId="62CD3CE6">
      <w:pPr>
        <w:pStyle w:val="Heading3"/>
        <w:tabs>
          <w:tab w:val="left" w:pos="1125"/>
        </w:tabs>
        <w:ind w:left="360" w:hanging="360"/>
        <w:jc w:val="both"/>
        <w:rPr>
          <w:i/>
          <w:color w:val="24468C"/>
        </w:rPr>
      </w:pPr>
      <w:r w:rsidRPr="000B75C7">
        <w:rPr>
          <w:i/>
          <w:color w:val="24468C"/>
        </w:rPr>
        <w:t>3.2.5 Equipment – Total $0</w:t>
      </w:r>
    </w:p>
    <w:p w:rsidRPr="000B75C7" w:rsidR="005A4ABD" w:rsidP="00365CD0" w:rsidRDefault="005A4ABD" w14:paraId="7840277A" w14:textId="77777777">
      <w:pPr>
        <w:pStyle w:val="Heading3"/>
        <w:tabs>
          <w:tab w:val="left" w:pos="1125"/>
        </w:tabs>
        <w:ind w:left="360" w:hanging="360"/>
        <w:jc w:val="both"/>
        <w:rPr>
          <w:i/>
          <w:color w:val="24468C"/>
        </w:rPr>
      </w:pPr>
    </w:p>
    <w:p w:rsidRPr="002E66E2" w:rsidR="00E71BD6" w:rsidP="00365CD0" w:rsidRDefault="00E71BD6" w14:paraId="67A856A7" w14:textId="77777777">
      <w:pPr>
        <w:pStyle w:val="Heading3"/>
        <w:tabs>
          <w:tab w:val="left" w:pos="1300"/>
        </w:tabs>
        <w:ind w:left="0"/>
        <w:jc w:val="both"/>
        <w:rPr>
          <w:b w:val="0"/>
        </w:rPr>
      </w:pPr>
      <w:r w:rsidRPr="002E66E2">
        <w:rPr>
          <w:b w:val="0"/>
        </w:rPr>
        <w:t>None.</w:t>
      </w:r>
    </w:p>
    <w:p w:rsidRPr="002E66E2" w:rsidR="00E71BD6" w:rsidP="00365CD0" w:rsidRDefault="00E71BD6" w14:paraId="40112972" w14:textId="77777777">
      <w:pPr>
        <w:pStyle w:val="Heading3"/>
        <w:tabs>
          <w:tab w:val="left" w:pos="1300"/>
        </w:tabs>
        <w:ind w:left="0"/>
        <w:jc w:val="both"/>
        <w:rPr>
          <w:b w:val="0"/>
          <w:highlight w:val="yellow"/>
        </w:rPr>
      </w:pPr>
    </w:p>
    <w:p w:rsidR="00E71BD6" w:rsidP="00365CD0" w:rsidRDefault="00E71BD6" w14:paraId="77F1DEFA" w14:textId="3DA328E8">
      <w:pPr>
        <w:pStyle w:val="Heading3"/>
        <w:tabs>
          <w:tab w:val="left" w:pos="1125"/>
        </w:tabs>
        <w:ind w:left="360" w:hanging="360"/>
        <w:jc w:val="both"/>
        <w:rPr>
          <w:i/>
          <w:color w:val="24468C"/>
        </w:rPr>
      </w:pPr>
      <w:r w:rsidRPr="000B75C7">
        <w:rPr>
          <w:i/>
          <w:color w:val="24468C"/>
        </w:rPr>
        <w:t>3.2.6 Office – Total $0</w:t>
      </w:r>
    </w:p>
    <w:p w:rsidRPr="000B75C7" w:rsidR="005A4ABD" w:rsidP="00365CD0" w:rsidRDefault="005A4ABD" w14:paraId="23E76043" w14:textId="77777777">
      <w:pPr>
        <w:pStyle w:val="Heading3"/>
        <w:tabs>
          <w:tab w:val="left" w:pos="1125"/>
        </w:tabs>
        <w:ind w:left="360" w:hanging="360"/>
        <w:jc w:val="both"/>
        <w:rPr>
          <w:i/>
          <w:color w:val="24468C"/>
        </w:rPr>
      </w:pPr>
    </w:p>
    <w:p w:rsidRPr="002C0EF4" w:rsidR="00E71BD6" w:rsidP="00365CD0" w:rsidRDefault="00E71BD6" w14:paraId="150421D2" w14:textId="77777777">
      <w:pPr>
        <w:pStyle w:val="Heading3"/>
        <w:tabs>
          <w:tab w:val="left" w:pos="1300"/>
        </w:tabs>
        <w:ind w:left="0"/>
        <w:jc w:val="both"/>
        <w:rPr>
          <w:b w:val="0"/>
        </w:rPr>
      </w:pPr>
      <w:r w:rsidRPr="002C0EF4">
        <w:rPr>
          <w:b w:val="0"/>
        </w:rPr>
        <w:t>None.</w:t>
      </w:r>
    </w:p>
    <w:p w:rsidR="00E71BD6" w:rsidP="00365CD0" w:rsidRDefault="00E71BD6" w14:paraId="5A9238A6" w14:textId="77777777">
      <w:pPr>
        <w:pStyle w:val="Heading3"/>
        <w:tabs>
          <w:tab w:val="left" w:pos="1300"/>
        </w:tabs>
        <w:ind w:left="0"/>
        <w:jc w:val="both"/>
        <w:rPr>
          <w:b w:val="0"/>
          <w:highlight w:val="yellow"/>
        </w:rPr>
      </w:pPr>
    </w:p>
    <w:p w:rsidRPr="000B75C7" w:rsidR="00E71BD6" w:rsidP="00365CD0" w:rsidRDefault="00E71BD6" w14:paraId="6B3AF395" w14:textId="72EB09C5">
      <w:pPr>
        <w:pStyle w:val="Heading3"/>
        <w:tabs>
          <w:tab w:val="left" w:pos="1125"/>
        </w:tabs>
        <w:ind w:left="360" w:hanging="360"/>
        <w:jc w:val="both"/>
        <w:rPr>
          <w:i/>
          <w:color w:val="24468C"/>
        </w:rPr>
      </w:pPr>
      <w:r w:rsidRPr="000B75C7">
        <w:rPr>
          <w:i/>
          <w:color w:val="24468C"/>
        </w:rPr>
        <w:t xml:space="preserve">3.2.7 </w:t>
      </w:r>
      <w:r w:rsidRPr="000B75C7" w:rsidR="002F593F">
        <w:rPr>
          <w:i/>
          <w:color w:val="24468C"/>
        </w:rPr>
        <w:t>Supplies</w:t>
      </w:r>
      <w:r w:rsidRPr="000B75C7">
        <w:rPr>
          <w:i/>
          <w:color w:val="24468C"/>
        </w:rPr>
        <w:t xml:space="preserve"> – Total $</w:t>
      </w:r>
      <w:r w:rsidRPr="000B75C7" w:rsidR="0039326F">
        <w:rPr>
          <w:i/>
          <w:color w:val="24468C"/>
        </w:rPr>
        <w:t>10,200</w:t>
      </w:r>
    </w:p>
    <w:p w:rsidR="00B1038D" w:rsidP="00365CD0" w:rsidRDefault="00B1038D" w14:paraId="20E9665B" w14:textId="77777777">
      <w:pPr>
        <w:jc w:val="both"/>
        <w:rPr>
          <w:bCs/>
          <w:sz w:val="24"/>
        </w:rPr>
      </w:pPr>
    </w:p>
    <w:p w:rsidRPr="003363DE" w:rsidR="00B1038D" w:rsidP="00365CD0" w:rsidRDefault="00B1038D" w14:paraId="54E25597" w14:textId="7C284B88">
      <w:pPr>
        <w:jc w:val="both"/>
        <w:rPr>
          <w:bCs/>
          <w:sz w:val="24"/>
        </w:rPr>
      </w:pPr>
      <w:r>
        <w:rPr>
          <w:bCs/>
          <w:sz w:val="24"/>
        </w:rPr>
        <w:t>POA</w:t>
      </w:r>
      <w:r w:rsidRPr="00AC58F4">
        <w:rPr>
          <w:bCs/>
          <w:sz w:val="24"/>
        </w:rPr>
        <w:t xml:space="preserve"> will procure </w:t>
      </w:r>
      <w:r w:rsidR="00BE037E">
        <w:rPr>
          <w:bCs/>
          <w:sz w:val="24"/>
        </w:rPr>
        <w:t>6</w:t>
      </w:r>
      <w:r>
        <w:rPr>
          <w:bCs/>
          <w:sz w:val="24"/>
        </w:rPr>
        <w:t xml:space="preserve"> </w:t>
      </w:r>
      <w:r w:rsidRPr="00AC58F4">
        <w:rPr>
          <w:bCs/>
          <w:sz w:val="24"/>
        </w:rPr>
        <w:t>motorcycles with a unit cost of $</w:t>
      </w:r>
      <w:r>
        <w:rPr>
          <w:bCs/>
          <w:sz w:val="24"/>
        </w:rPr>
        <w:t>1</w:t>
      </w:r>
      <w:r w:rsidRPr="00AC58F4">
        <w:rPr>
          <w:bCs/>
          <w:sz w:val="24"/>
        </w:rPr>
        <w:t>,</w:t>
      </w:r>
      <w:r>
        <w:rPr>
          <w:bCs/>
          <w:sz w:val="24"/>
        </w:rPr>
        <w:t>1</w:t>
      </w:r>
      <w:r w:rsidRPr="00AC58F4">
        <w:rPr>
          <w:bCs/>
          <w:sz w:val="24"/>
        </w:rPr>
        <w:t>00</w:t>
      </w:r>
      <w:r>
        <w:rPr>
          <w:bCs/>
          <w:sz w:val="24"/>
        </w:rPr>
        <w:t xml:space="preserve"> based </w:t>
      </w:r>
      <w:r w:rsidR="001341FB">
        <w:rPr>
          <w:bCs/>
          <w:sz w:val="24"/>
        </w:rPr>
        <w:t>on</w:t>
      </w:r>
      <w:r>
        <w:rPr>
          <w:bCs/>
          <w:sz w:val="24"/>
        </w:rPr>
        <w:t xml:space="preserve"> local quotes</w:t>
      </w:r>
      <w:r w:rsidRPr="00AC58F4">
        <w:rPr>
          <w:bCs/>
          <w:sz w:val="24"/>
        </w:rPr>
        <w:t xml:space="preserve"> for use by the </w:t>
      </w:r>
      <w:r>
        <w:rPr>
          <w:bCs/>
          <w:sz w:val="24"/>
        </w:rPr>
        <w:t>Extension Agent</w:t>
      </w:r>
      <w:r w:rsidRPr="00AC58F4">
        <w:rPr>
          <w:bCs/>
          <w:sz w:val="24"/>
        </w:rPr>
        <w:t>s</w:t>
      </w:r>
      <w:r>
        <w:rPr>
          <w:bCs/>
          <w:sz w:val="24"/>
        </w:rPr>
        <w:t>. The total is $</w:t>
      </w:r>
      <w:r w:rsidR="00BE037E">
        <w:rPr>
          <w:bCs/>
          <w:sz w:val="24"/>
        </w:rPr>
        <w:t>6</w:t>
      </w:r>
      <w:r>
        <w:rPr>
          <w:bCs/>
          <w:sz w:val="24"/>
        </w:rPr>
        <w:t>,</w:t>
      </w:r>
      <w:r w:rsidR="00BE037E">
        <w:rPr>
          <w:bCs/>
          <w:sz w:val="24"/>
        </w:rPr>
        <w:t>6</w:t>
      </w:r>
      <w:r>
        <w:rPr>
          <w:bCs/>
          <w:sz w:val="24"/>
        </w:rPr>
        <w:t>00.</w:t>
      </w:r>
    </w:p>
    <w:p w:rsidR="00B1038D" w:rsidP="00365CD0" w:rsidRDefault="00B1038D" w14:paraId="09FA7373" w14:textId="77777777">
      <w:pPr>
        <w:pStyle w:val="Heading3"/>
        <w:tabs>
          <w:tab w:val="left" w:pos="1300"/>
        </w:tabs>
        <w:ind w:left="0"/>
        <w:jc w:val="both"/>
        <w:rPr>
          <w:b w:val="0"/>
        </w:rPr>
      </w:pPr>
    </w:p>
    <w:p w:rsidRPr="003363DE" w:rsidR="00B1038D" w:rsidP="00365CD0" w:rsidRDefault="00B1038D" w14:paraId="682BC456" w14:textId="508995BD">
      <w:pPr>
        <w:jc w:val="both"/>
        <w:rPr>
          <w:sz w:val="24"/>
          <w:szCs w:val="24"/>
        </w:rPr>
      </w:pPr>
      <w:r w:rsidRPr="5596DCF2">
        <w:rPr>
          <w:sz w:val="24"/>
          <w:szCs w:val="24"/>
        </w:rPr>
        <w:t xml:space="preserve">POA will procure </w:t>
      </w:r>
      <w:r w:rsidR="00BE037E">
        <w:rPr>
          <w:sz w:val="24"/>
          <w:szCs w:val="24"/>
        </w:rPr>
        <w:t>6</w:t>
      </w:r>
      <w:r w:rsidRPr="5596DCF2">
        <w:rPr>
          <w:sz w:val="24"/>
          <w:szCs w:val="24"/>
        </w:rPr>
        <w:t xml:space="preserve"> tablets to assist with </w:t>
      </w:r>
      <w:r>
        <w:rPr>
          <w:bCs/>
          <w:sz w:val="24"/>
        </w:rPr>
        <w:t>rural</w:t>
      </w:r>
      <w:r w:rsidRPr="5596DCF2">
        <w:rPr>
          <w:sz w:val="24"/>
          <w:szCs w:val="24"/>
        </w:rPr>
        <w:t xml:space="preserve"> data collection with a unit cost of $</w:t>
      </w:r>
      <w:r>
        <w:rPr>
          <w:bCs/>
          <w:sz w:val="24"/>
        </w:rPr>
        <w:t>6</w:t>
      </w:r>
      <w:r w:rsidRPr="00AC58F4">
        <w:rPr>
          <w:bCs/>
          <w:sz w:val="24"/>
        </w:rPr>
        <w:t>00</w:t>
      </w:r>
      <w:r w:rsidRPr="5596DCF2">
        <w:rPr>
          <w:sz w:val="24"/>
          <w:szCs w:val="24"/>
        </w:rPr>
        <w:t xml:space="preserve"> based </w:t>
      </w:r>
      <w:r w:rsidR="001341FB">
        <w:rPr>
          <w:sz w:val="24"/>
          <w:szCs w:val="24"/>
        </w:rPr>
        <w:t>on</w:t>
      </w:r>
      <w:r w:rsidRPr="5596DCF2">
        <w:rPr>
          <w:sz w:val="24"/>
          <w:szCs w:val="24"/>
        </w:rPr>
        <w:t xml:space="preserve"> </w:t>
      </w:r>
      <w:r>
        <w:rPr>
          <w:bCs/>
          <w:sz w:val="24"/>
        </w:rPr>
        <w:t>market rates</w:t>
      </w:r>
      <w:r w:rsidRPr="5596DCF2">
        <w:rPr>
          <w:sz w:val="24"/>
          <w:szCs w:val="24"/>
        </w:rPr>
        <w:t xml:space="preserve"> for use by the Extension Agents</w:t>
      </w:r>
      <w:r>
        <w:rPr>
          <w:sz w:val="24"/>
          <w:szCs w:val="24"/>
        </w:rPr>
        <w:t xml:space="preserve">. The </w:t>
      </w:r>
      <w:r w:rsidRPr="5596DCF2">
        <w:rPr>
          <w:sz w:val="24"/>
          <w:szCs w:val="24"/>
        </w:rPr>
        <w:t xml:space="preserve">total </w:t>
      </w:r>
      <w:r>
        <w:rPr>
          <w:sz w:val="24"/>
          <w:szCs w:val="24"/>
        </w:rPr>
        <w:t>is</w:t>
      </w:r>
      <w:r w:rsidRPr="5596DCF2">
        <w:rPr>
          <w:sz w:val="24"/>
          <w:szCs w:val="24"/>
        </w:rPr>
        <w:t xml:space="preserve"> $</w:t>
      </w:r>
      <w:r w:rsidR="00BE037E">
        <w:rPr>
          <w:bCs/>
          <w:sz w:val="24"/>
        </w:rPr>
        <w:t>3</w:t>
      </w:r>
      <w:r>
        <w:rPr>
          <w:bCs/>
          <w:sz w:val="24"/>
        </w:rPr>
        <w:t>,</w:t>
      </w:r>
      <w:r w:rsidR="00BE037E">
        <w:rPr>
          <w:bCs/>
          <w:sz w:val="24"/>
        </w:rPr>
        <w:t>6</w:t>
      </w:r>
      <w:r>
        <w:rPr>
          <w:bCs/>
          <w:sz w:val="24"/>
        </w:rPr>
        <w:t>00</w:t>
      </w:r>
      <w:r w:rsidRPr="5596DCF2">
        <w:rPr>
          <w:sz w:val="24"/>
          <w:szCs w:val="24"/>
        </w:rPr>
        <w:t>.</w:t>
      </w:r>
    </w:p>
    <w:p w:rsidR="00E2795B" w:rsidP="00365CD0" w:rsidRDefault="00E2795B" w14:paraId="63564DFB" w14:textId="77777777">
      <w:pPr>
        <w:pStyle w:val="Heading3"/>
        <w:tabs>
          <w:tab w:val="left" w:pos="1300"/>
        </w:tabs>
        <w:ind w:left="0"/>
        <w:jc w:val="both"/>
        <w:rPr>
          <w:highlight w:val="yellow"/>
        </w:rPr>
      </w:pPr>
    </w:p>
    <w:p w:rsidRPr="000B75C7" w:rsidR="00E2795B" w:rsidP="00365CD0" w:rsidRDefault="00E2795B" w14:paraId="78FEC938" w14:textId="194E8E25">
      <w:pPr>
        <w:pStyle w:val="Heading3"/>
        <w:tabs>
          <w:tab w:val="left" w:pos="1125"/>
        </w:tabs>
        <w:ind w:left="360" w:hanging="360"/>
        <w:jc w:val="both"/>
        <w:rPr>
          <w:i/>
          <w:color w:val="24468C"/>
        </w:rPr>
      </w:pPr>
      <w:r w:rsidRPr="000B75C7">
        <w:rPr>
          <w:i/>
          <w:color w:val="24468C"/>
        </w:rPr>
        <w:t>3.</w:t>
      </w:r>
      <w:r w:rsidR="00820092">
        <w:rPr>
          <w:i/>
          <w:color w:val="24468C"/>
        </w:rPr>
        <w:t>2</w:t>
      </w:r>
      <w:r w:rsidRPr="000B75C7">
        <w:rPr>
          <w:i/>
          <w:color w:val="24468C"/>
        </w:rPr>
        <w:t>.8 Other – Total $1</w:t>
      </w:r>
      <w:r w:rsidRPr="000B75C7" w:rsidR="00145CC1">
        <w:rPr>
          <w:i/>
          <w:color w:val="24468C"/>
        </w:rPr>
        <w:t>80</w:t>
      </w:r>
      <w:r w:rsidRPr="000B75C7">
        <w:rPr>
          <w:i/>
          <w:color w:val="24468C"/>
        </w:rPr>
        <w:t>,000</w:t>
      </w:r>
    </w:p>
    <w:p w:rsidR="00E2795B" w:rsidP="00365CD0" w:rsidRDefault="00E2795B" w14:paraId="116B0979" w14:textId="77777777">
      <w:pPr>
        <w:tabs>
          <w:tab w:val="left" w:pos="1245"/>
        </w:tabs>
        <w:ind w:left="540" w:hanging="540"/>
        <w:jc w:val="both"/>
        <w:rPr>
          <w:b/>
          <w:color w:val="24468C"/>
          <w:sz w:val="24"/>
          <w:szCs w:val="24"/>
          <w:highlight w:val="yellow"/>
        </w:rPr>
      </w:pPr>
    </w:p>
    <w:p w:rsidRPr="00F535AD" w:rsidR="00F535AD" w:rsidP="00F535AD" w:rsidRDefault="00CD0963" w14:paraId="4C993AA1" w14:textId="4C7CF105">
      <w:pPr>
        <w:pStyle w:val="BodyText"/>
        <w:ind w:right="125"/>
        <w:jc w:val="both"/>
      </w:pPr>
      <w:r>
        <w:t xml:space="preserve">Six </w:t>
      </w:r>
      <w:r w:rsidR="00EB681B">
        <w:t>Farmer Field Schools</w:t>
      </w:r>
      <w:r w:rsidR="00A076FF">
        <w:t xml:space="preserve"> per year</w:t>
      </w:r>
      <w:r w:rsidR="00525B54">
        <w:t xml:space="preserve"> in Y2-Y4</w:t>
      </w:r>
      <w:r w:rsidR="00A076FF">
        <w:t xml:space="preserve"> </w:t>
      </w:r>
      <w:r w:rsidR="00AE750F">
        <w:t>have been budgeted</w:t>
      </w:r>
      <w:r w:rsidR="005D310B">
        <w:t xml:space="preserve"> to </w:t>
      </w:r>
      <w:r w:rsidR="7D8C8217">
        <w:t>train</w:t>
      </w:r>
      <w:r w:rsidR="005D310B">
        <w:t xml:space="preserve"> 400 </w:t>
      </w:r>
      <w:r w:rsidR="00101A69">
        <w:t>individuals</w:t>
      </w:r>
      <w:r w:rsidR="005D310B">
        <w:t xml:space="preserve"> in </w:t>
      </w:r>
      <w:r w:rsidR="0040618D">
        <w:t>20 communities</w:t>
      </w:r>
      <w:r w:rsidR="00EB60C4">
        <w:t>.</w:t>
      </w:r>
      <w:r w:rsidR="2465323A">
        <w:t xml:space="preserve"> </w:t>
      </w:r>
      <w:r w:rsidR="00E2795B">
        <w:t xml:space="preserve">The </w:t>
      </w:r>
      <w:bookmarkStart w:name="_Int_tWkxEaID" w:id="21"/>
      <w:r w:rsidR="001F2D4E">
        <w:t>trainings</w:t>
      </w:r>
      <w:bookmarkEnd w:id="21"/>
      <w:r w:rsidR="001F2D4E">
        <w:t xml:space="preserve"> in the Farmer Field Schools will </w:t>
      </w:r>
      <w:r w:rsidR="008721B9">
        <w:t>demonstrate economically feasible and culturally appropriate horticulture activities</w:t>
      </w:r>
      <w:r w:rsidR="006A1248">
        <w:t xml:space="preserve"> for adoption from agropastoral communities</w:t>
      </w:r>
      <w:r w:rsidRPr="00F53748" w:rsidR="00E2795B">
        <w:t>.</w:t>
      </w:r>
      <w:r w:rsidRPr="00E406B2" w:rsidR="00E406B2">
        <w:t xml:space="preserve"> </w:t>
      </w:r>
      <w:r w:rsidR="00E406B2">
        <w:t>Based on quotes from IFAD, the gravity irrigation kits (pumps, tubes, filter, etc.) will vary based on exact size, however, each is estimated at $</w:t>
      </w:r>
      <w:r w:rsidR="001904DD">
        <w:t>7</w:t>
      </w:r>
      <w:r w:rsidR="00E406B2">
        <w:t>,000/kit. The plots will also require a fence which is estimated at $</w:t>
      </w:r>
      <w:r w:rsidR="001904DD">
        <w:t>2</w:t>
      </w:r>
      <w:r w:rsidR="00E406B2">
        <w:t>,000</w:t>
      </w:r>
      <w:r w:rsidR="001904DD">
        <w:t xml:space="preserve"> for the expected size</w:t>
      </w:r>
      <w:r w:rsidR="00E406B2">
        <w:t>. Additionally</w:t>
      </w:r>
      <w:r w:rsidR="00987349">
        <w:t>,</w:t>
      </w:r>
      <w:r w:rsidR="00E406B2">
        <w:t xml:space="preserve"> POA estimates $</w:t>
      </w:r>
      <w:r w:rsidR="00610B21">
        <w:t>5</w:t>
      </w:r>
      <w:r w:rsidR="00E406B2">
        <w:t xml:space="preserve">00/plot for fertilizer, </w:t>
      </w:r>
      <w:r w:rsidR="00610B21">
        <w:t xml:space="preserve">and </w:t>
      </w:r>
      <w:r w:rsidR="00E406B2">
        <w:t>$</w:t>
      </w:r>
      <w:r w:rsidR="00610B21">
        <w:t>5</w:t>
      </w:r>
      <w:r w:rsidR="00E406B2">
        <w:t>00/plot for seeds.</w:t>
      </w:r>
    </w:p>
    <w:p w:rsidRPr="00EB26CB" w:rsidR="005415C4" w:rsidP="00365CD0" w:rsidRDefault="00002BA9" w14:paraId="36889450" w14:textId="1621DACE">
      <w:pPr>
        <w:pStyle w:val="4HeaderUSDAGreen"/>
        <w:jc w:val="both"/>
      </w:pPr>
      <w:r w:rsidRPr="00EB26CB">
        <w:t xml:space="preserve">Activity </w:t>
      </w:r>
      <w:r w:rsidRPr="00EB26CB" w:rsidR="008E4F3E">
        <w:t>3</w:t>
      </w:r>
      <w:r w:rsidRPr="00EB26CB">
        <w:t xml:space="preserve">: </w:t>
      </w:r>
      <w:r w:rsidRPr="00EB26CB" w:rsidR="006D3008">
        <w:t>Improve the Agricultural-Enabling Environment</w:t>
      </w:r>
      <w:r w:rsidRPr="00EB26CB" w:rsidR="0001526A">
        <w:t xml:space="preserve"> </w:t>
      </w:r>
      <w:r w:rsidRPr="00EB26CB">
        <w:t>– Total $</w:t>
      </w:r>
      <w:r w:rsidRPr="00EB26CB" w:rsidR="00C01F50">
        <w:t>1,</w:t>
      </w:r>
      <w:r w:rsidR="001F25BE">
        <w:t>995</w:t>
      </w:r>
      <w:r w:rsidRPr="00EB26CB" w:rsidR="000E25DB">
        <w:t>,</w:t>
      </w:r>
      <w:r w:rsidR="001F25BE">
        <w:t>172</w:t>
      </w:r>
      <w:r w:rsidRPr="00EB26CB" w:rsidR="009E4FD4">
        <w:t xml:space="preserve"> </w:t>
      </w:r>
      <w:r w:rsidRPr="00EB26CB" w:rsidR="002F7081">
        <w:t>(</w:t>
      </w:r>
      <w:r w:rsidRPr="00EB26CB" w:rsidR="009B6523">
        <w:t>$1,</w:t>
      </w:r>
      <w:r w:rsidR="001F25BE">
        <w:t>995</w:t>
      </w:r>
      <w:r w:rsidRPr="00EB26CB" w:rsidR="009B6523">
        <w:t>,</w:t>
      </w:r>
      <w:r w:rsidR="001F25BE">
        <w:t>172</w:t>
      </w:r>
      <w:r w:rsidRPr="00EB26CB" w:rsidR="009B6523">
        <w:t xml:space="preserve"> </w:t>
      </w:r>
      <w:r w:rsidRPr="00EB26CB">
        <w:t>in monetization and $</w:t>
      </w:r>
      <w:r w:rsidRPr="00EB26CB" w:rsidR="005E737D">
        <w:t>0</w:t>
      </w:r>
      <w:r w:rsidRPr="00EB26CB">
        <w:t xml:space="preserve"> in cost share</w:t>
      </w:r>
      <w:r w:rsidRPr="00EB26CB" w:rsidR="00A94085">
        <w:t>.)</w:t>
      </w:r>
    </w:p>
    <w:p w:rsidRPr="00F956B3" w:rsidR="00714403" w:rsidP="00365CD0" w:rsidRDefault="00714403" w14:paraId="2BF5FF6A" w14:textId="68402F86">
      <w:pPr>
        <w:pStyle w:val="Heading3"/>
        <w:tabs>
          <w:tab w:val="left" w:pos="1300"/>
        </w:tabs>
        <w:ind w:left="0"/>
        <w:jc w:val="both"/>
        <w:rPr>
          <w:color w:val="D73614"/>
          <w:highlight w:val="yellow"/>
        </w:rPr>
      </w:pPr>
    </w:p>
    <w:p w:rsidRPr="000B75C7" w:rsidR="00E94735" w:rsidP="00365CD0" w:rsidRDefault="00002BA9" w14:paraId="0B40501C" w14:textId="44AB1757">
      <w:pPr>
        <w:pStyle w:val="Heading3"/>
        <w:tabs>
          <w:tab w:val="left" w:pos="1125"/>
        </w:tabs>
        <w:ind w:left="360" w:hanging="360"/>
        <w:jc w:val="both"/>
        <w:rPr>
          <w:i/>
          <w:color w:val="24468C"/>
        </w:rPr>
      </w:pPr>
      <w:r w:rsidRPr="000B75C7">
        <w:rPr>
          <w:i/>
          <w:color w:val="24468C"/>
        </w:rPr>
        <w:t>3.</w:t>
      </w:r>
      <w:r w:rsidRPr="000B75C7" w:rsidR="00E557AB">
        <w:rPr>
          <w:i/>
          <w:color w:val="24468C"/>
        </w:rPr>
        <w:t>3</w:t>
      </w:r>
      <w:r w:rsidRPr="000B75C7">
        <w:rPr>
          <w:i/>
          <w:color w:val="24468C"/>
        </w:rPr>
        <w:t>.1 Salaries/Personnel – Total $</w:t>
      </w:r>
      <w:r w:rsidR="005C402B">
        <w:rPr>
          <w:i/>
          <w:color w:val="24468C"/>
        </w:rPr>
        <w:t>8</w:t>
      </w:r>
      <w:r w:rsidR="00B3270E">
        <w:rPr>
          <w:i/>
          <w:color w:val="24468C"/>
        </w:rPr>
        <w:t>90</w:t>
      </w:r>
      <w:r w:rsidRPr="000B75C7" w:rsidR="00D76DF3">
        <w:rPr>
          <w:i/>
          <w:color w:val="24468C"/>
        </w:rPr>
        <w:t>,</w:t>
      </w:r>
      <w:r w:rsidR="00B3270E">
        <w:rPr>
          <w:i/>
          <w:color w:val="24468C"/>
        </w:rPr>
        <w:t>638</w:t>
      </w:r>
    </w:p>
    <w:p w:rsidRPr="00D76DF3" w:rsidR="000E25DB" w:rsidP="00365CD0" w:rsidRDefault="000E25DB" w14:paraId="4FD88C4E" w14:textId="77777777">
      <w:pPr>
        <w:ind w:left="540" w:hanging="540"/>
        <w:jc w:val="both"/>
        <w:rPr>
          <w:b/>
          <w:color w:val="24468C"/>
          <w:sz w:val="24"/>
          <w:szCs w:val="24"/>
        </w:rPr>
      </w:pPr>
    </w:p>
    <w:p w:rsidRPr="00A5618E" w:rsidR="00F2786B" w:rsidP="00F2786B" w:rsidRDefault="00F2786B" w14:paraId="543CF169" w14:textId="77777777">
      <w:pPr>
        <w:spacing w:after="240"/>
        <w:ind w:left="1" w:right="144"/>
        <w:jc w:val="both"/>
        <w:rPr>
          <w:sz w:val="24"/>
          <w:szCs w:val="24"/>
        </w:rPr>
      </w:pPr>
      <w:r>
        <w:rPr>
          <w:b/>
          <w:sz w:val="24"/>
          <w:szCs w:val="24"/>
        </w:rPr>
        <w:t xml:space="preserve">USN/TCN </w:t>
      </w:r>
      <w:r w:rsidRPr="00A5618E">
        <w:rPr>
          <w:b/>
          <w:sz w:val="24"/>
          <w:szCs w:val="24"/>
        </w:rPr>
        <w:t>Staff</w:t>
      </w:r>
      <w:r w:rsidRPr="00E72B5E">
        <w:rPr>
          <w:b/>
          <w:sz w:val="24"/>
          <w:szCs w:val="24"/>
        </w:rPr>
        <w:t xml:space="preserve">. </w:t>
      </w:r>
      <w:r>
        <w:rPr>
          <w:sz w:val="24"/>
          <w:szCs w:val="24"/>
        </w:rPr>
        <w:t>USN/TCN</w:t>
      </w:r>
      <w:r w:rsidRPr="005D1E63">
        <w:rPr>
          <w:sz w:val="24"/>
          <w:szCs w:val="24"/>
        </w:rPr>
        <w:t xml:space="preserve"> </w:t>
      </w:r>
      <w:r>
        <w:rPr>
          <w:sz w:val="24"/>
          <w:szCs w:val="24"/>
        </w:rPr>
        <w:t xml:space="preserve">benefits </w:t>
      </w:r>
      <w:r w:rsidRPr="005D1E63">
        <w:rPr>
          <w:sz w:val="24"/>
          <w:szCs w:val="24"/>
        </w:rPr>
        <w:t xml:space="preserve">are budgeted for the Chief of Party (COP) </w:t>
      </w:r>
      <w:r>
        <w:rPr>
          <w:sz w:val="24"/>
          <w:szCs w:val="24"/>
        </w:rPr>
        <w:t>for five years over</w:t>
      </w:r>
      <w:r w:rsidRPr="005D1E63">
        <w:rPr>
          <w:sz w:val="24"/>
          <w:szCs w:val="24"/>
        </w:rPr>
        <w:t xml:space="preserve"> LOP.</w:t>
      </w:r>
      <w:r w:rsidRPr="005D1E63">
        <w:rPr>
          <w:spacing w:val="-2"/>
          <w:sz w:val="24"/>
          <w:szCs w:val="24"/>
        </w:rPr>
        <w:t xml:space="preserve"> </w:t>
      </w:r>
      <w:r w:rsidRPr="005D1E63">
        <w:rPr>
          <w:sz w:val="24"/>
          <w:szCs w:val="24"/>
        </w:rPr>
        <w:t>The</w:t>
      </w:r>
      <w:r w:rsidRPr="005D1E63">
        <w:rPr>
          <w:spacing w:val="-3"/>
          <w:sz w:val="24"/>
          <w:szCs w:val="24"/>
        </w:rPr>
        <w:t xml:space="preserve"> </w:t>
      </w:r>
      <w:r w:rsidRPr="005D1E63">
        <w:rPr>
          <w:sz w:val="24"/>
          <w:szCs w:val="24"/>
        </w:rPr>
        <w:t>COP will be</w:t>
      </w:r>
      <w:r w:rsidRPr="005D1E63">
        <w:rPr>
          <w:spacing w:val="-2"/>
          <w:sz w:val="24"/>
          <w:szCs w:val="24"/>
        </w:rPr>
        <w:t xml:space="preserve"> </w:t>
      </w:r>
      <w:r w:rsidRPr="005D1E63">
        <w:rPr>
          <w:sz w:val="24"/>
          <w:szCs w:val="24"/>
        </w:rPr>
        <w:t>an expatriate</w:t>
      </w:r>
      <w:r w:rsidRPr="005D1E63">
        <w:rPr>
          <w:spacing w:val="-1"/>
          <w:sz w:val="24"/>
          <w:szCs w:val="24"/>
        </w:rPr>
        <w:t xml:space="preserve"> </w:t>
      </w:r>
      <w:r w:rsidRPr="005D1E63">
        <w:rPr>
          <w:sz w:val="24"/>
          <w:szCs w:val="24"/>
        </w:rPr>
        <w:t>who</w:t>
      </w:r>
      <w:r w:rsidRPr="005D1E63">
        <w:rPr>
          <w:spacing w:val="-2"/>
          <w:sz w:val="24"/>
          <w:szCs w:val="24"/>
        </w:rPr>
        <w:t xml:space="preserve"> </w:t>
      </w:r>
      <w:r w:rsidRPr="005D1E63">
        <w:rPr>
          <w:sz w:val="24"/>
          <w:szCs w:val="24"/>
        </w:rPr>
        <w:t>has</w:t>
      </w:r>
      <w:r w:rsidRPr="005D1E63">
        <w:rPr>
          <w:spacing w:val="-2"/>
          <w:sz w:val="24"/>
          <w:szCs w:val="24"/>
        </w:rPr>
        <w:t xml:space="preserve"> </w:t>
      </w:r>
      <w:r w:rsidRPr="005D1E63">
        <w:rPr>
          <w:sz w:val="24"/>
          <w:szCs w:val="24"/>
        </w:rPr>
        <w:t>worked</w:t>
      </w:r>
      <w:r w:rsidRPr="005D1E63">
        <w:rPr>
          <w:spacing w:val="-2"/>
          <w:sz w:val="24"/>
          <w:szCs w:val="24"/>
        </w:rPr>
        <w:t xml:space="preserve"> </w:t>
      </w:r>
      <w:r w:rsidRPr="005D1E63">
        <w:rPr>
          <w:sz w:val="24"/>
          <w:szCs w:val="24"/>
        </w:rPr>
        <w:t>in</w:t>
      </w:r>
      <w:r w:rsidRPr="005D1E63">
        <w:rPr>
          <w:spacing w:val="-2"/>
          <w:sz w:val="24"/>
          <w:szCs w:val="24"/>
        </w:rPr>
        <w:t xml:space="preserve"> Mauritania or other similar operating environments </w:t>
      </w:r>
      <w:r w:rsidRPr="005D1E63">
        <w:rPr>
          <w:sz w:val="24"/>
          <w:szCs w:val="24"/>
        </w:rPr>
        <w:t>for</w:t>
      </w:r>
      <w:r w:rsidRPr="005D1E63">
        <w:rPr>
          <w:spacing w:val="-3"/>
          <w:sz w:val="24"/>
          <w:szCs w:val="24"/>
        </w:rPr>
        <w:t xml:space="preserve"> </w:t>
      </w:r>
      <w:r>
        <w:rPr>
          <w:sz w:val="24"/>
          <w:szCs w:val="24"/>
        </w:rPr>
        <w:t>over</w:t>
      </w:r>
      <w:r w:rsidRPr="005D1E63">
        <w:rPr>
          <w:sz w:val="24"/>
          <w:szCs w:val="24"/>
        </w:rPr>
        <w:t xml:space="preserve"> 1</w:t>
      </w:r>
      <w:r>
        <w:rPr>
          <w:sz w:val="24"/>
          <w:szCs w:val="24"/>
        </w:rPr>
        <w:t>5</w:t>
      </w:r>
      <w:r w:rsidRPr="005D1E63">
        <w:rPr>
          <w:sz w:val="24"/>
          <w:szCs w:val="24"/>
        </w:rPr>
        <w:t xml:space="preserve"> years and has the necessary </w:t>
      </w:r>
      <w:r>
        <w:rPr>
          <w:sz w:val="24"/>
          <w:szCs w:val="24"/>
        </w:rPr>
        <w:t xml:space="preserve">USG background, compliance, and </w:t>
      </w:r>
      <w:r w:rsidRPr="005D1E63">
        <w:rPr>
          <w:sz w:val="24"/>
          <w:szCs w:val="24"/>
        </w:rPr>
        <w:t>technical expertise.</w:t>
      </w:r>
      <w:r w:rsidRPr="0011588C">
        <w:rPr>
          <w:sz w:val="24"/>
          <w:szCs w:val="24"/>
        </w:rPr>
        <w:t xml:space="preserve"> </w:t>
      </w:r>
      <w:r w:rsidRPr="00057418">
        <w:rPr>
          <w:sz w:val="24"/>
          <w:szCs w:val="24"/>
        </w:rPr>
        <w:t>The COP will o</w:t>
      </w:r>
      <w:r w:rsidRPr="00E7357B">
        <w:rPr>
          <w:sz w:val="24"/>
          <w:szCs w:val="24"/>
        </w:rPr>
        <w:t>versee a team of experts and support staff, prepare reports and work plans, align project initiatives with in-country priorities, and ensure project compliance with federal regulations.</w:t>
      </w:r>
      <w:r w:rsidRPr="005D1E63">
        <w:rPr>
          <w:sz w:val="24"/>
          <w:szCs w:val="24"/>
        </w:rPr>
        <w:t xml:space="preserve"> The COP’s salary is distributed between Administrative and Activities.</w:t>
      </w:r>
      <w:r>
        <w:rPr>
          <w:sz w:val="24"/>
          <w:szCs w:val="24"/>
        </w:rPr>
        <w:t xml:space="preserve"> </w:t>
      </w:r>
      <w:r w:rsidRPr="006F6EE0">
        <w:rPr>
          <w:sz w:val="24"/>
          <w:szCs w:val="24"/>
        </w:rPr>
        <w:t>To account for annual salary increases, POA has increased the salary by 4% after Y1 through LOP.</w:t>
      </w:r>
    </w:p>
    <w:p w:rsidRPr="0084144D" w:rsidR="00F2786B" w:rsidP="0084144D" w:rsidRDefault="0084144D" w14:paraId="0215323C" w14:textId="61CD09B9">
      <w:pPr>
        <w:spacing w:after="240"/>
        <w:ind w:left="1" w:right="144"/>
        <w:jc w:val="both"/>
        <w:rPr>
          <w:sz w:val="24"/>
          <w:szCs w:val="24"/>
        </w:rPr>
      </w:pPr>
      <w:r w:rsidRPr="00E72B5E">
        <w:rPr>
          <w:b/>
          <w:sz w:val="24"/>
          <w:szCs w:val="24"/>
        </w:rPr>
        <w:t>CCN</w:t>
      </w:r>
      <w:r w:rsidRPr="00A5618E">
        <w:rPr>
          <w:b/>
          <w:sz w:val="24"/>
          <w:szCs w:val="24"/>
        </w:rPr>
        <w:t xml:space="preserve"> </w:t>
      </w:r>
      <w:r w:rsidRPr="00E72B5E">
        <w:rPr>
          <w:b/>
          <w:sz w:val="24"/>
          <w:szCs w:val="24"/>
        </w:rPr>
        <w:t xml:space="preserve">Staff. </w:t>
      </w:r>
      <w:r w:rsidRPr="00057418">
        <w:rPr>
          <w:sz w:val="24"/>
          <w:szCs w:val="24"/>
        </w:rPr>
        <w:t xml:space="preserve">Budgeted at 100% LOE for all five years of the project, the </w:t>
      </w:r>
      <w:r>
        <w:rPr>
          <w:sz w:val="24"/>
          <w:szCs w:val="24"/>
        </w:rPr>
        <w:t xml:space="preserve">Deputy </w:t>
      </w:r>
      <w:r w:rsidRPr="00057418">
        <w:rPr>
          <w:sz w:val="24"/>
          <w:szCs w:val="24"/>
        </w:rPr>
        <w:t>Chief of Party (</w:t>
      </w:r>
      <w:r>
        <w:rPr>
          <w:sz w:val="24"/>
          <w:szCs w:val="24"/>
        </w:rPr>
        <w:t>D</w:t>
      </w:r>
      <w:r w:rsidRPr="00057418">
        <w:rPr>
          <w:sz w:val="24"/>
          <w:szCs w:val="24"/>
        </w:rPr>
        <w:t xml:space="preserve">COP) will be a Mauritanian national with more than </w:t>
      </w:r>
      <w:r>
        <w:rPr>
          <w:sz w:val="24"/>
          <w:szCs w:val="24"/>
        </w:rPr>
        <w:t>10</w:t>
      </w:r>
      <w:r w:rsidRPr="00057418">
        <w:rPr>
          <w:sz w:val="24"/>
          <w:szCs w:val="24"/>
        </w:rPr>
        <w:t xml:space="preserve"> years of experience working</w:t>
      </w:r>
      <w:r>
        <w:rPr>
          <w:sz w:val="24"/>
          <w:szCs w:val="24"/>
        </w:rPr>
        <w:t xml:space="preserve"> in </w:t>
      </w:r>
      <w:r w:rsidRPr="00057418">
        <w:rPr>
          <w:sz w:val="24"/>
          <w:szCs w:val="24"/>
        </w:rPr>
        <w:t>Mauritania.</w:t>
      </w:r>
      <w:r>
        <w:rPr>
          <w:sz w:val="24"/>
          <w:szCs w:val="24"/>
        </w:rPr>
        <w:t xml:space="preserve"> </w:t>
      </w:r>
      <w:r w:rsidRPr="005D1E63">
        <w:rPr>
          <w:sz w:val="24"/>
          <w:szCs w:val="24"/>
        </w:rPr>
        <w:t xml:space="preserve">The </w:t>
      </w:r>
      <w:r>
        <w:rPr>
          <w:sz w:val="24"/>
          <w:szCs w:val="24"/>
        </w:rPr>
        <w:t>D</w:t>
      </w:r>
      <w:r w:rsidRPr="005D1E63">
        <w:rPr>
          <w:sz w:val="24"/>
          <w:szCs w:val="24"/>
        </w:rPr>
        <w:t>COP is responsible for ensuring technical quality in the design and implementation of project activities.</w:t>
      </w:r>
      <w:r>
        <w:rPr>
          <w:sz w:val="24"/>
          <w:szCs w:val="24"/>
        </w:rPr>
        <w:t xml:space="preserve"> </w:t>
      </w:r>
      <w:r w:rsidRPr="00057418">
        <w:rPr>
          <w:sz w:val="24"/>
          <w:szCs w:val="24"/>
        </w:rPr>
        <w:t xml:space="preserve">Other CCN staff include 3 Technical Leads, </w:t>
      </w:r>
      <w:r>
        <w:rPr>
          <w:sz w:val="24"/>
          <w:szCs w:val="24"/>
        </w:rPr>
        <w:t xml:space="preserve">Specialists for component 2, 3, and 4, </w:t>
      </w:r>
      <w:r w:rsidRPr="00057418">
        <w:rPr>
          <w:sz w:val="24"/>
          <w:szCs w:val="24"/>
        </w:rPr>
        <w:t xml:space="preserve">20 Extension Agents, M&amp;E Director, M&amp;E Specialist, F&amp;A Director, </w:t>
      </w:r>
      <w:r>
        <w:rPr>
          <w:sz w:val="24"/>
          <w:szCs w:val="24"/>
        </w:rPr>
        <w:t xml:space="preserve">Human Resource Manager, </w:t>
      </w:r>
      <w:r w:rsidRPr="00057418">
        <w:rPr>
          <w:sz w:val="24"/>
          <w:szCs w:val="24"/>
        </w:rPr>
        <w:t>Contracts</w:t>
      </w:r>
      <w:r>
        <w:rPr>
          <w:sz w:val="24"/>
          <w:szCs w:val="24"/>
        </w:rPr>
        <w:t xml:space="preserve"> &amp; Compliance</w:t>
      </w:r>
      <w:r w:rsidRPr="00057418">
        <w:rPr>
          <w:sz w:val="24"/>
          <w:szCs w:val="24"/>
        </w:rPr>
        <w:t xml:space="preserve"> Specialist, Accountant, Administrative Assistant, Security Guards</w:t>
      </w:r>
      <w:r>
        <w:rPr>
          <w:sz w:val="24"/>
          <w:szCs w:val="24"/>
        </w:rPr>
        <w:t>,</w:t>
      </w:r>
      <w:r w:rsidRPr="00057418">
        <w:rPr>
          <w:sz w:val="24"/>
          <w:szCs w:val="24"/>
        </w:rPr>
        <w:t xml:space="preserve"> and 2 Drivers. The CCN staff</w:t>
      </w:r>
      <w:r w:rsidRPr="005D1E63">
        <w:rPr>
          <w:sz w:val="24"/>
          <w:szCs w:val="24"/>
        </w:rPr>
        <w:t xml:space="preserve"> salary is distributed between Administrative and Activities</w:t>
      </w:r>
      <w:r w:rsidRPr="00057418">
        <w:rPr>
          <w:sz w:val="24"/>
          <w:szCs w:val="24"/>
        </w:rPr>
        <w:t xml:space="preserve"> as appropriate for each role.</w:t>
      </w:r>
      <w:r>
        <w:rPr>
          <w:sz w:val="24"/>
          <w:szCs w:val="24"/>
        </w:rPr>
        <w:t xml:space="preserve"> </w:t>
      </w:r>
      <w:r w:rsidRPr="00E72B5E">
        <w:rPr>
          <w:sz w:val="24"/>
          <w:szCs w:val="24"/>
        </w:rPr>
        <w:t>The majority of CCN staff are budgeted to remain on the project throughout the life of the project</w:t>
      </w:r>
      <w:r>
        <w:rPr>
          <w:sz w:val="24"/>
          <w:szCs w:val="24"/>
        </w:rPr>
        <w:t xml:space="preserve">, </w:t>
      </w:r>
      <w:r w:rsidRPr="00057418">
        <w:rPr>
          <w:sz w:val="24"/>
          <w:szCs w:val="24"/>
        </w:rPr>
        <w:t>except for</w:t>
      </w:r>
      <w:r>
        <w:rPr>
          <w:sz w:val="24"/>
          <w:szCs w:val="24"/>
        </w:rPr>
        <w:t xml:space="preserve"> the 20 Extension Agents who will complete their work midway through </w:t>
      </w:r>
      <w:r w:rsidRPr="00387019">
        <w:rPr>
          <w:sz w:val="24"/>
          <w:szCs w:val="24"/>
        </w:rPr>
        <w:t xml:space="preserve">Y3. The proposed salary rates </w:t>
      </w:r>
      <w:r>
        <w:rPr>
          <w:sz w:val="24"/>
          <w:szCs w:val="24"/>
        </w:rPr>
        <w:t>align</w:t>
      </w:r>
      <w:r w:rsidRPr="00387019">
        <w:rPr>
          <w:sz w:val="24"/>
          <w:szCs w:val="24"/>
        </w:rPr>
        <w:t xml:space="preserve"> with </w:t>
      </w:r>
      <w:r>
        <w:rPr>
          <w:sz w:val="24"/>
          <w:szCs w:val="24"/>
        </w:rPr>
        <w:t>market research, and local in-country consultations were conducted by POA. T</w:t>
      </w:r>
      <w:r w:rsidRPr="00387019">
        <w:rPr>
          <w:sz w:val="24"/>
          <w:szCs w:val="24"/>
        </w:rPr>
        <w:t>o</w:t>
      </w:r>
      <w:r w:rsidRPr="00057418">
        <w:rPr>
          <w:sz w:val="24"/>
          <w:szCs w:val="24"/>
        </w:rPr>
        <w:t xml:space="preserve"> </w:t>
      </w:r>
      <w:r w:rsidRPr="00387019">
        <w:rPr>
          <w:sz w:val="24"/>
          <w:szCs w:val="24"/>
        </w:rPr>
        <w:t>account</w:t>
      </w:r>
      <w:r w:rsidRPr="00057418">
        <w:rPr>
          <w:sz w:val="24"/>
          <w:szCs w:val="24"/>
        </w:rPr>
        <w:t xml:space="preserve"> </w:t>
      </w:r>
      <w:r w:rsidRPr="00387019">
        <w:rPr>
          <w:sz w:val="24"/>
          <w:szCs w:val="24"/>
        </w:rPr>
        <w:t>for</w:t>
      </w:r>
      <w:r w:rsidRPr="00057418">
        <w:rPr>
          <w:sz w:val="24"/>
          <w:szCs w:val="24"/>
        </w:rPr>
        <w:t xml:space="preserve"> </w:t>
      </w:r>
      <w:r w:rsidRPr="00387019">
        <w:rPr>
          <w:sz w:val="24"/>
          <w:szCs w:val="24"/>
        </w:rPr>
        <w:t>annual</w:t>
      </w:r>
      <w:r w:rsidRPr="00057418">
        <w:rPr>
          <w:sz w:val="24"/>
          <w:szCs w:val="24"/>
        </w:rPr>
        <w:t xml:space="preserve"> </w:t>
      </w:r>
      <w:r w:rsidRPr="00387019">
        <w:rPr>
          <w:sz w:val="24"/>
          <w:szCs w:val="24"/>
        </w:rPr>
        <w:t>salary</w:t>
      </w:r>
      <w:r w:rsidRPr="00057418">
        <w:rPr>
          <w:sz w:val="24"/>
          <w:szCs w:val="24"/>
        </w:rPr>
        <w:t xml:space="preserve"> </w:t>
      </w:r>
      <w:r w:rsidRPr="00387019">
        <w:rPr>
          <w:sz w:val="24"/>
          <w:szCs w:val="24"/>
        </w:rPr>
        <w:t>increases,</w:t>
      </w:r>
      <w:r w:rsidRPr="00057418">
        <w:rPr>
          <w:sz w:val="24"/>
          <w:szCs w:val="24"/>
        </w:rPr>
        <w:t xml:space="preserve"> </w:t>
      </w:r>
      <w:r w:rsidRPr="00387019">
        <w:rPr>
          <w:sz w:val="24"/>
          <w:szCs w:val="24"/>
        </w:rPr>
        <w:t>POA has increased the salary by 4% after Y1 through LOP.</w:t>
      </w:r>
    </w:p>
    <w:p w:rsidRPr="000B75C7" w:rsidR="0020687B" w:rsidP="00365CD0" w:rsidRDefault="00002BA9" w14:paraId="2C955E9C" w14:textId="09C79D81">
      <w:pPr>
        <w:pStyle w:val="Heading3"/>
        <w:tabs>
          <w:tab w:val="left" w:pos="1125"/>
        </w:tabs>
        <w:ind w:left="360" w:hanging="360"/>
        <w:jc w:val="both"/>
        <w:rPr>
          <w:i/>
          <w:color w:val="24468C"/>
        </w:rPr>
      </w:pPr>
      <w:r w:rsidRPr="000B75C7">
        <w:rPr>
          <w:i/>
          <w:color w:val="24468C"/>
        </w:rPr>
        <w:t>3.</w:t>
      </w:r>
      <w:r w:rsidRPr="000B75C7" w:rsidR="008464D0">
        <w:rPr>
          <w:i/>
          <w:color w:val="24468C"/>
        </w:rPr>
        <w:t>3</w:t>
      </w:r>
      <w:r w:rsidRPr="000B75C7">
        <w:rPr>
          <w:i/>
          <w:color w:val="24468C"/>
        </w:rPr>
        <w:t>.2 Fringe Benefits – Total $</w:t>
      </w:r>
      <w:r w:rsidR="00B3270E">
        <w:rPr>
          <w:i/>
          <w:color w:val="24468C"/>
        </w:rPr>
        <w:t>327</w:t>
      </w:r>
      <w:r w:rsidRPr="000B75C7" w:rsidR="00B753D3">
        <w:rPr>
          <w:i/>
          <w:color w:val="24468C"/>
        </w:rPr>
        <w:t>,</w:t>
      </w:r>
      <w:r w:rsidR="00B3270E">
        <w:rPr>
          <w:i/>
          <w:color w:val="24468C"/>
        </w:rPr>
        <w:t>782</w:t>
      </w:r>
    </w:p>
    <w:p w:rsidR="0092768D" w:rsidP="00365CD0" w:rsidRDefault="0092768D" w14:paraId="4A396B19" w14:textId="77777777">
      <w:pPr>
        <w:tabs>
          <w:tab w:val="left" w:pos="1245"/>
        </w:tabs>
        <w:jc w:val="both"/>
        <w:rPr>
          <w:b/>
          <w:color w:val="24468C"/>
          <w:sz w:val="24"/>
          <w:szCs w:val="24"/>
          <w:highlight w:val="yellow"/>
        </w:rPr>
      </w:pPr>
    </w:p>
    <w:p w:rsidR="001D121B" w:rsidP="00365CD0" w:rsidRDefault="001D121B" w14:paraId="44CD8242" w14:textId="682EA1E5">
      <w:pPr>
        <w:pStyle w:val="Heading3"/>
        <w:ind w:left="0"/>
        <w:jc w:val="both"/>
        <w:rPr>
          <w:b w:val="0"/>
        </w:rPr>
      </w:pPr>
      <w:r w:rsidRPr="001B3DA5">
        <w:rPr>
          <w:b w:val="0"/>
        </w:rPr>
        <w:t xml:space="preserve">Benefits for </w:t>
      </w:r>
      <w:r>
        <w:rPr>
          <w:b w:val="0"/>
        </w:rPr>
        <w:t>USN/TCN</w:t>
      </w:r>
      <w:r w:rsidRPr="001B3DA5">
        <w:rPr>
          <w:b w:val="0"/>
        </w:rPr>
        <w:t xml:space="preserve"> </w:t>
      </w:r>
      <w:r>
        <w:rPr>
          <w:b w:val="0"/>
        </w:rPr>
        <w:t>staff are calculated at 23.47% of the employees’ base salary ($</w:t>
      </w:r>
      <w:r w:rsidR="00B3270E">
        <w:rPr>
          <w:b w:val="0"/>
        </w:rPr>
        <w:t>44</w:t>
      </w:r>
      <w:r>
        <w:rPr>
          <w:b w:val="0"/>
        </w:rPr>
        <w:t>,</w:t>
      </w:r>
      <w:r w:rsidR="00B3270E">
        <w:rPr>
          <w:b w:val="0"/>
        </w:rPr>
        <w:t>380</w:t>
      </w:r>
      <w:r>
        <w:rPr>
          <w:b w:val="0"/>
        </w:rPr>
        <w:t xml:space="preserve">). Benefits for </w:t>
      </w:r>
      <w:r w:rsidRPr="001B3DA5">
        <w:rPr>
          <w:b w:val="0"/>
        </w:rPr>
        <w:t xml:space="preserve">CCN Mauritania staff are in accordance with local labor laws and </w:t>
      </w:r>
      <w:r w:rsidR="00243BAE">
        <w:rPr>
          <w:b w:val="0"/>
        </w:rPr>
        <w:t xml:space="preserve">are </w:t>
      </w:r>
      <w:r w:rsidRPr="001B3DA5">
        <w:rPr>
          <w:b w:val="0"/>
        </w:rPr>
        <w:t>calculated at 26.92% of the employees’ base salary</w:t>
      </w:r>
      <w:r>
        <w:rPr>
          <w:b w:val="0"/>
        </w:rPr>
        <w:t xml:space="preserve"> ($</w:t>
      </w:r>
      <w:r w:rsidR="00BE171A">
        <w:rPr>
          <w:b w:val="0"/>
        </w:rPr>
        <w:t>188</w:t>
      </w:r>
      <w:r>
        <w:rPr>
          <w:b w:val="0"/>
        </w:rPr>
        <w:t>,</w:t>
      </w:r>
      <w:r w:rsidR="00BE171A">
        <w:rPr>
          <w:b w:val="0"/>
        </w:rPr>
        <w:t>856</w:t>
      </w:r>
      <w:r>
        <w:rPr>
          <w:b w:val="0"/>
        </w:rPr>
        <w:t>).</w:t>
      </w:r>
    </w:p>
    <w:p w:rsidR="001D121B" w:rsidP="00365CD0" w:rsidRDefault="001D121B" w14:paraId="1B0B03BB" w14:textId="77777777">
      <w:pPr>
        <w:pStyle w:val="Heading3"/>
        <w:ind w:left="0"/>
        <w:jc w:val="both"/>
        <w:rPr>
          <w:b w:val="0"/>
        </w:rPr>
      </w:pPr>
    </w:p>
    <w:p w:rsidR="001D121B" w:rsidP="00365CD0" w:rsidRDefault="001D121B" w14:paraId="109AEA0A" w14:textId="66CC9D7E">
      <w:pPr>
        <w:pStyle w:val="Heading3"/>
        <w:ind w:left="0"/>
        <w:jc w:val="both"/>
        <w:rPr>
          <w:b w:val="0"/>
          <w:bCs w:val="0"/>
        </w:rPr>
      </w:pPr>
      <w:r>
        <w:rPr>
          <w:b w:val="0"/>
          <w:bCs w:val="0"/>
        </w:rPr>
        <w:t>Allowances for USN/TCN staff</w:t>
      </w:r>
      <w:r w:rsidRPr="00EA1DE2">
        <w:rPr>
          <w:b w:val="0"/>
          <w:bCs w:val="0"/>
        </w:rPr>
        <w:t xml:space="preserve"> </w:t>
      </w:r>
      <w:r>
        <w:rPr>
          <w:b w:val="0"/>
          <w:bCs w:val="0"/>
        </w:rPr>
        <w:t>are</w:t>
      </w:r>
      <w:r w:rsidRPr="00EA1DE2">
        <w:rPr>
          <w:b w:val="0"/>
          <w:bCs w:val="0"/>
        </w:rPr>
        <w:t xml:space="preserve"> </w:t>
      </w:r>
      <w:r>
        <w:rPr>
          <w:b w:val="0"/>
          <w:bCs w:val="0"/>
        </w:rPr>
        <w:t>calculated</w:t>
      </w:r>
      <w:r w:rsidRPr="00EA1DE2">
        <w:rPr>
          <w:b w:val="0"/>
          <w:bCs w:val="0"/>
        </w:rPr>
        <w:t xml:space="preserve"> </w:t>
      </w:r>
      <w:r>
        <w:rPr>
          <w:b w:val="0"/>
          <w:bCs w:val="0"/>
        </w:rPr>
        <w:t>at 5</w:t>
      </w:r>
      <w:r w:rsidR="009F4ECD">
        <w:rPr>
          <w:b w:val="0"/>
          <w:bCs w:val="0"/>
        </w:rPr>
        <w:t>0</w:t>
      </w:r>
      <w:r>
        <w:rPr>
          <w:b w:val="0"/>
          <w:bCs w:val="0"/>
        </w:rPr>
        <w:t>% of their total salary ($</w:t>
      </w:r>
      <w:r w:rsidR="00B3270E">
        <w:rPr>
          <w:b w:val="0"/>
          <w:bCs w:val="0"/>
        </w:rPr>
        <w:t>94</w:t>
      </w:r>
      <w:r>
        <w:rPr>
          <w:b w:val="0"/>
          <w:bCs w:val="0"/>
        </w:rPr>
        <w:t>,</w:t>
      </w:r>
      <w:r w:rsidR="00B3270E">
        <w:rPr>
          <w:b w:val="0"/>
          <w:bCs w:val="0"/>
        </w:rPr>
        <w:t>546</w:t>
      </w:r>
      <w:r>
        <w:rPr>
          <w:b w:val="0"/>
          <w:bCs w:val="0"/>
        </w:rPr>
        <w:t>).</w:t>
      </w:r>
    </w:p>
    <w:p w:rsidR="001D121B" w:rsidP="00365CD0" w:rsidRDefault="001D121B" w14:paraId="282C63ED" w14:textId="77777777">
      <w:pPr>
        <w:pStyle w:val="Heading3"/>
        <w:tabs>
          <w:tab w:val="left" w:pos="1300"/>
        </w:tabs>
        <w:ind w:left="540" w:hanging="540"/>
        <w:jc w:val="both"/>
        <w:rPr>
          <w:color w:val="24468C"/>
        </w:rPr>
      </w:pPr>
    </w:p>
    <w:p w:rsidR="00401AD4" w:rsidP="008F1E2B" w:rsidRDefault="00002BA9" w14:paraId="603587A0" w14:textId="587416F5">
      <w:pPr>
        <w:pStyle w:val="Heading3"/>
        <w:tabs>
          <w:tab w:val="left" w:pos="1125"/>
        </w:tabs>
        <w:ind w:left="360" w:hanging="360"/>
        <w:jc w:val="both"/>
        <w:rPr>
          <w:i/>
          <w:color w:val="24468C"/>
        </w:rPr>
      </w:pPr>
      <w:r w:rsidRPr="000B75C7">
        <w:rPr>
          <w:i/>
          <w:color w:val="24468C"/>
        </w:rPr>
        <w:t>3.</w:t>
      </w:r>
      <w:r w:rsidRPr="000B75C7" w:rsidR="008464D0">
        <w:rPr>
          <w:i/>
          <w:color w:val="24468C"/>
        </w:rPr>
        <w:t>3</w:t>
      </w:r>
      <w:r w:rsidRPr="000B75C7">
        <w:rPr>
          <w:i/>
          <w:color w:val="24468C"/>
        </w:rPr>
        <w:t>.3 Travel – Total $</w:t>
      </w:r>
      <w:r w:rsidR="001337E2">
        <w:rPr>
          <w:i/>
          <w:color w:val="24468C"/>
        </w:rPr>
        <w:t>233</w:t>
      </w:r>
      <w:r w:rsidRPr="000B75C7" w:rsidR="001F0154">
        <w:rPr>
          <w:i/>
          <w:color w:val="24468C"/>
        </w:rPr>
        <w:t>,</w:t>
      </w:r>
      <w:r w:rsidR="0052331C">
        <w:rPr>
          <w:i/>
          <w:color w:val="24468C"/>
        </w:rPr>
        <w:t>828</w:t>
      </w:r>
    </w:p>
    <w:p w:rsidR="008F1E2B" w:rsidP="008F1E2B" w:rsidRDefault="008F1E2B" w14:paraId="091C88A3" w14:textId="77777777">
      <w:pPr>
        <w:pStyle w:val="Heading3"/>
        <w:tabs>
          <w:tab w:val="left" w:pos="1125"/>
        </w:tabs>
        <w:ind w:left="360" w:hanging="360"/>
        <w:jc w:val="both"/>
        <w:rPr>
          <w:color w:val="24468C"/>
          <w:highlight w:val="yellow"/>
        </w:rPr>
      </w:pPr>
    </w:p>
    <w:p w:rsidRPr="0033079F" w:rsidR="001F0154" w:rsidP="00365CD0" w:rsidRDefault="001F0154" w14:paraId="17A42409" w14:textId="6F19FB68">
      <w:pPr>
        <w:jc w:val="both"/>
        <w:rPr>
          <w:b/>
          <w:bCs/>
          <w:sz w:val="24"/>
          <w:szCs w:val="24"/>
        </w:rPr>
      </w:pPr>
      <w:r w:rsidRPr="0033079F">
        <w:rPr>
          <w:b/>
          <w:bCs/>
          <w:sz w:val="24"/>
          <w:szCs w:val="24"/>
        </w:rPr>
        <w:t>Local Travel ($</w:t>
      </w:r>
      <w:r w:rsidR="0052331C">
        <w:rPr>
          <w:b/>
          <w:bCs/>
          <w:sz w:val="24"/>
          <w:szCs w:val="24"/>
        </w:rPr>
        <w:t>5</w:t>
      </w:r>
      <w:r w:rsidR="0095719D">
        <w:rPr>
          <w:b/>
          <w:bCs/>
          <w:sz w:val="24"/>
          <w:szCs w:val="24"/>
        </w:rPr>
        <w:t>,549</w:t>
      </w:r>
      <w:r w:rsidRPr="0033079F">
        <w:rPr>
          <w:b/>
          <w:bCs/>
          <w:sz w:val="24"/>
          <w:szCs w:val="24"/>
        </w:rPr>
        <w:t>)</w:t>
      </w:r>
    </w:p>
    <w:p w:rsidR="001F0154" w:rsidP="00365CD0" w:rsidRDefault="001F0154" w14:paraId="0F072817" w14:textId="739713AA">
      <w:pPr>
        <w:widowControl/>
        <w:adjustRightInd w:val="0"/>
        <w:jc w:val="both"/>
        <w:rPr>
          <w:rFonts w:eastAsiaTheme="minorEastAsia"/>
          <w:sz w:val="24"/>
          <w:szCs w:val="24"/>
        </w:rPr>
      </w:pPr>
      <w:r w:rsidRPr="000F6B78">
        <w:rPr>
          <w:rFonts w:eastAsiaTheme="minorEastAsia"/>
          <w:sz w:val="24"/>
          <w:szCs w:val="24"/>
        </w:rPr>
        <w:t xml:space="preserve">POA </w:t>
      </w:r>
      <w:r w:rsidRPr="008E503B">
        <w:rPr>
          <w:rFonts w:eastAsiaTheme="minorEastAsia"/>
          <w:sz w:val="24"/>
          <w:szCs w:val="24"/>
        </w:rPr>
        <w:t>estimates $</w:t>
      </w:r>
      <w:r>
        <w:rPr>
          <w:rFonts w:eastAsiaTheme="minorEastAsia"/>
          <w:sz w:val="24"/>
          <w:szCs w:val="24"/>
        </w:rPr>
        <w:t>5,549</w:t>
      </w:r>
      <w:r w:rsidRPr="000F6B78">
        <w:rPr>
          <w:rFonts w:eastAsiaTheme="minorEastAsia"/>
          <w:sz w:val="24"/>
          <w:szCs w:val="24"/>
        </w:rPr>
        <w:t xml:space="preserve"> </w:t>
      </w:r>
      <w:r>
        <w:rPr>
          <w:rFonts w:eastAsiaTheme="minorEastAsia"/>
          <w:sz w:val="24"/>
          <w:szCs w:val="24"/>
        </w:rPr>
        <w:t xml:space="preserve">in local transportation </w:t>
      </w:r>
      <w:r w:rsidRPr="000F6B78">
        <w:rPr>
          <w:rFonts w:eastAsiaTheme="minorEastAsia"/>
          <w:sz w:val="24"/>
          <w:szCs w:val="24"/>
        </w:rPr>
        <w:t xml:space="preserve">for </w:t>
      </w:r>
      <w:r>
        <w:rPr>
          <w:rFonts w:eastAsiaTheme="minorEastAsia"/>
          <w:sz w:val="24"/>
          <w:szCs w:val="24"/>
        </w:rPr>
        <w:t>trainings at $100/trip for 51 trips over the LOP.</w:t>
      </w:r>
    </w:p>
    <w:p w:rsidR="008521F6" w:rsidP="00365CD0" w:rsidRDefault="008521F6" w14:paraId="7C26E75F" w14:textId="77777777">
      <w:pPr>
        <w:widowControl/>
        <w:adjustRightInd w:val="0"/>
        <w:jc w:val="both"/>
        <w:rPr>
          <w:rFonts w:eastAsiaTheme="minorEastAsia"/>
          <w:sz w:val="24"/>
          <w:szCs w:val="24"/>
        </w:rPr>
      </w:pPr>
    </w:p>
    <w:p w:rsidRPr="00C7318D" w:rsidR="00D977C0" w:rsidP="00D977C0" w:rsidRDefault="00D977C0" w14:paraId="1A4FF053" w14:textId="0ADB8052">
      <w:pPr>
        <w:spacing w:after="60"/>
        <w:jc w:val="both"/>
        <w:rPr>
          <w:rFonts w:eastAsiaTheme="minorEastAsia"/>
          <w:b/>
          <w:bCs/>
          <w:sz w:val="24"/>
          <w:szCs w:val="24"/>
        </w:rPr>
      </w:pPr>
      <w:r w:rsidRPr="007153B8">
        <w:rPr>
          <w:rFonts w:eastAsiaTheme="minorEastAsia"/>
          <w:b/>
          <w:bCs/>
          <w:sz w:val="24"/>
          <w:szCs w:val="24"/>
        </w:rPr>
        <w:t xml:space="preserve">Motorcycle and Vehicle Fuel </w:t>
      </w:r>
      <w:r w:rsidR="00243BAE">
        <w:rPr>
          <w:rFonts w:eastAsiaTheme="minorEastAsia"/>
          <w:b/>
          <w:bCs/>
          <w:sz w:val="24"/>
          <w:szCs w:val="24"/>
        </w:rPr>
        <w:t>Expenses</w:t>
      </w:r>
      <w:r w:rsidRPr="007153B8">
        <w:rPr>
          <w:rFonts w:eastAsiaTheme="minorEastAsia"/>
          <w:b/>
          <w:bCs/>
          <w:sz w:val="24"/>
          <w:szCs w:val="24"/>
        </w:rPr>
        <w:t xml:space="preserve"> </w:t>
      </w:r>
      <w:r w:rsidRPr="005A4ABD">
        <w:rPr>
          <w:rFonts w:eastAsiaTheme="minorEastAsia"/>
          <w:b/>
          <w:bCs/>
          <w:sz w:val="24"/>
          <w:szCs w:val="24"/>
        </w:rPr>
        <w:t>(</w:t>
      </w:r>
      <w:r w:rsidRPr="005A4ABD">
        <w:rPr>
          <w:rFonts w:eastAsiaTheme="minorEastAsia"/>
          <w:b/>
          <w:sz w:val="24"/>
          <w:szCs w:val="24"/>
        </w:rPr>
        <w:t>$</w:t>
      </w:r>
      <w:r w:rsidR="00196C4D">
        <w:rPr>
          <w:rFonts w:eastAsiaTheme="minorEastAsia"/>
          <w:b/>
          <w:sz w:val="24"/>
          <w:szCs w:val="24"/>
        </w:rPr>
        <w:t>7</w:t>
      </w:r>
      <w:r>
        <w:rPr>
          <w:rFonts w:eastAsiaTheme="minorEastAsia"/>
          <w:b/>
          <w:sz w:val="24"/>
          <w:szCs w:val="24"/>
        </w:rPr>
        <w:t>,</w:t>
      </w:r>
      <w:r w:rsidR="00196C4D">
        <w:rPr>
          <w:rFonts w:eastAsiaTheme="minorEastAsia"/>
          <w:b/>
          <w:sz w:val="24"/>
          <w:szCs w:val="24"/>
        </w:rPr>
        <w:t>522</w:t>
      </w:r>
      <w:r w:rsidRPr="005A4ABD">
        <w:rPr>
          <w:rFonts w:eastAsiaTheme="minorEastAsia"/>
          <w:b/>
          <w:bCs/>
          <w:sz w:val="24"/>
          <w:szCs w:val="24"/>
        </w:rPr>
        <w:t>)</w:t>
      </w:r>
    </w:p>
    <w:p w:rsidR="001F0154" w:rsidP="00D977C0" w:rsidRDefault="00D977C0" w14:paraId="2C4555CB" w14:textId="09EB8005">
      <w:pPr>
        <w:widowControl/>
        <w:adjustRightInd w:val="0"/>
        <w:spacing w:after="240"/>
        <w:jc w:val="both"/>
        <w:rPr>
          <w:rFonts w:eastAsiaTheme="minorEastAsia"/>
          <w:sz w:val="24"/>
          <w:szCs w:val="24"/>
        </w:rPr>
      </w:pPr>
      <w:r>
        <w:rPr>
          <w:rFonts w:eastAsiaTheme="minorEastAsia"/>
          <w:sz w:val="24"/>
          <w:szCs w:val="24"/>
        </w:rPr>
        <w:t xml:space="preserve">Vehicle fuel </w:t>
      </w:r>
      <w:r w:rsidR="00493953">
        <w:rPr>
          <w:rFonts w:eastAsiaTheme="minorEastAsia"/>
          <w:sz w:val="24"/>
          <w:szCs w:val="24"/>
        </w:rPr>
        <w:t xml:space="preserve">for technical leads </w:t>
      </w:r>
      <w:r>
        <w:rPr>
          <w:rFonts w:eastAsiaTheme="minorEastAsia"/>
          <w:sz w:val="24"/>
          <w:szCs w:val="24"/>
        </w:rPr>
        <w:t xml:space="preserve">and motorcycle fuel for </w:t>
      </w:r>
      <w:r w:rsidR="00191CEB">
        <w:rPr>
          <w:rFonts w:eastAsiaTheme="minorEastAsia"/>
          <w:sz w:val="24"/>
          <w:szCs w:val="24"/>
        </w:rPr>
        <w:t>4</w:t>
      </w:r>
      <w:r>
        <w:rPr>
          <w:rFonts w:eastAsiaTheme="minorEastAsia"/>
          <w:sz w:val="24"/>
          <w:szCs w:val="24"/>
        </w:rPr>
        <w:t xml:space="preserve"> motorcycles used by the project’s extension agents under this activity is estimated at $1</w:t>
      </w:r>
      <w:r w:rsidR="00493953">
        <w:rPr>
          <w:rFonts w:eastAsiaTheme="minorEastAsia"/>
          <w:sz w:val="24"/>
          <w:szCs w:val="24"/>
        </w:rPr>
        <w:t>5</w:t>
      </w:r>
      <w:r>
        <w:rPr>
          <w:rFonts w:eastAsiaTheme="minorEastAsia"/>
          <w:sz w:val="24"/>
          <w:szCs w:val="24"/>
        </w:rPr>
        <w:t>0/month for 46 months.</w:t>
      </w:r>
    </w:p>
    <w:p w:rsidRPr="001E54CF" w:rsidR="001F0154" w:rsidP="00365CD0" w:rsidRDefault="001F0154" w14:paraId="7AF926A8" w14:textId="341E6DEA">
      <w:pPr>
        <w:spacing w:after="60"/>
        <w:jc w:val="both"/>
        <w:rPr>
          <w:rFonts w:eastAsiaTheme="minorEastAsia"/>
          <w:b/>
          <w:bCs/>
          <w:sz w:val="24"/>
          <w:szCs w:val="24"/>
        </w:rPr>
      </w:pPr>
      <w:r w:rsidRPr="001E54CF">
        <w:rPr>
          <w:rFonts w:eastAsiaTheme="minorEastAsia"/>
          <w:b/>
          <w:bCs/>
          <w:sz w:val="24"/>
          <w:szCs w:val="24"/>
        </w:rPr>
        <w:t>Per Diem ($</w:t>
      </w:r>
      <w:r w:rsidR="000929FD">
        <w:rPr>
          <w:rFonts w:eastAsiaTheme="minorEastAsia"/>
          <w:b/>
          <w:bCs/>
          <w:sz w:val="24"/>
          <w:szCs w:val="24"/>
        </w:rPr>
        <w:t>220,757</w:t>
      </w:r>
      <w:r w:rsidRPr="001E54CF">
        <w:rPr>
          <w:rFonts w:eastAsiaTheme="minorEastAsia"/>
          <w:b/>
          <w:bCs/>
          <w:sz w:val="24"/>
          <w:szCs w:val="24"/>
        </w:rPr>
        <w:t>)</w:t>
      </w:r>
    </w:p>
    <w:p w:rsidR="00D91E9A" w:rsidP="00365CD0" w:rsidRDefault="001F0154" w14:paraId="3B5EE523" w14:textId="43112B7E">
      <w:pPr>
        <w:pStyle w:val="BodyText"/>
        <w:jc w:val="both"/>
      </w:pPr>
      <w:r>
        <w:t xml:space="preserve">POA estimates $12,984 in lodging </w:t>
      </w:r>
      <w:r w:rsidR="00D3166E">
        <w:t xml:space="preserve">at $43/night </w:t>
      </w:r>
      <w:r>
        <w:t xml:space="preserve">and M&amp;IE </w:t>
      </w:r>
      <w:r w:rsidR="00D3166E">
        <w:t xml:space="preserve">at $35/day </w:t>
      </w:r>
      <w:r>
        <w:t xml:space="preserve">for trainings, for 51 trips </w:t>
      </w:r>
      <w:r w:rsidR="00604AD7">
        <w:t>over LOP, each trip will be for 3 days</w:t>
      </w:r>
      <w:r>
        <w:t xml:space="preserve">. </w:t>
      </w:r>
      <w:r w:rsidR="00FB5CA8">
        <w:t xml:space="preserve">In addition, POA estimates </w:t>
      </w:r>
      <w:r w:rsidR="002511AE">
        <w:t xml:space="preserve">$207,774 in lodging and M&amp;IE for </w:t>
      </w:r>
      <w:r w:rsidR="004D0397">
        <w:t>Private Agricul</w:t>
      </w:r>
      <w:r w:rsidR="00257964">
        <w:t>ture Service Providers (PASPs)</w:t>
      </w:r>
      <w:r w:rsidR="00C63C76">
        <w:t xml:space="preserve"> Certification Program participants</w:t>
      </w:r>
      <w:r w:rsidR="00311D4D">
        <w:t xml:space="preserve"> at $160/week for </w:t>
      </w:r>
      <w:r w:rsidR="000F27E2">
        <w:t xml:space="preserve">50 participants </w:t>
      </w:r>
      <w:r w:rsidR="00F30CCF">
        <w:t>to attend 8 weeks of training</w:t>
      </w:r>
      <w:r w:rsidR="00067A17">
        <w:t xml:space="preserve"> in Y2-Y4</w:t>
      </w:r>
      <w:r w:rsidR="00F30CCF">
        <w:t>.</w:t>
      </w:r>
      <w:r w:rsidR="00311D4D">
        <w:t xml:space="preserve"> </w:t>
      </w:r>
    </w:p>
    <w:p w:rsidRPr="00FB6F84" w:rsidR="00604AD7" w:rsidP="00365CD0" w:rsidRDefault="00604AD7" w14:paraId="5CD0BDC1" w14:textId="77777777">
      <w:pPr>
        <w:pStyle w:val="BodyText"/>
        <w:jc w:val="both"/>
      </w:pPr>
    </w:p>
    <w:p w:rsidR="008F668B" w:rsidP="00365CD0" w:rsidRDefault="00EA1B65" w14:paraId="16604B54" w14:textId="66518C7C">
      <w:pPr>
        <w:pStyle w:val="Heading3"/>
        <w:tabs>
          <w:tab w:val="left" w:pos="1125"/>
        </w:tabs>
        <w:ind w:left="360" w:hanging="360"/>
        <w:jc w:val="both"/>
        <w:rPr>
          <w:i/>
          <w:color w:val="24468C"/>
        </w:rPr>
      </w:pPr>
      <w:r w:rsidRPr="000B75C7">
        <w:rPr>
          <w:i/>
          <w:color w:val="24468C"/>
        </w:rPr>
        <w:t>3.3.4 Professional Services/Contractual – Total $</w:t>
      </w:r>
      <w:r w:rsidR="00F05AE2">
        <w:rPr>
          <w:i/>
          <w:color w:val="24468C"/>
        </w:rPr>
        <w:t>110</w:t>
      </w:r>
      <w:r w:rsidRPr="000B75C7" w:rsidR="00FB6F84">
        <w:rPr>
          <w:i/>
          <w:color w:val="24468C"/>
        </w:rPr>
        <w:t>,</w:t>
      </w:r>
      <w:r w:rsidR="00F05AE2">
        <w:rPr>
          <w:i/>
          <w:color w:val="24468C"/>
        </w:rPr>
        <w:t>125</w:t>
      </w:r>
      <w:r w:rsidRPr="000B75C7" w:rsidR="009E4FD4">
        <w:rPr>
          <w:i/>
          <w:color w:val="24468C"/>
        </w:rPr>
        <w:t xml:space="preserve"> </w:t>
      </w:r>
    </w:p>
    <w:p w:rsidRPr="000B75C7" w:rsidR="005A4ABD" w:rsidP="00365CD0" w:rsidRDefault="005A4ABD" w14:paraId="039A7F77" w14:textId="77777777">
      <w:pPr>
        <w:pStyle w:val="Heading3"/>
        <w:tabs>
          <w:tab w:val="left" w:pos="1125"/>
        </w:tabs>
        <w:ind w:left="360" w:hanging="360"/>
        <w:jc w:val="both"/>
        <w:rPr>
          <w:i/>
          <w:color w:val="24468C"/>
        </w:rPr>
      </w:pPr>
    </w:p>
    <w:p w:rsidR="00FB6F84" w:rsidP="00365CD0" w:rsidRDefault="0028586B" w14:paraId="6EFF01AC" w14:textId="02DD1643">
      <w:pPr>
        <w:pStyle w:val="Heading3"/>
        <w:tabs>
          <w:tab w:val="left" w:pos="1300"/>
        </w:tabs>
        <w:ind w:left="0"/>
        <w:jc w:val="both"/>
        <w:rPr>
          <w:b w:val="0"/>
        </w:rPr>
      </w:pPr>
      <w:r>
        <w:rPr>
          <w:b w:val="0"/>
        </w:rPr>
        <w:t>POA will contract</w:t>
      </w:r>
      <w:r w:rsidRPr="002E66E2" w:rsidR="00FB6F84">
        <w:rPr>
          <w:b w:val="0"/>
        </w:rPr>
        <w:t xml:space="preserve"> </w:t>
      </w:r>
      <w:r w:rsidR="001177D2">
        <w:rPr>
          <w:b w:val="0"/>
        </w:rPr>
        <w:t>a consultant to develop the modules for the PASP Certification Program</w:t>
      </w:r>
      <w:r w:rsidR="00FB6F84">
        <w:rPr>
          <w:b w:val="0"/>
        </w:rPr>
        <w:t xml:space="preserve"> </w:t>
      </w:r>
      <w:r w:rsidRPr="002E66E2" w:rsidR="00FB6F84">
        <w:rPr>
          <w:b w:val="0"/>
        </w:rPr>
        <w:t>in Y</w:t>
      </w:r>
      <w:r w:rsidR="00B3283F">
        <w:rPr>
          <w:b w:val="0"/>
        </w:rPr>
        <w:t>1 for</w:t>
      </w:r>
      <w:r w:rsidRPr="002E66E2" w:rsidR="00FB6F84">
        <w:rPr>
          <w:b w:val="0"/>
        </w:rPr>
        <w:t xml:space="preserve"> a total of $</w:t>
      </w:r>
      <w:r w:rsidR="00B3283F">
        <w:rPr>
          <w:b w:val="0"/>
        </w:rPr>
        <w:t>2</w:t>
      </w:r>
      <w:r w:rsidR="00FB6F84">
        <w:rPr>
          <w:b w:val="0"/>
        </w:rPr>
        <w:t>0,000</w:t>
      </w:r>
      <w:r w:rsidRPr="002E66E2" w:rsidR="00FB6F84">
        <w:rPr>
          <w:b w:val="0"/>
        </w:rPr>
        <w:t xml:space="preserve">. </w:t>
      </w:r>
      <w:r w:rsidR="00B3283F">
        <w:rPr>
          <w:b w:val="0"/>
        </w:rPr>
        <w:t>POA will select the consultant</w:t>
      </w:r>
      <w:r w:rsidRPr="00B3283F" w:rsidR="00B3283F">
        <w:rPr>
          <w:b w:val="0"/>
        </w:rPr>
        <w:t xml:space="preserve"> based on a competitive bidding process. POA will take into consideration factors such as the soundness of the proposal, unique capabilities of the bidder, the amount of the bid, delivery schedule, technical competency, etc.</w:t>
      </w:r>
    </w:p>
    <w:p w:rsidR="00D024E2" w:rsidP="00365CD0" w:rsidRDefault="00D024E2" w14:paraId="22A1AD2A" w14:textId="77777777">
      <w:pPr>
        <w:pStyle w:val="Heading3"/>
        <w:tabs>
          <w:tab w:val="left" w:pos="1300"/>
        </w:tabs>
        <w:ind w:left="0"/>
        <w:jc w:val="both"/>
        <w:rPr>
          <w:b w:val="0"/>
        </w:rPr>
      </w:pPr>
    </w:p>
    <w:p w:rsidR="00D024E2" w:rsidP="00365CD0" w:rsidRDefault="00D024E2" w14:paraId="76509F70" w14:textId="1DB9F6D1">
      <w:pPr>
        <w:pStyle w:val="Heading3"/>
        <w:tabs>
          <w:tab w:val="left" w:pos="1300"/>
        </w:tabs>
        <w:ind w:left="0"/>
        <w:jc w:val="both"/>
        <w:rPr>
          <w:b w:val="0"/>
        </w:rPr>
      </w:pPr>
      <w:r>
        <w:rPr>
          <w:b w:val="0"/>
        </w:rPr>
        <w:t xml:space="preserve">POA will contract a firm to provide security services and conduct risk and security assessments under activity </w:t>
      </w:r>
      <w:r w:rsidR="003178BC">
        <w:rPr>
          <w:b w:val="0"/>
        </w:rPr>
        <w:t>3</w:t>
      </w:r>
      <w:r>
        <w:rPr>
          <w:b w:val="0"/>
        </w:rPr>
        <w:t xml:space="preserve"> to ensure the well-being of staff and program participants for $35,000 over LOP. Under activity </w:t>
      </w:r>
      <w:r w:rsidR="003178BC">
        <w:rPr>
          <w:b w:val="0"/>
        </w:rPr>
        <w:t>3</w:t>
      </w:r>
      <w:r>
        <w:rPr>
          <w:b w:val="0"/>
        </w:rPr>
        <w:t xml:space="preserve">, POA anticipates contracting other ad-hoc consultancy and advisory support services </w:t>
      </w:r>
      <w:r w:rsidR="00A83B60">
        <w:rPr>
          <w:b w:val="0"/>
        </w:rPr>
        <w:t>to</w:t>
      </w:r>
      <w:r w:rsidRPr="00A83B60" w:rsidR="00A83B60">
        <w:rPr>
          <w:b w:val="0"/>
        </w:rPr>
        <w:t xml:space="preserve"> support the PASP course </w:t>
      </w:r>
      <w:r w:rsidR="00A83B60">
        <w:rPr>
          <w:b w:val="0"/>
        </w:rPr>
        <w:t xml:space="preserve">implementation </w:t>
      </w:r>
      <w:r>
        <w:rPr>
          <w:b w:val="0"/>
        </w:rPr>
        <w:t>for which POA has budgeted $27,000 over LOP.</w:t>
      </w:r>
    </w:p>
    <w:p w:rsidR="00B2285D" w:rsidP="00365CD0" w:rsidRDefault="00B2285D" w14:paraId="3F3C9E33" w14:textId="138DDB9A">
      <w:pPr>
        <w:pStyle w:val="Heading3"/>
        <w:tabs>
          <w:tab w:val="left" w:pos="1300"/>
        </w:tabs>
        <w:ind w:left="0"/>
        <w:jc w:val="both"/>
        <w:rPr>
          <w:b w:val="0"/>
        </w:rPr>
      </w:pPr>
    </w:p>
    <w:p w:rsidRPr="00B35183" w:rsidR="00B2285D" w:rsidP="00B2285D" w:rsidRDefault="00B2285D" w14:paraId="442E6AF4" w14:textId="30531E72">
      <w:pPr>
        <w:pStyle w:val="Heading3"/>
        <w:tabs>
          <w:tab w:val="left" w:pos="1300"/>
        </w:tabs>
        <w:spacing w:after="240"/>
        <w:ind w:left="0"/>
        <w:jc w:val="both"/>
        <w:rPr>
          <w:b w:val="0"/>
        </w:rPr>
      </w:pPr>
      <w:r>
        <w:rPr>
          <w:b w:val="0"/>
        </w:rPr>
        <w:t xml:space="preserve">Additionally, </w:t>
      </w:r>
      <w:r w:rsidR="00743ABE">
        <w:rPr>
          <w:b w:val="0"/>
        </w:rPr>
        <w:t xml:space="preserve">POA will contract </w:t>
      </w:r>
      <w:r w:rsidRPr="008204A3" w:rsidR="00743ABE">
        <w:rPr>
          <w:b w:val="0"/>
        </w:rPr>
        <w:t>Abdel Aziz Dahi</w:t>
      </w:r>
      <w:r w:rsidRPr="00743ABE" w:rsidR="00743ABE">
        <w:rPr>
          <w:b w:val="0"/>
          <w:bCs w:val="0"/>
        </w:rPr>
        <w:t xml:space="preserve"> to serve as</w:t>
      </w:r>
      <w:r w:rsidR="00743ABE">
        <w:rPr>
          <w:b w:val="0"/>
        </w:rPr>
        <w:t xml:space="preserve"> a </w:t>
      </w:r>
      <w:r w:rsidRPr="00DB4246" w:rsidR="00743ABE">
        <w:rPr>
          <w:b w:val="0"/>
        </w:rPr>
        <w:t>Technical Advisor of Trade Promotion &amp; Strategic Partnership &amp; Inv</w:t>
      </w:r>
      <w:r w:rsidRPr="000C50D7" w:rsidR="00743ABE">
        <w:rPr>
          <w:b w:val="0"/>
          <w:bCs w:val="0"/>
        </w:rPr>
        <w:t>estment who is</w:t>
      </w:r>
      <w:r w:rsidR="00743ABE">
        <w:t xml:space="preserve"> </w:t>
      </w:r>
      <w:r w:rsidRPr="000C50D7" w:rsidR="00743ABE">
        <w:rPr>
          <w:b w:val="0"/>
          <w:bCs w:val="0"/>
        </w:rPr>
        <w:t>a Mauritanian national with more than 20 years of experience working at the highest levels of t</w:t>
      </w:r>
      <w:r w:rsidRPr="00DB4246" w:rsidR="00743ABE">
        <w:rPr>
          <w:b w:val="0"/>
        </w:rPr>
        <w:t>he Government of Mauritania</w:t>
      </w:r>
      <w:r w:rsidRPr="00DB4246">
        <w:rPr>
          <w:b w:val="0"/>
        </w:rPr>
        <w:t xml:space="preserve"> ($</w:t>
      </w:r>
      <w:r>
        <w:rPr>
          <w:b w:val="0"/>
        </w:rPr>
        <w:t>28</w:t>
      </w:r>
      <w:r w:rsidRPr="00DB4246">
        <w:rPr>
          <w:b w:val="0"/>
        </w:rPr>
        <w:t>,</w:t>
      </w:r>
      <w:r>
        <w:rPr>
          <w:b w:val="0"/>
        </w:rPr>
        <w:t>125</w:t>
      </w:r>
      <w:r w:rsidRPr="00DB4246">
        <w:rPr>
          <w:b w:val="0"/>
        </w:rPr>
        <w:t>).</w:t>
      </w:r>
    </w:p>
    <w:p w:rsidR="00C332CB" w:rsidP="00365CD0" w:rsidRDefault="00C332CB" w14:paraId="22F0D096" w14:textId="77777777">
      <w:pPr>
        <w:ind w:right="142"/>
        <w:jc w:val="both"/>
        <w:rPr>
          <w:sz w:val="24"/>
          <w:szCs w:val="24"/>
        </w:rPr>
      </w:pPr>
    </w:p>
    <w:p w:rsidR="00C332CB" w:rsidP="00365CD0" w:rsidRDefault="00C332CB" w14:paraId="1A0830B9" w14:textId="7A9450AF">
      <w:pPr>
        <w:pStyle w:val="Heading3"/>
        <w:tabs>
          <w:tab w:val="left" w:pos="1125"/>
        </w:tabs>
        <w:ind w:left="360" w:hanging="360"/>
        <w:jc w:val="both"/>
        <w:rPr>
          <w:i/>
          <w:color w:val="24468C"/>
        </w:rPr>
      </w:pPr>
      <w:r w:rsidRPr="000B75C7">
        <w:rPr>
          <w:i/>
          <w:color w:val="24468C"/>
        </w:rPr>
        <w:t>3.3.5 Equipment – Total $0</w:t>
      </w:r>
    </w:p>
    <w:p w:rsidRPr="000B75C7" w:rsidR="005A4ABD" w:rsidP="00365CD0" w:rsidRDefault="005A4ABD" w14:paraId="0850AA39" w14:textId="77777777">
      <w:pPr>
        <w:pStyle w:val="Heading3"/>
        <w:tabs>
          <w:tab w:val="left" w:pos="1125"/>
        </w:tabs>
        <w:ind w:left="360" w:hanging="360"/>
        <w:jc w:val="both"/>
        <w:rPr>
          <w:i/>
          <w:color w:val="24468C"/>
        </w:rPr>
      </w:pPr>
    </w:p>
    <w:p w:rsidRPr="002E66E2" w:rsidR="00C332CB" w:rsidP="00365CD0" w:rsidRDefault="00C332CB" w14:paraId="4741E9A5" w14:textId="77777777">
      <w:pPr>
        <w:pStyle w:val="Heading3"/>
        <w:tabs>
          <w:tab w:val="left" w:pos="1300"/>
        </w:tabs>
        <w:ind w:left="0"/>
        <w:jc w:val="both"/>
        <w:rPr>
          <w:b w:val="0"/>
        </w:rPr>
      </w:pPr>
      <w:r w:rsidRPr="002E66E2">
        <w:rPr>
          <w:b w:val="0"/>
        </w:rPr>
        <w:t>None.</w:t>
      </w:r>
    </w:p>
    <w:p w:rsidRPr="002E66E2" w:rsidR="00C332CB" w:rsidP="00365CD0" w:rsidRDefault="00C332CB" w14:paraId="46AD40DF" w14:textId="77777777">
      <w:pPr>
        <w:pStyle w:val="Heading3"/>
        <w:tabs>
          <w:tab w:val="left" w:pos="1300"/>
        </w:tabs>
        <w:ind w:left="0"/>
        <w:jc w:val="both"/>
        <w:rPr>
          <w:b w:val="0"/>
          <w:highlight w:val="yellow"/>
        </w:rPr>
      </w:pPr>
    </w:p>
    <w:p w:rsidR="003A75FB" w:rsidP="00365CD0" w:rsidRDefault="00C332CB" w14:paraId="75B73D28" w14:textId="3B2C737F">
      <w:pPr>
        <w:pStyle w:val="Heading3"/>
        <w:tabs>
          <w:tab w:val="left" w:pos="1300"/>
        </w:tabs>
        <w:ind w:left="540" w:hanging="540"/>
        <w:jc w:val="both"/>
        <w:rPr>
          <w:i/>
          <w:color w:val="24468C"/>
        </w:rPr>
      </w:pPr>
      <w:r w:rsidRPr="000B75C7">
        <w:rPr>
          <w:i/>
          <w:color w:val="24468C"/>
        </w:rPr>
        <w:t>3.3.6 Office – Total $0</w:t>
      </w:r>
    </w:p>
    <w:p w:rsidRPr="002C0EF4" w:rsidR="005A4ABD" w:rsidP="00365CD0" w:rsidRDefault="005A4ABD" w14:paraId="6EC30A7B" w14:textId="77777777">
      <w:pPr>
        <w:pStyle w:val="Heading3"/>
        <w:tabs>
          <w:tab w:val="left" w:pos="1300"/>
        </w:tabs>
        <w:ind w:left="540" w:hanging="540"/>
        <w:jc w:val="both"/>
        <w:rPr>
          <w:color w:val="24468C"/>
        </w:rPr>
      </w:pPr>
    </w:p>
    <w:p w:rsidRPr="002C0EF4" w:rsidR="00C332CB" w:rsidP="00365CD0" w:rsidRDefault="00C332CB" w14:paraId="1CF56D7C" w14:textId="77777777">
      <w:pPr>
        <w:pStyle w:val="Heading3"/>
        <w:tabs>
          <w:tab w:val="left" w:pos="1300"/>
        </w:tabs>
        <w:ind w:left="0"/>
        <w:jc w:val="both"/>
        <w:rPr>
          <w:b w:val="0"/>
        </w:rPr>
      </w:pPr>
      <w:r w:rsidRPr="002C0EF4">
        <w:rPr>
          <w:b w:val="0"/>
        </w:rPr>
        <w:t>None.</w:t>
      </w:r>
    </w:p>
    <w:p w:rsidR="00C332CB" w:rsidP="00365CD0" w:rsidRDefault="00C332CB" w14:paraId="0E75DDB5" w14:textId="77777777">
      <w:pPr>
        <w:pStyle w:val="Heading3"/>
        <w:tabs>
          <w:tab w:val="left" w:pos="1300"/>
        </w:tabs>
        <w:ind w:left="0"/>
        <w:jc w:val="both"/>
        <w:rPr>
          <w:b w:val="0"/>
          <w:highlight w:val="yellow"/>
        </w:rPr>
      </w:pPr>
    </w:p>
    <w:p w:rsidRPr="000B75C7" w:rsidR="00C332CB" w:rsidP="00365CD0" w:rsidRDefault="00C332CB" w14:paraId="5AC720F3" w14:textId="6E3EFE04">
      <w:pPr>
        <w:pStyle w:val="Heading3"/>
        <w:tabs>
          <w:tab w:val="left" w:pos="1125"/>
        </w:tabs>
        <w:ind w:left="360" w:hanging="360"/>
        <w:jc w:val="both"/>
        <w:rPr>
          <w:i/>
          <w:color w:val="24468C"/>
        </w:rPr>
      </w:pPr>
      <w:r w:rsidRPr="000B75C7">
        <w:rPr>
          <w:i/>
          <w:color w:val="24468C"/>
        </w:rPr>
        <w:t>3.3.7 Supplies – Total $</w:t>
      </w:r>
      <w:r w:rsidRPr="000B75C7" w:rsidR="00C5663B">
        <w:rPr>
          <w:i/>
          <w:color w:val="24468C"/>
        </w:rPr>
        <w:t>6,800</w:t>
      </w:r>
    </w:p>
    <w:p w:rsidRPr="00057418" w:rsidR="003178BC" w:rsidP="00365CD0" w:rsidRDefault="003178BC" w14:paraId="6E29A7CA" w14:textId="77777777">
      <w:pPr>
        <w:jc w:val="both"/>
        <w:rPr>
          <w:sz w:val="24"/>
          <w:szCs w:val="24"/>
        </w:rPr>
      </w:pPr>
    </w:p>
    <w:p w:rsidRPr="00057418" w:rsidR="003178BC" w:rsidP="00365CD0" w:rsidRDefault="003178BC" w14:paraId="02ECA7A1" w14:textId="68C6DA1A">
      <w:pPr>
        <w:jc w:val="both"/>
        <w:rPr>
          <w:sz w:val="24"/>
          <w:szCs w:val="24"/>
        </w:rPr>
      </w:pPr>
      <w:r w:rsidRPr="00057418">
        <w:rPr>
          <w:sz w:val="24"/>
          <w:szCs w:val="24"/>
        </w:rPr>
        <w:t xml:space="preserve">POA will procure </w:t>
      </w:r>
      <w:r w:rsidRPr="00057418" w:rsidR="001A2837">
        <w:rPr>
          <w:sz w:val="24"/>
          <w:szCs w:val="24"/>
        </w:rPr>
        <w:t>4</w:t>
      </w:r>
      <w:r w:rsidRPr="00057418">
        <w:rPr>
          <w:sz w:val="24"/>
          <w:szCs w:val="24"/>
        </w:rPr>
        <w:t xml:space="preserve"> motorcycles with a unit cost of $1,100 based </w:t>
      </w:r>
      <w:r w:rsidR="0001136E">
        <w:rPr>
          <w:bCs/>
          <w:sz w:val="24"/>
          <w:szCs w:val="24"/>
        </w:rPr>
        <w:t>on</w:t>
      </w:r>
      <w:r w:rsidRPr="00057418">
        <w:rPr>
          <w:sz w:val="24"/>
          <w:szCs w:val="24"/>
        </w:rPr>
        <w:t xml:space="preserve"> local quotes for use by the Extension Agents. The total is $</w:t>
      </w:r>
      <w:r w:rsidRPr="00057418" w:rsidR="00E90084">
        <w:rPr>
          <w:sz w:val="24"/>
          <w:szCs w:val="24"/>
        </w:rPr>
        <w:t>4</w:t>
      </w:r>
      <w:r w:rsidRPr="00057418">
        <w:rPr>
          <w:sz w:val="24"/>
          <w:szCs w:val="24"/>
        </w:rPr>
        <w:t>,</w:t>
      </w:r>
      <w:r w:rsidRPr="00057418" w:rsidR="00E90084">
        <w:rPr>
          <w:sz w:val="24"/>
          <w:szCs w:val="24"/>
        </w:rPr>
        <w:t>4</w:t>
      </w:r>
      <w:r w:rsidRPr="00057418">
        <w:rPr>
          <w:sz w:val="24"/>
          <w:szCs w:val="24"/>
        </w:rPr>
        <w:t>00.</w:t>
      </w:r>
    </w:p>
    <w:p w:rsidR="003178BC" w:rsidP="00365CD0" w:rsidRDefault="003178BC" w14:paraId="4BE774D9" w14:textId="77777777">
      <w:pPr>
        <w:pStyle w:val="Heading3"/>
        <w:tabs>
          <w:tab w:val="left" w:pos="1300"/>
        </w:tabs>
        <w:ind w:left="0"/>
        <w:jc w:val="both"/>
        <w:rPr>
          <w:b w:val="0"/>
        </w:rPr>
      </w:pPr>
    </w:p>
    <w:p w:rsidRPr="003363DE" w:rsidR="003178BC" w:rsidP="00365CD0" w:rsidRDefault="003178BC" w14:paraId="097A8CDE" w14:textId="5F465F85">
      <w:pPr>
        <w:jc w:val="both"/>
        <w:rPr>
          <w:sz w:val="24"/>
          <w:szCs w:val="24"/>
        </w:rPr>
      </w:pPr>
      <w:r w:rsidRPr="5596DCF2">
        <w:rPr>
          <w:sz w:val="24"/>
          <w:szCs w:val="24"/>
        </w:rPr>
        <w:t xml:space="preserve">POA will procure </w:t>
      </w:r>
      <w:r w:rsidR="001A2837">
        <w:rPr>
          <w:sz w:val="24"/>
          <w:szCs w:val="24"/>
        </w:rPr>
        <w:t>4</w:t>
      </w:r>
      <w:r w:rsidRPr="5596DCF2">
        <w:rPr>
          <w:sz w:val="24"/>
          <w:szCs w:val="24"/>
        </w:rPr>
        <w:t xml:space="preserve"> tablets to assist with </w:t>
      </w:r>
      <w:r w:rsidRPr="00057418">
        <w:rPr>
          <w:sz w:val="24"/>
          <w:szCs w:val="24"/>
        </w:rPr>
        <w:t>rural</w:t>
      </w:r>
      <w:r w:rsidRPr="5596DCF2">
        <w:rPr>
          <w:sz w:val="24"/>
          <w:szCs w:val="24"/>
        </w:rPr>
        <w:t xml:space="preserve"> data collection with a unit cost of $</w:t>
      </w:r>
      <w:r w:rsidRPr="00057418">
        <w:rPr>
          <w:sz w:val="24"/>
          <w:szCs w:val="24"/>
        </w:rPr>
        <w:t>600</w:t>
      </w:r>
      <w:r w:rsidRPr="5596DCF2">
        <w:rPr>
          <w:sz w:val="24"/>
          <w:szCs w:val="24"/>
        </w:rPr>
        <w:t xml:space="preserve"> based </w:t>
      </w:r>
      <w:r w:rsidR="00151EE1">
        <w:rPr>
          <w:sz w:val="24"/>
          <w:szCs w:val="24"/>
        </w:rPr>
        <w:t>on</w:t>
      </w:r>
      <w:r w:rsidRPr="5596DCF2">
        <w:rPr>
          <w:sz w:val="24"/>
          <w:szCs w:val="24"/>
        </w:rPr>
        <w:t xml:space="preserve"> </w:t>
      </w:r>
      <w:r w:rsidRPr="00057418">
        <w:rPr>
          <w:sz w:val="24"/>
          <w:szCs w:val="24"/>
        </w:rPr>
        <w:t>market rates</w:t>
      </w:r>
      <w:r w:rsidRPr="5596DCF2">
        <w:rPr>
          <w:sz w:val="24"/>
          <w:szCs w:val="24"/>
        </w:rPr>
        <w:t xml:space="preserve"> for use by the Extension Agents</w:t>
      </w:r>
      <w:r>
        <w:rPr>
          <w:sz w:val="24"/>
          <w:szCs w:val="24"/>
        </w:rPr>
        <w:t xml:space="preserve">. The </w:t>
      </w:r>
      <w:r w:rsidRPr="5596DCF2">
        <w:rPr>
          <w:sz w:val="24"/>
          <w:szCs w:val="24"/>
        </w:rPr>
        <w:t xml:space="preserve">total </w:t>
      </w:r>
      <w:r>
        <w:rPr>
          <w:sz w:val="24"/>
          <w:szCs w:val="24"/>
        </w:rPr>
        <w:t>is</w:t>
      </w:r>
      <w:r w:rsidRPr="5596DCF2">
        <w:rPr>
          <w:sz w:val="24"/>
          <w:szCs w:val="24"/>
        </w:rPr>
        <w:t xml:space="preserve"> $</w:t>
      </w:r>
      <w:r w:rsidR="008A16EF">
        <w:rPr>
          <w:sz w:val="24"/>
          <w:szCs w:val="24"/>
        </w:rPr>
        <w:t>2</w:t>
      </w:r>
      <w:r w:rsidRPr="00057418">
        <w:rPr>
          <w:sz w:val="24"/>
          <w:szCs w:val="24"/>
        </w:rPr>
        <w:t>,</w:t>
      </w:r>
      <w:r w:rsidRPr="00057418" w:rsidR="008A16EF">
        <w:rPr>
          <w:sz w:val="24"/>
          <w:szCs w:val="24"/>
        </w:rPr>
        <w:t>4</w:t>
      </w:r>
      <w:r w:rsidRPr="00057418">
        <w:rPr>
          <w:sz w:val="24"/>
          <w:szCs w:val="24"/>
        </w:rPr>
        <w:t>00</w:t>
      </w:r>
      <w:r w:rsidRPr="5596DCF2">
        <w:rPr>
          <w:sz w:val="24"/>
          <w:szCs w:val="24"/>
        </w:rPr>
        <w:t>.</w:t>
      </w:r>
    </w:p>
    <w:p w:rsidRPr="00F956B3" w:rsidR="00026289" w:rsidP="00365CD0" w:rsidRDefault="00026289" w14:paraId="7E1BFBDD" w14:textId="77777777">
      <w:pPr>
        <w:tabs>
          <w:tab w:val="left" w:pos="1245"/>
        </w:tabs>
        <w:jc w:val="both"/>
        <w:rPr>
          <w:b/>
          <w:color w:val="24468C"/>
          <w:sz w:val="24"/>
          <w:szCs w:val="24"/>
          <w:highlight w:val="yellow"/>
        </w:rPr>
      </w:pPr>
    </w:p>
    <w:p w:rsidRPr="000B75C7" w:rsidR="00D96DE0" w:rsidP="00365CD0" w:rsidRDefault="00D96DE0" w14:paraId="10ED845E" w14:textId="4A04D67A">
      <w:pPr>
        <w:pStyle w:val="Heading3"/>
        <w:tabs>
          <w:tab w:val="left" w:pos="1125"/>
        </w:tabs>
        <w:ind w:left="360" w:hanging="360"/>
        <w:jc w:val="both"/>
        <w:rPr>
          <w:i/>
          <w:color w:val="24468C"/>
        </w:rPr>
      </w:pPr>
      <w:r w:rsidRPr="000B75C7">
        <w:rPr>
          <w:i/>
          <w:color w:val="24468C"/>
        </w:rPr>
        <w:t>3.3.</w:t>
      </w:r>
      <w:r w:rsidRPr="000B75C7" w:rsidR="00EE7393">
        <w:rPr>
          <w:i/>
          <w:color w:val="24468C"/>
        </w:rPr>
        <w:t>8</w:t>
      </w:r>
      <w:r w:rsidRPr="000B75C7">
        <w:rPr>
          <w:i/>
          <w:color w:val="24468C"/>
        </w:rPr>
        <w:t xml:space="preserve"> Other</w:t>
      </w:r>
      <w:r w:rsidRPr="000B75C7" w:rsidR="00784FD2">
        <w:rPr>
          <w:i/>
          <w:color w:val="24468C"/>
        </w:rPr>
        <w:t xml:space="preserve"> </w:t>
      </w:r>
      <w:r w:rsidRPr="000B75C7">
        <w:rPr>
          <w:i/>
          <w:color w:val="24468C"/>
        </w:rPr>
        <w:t>– Total $</w:t>
      </w:r>
      <w:r w:rsidR="00490565">
        <w:rPr>
          <w:i/>
          <w:color w:val="24468C"/>
        </w:rPr>
        <w:t>426</w:t>
      </w:r>
      <w:r w:rsidRPr="000B75C7" w:rsidR="00EE7393">
        <w:rPr>
          <w:i/>
          <w:color w:val="24468C"/>
        </w:rPr>
        <w:t>,</w:t>
      </w:r>
      <w:r w:rsidR="00666764">
        <w:rPr>
          <w:i/>
          <w:color w:val="24468C"/>
        </w:rPr>
        <w:t>0</w:t>
      </w:r>
      <w:r w:rsidR="00951B3C">
        <w:rPr>
          <w:i/>
          <w:color w:val="24468C"/>
        </w:rPr>
        <w:t>0</w:t>
      </w:r>
      <w:r w:rsidRPr="000B75C7" w:rsidR="00EE7393">
        <w:rPr>
          <w:i/>
          <w:color w:val="24468C"/>
        </w:rPr>
        <w:t>0</w:t>
      </w:r>
    </w:p>
    <w:p w:rsidR="00D96DE0" w:rsidP="00365CD0" w:rsidRDefault="00D96DE0" w14:paraId="06B60BC0" w14:textId="77777777">
      <w:pPr>
        <w:tabs>
          <w:tab w:val="left" w:pos="1245"/>
        </w:tabs>
        <w:ind w:left="540" w:hanging="540"/>
        <w:jc w:val="both"/>
        <w:rPr>
          <w:b/>
          <w:color w:val="24468C"/>
          <w:sz w:val="24"/>
          <w:szCs w:val="24"/>
          <w:highlight w:val="yellow"/>
        </w:rPr>
      </w:pPr>
    </w:p>
    <w:p w:rsidRPr="00CF3EAA" w:rsidR="00490565" w:rsidP="00FD1EC2" w:rsidRDefault="0067663C" w14:paraId="47BA4948" w14:textId="5051CB89">
      <w:pPr>
        <w:tabs>
          <w:tab w:val="left" w:pos="1245"/>
        </w:tabs>
        <w:jc w:val="both"/>
        <w:rPr>
          <w:b/>
          <w:sz w:val="24"/>
          <w:szCs w:val="24"/>
        </w:rPr>
      </w:pPr>
      <w:r>
        <w:rPr>
          <w:b/>
          <w:sz w:val="24"/>
          <w:szCs w:val="24"/>
        </w:rPr>
        <w:t>Stipends for Student Internships</w:t>
      </w:r>
      <w:r w:rsidR="00490565">
        <w:rPr>
          <w:b/>
          <w:sz w:val="24"/>
          <w:szCs w:val="24"/>
        </w:rPr>
        <w:t xml:space="preserve"> ($</w:t>
      </w:r>
      <w:r>
        <w:rPr>
          <w:b/>
          <w:sz w:val="24"/>
          <w:szCs w:val="24"/>
        </w:rPr>
        <w:t>144</w:t>
      </w:r>
      <w:r w:rsidR="00490565">
        <w:rPr>
          <w:b/>
          <w:sz w:val="24"/>
          <w:szCs w:val="24"/>
        </w:rPr>
        <w:t>,000)</w:t>
      </w:r>
    </w:p>
    <w:p w:rsidR="00FD1EC2" w:rsidP="00FD1EC2" w:rsidRDefault="00FD1EC2" w14:paraId="4F2D181E" w14:textId="5DF98042">
      <w:pPr>
        <w:tabs>
          <w:tab w:val="left" w:pos="1245"/>
        </w:tabs>
        <w:jc w:val="both"/>
        <w:rPr>
          <w:rFonts w:eastAsiaTheme="minorEastAsia"/>
          <w:sz w:val="24"/>
          <w:szCs w:val="24"/>
        </w:rPr>
      </w:pPr>
      <w:r>
        <w:rPr>
          <w:rFonts w:eastAsiaTheme="minorEastAsia"/>
          <w:sz w:val="24"/>
          <w:szCs w:val="24"/>
        </w:rPr>
        <w:t xml:space="preserve">POA estimates $90,000 for student internship stipends for domestic internships at $6,000/stipend for 5 stipends per year from Y2-Y4. POA estimates $54,000 for student internship stipends for international internships at $18,000/stipend for 1 stipend per year from Y2-Y4. The internship stipends will help cover travel costs and </w:t>
      </w:r>
      <w:r w:rsidRPr="1CC6B7F1">
        <w:rPr>
          <w:rFonts w:eastAsiaTheme="minorEastAsia"/>
          <w:sz w:val="24"/>
          <w:szCs w:val="24"/>
        </w:rPr>
        <w:t>participants’ time.</w:t>
      </w:r>
      <w:r>
        <w:rPr>
          <w:rFonts w:eastAsiaTheme="minorEastAsia"/>
          <w:sz w:val="24"/>
          <w:szCs w:val="24"/>
        </w:rPr>
        <w:t xml:space="preserve"> The amount is based</w:t>
      </w:r>
      <w:r w:rsidRPr="00057418">
        <w:rPr>
          <w:rFonts w:eastAsiaTheme="minorEastAsia"/>
          <w:sz w:val="24"/>
          <w:szCs w:val="24"/>
        </w:rPr>
        <w:t xml:space="preserve"> </w:t>
      </w:r>
      <w:r>
        <w:rPr>
          <w:rFonts w:eastAsiaTheme="minorEastAsia"/>
          <w:sz w:val="24"/>
          <w:szCs w:val="24"/>
        </w:rPr>
        <w:t>on</w:t>
      </w:r>
      <w:r w:rsidRPr="003E7186">
        <w:rPr>
          <w:rFonts w:eastAsiaTheme="minorEastAsia"/>
          <w:sz w:val="24"/>
          <w:szCs w:val="24"/>
        </w:rPr>
        <w:t xml:space="preserve"> entry</w:t>
      </w:r>
      <w:r>
        <w:rPr>
          <w:rFonts w:eastAsiaTheme="minorEastAsia"/>
          <w:sz w:val="24"/>
          <w:szCs w:val="24"/>
        </w:rPr>
        <w:t>-</w:t>
      </w:r>
      <w:r w:rsidRPr="003E7186">
        <w:rPr>
          <w:rFonts w:eastAsiaTheme="minorEastAsia"/>
          <w:sz w:val="24"/>
          <w:szCs w:val="24"/>
        </w:rPr>
        <w:t xml:space="preserve">level salary for extension agents in </w:t>
      </w:r>
      <w:r>
        <w:rPr>
          <w:rFonts w:eastAsiaTheme="minorEastAsia"/>
          <w:sz w:val="24"/>
          <w:szCs w:val="24"/>
        </w:rPr>
        <w:t>Mauritania.</w:t>
      </w:r>
    </w:p>
    <w:p w:rsidR="00FD1EC2" w:rsidP="00365CD0" w:rsidRDefault="00FD1EC2" w14:paraId="264A7E89" w14:textId="77777777">
      <w:pPr>
        <w:tabs>
          <w:tab w:val="left" w:pos="1245"/>
        </w:tabs>
        <w:ind w:left="540" w:hanging="540"/>
        <w:jc w:val="both"/>
        <w:rPr>
          <w:bCs/>
          <w:sz w:val="24"/>
          <w:szCs w:val="24"/>
        </w:rPr>
      </w:pPr>
    </w:p>
    <w:p w:rsidRPr="00F03649" w:rsidR="00EE7393" w:rsidP="00365CD0" w:rsidRDefault="00EE7393" w14:paraId="3C1B13F9" w14:textId="402B10B7">
      <w:pPr>
        <w:tabs>
          <w:tab w:val="left" w:pos="1245"/>
        </w:tabs>
        <w:ind w:left="540" w:hanging="540"/>
        <w:jc w:val="both"/>
        <w:rPr>
          <w:bCs/>
          <w:sz w:val="24"/>
          <w:szCs w:val="24"/>
        </w:rPr>
      </w:pPr>
      <w:r w:rsidRPr="00F03649">
        <w:rPr>
          <w:bCs/>
          <w:sz w:val="24"/>
          <w:szCs w:val="24"/>
        </w:rPr>
        <w:t xml:space="preserve">POA will implement the following </w:t>
      </w:r>
      <w:r w:rsidR="002D515F">
        <w:rPr>
          <w:bCs/>
          <w:sz w:val="24"/>
          <w:szCs w:val="24"/>
        </w:rPr>
        <w:t>small grant</w:t>
      </w:r>
      <w:r>
        <w:rPr>
          <w:bCs/>
          <w:sz w:val="24"/>
          <w:szCs w:val="24"/>
        </w:rPr>
        <w:t xml:space="preserve"> activities</w:t>
      </w:r>
      <w:r w:rsidRPr="00F03649">
        <w:rPr>
          <w:bCs/>
          <w:sz w:val="24"/>
          <w:szCs w:val="24"/>
        </w:rPr>
        <w:t>:</w:t>
      </w:r>
    </w:p>
    <w:p w:rsidR="00EE7393" w:rsidP="00365CD0" w:rsidRDefault="00EE7393" w14:paraId="75DA071A" w14:textId="77777777">
      <w:pPr>
        <w:tabs>
          <w:tab w:val="left" w:pos="1245"/>
        </w:tabs>
        <w:ind w:left="540" w:hanging="540"/>
        <w:jc w:val="both"/>
        <w:rPr>
          <w:b/>
          <w:color w:val="24468C"/>
          <w:sz w:val="24"/>
          <w:szCs w:val="24"/>
          <w:highlight w:val="yellow"/>
        </w:rPr>
      </w:pPr>
    </w:p>
    <w:p w:rsidR="00B4729D" w:rsidP="00365CD0" w:rsidRDefault="00B4729D" w14:paraId="734EBBA9" w14:textId="1E15B7BB">
      <w:pPr>
        <w:tabs>
          <w:tab w:val="left" w:pos="1245"/>
        </w:tabs>
        <w:jc w:val="both"/>
        <w:rPr>
          <w:b/>
          <w:sz w:val="24"/>
          <w:szCs w:val="24"/>
        </w:rPr>
      </w:pPr>
      <w:r w:rsidRPr="00B4729D">
        <w:rPr>
          <w:b/>
          <w:sz w:val="24"/>
          <w:szCs w:val="24"/>
        </w:rPr>
        <w:t>Small Grant to Increase Women's Cooperatives' Capacity to Function as Agro-dealers</w:t>
      </w:r>
      <w:r w:rsidR="0055495A">
        <w:rPr>
          <w:b/>
          <w:sz w:val="24"/>
          <w:szCs w:val="24"/>
        </w:rPr>
        <w:t xml:space="preserve"> ($30,000)</w:t>
      </w:r>
    </w:p>
    <w:p w:rsidRPr="009E6F82" w:rsidR="009E6F82" w:rsidP="00365CD0" w:rsidRDefault="009E6F82" w14:paraId="62E9D5BC" w14:textId="65EBF00E">
      <w:pPr>
        <w:ind w:right="142"/>
        <w:jc w:val="both"/>
        <w:rPr>
          <w:sz w:val="24"/>
          <w:szCs w:val="24"/>
        </w:rPr>
      </w:pPr>
      <w:r>
        <w:rPr>
          <w:sz w:val="24"/>
          <w:szCs w:val="24"/>
        </w:rPr>
        <w:t xml:space="preserve">POA will provide </w:t>
      </w:r>
      <w:r w:rsidR="00466007">
        <w:rPr>
          <w:sz w:val="24"/>
          <w:szCs w:val="24"/>
        </w:rPr>
        <w:t xml:space="preserve">10 grants to women cooperatives </w:t>
      </w:r>
      <w:r w:rsidR="005A305C">
        <w:rPr>
          <w:sz w:val="24"/>
          <w:szCs w:val="24"/>
        </w:rPr>
        <w:t xml:space="preserve">in the amount </w:t>
      </w:r>
      <w:r w:rsidR="00A90F63">
        <w:rPr>
          <w:sz w:val="24"/>
          <w:szCs w:val="24"/>
        </w:rPr>
        <w:t xml:space="preserve">of $3,000 to </w:t>
      </w:r>
      <w:r w:rsidR="009C41A1">
        <w:rPr>
          <w:sz w:val="24"/>
          <w:szCs w:val="24"/>
        </w:rPr>
        <w:t>improve their storage infrastructure and purchase key inputs for business start-</w:t>
      </w:r>
      <w:r w:rsidR="00B12748">
        <w:rPr>
          <w:sz w:val="24"/>
          <w:szCs w:val="24"/>
        </w:rPr>
        <w:t>ups.</w:t>
      </w:r>
    </w:p>
    <w:p w:rsidR="0055495A" w:rsidP="00365CD0" w:rsidRDefault="0055495A" w14:paraId="62889DED" w14:textId="77777777">
      <w:pPr>
        <w:tabs>
          <w:tab w:val="left" w:pos="1245"/>
        </w:tabs>
        <w:jc w:val="both"/>
        <w:rPr>
          <w:b/>
          <w:sz w:val="24"/>
          <w:szCs w:val="24"/>
        </w:rPr>
      </w:pPr>
    </w:p>
    <w:p w:rsidRPr="002D515F" w:rsidR="002D515F" w:rsidP="00365CD0" w:rsidRDefault="002D515F" w14:paraId="302290B5" w14:textId="770E07B3">
      <w:pPr>
        <w:tabs>
          <w:tab w:val="left" w:pos="1245"/>
        </w:tabs>
        <w:ind w:left="540" w:hanging="540"/>
        <w:jc w:val="both"/>
        <w:rPr>
          <w:bCs/>
          <w:sz w:val="24"/>
          <w:szCs w:val="24"/>
        </w:rPr>
      </w:pPr>
      <w:r w:rsidRPr="00F03649">
        <w:rPr>
          <w:bCs/>
          <w:sz w:val="24"/>
          <w:szCs w:val="24"/>
        </w:rPr>
        <w:t xml:space="preserve">POA will implement the following </w:t>
      </w:r>
      <w:r>
        <w:rPr>
          <w:bCs/>
          <w:sz w:val="24"/>
          <w:szCs w:val="24"/>
        </w:rPr>
        <w:t>training activities</w:t>
      </w:r>
      <w:r w:rsidRPr="00F03649">
        <w:rPr>
          <w:bCs/>
          <w:sz w:val="24"/>
          <w:szCs w:val="24"/>
        </w:rPr>
        <w:t>:</w:t>
      </w:r>
    </w:p>
    <w:p w:rsidRPr="00B4729D" w:rsidR="002D515F" w:rsidP="00365CD0" w:rsidRDefault="002D515F" w14:paraId="26D2E0BD" w14:textId="77777777">
      <w:pPr>
        <w:tabs>
          <w:tab w:val="left" w:pos="1245"/>
        </w:tabs>
        <w:jc w:val="both"/>
        <w:rPr>
          <w:b/>
          <w:sz w:val="24"/>
          <w:szCs w:val="24"/>
        </w:rPr>
      </w:pPr>
    </w:p>
    <w:p w:rsidRPr="00AD2056" w:rsidR="00B4729D" w:rsidP="00365CD0" w:rsidRDefault="00B4729D" w14:paraId="2E824A77" w14:textId="652D7B08">
      <w:pPr>
        <w:tabs>
          <w:tab w:val="left" w:pos="1245"/>
        </w:tabs>
        <w:jc w:val="both"/>
        <w:rPr>
          <w:b/>
          <w:i/>
          <w:iCs/>
          <w:sz w:val="24"/>
          <w:szCs w:val="24"/>
        </w:rPr>
      </w:pPr>
      <w:r w:rsidRPr="00AD2056">
        <w:rPr>
          <w:b/>
          <w:i/>
          <w:iCs/>
          <w:sz w:val="24"/>
          <w:szCs w:val="24"/>
        </w:rPr>
        <w:t xml:space="preserve">Capacity Building Meetings to Increase Women’s Cooperatives’ Capacity </w:t>
      </w:r>
      <w:r w:rsidRPr="00AD2056" w:rsidR="0055495A">
        <w:rPr>
          <w:b/>
          <w:i/>
          <w:iCs/>
          <w:sz w:val="24"/>
          <w:szCs w:val="24"/>
        </w:rPr>
        <w:t>($4</w:t>
      </w:r>
      <w:r w:rsidR="00150EDC">
        <w:rPr>
          <w:b/>
          <w:i/>
          <w:iCs/>
          <w:sz w:val="24"/>
          <w:szCs w:val="24"/>
        </w:rPr>
        <w:t>4</w:t>
      </w:r>
      <w:r w:rsidRPr="00AD2056" w:rsidR="0055495A">
        <w:rPr>
          <w:b/>
          <w:i/>
          <w:iCs/>
          <w:sz w:val="24"/>
          <w:szCs w:val="24"/>
        </w:rPr>
        <w:t>,000)</w:t>
      </w:r>
    </w:p>
    <w:p w:rsidRPr="002C5FC4" w:rsidR="0055495A" w:rsidP="00365CD0" w:rsidRDefault="007C0E68" w14:paraId="4B42FCB3" w14:textId="5315CB84">
      <w:pPr>
        <w:tabs>
          <w:tab w:val="left" w:pos="1245"/>
        </w:tabs>
        <w:jc w:val="both"/>
        <w:rPr>
          <w:b/>
          <w:sz w:val="24"/>
          <w:szCs w:val="24"/>
        </w:rPr>
      </w:pPr>
      <w:r>
        <w:rPr>
          <w:sz w:val="24"/>
          <w:szCs w:val="24"/>
        </w:rPr>
        <w:t>One capacity</w:t>
      </w:r>
      <w:r w:rsidR="002C5FC4">
        <w:rPr>
          <w:sz w:val="24"/>
          <w:szCs w:val="24"/>
        </w:rPr>
        <w:t xml:space="preserve"> building meeting</w:t>
      </w:r>
      <w:r w:rsidR="00B01960">
        <w:rPr>
          <w:sz w:val="24"/>
          <w:szCs w:val="24"/>
        </w:rPr>
        <w:t xml:space="preserve"> per quarter for 10 cooperatives</w:t>
      </w:r>
      <w:r w:rsidRPr="002C5FC4" w:rsidR="002C5FC4">
        <w:rPr>
          <w:sz w:val="24"/>
          <w:szCs w:val="24"/>
        </w:rPr>
        <w:t xml:space="preserve"> h</w:t>
      </w:r>
      <w:r>
        <w:rPr>
          <w:sz w:val="24"/>
          <w:szCs w:val="24"/>
        </w:rPr>
        <w:t>as</w:t>
      </w:r>
      <w:r w:rsidRPr="002C5FC4" w:rsidR="002C5FC4">
        <w:rPr>
          <w:sz w:val="24"/>
          <w:szCs w:val="24"/>
        </w:rPr>
        <w:t xml:space="preserve"> been budgeted </w:t>
      </w:r>
      <w:r w:rsidR="009C515C">
        <w:rPr>
          <w:sz w:val="24"/>
          <w:szCs w:val="24"/>
        </w:rPr>
        <w:t>to support them in functioning as Agribusiness Hubs</w:t>
      </w:r>
      <w:r w:rsidRPr="002C5FC4" w:rsidR="002C5FC4">
        <w:rPr>
          <w:sz w:val="24"/>
          <w:szCs w:val="24"/>
        </w:rPr>
        <w:t xml:space="preserve">. The </w:t>
      </w:r>
      <w:r w:rsidR="009C515C">
        <w:rPr>
          <w:sz w:val="24"/>
          <w:szCs w:val="24"/>
        </w:rPr>
        <w:t>meetings</w:t>
      </w:r>
      <w:r w:rsidRPr="002C5FC4" w:rsidR="002C5FC4">
        <w:rPr>
          <w:sz w:val="24"/>
          <w:szCs w:val="24"/>
        </w:rPr>
        <w:t xml:space="preserve"> will take place in Y2</w:t>
      </w:r>
      <w:r w:rsidR="00BA591B">
        <w:rPr>
          <w:sz w:val="24"/>
          <w:szCs w:val="24"/>
        </w:rPr>
        <w:t xml:space="preserve"> and Y3</w:t>
      </w:r>
      <w:r w:rsidRPr="002C5FC4" w:rsidR="002C5FC4">
        <w:rPr>
          <w:sz w:val="24"/>
          <w:szCs w:val="24"/>
        </w:rPr>
        <w:t xml:space="preserve">. </w:t>
      </w:r>
    </w:p>
    <w:p w:rsidRPr="00B4729D" w:rsidR="0055495A" w:rsidP="00365CD0" w:rsidRDefault="0055495A" w14:paraId="6B47D3E1" w14:textId="77777777">
      <w:pPr>
        <w:tabs>
          <w:tab w:val="left" w:pos="1245"/>
        </w:tabs>
        <w:jc w:val="both"/>
        <w:rPr>
          <w:b/>
          <w:sz w:val="24"/>
          <w:szCs w:val="24"/>
        </w:rPr>
      </w:pPr>
    </w:p>
    <w:p w:rsidRPr="00AD2056" w:rsidR="00B4729D" w:rsidP="00365CD0" w:rsidRDefault="00B4729D" w14:paraId="576F8BAC" w14:textId="38715898">
      <w:pPr>
        <w:tabs>
          <w:tab w:val="left" w:pos="1245"/>
        </w:tabs>
        <w:jc w:val="both"/>
        <w:rPr>
          <w:b/>
          <w:i/>
          <w:iCs/>
          <w:sz w:val="24"/>
          <w:szCs w:val="24"/>
        </w:rPr>
      </w:pPr>
      <w:r w:rsidRPr="00AD2056">
        <w:rPr>
          <w:b/>
          <w:i/>
          <w:iCs/>
          <w:sz w:val="24"/>
          <w:szCs w:val="24"/>
        </w:rPr>
        <w:t>Capacity Building Meetings to Increase Existing Agro-dealers Capacity</w:t>
      </w:r>
      <w:r w:rsidRPr="00AD2056" w:rsidR="0055495A">
        <w:rPr>
          <w:b/>
          <w:i/>
          <w:iCs/>
          <w:sz w:val="24"/>
          <w:szCs w:val="24"/>
        </w:rPr>
        <w:t xml:space="preserve"> ($12,000)</w:t>
      </w:r>
    </w:p>
    <w:p w:rsidRPr="002C5FC4" w:rsidR="00B7710A" w:rsidP="00365CD0" w:rsidRDefault="00700FC1" w14:paraId="4561458A" w14:textId="01659161">
      <w:pPr>
        <w:tabs>
          <w:tab w:val="left" w:pos="1245"/>
        </w:tabs>
        <w:jc w:val="both"/>
        <w:rPr>
          <w:b/>
          <w:sz w:val="24"/>
          <w:szCs w:val="24"/>
        </w:rPr>
      </w:pPr>
      <w:r>
        <w:rPr>
          <w:sz w:val="24"/>
          <w:szCs w:val="24"/>
        </w:rPr>
        <w:t>Two</w:t>
      </w:r>
      <w:r w:rsidR="00B7710A">
        <w:rPr>
          <w:sz w:val="24"/>
          <w:szCs w:val="24"/>
        </w:rPr>
        <w:t xml:space="preserve"> capacity</w:t>
      </w:r>
      <w:r w:rsidR="00B65941">
        <w:rPr>
          <w:sz w:val="24"/>
          <w:szCs w:val="24"/>
        </w:rPr>
        <w:t>-</w:t>
      </w:r>
      <w:r w:rsidR="00B7710A">
        <w:rPr>
          <w:sz w:val="24"/>
          <w:szCs w:val="24"/>
        </w:rPr>
        <w:t>building meeting</w:t>
      </w:r>
      <w:r w:rsidR="00B65941">
        <w:rPr>
          <w:sz w:val="24"/>
          <w:szCs w:val="24"/>
        </w:rPr>
        <w:t>s</w:t>
      </w:r>
      <w:r w:rsidR="00B7710A">
        <w:rPr>
          <w:sz w:val="24"/>
          <w:szCs w:val="24"/>
        </w:rPr>
        <w:t xml:space="preserve"> per </w:t>
      </w:r>
      <w:r>
        <w:rPr>
          <w:sz w:val="24"/>
          <w:szCs w:val="24"/>
        </w:rPr>
        <w:t>year</w:t>
      </w:r>
      <w:r w:rsidR="00B7710A">
        <w:rPr>
          <w:sz w:val="24"/>
          <w:szCs w:val="24"/>
        </w:rPr>
        <w:t xml:space="preserve"> for </w:t>
      </w:r>
      <w:r>
        <w:rPr>
          <w:sz w:val="24"/>
          <w:szCs w:val="24"/>
        </w:rPr>
        <w:t>3</w:t>
      </w:r>
      <w:r w:rsidR="00B7710A">
        <w:rPr>
          <w:sz w:val="24"/>
          <w:szCs w:val="24"/>
        </w:rPr>
        <w:t xml:space="preserve"> </w:t>
      </w:r>
      <w:r w:rsidR="00B65941">
        <w:rPr>
          <w:sz w:val="24"/>
          <w:szCs w:val="24"/>
        </w:rPr>
        <w:t>cities</w:t>
      </w:r>
      <w:r w:rsidRPr="002C5FC4" w:rsidR="00B7710A">
        <w:rPr>
          <w:sz w:val="24"/>
          <w:szCs w:val="24"/>
        </w:rPr>
        <w:t xml:space="preserve"> h</w:t>
      </w:r>
      <w:r w:rsidR="00B7710A">
        <w:rPr>
          <w:sz w:val="24"/>
          <w:szCs w:val="24"/>
        </w:rPr>
        <w:t>a</w:t>
      </w:r>
      <w:r w:rsidR="00B65941">
        <w:rPr>
          <w:sz w:val="24"/>
          <w:szCs w:val="24"/>
        </w:rPr>
        <w:t>ve</w:t>
      </w:r>
      <w:r w:rsidRPr="002C5FC4" w:rsidR="00B7710A">
        <w:rPr>
          <w:sz w:val="24"/>
          <w:szCs w:val="24"/>
        </w:rPr>
        <w:t xml:space="preserve"> been budgeted </w:t>
      </w:r>
      <w:r w:rsidR="00B7710A">
        <w:rPr>
          <w:sz w:val="24"/>
          <w:szCs w:val="24"/>
        </w:rPr>
        <w:t xml:space="preserve">to </w:t>
      </w:r>
      <w:r w:rsidR="00644D20">
        <w:rPr>
          <w:sz w:val="24"/>
          <w:szCs w:val="24"/>
        </w:rPr>
        <w:t xml:space="preserve">enhance the capabilities of promising </w:t>
      </w:r>
      <w:r w:rsidR="00941E53">
        <w:rPr>
          <w:sz w:val="24"/>
          <w:szCs w:val="24"/>
        </w:rPr>
        <w:t xml:space="preserve">or innovative </w:t>
      </w:r>
      <w:r w:rsidR="00644D20">
        <w:rPr>
          <w:sz w:val="24"/>
          <w:szCs w:val="24"/>
        </w:rPr>
        <w:t>early-stage agro-dealers</w:t>
      </w:r>
      <w:r w:rsidRPr="002C5FC4" w:rsidR="00B7710A">
        <w:rPr>
          <w:sz w:val="24"/>
          <w:szCs w:val="24"/>
        </w:rPr>
        <w:t xml:space="preserve">. The </w:t>
      </w:r>
      <w:r w:rsidR="00B7710A">
        <w:rPr>
          <w:sz w:val="24"/>
          <w:szCs w:val="24"/>
        </w:rPr>
        <w:t>meetings</w:t>
      </w:r>
      <w:r w:rsidRPr="002C5FC4" w:rsidR="00B7710A">
        <w:rPr>
          <w:sz w:val="24"/>
          <w:szCs w:val="24"/>
        </w:rPr>
        <w:t xml:space="preserve"> will take place in Y2</w:t>
      </w:r>
      <w:r w:rsidR="00B7710A">
        <w:rPr>
          <w:sz w:val="24"/>
          <w:szCs w:val="24"/>
        </w:rPr>
        <w:t xml:space="preserve"> and Y3</w:t>
      </w:r>
      <w:r w:rsidRPr="002C5FC4" w:rsidR="00B7710A">
        <w:rPr>
          <w:sz w:val="24"/>
          <w:szCs w:val="24"/>
        </w:rPr>
        <w:t xml:space="preserve">. </w:t>
      </w:r>
    </w:p>
    <w:p w:rsidRPr="00B4729D" w:rsidR="0055495A" w:rsidP="00365CD0" w:rsidRDefault="0055495A" w14:paraId="39234F62" w14:textId="77777777">
      <w:pPr>
        <w:tabs>
          <w:tab w:val="left" w:pos="1245"/>
        </w:tabs>
        <w:jc w:val="both"/>
        <w:rPr>
          <w:b/>
          <w:sz w:val="24"/>
          <w:szCs w:val="24"/>
        </w:rPr>
      </w:pPr>
    </w:p>
    <w:p w:rsidR="00B4729D" w:rsidP="00365CD0" w:rsidRDefault="00B4729D" w14:paraId="6D4E3A85" w14:textId="20458B8C">
      <w:pPr>
        <w:tabs>
          <w:tab w:val="left" w:pos="1245"/>
        </w:tabs>
        <w:jc w:val="both"/>
        <w:rPr>
          <w:b/>
          <w:sz w:val="24"/>
          <w:szCs w:val="24"/>
        </w:rPr>
      </w:pPr>
      <w:r w:rsidRPr="00AD2056">
        <w:rPr>
          <w:b/>
          <w:i/>
          <w:iCs/>
          <w:sz w:val="24"/>
          <w:szCs w:val="24"/>
        </w:rPr>
        <w:t xml:space="preserve">PASP Certification </w:t>
      </w:r>
      <w:r w:rsidRPr="00AD2056" w:rsidR="000C4716">
        <w:rPr>
          <w:b/>
          <w:i/>
          <w:iCs/>
          <w:sz w:val="24"/>
          <w:szCs w:val="24"/>
        </w:rPr>
        <w:t>Program</w:t>
      </w:r>
      <w:r w:rsidRPr="00AD2056" w:rsidR="0055495A">
        <w:rPr>
          <w:b/>
          <w:i/>
          <w:iCs/>
          <w:sz w:val="24"/>
          <w:szCs w:val="24"/>
        </w:rPr>
        <w:t xml:space="preserve"> ($</w:t>
      </w:r>
      <w:r w:rsidRPr="00AD2056" w:rsidR="00FC5DF8">
        <w:rPr>
          <w:b/>
          <w:i/>
          <w:iCs/>
          <w:sz w:val="24"/>
          <w:szCs w:val="24"/>
        </w:rPr>
        <w:t>36,000</w:t>
      </w:r>
      <w:r w:rsidR="00FC5DF8">
        <w:rPr>
          <w:b/>
          <w:sz w:val="24"/>
          <w:szCs w:val="24"/>
        </w:rPr>
        <w:t>)</w:t>
      </w:r>
    </w:p>
    <w:p w:rsidRPr="00856F9E" w:rsidR="00FC5DF8" w:rsidP="00365CD0" w:rsidRDefault="00AF102F" w14:paraId="5DC93015" w14:textId="6CD56AAB">
      <w:pPr>
        <w:tabs>
          <w:tab w:val="left" w:pos="1245"/>
        </w:tabs>
        <w:jc w:val="both"/>
        <w:rPr>
          <w:bCs/>
          <w:sz w:val="24"/>
          <w:szCs w:val="24"/>
        </w:rPr>
      </w:pPr>
      <w:r>
        <w:rPr>
          <w:bCs/>
          <w:sz w:val="24"/>
          <w:szCs w:val="24"/>
        </w:rPr>
        <w:t>POA is estimating $1,500 per week</w:t>
      </w:r>
      <w:r w:rsidR="00126B22">
        <w:rPr>
          <w:bCs/>
          <w:sz w:val="24"/>
          <w:szCs w:val="24"/>
        </w:rPr>
        <w:t xml:space="preserve"> for 8 weeks each year for</w:t>
      </w:r>
      <w:r w:rsidR="00B7161A">
        <w:rPr>
          <w:bCs/>
          <w:sz w:val="24"/>
          <w:szCs w:val="24"/>
        </w:rPr>
        <w:t xml:space="preserve"> materials and venue costs for the </w:t>
      </w:r>
      <w:r w:rsidR="000C4716">
        <w:rPr>
          <w:bCs/>
          <w:sz w:val="24"/>
          <w:szCs w:val="24"/>
        </w:rPr>
        <w:t>implementation of the PASP Certification Program in Y2-Y4.</w:t>
      </w:r>
      <w:r w:rsidR="002D6D99">
        <w:rPr>
          <w:bCs/>
          <w:sz w:val="24"/>
          <w:szCs w:val="24"/>
        </w:rPr>
        <w:t xml:space="preserve"> </w:t>
      </w:r>
      <w:r w:rsidRPr="00A83B60" w:rsidR="00A83B60">
        <w:rPr>
          <w:bCs/>
          <w:sz w:val="24"/>
          <w:szCs w:val="24"/>
        </w:rPr>
        <w:t>The PASP certification program cost is based quotes from ISET on a venue rental cost (including A/V equipment) of $250/day x 5 days a week for a total of $1,250, plus an additional $250 for printing and other training materials a week.</w:t>
      </w:r>
    </w:p>
    <w:p w:rsidRPr="00B4729D" w:rsidR="00FC5DF8" w:rsidP="00365CD0" w:rsidRDefault="00FC5DF8" w14:paraId="4CD2CD62" w14:textId="77777777">
      <w:pPr>
        <w:tabs>
          <w:tab w:val="left" w:pos="1245"/>
        </w:tabs>
        <w:jc w:val="both"/>
        <w:rPr>
          <w:b/>
          <w:sz w:val="24"/>
          <w:szCs w:val="24"/>
        </w:rPr>
      </w:pPr>
    </w:p>
    <w:p w:rsidRPr="00AD2056" w:rsidR="00B4729D" w:rsidP="00365CD0" w:rsidRDefault="00B4729D" w14:paraId="6D27F5E0" w14:textId="76C6501A">
      <w:pPr>
        <w:tabs>
          <w:tab w:val="left" w:pos="1245"/>
        </w:tabs>
        <w:jc w:val="both"/>
        <w:rPr>
          <w:b/>
          <w:i/>
          <w:iCs/>
          <w:sz w:val="24"/>
          <w:szCs w:val="24"/>
        </w:rPr>
      </w:pPr>
      <w:r w:rsidRPr="00AD2056">
        <w:rPr>
          <w:b/>
          <w:i/>
          <w:iCs/>
          <w:sz w:val="24"/>
          <w:szCs w:val="24"/>
        </w:rPr>
        <w:t>Course on Agricultural Mechanization</w:t>
      </w:r>
      <w:r w:rsidRPr="00AD2056" w:rsidR="00FC5DF8">
        <w:rPr>
          <w:b/>
          <w:i/>
          <w:iCs/>
          <w:sz w:val="24"/>
          <w:szCs w:val="24"/>
        </w:rPr>
        <w:t xml:space="preserve"> ($</w:t>
      </w:r>
      <w:r w:rsidR="003C5DD4">
        <w:rPr>
          <w:b/>
          <w:i/>
          <w:iCs/>
          <w:sz w:val="24"/>
          <w:szCs w:val="24"/>
        </w:rPr>
        <w:t>10</w:t>
      </w:r>
      <w:r w:rsidRPr="00AD2056" w:rsidR="00FC5DF8">
        <w:rPr>
          <w:b/>
          <w:i/>
          <w:iCs/>
          <w:sz w:val="24"/>
          <w:szCs w:val="24"/>
        </w:rPr>
        <w:t>0,000)</w:t>
      </w:r>
    </w:p>
    <w:p w:rsidR="004C36A2" w:rsidP="00365CD0" w:rsidRDefault="006524E4" w14:paraId="7D4FBCBA" w14:textId="55CF35F2">
      <w:pPr>
        <w:tabs>
          <w:tab w:val="left" w:pos="1245"/>
        </w:tabs>
        <w:jc w:val="both"/>
        <w:rPr>
          <w:bCs/>
          <w:sz w:val="24"/>
          <w:szCs w:val="24"/>
        </w:rPr>
      </w:pPr>
      <w:r>
        <w:rPr>
          <w:bCs/>
          <w:sz w:val="24"/>
          <w:szCs w:val="24"/>
        </w:rPr>
        <w:t xml:space="preserve">One </w:t>
      </w:r>
      <w:r w:rsidR="0094623C">
        <w:rPr>
          <w:bCs/>
          <w:sz w:val="24"/>
          <w:szCs w:val="24"/>
        </w:rPr>
        <w:t xml:space="preserve">course on agriculture </w:t>
      </w:r>
      <w:r w:rsidR="007A39B6">
        <w:rPr>
          <w:bCs/>
          <w:sz w:val="24"/>
          <w:szCs w:val="24"/>
        </w:rPr>
        <w:t>mechanization has been budgeted</w:t>
      </w:r>
      <w:r w:rsidR="00745C84">
        <w:rPr>
          <w:bCs/>
          <w:sz w:val="24"/>
          <w:szCs w:val="24"/>
        </w:rPr>
        <w:t xml:space="preserve"> and</w:t>
      </w:r>
      <w:r w:rsidR="0093200D">
        <w:rPr>
          <w:bCs/>
          <w:sz w:val="24"/>
          <w:szCs w:val="24"/>
        </w:rPr>
        <w:t xml:space="preserve"> split into Y1 and Y2</w:t>
      </w:r>
      <w:r w:rsidR="000649E0">
        <w:rPr>
          <w:bCs/>
          <w:sz w:val="24"/>
          <w:szCs w:val="24"/>
        </w:rPr>
        <w:t xml:space="preserve">. </w:t>
      </w:r>
      <w:r w:rsidR="00D15DB6">
        <w:rPr>
          <w:bCs/>
          <w:sz w:val="24"/>
          <w:szCs w:val="24"/>
        </w:rPr>
        <w:t xml:space="preserve">The estimated </w:t>
      </w:r>
      <w:r w:rsidR="009500A4">
        <w:rPr>
          <w:bCs/>
          <w:sz w:val="24"/>
          <w:szCs w:val="24"/>
        </w:rPr>
        <w:t>cost</w:t>
      </w:r>
      <w:r w:rsidRPr="00057418" w:rsidR="00D15DB6">
        <w:rPr>
          <w:bCs/>
          <w:sz w:val="24"/>
          <w:szCs w:val="24"/>
        </w:rPr>
        <w:t xml:space="preserve"> </w:t>
      </w:r>
      <w:r w:rsidR="00A14509">
        <w:rPr>
          <w:bCs/>
          <w:sz w:val="24"/>
          <w:szCs w:val="24"/>
        </w:rPr>
        <w:t>includes</w:t>
      </w:r>
      <w:r w:rsidR="00D15DB6">
        <w:rPr>
          <w:bCs/>
          <w:sz w:val="24"/>
          <w:szCs w:val="24"/>
        </w:rPr>
        <w:t xml:space="preserve"> </w:t>
      </w:r>
      <w:r w:rsidR="00A14509">
        <w:rPr>
          <w:bCs/>
          <w:sz w:val="24"/>
          <w:szCs w:val="24"/>
        </w:rPr>
        <w:t>trainers, venue, food, materials, and transportation costs. The</w:t>
      </w:r>
      <w:r w:rsidR="00320FE3">
        <w:rPr>
          <w:bCs/>
          <w:sz w:val="24"/>
          <w:szCs w:val="24"/>
        </w:rPr>
        <w:t xml:space="preserve"> c</w:t>
      </w:r>
      <w:r w:rsidR="003D297B">
        <w:rPr>
          <w:bCs/>
          <w:sz w:val="24"/>
          <w:szCs w:val="24"/>
        </w:rPr>
        <w:t>ourse will improve technical institutions’ capacity to educate students in agricultural mechanization.</w:t>
      </w:r>
      <w:r w:rsidR="00A83B60">
        <w:rPr>
          <w:bCs/>
          <w:sz w:val="24"/>
          <w:szCs w:val="24"/>
        </w:rPr>
        <w:t xml:space="preserve"> </w:t>
      </w:r>
      <w:r w:rsidRPr="00A83B60" w:rsidR="00A83B60">
        <w:rPr>
          <w:bCs/>
          <w:sz w:val="24"/>
          <w:szCs w:val="24"/>
        </w:rPr>
        <w:t>The cost for the course on agricultural mechanization was based on an estimated provided from CAT</w:t>
      </w:r>
      <w:r w:rsidR="00A83B60">
        <w:rPr>
          <w:bCs/>
          <w:sz w:val="24"/>
          <w:szCs w:val="24"/>
        </w:rPr>
        <w:t xml:space="preserve"> which was </w:t>
      </w:r>
      <w:r w:rsidRPr="00A83B60" w:rsidR="00A83B60">
        <w:rPr>
          <w:bCs/>
          <w:sz w:val="24"/>
          <w:szCs w:val="24"/>
        </w:rPr>
        <w:t>the cost for similar courses conducted in the region.</w:t>
      </w:r>
      <w:r w:rsidR="00820092">
        <w:rPr>
          <w:bCs/>
          <w:sz w:val="24"/>
          <w:szCs w:val="24"/>
        </w:rPr>
        <w:t xml:space="preserve"> </w:t>
      </w:r>
    </w:p>
    <w:p w:rsidRPr="00B4729D" w:rsidR="00FC5DF8" w:rsidP="00365CD0" w:rsidRDefault="00FC5DF8" w14:paraId="42F65682" w14:textId="77777777">
      <w:pPr>
        <w:tabs>
          <w:tab w:val="left" w:pos="1245"/>
        </w:tabs>
        <w:jc w:val="both"/>
        <w:rPr>
          <w:b/>
          <w:sz w:val="24"/>
          <w:szCs w:val="24"/>
        </w:rPr>
      </w:pPr>
    </w:p>
    <w:p w:rsidRPr="00AD2056" w:rsidR="00B4729D" w:rsidP="00365CD0" w:rsidRDefault="00B4729D" w14:paraId="3110926E" w14:textId="43D71C4A">
      <w:pPr>
        <w:tabs>
          <w:tab w:val="left" w:pos="1245"/>
        </w:tabs>
        <w:jc w:val="both"/>
        <w:rPr>
          <w:b/>
          <w:i/>
          <w:iCs/>
          <w:sz w:val="24"/>
          <w:szCs w:val="24"/>
        </w:rPr>
      </w:pPr>
      <w:r w:rsidRPr="00AD2056">
        <w:rPr>
          <w:b/>
          <w:i/>
          <w:iCs/>
          <w:sz w:val="24"/>
          <w:szCs w:val="24"/>
        </w:rPr>
        <w:t>Develop Training Materials to Increase Women’s Cooperatives’ &amp; Existing Agro-dealers Capacity (Printing &amp; Translation)</w:t>
      </w:r>
      <w:r w:rsidRPr="00AD2056" w:rsidR="00FC5DF8">
        <w:rPr>
          <w:b/>
          <w:i/>
          <w:iCs/>
          <w:sz w:val="24"/>
          <w:szCs w:val="24"/>
        </w:rPr>
        <w:t xml:space="preserve"> ($15,000)</w:t>
      </w:r>
    </w:p>
    <w:p w:rsidRPr="00A50176" w:rsidR="00FC5DF8" w:rsidP="00365CD0" w:rsidRDefault="007536A0" w14:paraId="4378072E" w14:textId="761DE9D8">
      <w:pPr>
        <w:tabs>
          <w:tab w:val="left" w:pos="1245"/>
        </w:tabs>
        <w:jc w:val="both"/>
        <w:rPr>
          <w:bCs/>
          <w:sz w:val="24"/>
          <w:szCs w:val="24"/>
        </w:rPr>
      </w:pPr>
      <w:r w:rsidRPr="00A50176">
        <w:rPr>
          <w:bCs/>
          <w:sz w:val="24"/>
          <w:szCs w:val="24"/>
        </w:rPr>
        <w:t xml:space="preserve">POA </w:t>
      </w:r>
      <w:r w:rsidR="00E15E81">
        <w:rPr>
          <w:bCs/>
          <w:sz w:val="24"/>
          <w:szCs w:val="24"/>
        </w:rPr>
        <w:t xml:space="preserve">will </w:t>
      </w:r>
      <w:r w:rsidR="00312CAD">
        <w:rPr>
          <w:bCs/>
          <w:sz w:val="24"/>
          <w:szCs w:val="24"/>
        </w:rPr>
        <w:t>print and translate</w:t>
      </w:r>
      <w:r w:rsidR="00E15E81">
        <w:rPr>
          <w:bCs/>
          <w:sz w:val="24"/>
          <w:szCs w:val="24"/>
        </w:rPr>
        <w:t xml:space="preserve"> training materials </w:t>
      </w:r>
      <w:r w:rsidR="00E62053">
        <w:rPr>
          <w:bCs/>
          <w:sz w:val="24"/>
          <w:szCs w:val="24"/>
        </w:rPr>
        <w:t xml:space="preserve">into multiple languages </w:t>
      </w:r>
      <w:r w:rsidR="00E15E81">
        <w:rPr>
          <w:bCs/>
          <w:sz w:val="24"/>
          <w:szCs w:val="24"/>
        </w:rPr>
        <w:t xml:space="preserve">to increase women’s </w:t>
      </w:r>
      <w:r w:rsidR="00722B32">
        <w:rPr>
          <w:bCs/>
          <w:sz w:val="24"/>
          <w:szCs w:val="24"/>
        </w:rPr>
        <w:t>cooperatives</w:t>
      </w:r>
      <w:r w:rsidR="00E15E81">
        <w:rPr>
          <w:bCs/>
          <w:sz w:val="24"/>
          <w:szCs w:val="24"/>
        </w:rPr>
        <w:t xml:space="preserve"> and existing agro-</w:t>
      </w:r>
      <w:r w:rsidR="00722B32">
        <w:rPr>
          <w:bCs/>
          <w:sz w:val="24"/>
          <w:szCs w:val="24"/>
        </w:rPr>
        <w:t>dealers</w:t>
      </w:r>
      <w:r w:rsidR="00E15E81">
        <w:rPr>
          <w:bCs/>
          <w:sz w:val="24"/>
          <w:szCs w:val="24"/>
        </w:rPr>
        <w:t xml:space="preserve"> capacity </w:t>
      </w:r>
      <w:r w:rsidR="00312CAD">
        <w:rPr>
          <w:bCs/>
          <w:sz w:val="24"/>
          <w:szCs w:val="24"/>
        </w:rPr>
        <w:t>for a total of $15,000 in Y2.</w:t>
      </w:r>
    </w:p>
    <w:p w:rsidRPr="00B4729D" w:rsidR="00FC5DF8" w:rsidP="00365CD0" w:rsidRDefault="00FC5DF8" w14:paraId="30AAE3B9" w14:textId="77777777">
      <w:pPr>
        <w:tabs>
          <w:tab w:val="left" w:pos="1245"/>
        </w:tabs>
        <w:jc w:val="both"/>
        <w:rPr>
          <w:b/>
          <w:sz w:val="24"/>
          <w:szCs w:val="24"/>
        </w:rPr>
      </w:pPr>
    </w:p>
    <w:p w:rsidRPr="00AD2056" w:rsidR="00B4729D" w:rsidP="00365CD0" w:rsidRDefault="00B4729D" w14:paraId="63CE49C5" w14:textId="5CF3395E">
      <w:pPr>
        <w:tabs>
          <w:tab w:val="left" w:pos="1245"/>
        </w:tabs>
        <w:jc w:val="both"/>
        <w:rPr>
          <w:b/>
          <w:i/>
          <w:iCs/>
          <w:sz w:val="24"/>
          <w:szCs w:val="24"/>
        </w:rPr>
      </w:pPr>
      <w:r w:rsidRPr="00AD2056">
        <w:rPr>
          <w:b/>
          <w:i/>
          <w:iCs/>
          <w:sz w:val="24"/>
          <w:szCs w:val="24"/>
        </w:rPr>
        <w:t>Advertising to Facilitate Outgrower Models</w:t>
      </w:r>
      <w:r w:rsidRPr="00AD2056" w:rsidR="00B8006C">
        <w:rPr>
          <w:b/>
          <w:i/>
          <w:iCs/>
          <w:sz w:val="24"/>
          <w:szCs w:val="24"/>
        </w:rPr>
        <w:t xml:space="preserve"> ($</w:t>
      </w:r>
      <w:r w:rsidR="00CA3846">
        <w:rPr>
          <w:b/>
          <w:i/>
          <w:iCs/>
          <w:sz w:val="24"/>
          <w:szCs w:val="24"/>
        </w:rPr>
        <w:t>7</w:t>
      </w:r>
      <w:r w:rsidRPr="00AD2056" w:rsidR="00B8006C">
        <w:rPr>
          <w:b/>
          <w:i/>
          <w:iCs/>
          <w:sz w:val="24"/>
          <w:szCs w:val="24"/>
        </w:rPr>
        <w:t>,</w:t>
      </w:r>
      <w:r w:rsidR="00CA3846">
        <w:rPr>
          <w:b/>
          <w:i/>
          <w:iCs/>
          <w:sz w:val="24"/>
          <w:szCs w:val="24"/>
        </w:rPr>
        <w:t>5</w:t>
      </w:r>
      <w:r w:rsidR="00DF76A9">
        <w:rPr>
          <w:b/>
          <w:i/>
          <w:iCs/>
          <w:sz w:val="24"/>
          <w:szCs w:val="24"/>
        </w:rPr>
        <w:t>0</w:t>
      </w:r>
      <w:r w:rsidRPr="00AD2056" w:rsidR="00B8006C">
        <w:rPr>
          <w:b/>
          <w:i/>
          <w:iCs/>
          <w:sz w:val="24"/>
          <w:szCs w:val="24"/>
        </w:rPr>
        <w:t>0)</w:t>
      </w:r>
    </w:p>
    <w:p w:rsidRPr="00A50176" w:rsidR="00A61EA0" w:rsidP="00365CD0" w:rsidRDefault="00A61EA0" w14:paraId="43AD026C" w14:textId="63A80C46">
      <w:pPr>
        <w:tabs>
          <w:tab w:val="left" w:pos="1245"/>
        </w:tabs>
        <w:jc w:val="both"/>
        <w:rPr>
          <w:bCs/>
          <w:sz w:val="24"/>
          <w:szCs w:val="24"/>
        </w:rPr>
      </w:pPr>
      <w:r w:rsidRPr="00A50176">
        <w:rPr>
          <w:bCs/>
          <w:sz w:val="24"/>
          <w:szCs w:val="24"/>
        </w:rPr>
        <w:t>POA</w:t>
      </w:r>
      <w:r w:rsidR="00D64D9F">
        <w:rPr>
          <w:bCs/>
          <w:sz w:val="24"/>
          <w:szCs w:val="24"/>
        </w:rPr>
        <w:t xml:space="preserve"> </w:t>
      </w:r>
      <w:r w:rsidR="004C5D8D">
        <w:rPr>
          <w:bCs/>
          <w:sz w:val="24"/>
          <w:szCs w:val="24"/>
        </w:rPr>
        <w:t xml:space="preserve">will use advertising to </w:t>
      </w:r>
      <w:r w:rsidR="00EF4838">
        <w:rPr>
          <w:bCs/>
          <w:sz w:val="24"/>
          <w:szCs w:val="24"/>
        </w:rPr>
        <w:t xml:space="preserve">reach farmers and private </w:t>
      </w:r>
      <w:r w:rsidR="00722B32">
        <w:rPr>
          <w:bCs/>
          <w:sz w:val="24"/>
          <w:szCs w:val="24"/>
        </w:rPr>
        <w:t>sector</w:t>
      </w:r>
      <w:r w:rsidR="00EF4838">
        <w:rPr>
          <w:bCs/>
          <w:sz w:val="24"/>
          <w:szCs w:val="24"/>
        </w:rPr>
        <w:t xml:space="preserve"> partners to facilitate outg</w:t>
      </w:r>
      <w:r w:rsidR="00C00A7A">
        <w:rPr>
          <w:bCs/>
          <w:sz w:val="24"/>
          <w:szCs w:val="24"/>
        </w:rPr>
        <w:t>rower models in the tomato and carrot value chains</w:t>
      </w:r>
      <w:r w:rsidR="00800D04">
        <w:rPr>
          <w:bCs/>
          <w:sz w:val="24"/>
          <w:szCs w:val="24"/>
        </w:rPr>
        <w:t>. The estimate</w:t>
      </w:r>
      <w:r w:rsidR="0072089A">
        <w:rPr>
          <w:bCs/>
          <w:sz w:val="24"/>
          <w:szCs w:val="24"/>
        </w:rPr>
        <w:t xml:space="preserve"> is for $</w:t>
      </w:r>
      <w:r w:rsidR="00D10A17">
        <w:rPr>
          <w:bCs/>
          <w:sz w:val="24"/>
          <w:szCs w:val="24"/>
        </w:rPr>
        <w:t>2,</w:t>
      </w:r>
      <w:r w:rsidR="006D662E">
        <w:rPr>
          <w:bCs/>
          <w:sz w:val="24"/>
          <w:szCs w:val="24"/>
        </w:rPr>
        <w:t>500</w:t>
      </w:r>
      <w:r w:rsidR="0072089A">
        <w:rPr>
          <w:bCs/>
          <w:sz w:val="24"/>
          <w:szCs w:val="24"/>
        </w:rPr>
        <w:t xml:space="preserve"> per year in Y2-Y4.</w:t>
      </w:r>
    </w:p>
    <w:p w:rsidRPr="00B4729D" w:rsidR="00B8006C" w:rsidP="00365CD0" w:rsidRDefault="00B8006C" w14:paraId="1ABEFDF2" w14:textId="77777777">
      <w:pPr>
        <w:tabs>
          <w:tab w:val="left" w:pos="1245"/>
        </w:tabs>
        <w:jc w:val="both"/>
        <w:rPr>
          <w:b/>
          <w:sz w:val="24"/>
          <w:szCs w:val="24"/>
        </w:rPr>
      </w:pPr>
    </w:p>
    <w:p w:rsidRPr="00AD2056" w:rsidR="00B4729D" w:rsidP="00365CD0" w:rsidRDefault="00B4729D" w14:paraId="1132D8DA" w14:textId="70373307">
      <w:pPr>
        <w:tabs>
          <w:tab w:val="left" w:pos="1245"/>
        </w:tabs>
        <w:jc w:val="both"/>
        <w:rPr>
          <w:b/>
          <w:i/>
          <w:iCs/>
          <w:sz w:val="24"/>
          <w:szCs w:val="24"/>
        </w:rPr>
      </w:pPr>
      <w:r w:rsidRPr="00AD2056">
        <w:rPr>
          <w:b/>
          <w:i/>
          <w:iCs/>
          <w:sz w:val="24"/>
          <w:szCs w:val="24"/>
        </w:rPr>
        <w:t>Annual Agriculture Expo Event</w:t>
      </w:r>
      <w:r w:rsidRPr="00AD2056" w:rsidR="00B8006C">
        <w:rPr>
          <w:b/>
          <w:i/>
          <w:iCs/>
          <w:sz w:val="24"/>
          <w:szCs w:val="24"/>
        </w:rPr>
        <w:t xml:space="preserve"> ($</w:t>
      </w:r>
      <w:r w:rsidR="002510B1">
        <w:rPr>
          <w:b/>
          <w:i/>
          <w:iCs/>
          <w:sz w:val="24"/>
          <w:szCs w:val="24"/>
        </w:rPr>
        <w:t>37</w:t>
      </w:r>
      <w:r w:rsidRPr="00AD2056" w:rsidR="00B8006C">
        <w:rPr>
          <w:b/>
          <w:i/>
          <w:iCs/>
          <w:sz w:val="24"/>
          <w:szCs w:val="24"/>
        </w:rPr>
        <w:t>,</w:t>
      </w:r>
      <w:r w:rsidR="002510B1">
        <w:rPr>
          <w:b/>
          <w:i/>
          <w:iCs/>
          <w:sz w:val="24"/>
          <w:szCs w:val="24"/>
        </w:rPr>
        <w:t>5</w:t>
      </w:r>
      <w:r w:rsidRPr="00AD2056" w:rsidR="00B8006C">
        <w:rPr>
          <w:b/>
          <w:i/>
          <w:iCs/>
          <w:sz w:val="24"/>
          <w:szCs w:val="24"/>
        </w:rPr>
        <w:t>00)</w:t>
      </w:r>
    </w:p>
    <w:p w:rsidRPr="00D977C0" w:rsidR="00BB2C18" w:rsidP="00D977C0" w:rsidRDefault="002C4B7F" w14:paraId="451AA092" w14:textId="49730FC5">
      <w:pPr>
        <w:tabs>
          <w:tab w:val="left" w:pos="1245"/>
        </w:tabs>
        <w:jc w:val="both"/>
        <w:rPr>
          <w:bCs/>
          <w:sz w:val="24"/>
          <w:szCs w:val="24"/>
        </w:rPr>
      </w:pPr>
      <w:r w:rsidRPr="00673E16">
        <w:rPr>
          <w:bCs/>
          <w:sz w:val="24"/>
          <w:szCs w:val="24"/>
        </w:rPr>
        <w:t xml:space="preserve">Each </w:t>
      </w:r>
      <w:r w:rsidRPr="00673E16" w:rsidR="00FD50DD">
        <w:rPr>
          <w:bCs/>
          <w:sz w:val="24"/>
          <w:szCs w:val="24"/>
        </w:rPr>
        <w:t>E</w:t>
      </w:r>
      <w:r w:rsidRPr="00673E16">
        <w:rPr>
          <w:bCs/>
          <w:sz w:val="24"/>
          <w:szCs w:val="24"/>
        </w:rPr>
        <w:t>xpo will last</w:t>
      </w:r>
      <w:r w:rsidRPr="00966B4B">
        <w:rPr>
          <w:bCs/>
          <w:sz w:val="24"/>
          <w:szCs w:val="24"/>
        </w:rPr>
        <w:t xml:space="preserve"> </w:t>
      </w:r>
      <w:r w:rsidRPr="00966B4B" w:rsidR="00966B4B">
        <w:rPr>
          <w:bCs/>
          <w:sz w:val="24"/>
          <w:szCs w:val="24"/>
        </w:rPr>
        <w:t>2</w:t>
      </w:r>
      <w:r w:rsidRPr="00966B4B">
        <w:rPr>
          <w:bCs/>
          <w:sz w:val="24"/>
          <w:szCs w:val="24"/>
        </w:rPr>
        <w:t xml:space="preserve"> days</w:t>
      </w:r>
      <w:r w:rsidRPr="00673E16">
        <w:rPr>
          <w:bCs/>
          <w:sz w:val="24"/>
          <w:szCs w:val="24"/>
        </w:rPr>
        <w:t xml:space="preserve"> and hos</w:t>
      </w:r>
      <w:r w:rsidRPr="003861FE">
        <w:rPr>
          <w:bCs/>
          <w:sz w:val="24"/>
          <w:szCs w:val="24"/>
        </w:rPr>
        <w:t xml:space="preserve">t roughly </w:t>
      </w:r>
      <w:r w:rsidRPr="003861FE" w:rsidR="00CD33C2">
        <w:rPr>
          <w:bCs/>
          <w:sz w:val="24"/>
          <w:szCs w:val="24"/>
        </w:rPr>
        <w:t>3</w:t>
      </w:r>
      <w:r w:rsidRPr="003861FE" w:rsidR="003861FE">
        <w:rPr>
          <w:bCs/>
          <w:sz w:val="24"/>
          <w:szCs w:val="24"/>
        </w:rPr>
        <w:t>,</w:t>
      </w:r>
      <w:r w:rsidRPr="003861FE" w:rsidR="00CD33C2">
        <w:rPr>
          <w:bCs/>
          <w:sz w:val="24"/>
          <w:szCs w:val="24"/>
        </w:rPr>
        <w:t>000</w:t>
      </w:r>
      <w:r w:rsidRPr="003861FE">
        <w:rPr>
          <w:bCs/>
          <w:sz w:val="24"/>
          <w:szCs w:val="24"/>
        </w:rPr>
        <w:t xml:space="preserve"> attendees. The </w:t>
      </w:r>
      <w:r w:rsidRPr="003861FE" w:rsidR="00FD50DD">
        <w:rPr>
          <w:bCs/>
          <w:sz w:val="24"/>
          <w:szCs w:val="24"/>
        </w:rPr>
        <w:t>first E</w:t>
      </w:r>
      <w:r w:rsidRPr="00673E16" w:rsidR="00FD50DD">
        <w:rPr>
          <w:bCs/>
          <w:sz w:val="24"/>
          <w:szCs w:val="24"/>
        </w:rPr>
        <w:t xml:space="preserve">xpo will be </w:t>
      </w:r>
      <w:r w:rsidRPr="00673E16" w:rsidR="00803014">
        <w:rPr>
          <w:bCs/>
          <w:sz w:val="24"/>
          <w:szCs w:val="24"/>
        </w:rPr>
        <w:t xml:space="preserve">launched in Y2 and </w:t>
      </w:r>
      <w:r w:rsidR="00966B4B">
        <w:rPr>
          <w:bCs/>
          <w:sz w:val="24"/>
          <w:szCs w:val="24"/>
        </w:rPr>
        <w:t xml:space="preserve">will be </w:t>
      </w:r>
      <w:r w:rsidRPr="00673E16" w:rsidR="00803014">
        <w:rPr>
          <w:bCs/>
          <w:sz w:val="24"/>
          <w:szCs w:val="24"/>
        </w:rPr>
        <w:t xml:space="preserve">fully funded by the project. The second Expo in Y3 will be partly funded by the project </w:t>
      </w:r>
      <w:r w:rsidRPr="00673E16" w:rsidR="00A91AC3">
        <w:rPr>
          <w:bCs/>
          <w:sz w:val="24"/>
          <w:szCs w:val="24"/>
        </w:rPr>
        <w:t>as the responsibility is transferred to the National Horticulture Trade Association.</w:t>
      </w:r>
      <w:r w:rsidRPr="00673E16" w:rsidR="00673E16">
        <w:rPr>
          <w:bCs/>
          <w:sz w:val="24"/>
          <w:szCs w:val="24"/>
        </w:rPr>
        <w:t xml:space="preserve"> Costs include venue rental, materials, </w:t>
      </w:r>
      <w:r w:rsidR="00D64A1B">
        <w:rPr>
          <w:bCs/>
          <w:sz w:val="24"/>
          <w:szCs w:val="24"/>
        </w:rPr>
        <w:t xml:space="preserve">booths, </w:t>
      </w:r>
      <w:r w:rsidRPr="00673E16" w:rsidR="00673E16">
        <w:rPr>
          <w:bCs/>
          <w:sz w:val="24"/>
          <w:szCs w:val="24"/>
        </w:rPr>
        <w:t xml:space="preserve">per </w:t>
      </w:r>
      <w:r w:rsidRPr="11F2200F" w:rsidR="7C4C3CF5">
        <w:rPr>
          <w:sz w:val="24"/>
          <w:szCs w:val="24"/>
        </w:rPr>
        <w:t>die</w:t>
      </w:r>
      <w:r w:rsidRPr="11F2200F" w:rsidR="5B83AA68">
        <w:rPr>
          <w:sz w:val="24"/>
          <w:szCs w:val="24"/>
        </w:rPr>
        <w:t>m</w:t>
      </w:r>
      <w:r w:rsidRPr="00673E16" w:rsidR="00673E16">
        <w:rPr>
          <w:bCs/>
          <w:sz w:val="24"/>
          <w:szCs w:val="24"/>
        </w:rPr>
        <w:t>, transportation, etc.</w:t>
      </w:r>
      <w:r w:rsidR="00A83B60">
        <w:rPr>
          <w:bCs/>
          <w:sz w:val="24"/>
          <w:szCs w:val="24"/>
        </w:rPr>
        <w:t xml:space="preserve"> </w:t>
      </w:r>
      <w:r w:rsidRPr="00A83B60" w:rsidR="00A83B60">
        <w:rPr>
          <w:bCs/>
          <w:sz w:val="24"/>
          <w:szCs w:val="24"/>
        </w:rPr>
        <w:t xml:space="preserve">POA estimated the cost based on prior experience convening similar size events in the different regions we implement. The breakdown of the cost include $10,000/day x 2 days for a total of $20,000 for venue and booth costs which can accommodate 3,000 attendees. </w:t>
      </w:r>
      <w:r w:rsidR="00DC253A">
        <w:rPr>
          <w:bCs/>
          <w:sz w:val="24"/>
          <w:szCs w:val="24"/>
        </w:rPr>
        <w:t xml:space="preserve">POA budgeted an </w:t>
      </w:r>
      <w:proofErr w:type="gramStart"/>
      <w:r w:rsidR="00DC253A">
        <w:rPr>
          <w:bCs/>
          <w:sz w:val="24"/>
          <w:szCs w:val="24"/>
        </w:rPr>
        <w:t>additional,</w:t>
      </w:r>
      <w:proofErr w:type="gramEnd"/>
      <w:r w:rsidR="00DC253A">
        <w:rPr>
          <w:bCs/>
          <w:sz w:val="24"/>
          <w:szCs w:val="24"/>
        </w:rPr>
        <w:t xml:space="preserve"> </w:t>
      </w:r>
      <w:r w:rsidRPr="00A83B60" w:rsidR="00A83B60">
        <w:rPr>
          <w:bCs/>
          <w:sz w:val="24"/>
          <w:szCs w:val="24"/>
        </w:rPr>
        <w:t>$3,320 for materials, banners, flyers and other printed items</w:t>
      </w:r>
      <w:r w:rsidR="00DC253A">
        <w:rPr>
          <w:bCs/>
          <w:sz w:val="24"/>
          <w:szCs w:val="24"/>
        </w:rPr>
        <w:t xml:space="preserve">, </w:t>
      </w:r>
      <w:r w:rsidRPr="00A83B60" w:rsidR="00A83B60">
        <w:rPr>
          <w:bCs/>
          <w:sz w:val="24"/>
          <w:szCs w:val="24"/>
        </w:rPr>
        <w:t>$1,680 for transportation ($30/day x 2 days) and per diem ($40/day x 2 days) for 12 staff to attend the event.</w:t>
      </w:r>
    </w:p>
    <w:p w:rsidRPr="00EB26CB" w:rsidR="00303A32" w:rsidP="00365CD0" w:rsidRDefault="006D0811" w14:paraId="13B0F026" w14:textId="7BA0CE8F">
      <w:pPr>
        <w:pStyle w:val="4HeaderUSDAGreen"/>
        <w:jc w:val="both"/>
      </w:pPr>
      <w:r w:rsidRPr="00EB26CB">
        <w:t xml:space="preserve">Activity </w:t>
      </w:r>
      <w:r w:rsidRPr="00EB26CB" w:rsidR="009821CC">
        <w:t>4</w:t>
      </w:r>
      <w:r w:rsidRPr="00EB26CB">
        <w:t xml:space="preserve">: </w:t>
      </w:r>
      <w:r w:rsidRPr="00EB26CB" w:rsidR="00155800">
        <w:t>Build Capacity for Post-harvest</w:t>
      </w:r>
      <w:r w:rsidRPr="00EB26CB">
        <w:t xml:space="preserve"> – Total $</w:t>
      </w:r>
      <w:r w:rsidR="00324683">
        <w:t>3</w:t>
      </w:r>
      <w:r w:rsidRPr="00EB26CB" w:rsidR="00B41AAD">
        <w:t>,</w:t>
      </w:r>
      <w:r w:rsidR="00324683">
        <w:t>204013</w:t>
      </w:r>
      <w:r w:rsidRPr="00EB26CB" w:rsidR="6128C629">
        <w:t xml:space="preserve"> ($</w:t>
      </w:r>
      <w:r w:rsidR="00F05AE2">
        <w:t>2</w:t>
      </w:r>
      <w:r w:rsidRPr="00EB26CB" w:rsidR="004B1D4B">
        <w:t>,</w:t>
      </w:r>
      <w:r w:rsidR="005653F3">
        <w:t>604</w:t>
      </w:r>
      <w:r w:rsidR="00F05AE2">
        <w:t>,</w:t>
      </w:r>
      <w:r w:rsidR="005653F3">
        <w:t>013</w:t>
      </w:r>
      <w:r w:rsidRPr="00EB26CB" w:rsidR="6128C629">
        <w:t xml:space="preserve"> in monetization and $</w:t>
      </w:r>
      <w:r w:rsidR="00324683">
        <w:t>6</w:t>
      </w:r>
      <w:r w:rsidR="00F05AE2">
        <w:t>00</w:t>
      </w:r>
      <w:r w:rsidRPr="00EB26CB" w:rsidR="00152B32">
        <w:t>,000</w:t>
      </w:r>
      <w:r w:rsidRPr="00EB26CB" w:rsidR="6128C629">
        <w:t xml:space="preserve"> in cost share.)</w:t>
      </w:r>
    </w:p>
    <w:p w:rsidR="00751375" w:rsidP="00365CD0" w:rsidRDefault="00751375" w14:paraId="45155ADA" w14:textId="77777777">
      <w:pPr>
        <w:pStyle w:val="Heading3"/>
        <w:tabs>
          <w:tab w:val="left" w:pos="1300"/>
        </w:tabs>
        <w:ind w:left="0"/>
        <w:jc w:val="both"/>
        <w:rPr>
          <w:color w:val="D73614"/>
          <w:highlight w:val="yellow"/>
        </w:rPr>
      </w:pPr>
    </w:p>
    <w:p w:rsidR="00FF2D57" w:rsidP="00365CD0" w:rsidRDefault="00FF2D57" w14:paraId="697E72EE" w14:textId="475B3C93">
      <w:pPr>
        <w:pStyle w:val="Heading3"/>
        <w:tabs>
          <w:tab w:val="left" w:pos="1125"/>
        </w:tabs>
        <w:ind w:left="360" w:hanging="360"/>
        <w:jc w:val="both"/>
        <w:rPr>
          <w:i/>
          <w:color w:val="24468C"/>
        </w:rPr>
      </w:pPr>
      <w:r w:rsidRPr="000B75C7">
        <w:rPr>
          <w:i/>
          <w:color w:val="24468C"/>
        </w:rPr>
        <w:t>3.4.1 Salaries/Personnel – Total $</w:t>
      </w:r>
      <w:r w:rsidR="00E975A0">
        <w:rPr>
          <w:i/>
          <w:color w:val="24468C"/>
        </w:rPr>
        <w:t>8</w:t>
      </w:r>
      <w:r w:rsidR="00306046">
        <w:rPr>
          <w:i/>
          <w:color w:val="24468C"/>
        </w:rPr>
        <w:t>90</w:t>
      </w:r>
      <w:r w:rsidRPr="000B75C7">
        <w:rPr>
          <w:i/>
          <w:color w:val="24468C"/>
        </w:rPr>
        <w:t>,</w:t>
      </w:r>
      <w:r w:rsidR="00306046">
        <w:rPr>
          <w:i/>
          <w:color w:val="24468C"/>
        </w:rPr>
        <w:t>001</w:t>
      </w:r>
    </w:p>
    <w:p w:rsidRPr="000B75C7" w:rsidR="005A4ABD" w:rsidP="00365CD0" w:rsidRDefault="005A4ABD" w14:paraId="5A24A976" w14:textId="77777777">
      <w:pPr>
        <w:pStyle w:val="Heading3"/>
        <w:tabs>
          <w:tab w:val="left" w:pos="1125"/>
        </w:tabs>
        <w:ind w:left="360" w:hanging="360"/>
        <w:jc w:val="both"/>
        <w:rPr>
          <w:i/>
          <w:color w:val="24468C"/>
        </w:rPr>
      </w:pPr>
    </w:p>
    <w:p w:rsidRPr="00A5618E" w:rsidR="00413BFE" w:rsidP="00413BFE" w:rsidRDefault="00413BFE" w14:paraId="35D49369" w14:textId="77777777">
      <w:pPr>
        <w:spacing w:after="240"/>
        <w:ind w:left="1" w:right="144"/>
        <w:jc w:val="both"/>
        <w:rPr>
          <w:sz w:val="24"/>
          <w:szCs w:val="24"/>
        </w:rPr>
      </w:pPr>
      <w:r>
        <w:rPr>
          <w:b/>
          <w:sz w:val="24"/>
          <w:szCs w:val="24"/>
        </w:rPr>
        <w:t xml:space="preserve">USN/TCN </w:t>
      </w:r>
      <w:r w:rsidRPr="00A5618E">
        <w:rPr>
          <w:b/>
          <w:sz w:val="24"/>
          <w:szCs w:val="24"/>
        </w:rPr>
        <w:t>Staff</w:t>
      </w:r>
      <w:r w:rsidRPr="00E72B5E">
        <w:rPr>
          <w:b/>
          <w:sz w:val="24"/>
          <w:szCs w:val="24"/>
        </w:rPr>
        <w:t xml:space="preserve">. </w:t>
      </w:r>
      <w:r>
        <w:rPr>
          <w:sz w:val="24"/>
          <w:szCs w:val="24"/>
        </w:rPr>
        <w:t>USN/TCN</w:t>
      </w:r>
      <w:r w:rsidRPr="005D1E63">
        <w:rPr>
          <w:sz w:val="24"/>
          <w:szCs w:val="24"/>
        </w:rPr>
        <w:t xml:space="preserve"> </w:t>
      </w:r>
      <w:r>
        <w:rPr>
          <w:sz w:val="24"/>
          <w:szCs w:val="24"/>
        </w:rPr>
        <w:t xml:space="preserve">benefits </w:t>
      </w:r>
      <w:r w:rsidRPr="005D1E63">
        <w:rPr>
          <w:sz w:val="24"/>
          <w:szCs w:val="24"/>
        </w:rPr>
        <w:t xml:space="preserve">are budgeted for the Chief of Party (COP) </w:t>
      </w:r>
      <w:r>
        <w:rPr>
          <w:sz w:val="24"/>
          <w:szCs w:val="24"/>
        </w:rPr>
        <w:t>for five years over</w:t>
      </w:r>
      <w:r w:rsidRPr="005D1E63">
        <w:rPr>
          <w:sz w:val="24"/>
          <w:szCs w:val="24"/>
        </w:rPr>
        <w:t xml:space="preserve"> LOP.</w:t>
      </w:r>
      <w:r w:rsidRPr="005D1E63">
        <w:rPr>
          <w:spacing w:val="-2"/>
          <w:sz w:val="24"/>
          <w:szCs w:val="24"/>
        </w:rPr>
        <w:t xml:space="preserve"> </w:t>
      </w:r>
      <w:r w:rsidRPr="005D1E63">
        <w:rPr>
          <w:sz w:val="24"/>
          <w:szCs w:val="24"/>
        </w:rPr>
        <w:t>The</w:t>
      </w:r>
      <w:r w:rsidRPr="005D1E63">
        <w:rPr>
          <w:spacing w:val="-3"/>
          <w:sz w:val="24"/>
          <w:szCs w:val="24"/>
        </w:rPr>
        <w:t xml:space="preserve"> </w:t>
      </w:r>
      <w:r w:rsidRPr="005D1E63">
        <w:rPr>
          <w:sz w:val="24"/>
          <w:szCs w:val="24"/>
        </w:rPr>
        <w:t>COP will be</w:t>
      </w:r>
      <w:r w:rsidRPr="005D1E63">
        <w:rPr>
          <w:spacing w:val="-2"/>
          <w:sz w:val="24"/>
          <w:szCs w:val="24"/>
        </w:rPr>
        <w:t xml:space="preserve"> </w:t>
      </w:r>
      <w:r w:rsidRPr="005D1E63">
        <w:rPr>
          <w:sz w:val="24"/>
          <w:szCs w:val="24"/>
        </w:rPr>
        <w:t>an expatriate</w:t>
      </w:r>
      <w:r w:rsidRPr="005D1E63">
        <w:rPr>
          <w:spacing w:val="-1"/>
          <w:sz w:val="24"/>
          <w:szCs w:val="24"/>
        </w:rPr>
        <w:t xml:space="preserve"> </w:t>
      </w:r>
      <w:r w:rsidRPr="005D1E63">
        <w:rPr>
          <w:sz w:val="24"/>
          <w:szCs w:val="24"/>
        </w:rPr>
        <w:t>who</w:t>
      </w:r>
      <w:r w:rsidRPr="005D1E63">
        <w:rPr>
          <w:spacing w:val="-2"/>
          <w:sz w:val="24"/>
          <w:szCs w:val="24"/>
        </w:rPr>
        <w:t xml:space="preserve"> </w:t>
      </w:r>
      <w:r w:rsidRPr="005D1E63">
        <w:rPr>
          <w:sz w:val="24"/>
          <w:szCs w:val="24"/>
        </w:rPr>
        <w:t>has</w:t>
      </w:r>
      <w:r w:rsidRPr="005D1E63">
        <w:rPr>
          <w:spacing w:val="-2"/>
          <w:sz w:val="24"/>
          <w:szCs w:val="24"/>
        </w:rPr>
        <w:t xml:space="preserve"> </w:t>
      </w:r>
      <w:r w:rsidRPr="005D1E63">
        <w:rPr>
          <w:sz w:val="24"/>
          <w:szCs w:val="24"/>
        </w:rPr>
        <w:t>worked</w:t>
      </w:r>
      <w:r w:rsidRPr="005D1E63">
        <w:rPr>
          <w:spacing w:val="-2"/>
          <w:sz w:val="24"/>
          <w:szCs w:val="24"/>
        </w:rPr>
        <w:t xml:space="preserve"> </w:t>
      </w:r>
      <w:r w:rsidRPr="005D1E63">
        <w:rPr>
          <w:sz w:val="24"/>
          <w:szCs w:val="24"/>
        </w:rPr>
        <w:t>in</w:t>
      </w:r>
      <w:r w:rsidRPr="005D1E63">
        <w:rPr>
          <w:spacing w:val="-2"/>
          <w:sz w:val="24"/>
          <w:szCs w:val="24"/>
        </w:rPr>
        <w:t xml:space="preserve"> Mauritania or other similar operating environments </w:t>
      </w:r>
      <w:r w:rsidRPr="005D1E63">
        <w:rPr>
          <w:sz w:val="24"/>
          <w:szCs w:val="24"/>
        </w:rPr>
        <w:t>for</w:t>
      </w:r>
      <w:r w:rsidRPr="005D1E63">
        <w:rPr>
          <w:spacing w:val="-3"/>
          <w:sz w:val="24"/>
          <w:szCs w:val="24"/>
        </w:rPr>
        <w:t xml:space="preserve"> </w:t>
      </w:r>
      <w:r>
        <w:rPr>
          <w:sz w:val="24"/>
          <w:szCs w:val="24"/>
        </w:rPr>
        <w:t>over</w:t>
      </w:r>
      <w:r w:rsidRPr="005D1E63">
        <w:rPr>
          <w:sz w:val="24"/>
          <w:szCs w:val="24"/>
        </w:rPr>
        <w:t xml:space="preserve"> 1</w:t>
      </w:r>
      <w:r>
        <w:rPr>
          <w:sz w:val="24"/>
          <w:szCs w:val="24"/>
        </w:rPr>
        <w:t>5</w:t>
      </w:r>
      <w:r w:rsidRPr="005D1E63">
        <w:rPr>
          <w:sz w:val="24"/>
          <w:szCs w:val="24"/>
        </w:rPr>
        <w:t xml:space="preserve"> years and has the necessary </w:t>
      </w:r>
      <w:r>
        <w:rPr>
          <w:sz w:val="24"/>
          <w:szCs w:val="24"/>
        </w:rPr>
        <w:t xml:space="preserve">USG background, compliance, and </w:t>
      </w:r>
      <w:r w:rsidRPr="005D1E63">
        <w:rPr>
          <w:sz w:val="24"/>
          <w:szCs w:val="24"/>
        </w:rPr>
        <w:t>technical expertise.</w:t>
      </w:r>
      <w:r w:rsidRPr="0011588C">
        <w:rPr>
          <w:sz w:val="24"/>
          <w:szCs w:val="24"/>
        </w:rPr>
        <w:t xml:space="preserve"> </w:t>
      </w:r>
      <w:r w:rsidRPr="00057418">
        <w:rPr>
          <w:sz w:val="24"/>
          <w:szCs w:val="24"/>
        </w:rPr>
        <w:t>The COP will o</w:t>
      </w:r>
      <w:r w:rsidRPr="00E7357B">
        <w:rPr>
          <w:sz w:val="24"/>
          <w:szCs w:val="24"/>
        </w:rPr>
        <w:t>versee a team of experts and support staff, prepare reports and work plans, align project initiatives with in-country priorities, and ensure project compliance with federal regulations.</w:t>
      </w:r>
      <w:r w:rsidRPr="005D1E63">
        <w:rPr>
          <w:sz w:val="24"/>
          <w:szCs w:val="24"/>
        </w:rPr>
        <w:t xml:space="preserve"> The COP’s salary is distributed between Administrative and Activities.</w:t>
      </w:r>
      <w:r>
        <w:rPr>
          <w:sz w:val="24"/>
          <w:szCs w:val="24"/>
        </w:rPr>
        <w:t xml:space="preserve"> </w:t>
      </w:r>
      <w:r w:rsidRPr="006F6EE0">
        <w:rPr>
          <w:sz w:val="24"/>
          <w:szCs w:val="24"/>
        </w:rPr>
        <w:t>To account for annual salary increases, POA has increased the salary by 4% after Y1 through LOP.</w:t>
      </w:r>
    </w:p>
    <w:p w:rsidRPr="00614A87" w:rsidR="009D3619" w:rsidP="0084144D" w:rsidRDefault="0084144D" w14:paraId="72780DF3" w14:textId="202A87C8">
      <w:pPr>
        <w:spacing w:after="240"/>
        <w:ind w:left="1" w:right="144"/>
        <w:jc w:val="both"/>
        <w:rPr>
          <w:sz w:val="24"/>
          <w:szCs w:val="24"/>
        </w:rPr>
      </w:pPr>
      <w:r w:rsidRPr="00E72B5E">
        <w:rPr>
          <w:b/>
          <w:sz w:val="24"/>
          <w:szCs w:val="24"/>
        </w:rPr>
        <w:t>CCN</w:t>
      </w:r>
      <w:r w:rsidRPr="00A5618E">
        <w:rPr>
          <w:b/>
          <w:sz w:val="24"/>
          <w:szCs w:val="24"/>
        </w:rPr>
        <w:t xml:space="preserve"> </w:t>
      </w:r>
      <w:r w:rsidRPr="00E72B5E">
        <w:rPr>
          <w:b/>
          <w:sz w:val="24"/>
          <w:szCs w:val="24"/>
        </w:rPr>
        <w:t xml:space="preserve">Staff. </w:t>
      </w:r>
      <w:r w:rsidRPr="00057418">
        <w:rPr>
          <w:sz w:val="24"/>
          <w:szCs w:val="24"/>
        </w:rPr>
        <w:t xml:space="preserve">Budgeted at 100% LOE for all five years of the project, the </w:t>
      </w:r>
      <w:r>
        <w:rPr>
          <w:sz w:val="24"/>
          <w:szCs w:val="24"/>
        </w:rPr>
        <w:t xml:space="preserve">Deputy </w:t>
      </w:r>
      <w:r w:rsidRPr="00057418">
        <w:rPr>
          <w:sz w:val="24"/>
          <w:szCs w:val="24"/>
        </w:rPr>
        <w:t>Chief of Party (</w:t>
      </w:r>
      <w:r>
        <w:rPr>
          <w:sz w:val="24"/>
          <w:szCs w:val="24"/>
        </w:rPr>
        <w:t>D</w:t>
      </w:r>
      <w:r w:rsidRPr="00057418">
        <w:rPr>
          <w:sz w:val="24"/>
          <w:szCs w:val="24"/>
        </w:rPr>
        <w:t xml:space="preserve">COP) will be a Mauritanian national with more than </w:t>
      </w:r>
      <w:r>
        <w:rPr>
          <w:sz w:val="24"/>
          <w:szCs w:val="24"/>
        </w:rPr>
        <w:t>10</w:t>
      </w:r>
      <w:r w:rsidRPr="00057418">
        <w:rPr>
          <w:sz w:val="24"/>
          <w:szCs w:val="24"/>
        </w:rPr>
        <w:t xml:space="preserve"> years of experience working</w:t>
      </w:r>
      <w:r>
        <w:rPr>
          <w:sz w:val="24"/>
          <w:szCs w:val="24"/>
        </w:rPr>
        <w:t xml:space="preserve"> in </w:t>
      </w:r>
      <w:r w:rsidRPr="00057418">
        <w:rPr>
          <w:sz w:val="24"/>
          <w:szCs w:val="24"/>
        </w:rPr>
        <w:t>Mauritania.</w:t>
      </w:r>
      <w:r>
        <w:rPr>
          <w:sz w:val="24"/>
          <w:szCs w:val="24"/>
        </w:rPr>
        <w:t xml:space="preserve"> </w:t>
      </w:r>
      <w:r w:rsidRPr="005D1E63">
        <w:rPr>
          <w:sz w:val="24"/>
          <w:szCs w:val="24"/>
        </w:rPr>
        <w:t xml:space="preserve">The </w:t>
      </w:r>
      <w:r>
        <w:rPr>
          <w:sz w:val="24"/>
          <w:szCs w:val="24"/>
        </w:rPr>
        <w:t>D</w:t>
      </w:r>
      <w:r w:rsidRPr="005D1E63">
        <w:rPr>
          <w:sz w:val="24"/>
          <w:szCs w:val="24"/>
        </w:rPr>
        <w:t>COP is responsible for ensuring technical quality in the design and implementation of project activities.</w:t>
      </w:r>
      <w:r>
        <w:rPr>
          <w:sz w:val="24"/>
          <w:szCs w:val="24"/>
        </w:rPr>
        <w:t xml:space="preserve"> </w:t>
      </w:r>
      <w:r w:rsidRPr="00057418">
        <w:rPr>
          <w:sz w:val="24"/>
          <w:szCs w:val="24"/>
        </w:rPr>
        <w:t xml:space="preserve">Other CCN staff include 3 Technical Leads, </w:t>
      </w:r>
      <w:r>
        <w:rPr>
          <w:sz w:val="24"/>
          <w:szCs w:val="24"/>
        </w:rPr>
        <w:t xml:space="preserve">Specialists for component 2, 3, and 4, </w:t>
      </w:r>
      <w:r w:rsidRPr="00057418">
        <w:rPr>
          <w:sz w:val="24"/>
          <w:szCs w:val="24"/>
        </w:rPr>
        <w:t xml:space="preserve">20 Extension Agents, M&amp;E Director, M&amp;E Specialist, F&amp;A Director, </w:t>
      </w:r>
      <w:r>
        <w:rPr>
          <w:sz w:val="24"/>
          <w:szCs w:val="24"/>
        </w:rPr>
        <w:t xml:space="preserve">Human Resource Manager, </w:t>
      </w:r>
      <w:r w:rsidRPr="00057418">
        <w:rPr>
          <w:sz w:val="24"/>
          <w:szCs w:val="24"/>
        </w:rPr>
        <w:t>Contracts</w:t>
      </w:r>
      <w:r>
        <w:rPr>
          <w:sz w:val="24"/>
          <w:szCs w:val="24"/>
        </w:rPr>
        <w:t xml:space="preserve"> &amp; Compliance</w:t>
      </w:r>
      <w:r w:rsidRPr="00057418">
        <w:rPr>
          <w:sz w:val="24"/>
          <w:szCs w:val="24"/>
        </w:rPr>
        <w:t xml:space="preserve"> Specialist, Accountant, Administrative Assistant, Security Guards</w:t>
      </w:r>
      <w:r>
        <w:rPr>
          <w:sz w:val="24"/>
          <w:szCs w:val="24"/>
        </w:rPr>
        <w:t>,</w:t>
      </w:r>
      <w:r w:rsidRPr="00057418">
        <w:rPr>
          <w:sz w:val="24"/>
          <w:szCs w:val="24"/>
        </w:rPr>
        <w:t xml:space="preserve"> and 2 Drivers. The CCN staff</w:t>
      </w:r>
      <w:r w:rsidRPr="005D1E63">
        <w:rPr>
          <w:sz w:val="24"/>
          <w:szCs w:val="24"/>
        </w:rPr>
        <w:t xml:space="preserve"> salary is distributed between Administrative and Activities</w:t>
      </w:r>
      <w:r w:rsidRPr="00057418">
        <w:rPr>
          <w:sz w:val="24"/>
          <w:szCs w:val="24"/>
        </w:rPr>
        <w:t xml:space="preserve"> as appropriate for each role.</w:t>
      </w:r>
      <w:r>
        <w:rPr>
          <w:sz w:val="24"/>
          <w:szCs w:val="24"/>
        </w:rPr>
        <w:t xml:space="preserve"> </w:t>
      </w:r>
      <w:r w:rsidRPr="00E72B5E">
        <w:rPr>
          <w:sz w:val="24"/>
          <w:szCs w:val="24"/>
        </w:rPr>
        <w:t>The majority of CCN staff are budgeted to remain on the project throughout the life of the project</w:t>
      </w:r>
      <w:r>
        <w:rPr>
          <w:sz w:val="24"/>
          <w:szCs w:val="24"/>
        </w:rPr>
        <w:t xml:space="preserve">, </w:t>
      </w:r>
      <w:r w:rsidRPr="00057418">
        <w:rPr>
          <w:sz w:val="24"/>
          <w:szCs w:val="24"/>
        </w:rPr>
        <w:t>except for</w:t>
      </w:r>
      <w:r>
        <w:rPr>
          <w:sz w:val="24"/>
          <w:szCs w:val="24"/>
        </w:rPr>
        <w:t xml:space="preserve"> the 20 Extension Agents who will complete their work midway through </w:t>
      </w:r>
      <w:r w:rsidRPr="00387019">
        <w:rPr>
          <w:sz w:val="24"/>
          <w:szCs w:val="24"/>
        </w:rPr>
        <w:t xml:space="preserve">Y3. The proposed salary rates </w:t>
      </w:r>
      <w:r>
        <w:rPr>
          <w:sz w:val="24"/>
          <w:szCs w:val="24"/>
        </w:rPr>
        <w:t>align</w:t>
      </w:r>
      <w:r w:rsidRPr="00387019">
        <w:rPr>
          <w:sz w:val="24"/>
          <w:szCs w:val="24"/>
        </w:rPr>
        <w:t xml:space="preserve"> with </w:t>
      </w:r>
      <w:r>
        <w:rPr>
          <w:sz w:val="24"/>
          <w:szCs w:val="24"/>
        </w:rPr>
        <w:t>market research, and local in-country consultations were conducted by POA. T</w:t>
      </w:r>
      <w:r w:rsidRPr="00387019">
        <w:rPr>
          <w:sz w:val="24"/>
          <w:szCs w:val="24"/>
        </w:rPr>
        <w:t>o</w:t>
      </w:r>
      <w:r w:rsidRPr="00057418">
        <w:rPr>
          <w:sz w:val="24"/>
          <w:szCs w:val="24"/>
        </w:rPr>
        <w:t xml:space="preserve"> </w:t>
      </w:r>
      <w:r w:rsidRPr="00387019">
        <w:rPr>
          <w:sz w:val="24"/>
          <w:szCs w:val="24"/>
        </w:rPr>
        <w:t>account</w:t>
      </w:r>
      <w:r w:rsidRPr="00057418">
        <w:rPr>
          <w:sz w:val="24"/>
          <w:szCs w:val="24"/>
        </w:rPr>
        <w:t xml:space="preserve"> </w:t>
      </w:r>
      <w:r w:rsidRPr="00387019">
        <w:rPr>
          <w:sz w:val="24"/>
          <w:szCs w:val="24"/>
        </w:rPr>
        <w:t>for</w:t>
      </w:r>
      <w:r w:rsidRPr="00057418">
        <w:rPr>
          <w:sz w:val="24"/>
          <w:szCs w:val="24"/>
        </w:rPr>
        <w:t xml:space="preserve"> </w:t>
      </w:r>
      <w:r w:rsidRPr="00387019">
        <w:rPr>
          <w:sz w:val="24"/>
          <w:szCs w:val="24"/>
        </w:rPr>
        <w:t>annual</w:t>
      </w:r>
      <w:r w:rsidRPr="00057418">
        <w:rPr>
          <w:sz w:val="24"/>
          <w:szCs w:val="24"/>
        </w:rPr>
        <w:t xml:space="preserve"> </w:t>
      </w:r>
      <w:r w:rsidRPr="00387019">
        <w:rPr>
          <w:sz w:val="24"/>
          <w:szCs w:val="24"/>
        </w:rPr>
        <w:t>salary</w:t>
      </w:r>
      <w:r w:rsidRPr="00057418">
        <w:rPr>
          <w:sz w:val="24"/>
          <w:szCs w:val="24"/>
        </w:rPr>
        <w:t xml:space="preserve"> </w:t>
      </w:r>
      <w:r w:rsidRPr="00387019">
        <w:rPr>
          <w:sz w:val="24"/>
          <w:szCs w:val="24"/>
        </w:rPr>
        <w:t>increases,</w:t>
      </w:r>
      <w:r w:rsidRPr="00057418">
        <w:rPr>
          <w:sz w:val="24"/>
          <w:szCs w:val="24"/>
        </w:rPr>
        <w:t xml:space="preserve"> </w:t>
      </w:r>
      <w:r w:rsidRPr="00387019">
        <w:rPr>
          <w:sz w:val="24"/>
          <w:szCs w:val="24"/>
        </w:rPr>
        <w:t>POA has increased the salary by 4% after Y1 through LOP</w:t>
      </w:r>
      <w:r w:rsidRPr="00387019" w:rsidR="00413BFE">
        <w:rPr>
          <w:sz w:val="24"/>
          <w:szCs w:val="24"/>
        </w:rPr>
        <w:t>.</w:t>
      </w:r>
    </w:p>
    <w:p w:rsidR="00F87CEF" w:rsidP="00365CD0" w:rsidRDefault="006D0811" w14:paraId="2CC4F81E" w14:textId="0978ECFB">
      <w:pPr>
        <w:pStyle w:val="Heading3"/>
        <w:tabs>
          <w:tab w:val="left" w:pos="1125"/>
        </w:tabs>
        <w:ind w:left="360" w:hanging="360"/>
        <w:jc w:val="both"/>
        <w:rPr>
          <w:i/>
          <w:color w:val="24468C"/>
        </w:rPr>
      </w:pPr>
      <w:r w:rsidRPr="000B75C7">
        <w:rPr>
          <w:i/>
          <w:color w:val="24468C"/>
        </w:rPr>
        <w:t>3.</w:t>
      </w:r>
      <w:r w:rsidRPr="000B75C7" w:rsidR="004B24FA">
        <w:rPr>
          <w:i/>
          <w:color w:val="24468C"/>
        </w:rPr>
        <w:t>4</w:t>
      </w:r>
      <w:r w:rsidRPr="000B75C7">
        <w:rPr>
          <w:i/>
          <w:color w:val="24468C"/>
        </w:rPr>
        <w:t>.2 Fringe Benefits – Total $</w:t>
      </w:r>
      <w:r w:rsidR="00306046">
        <w:rPr>
          <w:i/>
          <w:color w:val="24468C"/>
        </w:rPr>
        <w:t>327</w:t>
      </w:r>
      <w:r w:rsidRPr="000B75C7" w:rsidR="009D3619">
        <w:rPr>
          <w:i/>
          <w:color w:val="24468C"/>
        </w:rPr>
        <w:t>,</w:t>
      </w:r>
      <w:r w:rsidR="00306046">
        <w:rPr>
          <w:i/>
          <w:color w:val="24468C"/>
        </w:rPr>
        <w:t>61</w:t>
      </w:r>
      <w:r w:rsidR="009C5C5E">
        <w:rPr>
          <w:i/>
          <w:color w:val="24468C"/>
        </w:rPr>
        <w:t>0</w:t>
      </w:r>
    </w:p>
    <w:p w:rsidRPr="000B75C7" w:rsidR="005A4ABD" w:rsidP="00365CD0" w:rsidRDefault="005A4ABD" w14:paraId="31C7EE91" w14:textId="77777777">
      <w:pPr>
        <w:pStyle w:val="Heading3"/>
        <w:tabs>
          <w:tab w:val="left" w:pos="1125"/>
        </w:tabs>
        <w:ind w:left="360" w:hanging="360"/>
        <w:jc w:val="both"/>
        <w:rPr>
          <w:i/>
          <w:color w:val="24468C"/>
        </w:rPr>
      </w:pPr>
    </w:p>
    <w:p w:rsidR="00536BE7" w:rsidP="00365CD0" w:rsidRDefault="00536BE7" w14:paraId="21E653F9" w14:textId="60B891C9">
      <w:pPr>
        <w:pStyle w:val="Heading3"/>
        <w:ind w:left="0"/>
        <w:jc w:val="both"/>
        <w:rPr>
          <w:b w:val="0"/>
        </w:rPr>
      </w:pPr>
      <w:r w:rsidRPr="001B3DA5">
        <w:rPr>
          <w:b w:val="0"/>
        </w:rPr>
        <w:t xml:space="preserve">Benefits for </w:t>
      </w:r>
      <w:r>
        <w:rPr>
          <w:b w:val="0"/>
        </w:rPr>
        <w:t>USN/TCN</w:t>
      </w:r>
      <w:r w:rsidRPr="001B3DA5">
        <w:rPr>
          <w:b w:val="0"/>
        </w:rPr>
        <w:t xml:space="preserve"> </w:t>
      </w:r>
      <w:r>
        <w:rPr>
          <w:b w:val="0"/>
        </w:rPr>
        <w:t xml:space="preserve">staff are calculated at 23.47% of the </w:t>
      </w:r>
      <w:r w:rsidR="007773F6">
        <w:rPr>
          <w:b w:val="0"/>
        </w:rPr>
        <w:t>employee’s</w:t>
      </w:r>
      <w:r>
        <w:rPr>
          <w:b w:val="0"/>
        </w:rPr>
        <w:t xml:space="preserve"> base salary ($</w:t>
      </w:r>
      <w:r w:rsidR="00306046">
        <w:rPr>
          <w:b w:val="0"/>
        </w:rPr>
        <w:t>44</w:t>
      </w:r>
      <w:r>
        <w:rPr>
          <w:b w:val="0"/>
        </w:rPr>
        <w:t>,</w:t>
      </w:r>
      <w:r w:rsidR="00306046">
        <w:rPr>
          <w:b w:val="0"/>
        </w:rPr>
        <w:t>380</w:t>
      </w:r>
      <w:r>
        <w:rPr>
          <w:b w:val="0"/>
        </w:rPr>
        <w:t xml:space="preserve">). Benefits for </w:t>
      </w:r>
      <w:r w:rsidRPr="001B3DA5">
        <w:rPr>
          <w:b w:val="0"/>
        </w:rPr>
        <w:t xml:space="preserve">CCN Mauritania staff are in accordance with local labor laws and </w:t>
      </w:r>
      <w:r w:rsidR="005F1DBB">
        <w:rPr>
          <w:b w:val="0"/>
        </w:rPr>
        <w:t xml:space="preserve">are </w:t>
      </w:r>
      <w:r w:rsidRPr="001B3DA5">
        <w:rPr>
          <w:b w:val="0"/>
        </w:rPr>
        <w:t xml:space="preserve">calculated at 26.92% of the </w:t>
      </w:r>
      <w:r w:rsidR="005F1DBB">
        <w:rPr>
          <w:b w:val="0"/>
        </w:rPr>
        <w:t>employee’s</w:t>
      </w:r>
      <w:r w:rsidRPr="001B3DA5">
        <w:rPr>
          <w:b w:val="0"/>
        </w:rPr>
        <w:t xml:space="preserve"> base salary</w:t>
      </w:r>
      <w:r>
        <w:rPr>
          <w:b w:val="0"/>
        </w:rPr>
        <w:t xml:space="preserve"> ($</w:t>
      </w:r>
      <w:r w:rsidR="00B2285D">
        <w:rPr>
          <w:b w:val="0"/>
        </w:rPr>
        <w:t>1</w:t>
      </w:r>
      <w:r w:rsidR="00265398">
        <w:rPr>
          <w:b w:val="0"/>
        </w:rPr>
        <w:t>88,685</w:t>
      </w:r>
      <w:r>
        <w:rPr>
          <w:b w:val="0"/>
        </w:rPr>
        <w:t>).</w:t>
      </w:r>
    </w:p>
    <w:p w:rsidR="00536BE7" w:rsidP="00365CD0" w:rsidRDefault="00536BE7" w14:paraId="1C303C8B" w14:textId="77777777">
      <w:pPr>
        <w:pStyle w:val="Heading3"/>
        <w:ind w:left="0"/>
        <w:jc w:val="both"/>
        <w:rPr>
          <w:b w:val="0"/>
        </w:rPr>
      </w:pPr>
    </w:p>
    <w:p w:rsidR="00536BE7" w:rsidP="00365CD0" w:rsidRDefault="00536BE7" w14:paraId="018F661C" w14:textId="2CD768C3">
      <w:pPr>
        <w:pStyle w:val="Heading3"/>
        <w:ind w:left="0"/>
        <w:jc w:val="both"/>
        <w:rPr>
          <w:b w:val="0"/>
          <w:bCs w:val="0"/>
        </w:rPr>
      </w:pPr>
      <w:r>
        <w:rPr>
          <w:b w:val="0"/>
          <w:bCs w:val="0"/>
        </w:rPr>
        <w:t>Allowances for USN/TCN staff</w:t>
      </w:r>
      <w:r w:rsidRPr="00EA1DE2">
        <w:rPr>
          <w:b w:val="0"/>
          <w:bCs w:val="0"/>
        </w:rPr>
        <w:t xml:space="preserve"> </w:t>
      </w:r>
      <w:r>
        <w:rPr>
          <w:b w:val="0"/>
          <w:bCs w:val="0"/>
        </w:rPr>
        <w:t>are</w:t>
      </w:r>
      <w:r w:rsidRPr="00EA1DE2">
        <w:rPr>
          <w:b w:val="0"/>
          <w:bCs w:val="0"/>
        </w:rPr>
        <w:t xml:space="preserve"> </w:t>
      </w:r>
      <w:r>
        <w:rPr>
          <w:b w:val="0"/>
          <w:bCs w:val="0"/>
        </w:rPr>
        <w:t>calculated</w:t>
      </w:r>
      <w:r w:rsidRPr="00EA1DE2">
        <w:rPr>
          <w:b w:val="0"/>
          <w:bCs w:val="0"/>
        </w:rPr>
        <w:t xml:space="preserve"> </w:t>
      </w:r>
      <w:r>
        <w:rPr>
          <w:b w:val="0"/>
          <w:bCs w:val="0"/>
        </w:rPr>
        <w:t>at 5</w:t>
      </w:r>
      <w:r w:rsidR="00B2285D">
        <w:rPr>
          <w:b w:val="0"/>
          <w:bCs w:val="0"/>
        </w:rPr>
        <w:t>0</w:t>
      </w:r>
      <w:r>
        <w:rPr>
          <w:b w:val="0"/>
          <w:bCs w:val="0"/>
        </w:rPr>
        <w:t>% of their total salary ($</w:t>
      </w:r>
      <w:r w:rsidR="00265398">
        <w:rPr>
          <w:b w:val="0"/>
          <w:bCs w:val="0"/>
        </w:rPr>
        <w:t>9</w:t>
      </w:r>
      <w:r w:rsidR="00306046">
        <w:rPr>
          <w:b w:val="0"/>
          <w:bCs w:val="0"/>
        </w:rPr>
        <w:t>4</w:t>
      </w:r>
      <w:r>
        <w:rPr>
          <w:b w:val="0"/>
          <w:bCs w:val="0"/>
        </w:rPr>
        <w:t>,</w:t>
      </w:r>
      <w:r w:rsidR="00306046">
        <w:rPr>
          <w:b w:val="0"/>
          <w:bCs w:val="0"/>
        </w:rPr>
        <w:t>546</w:t>
      </w:r>
      <w:r>
        <w:rPr>
          <w:b w:val="0"/>
          <w:bCs w:val="0"/>
        </w:rPr>
        <w:t>).</w:t>
      </w:r>
    </w:p>
    <w:p w:rsidRPr="00F956B3" w:rsidR="007B3180" w:rsidP="00365CD0" w:rsidRDefault="007B3180" w14:paraId="1285AF87" w14:textId="77777777">
      <w:pPr>
        <w:pStyle w:val="BodyText"/>
        <w:spacing w:before="1"/>
        <w:jc w:val="both"/>
        <w:rPr>
          <w:b/>
          <w:highlight w:val="yellow"/>
        </w:rPr>
      </w:pPr>
    </w:p>
    <w:p w:rsidR="00D66BCB" w:rsidP="00365CD0" w:rsidRDefault="006D0811" w14:paraId="45AC259E" w14:textId="5ADC2E57">
      <w:pPr>
        <w:pStyle w:val="Heading3"/>
        <w:tabs>
          <w:tab w:val="left" w:pos="1125"/>
        </w:tabs>
        <w:ind w:left="360" w:hanging="360"/>
        <w:jc w:val="both"/>
        <w:rPr>
          <w:i/>
          <w:color w:val="24468C"/>
        </w:rPr>
      </w:pPr>
      <w:r w:rsidRPr="000B75C7">
        <w:rPr>
          <w:i/>
          <w:color w:val="24468C"/>
        </w:rPr>
        <w:t>3.</w:t>
      </w:r>
      <w:r w:rsidRPr="000B75C7" w:rsidR="004B24FA">
        <w:rPr>
          <w:i/>
          <w:color w:val="24468C"/>
        </w:rPr>
        <w:t>4</w:t>
      </w:r>
      <w:r w:rsidRPr="000B75C7">
        <w:rPr>
          <w:i/>
          <w:color w:val="24468C"/>
        </w:rPr>
        <w:t>.3 Travel – Total $</w:t>
      </w:r>
      <w:r w:rsidRPr="000B75C7" w:rsidR="00642160">
        <w:rPr>
          <w:i/>
          <w:color w:val="24468C"/>
        </w:rPr>
        <w:t>7</w:t>
      </w:r>
      <w:r w:rsidR="00703966">
        <w:rPr>
          <w:i/>
          <w:color w:val="24468C"/>
        </w:rPr>
        <w:t>9</w:t>
      </w:r>
      <w:r w:rsidRPr="000B75C7" w:rsidR="009D3619">
        <w:rPr>
          <w:i/>
          <w:color w:val="24468C"/>
        </w:rPr>
        <w:t>,</w:t>
      </w:r>
      <w:r w:rsidR="00703966">
        <w:rPr>
          <w:i/>
          <w:color w:val="24468C"/>
        </w:rPr>
        <w:t>877</w:t>
      </w:r>
    </w:p>
    <w:p w:rsidRPr="005A4ABD" w:rsidR="005A4ABD" w:rsidP="00365CD0" w:rsidRDefault="005A4ABD" w14:paraId="69BCDED4" w14:textId="77777777">
      <w:pPr>
        <w:pStyle w:val="Heading3"/>
        <w:tabs>
          <w:tab w:val="left" w:pos="1125"/>
        </w:tabs>
        <w:ind w:left="360" w:hanging="360"/>
        <w:jc w:val="both"/>
        <w:rPr>
          <w:i/>
          <w:color w:val="24468C"/>
        </w:rPr>
      </w:pPr>
    </w:p>
    <w:p w:rsidRPr="0033079F" w:rsidR="007662C5" w:rsidP="00365CD0" w:rsidRDefault="007662C5" w14:paraId="57C4D85A" w14:textId="6FE4FDA8">
      <w:pPr>
        <w:spacing w:after="60"/>
        <w:jc w:val="both"/>
        <w:rPr>
          <w:b/>
          <w:bCs/>
          <w:sz w:val="24"/>
          <w:szCs w:val="24"/>
        </w:rPr>
      </w:pPr>
      <w:r w:rsidRPr="0033079F">
        <w:rPr>
          <w:b/>
          <w:bCs/>
          <w:sz w:val="24"/>
          <w:szCs w:val="24"/>
        </w:rPr>
        <w:t>Local Travel ($</w:t>
      </w:r>
      <w:r w:rsidR="002A16EA">
        <w:rPr>
          <w:b/>
          <w:bCs/>
          <w:sz w:val="24"/>
          <w:szCs w:val="24"/>
        </w:rPr>
        <w:t>44,546</w:t>
      </w:r>
      <w:r w:rsidRPr="0033079F">
        <w:rPr>
          <w:b/>
          <w:bCs/>
          <w:sz w:val="24"/>
          <w:szCs w:val="24"/>
        </w:rPr>
        <w:t>)</w:t>
      </w:r>
    </w:p>
    <w:p w:rsidR="007662C5" w:rsidP="00365CD0" w:rsidRDefault="007662C5" w14:paraId="35ACCA30" w14:textId="595FFDB6">
      <w:pPr>
        <w:widowControl/>
        <w:adjustRightInd w:val="0"/>
        <w:jc w:val="both"/>
        <w:rPr>
          <w:rFonts w:eastAsiaTheme="minorEastAsia"/>
          <w:sz w:val="24"/>
          <w:szCs w:val="24"/>
        </w:rPr>
      </w:pPr>
      <w:r w:rsidRPr="000F6B78">
        <w:rPr>
          <w:rFonts w:eastAsiaTheme="minorEastAsia"/>
          <w:sz w:val="24"/>
          <w:szCs w:val="24"/>
        </w:rPr>
        <w:t xml:space="preserve">POA </w:t>
      </w:r>
      <w:r w:rsidRPr="008E503B">
        <w:rPr>
          <w:rFonts w:eastAsiaTheme="minorEastAsia"/>
          <w:sz w:val="24"/>
          <w:szCs w:val="24"/>
        </w:rPr>
        <w:t>estimates $</w:t>
      </w:r>
      <w:r>
        <w:rPr>
          <w:rFonts w:eastAsiaTheme="minorEastAsia"/>
          <w:sz w:val="24"/>
          <w:szCs w:val="24"/>
        </w:rPr>
        <w:t>5,549</w:t>
      </w:r>
      <w:r w:rsidRPr="000F6B78">
        <w:rPr>
          <w:rFonts w:eastAsiaTheme="minorEastAsia"/>
          <w:sz w:val="24"/>
          <w:szCs w:val="24"/>
        </w:rPr>
        <w:t xml:space="preserve"> </w:t>
      </w:r>
      <w:r>
        <w:rPr>
          <w:rFonts w:eastAsiaTheme="minorEastAsia"/>
          <w:sz w:val="24"/>
          <w:szCs w:val="24"/>
        </w:rPr>
        <w:t xml:space="preserve">in local transportation </w:t>
      </w:r>
      <w:r w:rsidRPr="000F6B78">
        <w:rPr>
          <w:rFonts w:eastAsiaTheme="minorEastAsia"/>
          <w:sz w:val="24"/>
          <w:szCs w:val="24"/>
        </w:rPr>
        <w:t xml:space="preserve">for </w:t>
      </w:r>
      <w:r>
        <w:rPr>
          <w:rFonts w:eastAsiaTheme="minorEastAsia"/>
          <w:sz w:val="24"/>
          <w:szCs w:val="24"/>
        </w:rPr>
        <w:t xml:space="preserve">trainings at $100/trip for </w:t>
      </w:r>
      <w:r w:rsidRPr="00057418" w:rsidR="00E37684">
        <w:rPr>
          <w:rFonts w:eastAsiaTheme="minorEastAsia"/>
          <w:sz w:val="24"/>
          <w:szCs w:val="24"/>
        </w:rPr>
        <w:t xml:space="preserve">51 trips over </w:t>
      </w:r>
      <w:r w:rsidRPr="00057418" w:rsidR="00E37684">
        <w:rPr>
          <w:sz w:val="24"/>
          <w:szCs w:val="24"/>
        </w:rPr>
        <w:t>LOP, each trip will be for 3 days</w:t>
      </w:r>
      <w:r>
        <w:rPr>
          <w:rFonts w:eastAsiaTheme="minorEastAsia"/>
          <w:sz w:val="24"/>
          <w:szCs w:val="24"/>
        </w:rPr>
        <w:t>. In addition, POA estimates $</w:t>
      </w:r>
      <w:r w:rsidR="002A16EA">
        <w:rPr>
          <w:rFonts w:eastAsiaTheme="minorEastAsia"/>
          <w:sz w:val="24"/>
          <w:szCs w:val="24"/>
        </w:rPr>
        <w:t>38,998</w:t>
      </w:r>
      <w:r w:rsidR="003E662D">
        <w:rPr>
          <w:rFonts w:eastAsiaTheme="minorEastAsia"/>
          <w:sz w:val="24"/>
          <w:szCs w:val="24"/>
        </w:rPr>
        <w:t xml:space="preserve"> for transport costs </w:t>
      </w:r>
      <w:r w:rsidR="00872B1B">
        <w:rPr>
          <w:rFonts w:eastAsiaTheme="minorEastAsia"/>
          <w:sz w:val="24"/>
          <w:szCs w:val="24"/>
        </w:rPr>
        <w:t>to international</w:t>
      </w:r>
      <w:r w:rsidR="003E662D">
        <w:rPr>
          <w:rFonts w:eastAsiaTheme="minorEastAsia"/>
          <w:sz w:val="24"/>
          <w:szCs w:val="24"/>
        </w:rPr>
        <w:t xml:space="preserve"> trade shows and events</w:t>
      </w:r>
      <w:r w:rsidR="00FD139B">
        <w:rPr>
          <w:rFonts w:eastAsiaTheme="minorEastAsia"/>
          <w:sz w:val="24"/>
          <w:szCs w:val="24"/>
        </w:rPr>
        <w:t xml:space="preserve"> at $1,800 per trip for</w:t>
      </w:r>
      <w:r w:rsidR="008248A6">
        <w:rPr>
          <w:rFonts w:eastAsiaTheme="minorEastAsia"/>
          <w:sz w:val="24"/>
          <w:szCs w:val="24"/>
        </w:rPr>
        <w:t xml:space="preserve"> </w:t>
      </w:r>
      <w:r w:rsidR="00FD04E5">
        <w:rPr>
          <w:rFonts w:eastAsiaTheme="minorEastAsia"/>
          <w:sz w:val="24"/>
          <w:szCs w:val="24"/>
        </w:rPr>
        <w:t>4 trips per year over the LOP</w:t>
      </w:r>
      <w:r w:rsidR="00E37684">
        <w:rPr>
          <w:rFonts w:eastAsiaTheme="minorEastAsia"/>
          <w:sz w:val="24"/>
          <w:szCs w:val="24"/>
        </w:rPr>
        <w:t xml:space="preserve"> for a total of 20 trips.</w:t>
      </w:r>
      <w:r w:rsidR="00DC253A">
        <w:rPr>
          <w:rFonts w:eastAsiaTheme="minorEastAsia"/>
          <w:sz w:val="24"/>
          <w:szCs w:val="24"/>
        </w:rPr>
        <w:t xml:space="preserve"> </w:t>
      </w:r>
      <w:r w:rsidRPr="00DC253A" w:rsidR="00DC253A">
        <w:rPr>
          <w:rFonts w:eastAsiaTheme="minorEastAsia"/>
          <w:sz w:val="24"/>
          <w:szCs w:val="24"/>
        </w:rPr>
        <w:t xml:space="preserve">The $1,800/trip includes one international roundtrip airfare ($1,600 estimated), plus $200 for </w:t>
      </w:r>
      <w:r w:rsidR="00DC253A">
        <w:rPr>
          <w:rFonts w:eastAsiaTheme="minorEastAsia"/>
          <w:sz w:val="24"/>
          <w:szCs w:val="24"/>
        </w:rPr>
        <w:t xml:space="preserve">local </w:t>
      </w:r>
      <w:r w:rsidRPr="00DC253A" w:rsidR="00DC253A">
        <w:rPr>
          <w:rFonts w:eastAsiaTheme="minorEastAsia"/>
          <w:sz w:val="24"/>
          <w:szCs w:val="24"/>
        </w:rPr>
        <w:t>ground transportation.</w:t>
      </w:r>
    </w:p>
    <w:p w:rsidR="002A16EA" w:rsidP="00365CD0" w:rsidRDefault="002A16EA" w14:paraId="4D8980E3" w14:textId="77777777">
      <w:pPr>
        <w:widowControl/>
        <w:adjustRightInd w:val="0"/>
        <w:jc w:val="both"/>
        <w:rPr>
          <w:rFonts w:eastAsiaTheme="minorEastAsia"/>
          <w:sz w:val="24"/>
          <w:szCs w:val="24"/>
        </w:rPr>
      </w:pPr>
    </w:p>
    <w:p w:rsidRPr="00C7318D" w:rsidR="00D977C0" w:rsidP="00D977C0" w:rsidRDefault="00D977C0" w14:paraId="7C8EC74D" w14:textId="2F19527B">
      <w:pPr>
        <w:spacing w:after="60"/>
        <w:jc w:val="both"/>
        <w:rPr>
          <w:rFonts w:eastAsiaTheme="minorEastAsia"/>
          <w:b/>
          <w:bCs/>
          <w:sz w:val="24"/>
          <w:szCs w:val="24"/>
        </w:rPr>
      </w:pPr>
      <w:r w:rsidRPr="007153B8">
        <w:rPr>
          <w:rFonts w:eastAsiaTheme="minorEastAsia"/>
          <w:b/>
          <w:bCs/>
          <w:sz w:val="24"/>
          <w:szCs w:val="24"/>
        </w:rPr>
        <w:t xml:space="preserve">Motorcycle and Vehicle Fuel </w:t>
      </w:r>
      <w:r w:rsidR="00285ECF">
        <w:rPr>
          <w:rFonts w:eastAsiaTheme="minorEastAsia"/>
          <w:b/>
          <w:bCs/>
          <w:sz w:val="24"/>
          <w:szCs w:val="24"/>
        </w:rPr>
        <w:t>Expenses</w:t>
      </w:r>
      <w:r w:rsidRPr="007153B8">
        <w:rPr>
          <w:rFonts w:eastAsiaTheme="minorEastAsia"/>
          <w:b/>
          <w:bCs/>
          <w:sz w:val="24"/>
          <w:szCs w:val="24"/>
        </w:rPr>
        <w:t xml:space="preserve"> </w:t>
      </w:r>
      <w:r w:rsidRPr="005A4ABD">
        <w:rPr>
          <w:rFonts w:eastAsiaTheme="minorEastAsia"/>
          <w:b/>
          <w:bCs/>
          <w:sz w:val="24"/>
          <w:szCs w:val="24"/>
        </w:rPr>
        <w:t>(</w:t>
      </w:r>
      <w:r w:rsidRPr="005A4ABD">
        <w:rPr>
          <w:rFonts w:eastAsiaTheme="minorEastAsia"/>
          <w:b/>
          <w:sz w:val="24"/>
          <w:szCs w:val="24"/>
        </w:rPr>
        <w:t>$</w:t>
      </w:r>
      <w:r w:rsidR="00F437BE">
        <w:rPr>
          <w:rFonts w:eastAsiaTheme="minorEastAsia"/>
          <w:b/>
          <w:sz w:val="24"/>
          <w:szCs w:val="24"/>
        </w:rPr>
        <w:t>5</w:t>
      </w:r>
      <w:r>
        <w:rPr>
          <w:rFonts w:eastAsiaTheme="minorEastAsia"/>
          <w:b/>
          <w:sz w:val="24"/>
          <w:szCs w:val="24"/>
        </w:rPr>
        <w:t>,</w:t>
      </w:r>
      <w:r w:rsidR="00F437BE">
        <w:rPr>
          <w:rFonts w:eastAsiaTheme="minorEastAsia"/>
          <w:b/>
          <w:sz w:val="24"/>
          <w:szCs w:val="24"/>
        </w:rPr>
        <w:t>01</w:t>
      </w:r>
      <w:r>
        <w:rPr>
          <w:rFonts w:eastAsiaTheme="minorEastAsia"/>
          <w:b/>
          <w:sz w:val="24"/>
          <w:szCs w:val="24"/>
        </w:rPr>
        <w:t>5</w:t>
      </w:r>
      <w:r w:rsidRPr="005A4ABD">
        <w:rPr>
          <w:rFonts w:eastAsiaTheme="minorEastAsia"/>
          <w:b/>
          <w:bCs/>
          <w:sz w:val="24"/>
          <w:szCs w:val="24"/>
        </w:rPr>
        <w:t>)</w:t>
      </w:r>
    </w:p>
    <w:p w:rsidR="007662C5" w:rsidP="00D977C0" w:rsidRDefault="00796CA6" w14:paraId="4B892084" w14:textId="0AE9360C">
      <w:pPr>
        <w:widowControl/>
        <w:adjustRightInd w:val="0"/>
        <w:spacing w:after="240"/>
        <w:jc w:val="both"/>
        <w:rPr>
          <w:rFonts w:eastAsiaTheme="minorEastAsia"/>
          <w:sz w:val="24"/>
          <w:szCs w:val="24"/>
        </w:rPr>
      </w:pPr>
      <w:r>
        <w:rPr>
          <w:rFonts w:eastAsiaTheme="minorEastAsia"/>
          <w:sz w:val="24"/>
          <w:szCs w:val="24"/>
        </w:rPr>
        <w:t>Vehicle fuel for technical leads and motorcycle fuel for 1 motorcycle used by the project’s extension agent under this activity is estimated at $100/month for 46 months.</w:t>
      </w:r>
    </w:p>
    <w:p w:rsidRPr="001E54CF" w:rsidR="007662C5" w:rsidP="00365CD0" w:rsidRDefault="007662C5" w14:paraId="66B14024" w14:textId="5856D4A5">
      <w:pPr>
        <w:spacing w:after="60"/>
        <w:jc w:val="both"/>
        <w:rPr>
          <w:rFonts w:eastAsiaTheme="minorEastAsia"/>
          <w:b/>
          <w:bCs/>
          <w:sz w:val="24"/>
          <w:szCs w:val="24"/>
        </w:rPr>
      </w:pPr>
      <w:r w:rsidRPr="001E54CF">
        <w:rPr>
          <w:rFonts w:eastAsiaTheme="minorEastAsia"/>
          <w:b/>
          <w:bCs/>
          <w:sz w:val="24"/>
          <w:szCs w:val="24"/>
        </w:rPr>
        <w:t>Per Diem ($</w:t>
      </w:r>
      <w:r w:rsidR="003E19E2">
        <w:rPr>
          <w:rFonts w:eastAsiaTheme="minorEastAsia"/>
          <w:b/>
          <w:bCs/>
          <w:sz w:val="24"/>
          <w:szCs w:val="24"/>
        </w:rPr>
        <w:t>30,316</w:t>
      </w:r>
      <w:r w:rsidRPr="001E54CF">
        <w:rPr>
          <w:rFonts w:eastAsiaTheme="minorEastAsia"/>
          <w:b/>
          <w:bCs/>
          <w:sz w:val="24"/>
          <w:szCs w:val="24"/>
        </w:rPr>
        <w:t>)</w:t>
      </w:r>
    </w:p>
    <w:p w:rsidR="007662C5" w:rsidP="00365CD0" w:rsidRDefault="007662C5" w14:paraId="38F69D44" w14:textId="0E53BAD6">
      <w:pPr>
        <w:pStyle w:val="BodyText"/>
        <w:jc w:val="both"/>
      </w:pPr>
      <w:r>
        <w:t xml:space="preserve">POA estimates $12,984 in lodging </w:t>
      </w:r>
      <w:r w:rsidR="00696B25">
        <w:t xml:space="preserve">at $43/night </w:t>
      </w:r>
      <w:r>
        <w:t xml:space="preserve">and M&amp;IE </w:t>
      </w:r>
      <w:r w:rsidR="00A779FC">
        <w:t xml:space="preserve">at $35/day </w:t>
      </w:r>
      <w:r>
        <w:t>for trainings, for 51 trips per year of 3 days each. In addition, POA estimates $</w:t>
      </w:r>
      <w:r w:rsidR="003E19E2">
        <w:t>17,332</w:t>
      </w:r>
      <w:r>
        <w:t xml:space="preserve"> in lodging</w:t>
      </w:r>
      <w:r w:rsidR="00FE3740">
        <w:t xml:space="preserve"> at an average </w:t>
      </w:r>
      <w:r w:rsidR="00354FE8">
        <w:t>rate of $100/night</w:t>
      </w:r>
      <w:r>
        <w:t xml:space="preserve"> and M&amp;IE </w:t>
      </w:r>
      <w:r w:rsidR="00354FE8">
        <w:t xml:space="preserve">at an average of $60/day </w:t>
      </w:r>
      <w:r>
        <w:t xml:space="preserve">for </w:t>
      </w:r>
      <w:r w:rsidR="003200DF">
        <w:t>trips to trade shows and events</w:t>
      </w:r>
      <w:r>
        <w:t xml:space="preserve"> for </w:t>
      </w:r>
      <w:r w:rsidR="001A30B3">
        <w:t>4 trips</w:t>
      </w:r>
      <w:r w:rsidR="0084072E">
        <w:t xml:space="preserve"> per year of 5 days each</w:t>
      </w:r>
      <w:r w:rsidR="00872B1B">
        <w:t xml:space="preserve"> that will be held internationally.</w:t>
      </w:r>
    </w:p>
    <w:p w:rsidRPr="00DE3D11" w:rsidR="006D0811" w:rsidP="00365CD0" w:rsidRDefault="006D0811" w14:paraId="7F7E08D9" w14:textId="77777777">
      <w:pPr>
        <w:pStyle w:val="Heading4"/>
        <w:tabs>
          <w:tab w:val="left" w:pos="1300"/>
        </w:tabs>
        <w:ind w:left="540" w:hanging="540"/>
        <w:jc w:val="both"/>
        <w:rPr>
          <w:color w:val="24468C"/>
        </w:rPr>
      </w:pPr>
    </w:p>
    <w:p w:rsidR="00DE3D11" w:rsidP="00365CD0" w:rsidRDefault="006D0811" w14:paraId="5E724607" w14:textId="5DD7D3EF">
      <w:pPr>
        <w:pStyle w:val="Heading3"/>
        <w:tabs>
          <w:tab w:val="left" w:pos="1125"/>
        </w:tabs>
        <w:ind w:left="360" w:hanging="360"/>
        <w:jc w:val="both"/>
        <w:rPr>
          <w:i/>
          <w:color w:val="24468C"/>
        </w:rPr>
      </w:pPr>
      <w:r w:rsidRPr="000B75C7">
        <w:rPr>
          <w:i/>
          <w:color w:val="24468C"/>
        </w:rPr>
        <w:t>3.</w:t>
      </w:r>
      <w:r w:rsidRPr="000B75C7" w:rsidR="004B24FA">
        <w:rPr>
          <w:i/>
          <w:color w:val="24468C"/>
        </w:rPr>
        <w:t>4</w:t>
      </w:r>
      <w:r w:rsidRPr="000B75C7">
        <w:rPr>
          <w:i/>
          <w:color w:val="24468C"/>
        </w:rPr>
        <w:t>.4 Professional Services/Contractual – Total $</w:t>
      </w:r>
      <w:r w:rsidR="00AA3597">
        <w:rPr>
          <w:i/>
          <w:color w:val="24468C"/>
        </w:rPr>
        <w:t>524</w:t>
      </w:r>
      <w:r w:rsidRPr="000B75C7" w:rsidR="009774D4">
        <w:rPr>
          <w:i/>
          <w:color w:val="24468C"/>
        </w:rPr>
        <w:t>,</w:t>
      </w:r>
      <w:r w:rsidR="00AA3597">
        <w:rPr>
          <w:i/>
          <w:color w:val="24468C"/>
        </w:rPr>
        <w:t>275</w:t>
      </w:r>
    </w:p>
    <w:p w:rsidRPr="005A4ABD" w:rsidR="005A4ABD" w:rsidP="00365CD0" w:rsidRDefault="005A4ABD" w14:paraId="732476FE" w14:textId="77777777">
      <w:pPr>
        <w:pStyle w:val="Heading3"/>
        <w:tabs>
          <w:tab w:val="left" w:pos="1125"/>
        </w:tabs>
        <w:ind w:left="360" w:hanging="360"/>
        <w:jc w:val="both"/>
        <w:rPr>
          <w:i/>
          <w:color w:val="24468C"/>
        </w:rPr>
      </w:pPr>
    </w:p>
    <w:p w:rsidR="00DE3D11" w:rsidP="00365CD0" w:rsidRDefault="00DE3D11" w14:paraId="22BE3D54" w14:textId="31AC701B">
      <w:pPr>
        <w:pStyle w:val="Heading3"/>
        <w:tabs>
          <w:tab w:val="left" w:pos="1300"/>
        </w:tabs>
        <w:ind w:left="0"/>
        <w:jc w:val="both"/>
        <w:rPr>
          <w:b w:val="0"/>
        </w:rPr>
      </w:pPr>
      <w:r w:rsidRPr="00344864">
        <w:rPr>
          <w:b w:val="0"/>
        </w:rPr>
        <w:t>POA will contract a consultant to implement a Cold Chain Feasibility Study in Y1</w:t>
      </w:r>
      <w:r w:rsidRPr="00344864" w:rsidR="0087721C">
        <w:rPr>
          <w:b w:val="0"/>
        </w:rPr>
        <w:t xml:space="preserve"> and Y</w:t>
      </w:r>
      <w:r w:rsidRPr="00344864" w:rsidR="00966242">
        <w:rPr>
          <w:b w:val="0"/>
        </w:rPr>
        <w:t>2</w:t>
      </w:r>
      <w:r w:rsidRPr="00344864">
        <w:rPr>
          <w:b w:val="0"/>
        </w:rPr>
        <w:t xml:space="preserve"> for</w:t>
      </w:r>
      <w:r w:rsidRPr="002E66E2">
        <w:rPr>
          <w:b w:val="0"/>
        </w:rPr>
        <w:t xml:space="preserve"> a total of $</w:t>
      </w:r>
      <w:r w:rsidR="0087721C">
        <w:rPr>
          <w:b w:val="0"/>
        </w:rPr>
        <w:t>350,000</w:t>
      </w:r>
      <w:r w:rsidRPr="002E66E2">
        <w:rPr>
          <w:b w:val="0"/>
        </w:rPr>
        <w:t xml:space="preserve">. </w:t>
      </w:r>
      <w:r>
        <w:rPr>
          <w:b w:val="0"/>
        </w:rPr>
        <w:t>POA will select the consultant</w:t>
      </w:r>
      <w:r w:rsidRPr="00B3283F">
        <w:rPr>
          <w:b w:val="0"/>
        </w:rPr>
        <w:t xml:space="preserve"> based on a competitive bidding process. POA will take into consideration factors such as the soundness of the proposal, unique capabilities of the bidder, the amount of the bid, delivery schedule, technical competency</w:t>
      </w:r>
      <w:r w:rsidR="00856512">
        <w:rPr>
          <w:b w:val="0"/>
        </w:rPr>
        <w:t xml:space="preserve">, </w:t>
      </w:r>
      <w:r w:rsidRPr="00B3283F">
        <w:rPr>
          <w:b w:val="0"/>
        </w:rPr>
        <w:t>etc.</w:t>
      </w:r>
    </w:p>
    <w:p w:rsidR="00856512" w:rsidP="00365CD0" w:rsidRDefault="00856512" w14:paraId="50D3B90E" w14:textId="77777777">
      <w:pPr>
        <w:pStyle w:val="Heading3"/>
        <w:tabs>
          <w:tab w:val="left" w:pos="1300"/>
        </w:tabs>
        <w:ind w:left="0"/>
        <w:jc w:val="both"/>
        <w:rPr>
          <w:b w:val="0"/>
        </w:rPr>
      </w:pPr>
    </w:p>
    <w:p w:rsidR="00856512" w:rsidP="00365CD0" w:rsidRDefault="00856512" w14:paraId="24A1BAE1" w14:textId="05BF919F">
      <w:pPr>
        <w:pStyle w:val="Heading3"/>
        <w:tabs>
          <w:tab w:val="left" w:pos="1300"/>
        </w:tabs>
        <w:ind w:left="0"/>
        <w:jc w:val="both"/>
        <w:rPr>
          <w:b w:val="0"/>
        </w:rPr>
      </w:pPr>
      <w:r>
        <w:rPr>
          <w:b w:val="0"/>
        </w:rPr>
        <w:t xml:space="preserve">POA will contract a firm to provide security services and conduct risk and security assessments under activity </w:t>
      </w:r>
      <w:r w:rsidR="00D9767D">
        <w:rPr>
          <w:b w:val="0"/>
        </w:rPr>
        <w:t>4</w:t>
      </w:r>
      <w:r>
        <w:rPr>
          <w:b w:val="0"/>
        </w:rPr>
        <w:t xml:space="preserve"> to ensure the well-being of staff and program participants for $35,000 over LOP. Under activity </w:t>
      </w:r>
      <w:r w:rsidR="00D9767D">
        <w:rPr>
          <w:b w:val="0"/>
        </w:rPr>
        <w:t>4</w:t>
      </w:r>
      <w:r>
        <w:rPr>
          <w:b w:val="0"/>
        </w:rPr>
        <w:t xml:space="preserve">, POA anticipates contracting other ad-hoc consultancy and advisory support services </w:t>
      </w:r>
      <w:proofErr w:type="gramStart"/>
      <w:r>
        <w:rPr>
          <w:b w:val="0"/>
        </w:rPr>
        <w:t xml:space="preserve">on </w:t>
      </w:r>
      <w:r w:rsidRPr="00DC253A" w:rsidR="00DC253A">
        <w:rPr>
          <w:b w:val="0"/>
        </w:rPr>
        <w:t xml:space="preserve"> training</w:t>
      </w:r>
      <w:proofErr w:type="gramEnd"/>
      <w:r w:rsidRPr="00DC253A" w:rsidR="00DC253A">
        <w:rPr>
          <w:b w:val="0"/>
        </w:rPr>
        <w:t xml:space="preserve"> of processors and agribusinesses in food safety practices,</w:t>
      </w:r>
      <w:r>
        <w:rPr>
          <w:b w:val="0"/>
        </w:rPr>
        <w:t xml:space="preserve"> for which POA has budgeted $</w:t>
      </w:r>
      <w:r w:rsidR="00D9767D">
        <w:rPr>
          <w:b w:val="0"/>
        </w:rPr>
        <w:t>3</w:t>
      </w:r>
      <w:r w:rsidR="00583629">
        <w:rPr>
          <w:b w:val="0"/>
        </w:rPr>
        <w:t>2</w:t>
      </w:r>
      <w:r>
        <w:rPr>
          <w:b w:val="0"/>
        </w:rPr>
        <w:t>,</w:t>
      </w:r>
      <w:r w:rsidR="00583629">
        <w:rPr>
          <w:b w:val="0"/>
        </w:rPr>
        <w:t>4</w:t>
      </w:r>
      <w:r>
        <w:rPr>
          <w:b w:val="0"/>
        </w:rPr>
        <w:t>00 over LOP.</w:t>
      </w:r>
    </w:p>
    <w:p w:rsidR="003D7B86" w:rsidP="00365CD0" w:rsidRDefault="003D7B86" w14:paraId="3ED71EA8" w14:textId="5DBFF855">
      <w:pPr>
        <w:pStyle w:val="Heading3"/>
        <w:tabs>
          <w:tab w:val="left" w:pos="1300"/>
        </w:tabs>
        <w:ind w:left="0"/>
        <w:jc w:val="both"/>
        <w:rPr>
          <w:b w:val="0"/>
        </w:rPr>
      </w:pPr>
    </w:p>
    <w:p w:rsidRPr="00FB6F84" w:rsidR="003D7B86" w:rsidP="003D7B86" w:rsidRDefault="003D7B86" w14:paraId="20DC743D" w14:textId="45055735">
      <w:pPr>
        <w:pStyle w:val="Heading3"/>
        <w:tabs>
          <w:tab w:val="left" w:pos="1300"/>
        </w:tabs>
        <w:spacing w:after="240"/>
        <w:ind w:left="0"/>
        <w:jc w:val="both"/>
        <w:rPr>
          <w:b w:val="0"/>
        </w:rPr>
      </w:pPr>
      <w:r>
        <w:rPr>
          <w:b w:val="0"/>
        </w:rPr>
        <w:t xml:space="preserve">Additionally, </w:t>
      </w:r>
      <w:r w:rsidR="00743ABE">
        <w:rPr>
          <w:b w:val="0"/>
        </w:rPr>
        <w:t xml:space="preserve">POA will contract </w:t>
      </w:r>
      <w:r w:rsidRPr="008204A3" w:rsidR="00743ABE">
        <w:rPr>
          <w:b w:val="0"/>
        </w:rPr>
        <w:t>Abdel Aziz Dahi</w:t>
      </w:r>
      <w:r w:rsidR="00743ABE">
        <w:rPr>
          <w:b w:val="0"/>
        </w:rPr>
        <w:t xml:space="preserve"> </w:t>
      </w:r>
      <w:r w:rsidRPr="00743ABE" w:rsidR="00743ABE">
        <w:rPr>
          <w:b w:val="0"/>
          <w:bCs w:val="0"/>
        </w:rPr>
        <w:t>to serve as a</w:t>
      </w:r>
      <w:r w:rsidR="00743ABE">
        <w:rPr>
          <w:b w:val="0"/>
        </w:rPr>
        <w:t xml:space="preserve"> </w:t>
      </w:r>
      <w:r w:rsidRPr="00DB4246" w:rsidR="00743ABE">
        <w:rPr>
          <w:b w:val="0"/>
        </w:rPr>
        <w:t>Technical Advisor of Trade Promotion &amp; Strategic Partnership &amp; Inv</w:t>
      </w:r>
      <w:r w:rsidRPr="000C50D7" w:rsidR="00743ABE">
        <w:rPr>
          <w:b w:val="0"/>
          <w:bCs w:val="0"/>
        </w:rPr>
        <w:t>estment who is</w:t>
      </w:r>
      <w:r w:rsidR="00743ABE">
        <w:t xml:space="preserve"> </w:t>
      </w:r>
      <w:r w:rsidRPr="000C50D7" w:rsidR="00743ABE">
        <w:rPr>
          <w:b w:val="0"/>
          <w:bCs w:val="0"/>
        </w:rPr>
        <w:t>a Mauritanian national with more than 20 years of experience working at the highest levels of t</w:t>
      </w:r>
      <w:r w:rsidRPr="00DB4246" w:rsidR="00743ABE">
        <w:rPr>
          <w:b w:val="0"/>
        </w:rPr>
        <w:t>he Government of Mauritania</w:t>
      </w:r>
      <w:r w:rsidRPr="00DB4246">
        <w:rPr>
          <w:b w:val="0"/>
        </w:rPr>
        <w:t xml:space="preserve"> ($</w:t>
      </w:r>
      <w:r w:rsidR="001C2B28">
        <w:rPr>
          <w:b w:val="0"/>
        </w:rPr>
        <w:t>106</w:t>
      </w:r>
      <w:r w:rsidRPr="00DB4246">
        <w:rPr>
          <w:b w:val="0"/>
        </w:rPr>
        <w:t>,</w:t>
      </w:r>
      <w:r w:rsidR="001C2B28">
        <w:rPr>
          <w:b w:val="0"/>
        </w:rPr>
        <w:t>875</w:t>
      </w:r>
      <w:r w:rsidRPr="00DB4246">
        <w:rPr>
          <w:b w:val="0"/>
        </w:rPr>
        <w:t>).</w:t>
      </w:r>
    </w:p>
    <w:p w:rsidRPr="000B75C7" w:rsidR="004A7595" w:rsidP="00365CD0" w:rsidRDefault="004A7595" w14:paraId="5808D341" w14:textId="37B2144D">
      <w:pPr>
        <w:pStyle w:val="Heading3"/>
        <w:tabs>
          <w:tab w:val="left" w:pos="1125"/>
        </w:tabs>
        <w:ind w:left="360" w:hanging="360"/>
        <w:jc w:val="both"/>
        <w:rPr>
          <w:i/>
          <w:color w:val="24468C"/>
        </w:rPr>
      </w:pPr>
      <w:r w:rsidRPr="000B75C7">
        <w:rPr>
          <w:i/>
          <w:color w:val="24468C"/>
        </w:rPr>
        <w:t>3.4.5 Equipment – Total $</w:t>
      </w:r>
      <w:r w:rsidR="00DE43B8">
        <w:rPr>
          <w:i/>
          <w:color w:val="24468C"/>
        </w:rPr>
        <w:t>5</w:t>
      </w:r>
      <w:r w:rsidR="006E6EB5">
        <w:rPr>
          <w:i/>
          <w:color w:val="24468C"/>
        </w:rPr>
        <w:t>3</w:t>
      </w:r>
      <w:r w:rsidR="00217EA0">
        <w:rPr>
          <w:i/>
          <w:color w:val="24468C"/>
        </w:rPr>
        <w:t>9</w:t>
      </w:r>
      <w:r w:rsidRPr="000B75C7" w:rsidR="0011005E">
        <w:rPr>
          <w:i/>
          <w:color w:val="24468C"/>
        </w:rPr>
        <w:t>,</w:t>
      </w:r>
      <w:r w:rsidR="00217EA0">
        <w:rPr>
          <w:i/>
          <w:color w:val="24468C"/>
        </w:rPr>
        <w:t>650</w:t>
      </w:r>
    </w:p>
    <w:p w:rsidR="003327D7" w:rsidP="00365CD0" w:rsidRDefault="003327D7" w14:paraId="44DAD752" w14:textId="35BD46F0">
      <w:pPr>
        <w:pStyle w:val="Heading3"/>
        <w:tabs>
          <w:tab w:val="left" w:pos="1300"/>
        </w:tabs>
        <w:ind w:left="0"/>
        <w:jc w:val="both"/>
        <w:rPr>
          <w:b w:val="0"/>
        </w:rPr>
      </w:pPr>
    </w:p>
    <w:p w:rsidR="002D6D99" w:rsidP="00365CD0" w:rsidRDefault="00072EA1" w14:paraId="2E3A49F3" w14:textId="0107C62F">
      <w:pPr>
        <w:pStyle w:val="Heading3"/>
        <w:tabs>
          <w:tab w:val="left" w:pos="1300"/>
        </w:tabs>
        <w:ind w:left="0"/>
        <w:jc w:val="both"/>
        <w:rPr>
          <w:b w:val="0"/>
        </w:rPr>
      </w:pPr>
      <w:r>
        <w:rPr>
          <w:b w:val="0"/>
        </w:rPr>
        <w:t xml:space="preserve">For the equipment below, </w:t>
      </w:r>
      <w:r w:rsidRPr="00072EA1">
        <w:rPr>
          <w:b w:val="0"/>
        </w:rPr>
        <w:t xml:space="preserve">POA will issue a </w:t>
      </w:r>
      <w:r>
        <w:rPr>
          <w:b w:val="0"/>
        </w:rPr>
        <w:t xml:space="preserve">cash </w:t>
      </w:r>
      <w:r w:rsidRPr="00072EA1">
        <w:rPr>
          <w:b w:val="0"/>
        </w:rPr>
        <w:t>grant for the purchase</w:t>
      </w:r>
      <w:r w:rsidR="002D6D99">
        <w:rPr>
          <w:b w:val="0"/>
        </w:rPr>
        <w:t>,</w:t>
      </w:r>
      <w:r w:rsidRPr="00072EA1">
        <w:rPr>
          <w:b w:val="0"/>
        </w:rPr>
        <w:t xml:space="preserve"> </w:t>
      </w:r>
      <w:r>
        <w:rPr>
          <w:b w:val="0"/>
        </w:rPr>
        <w:t>and the recipient will be responsible for procuring directly. H</w:t>
      </w:r>
      <w:r w:rsidRPr="00072EA1">
        <w:rPr>
          <w:b w:val="0"/>
        </w:rPr>
        <w:t>owever, POA plans to put stipulations into the grant mechanism</w:t>
      </w:r>
      <w:r>
        <w:rPr>
          <w:b w:val="0"/>
        </w:rPr>
        <w:t xml:space="preserve"> for prior approval by POA before purchase</w:t>
      </w:r>
      <w:r w:rsidRPr="00072EA1">
        <w:rPr>
          <w:b w:val="0"/>
        </w:rPr>
        <w:t>, so there is oversight on these procurements to ensure they are competed competitively.</w:t>
      </w:r>
      <w:r>
        <w:rPr>
          <w:b w:val="0"/>
        </w:rPr>
        <w:t xml:space="preserve"> </w:t>
      </w:r>
      <w:r w:rsidR="002D6D99">
        <w:rPr>
          <w:b w:val="0"/>
        </w:rPr>
        <w:t>Payment to the grant recipient will be made on a percentage reimbursement basis with the ability to withhold the final payment if the equipment is not available at the end of the project. Final reimbursement payments to the grant recipients will be made at the end of the project.</w:t>
      </w:r>
    </w:p>
    <w:p w:rsidR="002D6D99" w:rsidP="00365CD0" w:rsidRDefault="002D6D99" w14:paraId="44886ECA" w14:textId="277F5F62">
      <w:pPr>
        <w:pStyle w:val="Heading3"/>
        <w:tabs>
          <w:tab w:val="left" w:pos="1300"/>
        </w:tabs>
        <w:ind w:left="0"/>
        <w:jc w:val="both"/>
        <w:rPr>
          <w:b w:val="0"/>
          <w:bCs w:val="0"/>
        </w:rPr>
      </w:pPr>
      <w:ins w:author="Debra Cooper" w:date="2024-09-16T14:30:27.116Z" w:id="1673242286">
        <w:r w:rsidR="66779E2F">
          <w:rPr>
            <w:b w:val="0"/>
            <w:bCs w:val="0"/>
          </w:rPr>
          <w:t>7</w:t>
        </w:r>
      </w:ins>
    </w:p>
    <w:p w:rsidR="00781783" w:rsidP="00365CD0" w:rsidRDefault="00781783" w14:paraId="39573EE1" w14:textId="0816D511">
      <w:pPr>
        <w:pStyle w:val="Heading3"/>
        <w:tabs>
          <w:tab w:val="left" w:pos="1300"/>
        </w:tabs>
        <w:ind w:left="0"/>
        <w:jc w:val="both"/>
        <w:rPr>
          <w:b w:val="0"/>
        </w:rPr>
      </w:pPr>
      <w:r>
        <w:rPr>
          <w:b w:val="0"/>
        </w:rPr>
        <w:t>The equipment will be titled under the recipient organization as they will be contributing substantially to the purchase. However, POA will issue grants with conditions on the equipment use, to ensure the equipment is available during LOP.</w:t>
      </w:r>
      <w:r w:rsidR="00DC253A">
        <w:rPr>
          <w:b w:val="0"/>
        </w:rPr>
        <w:t xml:space="preserve"> </w:t>
      </w:r>
      <w:r w:rsidRPr="00DC253A" w:rsidR="00DC253A">
        <w:rPr>
          <w:b w:val="0"/>
        </w:rPr>
        <w:t>Recipients will be expected to contribute about 50% of the cost</w:t>
      </w:r>
      <w:r w:rsidR="00DC253A">
        <w:rPr>
          <w:b w:val="0"/>
        </w:rPr>
        <w:t>, and POA will make this a</w:t>
      </w:r>
      <w:r w:rsidRPr="00DC253A" w:rsidR="00DC253A">
        <w:rPr>
          <w:b w:val="0"/>
        </w:rPr>
        <w:t xml:space="preserve"> requirement of the grant to be eligible for funding.</w:t>
      </w:r>
    </w:p>
    <w:p w:rsidR="00781783" w:rsidP="00365CD0" w:rsidRDefault="00781783" w14:paraId="303A6E81" w14:textId="77777777">
      <w:pPr>
        <w:pStyle w:val="Heading3"/>
        <w:tabs>
          <w:tab w:val="left" w:pos="1300"/>
        </w:tabs>
        <w:ind w:left="0"/>
        <w:jc w:val="both"/>
        <w:rPr>
          <w:b w:val="0"/>
        </w:rPr>
      </w:pPr>
    </w:p>
    <w:p w:rsidR="00DA1C70" w:rsidP="00365CD0" w:rsidRDefault="00DA1C70" w14:paraId="7314EBE4" w14:textId="15C6A80C">
      <w:pPr>
        <w:pStyle w:val="Heading3"/>
        <w:tabs>
          <w:tab w:val="left" w:pos="1300"/>
        </w:tabs>
        <w:ind w:left="0"/>
        <w:jc w:val="both"/>
        <w:rPr>
          <w:bCs w:val="0"/>
          <w:i/>
          <w:iCs/>
        </w:rPr>
      </w:pPr>
      <w:r w:rsidRPr="00DA1C70">
        <w:rPr>
          <w:bCs w:val="0"/>
          <w:i/>
          <w:iCs/>
        </w:rPr>
        <w:t>Post</w:t>
      </w:r>
      <w:r w:rsidR="00D650C4">
        <w:rPr>
          <w:bCs w:val="0"/>
          <w:i/>
          <w:iCs/>
        </w:rPr>
        <w:t>-h</w:t>
      </w:r>
      <w:r w:rsidRPr="00DA1C70">
        <w:rPr>
          <w:bCs w:val="0"/>
          <w:i/>
          <w:iCs/>
        </w:rPr>
        <w:t>arvest Processing Equipment and Infrastructure</w:t>
      </w:r>
      <w:r>
        <w:rPr>
          <w:bCs w:val="0"/>
          <w:i/>
          <w:iCs/>
        </w:rPr>
        <w:t xml:space="preserve"> (</w:t>
      </w:r>
      <w:r w:rsidR="00733A92">
        <w:rPr>
          <w:bCs w:val="0"/>
          <w:i/>
          <w:iCs/>
        </w:rPr>
        <w:t>$</w:t>
      </w:r>
      <w:r w:rsidR="00DE43B8">
        <w:rPr>
          <w:bCs w:val="0"/>
          <w:i/>
          <w:iCs/>
        </w:rPr>
        <w:t>15</w:t>
      </w:r>
      <w:r w:rsidR="00AA3597">
        <w:rPr>
          <w:bCs w:val="0"/>
          <w:i/>
          <w:iCs/>
        </w:rPr>
        <w:t>0</w:t>
      </w:r>
      <w:r w:rsidR="00733A92">
        <w:rPr>
          <w:bCs w:val="0"/>
          <w:i/>
          <w:iCs/>
        </w:rPr>
        <w:t>,000)</w:t>
      </w:r>
    </w:p>
    <w:p w:rsidRPr="009E1908" w:rsidR="00733A92" w:rsidP="00365CD0" w:rsidRDefault="009E1908" w14:paraId="3469C7CA" w14:textId="0468EB04">
      <w:pPr>
        <w:pStyle w:val="Heading3"/>
        <w:tabs>
          <w:tab w:val="left" w:pos="1300"/>
        </w:tabs>
        <w:ind w:left="0"/>
        <w:jc w:val="both"/>
        <w:rPr>
          <w:b w:val="0"/>
        </w:rPr>
      </w:pPr>
      <w:r>
        <w:rPr>
          <w:b w:val="0"/>
        </w:rPr>
        <w:t>POA plans to</w:t>
      </w:r>
      <w:r w:rsidR="0050573E">
        <w:rPr>
          <w:b w:val="0"/>
        </w:rPr>
        <w:t xml:space="preserve"> </w:t>
      </w:r>
      <w:r w:rsidR="00292EDD">
        <w:rPr>
          <w:b w:val="0"/>
        </w:rPr>
        <w:t>co-invest in export-scale processing infrastructure with local and foreign investors</w:t>
      </w:r>
      <w:r w:rsidR="00122347">
        <w:rPr>
          <w:b w:val="0"/>
        </w:rPr>
        <w:t xml:space="preserve">. </w:t>
      </w:r>
      <w:r w:rsidR="008F543C">
        <w:rPr>
          <w:b w:val="0"/>
        </w:rPr>
        <w:t>The tenders are expected to be released in Y3</w:t>
      </w:r>
      <w:r w:rsidR="00862A86">
        <w:rPr>
          <w:b w:val="0"/>
        </w:rPr>
        <w:t>.</w:t>
      </w:r>
      <w:r>
        <w:rPr>
          <w:b w:val="0"/>
        </w:rPr>
        <w:t xml:space="preserve"> </w:t>
      </w:r>
    </w:p>
    <w:p w:rsidRPr="00DA1C70" w:rsidR="00733A92" w:rsidP="00365CD0" w:rsidRDefault="00733A92" w14:paraId="16101860" w14:textId="77777777">
      <w:pPr>
        <w:pStyle w:val="Heading3"/>
        <w:tabs>
          <w:tab w:val="left" w:pos="1300"/>
        </w:tabs>
        <w:ind w:left="0"/>
        <w:jc w:val="both"/>
        <w:rPr>
          <w:bCs w:val="0"/>
          <w:i/>
          <w:iCs/>
        </w:rPr>
      </w:pPr>
    </w:p>
    <w:p w:rsidR="00DA1C70" w:rsidP="00365CD0" w:rsidRDefault="00DA1C70" w14:paraId="04AA78CD" w14:textId="23C740F3">
      <w:pPr>
        <w:pStyle w:val="Heading3"/>
        <w:tabs>
          <w:tab w:val="left" w:pos="1300"/>
        </w:tabs>
        <w:ind w:left="0"/>
        <w:jc w:val="both"/>
        <w:rPr>
          <w:bCs w:val="0"/>
          <w:i/>
          <w:iCs/>
        </w:rPr>
      </w:pPr>
      <w:r w:rsidRPr="00DA1C70">
        <w:rPr>
          <w:bCs w:val="0"/>
          <w:i/>
          <w:iCs/>
        </w:rPr>
        <w:t>Co-invest in Small-Scale Processing Infrastructure for Cooperatives</w:t>
      </w:r>
      <w:r w:rsidR="00733A92">
        <w:rPr>
          <w:bCs w:val="0"/>
          <w:i/>
          <w:iCs/>
        </w:rPr>
        <w:t xml:space="preserve"> ($100,000)</w:t>
      </w:r>
    </w:p>
    <w:p w:rsidRPr="00862A86" w:rsidR="00733A92" w:rsidP="00365CD0" w:rsidRDefault="00862A86" w14:paraId="3D10EC76" w14:textId="77374091">
      <w:pPr>
        <w:pStyle w:val="Heading3"/>
        <w:tabs>
          <w:tab w:val="left" w:pos="1300"/>
        </w:tabs>
        <w:ind w:left="0"/>
        <w:jc w:val="both"/>
        <w:rPr>
          <w:b w:val="0"/>
        </w:rPr>
      </w:pPr>
      <w:r>
        <w:rPr>
          <w:b w:val="0"/>
        </w:rPr>
        <w:t xml:space="preserve">POA plans to co-invest </w:t>
      </w:r>
      <w:r w:rsidR="00E06FC2">
        <w:rPr>
          <w:b w:val="0"/>
        </w:rPr>
        <w:t xml:space="preserve">in </w:t>
      </w:r>
      <w:r w:rsidR="00D11E68">
        <w:rPr>
          <w:b w:val="0"/>
        </w:rPr>
        <w:t>small-scale processing infrastructure with</w:t>
      </w:r>
      <w:r>
        <w:rPr>
          <w:b w:val="0"/>
        </w:rPr>
        <w:t xml:space="preserve"> </w:t>
      </w:r>
      <w:r w:rsidR="00E06FC2">
        <w:rPr>
          <w:b w:val="0"/>
        </w:rPr>
        <w:t>promising women’s cooperatives and medium</w:t>
      </w:r>
      <w:r w:rsidR="5C144169">
        <w:rPr>
          <w:b w:val="0"/>
          <w:bCs w:val="0"/>
        </w:rPr>
        <w:t>-</w:t>
      </w:r>
      <w:r w:rsidR="00E06FC2">
        <w:rPr>
          <w:b w:val="0"/>
        </w:rPr>
        <w:t xml:space="preserve"> to large-scale farmers</w:t>
      </w:r>
      <w:r w:rsidR="00D11E68">
        <w:rPr>
          <w:b w:val="0"/>
        </w:rPr>
        <w:t>.</w:t>
      </w:r>
      <w:r w:rsidR="00085090">
        <w:rPr>
          <w:b w:val="0"/>
        </w:rPr>
        <w:t xml:space="preserve"> A total of 10 cooperatives will receive $10,000 during Y2 and Y3.</w:t>
      </w:r>
    </w:p>
    <w:p w:rsidRPr="00DA1C70" w:rsidR="00733A92" w:rsidP="00365CD0" w:rsidRDefault="00733A92" w14:paraId="7F5123D0" w14:textId="77777777">
      <w:pPr>
        <w:pStyle w:val="Heading3"/>
        <w:tabs>
          <w:tab w:val="left" w:pos="1300"/>
        </w:tabs>
        <w:ind w:left="0"/>
        <w:jc w:val="both"/>
        <w:rPr>
          <w:bCs w:val="0"/>
          <w:i/>
          <w:iCs/>
        </w:rPr>
      </w:pPr>
    </w:p>
    <w:p w:rsidR="00DA1C70" w:rsidP="00365CD0" w:rsidRDefault="00DA1C70" w14:paraId="1AE90FF1" w14:textId="363F89B1">
      <w:pPr>
        <w:pStyle w:val="Heading3"/>
        <w:tabs>
          <w:tab w:val="left" w:pos="1300"/>
        </w:tabs>
        <w:ind w:left="0"/>
        <w:jc w:val="both"/>
        <w:rPr>
          <w:bCs w:val="0"/>
          <w:i/>
          <w:iCs/>
        </w:rPr>
      </w:pPr>
      <w:r w:rsidRPr="00DA1C70">
        <w:rPr>
          <w:bCs w:val="0"/>
          <w:i/>
          <w:iCs/>
        </w:rPr>
        <w:t>Large Scale Cold and Dry Storage Equipment and Infrastructure</w:t>
      </w:r>
      <w:r w:rsidR="00733A92">
        <w:rPr>
          <w:bCs w:val="0"/>
          <w:i/>
          <w:iCs/>
        </w:rPr>
        <w:t xml:space="preserve"> ($</w:t>
      </w:r>
      <w:r w:rsidR="00DE43B8">
        <w:rPr>
          <w:bCs w:val="0"/>
          <w:i/>
          <w:iCs/>
        </w:rPr>
        <w:t>22</w:t>
      </w:r>
      <w:r w:rsidR="003A6A8E">
        <w:rPr>
          <w:bCs w:val="0"/>
          <w:i/>
          <w:iCs/>
        </w:rPr>
        <w:t>6</w:t>
      </w:r>
      <w:r w:rsidR="00733A92">
        <w:rPr>
          <w:bCs w:val="0"/>
          <w:i/>
          <w:iCs/>
        </w:rPr>
        <w:t>,</w:t>
      </w:r>
      <w:r w:rsidR="003A6A8E">
        <w:rPr>
          <w:bCs w:val="0"/>
          <w:i/>
          <w:iCs/>
        </w:rPr>
        <w:t>15</w:t>
      </w:r>
      <w:r w:rsidR="00733A92">
        <w:rPr>
          <w:bCs w:val="0"/>
          <w:i/>
          <w:iCs/>
        </w:rPr>
        <w:t>0)</w:t>
      </w:r>
    </w:p>
    <w:p w:rsidRPr="00191E82" w:rsidR="00733A92" w:rsidP="00365CD0" w:rsidRDefault="006915BA" w14:paraId="417B2380" w14:textId="7B9C55A2">
      <w:pPr>
        <w:pStyle w:val="Heading3"/>
        <w:tabs>
          <w:tab w:val="left" w:pos="1300"/>
        </w:tabs>
        <w:ind w:left="0"/>
        <w:jc w:val="both"/>
        <w:rPr>
          <w:b w:val="0"/>
        </w:rPr>
      </w:pPr>
      <w:r>
        <w:rPr>
          <w:b w:val="0"/>
        </w:rPr>
        <w:t>In Y</w:t>
      </w:r>
      <w:r w:rsidR="003E23D9">
        <w:rPr>
          <w:b w:val="0"/>
        </w:rPr>
        <w:t>2</w:t>
      </w:r>
      <w:r>
        <w:rPr>
          <w:b w:val="0"/>
        </w:rPr>
        <w:t xml:space="preserve">, </w:t>
      </w:r>
      <w:r w:rsidR="00191E82">
        <w:rPr>
          <w:b w:val="0"/>
        </w:rPr>
        <w:t xml:space="preserve">POA plans to </w:t>
      </w:r>
      <w:r w:rsidR="00990437">
        <w:rPr>
          <w:b w:val="0"/>
        </w:rPr>
        <w:t>co-invest in</w:t>
      </w:r>
      <w:r w:rsidR="00CD56F5">
        <w:rPr>
          <w:b w:val="0"/>
        </w:rPr>
        <w:t xml:space="preserve"> large</w:t>
      </w:r>
      <w:r w:rsidR="00285ECF">
        <w:rPr>
          <w:b w:val="0"/>
        </w:rPr>
        <w:t>-</w:t>
      </w:r>
      <w:r w:rsidR="00CD56F5">
        <w:rPr>
          <w:b w:val="0"/>
        </w:rPr>
        <w:t>scale cold and dry storage equipment and infrastructure</w:t>
      </w:r>
      <w:r w:rsidR="006D2CD2">
        <w:rPr>
          <w:b w:val="0"/>
        </w:rPr>
        <w:t xml:space="preserve"> </w:t>
      </w:r>
      <w:r w:rsidR="00480344">
        <w:rPr>
          <w:b w:val="0"/>
        </w:rPr>
        <w:t>with local and foreign investors</w:t>
      </w:r>
      <w:r w:rsidR="005F46A4">
        <w:rPr>
          <w:b w:val="0"/>
        </w:rPr>
        <w:t xml:space="preserve"> based on</w:t>
      </w:r>
      <w:r w:rsidR="006D2CD2">
        <w:rPr>
          <w:b w:val="0"/>
        </w:rPr>
        <w:t xml:space="preserve"> the information gathered in the Cold Chain Feasibility Study</w:t>
      </w:r>
      <w:r>
        <w:rPr>
          <w:b w:val="0"/>
        </w:rPr>
        <w:t>.</w:t>
      </w:r>
    </w:p>
    <w:p w:rsidRPr="00DA1C70" w:rsidR="00733A92" w:rsidP="00365CD0" w:rsidRDefault="00733A92" w14:paraId="2849A912" w14:textId="77777777">
      <w:pPr>
        <w:pStyle w:val="Heading3"/>
        <w:tabs>
          <w:tab w:val="left" w:pos="1300"/>
        </w:tabs>
        <w:ind w:left="0"/>
        <w:jc w:val="both"/>
        <w:rPr>
          <w:bCs w:val="0"/>
          <w:i/>
          <w:iCs/>
        </w:rPr>
      </w:pPr>
    </w:p>
    <w:p w:rsidR="00DA1C70" w:rsidP="00365CD0" w:rsidRDefault="00DA1C70" w14:paraId="594E6A63" w14:textId="0C23ABA0">
      <w:pPr>
        <w:pStyle w:val="Heading3"/>
        <w:tabs>
          <w:tab w:val="left" w:pos="1300"/>
        </w:tabs>
        <w:ind w:left="0"/>
        <w:jc w:val="both"/>
        <w:rPr>
          <w:bCs w:val="0"/>
          <w:i/>
          <w:iCs/>
        </w:rPr>
      </w:pPr>
      <w:r w:rsidRPr="00DA1C70">
        <w:rPr>
          <w:bCs w:val="0"/>
          <w:i/>
          <w:iCs/>
        </w:rPr>
        <w:t>Transformation Equipment for Waste Reduction</w:t>
      </w:r>
      <w:r w:rsidR="00733A92">
        <w:rPr>
          <w:bCs w:val="0"/>
          <w:i/>
          <w:iCs/>
        </w:rPr>
        <w:t xml:space="preserve"> (</w:t>
      </w:r>
      <w:r w:rsidR="009E1908">
        <w:rPr>
          <w:bCs w:val="0"/>
          <w:i/>
          <w:iCs/>
        </w:rPr>
        <w:t>$</w:t>
      </w:r>
      <w:r w:rsidR="006E6EB5">
        <w:rPr>
          <w:bCs w:val="0"/>
          <w:i/>
          <w:iCs/>
        </w:rPr>
        <w:t>63</w:t>
      </w:r>
      <w:r w:rsidR="009E1908">
        <w:rPr>
          <w:bCs w:val="0"/>
          <w:i/>
          <w:iCs/>
        </w:rPr>
        <w:t>,</w:t>
      </w:r>
      <w:r w:rsidR="006E6EB5">
        <w:rPr>
          <w:bCs w:val="0"/>
          <w:i/>
          <w:iCs/>
        </w:rPr>
        <w:t>5</w:t>
      </w:r>
      <w:r w:rsidR="009E1908">
        <w:rPr>
          <w:bCs w:val="0"/>
          <w:i/>
          <w:iCs/>
        </w:rPr>
        <w:t>00)</w:t>
      </w:r>
    </w:p>
    <w:p w:rsidR="004A7595" w:rsidP="00365CD0" w:rsidRDefault="005F74EA" w14:paraId="5CED5440" w14:textId="26BF1B89">
      <w:pPr>
        <w:pStyle w:val="Heading3"/>
        <w:tabs>
          <w:tab w:val="left" w:pos="1300"/>
        </w:tabs>
        <w:ind w:left="0"/>
        <w:jc w:val="both"/>
        <w:rPr>
          <w:b w:val="0"/>
        </w:rPr>
      </w:pPr>
      <w:r>
        <w:rPr>
          <w:b w:val="0"/>
        </w:rPr>
        <w:t>In Y</w:t>
      </w:r>
      <w:r w:rsidR="009E27B8">
        <w:rPr>
          <w:b w:val="0"/>
        </w:rPr>
        <w:t>3</w:t>
      </w:r>
      <w:r>
        <w:rPr>
          <w:b w:val="0"/>
        </w:rPr>
        <w:t xml:space="preserve">, POA plans to co-invest </w:t>
      </w:r>
      <w:r w:rsidR="00B1421C">
        <w:rPr>
          <w:b w:val="0"/>
        </w:rPr>
        <w:t xml:space="preserve">and provide equipment that will </w:t>
      </w:r>
      <w:r w:rsidRPr="00B1421C" w:rsidR="00B1421C">
        <w:rPr>
          <w:b w:val="0"/>
        </w:rPr>
        <w:t>incentivize businesses that convert agricultural waste into biofuels, organic fertilizers, and compost products.</w:t>
      </w:r>
    </w:p>
    <w:p w:rsidRPr="002E66E2" w:rsidR="009D7CC3" w:rsidP="00365CD0" w:rsidRDefault="009D7CC3" w14:paraId="77A5AF70" w14:textId="77777777">
      <w:pPr>
        <w:pStyle w:val="Heading3"/>
        <w:tabs>
          <w:tab w:val="left" w:pos="1300"/>
        </w:tabs>
        <w:ind w:left="0"/>
        <w:jc w:val="both"/>
        <w:rPr>
          <w:b w:val="0"/>
          <w:highlight w:val="yellow"/>
        </w:rPr>
      </w:pPr>
    </w:p>
    <w:p w:rsidR="004A7595" w:rsidP="00365CD0" w:rsidRDefault="004A7595" w14:paraId="17C60341" w14:textId="6F45D2C9">
      <w:pPr>
        <w:pStyle w:val="Heading3"/>
        <w:tabs>
          <w:tab w:val="left" w:pos="1125"/>
        </w:tabs>
        <w:ind w:left="360" w:hanging="360"/>
        <w:jc w:val="both"/>
        <w:rPr>
          <w:i/>
          <w:color w:val="24468C"/>
        </w:rPr>
      </w:pPr>
      <w:r w:rsidRPr="000B75C7">
        <w:rPr>
          <w:i/>
          <w:color w:val="24468C"/>
        </w:rPr>
        <w:t>3.4.6 Office – Total $0</w:t>
      </w:r>
    </w:p>
    <w:p w:rsidRPr="000B75C7" w:rsidR="005A4ABD" w:rsidP="00365CD0" w:rsidRDefault="005A4ABD" w14:paraId="46A46782" w14:textId="77777777">
      <w:pPr>
        <w:pStyle w:val="Heading3"/>
        <w:tabs>
          <w:tab w:val="left" w:pos="1125"/>
        </w:tabs>
        <w:ind w:left="360" w:hanging="360"/>
        <w:jc w:val="both"/>
        <w:rPr>
          <w:i/>
          <w:color w:val="24468C"/>
        </w:rPr>
      </w:pPr>
    </w:p>
    <w:p w:rsidRPr="002C0EF4" w:rsidR="004A7595" w:rsidP="00365CD0" w:rsidRDefault="004A7595" w14:paraId="22778C96" w14:textId="77777777">
      <w:pPr>
        <w:pStyle w:val="Heading3"/>
        <w:tabs>
          <w:tab w:val="left" w:pos="1300"/>
        </w:tabs>
        <w:ind w:left="0"/>
        <w:jc w:val="both"/>
        <w:rPr>
          <w:b w:val="0"/>
        </w:rPr>
      </w:pPr>
      <w:r w:rsidRPr="002C0EF4">
        <w:rPr>
          <w:b w:val="0"/>
        </w:rPr>
        <w:t>None.</w:t>
      </w:r>
    </w:p>
    <w:p w:rsidR="004A7595" w:rsidP="00365CD0" w:rsidRDefault="004A7595" w14:paraId="58874256" w14:textId="77777777">
      <w:pPr>
        <w:pStyle w:val="Heading3"/>
        <w:tabs>
          <w:tab w:val="left" w:pos="1300"/>
        </w:tabs>
        <w:ind w:left="0"/>
        <w:jc w:val="both"/>
        <w:rPr>
          <w:b w:val="0"/>
          <w:highlight w:val="yellow"/>
        </w:rPr>
      </w:pPr>
    </w:p>
    <w:p w:rsidR="004A7595" w:rsidP="00365CD0" w:rsidRDefault="004A7595" w14:paraId="4A0B029D" w14:textId="4D26D089">
      <w:pPr>
        <w:pStyle w:val="Heading3"/>
        <w:tabs>
          <w:tab w:val="left" w:pos="1125"/>
        </w:tabs>
        <w:ind w:left="360" w:hanging="360"/>
        <w:jc w:val="both"/>
        <w:rPr>
          <w:i/>
          <w:color w:val="24468C"/>
        </w:rPr>
      </w:pPr>
      <w:r w:rsidRPr="000B75C7">
        <w:rPr>
          <w:i/>
          <w:color w:val="24468C"/>
        </w:rPr>
        <w:t>3.4.7 Supplies – Total $</w:t>
      </w:r>
      <w:r w:rsidRPr="000B75C7" w:rsidR="00B3268C">
        <w:rPr>
          <w:i/>
          <w:color w:val="24468C"/>
        </w:rPr>
        <w:t>1,700</w:t>
      </w:r>
    </w:p>
    <w:p w:rsidR="005A4ABD" w:rsidP="00365CD0" w:rsidRDefault="005A4ABD" w14:paraId="63229EA2" w14:textId="77777777">
      <w:pPr>
        <w:pStyle w:val="Heading3"/>
        <w:tabs>
          <w:tab w:val="left" w:pos="1125"/>
        </w:tabs>
        <w:ind w:left="360" w:hanging="360"/>
        <w:jc w:val="both"/>
        <w:rPr>
          <w:color w:val="24468C"/>
        </w:rPr>
      </w:pPr>
    </w:p>
    <w:p w:rsidRPr="00057418" w:rsidR="009D2C73" w:rsidP="00365CD0" w:rsidRDefault="009D2C73" w14:paraId="0064B7F0" w14:textId="4906CECB">
      <w:pPr>
        <w:jc w:val="both"/>
        <w:rPr>
          <w:sz w:val="24"/>
          <w:szCs w:val="24"/>
        </w:rPr>
      </w:pPr>
      <w:r w:rsidRPr="00057418">
        <w:rPr>
          <w:sz w:val="24"/>
          <w:szCs w:val="24"/>
        </w:rPr>
        <w:t xml:space="preserve">POA will procure </w:t>
      </w:r>
      <w:r w:rsidRPr="00057418" w:rsidR="00B3268C">
        <w:rPr>
          <w:sz w:val="24"/>
          <w:szCs w:val="24"/>
        </w:rPr>
        <w:t>1</w:t>
      </w:r>
      <w:r w:rsidRPr="00057418">
        <w:rPr>
          <w:sz w:val="24"/>
          <w:szCs w:val="24"/>
        </w:rPr>
        <w:t xml:space="preserve"> motorcycle with a unit cost of $1,100 based </w:t>
      </w:r>
      <w:r w:rsidR="009F6BDB">
        <w:rPr>
          <w:bCs/>
          <w:sz w:val="24"/>
          <w:szCs w:val="24"/>
        </w:rPr>
        <w:t>on</w:t>
      </w:r>
      <w:r w:rsidRPr="00057418">
        <w:rPr>
          <w:sz w:val="24"/>
          <w:szCs w:val="24"/>
        </w:rPr>
        <w:t xml:space="preserve"> local quotes for use by the Extension Agent. </w:t>
      </w:r>
    </w:p>
    <w:p w:rsidR="009D2C73" w:rsidP="00365CD0" w:rsidRDefault="009D2C73" w14:paraId="32F12298" w14:textId="77777777">
      <w:pPr>
        <w:pStyle w:val="Heading3"/>
        <w:tabs>
          <w:tab w:val="left" w:pos="1300"/>
        </w:tabs>
        <w:ind w:left="0"/>
        <w:jc w:val="both"/>
        <w:rPr>
          <w:b w:val="0"/>
        </w:rPr>
      </w:pPr>
    </w:p>
    <w:p w:rsidRPr="003363DE" w:rsidR="009D2C73" w:rsidP="00365CD0" w:rsidRDefault="009D2C73" w14:paraId="67C8E1BB" w14:textId="0C53FBD9">
      <w:pPr>
        <w:jc w:val="both"/>
        <w:rPr>
          <w:sz w:val="24"/>
          <w:szCs w:val="24"/>
        </w:rPr>
      </w:pPr>
      <w:r w:rsidRPr="5596DCF2">
        <w:rPr>
          <w:sz w:val="24"/>
          <w:szCs w:val="24"/>
        </w:rPr>
        <w:t xml:space="preserve">POA will procure </w:t>
      </w:r>
      <w:r w:rsidR="00B3268C">
        <w:rPr>
          <w:sz w:val="24"/>
          <w:szCs w:val="24"/>
        </w:rPr>
        <w:t>1</w:t>
      </w:r>
      <w:r w:rsidRPr="5596DCF2">
        <w:rPr>
          <w:sz w:val="24"/>
          <w:szCs w:val="24"/>
        </w:rPr>
        <w:t xml:space="preserve"> tablet to assist with </w:t>
      </w:r>
      <w:r w:rsidRPr="00057418">
        <w:rPr>
          <w:sz w:val="24"/>
          <w:szCs w:val="24"/>
        </w:rPr>
        <w:t>rural</w:t>
      </w:r>
      <w:r w:rsidRPr="5596DCF2">
        <w:rPr>
          <w:sz w:val="24"/>
          <w:szCs w:val="24"/>
        </w:rPr>
        <w:t xml:space="preserve"> data collection with a unit cost of $</w:t>
      </w:r>
      <w:r w:rsidRPr="00057418">
        <w:rPr>
          <w:sz w:val="24"/>
          <w:szCs w:val="24"/>
        </w:rPr>
        <w:t>600</w:t>
      </w:r>
      <w:r w:rsidRPr="5596DCF2">
        <w:rPr>
          <w:sz w:val="24"/>
          <w:szCs w:val="24"/>
        </w:rPr>
        <w:t xml:space="preserve"> based </w:t>
      </w:r>
      <w:r w:rsidR="009F6BDB">
        <w:rPr>
          <w:sz w:val="24"/>
          <w:szCs w:val="24"/>
        </w:rPr>
        <w:t>on</w:t>
      </w:r>
      <w:r w:rsidRPr="5596DCF2">
        <w:rPr>
          <w:sz w:val="24"/>
          <w:szCs w:val="24"/>
        </w:rPr>
        <w:t xml:space="preserve"> </w:t>
      </w:r>
      <w:r w:rsidRPr="00057418">
        <w:rPr>
          <w:sz w:val="24"/>
          <w:szCs w:val="24"/>
        </w:rPr>
        <w:t>market rates</w:t>
      </w:r>
      <w:r w:rsidRPr="5596DCF2">
        <w:rPr>
          <w:sz w:val="24"/>
          <w:szCs w:val="24"/>
        </w:rPr>
        <w:t xml:space="preserve"> for use by the Extension Agent</w:t>
      </w:r>
      <w:r>
        <w:rPr>
          <w:sz w:val="24"/>
          <w:szCs w:val="24"/>
        </w:rPr>
        <w:t>.</w:t>
      </w:r>
    </w:p>
    <w:p w:rsidR="004A7595" w:rsidP="00365CD0" w:rsidRDefault="004A7595" w14:paraId="6BC1A02D" w14:textId="77777777">
      <w:pPr>
        <w:pStyle w:val="Heading3"/>
        <w:tabs>
          <w:tab w:val="left" w:pos="1300"/>
        </w:tabs>
        <w:ind w:left="0"/>
        <w:jc w:val="both"/>
        <w:rPr>
          <w:b w:val="0"/>
          <w:highlight w:val="yellow"/>
        </w:rPr>
      </w:pPr>
    </w:p>
    <w:p w:rsidRPr="00EE7393" w:rsidR="006E07C8" w:rsidP="00365CD0" w:rsidRDefault="006E07C8" w14:paraId="71A1B39D" w14:textId="73A91A21">
      <w:pPr>
        <w:pStyle w:val="Heading3"/>
        <w:tabs>
          <w:tab w:val="left" w:pos="1125"/>
        </w:tabs>
        <w:ind w:left="360" w:hanging="360"/>
        <w:jc w:val="both"/>
        <w:rPr>
          <w:color w:val="24468C"/>
        </w:rPr>
      </w:pPr>
      <w:r w:rsidRPr="000B75C7">
        <w:rPr>
          <w:i/>
          <w:color w:val="24468C"/>
        </w:rPr>
        <w:t>3.4.8 Other – Total $2</w:t>
      </w:r>
      <w:r w:rsidRPr="000B75C7" w:rsidR="002A7ABC">
        <w:rPr>
          <w:i/>
          <w:color w:val="24468C"/>
        </w:rPr>
        <w:t>40,</w:t>
      </w:r>
      <w:r w:rsidRPr="000B75C7" w:rsidR="0021340D">
        <w:rPr>
          <w:i/>
          <w:color w:val="24468C"/>
        </w:rPr>
        <w:t>9</w:t>
      </w:r>
      <w:r w:rsidRPr="000B75C7" w:rsidR="002A7ABC">
        <w:rPr>
          <w:i/>
          <w:color w:val="24468C"/>
        </w:rPr>
        <w:t>00</w:t>
      </w:r>
    </w:p>
    <w:p w:rsidR="006E07C8" w:rsidP="00365CD0" w:rsidRDefault="006E07C8" w14:paraId="63747236" w14:textId="77777777">
      <w:pPr>
        <w:tabs>
          <w:tab w:val="left" w:pos="1245"/>
        </w:tabs>
        <w:ind w:left="540" w:hanging="540"/>
        <w:jc w:val="both"/>
        <w:rPr>
          <w:b/>
          <w:color w:val="24468C"/>
          <w:sz w:val="24"/>
          <w:szCs w:val="24"/>
          <w:highlight w:val="yellow"/>
        </w:rPr>
      </w:pPr>
    </w:p>
    <w:p w:rsidRPr="00F03649" w:rsidR="006E07C8" w:rsidP="00365CD0" w:rsidRDefault="006E07C8" w14:paraId="054E7C47" w14:textId="65668655">
      <w:pPr>
        <w:tabs>
          <w:tab w:val="left" w:pos="1245"/>
        </w:tabs>
        <w:ind w:left="540" w:hanging="540"/>
        <w:jc w:val="both"/>
        <w:rPr>
          <w:bCs/>
          <w:sz w:val="24"/>
          <w:szCs w:val="24"/>
        </w:rPr>
      </w:pPr>
      <w:r w:rsidRPr="00F03649">
        <w:rPr>
          <w:bCs/>
          <w:sz w:val="24"/>
          <w:szCs w:val="24"/>
        </w:rPr>
        <w:t xml:space="preserve">POA will implement the following </w:t>
      </w:r>
      <w:r>
        <w:rPr>
          <w:bCs/>
          <w:sz w:val="24"/>
          <w:szCs w:val="24"/>
        </w:rPr>
        <w:t>small grant activities</w:t>
      </w:r>
      <w:r w:rsidRPr="00F03649">
        <w:rPr>
          <w:bCs/>
          <w:sz w:val="24"/>
          <w:szCs w:val="24"/>
        </w:rPr>
        <w:t>:</w:t>
      </w:r>
    </w:p>
    <w:p w:rsidR="006E07C8" w:rsidP="00365CD0" w:rsidRDefault="006E07C8" w14:paraId="2F027088" w14:textId="77777777">
      <w:pPr>
        <w:tabs>
          <w:tab w:val="left" w:pos="1245"/>
        </w:tabs>
        <w:ind w:left="540" w:hanging="540"/>
        <w:jc w:val="both"/>
        <w:rPr>
          <w:b/>
          <w:color w:val="24468C"/>
          <w:sz w:val="24"/>
          <w:szCs w:val="24"/>
          <w:highlight w:val="yellow"/>
        </w:rPr>
      </w:pPr>
    </w:p>
    <w:p w:rsidRPr="002A7ABC" w:rsidR="000E3E42" w:rsidP="00365CD0" w:rsidRDefault="000E3E42" w14:paraId="008B1A21" w14:textId="64792AA1">
      <w:pPr>
        <w:tabs>
          <w:tab w:val="left" w:pos="1245"/>
        </w:tabs>
        <w:jc w:val="both"/>
        <w:rPr>
          <w:b/>
          <w:i/>
          <w:iCs/>
          <w:sz w:val="24"/>
          <w:szCs w:val="24"/>
        </w:rPr>
      </w:pPr>
      <w:r w:rsidRPr="002A7ABC">
        <w:rPr>
          <w:b/>
          <w:i/>
          <w:iCs/>
          <w:sz w:val="24"/>
          <w:szCs w:val="24"/>
        </w:rPr>
        <w:t>Small Grant to Cooperatives to Increase Small Scale Cold Storage Capacity</w:t>
      </w:r>
      <w:r w:rsidRPr="002A7ABC" w:rsidR="002A7ABC">
        <w:rPr>
          <w:b/>
          <w:i/>
          <w:iCs/>
          <w:sz w:val="24"/>
          <w:szCs w:val="24"/>
        </w:rPr>
        <w:t xml:space="preserve"> ($200,000)</w:t>
      </w:r>
    </w:p>
    <w:p w:rsidRPr="009E6F82" w:rsidR="002A7ABC" w:rsidP="00365CD0" w:rsidRDefault="002A7ABC" w14:paraId="02D474FB" w14:textId="5338B035">
      <w:pPr>
        <w:ind w:right="142"/>
        <w:jc w:val="both"/>
        <w:rPr>
          <w:sz w:val="24"/>
          <w:szCs w:val="24"/>
        </w:rPr>
      </w:pPr>
      <w:r>
        <w:rPr>
          <w:sz w:val="24"/>
          <w:szCs w:val="24"/>
        </w:rPr>
        <w:t>POA will provide 10 grants to women cooperatives of $</w:t>
      </w:r>
      <w:r w:rsidR="004154B4">
        <w:rPr>
          <w:sz w:val="24"/>
          <w:szCs w:val="24"/>
        </w:rPr>
        <w:t>20</w:t>
      </w:r>
      <w:r>
        <w:rPr>
          <w:sz w:val="24"/>
          <w:szCs w:val="24"/>
        </w:rPr>
        <w:t xml:space="preserve">,000 to </w:t>
      </w:r>
      <w:r w:rsidR="009C3362">
        <w:rPr>
          <w:sz w:val="24"/>
          <w:szCs w:val="24"/>
        </w:rPr>
        <w:t>support purchasing on-farm cold and dry storage facilities</w:t>
      </w:r>
      <w:r w:rsidR="003F38D5">
        <w:rPr>
          <w:sz w:val="24"/>
          <w:szCs w:val="24"/>
        </w:rPr>
        <w:t xml:space="preserve"> and provide training</w:t>
      </w:r>
      <w:r>
        <w:rPr>
          <w:sz w:val="24"/>
          <w:szCs w:val="24"/>
        </w:rPr>
        <w:t>.</w:t>
      </w:r>
    </w:p>
    <w:p w:rsidRPr="000E3E42" w:rsidR="002A7ABC" w:rsidP="00365CD0" w:rsidRDefault="002A7ABC" w14:paraId="7558D64F" w14:textId="77777777">
      <w:pPr>
        <w:tabs>
          <w:tab w:val="left" w:pos="1245"/>
        </w:tabs>
        <w:jc w:val="both"/>
        <w:rPr>
          <w:b/>
          <w:sz w:val="24"/>
          <w:szCs w:val="24"/>
        </w:rPr>
      </w:pPr>
    </w:p>
    <w:p w:rsidRPr="007C0AE6" w:rsidR="000E3E42" w:rsidP="00365CD0" w:rsidRDefault="000E3E42" w14:paraId="73760541" w14:textId="3C77BB55">
      <w:pPr>
        <w:tabs>
          <w:tab w:val="left" w:pos="1245"/>
        </w:tabs>
        <w:jc w:val="both"/>
        <w:rPr>
          <w:b/>
          <w:i/>
          <w:iCs/>
          <w:sz w:val="24"/>
          <w:szCs w:val="24"/>
        </w:rPr>
      </w:pPr>
      <w:r w:rsidRPr="007C0AE6">
        <w:rPr>
          <w:b/>
          <w:i/>
          <w:iCs/>
          <w:sz w:val="24"/>
          <w:szCs w:val="24"/>
        </w:rPr>
        <w:t xml:space="preserve">Communications </w:t>
      </w:r>
      <w:r w:rsidRPr="3F9BED0C" w:rsidR="6D64F334">
        <w:rPr>
          <w:b/>
          <w:bCs/>
          <w:i/>
          <w:iCs/>
          <w:sz w:val="24"/>
          <w:szCs w:val="24"/>
        </w:rPr>
        <w:t>Cost</w:t>
      </w:r>
      <w:r w:rsidRPr="3F9BED0C" w:rsidR="2B5C77BD">
        <w:rPr>
          <w:b/>
          <w:bCs/>
          <w:i/>
          <w:iCs/>
          <w:sz w:val="24"/>
          <w:szCs w:val="24"/>
        </w:rPr>
        <w:t>s</w:t>
      </w:r>
      <w:r w:rsidRPr="007C0AE6">
        <w:rPr>
          <w:b/>
          <w:i/>
          <w:iCs/>
          <w:sz w:val="24"/>
          <w:szCs w:val="24"/>
        </w:rPr>
        <w:t xml:space="preserve"> to Release RFP to Co-invest in Export-Scale Processing Infrastructure</w:t>
      </w:r>
      <w:r w:rsidRPr="007C0AE6" w:rsidR="009C3362">
        <w:rPr>
          <w:b/>
          <w:i/>
          <w:iCs/>
          <w:sz w:val="24"/>
          <w:szCs w:val="24"/>
        </w:rPr>
        <w:t xml:space="preserve"> (</w:t>
      </w:r>
      <w:r w:rsidRPr="007C0AE6" w:rsidR="00DD0362">
        <w:rPr>
          <w:b/>
          <w:i/>
          <w:iCs/>
          <w:sz w:val="24"/>
          <w:szCs w:val="24"/>
        </w:rPr>
        <w:t>$1,000)</w:t>
      </w:r>
    </w:p>
    <w:p w:rsidRPr="00AC3F04" w:rsidR="00DD0362" w:rsidP="00365CD0" w:rsidRDefault="009B5BC9" w14:paraId="463DD928" w14:textId="2A4ADCA7">
      <w:pPr>
        <w:tabs>
          <w:tab w:val="left" w:pos="1245"/>
        </w:tabs>
        <w:jc w:val="both"/>
        <w:rPr>
          <w:bCs/>
          <w:sz w:val="24"/>
          <w:szCs w:val="24"/>
        </w:rPr>
      </w:pPr>
      <w:r>
        <w:rPr>
          <w:bCs/>
          <w:sz w:val="24"/>
          <w:szCs w:val="24"/>
        </w:rPr>
        <w:t xml:space="preserve">POA is estimating $1,000 in Y2 to cover communications </w:t>
      </w:r>
      <w:r w:rsidRPr="64F56EF1" w:rsidR="5CFE6B89">
        <w:rPr>
          <w:sz w:val="24"/>
          <w:szCs w:val="24"/>
        </w:rPr>
        <w:t>costs</w:t>
      </w:r>
      <w:r>
        <w:rPr>
          <w:bCs/>
          <w:sz w:val="24"/>
          <w:szCs w:val="24"/>
        </w:rPr>
        <w:t xml:space="preserve"> related to the release of the Request for Proposals (RFP) to co-in</w:t>
      </w:r>
      <w:r w:rsidR="00AD2056">
        <w:rPr>
          <w:bCs/>
          <w:sz w:val="24"/>
          <w:szCs w:val="24"/>
        </w:rPr>
        <w:t>v</w:t>
      </w:r>
      <w:r>
        <w:rPr>
          <w:bCs/>
          <w:sz w:val="24"/>
          <w:szCs w:val="24"/>
        </w:rPr>
        <w:t>est in export-scale processing infrastructure.</w:t>
      </w:r>
    </w:p>
    <w:p w:rsidRPr="000E3E42" w:rsidR="00DD0362" w:rsidP="00365CD0" w:rsidRDefault="00DD0362" w14:paraId="7215DAB6" w14:textId="77777777">
      <w:pPr>
        <w:tabs>
          <w:tab w:val="left" w:pos="1245"/>
        </w:tabs>
        <w:jc w:val="both"/>
        <w:rPr>
          <w:b/>
          <w:sz w:val="24"/>
          <w:szCs w:val="24"/>
        </w:rPr>
      </w:pPr>
    </w:p>
    <w:p w:rsidRPr="00441D92" w:rsidR="000E3E42" w:rsidP="00365CD0" w:rsidRDefault="000E3E42" w14:paraId="11B48155" w14:textId="2E096214">
      <w:pPr>
        <w:tabs>
          <w:tab w:val="left" w:pos="1245"/>
        </w:tabs>
        <w:jc w:val="both"/>
        <w:rPr>
          <w:b/>
          <w:i/>
          <w:iCs/>
          <w:sz w:val="24"/>
          <w:szCs w:val="24"/>
        </w:rPr>
      </w:pPr>
      <w:r w:rsidRPr="00441D92">
        <w:rPr>
          <w:b/>
          <w:i/>
          <w:iCs/>
          <w:sz w:val="24"/>
          <w:szCs w:val="24"/>
        </w:rPr>
        <w:t xml:space="preserve">Communications </w:t>
      </w:r>
      <w:r w:rsidRPr="3F9BED0C" w:rsidR="6D64F334">
        <w:rPr>
          <w:b/>
          <w:bCs/>
          <w:i/>
          <w:iCs/>
          <w:sz w:val="24"/>
          <w:szCs w:val="24"/>
        </w:rPr>
        <w:t>Cost</w:t>
      </w:r>
      <w:r w:rsidRPr="3F9BED0C" w:rsidR="6ACF31E2">
        <w:rPr>
          <w:b/>
          <w:bCs/>
          <w:i/>
          <w:iCs/>
          <w:sz w:val="24"/>
          <w:szCs w:val="24"/>
        </w:rPr>
        <w:t>s</w:t>
      </w:r>
      <w:r w:rsidRPr="00441D92">
        <w:rPr>
          <w:b/>
          <w:i/>
          <w:iCs/>
          <w:sz w:val="24"/>
          <w:szCs w:val="24"/>
        </w:rPr>
        <w:t xml:space="preserve"> to Release RFP to Co-invest in Cold and Dry Storage</w:t>
      </w:r>
      <w:r w:rsidRPr="00441D92" w:rsidR="00DD0362">
        <w:rPr>
          <w:b/>
          <w:i/>
          <w:iCs/>
          <w:sz w:val="24"/>
          <w:szCs w:val="24"/>
        </w:rPr>
        <w:t xml:space="preserve"> ($1,000)</w:t>
      </w:r>
    </w:p>
    <w:p w:rsidRPr="00AC3F04" w:rsidR="00441D92" w:rsidP="00365CD0" w:rsidRDefault="00441D92" w14:paraId="60E8EFA7" w14:textId="2A970546">
      <w:pPr>
        <w:tabs>
          <w:tab w:val="left" w:pos="1245"/>
        </w:tabs>
        <w:jc w:val="both"/>
        <w:rPr>
          <w:bCs/>
          <w:sz w:val="24"/>
          <w:szCs w:val="24"/>
        </w:rPr>
      </w:pPr>
      <w:r>
        <w:rPr>
          <w:bCs/>
          <w:sz w:val="24"/>
          <w:szCs w:val="24"/>
        </w:rPr>
        <w:t xml:space="preserve">POA is estimating $1,000 in Y2 to cover communications </w:t>
      </w:r>
      <w:r w:rsidRPr="3F9BED0C" w:rsidR="573C377A">
        <w:rPr>
          <w:sz w:val="24"/>
          <w:szCs w:val="24"/>
        </w:rPr>
        <w:t>costs</w:t>
      </w:r>
      <w:r>
        <w:rPr>
          <w:bCs/>
          <w:sz w:val="24"/>
          <w:szCs w:val="24"/>
        </w:rPr>
        <w:t xml:space="preserve"> related to the release of the RFP to co-in</w:t>
      </w:r>
      <w:r w:rsidR="00AD2056">
        <w:rPr>
          <w:bCs/>
          <w:sz w:val="24"/>
          <w:szCs w:val="24"/>
        </w:rPr>
        <w:t>v</w:t>
      </w:r>
      <w:r>
        <w:rPr>
          <w:bCs/>
          <w:sz w:val="24"/>
          <w:szCs w:val="24"/>
        </w:rPr>
        <w:t>est in cold and dry storage.</w:t>
      </w:r>
    </w:p>
    <w:p w:rsidRPr="000E3E42" w:rsidR="00DD0362" w:rsidP="00365CD0" w:rsidRDefault="00DD0362" w14:paraId="69C76740" w14:textId="4CB9735D">
      <w:pPr>
        <w:tabs>
          <w:tab w:val="left" w:pos="1245"/>
        </w:tabs>
        <w:jc w:val="both"/>
        <w:rPr>
          <w:b/>
          <w:sz w:val="24"/>
          <w:szCs w:val="24"/>
        </w:rPr>
      </w:pPr>
    </w:p>
    <w:p w:rsidRPr="00441D92" w:rsidR="000E3E42" w:rsidP="00365CD0" w:rsidRDefault="000E3E42" w14:paraId="54D25C7D" w14:textId="274E6E5C">
      <w:pPr>
        <w:tabs>
          <w:tab w:val="left" w:pos="1245"/>
        </w:tabs>
        <w:jc w:val="both"/>
        <w:rPr>
          <w:b/>
          <w:i/>
          <w:iCs/>
          <w:sz w:val="24"/>
          <w:szCs w:val="24"/>
        </w:rPr>
      </w:pPr>
      <w:r w:rsidRPr="00441D92">
        <w:rPr>
          <w:b/>
          <w:i/>
          <w:iCs/>
          <w:sz w:val="24"/>
          <w:szCs w:val="24"/>
        </w:rPr>
        <w:t xml:space="preserve">Communications </w:t>
      </w:r>
      <w:r w:rsidRPr="3F9BED0C" w:rsidR="6D64F334">
        <w:rPr>
          <w:b/>
          <w:bCs/>
          <w:i/>
          <w:iCs/>
          <w:sz w:val="24"/>
          <w:szCs w:val="24"/>
        </w:rPr>
        <w:t>Cost</w:t>
      </w:r>
      <w:r w:rsidRPr="3F9BED0C" w:rsidR="0DC93DC1">
        <w:rPr>
          <w:b/>
          <w:bCs/>
          <w:i/>
          <w:iCs/>
          <w:sz w:val="24"/>
          <w:szCs w:val="24"/>
        </w:rPr>
        <w:t>s</w:t>
      </w:r>
      <w:r w:rsidRPr="00441D92">
        <w:rPr>
          <w:b/>
          <w:i/>
          <w:iCs/>
          <w:sz w:val="24"/>
          <w:szCs w:val="24"/>
        </w:rPr>
        <w:t xml:space="preserve"> to Release RFP to Innovative Waste Utilization Businesses</w:t>
      </w:r>
      <w:r w:rsidRPr="00441D92" w:rsidR="00DD0362">
        <w:rPr>
          <w:b/>
          <w:i/>
          <w:iCs/>
          <w:sz w:val="24"/>
          <w:szCs w:val="24"/>
        </w:rPr>
        <w:t xml:space="preserve"> ($</w:t>
      </w:r>
      <w:r w:rsidRPr="00441D92" w:rsidR="001A6D7F">
        <w:rPr>
          <w:b/>
          <w:i/>
          <w:iCs/>
          <w:sz w:val="24"/>
          <w:szCs w:val="24"/>
        </w:rPr>
        <w:t>500</w:t>
      </w:r>
      <w:r w:rsidRPr="00441D92" w:rsidR="00DD0362">
        <w:rPr>
          <w:b/>
          <w:i/>
          <w:iCs/>
          <w:sz w:val="24"/>
          <w:szCs w:val="24"/>
        </w:rPr>
        <w:t>)</w:t>
      </w:r>
    </w:p>
    <w:p w:rsidRPr="00AC3F04" w:rsidR="008B49D5" w:rsidP="00365CD0" w:rsidRDefault="008B49D5" w14:paraId="3AF3D763" w14:textId="7B6CBEF1">
      <w:pPr>
        <w:tabs>
          <w:tab w:val="left" w:pos="1245"/>
        </w:tabs>
        <w:jc w:val="both"/>
        <w:rPr>
          <w:bCs/>
          <w:sz w:val="24"/>
          <w:szCs w:val="24"/>
        </w:rPr>
      </w:pPr>
      <w:r>
        <w:rPr>
          <w:bCs/>
          <w:sz w:val="24"/>
          <w:szCs w:val="24"/>
        </w:rPr>
        <w:t xml:space="preserve">POA is estimating $500 in Y2 to cover communications </w:t>
      </w:r>
      <w:r w:rsidRPr="3F9BED0C" w:rsidR="4AD338F8">
        <w:rPr>
          <w:sz w:val="24"/>
          <w:szCs w:val="24"/>
        </w:rPr>
        <w:t>cost</w:t>
      </w:r>
      <w:r w:rsidRPr="3F9BED0C" w:rsidR="70D111C8">
        <w:rPr>
          <w:sz w:val="24"/>
          <w:szCs w:val="24"/>
        </w:rPr>
        <w:t>s</w:t>
      </w:r>
      <w:r>
        <w:rPr>
          <w:bCs/>
          <w:sz w:val="24"/>
          <w:szCs w:val="24"/>
        </w:rPr>
        <w:t xml:space="preserve"> related to the release of the RFP </w:t>
      </w:r>
      <w:r w:rsidR="000C37B9">
        <w:rPr>
          <w:bCs/>
          <w:sz w:val="24"/>
          <w:szCs w:val="24"/>
        </w:rPr>
        <w:t>for innovative waste utilization businesses</w:t>
      </w:r>
      <w:r>
        <w:rPr>
          <w:bCs/>
          <w:sz w:val="24"/>
          <w:szCs w:val="24"/>
        </w:rPr>
        <w:t>.</w:t>
      </w:r>
    </w:p>
    <w:p w:rsidRPr="000E3E42" w:rsidR="002E7D23" w:rsidP="00365CD0" w:rsidRDefault="002E7D23" w14:paraId="29ADAC49" w14:textId="77777777">
      <w:pPr>
        <w:tabs>
          <w:tab w:val="left" w:pos="1245"/>
        </w:tabs>
        <w:jc w:val="both"/>
        <w:rPr>
          <w:b/>
          <w:sz w:val="24"/>
          <w:szCs w:val="24"/>
        </w:rPr>
      </w:pPr>
    </w:p>
    <w:p w:rsidRPr="000C37B9" w:rsidR="000E3E42" w:rsidP="00365CD0" w:rsidRDefault="000E3E42" w14:paraId="2533139C" w14:textId="1FEC9CC2">
      <w:pPr>
        <w:tabs>
          <w:tab w:val="left" w:pos="1245"/>
        </w:tabs>
        <w:jc w:val="both"/>
        <w:rPr>
          <w:b/>
          <w:i/>
          <w:iCs/>
          <w:sz w:val="24"/>
          <w:szCs w:val="24"/>
        </w:rPr>
      </w:pPr>
      <w:r w:rsidRPr="000C37B9">
        <w:rPr>
          <w:b/>
          <w:i/>
          <w:iCs/>
          <w:sz w:val="24"/>
          <w:szCs w:val="24"/>
        </w:rPr>
        <w:t>Investment Roundtables</w:t>
      </w:r>
      <w:r w:rsidRPr="000C37B9" w:rsidR="00DD0362">
        <w:rPr>
          <w:b/>
          <w:i/>
          <w:iCs/>
          <w:sz w:val="24"/>
          <w:szCs w:val="24"/>
        </w:rPr>
        <w:t xml:space="preserve"> (</w:t>
      </w:r>
      <w:r w:rsidRPr="000C37B9" w:rsidR="001A6D7F">
        <w:rPr>
          <w:b/>
          <w:i/>
          <w:iCs/>
          <w:sz w:val="24"/>
          <w:szCs w:val="24"/>
        </w:rPr>
        <w:t>$18,000)</w:t>
      </w:r>
    </w:p>
    <w:p w:rsidRPr="00106173" w:rsidR="001A6D7F" w:rsidP="00365CD0" w:rsidRDefault="00866EDD" w14:paraId="521DFD56" w14:textId="37935AD1">
      <w:pPr>
        <w:tabs>
          <w:tab w:val="left" w:pos="1245"/>
        </w:tabs>
        <w:jc w:val="both"/>
        <w:rPr>
          <w:bCs/>
          <w:sz w:val="24"/>
          <w:szCs w:val="24"/>
        </w:rPr>
      </w:pPr>
      <w:r w:rsidRPr="00106173">
        <w:rPr>
          <w:bCs/>
          <w:sz w:val="24"/>
          <w:szCs w:val="24"/>
        </w:rPr>
        <w:t xml:space="preserve">At least one </w:t>
      </w:r>
      <w:r w:rsidRPr="00106173" w:rsidR="00C8515B">
        <w:rPr>
          <w:bCs/>
          <w:sz w:val="24"/>
          <w:szCs w:val="24"/>
        </w:rPr>
        <w:t>Investment Roundtable has been budgeted per year</w:t>
      </w:r>
      <w:r w:rsidRPr="00106173" w:rsidR="005D418C">
        <w:rPr>
          <w:bCs/>
          <w:sz w:val="24"/>
          <w:szCs w:val="24"/>
        </w:rPr>
        <w:t xml:space="preserve"> through the LOP</w:t>
      </w:r>
      <w:r w:rsidRPr="00106173" w:rsidR="00C8515B">
        <w:rPr>
          <w:bCs/>
          <w:sz w:val="24"/>
          <w:szCs w:val="24"/>
        </w:rPr>
        <w:t xml:space="preserve"> </w:t>
      </w:r>
      <w:r w:rsidRPr="00106173" w:rsidR="006F2E4F">
        <w:rPr>
          <w:bCs/>
          <w:sz w:val="24"/>
          <w:szCs w:val="24"/>
        </w:rPr>
        <w:t xml:space="preserve">to leverage the production data </w:t>
      </w:r>
      <w:r w:rsidRPr="00106173" w:rsidR="00852390">
        <w:rPr>
          <w:bCs/>
          <w:sz w:val="24"/>
          <w:szCs w:val="24"/>
        </w:rPr>
        <w:t xml:space="preserve">obtained through GIS/remote sensing to present it to </w:t>
      </w:r>
      <w:r w:rsidRPr="00106173" w:rsidR="00D76450">
        <w:rPr>
          <w:bCs/>
          <w:sz w:val="24"/>
          <w:szCs w:val="24"/>
        </w:rPr>
        <w:t xml:space="preserve">relevant domestic and international private sector actors. </w:t>
      </w:r>
      <w:r w:rsidRPr="00106173" w:rsidR="005D418C">
        <w:rPr>
          <w:bCs/>
          <w:sz w:val="24"/>
          <w:szCs w:val="24"/>
        </w:rPr>
        <w:t xml:space="preserve">Two roundtables will be held in Y3. </w:t>
      </w:r>
    </w:p>
    <w:p w:rsidRPr="000E3E42" w:rsidR="001A6D7F" w:rsidP="00365CD0" w:rsidRDefault="001A6D7F" w14:paraId="261FA18D" w14:textId="77777777">
      <w:pPr>
        <w:tabs>
          <w:tab w:val="left" w:pos="1245"/>
        </w:tabs>
        <w:jc w:val="both"/>
        <w:rPr>
          <w:b/>
          <w:sz w:val="24"/>
          <w:szCs w:val="24"/>
        </w:rPr>
      </w:pPr>
    </w:p>
    <w:p w:rsidRPr="000C37B9" w:rsidR="000E3E42" w:rsidP="00365CD0" w:rsidRDefault="000E3E42" w14:paraId="3384063D" w14:textId="5EE9FA4F">
      <w:pPr>
        <w:tabs>
          <w:tab w:val="left" w:pos="1245"/>
        </w:tabs>
        <w:jc w:val="both"/>
        <w:rPr>
          <w:b/>
          <w:i/>
          <w:iCs/>
          <w:sz w:val="24"/>
          <w:szCs w:val="24"/>
        </w:rPr>
      </w:pPr>
      <w:r w:rsidRPr="000C37B9">
        <w:rPr>
          <w:b/>
          <w:i/>
          <w:iCs/>
          <w:sz w:val="24"/>
          <w:szCs w:val="24"/>
        </w:rPr>
        <w:t>Food Safety Training for Farmers and Processors</w:t>
      </w:r>
      <w:r w:rsidRPr="000C37B9" w:rsidR="001A6D7F">
        <w:rPr>
          <w:b/>
          <w:i/>
          <w:iCs/>
          <w:sz w:val="24"/>
          <w:szCs w:val="24"/>
        </w:rPr>
        <w:t xml:space="preserve"> ($10,</w:t>
      </w:r>
      <w:r w:rsidR="004E206B">
        <w:rPr>
          <w:b/>
          <w:i/>
          <w:iCs/>
          <w:sz w:val="24"/>
          <w:szCs w:val="24"/>
        </w:rPr>
        <w:t>4</w:t>
      </w:r>
      <w:r w:rsidRPr="000C37B9" w:rsidR="001A6D7F">
        <w:rPr>
          <w:b/>
          <w:i/>
          <w:iCs/>
          <w:sz w:val="24"/>
          <w:szCs w:val="24"/>
        </w:rPr>
        <w:t>00)</w:t>
      </w:r>
    </w:p>
    <w:p w:rsidRPr="0023639C" w:rsidR="001A6D7F" w:rsidP="00365CD0" w:rsidRDefault="001374ED" w14:paraId="70345159" w14:textId="6B5D9509">
      <w:pPr>
        <w:tabs>
          <w:tab w:val="left" w:pos="1245"/>
        </w:tabs>
        <w:jc w:val="both"/>
        <w:rPr>
          <w:bCs/>
          <w:sz w:val="24"/>
          <w:szCs w:val="24"/>
        </w:rPr>
      </w:pPr>
      <w:r w:rsidRPr="0023639C">
        <w:rPr>
          <w:bCs/>
          <w:sz w:val="24"/>
          <w:szCs w:val="24"/>
        </w:rPr>
        <w:t xml:space="preserve">Two </w:t>
      </w:r>
      <w:bookmarkStart w:name="_Int_JbW7X99s" w:id="22"/>
      <w:r w:rsidRPr="0023639C">
        <w:rPr>
          <w:bCs/>
          <w:sz w:val="24"/>
          <w:szCs w:val="24"/>
        </w:rPr>
        <w:t>trainings</w:t>
      </w:r>
      <w:bookmarkEnd w:id="22"/>
      <w:r w:rsidRPr="0023639C">
        <w:rPr>
          <w:bCs/>
          <w:sz w:val="24"/>
          <w:szCs w:val="24"/>
        </w:rPr>
        <w:t xml:space="preserve"> </w:t>
      </w:r>
      <w:r w:rsidRPr="0023639C" w:rsidR="00ED51C7">
        <w:rPr>
          <w:bCs/>
          <w:sz w:val="24"/>
          <w:szCs w:val="24"/>
        </w:rPr>
        <w:t xml:space="preserve">per year have been budgeted </w:t>
      </w:r>
      <w:r w:rsidRPr="78069EB6" w:rsidR="358B001D">
        <w:rPr>
          <w:sz w:val="24"/>
          <w:szCs w:val="24"/>
        </w:rPr>
        <w:t>for</w:t>
      </w:r>
      <w:r w:rsidRPr="0023639C" w:rsidR="00ED51C7">
        <w:rPr>
          <w:bCs/>
          <w:sz w:val="24"/>
          <w:szCs w:val="24"/>
        </w:rPr>
        <w:t xml:space="preserve"> food safety training for farmers and processors</w:t>
      </w:r>
      <w:r w:rsidR="003A5DE2">
        <w:rPr>
          <w:bCs/>
          <w:sz w:val="24"/>
          <w:szCs w:val="24"/>
        </w:rPr>
        <w:t>,</w:t>
      </w:r>
      <w:r w:rsidR="00EE4A40">
        <w:rPr>
          <w:bCs/>
          <w:sz w:val="24"/>
          <w:szCs w:val="24"/>
        </w:rPr>
        <w:t xml:space="preserve"> including harvest</w:t>
      </w:r>
      <w:r w:rsidR="00F73442">
        <w:rPr>
          <w:bCs/>
          <w:sz w:val="24"/>
          <w:szCs w:val="24"/>
        </w:rPr>
        <w:t>, packaging, and storage</w:t>
      </w:r>
      <w:r w:rsidRPr="0023639C" w:rsidR="00ED51C7">
        <w:rPr>
          <w:bCs/>
          <w:sz w:val="24"/>
          <w:szCs w:val="24"/>
        </w:rPr>
        <w:t xml:space="preserve">. </w:t>
      </w:r>
      <w:r w:rsidRPr="0023639C" w:rsidR="00973488">
        <w:rPr>
          <w:bCs/>
          <w:sz w:val="24"/>
          <w:szCs w:val="24"/>
        </w:rPr>
        <w:t xml:space="preserve">The </w:t>
      </w:r>
      <w:bookmarkStart w:name="_Int_WtNFYKR5" w:id="23"/>
      <w:r w:rsidRPr="0023639C" w:rsidR="00973488">
        <w:rPr>
          <w:bCs/>
          <w:sz w:val="24"/>
          <w:szCs w:val="24"/>
        </w:rPr>
        <w:t>trainings</w:t>
      </w:r>
      <w:bookmarkEnd w:id="23"/>
      <w:r w:rsidRPr="0023639C" w:rsidR="00973488">
        <w:rPr>
          <w:bCs/>
          <w:sz w:val="24"/>
          <w:szCs w:val="24"/>
        </w:rPr>
        <w:t xml:space="preserve"> will take place in Y</w:t>
      </w:r>
      <w:r w:rsidRPr="0023639C" w:rsidR="0023639C">
        <w:rPr>
          <w:bCs/>
          <w:sz w:val="24"/>
          <w:szCs w:val="24"/>
        </w:rPr>
        <w:t>2 and Y3.</w:t>
      </w:r>
    </w:p>
    <w:p w:rsidRPr="000E3E42" w:rsidR="001A6D7F" w:rsidP="00365CD0" w:rsidRDefault="001A6D7F" w14:paraId="01A54F8F" w14:textId="77777777">
      <w:pPr>
        <w:tabs>
          <w:tab w:val="left" w:pos="1245"/>
        </w:tabs>
        <w:jc w:val="both"/>
        <w:rPr>
          <w:b/>
          <w:sz w:val="24"/>
          <w:szCs w:val="24"/>
        </w:rPr>
      </w:pPr>
    </w:p>
    <w:p w:rsidRPr="000C37B9" w:rsidR="000E3E42" w:rsidP="00365CD0" w:rsidRDefault="000E3E42" w14:paraId="7E8E9BE0" w14:textId="595AC7A7">
      <w:pPr>
        <w:tabs>
          <w:tab w:val="left" w:pos="1245"/>
        </w:tabs>
        <w:jc w:val="both"/>
        <w:rPr>
          <w:b/>
          <w:i/>
          <w:iCs/>
          <w:sz w:val="24"/>
          <w:szCs w:val="24"/>
        </w:rPr>
      </w:pPr>
      <w:r w:rsidRPr="000C37B9">
        <w:rPr>
          <w:b/>
          <w:i/>
          <w:iCs/>
          <w:sz w:val="24"/>
          <w:szCs w:val="24"/>
        </w:rPr>
        <w:t>Event Registration for Trade Shows</w:t>
      </w:r>
      <w:r w:rsidRPr="000C37B9" w:rsidR="001A6D7F">
        <w:rPr>
          <w:b/>
          <w:i/>
          <w:iCs/>
          <w:sz w:val="24"/>
          <w:szCs w:val="24"/>
        </w:rPr>
        <w:t xml:space="preserve"> ($10,000)</w:t>
      </w:r>
    </w:p>
    <w:p w:rsidR="001A6D7F" w:rsidP="00365CD0" w:rsidRDefault="00372AC5" w14:paraId="3F1457B9" w14:textId="361AF460">
      <w:pPr>
        <w:tabs>
          <w:tab w:val="left" w:pos="1245"/>
        </w:tabs>
        <w:jc w:val="both"/>
        <w:rPr>
          <w:bCs/>
          <w:sz w:val="24"/>
          <w:szCs w:val="24"/>
        </w:rPr>
      </w:pPr>
      <w:r w:rsidRPr="003709F4">
        <w:rPr>
          <w:bCs/>
          <w:sz w:val="24"/>
          <w:szCs w:val="24"/>
        </w:rPr>
        <w:t xml:space="preserve">POA </w:t>
      </w:r>
      <w:r w:rsidR="00D95D9D">
        <w:rPr>
          <w:bCs/>
          <w:sz w:val="24"/>
          <w:szCs w:val="24"/>
        </w:rPr>
        <w:t>estimates</w:t>
      </w:r>
      <w:r w:rsidRPr="003709F4">
        <w:rPr>
          <w:bCs/>
          <w:sz w:val="24"/>
          <w:szCs w:val="24"/>
        </w:rPr>
        <w:t xml:space="preserve"> </w:t>
      </w:r>
      <w:r w:rsidR="002541EF">
        <w:rPr>
          <w:bCs/>
          <w:sz w:val="24"/>
          <w:szCs w:val="24"/>
        </w:rPr>
        <w:t xml:space="preserve">$500 per </w:t>
      </w:r>
      <w:r w:rsidRPr="003709F4" w:rsidR="00D70C72">
        <w:rPr>
          <w:bCs/>
          <w:sz w:val="24"/>
          <w:szCs w:val="24"/>
        </w:rPr>
        <w:t xml:space="preserve">event </w:t>
      </w:r>
      <w:r w:rsidR="00A13A91">
        <w:rPr>
          <w:bCs/>
          <w:sz w:val="24"/>
          <w:szCs w:val="24"/>
        </w:rPr>
        <w:t>registration</w:t>
      </w:r>
      <w:r w:rsidR="00E26A85">
        <w:rPr>
          <w:bCs/>
          <w:sz w:val="24"/>
          <w:szCs w:val="24"/>
        </w:rPr>
        <w:t xml:space="preserve"> </w:t>
      </w:r>
      <w:r w:rsidR="00F71B50">
        <w:rPr>
          <w:bCs/>
          <w:sz w:val="24"/>
          <w:szCs w:val="24"/>
        </w:rPr>
        <w:t xml:space="preserve">to </w:t>
      </w:r>
      <w:r w:rsidRPr="00E26A85" w:rsidR="00E26A85">
        <w:rPr>
          <w:bCs/>
          <w:sz w:val="24"/>
          <w:szCs w:val="24"/>
        </w:rPr>
        <w:t xml:space="preserve">send groups, including agribusiness hubs, large-scale and domestic processors, and commercial farmers, to global food trade shows. </w:t>
      </w:r>
      <w:r w:rsidR="002541EF">
        <w:rPr>
          <w:bCs/>
          <w:sz w:val="24"/>
          <w:szCs w:val="24"/>
        </w:rPr>
        <w:t xml:space="preserve">POA is </w:t>
      </w:r>
      <w:r w:rsidR="00807CA0">
        <w:rPr>
          <w:bCs/>
          <w:sz w:val="24"/>
          <w:szCs w:val="24"/>
        </w:rPr>
        <w:t>budgeting</w:t>
      </w:r>
      <w:r w:rsidR="002541EF">
        <w:rPr>
          <w:bCs/>
          <w:sz w:val="24"/>
          <w:szCs w:val="24"/>
        </w:rPr>
        <w:t xml:space="preserve"> for </w:t>
      </w:r>
      <w:r w:rsidR="00807CA0">
        <w:rPr>
          <w:bCs/>
          <w:sz w:val="24"/>
          <w:szCs w:val="24"/>
        </w:rPr>
        <w:t xml:space="preserve">4 events </w:t>
      </w:r>
      <w:r w:rsidRPr="003709F4" w:rsidR="00D70C72">
        <w:rPr>
          <w:bCs/>
          <w:sz w:val="24"/>
          <w:szCs w:val="24"/>
        </w:rPr>
        <w:t>per year through the LOP</w:t>
      </w:r>
      <w:r w:rsidR="00F71B50">
        <w:rPr>
          <w:bCs/>
          <w:sz w:val="24"/>
          <w:szCs w:val="24"/>
        </w:rPr>
        <w:t>.</w:t>
      </w:r>
    </w:p>
    <w:p w:rsidR="00AE5E84" w:rsidP="00365CD0" w:rsidRDefault="00AE5E84" w14:paraId="76EF04F6" w14:textId="77777777">
      <w:pPr>
        <w:tabs>
          <w:tab w:val="left" w:pos="1245"/>
        </w:tabs>
        <w:jc w:val="both"/>
        <w:rPr>
          <w:bCs/>
          <w:sz w:val="24"/>
          <w:szCs w:val="24"/>
        </w:rPr>
      </w:pPr>
    </w:p>
    <w:p w:rsidRPr="000B75C7" w:rsidR="005A78EE" w:rsidP="00365CD0" w:rsidRDefault="005A78EE" w14:paraId="5AFB458C" w14:textId="621CF225">
      <w:pPr>
        <w:pStyle w:val="Heading3"/>
        <w:tabs>
          <w:tab w:val="left" w:pos="1125"/>
        </w:tabs>
        <w:ind w:left="360" w:hanging="360"/>
        <w:jc w:val="both"/>
        <w:rPr>
          <w:i/>
          <w:color w:val="24468C"/>
        </w:rPr>
      </w:pPr>
      <w:r w:rsidRPr="000B75C7">
        <w:rPr>
          <w:i/>
          <w:color w:val="24468C"/>
        </w:rPr>
        <w:t>3.4.9 Cost-Share – Total $</w:t>
      </w:r>
      <w:r w:rsidR="002D6D99">
        <w:rPr>
          <w:i/>
          <w:color w:val="24468C"/>
        </w:rPr>
        <w:t>6</w:t>
      </w:r>
      <w:r w:rsidR="00517557">
        <w:rPr>
          <w:i/>
          <w:color w:val="24468C"/>
        </w:rPr>
        <w:t>00,</w:t>
      </w:r>
      <w:r w:rsidRPr="000B75C7">
        <w:rPr>
          <w:i/>
          <w:color w:val="24468C"/>
        </w:rPr>
        <w:t>000</w:t>
      </w:r>
    </w:p>
    <w:p w:rsidRPr="00654C27" w:rsidR="005A78EE" w:rsidP="00365CD0" w:rsidRDefault="005A78EE" w14:paraId="74A7F761" w14:textId="77777777">
      <w:pPr>
        <w:tabs>
          <w:tab w:val="left" w:pos="1245"/>
        </w:tabs>
        <w:jc w:val="both"/>
        <w:rPr>
          <w:b/>
          <w:i/>
          <w:iCs/>
          <w:sz w:val="24"/>
          <w:szCs w:val="24"/>
        </w:rPr>
      </w:pPr>
    </w:p>
    <w:p w:rsidRPr="00E45EB1" w:rsidR="005A78EE" w:rsidP="00365CD0" w:rsidRDefault="005A78EE" w14:paraId="6ACA372D" w14:textId="53B3BF1D">
      <w:pPr>
        <w:tabs>
          <w:tab w:val="left" w:pos="1245"/>
        </w:tabs>
        <w:jc w:val="both"/>
        <w:rPr>
          <w:sz w:val="24"/>
          <w:szCs w:val="24"/>
        </w:rPr>
      </w:pPr>
      <w:r w:rsidRPr="00E45EB1">
        <w:rPr>
          <w:sz w:val="24"/>
          <w:szCs w:val="24"/>
        </w:rPr>
        <w:t>POA is proposing a total of $</w:t>
      </w:r>
      <w:r w:rsidR="003C0EED">
        <w:rPr>
          <w:sz w:val="24"/>
          <w:szCs w:val="24"/>
        </w:rPr>
        <w:t>6</w:t>
      </w:r>
      <w:r w:rsidR="002E4DDC">
        <w:rPr>
          <w:sz w:val="24"/>
          <w:szCs w:val="24"/>
        </w:rPr>
        <w:t>00</w:t>
      </w:r>
      <w:r w:rsidRPr="00E45EB1">
        <w:rPr>
          <w:sz w:val="24"/>
          <w:szCs w:val="24"/>
        </w:rPr>
        <w:t>,000 in cost share. Overall program value will be bolstered by these cost share contributions. Cost share will be realized in both in-kind and cash contributions</w:t>
      </w:r>
      <w:r w:rsidRPr="00E45EB1" w:rsidR="00A578E5">
        <w:rPr>
          <w:sz w:val="24"/>
          <w:szCs w:val="24"/>
        </w:rPr>
        <w:t xml:space="preserve">. </w:t>
      </w:r>
      <w:r w:rsidRPr="00E45EB1">
        <w:rPr>
          <w:sz w:val="24"/>
          <w:szCs w:val="24"/>
        </w:rPr>
        <w:t xml:space="preserve">The types of costs that will be documented and counted as cost share will include: </w:t>
      </w:r>
    </w:p>
    <w:p w:rsidRPr="00E45EB1" w:rsidR="005A78EE" w:rsidP="00365CD0" w:rsidRDefault="005A78EE" w14:paraId="6AB3ABC3" w14:textId="02C58C24">
      <w:pPr>
        <w:pStyle w:val="ListParagraph"/>
        <w:numPr>
          <w:ilvl w:val="0"/>
          <w:numId w:val="1"/>
        </w:numPr>
        <w:tabs>
          <w:tab w:val="left" w:pos="1245"/>
        </w:tabs>
        <w:jc w:val="both"/>
        <w:rPr>
          <w:b/>
          <w:bCs/>
          <w:i/>
          <w:iCs/>
          <w:sz w:val="24"/>
          <w:szCs w:val="24"/>
        </w:rPr>
      </w:pPr>
      <w:r w:rsidRPr="00E45EB1">
        <w:rPr>
          <w:b/>
          <w:bCs/>
          <w:i/>
          <w:iCs/>
          <w:sz w:val="24"/>
          <w:szCs w:val="24"/>
        </w:rPr>
        <w:t>Venue Space for Investment Roundtables ($</w:t>
      </w:r>
      <w:r w:rsidR="00617136">
        <w:rPr>
          <w:b/>
          <w:bCs/>
          <w:i/>
          <w:iCs/>
          <w:sz w:val="24"/>
          <w:szCs w:val="24"/>
        </w:rPr>
        <w:t>1</w:t>
      </w:r>
      <w:r w:rsidRPr="00E45EB1">
        <w:rPr>
          <w:b/>
          <w:bCs/>
          <w:i/>
          <w:iCs/>
          <w:sz w:val="24"/>
          <w:szCs w:val="24"/>
        </w:rPr>
        <w:t>,</w:t>
      </w:r>
      <w:r w:rsidR="00617136">
        <w:rPr>
          <w:b/>
          <w:bCs/>
          <w:i/>
          <w:iCs/>
          <w:sz w:val="24"/>
          <w:szCs w:val="24"/>
        </w:rPr>
        <w:t>0</w:t>
      </w:r>
      <w:r w:rsidRPr="00E45EB1">
        <w:rPr>
          <w:b/>
          <w:bCs/>
          <w:i/>
          <w:iCs/>
          <w:sz w:val="24"/>
          <w:szCs w:val="24"/>
        </w:rPr>
        <w:t>00)</w:t>
      </w:r>
      <w:r w:rsidRPr="00E45EB1" w:rsidR="00F87023">
        <w:rPr>
          <w:sz w:val="24"/>
          <w:szCs w:val="24"/>
        </w:rPr>
        <w:t>: POA estimates venue space at $</w:t>
      </w:r>
      <w:r w:rsidR="00617136">
        <w:rPr>
          <w:sz w:val="24"/>
          <w:szCs w:val="24"/>
        </w:rPr>
        <w:t>166</w:t>
      </w:r>
      <w:r w:rsidR="00450727">
        <w:rPr>
          <w:sz w:val="24"/>
          <w:szCs w:val="24"/>
        </w:rPr>
        <w:t>.60</w:t>
      </w:r>
      <w:r w:rsidRPr="00E45EB1" w:rsidR="00F87023">
        <w:rPr>
          <w:sz w:val="24"/>
          <w:szCs w:val="24"/>
        </w:rPr>
        <w:t xml:space="preserve"> per roundtable based on prior experience, for a </w:t>
      </w:r>
      <w:r w:rsidRPr="00E45EB1" w:rsidR="004E2A30">
        <w:rPr>
          <w:sz w:val="24"/>
          <w:szCs w:val="24"/>
        </w:rPr>
        <w:t>total of</w:t>
      </w:r>
      <w:r w:rsidRPr="00E45EB1" w:rsidR="00F87023">
        <w:rPr>
          <w:sz w:val="24"/>
          <w:szCs w:val="24"/>
        </w:rPr>
        <w:t xml:space="preserve"> 6 roundtables.</w:t>
      </w:r>
      <w:r w:rsidR="00CE6F54">
        <w:rPr>
          <w:sz w:val="24"/>
          <w:szCs w:val="24"/>
        </w:rPr>
        <w:t xml:space="preserve"> To obtain this cost share, </w:t>
      </w:r>
      <w:r w:rsidRPr="00CE6F54" w:rsidR="00CE6F54">
        <w:rPr>
          <w:sz w:val="24"/>
          <w:szCs w:val="24"/>
        </w:rPr>
        <w:t>POA plans to work with local investors and businesses to offer venue space for these roundtables.</w:t>
      </w:r>
    </w:p>
    <w:p w:rsidRPr="00771A08" w:rsidR="005A78EE" w:rsidP="00365CD0" w:rsidRDefault="005A78EE" w14:paraId="09D13FC5" w14:textId="4D6F054E">
      <w:pPr>
        <w:pStyle w:val="ListParagraph"/>
        <w:numPr>
          <w:ilvl w:val="0"/>
          <w:numId w:val="1"/>
        </w:numPr>
        <w:tabs>
          <w:tab w:val="left" w:pos="1245"/>
        </w:tabs>
        <w:jc w:val="both"/>
        <w:rPr>
          <w:b/>
          <w:bCs/>
          <w:i/>
          <w:iCs/>
          <w:sz w:val="24"/>
          <w:szCs w:val="24"/>
        </w:rPr>
      </w:pPr>
      <w:r w:rsidRPr="00E45EB1">
        <w:rPr>
          <w:b/>
          <w:bCs/>
          <w:i/>
          <w:iCs/>
          <w:sz w:val="24"/>
          <w:szCs w:val="24"/>
        </w:rPr>
        <w:t>Cost Share</w:t>
      </w:r>
      <w:r w:rsidRPr="4F993334">
        <w:rPr>
          <w:b/>
          <w:bCs/>
          <w:i/>
          <w:iCs/>
          <w:sz w:val="24"/>
          <w:szCs w:val="24"/>
        </w:rPr>
        <w:t xml:space="preserve"> for </w:t>
      </w:r>
      <w:r w:rsidRPr="4F993334" w:rsidR="00AB1496">
        <w:rPr>
          <w:b/>
          <w:bCs/>
          <w:i/>
          <w:iCs/>
          <w:sz w:val="24"/>
          <w:szCs w:val="24"/>
        </w:rPr>
        <w:t>Post-Harvest</w:t>
      </w:r>
      <w:r w:rsidRPr="4F993334">
        <w:rPr>
          <w:b/>
          <w:bCs/>
          <w:i/>
          <w:iCs/>
          <w:sz w:val="24"/>
          <w:szCs w:val="24"/>
        </w:rPr>
        <w:t xml:space="preserve"> Processing Equipment and Infrastructure ($</w:t>
      </w:r>
      <w:r w:rsidR="002D6D99">
        <w:rPr>
          <w:b/>
          <w:bCs/>
          <w:i/>
          <w:iCs/>
          <w:sz w:val="24"/>
          <w:szCs w:val="24"/>
        </w:rPr>
        <w:t>21</w:t>
      </w:r>
      <w:r w:rsidR="00894F75">
        <w:rPr>
          <w:b/>
          <w:bCs/>
          <w:i/>
          <w:iCs/>
          <w:sz w:val="24"/>
          <w:szCs w:val="24"/>
        </w:rPr>
        <w:t>0</w:t>
      </w:r>
      <w:r w:rsidRPr="4F993334">
        <w:rPr>
          <w:b/>
          <w:bCs/>
          <w:i/>
          <w:iCs/>
          <w:sz w:val="24"/>
          <w:szCs w:val="24"/>
        </w:rPr>
        <w:t>,</w:t>
      </w:r>
      <w:r w:rsidR="00617136">
        <w:rPr>
          <w:b/>
          <w:bCs/>
          <w:i/>
          <w:iCs/>
          <w:sz w:val="24"/>
          <w:szCs w:val="24"/>
        </w:rPr>
        <w:t>0</w:t>
      </w:r>
      <w:r w:rsidRPr="4F993334">
        <w:rPr>
          <w:b/>
          <w:bCs/>
          <w:i/>
          <w:iCs/>
          <w:sz w:val="24"/>
          <w:szCs w:val="24"/>
        </w:rPr>
        <w:t>00)</w:t>
      </w:r>
      <w:r w:rsidR="00F87023">
        <w:rPr>
          <w:sz w:val="24"/>
          <w:szCs w:val="24"/>
        </w:rPr>
        <w:t xml:space="preserve">: </w:t>
      </w:r>
      <w:r w:rsidRPr="00811111" w:rsidR="00811111">
        <w:rPr>
          <w:sz w:val="24"/>
          <w:szCs w:val="24"/>
        </w:rPr>
        <w:t xml:space="preserve">POA </w:t>
      </w:r>
      <w:r w:rsidR="00811111">
        <w:rPr>
          <w:sz w:val="24"/>
          <w:szCs w:val="24"/>
        </w:rPr>
        <w:t>expects</w:t>
      </w:r>
      <w:r w:rsidRPr="00811111" w:rsidR="00811111">
        <w:rPr>
          <w:sz w:val="24"/>
          <w:szCs w:val="24"/>
        </w:rPr>
        <w:t xml:space="preserve"> to co-invest in export-scale processing infrastructure. </w:t>
      </w:r>
      <w:r w:rsidR="00AB1496">
        <w:rPr>
          <w:sz w:val="24"/>
          <w:szCs w:val="24"/>
        </w:rPr>
        <w:t xml:space="preserve">The program will look for </w:t>
      </w:r>
      <w:r w:rsidRPr="00811111" w:rsidR="00811111">
        <w:rPr>
          <w:sz w:val="24"/>
          <w:szCs w:val="24"/>
        </w:rPr>
        <w:t xml:space="preserve">local and foreign investors </w:t>
      </w:r>
      <w:r w:rsidR="00AB1496">
        <w:rPr>
          <w:sz w:val="24"/>
          <w:szCs w:val="24"/>
        </w:rPr>
        <w:t>to match USDA’s investment with</w:t>
      </w:r>
      <w:r w:rsidRPr="00811111" w:rsidR="00811111">
        <w:rPr>
          <w:sz w:val="24"/>
          <w:szCs w:val="24"/>
        </w:rPr>
        <w:t xml:space="preserve"> private sector investment. </w:t>
      </w:r>
    </w:p>
    <w:p w:rsidRPr="00771A08" w:rsidR="005A78EE" w:rsidP="00365CD0" w:rsidRDefault="005A78EE" w14:paraId="3B881992" w14:textId="158063F2">
      <w:pPr>
        <w:pStyle w:val="ListParagraph"/>
        <w:numPr>
          <w:ilvl w:val="0"/>
          <w:numId w:val="1"/>
        </w:numPr>
        <w:tabs>
          <w:tab w:val="left" w:pos="1245"/>
        </w:tabs>
        <w:jc w:val="both"/>
        <w:rPr>
          <w:b/>
          <w:bCs/>
          <w:i/>
          <w:iCs/>
          <w:sz w:val="24"/>
          <w:szCs w:val="24"/>
        </w:rPr>
      </w:pPr>
      <w:r w:rsidRPr="4F993334">
        <w:rPr>
          <w:b/>
          <w:bCs/>
          <w:i/>
          <w:iCs/>
          <w:sz w:val="24"/>
          <w:szCs w:val="24"/>
        </w:rPr>
        <w:t>Cost Share for Co-invest in Small-Scale Processing Infrastructure for Cooperatives ($</w:t>
      </w:r>
      <w:r w:rsidR="002D6D99">
        <w:rPr>
          <w:b/>
          <w:bCs/>
          <w:i/>
          <w:iCs/>
          <w:sz w:val="24"/>
          <w:szCs w:val="24"/>
        </w:rPr>
        <w:t>50</w:t>
      </w:r>
      <w:r w:rsidRPr="4F993334">
        <w:rPr>
          <w:b/>
          <w:bCs/>
          <w:i/>
          <w:iCs/>
          <w:sz w:val="24"/>
          <w:szCs w:val="24"/>
        </w:rPr>
        <w:t>,000)</w:t>
      </w:r>
      <w:r w:rsidR="00433F89">
        <w:rPr>
          <w:sz w:val="24"/>
          <w:szCs w:val="24"/>
        </w:rPr>
        <w:t xml:space="preserve">: </w:t>
      </w:r>
      <w:r w:rsidRPr="00433F89" w:rsidR="00FE22CC">
        <w:rPr>
          <w:sz w:val="24"/>
          <w:szCs w:val="24"/>
        </w:rPr>
        <w:t>POA will collaborate with promising women’s cooperatives and large-scale farmers to co-invest in small-scale processing infrastructure.</w:t>
      </w:r>
      <w:r w:rsidR="00282967">
        <w:rPr>
          <w:sz w:val="24"/>
          <w:szCs w:val="24"/>
        </w:rPr>
        <w:t xml:space="preserve"> POA intends to provide grants to 10 cooperatives. </w:t>
      </w:r>
      <w:r w:rsidR="0045547B">
        <w:rPr>
          <w:sz w:val="24"/>
          <w:szCs w:val="24"/>
        </w:rPr>
        <w:t>To</w:t>
      </w:r>
      <w:r w:rsidR="00282967">
        <w:rPr>
          <w:sz w:val="24"/>
          <w:szCs w:val="24"/>
        </w:rPr>
        <w:t xml:space="preserve"> be eligible for grant funding, cooperatives will be </w:t>
      </w:r>
      <w:r w:rsidR="00DD5850">
        <w:rPr>
          <w:sz w:val="24"/>
          <w:szCs w:val="24"/>
        </w:rPr>
        <w:t>expected</w:t>
      </w:r>
      <w:r w:rsidR="00282967">
        <w:rPr>
          <w:sz w:val="24"/>
          <w:szCs w:val="24"/>
        </w:rPr>
        <w:t xml:space="preserve"> to offer co-investment of </w:t>
      </w:r>
      <w:r w:rsidR="002D6D99">
        <w:rPr>
          <w:sz w:val="24"/>
          <w:szCs w:val="24"/>
        </w:rPr>
        <w:t>50</w:t>
      </w:r>
      <w:r w:rsidR="00282967">
        <w:rPr>
          <w:sz w:val="24"/>
          <w:szCs w:val="24"/>
        </w:rPr>
        <w:t>% of their award, equivalent to $</w:t>
      </w:r>
      <w:r w:rsidR="002D6D99">
        <w:rPr>
          <w:sz w:val="24"/>
          <w:szCs w:val="24"/>
        </w:rPr>
        <w:t>5</w:t>
      </w:r>
      <w:r w:rsidR="00282967">
        <w:rPr>
          <w:sz w:val="24"/>
          <w:szCs w:val="24"/>
        </w:rPr>
        <w:t>,</w:t>
      </w:r>
      <w:r w:rsidR="002D6D99">
        <w:rPr>
          <w:sz w:val="24"/>
          <w:szCs w:val="24"/>
        </w:rPr>
        <w:t>0</w:t>
      </w:r>
      <w:r w:rsidR="00282967">
        <w:rPr>
          <w:sz w:val="24"/>
          <w:szCs w:val="24"/>
        </w:rPr>
        <w:t xml:space="preserve">00 per cooperative. </w:t>
      </w:r>
    </w:p>
    <w:p w:rsidRPr="00771A08" w:rsidR="00A07755" w:rsidP="00365CD0" w:rsidRDefault="005A78EE" w14:paraId="5461B7F0" w14:textId="3FD070AB">
      <w:pPr>
        <w:pStyle w:val="ListParagraph"/>
        <w:numPr>
          <w:ilvl w:val="0"/>
          <w:numId w:val="1"/>
        </w:numPr>
        <w:tabs>
          <w:tab w:val="left" w:pos="1245"/>
        </w:tabs>
        <w:jc w:val="both"/>
        <w:rPr>
          <w:b/>
          <w:bCs/>
          <w:i/>
          <w:iCs/>
          <w:sz w:val="24"/>
          <w:szCs w:val="24"/>
        </w:rPr>
      </w:pPr>
      <w:r w:rsidRPr="4F993334">
        <w:rPr>
          <w:b/>
          <w:bCs/>
          <w:i/>
          <w:iCs/>
          <w:sz w:val="24"/>
          <w:szCs w:val="24"/>
        </w:rPr>
        <w:t>Cost Share for Large Scale Cold and Dry Storage Equipment and Infrastructure ($</w:t>
      </w:r>
      <w:r w:rsidR="002D6D99">
        <w:rPr>
          <w:b/>
          <w:bCs/>
          <w:i/>
          <w:iCs/>
          <w:sz w:val="24"/>
          <w:szCs w:val="24"/>
        </w:rPr>
        <w:t>33</w:t>
      </w:r>
      <w:r w:rsidR="00894F75">
        <w:rPr>
          <w:b/>
          <w:bCs/>
          <w:i/>
          <w:iCs/>
          <w:sz w:val="24"/>
          <w:szCs w:val="24"/>
        </w:rPr>
        <w:t>9</w:t>
      </w:r>
      <w:r w:rsidRPr="4F993334">
        <w:rPr>
          <w:b/>
          <w:bCs/>
          <w:i/>
          <w:iCs/>
          <w:sz w:val="24"/>
          <w:szCs w:val="24"/>
        </w:rPr>
        <w:t>,</w:t>
      </w:r>
      <w:r w:rsidR="00617136">
        <w:rPr>
          <w:b/>
          <w:bCs/>
          <w:i/>
          <w:iCs/>
          <w:sz w:val="24"/>
          <w:szCs w:val="24"/>
        </w:rPr>
        <w:t>0</w:t>
      </w:r>
      <w:r w:rsidRPr="4F993334">
        <w:rPr>
          <w:b/>
          <w:bCs/>
          <w:i/>
          <w:iCs/>
          <w:sz w:val="24"/>
          <w:szCs w:val="24"/>
        </w:rPr>
        <w:t>00)</w:t>
      </w:r>
      <w:r w:rsidR="00A07755">
        <w:rPr>
          <w:sz w:val="24"/>
          <w:szCs w:val="24"/>
        </w:rPr>
        <w:t xml:space="preserve">: </w:t>
      </w:r>
      <w:r w:rsidRPr="00A07755" w:rsidR="00A07755">
        <w:rPr>
          <w:sz w:val="24"/>
          <w:szCs w:val="24"/>
        </w:rPr>
        <w:t>POA has identified promising Mauritanian private sector partners interested in co-investing in large-scale cold and dry storage facilities.</w:t>
      </w:r>
      <w:r w:rsidR="008030F9">
        <w:rPr>
          <w:sz w:val="24"/>
          <w:szCs w:val="24"/>
        </w:rPr>
        <w:t xml:space="preserve"> </w:t>
      </w:r>
    </w:p>
    <w:p w:rsidR="005A78EE" w:rsidP="00365CD0" w:rsidRDefault="005A78EE" w14:paraId="2973B5C4" w14:textId="77777777">
      <w:pPr>
        <w:tabs>
          <w:tab w:val="left" w:pos="1245"/>
        </w:tabs>
        <w:jc w:val="both"/>
        <w:rPr>
          <w:bCs/>
          <w:sz w:val="24"/>
          <w:szCs w:val="24"/>
        </w:rPr>
      </w:pPr>
    </w:p>
    <w:p w:rsidRPr="000B75C7" w:rsidR="00597CC7" w:rsidP="00365CD0" w:rsidRDefault="00597CC7" w14:paraId="32352AAC" w14:textId="356ECABB">
      <w:pPr>
        <w:pStyle w:val="Heading3"/>
        <w:tabs>
          <w:tab w:val="left" w:pos="1125"/>
        </w:tabs>
        <w:ind w:left="360" w:hanging="360"/>
        <w:jc w:val="both"/>
        <w:rPr>
          <w:i/>
          <w:color w:val="24468C"/>
        </w:rPr>
      </w:pPr>
      <w:r w:rsidRPr="000B75C7">
        <w:rPr>
          <w:i/>
          <w:color w:val="24468C"/>
        </w:rPr>
        <w:t>3.5</w:t>
      </w:r>
      <w:r w:rsidRPr="000B75C7" w:rsidR="00682B7A">
        <w:rPr>
          <w:i/>
          <w:color w:val="24468C"/>
        </w:rPr>
        <w:t xml:space="preserve"> Indirect </w:t>
      </w:r>
      <w:r w:rsidRPr="000B75C7">
        <w:rPr>
          <w:i/>
          <w:color w:val="24468C"/>
        </w:rPr>
        <w:t>Cost</w:t>
      </w:r>
      <w:r w:rsidRPr="000B75C7" w:rsidR="00682B7A">
        <w:rPr>
          <w:i/>
          <w:color w:val="24468C"/>
        </w:rPr>
        <w:t>s</w:t>
      </w:r>
      <w:r w:rsidRPr="000B75C7">
        <w:rPr>
          <w:i/>
          <w:color w:val="24468C"/>
        </w:rPr>
        <w:t xml:space="preserve"> – </w:t>
      </w:r>
      <w:r w:rsidRPr="000B75C7" w:rsidR="00682B7A">
        <w:rPr>
          <w:i/>
          <w:color w:val="24468C"/>
        </w:rPr>
        <w:t xml:space="preserve">Activities – </w:t>
      </w:r>
      <w:r w:rsidRPr="000B75C7">
        <w:rPr>
          <w:i/>
          <w:color w:val="24468C"/>
        </w:rPr>
        <w:t>Total $</w:t>
      </w:r>
      <w:r w:rsidR="00880B4F">
        <w:rPr>
          <w:i/>
          <w:color w:val="24468C"/>
        </w:rPr>
        <w:t>2,</w:t>
      </w:r>
      <w:r w:rsidR="00496F33">
        <w:rPr>
          <w:i/>
          <w:color w:val="24468C"/>
        </w:rPr>
        <w:t>4</w:t>
      </w:r>
      <w:r w:rsidR="00507EFF">
        <w:rPr>
          <w:i/>
          <w:color w:val="24468C"/>
        </w:rPr>
        <w:t>1</w:t>
      </w:r>
      <w:r w:rsidR="00496F33">
        <w:rPr>
          <w:i/>
          <w:color w:val="24468C"/>
        </w:rPr>
        <w:t>0</w:t>
      </w:r>
      <w:r w:rsidR="00880B4F">
        <w:rPr>
          <w:i/>
          <w:color w:val="24468C"/>
        </w:rPr>
        <w:t>,</w:t>
      </w:r>
      <w:r w:rsidR="00202E99">
        <w:rPr>
          <w:i/>
          <w:color w:val="24468C"/>
        </w:rPr>
        <w:t>555</w:t>
      </w:r>
    </w:p>
    <w:p w:rsidRPr="004213F0" w:rsidR="00654C27" w:rsidP="00365CD0" w:rsidRDefault="00654C27" w14:paraId="515A057E" w14:textId="44314BC9">
      <w:pPr>
        <w:tabs>
          <w:tab w:val="left" w:pos="1245"/>
        </w:tabs>
        <w:jc w:val="both"/>
        <w:rPr>
          <w:bCs/>
          <w:sz w:val="24"/>
          <w:szCs w:val="24"/>
        </w:rPr>
      </w:pPr>
    </w:p>
    <w:p w:rsidRPr="004213F0" w:rsidR="00A863A2" w:rsidP="00365CD0" w:rsidRDefault="00337E5D" w14:paraId="66B6036D" w14:textId="1AD18D95">
      <w:pPr>
        <w:pStyle w:val="BodyText"/>
        <w:jc w:val="both"/>
        <w:rPr>
          <w:bCs/>
        </w:rPr>
      </w:pPr>
      <w:r w:rsidRPr="004213F0">
        <w:rPr>
          <w:bCs/>
        </w:rPr>
        <w:t>In accordance with POA’s most recently approved NICRA, indirect costs are 28.28% of direct activity costs</w:t>
      </w:r>
      <w:r w:rsidRPr="004213F0" w:rsidR="00A578E5">
        <w:rPr>
          <w:bCs/>
        </w:rPr>
        <w:t xml:space="preserve">. </w:t>
      </w:r>
      <w:r w:rsidRPr="004213F0" w:rsidR="00B95BB3">
        <w:rPr>
          <w:bCs/>
        </w:rPr>
        <w:t>Total Indirect Costs</w:t>
      </w:r>
      <w:r w:rsidRPr="004213F0" w:rsidR="00EF5755">
        <w:rPr>
          <w:bCs/>
        </w:rPr>
        <w:t xml:space="preserve"> on Activities</w:t>
      </w:r>
      <w:r w:rsidRPr="004213F0" w:rsidR="00B95BB3">
        <w:rPr>
          <w:bCs/>
        </w:rPr>
        <w:t xml:space="preserve">: </w:t>
      </w:r>
      <w:r w:rsidRPr="004213F0" w:rsidR="00EF5755">
        <w:rPr>
          <w:bCs/>
        </w:rPr>
        <w:t>$2,</w:t>
      </w:r>
      <w:r w:rsidR="00496F33">
        <w:rPr>
          <w:bCs/>
        </w:rPr>
        <w:t>4</w:t>
      </w:r>
      <w:r w:rsidR="00202E99">
        <w:rPr>
          <w:bCs/>
        </w:rPr>
        <w:t>1</w:t>
      </w:r>
      <w:r w:rsidR="00496F33">
        <w:rPr>
          <w:bCs/>
        </w:rPr>
        <w:t>0</w:t>
      </w:r>
      <w:r w:rsidRPr="004213F0" w:rsidR="00EF5755">
        <w:rPr>
          <w:bCs/>
        </w:rPr>
        <w:t>,</w:t>
      </w:r>
      <w:r w:rsidR="00202E99">
        <w:rPr>
          <w:bCs/>
        </w:rPr>
        <w:t>555</w:t>
      </w:r>
      <w:r w:rsidRPr="004213F0" w:rsidR="004213F0">
        <w:rPr>
          <w:bCs/>
        </w:rPr>
        <w:t>.</w:t>
      </w:r>
    </w:p>
    <w:p w:rsidR="00337E5D" w:rsidP="00365CD0" w:rsidRDefault="00337E5D" w14:paraId="4088C8F1" w14:textId="77777777">
      <w:pPr>
        <w:tabs>
          <w:tab w:val="left" w:pos="1245"/>
        </w:tabs>
        <w:jc w:val="both"/>
        <w:rPr>
          <w:b/>
          <w:sz w:val="24"/>
          <w:szCs w:val="24"/>
        </w:rPr>
      </w:pPr>
    </w:p>
    <w:p w:rsidRPr="005A78EE" w:rsidR="00AE5E84" w:rsidP="00365CD0" w:rsidRDefault="00654C27" w14:paraId="749283AF" w14:textId="41613918">
      <w:pPr>
        <w:tabs>
          <w:tab w:val="left" w:pos="1245"/>
        </w:tabs>
        <w:jc w:val="both"/>
        <w:rPr>
          <w:b/>
          <w:i/>
          <w:iCs/>
          <w:sz w:val="24"/>
          <w:szCs w:val="24"/>
        </w:rPr>
      </w:pPr>
      <w:r w:rsidRPr="0051114D">
        <w:rPr>
          <w:b/>
          <w:sz w:val="24"/>
          <w:szCs w:val="24"/>
        </w:rPr>
        <w:t xml:space="preserve">Total </w:t>
      </w:r>
      <w:r w:rsidR="00A863A2">
        <w:rPr>
          <w:b/>
          <w:sz w:val="24"/>
          <w:szCs w:val="24"/>
        </w:rPr>
        <w:t>Estimated</w:t>
      </w:r>
      <w:r w:rsidRPr="0051114D">
        <w:rPr>
          <w:b/>
          <w:sz w:val="24"/>
          <w:szCs w:val="24"/>
        </w:rPr>
        <w:t xml:space="preserve"> Costs: </w:t>
      </w:r>
      <w:r w:rsidRPr="0041130D">
        <w:rPr>
          <w:b/>
          <w:sz w:val="24"/>
          <w:szCs w:val="24"/>
        </w:rPr>
        <w:t>$</w:t>
      </w:r>
      <w:r w:rsidR="00FA21B9">
        <w:rPr>
          <w:b/>
          <w:sz w:val="24"/>
          <w:szCs w:val="24"/>
        </w:rPr>
        <w:t>1</w:t>
      </w:r>
      <w:r w:rsidR="00894F75">
        <w:rPr>
          <w:b/>
          <w:sz w:val="24"/>
          <w:szCs w:val="24"/>
        </w:rPr>
        <w:t>6</w:t>
      </w:r>
      <w:r w:rsidRPr="0041130D" w:rsidR="0018177E">
        <w:rPr>
          <w:b/>
          <w:sz w:val="24"/>
          <w:szCs w:val="24"/>
        </w:rPr>
        <w:t>,</w:t>
      </w:r>
      <w:r w:rsidR="00894F75">
        <w:rPr>
          <w:b/>
          <w:sz w:val="24"/>
          <w:szCs w:val="24"/>
        </w:rPr>
        <w:t>0</w:t>
      </w:r>
      <w:r w:rsidR="00FA21B9">
        <w:rPr>
          <w:b/>
          <w:sz w:val="24"/>
          <w:szCs w:val="24"/>
        </w:rPr>
        <w:t>0</w:t>
      </w:r>
      <w:r w:rsidR="00202E99">
        <w:rPr>
          <w:b/>
          <w:sz w:val="24"/>
          <w:szCs w:val="24"/>
        </w:rPr>
        <w:t>7</w:t>
      </w:r>
      <w:r w:rsidR="0041130D">
        <w:rPr>
          <w:b/>
          <w:sz w:val="24"/>
          <w:szCs w:val="24"/>
        </w:rPr>
        <w:t>,</w:t>
      </w:r>
      <w:r w:rsidR="00202E99">
        <w:rPr>
          <w:b/>
          <w:sz w:val="24"/>
          <w:szCs w:val="24"/>
        </w:rPr>
        <w:t>878</w:t>
      </w:r>
      <w:r w:rsidRPr="0051114D">
        <w:rPr>
          <w:b/>
          <w:sz w:val="24"/>
          <w:szCs w:val="24"/>
        </w:rPr>
        <w:t xml:space="preserve"> </w:t>
      </w:r>
      <w:r w:rsidRPr="0041130D">
        <w:rPr>
          <w:b/>
          <w:sz w:val="24"/>
          <w:szCs w:val="24"/>
        </w:rPr>
        <w:t>($</w:t>
      </w:r>
      <w:r w:rsidRPr="0041130D" w:rsidR="0041130D">
        <w:rPr>
          <w:b/>
          <w:sz w:val="24"/>
          <w:szCs w:val="24"/>
        </w:rPr>
        <w:t>1</w:t>
      </w:r>
      <w:r w:rsidR="0001170C">
        <w:rPr>
          <w:b/>
          <w:sz w:val="24"/>
          <w:szCs w:val="24"/>
        </w:rPr>
        <w:t>4</w:t>
      </w:r>
      <w:r w:rsidRPr="0041130D" w:rsidR="0041130D">
        <w:rPr>
          <w:b/>
          <w:sz w:val="24"/>
          <w:szCs w:val="24"/>
        </w:rPr>
        <w:t>,</w:t>
      </w:r>
      <w:r w:rsidR="0001170C">
        <w:rPr>
          <w:b/>
          <w:sz w:val="24"/>
          <w:szCs w:val="24"/>
        </w:rPr>
        <w:t>0</w:t>
      </w:r>
      <w:r w:rsidR="00FA21B9">
        <w:rPr>
          <w:b/>
          <w:sz w:val="24"/>
          <w:szCs w:val="24"/>
        </w:rPr>
        <w:t>0</w:t>
      </w:r>
      <w:r w:rsidR="00085EBA">
        <w:rPr>
          <w:b/>
          <w:sz w:val="24"/>
          <w:szCs w:val="24"/>
        </w:rPr>
        <w:t>7</w:t>
      </w:r>
      <w:r w:rsidR="0041130D">
        <w:rPr>
          <w:b/>
          <w:sz w:val="24"/>
          <w:szCs w:val="24"/>
        </w:rPr>
        <w:t>,</w:t>
      </w:r>
      <w:r w:rsidR="001C6BD9">
        <w:rPr>
          <w:b/>
          <w:sz w:val="24"/>
          <w:szCs w:val="24"/>
        </w:rPr>
        <w:t>878</w:t>
      </w:r>
      <w:r w:rsidRPr="0051114D">
        <w:rPr>
          <w:b/>
          <w:sz w:val="24"/>
          <w:szCs w:val="24"/>
        </w:rPr>
        <w:t xml:space="preserve"> in monetization</w:t>
      </w:r>
      <w:r w:rsidR="001C6BD9">
        <w:rPr>
          <w:b/>
          <w:sz w:val="24"/>
          <w:szCs w:val="24"/>
        </w:rPr>
        <w:t xml:space="preserve"> and interest</w:t>
      </w:r>
      <w:r w:rsidRPr="0051114D">
        <w:rPr>
          <w:b/>
          <w:sz w:val="24"/>
          <w:szCs w:val="24"/>
        </w:rPr>
        <w:t>, $</w:t>
      </w:r>
      <w:r w:rsidR="0041130D">
        <w:rPr>
          <w:b/>
          <w:sz w:val="24"/>
          <w:szCs w:val="24"/>
        </w:rPr>
        <w:t>1,</w:t>
      </w:r>
      <w:r w:rsidR="00FA21B9">
        <w:rPr>
          <w:b/>
          <w:sz w:val="24"/>
          <w:szCs w:val="24"/>
        </w:rPr>
        <w:t>4</w:t>
      </w:r>
      <w:r w:rsidR="006169EF">
        <w:rPr>
          <w:b/>
          <w:sz w:val="24"/>
          <w:szCs w:val="24"/>
        </w:rPr>
        <w:t>00</w:t>
      </w:r>
      <w:r w:rsidR="00463FDA">
        <w:rPr>
          <w:b/>
          <w:sz w:val="24"/>
          <w:szCs w:val="24"/>
        </w:rPr>
        <w:t>,</w:t>
      </w:r>
      <w:r w:rsidR="00FA21B9">
        <w:rPr>
          <w:b/>
          <w:sz w:val="24"/>
          <w:szCs w:val="24"/>
        </w:rPr>
        <w:t>00</w:t>
      </w:r>
      <w:r w:rsidR="00463FDA">
        <w:rPr>
          <w:b/>
          <w:sz w:val="24"/>
          <w:szCs w:val="24"/>
        </w:rPr>
        <w:t>0</w:t>
      </w:r>
      <w:r w:rsidRPr="0051114D">
        <w:rPr>
          <w:b/>
          <w:sz w:val="24"/>
          <w:szCs w:val="24"/>
        </w:rPr>
        <w:t xml:space="preserve"> in CCC funds, </w:t>
      </w:r>
      <w:r w:rsidRPr="003500E0">
        <w:rPr>
          <w:b/>
          <w:sz w:val="24"/>
          <w:szCs w:val="24"/>
        </w:rPr>
        <w:t>$</w:t>
      </w:r>
      <w:r w:rsidR="00894F75">
        <w:rPr>
          <w:b/>
          <w:sz w:val="24"/>
          <w:szCs w:val="24"/>
        </w:rPr>
        <w:t>6</w:t>
      </w:r>
      <w:r w:rsidR="00FA21B9">
        <w:rPr>
          <w:b/>
          <w:sz w:val="24"/>
          <w:szCs w:val="24"/>
        </w:rPr>
        <w:t>00</w:t>
      </w:r>
      <w:r w:rsidRPr="003500E0" w:rsidR="003500E0">
        <w:rPr>
          <w:b/>
          <w:sz w:val="24"/>
          <w:szCs w:val="24"/>
        </w:rPr>
        <w:t>,000</w:t>
      </w:r>
      <w:r w:rsidRPr="003500E0">
        <w:rPr>
          <w:b/>
          <w:sz w:val="24"/>
          <w:szCs w:val="24"/>
        </w:rPr>
        <w:t xml:space="preserve"> in cost share</w:t>
      </w:r>
      <w:r w:rsidRPr="0051114D">
        <w:rPr>
          <w:b/>
          <w:sz w:val="24"/>
          <w:szCs w:val="24"/>
        </w:rPr>
        <w:t>)</w:t>
      </w:r>
    </w:p>
    <w:sectPr w:rsidRPr="005A78EE" w:rsidR="00AE5E84" w:rsidSect="008A4493">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pgNumType w:start="7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D315C" w:rsidRDefault="00ED315C" w14:paraId="2DEF76ED" w14:textId="77777777">
      <w:r>
        <w:separator/>
      </w:r>
    </w:p>
  </w:endnote>
  <w:endnote w:type="continuationSeparator" w:id="0">
    <w:p w:rsidR="00ED315C" w:rsidRDefault="00ED315C" w14:paraId="0DD201F3" w14:textId="77777777">
      <w:r>
        <w:continuationSeparator/>
      </w:r>
    </w:p>
  </w:endnote>
  <w:endnote w:type="continuationNotice" w:id="1">
    <w:p w:rsidR="00ED315C" w:rsidRDefault="00ED315C" w14:paraId="6C0B777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Acumin Pro Condensed Medium">
    <w:altName w:val="Calibri"/>
    <w:panose1 w:val="00000000000000000000"/>
    <w:charset w:val="4D"/>
    <w:family w:val="swiss"/>
    <w:notTrueType/>
    <w:pitch w:val="variable"/>
    <w:sig w:usb0="20000007" w:usb1="00000001" w:usb2="000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11A88" w:rsidRDefault="00F11A88" w14:paraId="3F2A8CC6" w14:textId="530591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A4493" w:rsidR="00F74F91" w:rsidRDefault="00F74F91" w14:paraId="0C7C946B" w14:textId="09E74B30">
    <w:pPr>
      <w:pStyle w:val="Footer"/>
      <w:jc w:val="right"/>
    </w:pPr>
    <w:r w:rsidRPr="008A4493">
      <w:rPr>
        <w:rFonts w:eastAsia="Calibri"/>
      </w:rPr>
      <w:t>Partners of the Americas – FY 2023 FFPr Mauritania – USDA-FAS-10.606-0700-23-(557)</w:t>
    </w:r>
    <w:r w:rsidRPr="008A4493">
      <w:rPr>
        <w:rFonts w:eastAsia="Calibri"/>
      </w:rPr>
      <w:tab/>
    </w:r>
    <w:sdt>
      <w:sdtPr>
        <w:id w:val="-702859260"/>
        <w:docPartObj>
          <w:docPartGallery w:val="Page Numbers (Bottom of Page)"/>
          <w:docPartUnique/>
        </w:docPartObj>
      </w:sdtPr>
      <w:sdtEndPr>
        <w:rPr>
          <w:noProof/>
        </w:rPr>
      </w:sdtEndPr>
      <w:sdtContent>
        <w:r w:rsidRPr="008A4493">
          <w:fldChar w:fldCharType="begin"/>
        </w:r>
        <w:r w:rsidRPr="008A4493">
          <w:instrText xml:space="preserve"> PAGE   \* MERGEFORMAT </w:instrText>
        </w:r>
        <w:r w:rsidRPr="008A4493">
          <w:fldChar w:fldCharType="separate"/>
        </w:r>
        <w:r w:rsidRPr="008A4493">
          <w:rPr>
            <w:noProof/>
          </w:rPr>
          <w:t>2</w:t>
        </w:r>
        <w:r w:rsidRPr="008A4493">
          <w:rPr>
            <w:noProof/>
          </w:rPr>
          <w:fldChar w:fldCharType="end"/>
        </w:r>
      </w:sdtContent>
    </w:sdt>
  </w:p>
  <w:p w:rsidRPr="008A4493" w:rsidR="00F35149" w:rsidP="00E075EF" w:rsidRDefault="00F35149" w14:paraId="1CBF7118" w14:textId="649393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11A88" w:rsidRDefault="00F11A88" w14:paraId="189DFA92" w14:textId="2BACFD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D315C" w:rsidRDefault="00ED315C" w14:paraId="337F01F4" w14:textId="77777777">
      <w:r>
        <w:separator/>
      </w:r>
    </w:p>
  </w:footnote>
  <w:footnote w:type="continuationSeparator" w:id="0">
    <w:p w:rsidR="00ED315C" w:rsidRDefault="00ED315C" w14:paraId="3ED13E92" w14:textId="77777777">
      <w:r>
        <w:continuationSeparator/>
      </w:r>
    </w:p>
  </w:footnote>
  <w:footnote w:type="continuationNotice" w:id="1">
    <w:p w:rsidR="00ED315C" w:rsidRDefault="00ED315C" w14:paraId="2AC028B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11A88" w:rsidRDefault="00F11A88" w14:paraId="01A3998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F35149" w:rsidTr="2448A69A" w14:paraId="137D4408" w14:textId="77777777">
      <w:tc>
        <w:tcPr>
          <w:tcW w:w="3120" w:type="dxa"/>
        </w:tcPr>
        <w:p w:rsidR="00F35149" w:rsidP="2448A69A" w:rsidRDefault="00F35149" w14:paraId="5694862F" w14:textId="7AEB437E">
          <w:pPr>
            <w:pStyle w:val="Header"/>
            <w:ind w:left="-115"/>
          </w:pPr>
        </w:p>
      </w:tc>
      <w:tc>
        <w:tcPr>
          <w:tcW w:w="3120" w:type="dxa"/>
        </w:tcPr>
        <w:p w:rsidR="00F35149" w:rsidP="2448A69A" w:rsidRDefault="00F35149" w14:paraId="2EFBE688" w14:textId="12C87259">
          <w:pPr>
            <w:pStyle w:val="Header"/>
            <w:jc w:val="center"/>
          </w:pPr>
        </w:p>
      </w:tc>
      <w:tc>
        <w:tcPr>
          <w:tcW w:w="3120" w:type="dxa"/>
        </w:tcPr>
        <w:p w:rsidR="00F35149" w:rsidP="2448A69A" w:rsidRDefault="00F35149" w14:paraId="78F25247" w14:textId="7B3D2394">
          <w:pPr>
            <w:pStyle w:val="Header"/>
            <w:ind w:right="-115"/>
            <w:jc w:val="right"/>
          </w:pPr>
        </w:p>
      </w:tc>
    </w:tr>
  </w:tbl>
  <w:p w:rsidR="00F35149" w:rsidRDefault="00F35149" w14:paraId="75DFBE38" w14:textId="2671DF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11A88" w:rsidRDefault="00F11A88" w14:paraId="3C5B740E" w14:textId="17AB8F81">
    <w:pPr>
      <w:pStyle w:val="Header"/>
    </w:pPr>
  </w:p>
</w:hdr>
</file>

<file path=word/intelligence2.xml><?xml version="1.0" encoding="utf-8"?>
<int2:intelligence xmlns:int2="http://schemas.microsoft.com/office/intelligence/2020/intelligence" xmlns:oel="http://schemas.microsoft.com/office/2019/extlst">
  <int2:observations>
    <int2:textHash int2:hashCode="sAJkH3nqthQs81" int2:id="3esTVEhh">
      <int2:state int2:value="Rejected" int2:type="AugLoop_Text_Critique"/>
    </int2:textHash>
    <int2:textHash int2:hashCode="mwMS1DNURSEAPE" int2:id="BXsUkmcX">
      <int2:state int2:value="Rejected" int2:type="AugLoop_Text_Critique"/>
    </int2:textHash>
    <int2:textHash int2:hashCode="wbLVbwi0QJESLS" int2:id="FSSQMbKE">
      <int2:state int2:value="Rejected" int2:type="LegacyProofing"/>
    </int2:textHash>
    <int2:textHash int2:hashCode="ZrbrXHrEQTq+yx" int2:id="b8R0B6aF">
      <int2:state int2:value="Rejected" int2:type="AugLoop_Text_Critique"/>
    </int2:textHash>
    <int2:textHash int2:hashCode="KUrhX+ZigPFuw5" int2:id="bUkFfexW">
      <int2:state int2:value="Rejected" int2:type="AugLoop_Text_Critique"/>
    </int2:textHash>
    <int2:textHash int2:hashCode="osP8TEy4/mRBzI" int2:id="f4oBPHK4">
      <int2:state int2:value="Rejected" int2:type="LegacyProofing"/>
    </int2:textHash>
    <int2:textHash int2:hashCode="SI2KpTvyNQFjEk" int2:id="nhn3qA6v">
      <int2:state int2:value="Rejected" int2:type="AugLoop_Text_Critique"/>
    </int2:textHash>
    <int2:textHash int2:hashCode="6eAe1fQpuAp9Ym" int2:id="ppBcZ6ZA">
      <int2:state int2:value="Rejected" int2:type="LegacyProofing"/>
    </int2:textHash>
    <int2:bookmark int2:bookmarkName="_Int_tWkxEaID" int2:invalidationBookmarkName="" int2:hashCode="d+HgLJRgbdoMZ8" int2:id="2YaapgOZ">
      <int2:state int2:value="Rejected" int2:type="AugLoop_Text_Critique"/>
    </int2:bookmark>
    <int2:bookmark int2:bookmarkName="_Int_8bDpBzHl" int2:invalidationBookmarkName="" int2:hashCode="d+HgLJRgbdoMZ8" int2:id="6BU9BnZQ">
      <int2:state int2:value="Rejected" int2:type="AugLoop_Text_Critique"/>
    </int2:bookmark>
    <int2:bookmark int2:bookmarkName="_Int_WtNFYKR5" int2:invalidationBookmarkName="" int2:hashCode="d+HgLJRgbdoMZ8" int2:id="l2IQlAii">
      <int2:state int2:value="Rejected" int2:type="AugLoop_Text_Critique"/>
    </int2:bookmark>
    <int2:bookmark int2:bookmarkName="_Int_JbW7X99s" int2:invalidationBookmarkName="" int2:hashCode="d+HgLJRgbdoMZ8" int2:id="tQPIggpe">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046B4"/>
    <w:multiLevelType w:val="hybridMultilevel"/>
    <w:tmpl w:val="67EAF4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3740919"/>
    <w:multiLevelType w:val="hybridMultilevel"/>
    <w:tmpl w:val="8AF0AA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7A46B29"/>
    <w:multiLevelType w:val="hybridMultilevel"/>
    <w:tmpl w:val="6D409E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3A92AC8"/>
    <w:multiLevelType w:val="hybridMultilevel"/>
    <w:tmpl w:val="C80062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988521C"/>
    <w:multiLevelType w:val="hybridMultilevel"/>
    <w:tmpl w:val="8A74F9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F7414C5"/>
    <w:multiLevelType w:val="hybridMultilevel"/>
    <w:tmpl w:val="FFFFFFFF"/>
    <w:lvl w:ilvl="0" w:tplc="1CA409F0">
      <w:start w:val="1"/>
      <w:numFmt w:val="decimal"/>
      <w:lvlText w:val="%1."/>
      <w:lvlJc w:val="left"/>
      <w:pPr>
        <w:ind w:left="720" w:hanging="360"/>
      </w:pPr>
    </w:lvl>
    <w:lvl w:ilvl="1" w:tplc="8BA83886">
      <w:start w:val="1"/>
      <w:numFmt w:val="lowerLetter"/>
      <w:lvlText w:val="%2."/>
      <w:lvlJc w:val="left"/>
      <w:pPr>
        <w:ind w:left="1440" w:hanging="360"/>
      </w:pPr>
    </w:lvl>
    <w:lvl w:ilvl="2" w:tplc="F822B40E">
      <w:start w:val="1"/>
      <w:numFmt w:val="lowerRoman"/>
      <w:lvlText w:val="%3."/>
      <w:lvlJc w:val="right"/>
      <w:pPr>
        <w:ind w:left="2160" w:hanging="180"/>
      </w:pPr>
    </w:lvl>
    <w:lvl w:ilvl="3" w:tplc="F5CA1072">
      <w:start w:val="1"/>
      <w:numFmt w:val="decimal"/>
      <w:lvlText w:val="%4."/>
      <w:lvlJc w:val="left"/>
      <w:pPr>
        <w:ind w:left="2880" w:hanging="360"/>
      </w:pPr>
    </w:lvl>
    <w:lvl w:ilvl="4" w:tplc="28E400E2">
      <w:start w:val="1"/>
      <w:numFmt w:val="lowerLetter"/>
      <w:lvlText w:val="%5."/>
      <w:lvlJc w:val="left"/>
      <w:pPr>
        <w:ind w:left="3600" w:hanging="360"/>
      </w:pPr>
    </w:lvl>
    <w:lvl w:ilvl="5" w:tplc="479A4936">
      <w:start w:val="1"/>
      <w:numFmt w:val="lowerRoman"/>
      <w:lvlText w:val="%6."/>
      <w:lvlJc w:val="right"/>
      <w:pPr>
        <w:ind w:left="4320" w:hanging="180"/>
      </w:pPr>
    </w:lvl>
    <w:lvl w:ilvl="6" w:tplc="EECEF8A6">
      <w:start w:val="1"/>
      <w:numFmt w:val="decimal"/>
      <w:lvlText w:val="%7."/>
      <w:lvlJc w:val="left"/>
      <w:pPr>
        <w:ind w:left="5040" w:hanging="360"/>
      </w:pPr>
    </w:lvl>
    <w:lvl w:ilvl="7" w:tplc="A1CA6F98">
      <w:start w:val="1"/>
      <w:numFmt w:val="lowerLetter"/>
      <w:lvlText w:val="%8."/>
      <w:lvlJc w:val="left"/>
      <w:pPr>
        <w:ind w:left="5760" w:hanging="360"/>
      </w:pPr>
    </w:lvl>
    <w:lvl w:ilvl="8" w:tplc="86B2F97A">
      <w:start w:val="1"/>
      <w:numFmt w:val="lowerRoman"/>
      <w:lvlText w:val="%9."/>
      <w:lvlJc w:val="right"/>
      <w:pPr>
        <w:ind w:left="6480" w:hanging="180"/>
      </w:pPr>
    </w:lvl>
  </w:abstractNum>
  <w:abstractNum w:abstractNumId="6" w15:restartNumberingAfterBreak="0">
    <w:nsid w:val="531752C3"/>
    <w:multiLevelType w:val="hybridMultilevel"/>
    <w:tmpl w:val="9168EA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E9E7E29"/>
    <w:multiLevelType w:val="hybridMultilevel"/>
    <w:tmpl w:val="8EA02B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7936529D"/>
    <w:multiLevelType w:val="hybridMultilevel"/>
    <w:tmpl w:val="2C18EFFC"/>
    <w:lvl w:ilvl="0" w:tplc="4D4CB218">
      <w:start w:val="1"/>
      <w:numFmt w:val="bullet"/>
      <w:lvlText w:val=""/>
      <w:lvlJc w:val="left"/>
      <w:pPr>
        <w:ind w:left="720" w:hanging="360"/>
      </w:pPr>
      <w:rPr>
        <w:rFonts w:hint="default" w:ascii="Symbol" w:hAnsi="Symbol"/>
      </w:rPr>
    </w:lvl>
    <w:lvl w:ilvl="1" w:tplc="B77ED65C">
      <w:start w:val="1"/>
      <w:numFmt w:val="bullet"/>
      <w:lvlText w:val="o"/>
      <w:lvlJc w:val="left"/>
      <w:pPr>
        <w:ind w:left="1440" w:hanging="360"/>
      </w:pPr>
      <w:rPr>
        <w:rFonts w:hint="default" w:ascii="Courier New" w:hAnsi="Courier New"/>
      </w:rPr>
    </w:lvl>
    <w:lvl w:ilvl="2" w:tplc="467A4374">
      <w:start w:val="1"/>
      <w:numFmt w:val="bullet"/>
      <w:lvlText w:val=""/>
      <w:lvlJc w:val="left"/>
      <w:pPr>
        <w:ind w:left="2160" w:hanging="360"/>
      </w:pPr>
      <w:rPr>
        <w:rFonts w:hint="default" w:ascii="Wingdings" w:hAnsi="Wingdings"/>
      </w:rPr>
    </w:lvl>
    <w:lvl w:ilvl="3" w:tplc="08B8F9F6">
      <w:start w:val="1"/>
      <w:numFmt w:val="bullet"/>
      <w:lvlText w:val=""/>
      <w:lvlJc w:val="left"/>
      <w:pPr>
        <w:ind w:left="2880" w:hanging="360"/>
      </w:pPr>
      <w:rPr>
        <w:rFonts w:hint="default" w:ascii="Symbol" w:hAnsi="Symbol"/>
      </w:rPr>
    </w:lvl>
    <w:lvl w:ilvl="4" w:tplc="0518E566">
      <w:start w:val="1"/>
      <w:numFmt w:val="bullet"/>
      <w:lvlText w:val="o"/>
      <w:lvlJc w:val="left"/>
      <w:pPr>
        <w:ind w:left="3600" w:hanging="360"/>
      </w:pPr>
      <w:rPr>
        <w:rFonts w:hint="default" w:ascii="Courier New" w:hAnsi="Courier New"/>
      </w:rPr>
    </w:lvl>
    <w:lvl w:ilvl="5" w:tplc="3DB828B8">
      <w:start w:val="1"/>
      <w:numFmt w:val="bullet"/>
      <w:lvlText w:val=""/>
      <w:lvlJc w:val="left"/>
      <w:pPr>
        <w:ind w:left="4320" w:hanging="360"/>
      </w:pPr>
      <w:rPr>
        <w:rFonts w:hint="default" w:ascii="Wingdings" w:hAnsi="Wingdings"/>
      </w:rPr>
    </w:lvl>
    <w:lvl w:ilvl="6" w:tplc="A2505FF6">
      <w:start w:val="1"/>
      <w:numFmt w:val="bullet"/>
      <w:lvlText w:val=""/>
      <w:lvlJc w:val="left"/>
      <w:pPr>
        <w:ind w:left="5040" w:hanging="360"/>
      </w:pPr>
      <w:rPr>
        <w:rFonts w:hint="default" w:ascii="Symbol" w:hAnsi="Symbol"/>
      </w:rPr>
    </w:lvl>
    <w:lvl w:ilvl="7" w:tplc="B3EE28E6">
      <w:start w:val="1"/>
      <w:numFmt w:val="bullet"/>
      <w:lvlText w:val="o"/>
      <w:lvlJc w:val="left"/>
      <w:pPr>
        <w:ind w:left="5760" w:hanging="360"/>
      </w:pPr>
      <w:rPr>
        <w:rFonts w:hint="default" w:ascii="Courier New" w:hAnsi="Courier New"/>
      </w:rPr>
    </w:lvl>
    <w:lvl w:ilvl="8" w:tplc="856ABBAC">
      <w:start w:val="1"/>
      <w:numFmt w:val="bullet"/>
      <w:lvlText w:val=""/>
      <w:lvlJc w:val="left"/>
      <w:pPr>
        <w:ind w:left="6480" w:hanging="360"/>
      </w:pPr>
      <w:rPr>
        <w:rFonts w:hint="default" w:ascii="Wingdings" w:hAnsi="Wingdings"/>
      </w:rPr>
    </w:lvl>
  </w:abstractNum>
  <w:num w:numId="1" w16cid:durableId="1589921279">
    <w:abstractNumId w:val="8"/>
  </w:num>
  <w:num w:numId="2" w16cid:durableId="996614813">
    <w:abstractNumId w:val="2"/>
  </w:num>
  <w:num w:numId="3" w16cid:durableId="212040367">
    <w:abstractNumId w:val="3"/>
  </w:num>
  <w:num w:numId="4" w16cid:durableId="1492331714">
    <w:abstractNumId w:val="4"/>
  </w:num>
  <w:num w:numId="5" w16cid:durableId="2146661187">
    <w:abstractNumId w:val="1"/>
  </w:num>
  <w:num w:numId="6" w16cid:durableId="1523278514">
    <w:abstractNumId w:val="0"/>
  </w:num>
  <w:num w:numId="7" w16cid:durableId="1826774828">
    <w:abstractNumId w:val="7"/>
  </w:num>
  <w:num w:numId="8" w16cid:durableId="1234504688">
    <w:abstractNumId w:val="5"/>
  </w:num>
  <w:num w:numId="9" w16cid:durableId="347176179">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tru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yNza2MLE0NDOzMDNQ0lEKTi0uzszPAykwrAUAOqPwdCwAAAA="/>
  </w:docVars>
  <w:rsids>
    <w:rsidRoot w:val="00F16463"/>
    <w:rsid w:val="000000EC"/>
    <w:rsid w:val="00000170"/>
    <w:rsid w:val="0000022B"/>
    <w:rsid w:val="0000037A"/>
    <w:rsid w:val="000003A3"/>
    <w:rsid w:val="000007C7"/>
    <w:rsid w:val="00000885"/>
    <w:rsid w:val="000008AB"/>
    <w:rsid w:val="00000986"/>
    <w:rsid w:val="00000CD8"/>
    <w:rsid w:val="00000D5C"/>
    <w:rsid w:val="00000E52"/>
    <w:rsid w:val="00000FDE"/>
    <w:rsid w:val="0000153B"/>
    <w:rsid w:val="00001557"/>
    <w:rsid w:val="0000159C"/>
    <w:rsid w:val="00001606"/>
    <w:rsid w:val="00001733"/>
    <w:rsid w:val="00001B33"/>
    <w:rsid w:val="00001C98"/>
    <w:rsid w:val="00001CB5"/>
    <w:rsid w:val="00001E43"/>
    <w:rsid w:val="00001F30"/>
    <w:rsid w:val="00002074"/>
    <w:rsid w:val="000020F0"/>
    <w:rsid w:val="000025BC"/>
    <w:rsid w:val="00002612"/>
    <w:rsid w:val="000026C3"/>
    <w:rsid w:val="0000281B"/>
    <w:rsid w:val="00002BA9"/>
    <w:rsid w:val="00002C2A"/>
    <w:rsid w:val="00002D2F"/>
    <w:rsid w:val="00002DC3"/>
    <w:rsid w:val="00002E96"/>
    <w:rsid w:val="0000328D"/>
    <w:rsid w:val="000032EA"/>
    <w:rsid w:val="00003399"/>
    <w:rsid w:val="0000362A"/>
    <w:rsid w:val="00003663"/>
    <w:rsid w:val="000036E2"/>
    <w:rsid w:val="000039C7"/>
    <w:rsid w:val="00003A11"/>
    <w:rsid w:val="00003A29"/>
    <w:rsid w:val="00003A59"/>
    <w:rsid w:val="00003ACE"/>
    <w:rsid w:val="00003BA5"/>
    <w:rsid w:val="00003CFD"/>
    <w:rsid w:val="00003FCA"/>
    <w:rsid w:val="00004675"/>
    <w:rsid w:val="00004712"/>
    <w:rsid w:val="000049AB"/>
    <w:rsid w:val="000049C5"/>
    <w:rsid w:val="000049DC"/>
    <w:rsid w:val="000049F5"/>
    <w:rsid w:val="00004B7E"/>
    <w:rsid w:val="00004B82"/>
    <w:rsid w:val="00004E2B"/>
    <w:rsid w:val="00004EE3"/>
    <w:rsid w:val="00005045"/>
    <w:rsid w:val="0000505B"/>
    <w:rsid w:val="00005266"/>
    <w:rsid w:val="000053FD"/>
    <w:rsid w:val="00005612"/>
    <w:rsid w:val="00005976"/>
    <w:rsid w:val="000059CF"/>
    <w:rsid w:val="000059E8"/>
    <w:rsid w:val="00005A7A"/>
    <w:rsid w:val="00005B48"/>
    <w:rsid w:val="00005B7B"/>
    <w:rsid w:val="00005D12"/>
    <w:rsid w:val="00005E58"/>
    <w:rsid w:val="00005F39"/>
    <w:rsid w:val="00005FE9"/>
    <w:rsid w:val="0000605C"/>
    <w:rsid w:val="000061F5"/>
    <w:rsid w:val="000062FE"/>
    <w:rsid w:val="000064B1"/>
    <w:rsid w:val="00006512"/>
    <w:rsid w:val="0000653B"/>
    <w:rsid w:val="0000656D"/>
    <w:rsid w:val="00006591"/>
    <w:rsid w:val="0000665A"/>
    <w:rsid w:val="000067BF"/>
    <w:rsid w:val="00006AA8"/>
    <w:rsid w:val="00006F15"/>
    <w:rsid w:val="00007056"/>
    <w:rsid w:val="000071CF"/>
    <w:rsid w:val="00007243"/>
    <w:rsid w:val="000072EE"/>
    <w:rsid w:val="0000764E"/>
    <w:rsid w:val="000077BE"/>
    <w:rsid w:val="000077FE"/>
    <w:rsid w:val="00007807"/>
    <w:rsid w:val="00007ADF"/>
    <w:rsid w:val="00007B41"/>
    <w:rsid w:val="00007B95"/>
    <w:rsid w:val="00007C6D"/>
    <w:rsid w:val="00007CE2"/>
    <w:rsid w:val="00010237"/>
    <w:rsid w:val="0001035A"/>
    <w:rsid w:val="000103CE"/>
    <w:rsid w:val="0001042F"/>
    <w:rsid w:val="00010493"/>
    <w:rsid w:val="00010875"/>
    <w:rsid w:val="00010A59"/>
    <w:rsid w:val="00010A7C"/>
    <w:rsid w:val="00010AB1"/>
    <w:rsid w:val="00010AF8"/>
    <w:rsid w:val="00010B22"/>
    <w:rsid w:val="00010CF6"/>
    <w:rsid w:val="00010DFE"/>
    <w:rsid w:val="0001102D"/>
    <w:rsid w:val="00011060"/>
    <w:rsid w:val="000111C5"/>
    <w:rsid w:val="0001130C"/>
    <w:rsid w:val="0001136E"/>
    <w:rsid w:val="00011573"/>
    <w:rsid w:val="00011683"/>
    <w:rsid w:val="0001170C"/>
    <w:rsid w:val="0001189F"/>
    <w:rsid w:val="00011939"/>
    <w:rsid w:val="00011BB5"/>
    <w:rsid w:val="00011C48"/>
    <w:rsid w:val="00011C97"/>
    <w:rsid w:val="00011E71"/>
    <w:rsid w:val="00012023"/>
    <w:rsid w:val="0001202B"/>
    <w:rsid w:val="0001211D"/>
    <w:rsid w:val="00012127"/>
    <w:rsid w:val="00012171"/>
    <w:rsid w:val="00012264"/>
    <w:rsid w:val="000126CC"/>
    <w:rsid w:val="0001272A"/>
    <w:rsid w:val="0001275E"/>
    <w:rsid w:val="000127B7"/>
    <w:rsid w:val="000128DE"/>
    <w:rsid w:val="0001298F"/>
    <w:rsid w:val="00012B25"/>
    <w:rsid w:val="00012BF5"/>
    <w:rsid w:val="00012C53"/>
    <w:rsid w:val="00012DAF"/>
    <w:rsid w:val="00012E70"/>
    <w:rsid w:val="00012E85"/>
    <w:rsid w:val="00012EB1"/>
    <w:rsid w:val="00012EB6"/>
    <w:rsid w:val="00012EC5"/>
    <w:rsid w:val="00012ED8"/>
    <w:rsid w:val="00012F50"/>
    <w:rsid w:val="00012FF7"/>
    <w:rsid w:val="00013376"/>
    <w:rsid w:val="000133AB"/>
    <w:rsid w:val="000136B2"/>
    <w:rsid w:val="00013759"/>
    <w:rsid w:val="000137C2"/>
    <w:rsid w:val="00013802"/>
    <w:rsid w:val="000139FF"/>
    <w:rsid w:val="00013C69"/>
    <w:rsid w:val="00013C74"/>
    <w:rsid w:val="00013DD7"/>
    <w:rsid w:val="00013DE9"/>
    <w:rsid w:val="00013DF8"/>
    <w:rsid w:val="00013E36"/>
    <w:rsid w:val="00013E49"/>
    <w:rsid w:val="00013E75"/>
    <w:rsid w:val="00013F99"/>
    <w:rsid w:val="0001400C"/>
    <w:rsid w:val="0001407E"/>
    <w:rsid w:val="00014187"/>
    <w:rsid w:val="000143D1"/>
    <w:rsid w:val="0001442D"/>
    <w:rsid w:val="00014572"/>
    <w:rsid w:val="0001476C"/>
    <w:rsid w:val="0001499E"/>
    <w:rsid w:val="00014A10"/>
    <w:rsid w:val="00014ED0"/>
    <w:rsid w:val="00014F10"/>
    <w:rsid w:val="0001525C"/>
    <w:rsid w:val="0001526A"/>
    <w:rsid w:val="00015364"/>
    <w:rsid w:val="000153B4"/>
    <w:rsid w:val="0001589B"/>
    <w:rsid w:val="000158B8"/>
    <w:rsid w:val="00015B42"/>
    <w:rsid w:val="00015E74"/>
    <w:rsid w:val="00015FCA"/>
    <w:rsid w:val="0001605A"/>
    <w:rsid w:val="00016327"/>
    <w:rsid w:val="000163FC"/>
    <w:rsid w:val="0001644F"/>
    <w:rsid w:val="000167B7"/>
    <w:rsid w:val="00016879"/>
    <w:rsid w:val="00016B5E"/>
    <w:rsid w:val="00016C02"/>
    <w:rsid w:val="00016D0A"/>
    <w:rsid w:val="00016E2D"/>
    <w:rsid w:val="00016F02"/>
    <w:rsid w:val="000170E9"/>
    <w:rsid w:val="00017531"/>
    <w:rsid w:val="00017691"/>
    <w:rsid w:val="000176FC"/>
    <w:rsid w:val="00017962"/>
    <w:rsid w:val="00017A45"/>
    <w:rsid w:val="00017D25"/>
    <w:rsid w:val="00017EB6"/>
    <w:rsid w:val="00017EF4"/>
    <w:rsid w:val="00017FD8"/>
    <w:rsid w:val="0001CFC1"/>
    <w:rsid w:val="00020382"/>
    <w:rsid w:val="00020414"/>
    <w:rsid w:val="00020711"/>
    <w:rsid w:val="00020859"/>
    <w:rsid w:val="00020899"/>
    <w:rsid w:val="00020A75"/>
    <w:rsid w:val="00020BFF"/>
    <w:rsid w:val="00020C5C"/>
    <w:rsid w:val="00020CD2"/>
    <w:rsid w:val="00020EAA"/>
    <w:rsid w:val="00021033"/>
    <w:rsid w:val="0002108F"/>
    <w:rsid w:val="000211B4"/>
    <w:rsid w:val="00021427"/>
    <w:rsid w:val="0002151A"/>
    <w:rsid w:val="000216AA"/>
    <w:rsid w:val="000218B7"/>
    <w:rsid w:val="00021977"/>
    <w:rsid w:val="000219B7"/>
    <w:rsid w:val="00021BB7"/>
    <w:rsid w:val="00021D45"/>
    <w:rsid w:val="00021E21"/>
    <w:rsid w:val="00021FBF"/>
    <w:rsid w:val="00022072"/>
    <w:rsid w:val="000221A1"/>
    <w:rsid w:val="00022382"/>
    <w:rsid w:val="00022413"/>
    <w:rsid w:val="00022609"/>
    <w:rsid w:val="00022649"/>
    <w:rsid w:val="000226F8"/>
    <w:rsid w:val="00022761"/>
    <w:rsid w:val="000227DA"/>
    <w:rsid w:val="00022B32"/>
    <w:rsid w:val="00022CCA"/>
    <w:rsid w:val="00022D4E"/>
    <w:rsid w:val="00022ECC"/>
    <w:rsid w:val="00022F6C"/>
    <w:rsid w:val="00023036"/>
    <w:rsid w:val="0002311D"/>
    <w:rsid w:val="00023492"/>
    <w:rsid w:val="0002356A"/>
    <w:rsid w:val="000238E4"/>
    <w:rsid w:val="000239A3"/>
    <w:rsid w:val="00023E75"/>
    <w:rsid w:val="00024007"/>
    <w:rsid w:val="00024509"/>
    <w:rsid w:val="0002463D"/>
    <w:rsid w:val="00024850"/>
    <w:rsid w:val="000248D7"/>
    <w:rsid w:val="00024959"/>
    <w:rsid w:val="00024A52"/>
    <w:rsid w:val="00024B75"/>
    <w:rsid w:val="00024F24"/>
    <w:rsid w:val="0002517D"/>
    <w:rsid w:val="000254F3"/>
    <w:rsid w:val="0002566B"/>
    <w:rsid w:val="00025749"/>
    <w:rsid w:val="0002589C"/>
    <w:rsid w:val="00025A4C"/>
    <w:rsid w:val="00025B6D"/>
    <w:rsid w:val="00025D01"/>
    <w:rsid w:val="00025D32"/>
    <w:rsid w:val="00025D47"/>
    <w:rsid w:val="00025DA6"/>
    <w:rsid w:val="00025DE1"/>
    <w:rsid w:val="00025F07"/>
    <w:rsid w:val="00026010"/>
    <w:rsid w:val="0002613A"/>
    <w:rsid w:val="00026148"/>
    <w:rsid w:val="00026289"/>
    <w:rsid w:val="0002629B"/>
    <w:rsid w:val="000262BE"/>
    <w:rsid w:val="000263DA"/>
    <w:rsid w:val="00026467"/>
    <w:rsid w:val="00026481"/>
    <w:rsid w:val="0002656F"/>
    <w:rsid w:val="000265DC"/>
    <w:rsid w:val="00026780"/>
    <w:rsid w:val="000267CF"/>
    <w:rsid w:val="00026856"/>
    <w:rsid w:val="000268C2"/>
    <w:rsid w:val="00026A94"/>
    <w:rsid w:val="00026AE9"/>
    <w:rsid w:val="00026B45"/>
    <w:rsid w:val="00026B9D"/>
    <w:rsid w:val="00026C18"/>
    <w:rsid w:val="0002711C"/>
    <w:rsid w:val="00027185"/>
    <w:rsid w:val="0002724F"/>
    <w:rsid w:val="000275C6"/>
    <w:rsid w:val="000276B0"/>
    <w:rsid w:val="0002771A"/>
    <w:rsid w:val="00027831"/>
    <w:rsid w:val="000278A8"/>
    <w:rsid w:val="000278B2"/>
    <w:rsid w:val="00027AC8"/>
    <w:rsid w:val="00027DEC"/>
    <w:rsid w:val="00027E14"/>
    <w:rsid w:val="00027ED0"/>
    <w:rsid w:val="00027F30"/>
    <w:rsid w:val="00030079"/>
    <w:rsid w:val="00030296"/>
    <w:rsid w:val="000302B7"/>
    <w:rsid w:val="000303A2"/>
    <w:rsid w:val="00030478"/>
    <w:rsid w:val="0003074F"/>
    <w:rsid w:val="000308C2"/>
    <w:rsid w:val="0003090E"/>
    <w:rsid w:val="00030AB4"/>
    <w:rsid w:val="00030B2A"/>
    <w:rsid w:val="00030C45"/>
    <w:rsid w:val="00030CAE"/>
    <w:rsid w:val="00030CDD"/>
    <w:rsid w:val="00030CED"/>
    <w:rsid w:val="00030E56"/>
    <w:rsid w:val="00030ECC"/>
    <w:rsid w:val="0003119F"/>
    <w:rsid w:val="00031209"/>
    <w:rsid w:val="00031280"/>
    <w:rsid w:val="000315E4"/>
    <w:rsid w:val="000318A8"/>
    <w:rsid w:val="00031B5D"/>
    <w:rsid w:val="00031CDA"/>
    <w:rsid w:val="00031DCA"/>
    <w:rsid w:val="00031E2D"/>
    <w:rsid w:val="00031F55"/>
    <w:rsid w:val="000320C3"/>
    <w:rsid w:val="00032346"/>
    <w:rsid w:val="0003250C"/>
    <w:rsid w:val="0003275D"/>
    <w:rsid w:val="0003294A"/>
    <w:rsid w:val="000329FD"/>
    <w:rsid w:val="00032A78"/>
    <w:rsid w:val="00032AE2"/>
    <w:rsid w:val="00032C3B"/>
    <w:rsid w:val="00032DAC"/>
    <w:rsid w:val="00032E14"/>
    <w:rsid w:val="00032E57"/>
    <w:rsid w:val="00032EEA"/>
    <w:rsid w:val="00032F0F"/>
    <w:rsid w:val="00033012"/>
    <w:rsid w:val="00033323"/>
    <w:rsid w:val="0003342C"/>
    <w:rsid w:val="0003344F"/>
    <w:rsid w:val="0003349E"/>
    <w:rsid w:val="00033543"/>
    <w:rsid w:val="000336D4"/>
    <w:rsid w:val="00033AB7"/>
    <w:rsid w:val="00033B81"/>
    <w:rsid w:val="00033BD0"/>
    <w:rsid w:val="00033CEB"/>
    <w:rsid w:val="00033D9F"/>
    <w:rsid w:val="00033DD9"/>
    <w:rsid w:val="00033E1C"/>
    <w:rsid w:val="00033E31"/>
    <w:rsid w:val="00033F17"/>
    <w:rsid w:val="000340F8"/>
    <w:rsid w:val="00034193"/>
    <w:rsid w:val="00034358"/>
    <w:rsid w:val="000343B8"/>
    <w:rsid w:val="000343DE"/>
    <w:rsid w:val="000346F8"/>
    <w:rsid w:val="000347B6"/>
    <w:rsid w:val="000347DC"/>
    <w:rsid w:val="000347F6"/>
    <w:rsid w:val="000349B9"/>
    <w:rsid w:val="0003504E"/>
    <w:rsid w:val="0003514F"/>
    <w:rsid w:val="0003550E"/>
    <w:rsid w:val="00035539"/>
    <w:rsid w:val="0003574D"/>
    <w:rsid w:val="000357CF"/>
    <w:rsid w:val="00035BAA"/>
    <w:rsid w:val="00035D68"/>
    <w:rsid w:val="00036018"/>
    <w:rsid w:val="0003603B"/>
    <w:rsid w:val="000360A0"/>
    <w:rsid w:val="000361E5"/>
    <w:rsid w:val="000363E1"/>
    <w:rsid w:val="00036728"/>
    <w:rsid w:val="0003678E"/>
    <w:rsid w:val="00036898"/>
    <w:rsid w:val="000368A7"/>
    <w:rsid w:val="000369AC"/>
    <w:rsid w:val="00036A57"/>
    <w:rsid w:val="00036AA6"/>
    <w:rsid w:val="00036D19"/>
    <w:rsid w:val="00036EC4"/>
    <w:rsid w:val="00036FD8"/>
    <w:rsid w:val="000371BF"/>
    <w:rsid w:val="00037381"/>
    <w:rsid w:val="00037389"/>
    <w:rsid w:val="0003740E"/>
    <w:rsid w:val="0003743E"/>
    <w:rsid w:val="00037572"/>
    <w:rsid w:val="0003783B"/>
    <w:rsid w:val="000378F6"/>
    <w:rsid w:val="00037A18"/>
    <w:rsid w:val="00037A4C"/>
    <w:rsid w:val="00037AAA"/>
    <w:rsid w:val="00037BA5"/>
    <w:rsid w:val="00037EB4"/>
    <w:rsid w:val="00037FEE"/>
    <w:rsid w:val="0003D4CA"/>
    <w:rsid w:val="0003D7B2"/>
    <w:rsid w:val="0004008C"/>
    <w:rsid w:val="000401B3"/>
    <w:rsid w:val="0004034E"/>
    <w:rsid w:val="00040716"/>
    <w:rsid w:val="0004080D"/>
    <w:rsid w:val="000408D6"/>
    <w:rsid w:val="000408F8"/>
    <w:rsid w:val="000409C3"/>
    <w:rsid w:val="00040BCF"/>
    <w:rsid w:val="00040C51"/>
    <w:rsid w:val="00040F79"/>
    <w:rsid w:val="000412A1"/>
    <w:rsid w:val="00041535"/>
    <w:rsid w:val="000415FA"/>
    <w:rsid w:val="00041632"/>
    <w:rsid w:val="000417A3"/>
    <w:rsid w:val="00041A1F"/>
    <w:rsid w:val="00041AF8"/>
    <w:rsid w:val="00041C0F"/>
    <w:rsid w:val="00041E02"/>
    <w:rsid w:val="00041E91"/>
    <w:rsid w:val="0004213B"/>
    <w:rsid w:val="00042460"/>
    <w:rsid w:val="00042514"/>
    <w:rsid w:val="00042657"/>
    <w:rsid w:val="000427F0"/>
    <w:rsid w:val="000429EA"/>
    <w:rsid w:val="00042C11"/>
    <w:rsid w:val="00042C63"/>
    <w:rsid w:val="00042C83"/>
    <w:rsid w:val="00042CBF"/>
    <w:rsid w:val="00042D9E"/>
    <w:rsid w:val="00042E36"/>
    <w:rsid w:val="0004312E"/>
    <w:rsid w:val="00043133"/>
    <w:rsid w:val="00043142"/>
    <w:rsid w:val="0004321E"/>
    <w:rsid w:val="000432C6"/>
    <w:rsid w:val="0004357D"/>
    <w:rsid w:val="000435EE"/>
    <w:rsid w:val="0004373F"/>
    <w:rsid w:val="000437BD"/>
    <w:rsid w:val="000437FF"/>
    <w:rsid w:val="000439FE"/>
    <w:rsid w:val="00043C59"/>
    <w:rsid w:val="00043CF1"/>
    <w:rsid w:val="00043D29"/>
    <w:rsid w:val="00043D36"/>
    <w:rsid w:val="0004454E"/>
    <w:rsid w:val="00044595"/>
    <w:rsid w:val="000445A8"/>
    <w:rsid w:val="000445DE"/>
    <w:rsid w:val="000447A0"/>
    <w:rsid w:val="00044B73"/>
    <w:rsid w:val="0004504E"/>
    <w:rsid w:val="0004513B"/>
    <w:rsid w:val="00045148"/>
    <w:rsid w:val="000451EC"/>
    <w:rsid w:val="00045282"/>
    <w:rsid w:val="000452FD"/>
    <w:rsid w:val="000458A7"/>
    <w:rsid w:val="000458EB"/>
    <w:rsid w:val="00045A00"/>
    <w:rsid w:val="00045C1D"/>
    <w:rsid w:val="00046061"/>
    <w:rsid w:val="00046195"/>
    <w:rsid w:val="000463EF"/>
    <w:rsid w:val="0004641D"/>
    <w:rsid w:val="0004653A"/>
    <w:rsid w:val="000465B6"/>
    <w:rsid w:val="00046AD7"/>
    <w:rsid w:val="00046B65"/>
    <w:rsid w:val="00046D2F"/>
    <w:rsid w:val="00046E5F"/>
    <w:rsid w:val="00046EA8"/>
    <w:rsid w:val="00046F36"/>
    <w:rsid w:val="00046FB2"/>
    <w:rsid w:val="000472C1"/>
    <w:rsid w:val="00047341"/>
    <w:rsid w:val="00047360"/>
    <w:rsid w:val="000473B9"/>
    <w:rsid w:val="0004757A"/>
    <w:rsid w:val="00047761"/>
    <w:rsid w:val="000479C8"/>
    <w:rsid w:val="00047BBF"/>
    <w:rsid w:val="00047BE8"/>
    <w:rsid w:val="00047D36"/>
    <w:rsid w:val="00047D3F"/>
    <w:rsid w:val="00047F20"/>
    <w:rsid w:val="00050076"/>
    <w:rsid w:val="000500BA"/>
    <w:rsid w:val="000500F8"/>
    <w:rsid w:val="00050123"/>
    <w:rsid w:val="00050186"/>
    <w:rsid w:val="0005019B"/>
    <w:rsid w:val="00050266"/>
    <w:rsid w:val="000506E0"/>
    <w:rsid w:val="0005087A"/>
    <w:rsid w:val="00050A26"/>
    <w:rsid w:val="00050A2E"/>
    <w:rsid w:val="00050A6C"/>
    <w:rsid w:val="00050AA9"/>
    <w:rsid w:val="00050C96"/>
    <w:rsid w:val="00050CB7"/>
    <w:rsid w:val="00050E32"/>
    <w:rsid w:val="00050E93"/>
    <w:rsid w:val="00050F25"/>
    <w:rsid w:val="00050F9B"/>
    <w:rsid w:val="00050FD0"/>
    <w:rsid w:val="00051298"/>
    <w:rsid w:val="000512A0"/>
    <w:rsid w:val="000512B4"/>
    <w:rsid w:val="000512D9"/>
    <w:rsid w:val="00051846"/>
    <w:rsid w:val="00051AE5"/>
    <w:rsid w:val="0005206A"/>
    <w:rsid w:val="000521CB"/>
    <w:rsid w:val="000521EA"/>
    <w:rsid w:val="00052259"/>
    <w:rsid w:val="0005228F"/>
    <w:rsid w:val="000522BB"/>
    <w:rsid w:val="000524B4"/>
    <w:rsid w:val="00052804"/>
    <w:rsid w:val="000529FF"/>
    <w:rsid w:val="00052B1F"/>
    <w:rsid w:val="00052C09"/>
    <w:rsid w:val="00052CBF"/>
    <w:rsid w:val="00052E6C"/>
    <w:rsid w:val="00052F27"/>
    <w:rsid w:val="00053228"/>
    <w:rsid w:val="0005357A"/>
    <w:rsid w:val="00053617"/>
    <w:rsid w:val="00053629"/>
    <w:rsid w:val="00053717"/>
    <w:rsid w:val="0005371F"/>
    <w:rsid w:val="00053749"/>
    <w:rsid w:val="00053803"/>
    <w:rsid w:val="0005383F"/>
    <w:rsid w:val="00053845"/>
    <w:rsid w:val="00053CA2"/>
    <w:rsid w:val="00053CAE"/>
    <w:rsid w:val="00053EAD"/>
    <w:rsid w:val="000541E9"/>
    <w:rsid w:val="000542E7"/>
    <w:rsid w:val="00054429"/>
    <w:rsid w:val="0005461C"/>
    <w:rsid w:val="0005469A"/>
    <w:rsid w:val="00054A75"/>
    <w:rsid w:val="00054A84"/>
    <w:rsid w:val="00054AF6"/>
    <w:rsid w:val="00054C0F"/>
    <w:rsid w:val="00054C55"/>
    <w:rsid w:val="00054CCC"/>
    <w:rsid w:val="00054D98"/>
    <w:rsid w:val="00054E52"/>
    <w:rsid w:val="00054FA2"/>
    <w:rsid w:val="000550B9"/>
    <w:rsid w:val="000550EF"/>
    <w:rsid w:val="000551EA"/>
    <w:rsid w:val="00055337"/>
    <w:rsid w:val="0005564C"/>
    <w:rsid w:val="0005587F"/>
    <w:rsid w:val="00055977"/>
    <w:rsid w:val="00055AE0"/>
    <w:rsid w:val="00055BEA"/>
    <w:rsid w:val="00055E6B"/>
    <w:rsid w:val="000560D0"/>
    <w:rsid w:val="000561A1"/>
    <w:rsid w:val="000561B3"/>
    <w:rsid w:val="000563A5"/>
    <w:rsid w:val="0005647C"/>
    <w:rsid w:val="000567BB"/>
    <w:rsid w:val="0005685D"/>
    <w:rsid w:val="00056BCF"/>
    <w:rsid w:val="00056BF0"/>
    <w:rsid w:val="00057048"/>
    <w:rsid w:val="000570DF"/>
    <w:rsid w:val="00057418"/>
    <w:rsid w:val="00057443"/>
    <w:rsid w:val="0005746F"/>
    <w:rsid w:val="000574D8"/>
    <w:rsid w:val="00057594"/>
    <w:rsid w:val="000575CD"/>
    <w:rsid w:val="00057681"/>
    <w:rsid w:val="00057692"/>
    <w:rsid w:val="00057B9A"/>
    <w:rsid w:val="00057BDA"/>
    <w:rsid w:val="00057D44"/>
    <w:rsid w:val="00057D52"/>
    <w:rsid w:val="0005EECD"/>
    <w:rsid w:val="0006009D"/>
    <w:rsid w:val="000603BF"/>
    <w:rsid w:val="00060516"/>
    <w:rsid w:val="00060582"/>
    <w:rsid w:val="000607B5"/>
    <w:rsid w:val="00060817"/>
    <w:rsid w:val="0006089A"/>
    <w:rsid w:val="0006096C"/>
    <w:rsid w:val="00060988"/>
    <w:rsid w:val="00060A50"/>
    <w:rsid w:val="00060E09"/>
    <w:rsid w:val="00060F5F"/>
    <w:rsid w:val="00061073"/>
    <w:rsid w:val="00061117"/>
    <w:rsid w:val="00061181"/>
    <w:rsid w:val="0006124D"/>
    <w:rsid w:val="000613C3"/>
    <w:rsid w:val="0006154B"/>
    <w:rsid w:val="0006157A"/>
    <w:rsid w:val="0006170C"/>
    <w:rsid w:val="000617A3"/>
    <w:rsid w:val="000618DB"/>
    <w:rsid w:val="00061924"/>
    <w:rsid w:val="00061961"/>
    <w:rsid w:val="00061A69"/>
    <w:rsid w:val="00061B40"/>
    <w:rsid w:val="00061B6A"/>
    <w:rsid w:val="00061BC4"/>
    <w:rsid w:val="00061BF3"/>
    <w:rsid w:val="00061C2C"/>
    <w:rsid w:val="00061FA6"/>
    <w:rsid w:val="00061FE8"/>
    <w:rsid w:val="000621C8"/>
    <w:rsid w:val="00062567"/>
    <w:rsid w:val="00062674"/>
    <w:rsid w:val="000626B2"/>
    <w:rsid w:val="00062709"/>
    <w:rsid w:val="00062B7C"/>
    <w:rsid w:val="00062D3F"/>
    <w:rsid w:val="000632D2"/>
    <w:rsid w:val="00063389"/>
    <w:rsid w:val="000634B8"/>
    <w:rsid w:val="0006350B"/>
    <w:rsid w:val="000635D4"/>
    <w:rsid w:val="00063634"/>
    <w:rsid w:val="000638B9"/>
    <w:rsid w:val="00063A76"/>
    <w:rsid w:val="00063DE8"/>
    <w:rsid w:val="0006418F"/>
    <w:rsid w:val="000641A6"/>
    <w:rsid w:val="000641D4"/>
    <w:rsid w:val="000643F8"/>
    <w:rsid w:val="00064676"/>
    <w:rsid w:val="00064839"/>
    <w:rsid w:val="000649DD"/>
    <w:rsid w:val="000649E0"/>
    <w:rsid w:val="00064AF4"/>
    <w:rsid w:val="00064D51"/>
    <w:rsid w:val="00064EA3"/>
    <w:rsid w:val="00064F75"/>
    <w:rsid w:val="000650F1"/>
    <w:rsid w:val="00065420"/>
    <w:rsid w:val="000656B1"/>
    <w:rsid w:val="000658E9"/>
    <w:rsid w:val="0006591A"/>
    <w:rsid w:val="00065924"/>
    <w:rsid w:val="00065B18"/>
    <w:rsid w:val="00065B4C"/>
    <w:rsid w:val="00065B81"/>
    <w:rsid w:val="00065BAE"/>
    <w:rsid w:val="0006609F"/>
    <w:rsid w:val="000660AD"/>
    <w:rsid w:val="00066510"/>
    <w:rsid w:val="000665D5"/>
    <w:rsid w:val="0006676D"/>
    <w:rsid w:val="000668ED"/>
    <w:rsid w:val="000669FA"/>
    <w:rsid w:val="00066EC3"/>
    <w:rsid w:val="00066EDE"/>
    <w:rsid w:val="000670C1"/>
    <w:rsid w:val="000670F6"/>
    <w:rsid w:val="0006753A"/>
    <w:rsid w:val="0006773A"/>
    <w:rsid w:val="000677A3"/>
    <w:rsid w:val="000679E5"/>
    <w:rsid w:val="00067A17"/>
    <w:rsid w:val="00067B0C"/>
    <w:rsid w:val="00067B21"/>
    <w:rsid w:val="00067B84"/>
    <w:rsid w:val="00067B8D"/>
    <w:rsid w:val="00067D05"/>
    <w:rsid w:val="00067D6C"/>
    <w:rsid w:val="00068BF7"/>
    <w:rsid w:val="0007020A"/>
    <w:rsid w:val="000702B7"/>
    <w:rsid w:val="000704A4"/>
    <w:rsid w:val="00070916"/>
    <w:rsid w:val="0007093A"/>
    <w:rsid w:val="000709EA"/>
    <w:rsid w:val="00070AB6"/>
    <w:rsid w:val="00070AFF"/>
    <w:rsid w:val="00070FFC"/>
    <w:rsid w:val="00071150"/>
    <w:rsid w:val="000711AC"/>
    <w:rsid w:val="00071519"/>
    <w:rsid w:val="0007152D"/>
    <w:rsid w:val="000715F6"/>
    <w:rsid w:val="00071681"/>
    <w:rsid w:val="000718D8"/>
    <w:rsid w:val="00071B41"/>
    <w:rsid w:val="00071BB6"/>
    <w:rsid w:val="00071C33"/>
    <w:rsid w:val="00071D9D"/>
    <w:rsid w:val="00071DDD"/>
    <w:rsid w:val="00071E33"/>
    <w:rsid w:val="00072097"/>
    <w:rsid w:val="000721FA"/>
    <w:rsid w:val="000722AA"/>
    <w:rsid w:val="00072476"/>
    <w:rsid w:val="0007258F"/>
    <w:rsid w:val="000725A0"/>
    <w:rsid w:val="0007276B"/>
    <w:rsid w:val="00072931"/>
    <w:rsid w:val="000729F0"/>
    <w:rsid w:val="00072A05"/>
    <w:rsid w:val="00072A0D"/>
    <w:rsid w:val="00072C0B"/>
    <w:rsid w:val="00072EA1"/>
    <w:rsid w:val="00072EA4"/>
    <w:rsid w:val="00072F5F"/>
    <w:rsid w:val="00072F62"/>
    <w:rsid w:val="0007307A"/>
    <w:rsid w:val="00073376"/>
    <w:rsid w:val="000733B6"/>
    <w:rsid w:val="000733BD"/>
    <w:rsid w:val="00073498"/>
    <w:rsid w:val="000734B2"/>
    <w:rsid w:val="000734BD"/>
    <w:rsid w:val="000734E2"/>
    <w:rsid w:val="00073648"/>
    <w:rsid w:val="00073AC1"/>
    <w:rsid w:val="00073C94"/>
    <w:rsid w:val="00073D34"/>
    <w:rsid w:val="00073D80"/>
    <w:rsid w:val="00073E59"/>
    <w:rsid w:val="00073FF8"/>
    <w:rsid w:val="00074041"/>
    <w:rsid w:val="000740C2"/>
    <w:rsid w:val="0007417F"/>
    <w:rsid w:val="000743E6"/>
    <w:rsid w:val="000744F4"/>
    <w:rsid w:val="00074645"/>
    <w:rsid w:val="00074792"/>
    <w:rsid w:val="000747A1"/>
    <w:rsid w:val="00074822"/>
    <w:rsid w:val="00074DA6"/>
    <w:rsid w:val="00074EEB"/>
    <w:rsid w:val="00075135"/>
    <w:rsid w:val="000752C1"/>
    <w:rsid w:val="0007537A"/>
    <w:rsid w:val="00075489"/>
    <w:rsid w:val="000755A9"/>
    <w:rsid w:val="000758E5"/>
    <w:rsid w:val="00075970"/>
    <w:rsid w:val="000759BD"/>
    <w:rsid w:val="000759C4"/>
    <w:rsid w:val="000759D1"/>
    <w:rsid w:val="00075B0E"/>
    <w:rsid w:val="00075B9C"/>
    <w:rsid w:val="00075BE3"/>
    <w:rsid w:val="00075C8B"/>
    <w:rsid w:val="00075CE7"/>
    <w:rsid w:val="00075D88"/>
    <w:rsid w:val="00075F04"/>
    <w:rsid w:val="000761C1"/>
    <w:rsid w:val="0007625B"/>
    <w:rsid w:val="0007629E"/>
    <w:rsid w:val="000763B9"/>
    <w:rsid w:val="000763C4"/>
    <w:rsid w:val="000764CC"/>
    <w:rsid w:val="000765F1"/>
    <w:rsid w:val="0007663C"/>
    <w:rsid w:val="000766B4"/>
    <w:rsid w:val="00076735"/>
    <w:rsid w:val="00076AFF"/>
    <w:rsid w:val="00076CCB"/>
    <w:rsid w:val="00076F99"/>
    <w:rsid w:val="00077076"/>
    <w:rsid w:val="00077265"/>
    <w:rsid w:val="00077354"/>
    <w:rsid w:val="0007765C"/>
    <w:rsid w:val="000776C7"/>
    <w:rsid w:val="000776D6"/>
    <w:rsid w:val="000778AD"/>
    <w:rsid w:val="00077A55"/>
    <w:rsid w:val="00077AC1"/>
    <w:rsid w:val="00077B67"/>
    <w:rsid w:val="00077E26"/>
    <w:rsid w:val="00077E3C"/>
    <w:rsid w:val="00077E63"/>
    <w:rsid w:val="00077EC6"/>
    <w:rsid w:val="00077ECF"/>
    <w:rsid w:val="0008000B"/>
    <w:rsid w:val="0008016D"/>
    <w:rsid w:val="0008026D"/>
    <w:rsid w:val="000804EC"/>
    <w:rsid w:val="0008050C"/>
    <w:rsid w:val="0008054C"/>
    <w:rsid w:val="000806F4"/>
    <w:rsid w:val="00080998"/>
    <w:rsid w:val="000809F0"/>
    <w:rsid w:val="00080C12"/>
    <w:rsid w:val="00080CD3"/>
    <w:rsid w:val="00080FBD"/>
    <w:rsid w:val="0008100E"/>
    <w:rsid w:val="00081236"/>
    <w:rsid w:val="000813DC"/>
    <w:rsid w:val="000816A0"/>
    <w:rsid w:val="000816E5"/>
    <w:rsid w:val="00081729"/>
    <w:rsid w:val="000817EF"/>
    <w:rsid w:val="00081815"/>
    <w:rsid w:val="00081894"/>
    <w:rsid w:val="00081A93"/>
    <w:rsid w:val="00081E6D"/>
    <w:rsid w:val="00081EBD"/>
    <w:rsid w:val="000821B2"/>
    <w:rsid w:val="000822F3"/>
    <w:rsid w:val="000823F8"/>
    <w:rsid w:val="0008246D"/>
    <w:rsid w:val="000826E5"/>
    <w:rsid w:val="00082853"/>
    <w:rsid w:val="000829A1"/>
    <w:rsid w:val="000829FA"/>
    <w:rsid w:val="00082A25"/>
    <w:rsid w:val="00082B07"/>
    <w:rsid w:val="00082B11"/>
    <w:rsid w:val="00082D5B"/>
    <w:rsid w:val="00082E0E"/>
    <w:rsid w:val="00082EBC"/>
    <w:rsid w:val="00083141"/>
    <w:rsid w:val="00083216"/>
    <w:rsid w:val="00083225"/>
    <w:rsid w:val="0008324F"/>
    <w:rsid w:val="00083652"/>
    <w:rsid w:val="000837E4"/>
    <w:rsid w:val="00083897"/>
    <w:rsid w:val="00083915"/>
    <w:rsid w:val="0008398B"/>
    <w:rsid w:val="00083BF7"/>
    <w:rsid w:val="00083C48"/>
    <w:rsid w:val="00083E4C"/>
    <w:rsid w:val="00084026"/>
    <w:rsid w:val="000841E5"/>
    <w:rsid w:val="00084332"/>
    <w:rsid w:val="00084439"/>
    <w:rsid w:val="000846AE"/>
    <w:rsid w:val="00084760"/>
    <w:rsid w:val="00084800"/>
    <w:rsid w:val="00084957"/>
    <w:rsid w:val="00084A10"/>
    <w:rsid w:val="00084B6A"/>
    <w:rsid w:val="00084C16"/>
    <w:rsid w:val="00084C90"/>
    <w:rsid w:val="00084EC6"/>
    <w:rsid w:val="00084F0F"/>
    <w:rsid w:val="00084F6F"/>
    <w:rsid w:val="00085090"/>
    <w:rsid w:val="0008512C"/>
    <w:rsid w:val="0008551C"/>
    <w:rsid w:val="00085618"/>
    <w:rsid w:val="00085621"/>
    <w:rsid w:val="00085871"/>
    <w:rsid w:val="00085BA1"/>
    <w:rsid w:val="00085C53"/>
    <w:rsid w:val="00085EBA"/>
    <w:rsid w:val="00085F0E"/>
    <w:rsid w:val="000860BC"/>
    <w:rsid w:val="000862B6"/>
    <w:rsid w:val="0008632E"/>
    <w:rsid w:val="0008634D"/>
    <w:rsid w:val="000863FB"/>
    <w:rsid w:val="0008644D"/>
    <w:rsid w:val="00086535"/>
    <w:rsid w:val="00086569"/>
    <w:rsid w:val="00086661"/>
    <w:rsid w:val="000866AF"/>
    <w:rsid w:val="00086704"/>
    <w:rsid w:val="00086847"/>
    <w:rsid w:val="00086AC5"/>
    <w:rsid w:val="00086DBF"/>
    <w:rsid w:val="00086F2C"/>
    <w:rsid w:val="00086F64"/>
    <w:rsid w:val="00087027"/>
    <w:rsid w:val="000870D0"/>
    <w:rsid w:val="00087101"/>
    <w:rsid w:val="000871A4"/>
    <w:rsid w:val="000871E0"/>
    <w:rsid w:val="00087299"/>
    <w:rsid w:val="000872E2"/>
    <w:rsid w:val="000875C8"/>
    <w:rsid w:val="00087660"/>
    <w:rsid w:val="00087703"/>
    <w:rsid w:val="000877B3"/>
    <w:rsid w:val="00087813"/>
    <w:rsid w:val="00087B71"/>
    <w:rsid w:val="00087FE1"/>
    <w:rsid w:val="00090184"/>
    <w:rsid w:val="000906F5"/>
    <w:rsid w:val="00090774"/>
    <w:rsid w:val="00090A0F"/>
    <w:rsid w:val="00090B3B"/>
    <w:rsid w:val="00090C81"/>
    <w:rsid w:val="00090D17"/>
    <w:rsid w:val="00090D73"/>
    <w:rsid w:val="00090E47"/>
    <w:rsid w:val="00090F72"/>
    <w:rsid w:val="00090FCD"/>
    <w:rsid w:val="00091075"/>
    <w:rsid w:val="0009123E"/>
    <w:rsid w:val="00091313"/>
    <w:rsid w:val="00091530"/>
    <w:rsid w:val="0009154B"/>
    <w:rsid w:val="000916A0"/>
    <w:rsid w:val="00091A1D"/>
    <w:rsid w:val="00091CE2"/>
    <w:rsid w:val="00091DBD"/>
    <w:rsid w:val="00091FD5"/>
    <w:rsid w:val="00091FE2"/>
    <w:rsid w:val="0009200F"/>
    <w:rsid w:val="00092029"/>
    <w:rsid w:val="00092153"/>
    <w:rsid w:val="000922D0"/>
    <w:rsid w:val="000925FB"/>
    <w:rsid w:val="0009271C"/>
    <w:rsid w:val="0009273B"/>
    <w:rsid w:val="000929FD"/>
    <w:rsid w:val="00092EEA"/>
    <w:rsid w:val="00092FC8"/>
    <w:rsid w:val="00093043"/>
    <w:rsid w:val="0009305D"/>
    <w:rsid w:val="00093236"/>
    <w:rsid w:val="000935C6"/>
    <w:rsid w:val="00093653"/>
    <w:rsid w:val="00093898"/>
    <w:rsid w:val="000939E6"/>
    <w:rsid w:val="00093BC0"/>
    <w:rsid w:val="00093E25"/>
    <w:rsid w:val="000940A4"/>
    <w:rsid w:val="0009436A"/>
    <w:rsid w:val="0009450C"/>
    <w:rsid w:val="00094576"/>
    <w:rsid w:val="000946DF"/>
    <w:rsid w:val="000949ED"/>
    <w:rsid w:val="00094A87"/>
    <w:rsid w:val="00094AD3"/>
    <w:rsid w:val="00094E82"/>
    <w:rsid w:val="000950BF"/>
    <w:rsid w:val="000951CF"/>
    <w:rsid w:val="0009523A"/>
    <w:rsid w:val="000952FD"/>
    <w:rsid w:val="0009535E"/>
    <w:rsid w:val="0009538E"/>
    <w:rsid w:val="00095446"/>
    <w:rsid w:val="000956C3"/>
    <w:rsid w:val="000956E0"/>
    <w:rsid w:val="00095FE4"/>
    <w:rsid w:val="00095FF1"/>
    <w:rsid w:val="0009660D"/>
    <w:rsid w:val="0009661C"/>
    <w:rsid w:val="00096A2D"/>
    <w:rsid w:val="00096E1D"/>
    <w:rsid w:val="0009722B"/>
    <w:rsid w:val="0009734E"/>
    <w:rsid w:val="000973BB"/>
    <w:rsid w:val="000975EC"/>
    <w:rsid w:val="00097684"/>
    <w:rsid w:val="000976B9"/>
    <w:rsid w:val="000977A3"/>
    <w:rsid w:val="000977B6"/>
    <w:rsid w:val="00097933"/>
    <w:rsid w:val="0009796B"/>
    <w:rsid w:val="00097A3B"/>
    <w:rsid w:val="00097B8B"/>
    <w:rsid w:val="00097C7A"/>
    <w:rsid w:val="000A0263"/>
    <w:rsid w:val="000A02D9"/>
    <w:rsid w:val="000A02ED"/>
    <w:rsid w:val="000A035F"/>
    <w:rsid w:val="000A037E"/>
    <w:rsid w:val="000A04FD"/>
    <w:rsid w:val="000A05B6"/>
    <w:rsid w:val="000A0771"/>
    <w:rsid w:val="000A0905"/>
    <w:rsid w:val="000A095E"/>
    <w:rsid w:val="000A0A35"/>
    <w:rsid w:val="000A0B93"/>
    <w:rsid w:val="000A0BEC"/>
    <w:rsid w:val="000A0C49"/>
    <w:rsid w:val="000A0D1A"/>
    <w:rsid w:val="000A0D7B"/>
    <w:rsid w:val="000A0F24"/>
    <w:rsid w:val="000A103E"/>
    <w:rsid w:val="000A114E"/>
    <w:rsid w:val="000A11D9"/>
    <w:rsid w:val="000A1298"/>
    <w:rsid w:val="000A1363"/>
    <w:rsid w:val="000A13DC"/>
    <w:rsid w:val="000A1526"/>
    <w:rsid w:val="000A168D"/>
    <w:rsid w:val="000A18E1"/>
    <w:rsid w:val="000A1960"/>
    <w:rsid w:val="000A199C"/>
    <w:rsid w:val="000A1BE8"/>
    <w:rsid w:val="000A1C16"/>
    <w:rsid w:val="000A1DE9"/>
    <w:rsid w:val="000A1F6B"/>
    <w:rsid w:val="000A1FFC"/>
    <w:rsid w:val="000A2143"/>
    <w:rsid w:val="000A2333"/>
    <w:rsid w:val="000A2652"/>
    <w:rsid w:val="000A2976"/>
    <w:rsid w:val="000A2A1C"/>
    <w:rsid w:val="000A2A38"/>
    <w:rsid w:val="000A2C36"/>
    <w:rsid w:val="000A30BC"/>
    <w:rsid w:val="000A31A3"/>
    <w:rsid w:val="000A31F9"/>
    <w:rsid w:val="000A3202"/>
    <w:rsid w:val="000A3602"/>
    <w:rsid w:val="000A36BD"/>
    <w:rsid w:val="000A3721"/>
    <w:rsid w:val="000A3841"/>
    <w:rsid w:val="000A3BF9"/>
    <w:rsid w:val="000A3C06"/>
    <w:rsid w:val="000A3CDE"/>
    <w:rsid w:val="000A3D89"/>
    <w:rsid w:val="000A3ECD"/>
    <w:rsid w:val="000A3F2D"/>
    <w:rsid w:val="000A4066"/>
    <w:rsid w:val="000A4075"/>
    <w:rsid w:val="000A40D8"/>
    <w:rsid w:val="000A42D0"/>
    <w:rsid w:val="000A4766"/>
    <w:rsid w:val="000A4891"/>
    <w:rsid w:val="000A48E0"/>
    <w:rsid w:val="000A49BB"/>
    <w:rsid w:val="000A4C58"/>
    <w:rsid w:val="000A4D67"/>
    <w:rsid w:val="000A50C6"/>
    <w:rsid w:val="000A5185"/>
    <w:rsid w:val="000A5191"/>
    <w:rsid w:val="000A51A2"/>
    <w:rsid w:val="000A5212"/>
    <w:rsid w:val="000A533F"/>
    <w:rsid w:val="000A555C"/>
    <w:rsid w:val="000A55A1"/>
    <w:rsid w:val="000A5AD7"/>
    <w:rsid w:val="000A5BEF"/>
    <w:rsid w:val="000A5CBB"/>
    <w:rsid w:val="000A5D76"/>
    <w:rsid w:val="000A6034"/>
    <w:rsid w:val="000A6054"/>
    <w:rsid w:val="000A60BC"/>
    <w:rsid w:val="000A60E9"/>
    <w:rsid w:val="000A616C"/>
    <w:rsid w:val="000A673A"/>
    <w:rsid w:val="000A6979"/>
    <w:rsid w:val="000A6A5B"/>
    <w:rsid w:val="000A6B3D"/>
    <w:rsid w:val="000A6C4A"/>
    <w:rsid w:val="000A6D15"/>
    <w:rsid w:val="000A6D55"/>
    <w:rsid w:val="000A6DE3"/>
    <w:rsid w:val="000A6E27"/>
    <w:rsid w:val="000A6FE2"/>
    <w:rsid w:val="000A71FC"/>
    <w:rsid w:val="000A72E0"/>
    <w:rsid w:val="000A732C"/>
    <w:rsid w:val="000A7359"/>
    <w:rsid w:val="000A7389"/>
    <w:rsid w:val="000A73CA"/>
    <w:rsid w:val="000A7416"/>
    <w:rsid w:val="000A7552"/>
    <w:rsid w:val="000A782B"/>
    <w:rsid w:val="000A7859"/>
    <w:rsid w:val="000A7AC7"/>
    <w:rsid w:val="000A7B81"/>
    <w:rsid w:val="000A7B87"/>
    <w:rsid w:val="000A7C5A"/>
    <w:rsid w:val="000A7E5F"/>
    <w:rsid w:val="000B00D3"/>
    <w:rsid w:val="000B0333"/>
    <w:rsid w:val="000B0446"/>
    <w:rsid w:val="000B0508"/>
    <w:rsid w:val="000B05A1"/>
    <w:rsid w:val="000B067C"/>
    <w:rsid w:val="000B07C5"/>
    <w:rsid w:val="000B081B"/>
    <w:rsid w:val="000B09B4"/>
    <w:rsid w:val="000B0A74"/>
    <w:rsid w:val="000B0B26"/>
    <w:rsid w:val="000B0DE4"/>
    <w:rsid w:val="000B0EA0"/>
    <w:rsid w:val="000B0ED9"/>
    <w:rsid w:val="000B1119"/>
    <w:rsid w:val="000B1147"/>
    <w:rsid w:val="000B126D"/>
    <w:rsid w:val="000B1623"/>
    <w:rsid w:val="000B1690"/>
    <w:rsid w:val="000B178F"/>
    <w:rsid w:val="000B17E8"/>
    <w:rsid w:val="000B17F5"/>
    <w:rsid w:val="000B18AD"/>
    <w:rsid w:val="000B192B"/>
    <w:rsid w:val="000B19E2"/>
    <w:rsid w:val="000B1A04"/>
    <w:rsid w:val="000B1BFC"/>
    <w:rsid w:val="000B1D69"/>
    <w:rsid w:val="000B1D97"/>
    <w:rsid w:val="000B1F84"/>
    <w:rsid w:val="000B20A1"/>
    <w:rsid w:val="000B22D2"/>
    <w:rsid w:val="000B2744"/>
    <w:rsid w:val="000B27E2"/>
    <w:rsid w:val="000B28C1"/>
    <w:rsid w:val="000B28CA"/>
    <w:rsid w:val="000B294A"/>
    <w:rsid w:val="000B2AA5"/>
    <w:rsid w:val="000B2AC9"/>
    <w:rsid w:val="000B2CB3"/>
    <w:rsid w:val="000B2CBA"/>
    <w:rsid w:val="000B2D32"/>
    <w:rsid w:val="000B2DFA"/>
    <w:rsid w:val="000B2F5F"/>
    <w:rsid w:val="000B301B"/>
    <w:rsid w:val="000B3218"/>
    <w:rsid w:val="000B3227"/>
    <w:rsid w:val="000B33F2"/>
    <w:rsid w:val="000B3617"/>
    <w:rsid w:val="000B3659"/>
    <w:rsid w:val="000B36B2"/>
    <w:rsid w:val="000B36B8"/>
    <w:rsid w:val="000B379A"/>
    <w:rsid w:val="000B37E5"/>
    <w:rsid w:val="000B3809"/>
    <w:rsid w:val="000B38A1"/>
    <w:rsid w:val="000B3960"/>
    <w:rsid w:val="000B39DF"/>
    <w:rsid w:val="000B3AEA"/>
    <w:rsid w:val="000B3C2C"/>
    <w:rsid w:val="000B3C7D"/>
    <w:rsid w:val="000B3CF8"/>
    <w:rsid w:val="000B3D8E"/>
    <w:rsid w:val="000B3DE9"/>
    <w:rsid w:val="000B3DF2"/>
    <w:rsid w:val="000B3FAC"/>
    <w:rsid w:val="000B4516"/>
    <w:rsid w:val="000B45A2"/>
    <w:rsid w:val="000B45EB"/>
    <w:rsid w:val="000B473E"/>
    <w:rsid w:val="000B47AC"/>
    <w:rsid w:val="000B4814"/>
    <w:rsid w:val="000B4951"/>
    <w:rsid w:val="000B4BB1"/>
    <w:rsid w:val="000B4C72"/>
    <w:rsid w:val="000B4EEA"/>
    <w:rsid w:val="000B5070"/>
    <w:rsid w:val="000B527E"/>
    <w:rsid w:val="000B55DA"/>
    <w:rsid w:val="000B55F7"/>
    <w:rsid w:val="000B5779"/>
    <w:rsid w:val="000B58AA"/>
    <w:rsid w:val="000B59CF"/>
    <w:rsid w:val="000B59E1"/>
    <w:rsid w:val="000B5A44"/>
    <w:rsid w:val="000B5BD0"/>
    <w:rsid w:val="000B5C6B"/>
    <w:rsid w:val="000B5D7C"/>
    <w:rsid w:val="000B5EFA"/>
    <w:rsid w:val="000B60C6"/>
    <w:rsid w:val="000B6233"/>
    <w:rsid w:val="000B62AA"/>
    <w:rsid w:val="000B6352"/>
    <w:rsid w:val="000B643E"/>
    <w:rsid w:val="000B64EF"/>
    <w:rsid w:val="000B661D"/>
    <w:rsid w:val="000B67B1"/>
    <w:rsid w:val="000B67B7"/>
    <w:rsid w:val="000B6974"/>
    <w:rsid w:val="000B6AAB"/>
    <w:rsid w:val="000B6E43"/>
    <w:rsid w:val="000B71D5"/>
    <w:rsid w:val="000B73FE"/>
    <w:rsid w:val="000B7519"/>
    <w:rsid w:val="000B75C7"/>
    <w:rsid w:val="000B761D"/>
    <w:rsid w:val="000B7708"/>
    <w:rsid w:val="000B772F"/>
    <w:rsid w:val="000B78BB"/>
    <w:rsid w:val="000B797A"/>
    <w:rsid w:val="000B7A2B"/>
    <w:rsid w:val="000B7C56"/>
    <w:rsid w:val="000C030C"/>
    <w:rsid w:val="000C030F"/>
    <w:rsid w:val="000C0348"/>
    <w:rsid w:val="000C0470"/>
    <w:rsid w:val="000C0569"/>
    <w:rsid w:val="000C0609"/>
    <w:rsid w:val="000C080E"/>
    <w:rsid w:val="000C08C1"/>
    <w:rsid w:val="000C08C9"/>
    <w:rsid w:val="000C09BA"/>
    <w:rsid w:val="000C09F9"/>
    <w:rsid w:val="000C0C4A"/>
    <w:rsid w:val="000C0D73"/>
    <w:rsid w:val="000C0E71"/>
    <w:rsid w:val="000C0E75"/>
    <w:rsid w:val="000C1273"/>
    <w:rsid w:val="000C127B"/>
    <w:rsid w:val="000C1540"/>
    <w:rsid w:val="000C164E"/>
    <w:rsid w:val="000C174E"/>
    <w:rsid w:val="000C1847"/>
    <w:rsid w:val="000C199D"/>
    <w:rsid w:val="000C1A7A"/>
    <w:rsid w:val="000C1B8B"/>
    <w:rsid w:val="000C1C31"/>
    <w:rsid w:val="000C1C6E"/>
    <w:rsid w:val="000C1CDC"/>
    <w:rsid w:val="000C1ECA"/>
    <w:rsid w:val="000C1F14"/>
    <w:rsid w:val="000C1F6A"/>
    <w:rsid w:val="000C200D"/>
    <w:rsid w:val="000C205F"/>
    <w:rsid w:val="000C2113"/>
    <w:rsid w:val="000C218B"/>
    <w:rsid w:val="000C2536"/>
    <w:rsid w:val="000C2537"/>
    <w:rsid w:val="000C2A46"/>
    <w:rsid w:val="000C2B76"/>
    <w:rsid w:val="000C2B91"/>
    <w:rsid w:val="000C2DD1"/>
    <w:rsid w:val="000C2DED"/>
    <w:rsid w:val="000C2E50"/>
    <w:rsid w:val="000C2FAF"/>
    <w:rsid w:val="000C2FF1"/>
    <w:rsid w:val="000C30DB"/>
    <w:rsid w:val="000C328E"/>
    <w:rsid w:val="000C33AE"/>
    <w:rsid w:val="000C3524"/>
    <w:rsid w:val="000C3646"/>
    <w:rsid w:val="000C37B9"/>
    <w:rsid w:val="000C3819"/>
    <w:rsid w:val="000C389B"/>
    <w:rsid w:val="000C3BA3"/>
    <w:rsid w:val="000C3BF6"/>
    <w:rsid w:val="000C3CEF"/>
    <w:rsid w:val="000C3D0D"/>
    <w:rsid w:val="000C3E76"/>
    <w:rsid w:val="000C42C4"/>
    <w:rsid w:val="000C4546"/>
    <w:rsid w:val="000C4716"/>
    <w:rsid w:val="000C48F2"/>
    <w:rsid w:val="000C4918"/>
    <w:rsid w:val="000C4B10"/>
    <w:rsid w:val="000C4B2D"/>
    <w:rsid w:val="000C4BF6"/>
    <w:rsid w:val="000C4D43"/>
    <w:rsid w:val="000C4E71"/>
    <w:rsid w:val="000C50D7"/>
    <w:rsid w:val="000C539C"/>
    <w:rsid w:val="000C542D"/>
    <w:rsid w:val="000C57CA"/>
    <w:rsid w:val="000C58FE"/>
    <w:rsid w:val="000C591E"/>
    <w:rsid w:val="000C599A"/>
    <w:rsid w:val="000C59BE"/>
    <w:rsid w:val="000C59C0"/>
    <w:rsid w:val="000C5AB1"/>
    <w:rsid w:val="000C5ADB"/>
    <w:rsid w:val="000C5B04"/>
    <w:rsid w:val="000C5D3E"/>
    <w:rsid w:val="000C5E4A"/>
    <w:rsid w:val="000C5E98"/>
    <w:rsid w:val="000C6037"/>
    <w:rsid w:val="000C6185"/>
    <w:rsid w:val="000C624F"/>
    <w:rsid w:val="000C6320"/>
    <w:rsid w:val="000C6384"/>
    <w:rsid w:val="000C64AC"/>
    <w:rsid w:val="000C686A"/>
    <w:rsid w:val="000C68CD"/>
    <w:rsid w:val="000C6ACC"/>
    <w:rsid w:val="000C6B1F"/>
    <w:rsid w:val="000C6B76"/>
    <w:rsid w:val="000C6CDD"/>
    <w:rsid w:val="000C6FF6"/>
    <w:rsid w:val="000C7267"/>
    <w:rsid w:val="000C74D9"/>
    <w:rsid w:val="000C75ED"/>
    <w:rsid w:val="000C7838"/>
    <w:rsid w:val="000C7965"/>
    <w:rsid w:val="000C7A34"/>
    <w:rsid w:val="000C7AF4"/>
    <w:rsid w:val="000C7B94"/>
    <w:rsid w:val="000C7F89"/>
    <w:rsid w:val="000D0036"/>
    <w:rsid w:val="000D00C2"/>
    <w:rsid w:val="000D02FB"/>
    <w:rsid w:val="000D0447"/>
    <w:rsid w:val="000D0498"/>
    <w:rsid w:val="000D0622"/>
    <w:rsid w:val="000D06FA"/>
    <w:rsid w:val="000D0886"/>
    <w:rsid w:val="000D089E"/>
    <w:rsid w:val="000D0B58"/>
    <w:rsid w:val="000D0B9C"/>
    <w:rsid w:val="000D0BBD"/>
    <w:rsid w:val="000D0C4F"/>
    <w:rsid w:val="000D0D56"/>
    <w:rsid w:val="000D0D66"/>
    <w:rsid w:val="000D0F45"/>
    <w:rsid w:val="000D0FE5"/>
    <w:rsid w:val="000D1064"/>
    <w:rsid w:val="000D1148"/>
    <w:rsid w:val="000D11E8"/>
    <w:rsid w:val="000D124C"/>
    <w:rsid w:val="000D1388"/>
    <w:rsid w:val="000D13AD"/>
    <w:rsid w:val="000D159E"/>
    <w:rsid w:val="000D17DB"/>
    <w:rsid w:val="000D1983"/>
    <w:rsid w:val="000D1995"/>
    <w:rsid w:val="000D1B89"/>
    <w:rsid w:val="000D1BEF"/>
    <w:rsid w:val="000D1D32"/>
    <w:rsid w:val="000D1D63"/>
    <w:rsid w:val="000D1D8C"/>
    <w:rsid w:val="000D1E02"/>
    <w:rsid w:val="000D1FAF"/>
    <w:rsid w:val="000D20DA"/>
    <w:rsid w:val="000D2123"/>
    <w:rsid w:val="000D2214"/>
    <w:rsid w:val="000D22F4"/>
    <w:rsid w:val="000D239C"/>
    <w:rsid w:val="000D2480"/>
    <w:rsid w:val="000D25E9"/>
    <w:rsid w:val="000D261B"/>
    <w:rsid w:val="000D27A5"/>
    <w:rsid w:val="000D27BB"/>
    <w:rsid w:val="000D27E5"/>
    <w:rsid w:val="000D2816"/>
    <w:rsid w:val="000D283A"/>
    <w:rsid w:val="000D28BA"/>
    <w:rsid w:val="000D2AC6"/>
    <w:rsid w:val="000D2B47"/>
    <w:rsid w:val="000D2D00"/>
    <w:rsid w:val="000D2E16"/>
    <w:rsid w:val="000D2EAF"/>
    <w:rsid w:val="000D3078"/>
    <w:rsid w:val="000D3291"/>
    <w:rsid w:val="000D32E8"/>
    <w:rsid w:val="000D3354"/>
    <w:rsid w:val="000D3434"/>
    <w:rsid w:val="000D35E4"/>
    <w:rsid w:val="000D364D"/>
    <w:rsid w:val="000D3851"/>
    <w:rsid w:val="000D38BE"/>
    <w:rsid w:val="000D38DE"/>
    <w:rsid w:val="000D3B01"/>
    <w:rsid w:val="000D3B25"/>
    <w:rsid w:val="000D3DCA"/>
    <w:rsid w:val="000D3F0B"/>
    <w:rsid w:val="000D3F10"/>
    <w:rsid w:val="000D3FEC"/>
    <w:rsid w:val="000D428A"/>
    <w:rsid w:val="000D482D"/>
    <w:rsid w:val="000D4D58"/>
    <w:rsid w:val="000D4FDA"/>
    <w:rsid w:val="000D5398"/>
    <w:rsid w:val="000D5568"/>
    <w:rsid w:val="000D57AB"/>
    <w:rsid w:val="000D5CB3"/>
    <w:rsid w:val="000D5D3E"/>
    <w:rsid w:val="000D5D69"/>
    <w:rsid w:val="000D5DF8"/>
    <w:rsid w:val="000D601B"/>
    <w:rsid w:val="000D6032"/>
    <w:rsid w:val="000D6076"/>
    <w:rsid w:val="000D6291"/>
    <w:rsid w:val="000D62BF"/>
    <w:rsid w:val="000D6330"/>
    <w:rsid w:val="000D6331"/>
    <w:rsid w:val="000D6429"/>
    <w:rsid w:val="000D6497"/>
    <w:rsid w:val="000D6733"/>
    <w:rsid w:val="000D676A"/>
    <w:rsid w:val="000D684B"/>
    <w:rsid w:val="000D69DD"/>
    <w:rsid w:val="000D6DB0"/>
    <w:rsid w:val="000D6E9D"/>
    <w:rsid w:val="000D6FC9"/>
    <w:rsid w:val="000D7092"/>
    <w:rsid w:val="000D7198"/>
    <w:rsid w:val="000D728F"/>
    <w:rsid w:val="000D730C"/>
    <w:rsid w:val="000D7486"/>
    <w:rsid w:val="000D750A"/>
    <w:rsid w:val="000D7571"/>
    <w:rsid w:val="000D7711"/>
    <w:rsid w:val="000D7988"/>
    <w:rsid w:val="000D79DA"/>
    <w:rsid w:val="000D7B4F"/>
    <w:rsid w:val="000D7E68"/>
    <w:rsid w:val="000D7E7E"/>
    <w:rsid w:val="000D7FFB"/>
    <w:rsid w:val="000DF73A"/>
    <w:rsid w:val="000E006E"/>
    <w:rsid w:val="000E044B"/>
    <w:rsid w:val="000E082A"/>
    <w:rsid w:val="000E0948"/>
    <w:rsid w:val="000E09CC"/>
    <w:rsid w:val="000E0A1F"/>
    <w:rsid w:val="000E0B61"/>
    <w:rsid w:val="000E0B6F"/>
    <w:rsid w:val="000E0C4C"/>
    <w:rsid w:val="000E0C71"/>
    <w:rsid w:val="000E0CF6"/>
    <w:rsid w:val="000E0F57"/>
    <w:rsid w:val="000E0F89"/>
    <w:rsid w:val="000E10F8"/>
    <w:rsid w:val="000E138B"/>
    <w:rsid w:val="000E157A"/>
    <w:rsid w:val="000E1772"/>
    <w:rsid w:val="000E17A8"/>
    <w:rsid w:val="000E17FC"/>
    <w:rsid w:val="000E1849"/>
    <w:rsid w:val="000E1B14"/>
    <w:rsid w:val="000E1B18"/>
    <w:rsid w:val="000E1C15"/>
    <w:rsid w:val="000E1C78"/>
    <w:rsid w:val="000E1DA0"/>
    <w:rsid w:val="000E1F29"/>
    <w:rsid w:val="000E1FC4"/>
    <w:rsid w:val="000E2018"/>
    <w:rsid w:val="000E209D"/>
    <w:rsid w:val="000E21EB"/>
    <w:rsid w:val="000E2253"/>
    <w:rsid w:val="000E249C"/>
    <w:rsid w:val="000E25DB"/>
    <w:rsid w:val="000E27A9"/>
    <w:rsid w:val="000E27C7"/>
    <w:rsid w:val="000E27DA"/>
    <w:rsid w:val="000E289A"/>
    <w:rsid w:val="000E290C"/>
    <w:rsid w:val="000E2F72"/>
    <w:rsid w:val="000E3274"/>
    <w:rsid w:val="000E3287"/>
    <w:rsid w:val="000E3378"/>
    <w:rsid w:val="000E3440"/>
    <w:rsid w:val="000E3722"/>
    <w:rsid w:val="000E3953"/>
    <w:rsid w:val="000E3A53"/>
    <w:rsid w:val="000E3A8E"/>
    <w:rsid w:val="000E3A9F"/>
    <w:rsid w:val="000E3E42"/>
    <w:rsid w:val="000E3E48"/>
    <w:rsid w:val="000E4088"/>
    <w:rsid w:val="000E443D"/>
    <w:rsid w:val="000E4483"/>
    <w:rsid w:val="000E4701"/>
    <w:rsid w:val="000E480B"/>
    <w:rsid w:val="000E48DE"/>
    <w:rsid w:val="000E4C90"/>
    <w:rsid w:val="000E4CB1"/>
    <w:rsid w:val="000E4E3C"/>
    <w:rsid w:val="000E4EE5"/>
    <w:rsid w:val="000E51BA"/>
    <w:rsid w:val="000E540C"/>
    <w:rsid w:val="000E541E"/>
    <w:rsid w:val="000E557F"/>
    <w:rsid w:val="000E57AB"/>
    <w:rsid w:val="000E586A"/>
    <w:rsid w:val="000E5B19"/>
    <w:rsid w:val="000E5CA1"/>
    <w:rsid w:val="000E5FBA"/>
    <w:rsid w:val="000E5FDD"/>
    <w:rsid w:val="000E6108"/>
    <w:rsid w:val="000E61A7"/>
    <w:rsid w:val="000E6287"/>
    <w:rsid w:val="000E62B8"/>
    <w:rsid w:val="000E6496"/>
    <w:rsid w:val="000E666A"/>
    <w:rsid w:val="000E6716"/>
    <w:rsid w:val="000E677B"/>
    <w:rsid w:val="000E6FE4"/>
    <w:rsid w:val="000E735C"/>
    <w:rsid w:val="000E7641"/>
    <w:rsid w:val="000E7754"/>
    <w:rsid w:val="000E79B3"/>
    <w:rsid w:val="000E79DF"/>
    <w:rsid w:val="000E7B9A"/>
    <w:rsid w:val="000E7CED"/>
    <w:rsid w:val="000E7F98"/>
    <w:rsid w:val="000E7FDB"/>
    <w:rsid w:val="000E9F14"/>
    <w:rsid w:val="000F04BE"/>
    <w:rsid w:val="000F05BB"/>
    <w:rsid w:val="000F06E9"/>
    <w:rsid w:val="000F08EB"/>
    <w:rsid w:val="000F0A9C"/>
    <w:rsid w:val="000F0B0C"/>
    <w:rsid w:val="000F0CC2"/>
    <w:rsid w:val="000F0D19"/>
    <w:rsid w:val="000F0D1B"/>
    <w:rsid w:val="000F11F1"/>
    <w:rsid w:val="000F121D"/>
    <w:rsid w:val="000F1570"/>
    <w:rsid w:val="000F15B7"/>
    <w:rsid w:val="000F1604"/>
    <w:rsid w:val="000F1627"/>
    <w:rsid w:val="000F1642"/>
    <w:rsid w:val="000F1746"/>
    <w:rsid w:val="000F178E"/>
    <w:rsid w:val="000F1822"/>
    <w:rsid w:val="000F1951"/>
    <w:rsid w:val="000F1A13"/>
    <w:rsid w:val="000F1B4A"/>
    <w:rsid w:val="000F1C70"/>
    <w:rsid w:val="000F1C82"/>
    <w:rsid w:val="000F1D5E"/>
    <w:rsid w:val="000F1EEB"/>
    <w:rsid w:val="000F2027"/>
    <w:rsid w:val="000F2111"/>
    <w:rsid w:val="000F23A8"/>
    <w:rsid w:val="000F24F4"/>
    <w:rsid w:val="000F2623"/>
    <w:rsid w:val="000F263A"/>
    <w:rsid w:val="000F26D3"/>
    <w:rsid w:val="000F27E2"/>
    <w:rsid w:val="000F2A9B"/>
    <w:rsid w:val="000F2DE3"/>
    <w:rsid w:val="000F2E13"/>
    <w:rsid w:val="000F2E1D"/>
    <w:rsid w:val="000F2FC3"/>
    <w:rsid w:val="000F2FE4"/>
    <w:rsid w:val="000F30B1"/>
    <w:rsid w:val="000F313F"/>
    <w:rsid w:val="000F320A"/>
    <w:rsid w:val="000F3446"/>
    <w:rsid w:val="000F36AF"/>
    <w:rsid w:val="000F39D0"/>
    <w:rsid w:val="000F3DA6"/>
    <w:rsid w:val="000F3E86"/>
    <w:rsid w:val="000F3EAC"/>
    <w:rsid w:val="000F4013"/>
    <w:rsid w:val="000F4187"/>
    <w:rsid w:val="000F4386"/>
    <w:rsid w:val="000F452B"/>
    <w:rsid w:val="000F4783"/>
    <w:rsid w:val="000F47CB"/>
    <w:rsid w:val="000F489E"/>
    <w:rsid w:val="000F4AD5"/>
    <w:rsid w:val="000F4C17"/>
    <w:rsid w:val="000F4E08"/>
    <w:rsid w:val="000F4E44"/>
    <w:rsid w:val="000F4FC8"/>
    <w:rsid w:val="000F5028"/>
    <w:rsid w:val="000F5136"/>
    <w:rsid w:val="000F5142"/>
    <w:rsid w:val="000F5247"/>
    <w:rsid w:val="000F5274"/>
    <w:rsid w:val="000F532C"/>
    <w:rsid w:val="000F53DC"/>
    <w:rsid w:val="000F59F9"/>
    <w:rsid w:val="000F5AB0"/>
    <w:rsid w:val="000F5CE9"/>
    <w:rsid w:val="000F5D54"/>
    <w:rsid w:val="000F5DB0"/>
    <w:rsid w:val="000F6267"/>
    <w:rsid w:val="000F63E1"/>
    <w:rsid w:val="000F6752"/>
    <w:rsid w:val="000F67CC"/>
    <w:rsid w:val="000F69E0"/>
    <w:rsid w:val="000F6B78"/>
    <w:rsid w:val="000F6BB4"/>
    <w:rsid w:val="000F6D8D"/>
    <w:rsid w:val="000F71D2"/>
    <w:rsid w:val="000F71E9"/>
    <w:rsid w:val="000F72C0"/>
    <w:rsid w:val="000F72FD"/>
    <w:rsid w:val="000F7346"/>
    <w:rsid w:val="000F780C"/>
    <w:rsid w:val="000F789E"/>
    <w:rsid w:val="000F7A58"/>
    <w:rsid w:val="000F7E4E"/>
    <w:rsid w:val="000F7EA7"/>
    <w:rsid w:val="000F7F95"/>
    <w:rsid w:val="000F7FEE"/>
    <w:rsid w:val="00100298"/>
    <w:rsid w:val="00100460"/>
    <w:rsid w:val="001006F5"/>
    <w:rsid w:val="0010072C"/>
    <w:rsid w:val="0010087F"/>
    <w:rsid w:val="00100A30"/>
    <w:rsid w:val="00100C1B"/>
    <w:rsid w:val="00100CD7"/>
    <w:rsid w:val="00100D31"/>
    <w:rsid w:val="00100D66"/>
    <w:rsid w:val="00100E89"/>
    <w:rsid w:val="00100FAF"/>
    <w:rsid w:val="00100FEA"/>
    <w:rsid w:val="00101022"/>
    <w:rsid w:val="001011B6"/>
    <w:rsid w:val="001011E6"/>
    <w:rsid w:val="0010129F"/>
    <w:rsid w:val="0010185C"/>
    <w:rsid w:val="001018E4"/>
    <w:rsid w:val="00101946"/>
    <w:rsid w:val="001019EC"/>
    <w:rsid w:val="00101A60"/>
    <w:rsid w:val="00101A67"/>
    <w:rsid w:val="00101A69"/>
    <w:rsid w:val="00101AD1"/>
    <w:rsid w:val="00101CB7"/>
    <w:rsid w:val="00101D56"/>
    <w:rsid w:val="00101DA4"/>
    <w:rsid w:val="00101F06"/>
    <w:rsid w:val="00101F64"/>
    <w:rsid w:val="00101FA4"/>
    <w:rsid w:val="0010209F"/>
    <w:rsid w:val="001020D7"/>
    <w:rsid w:val="00102204"/>
    <w:rsid w:val="00102464"/>
    <w:rsid w:val="00102722"/>
    <w:rsid w:val="0010273E"/>
    <w:rsid w:val="0010275A"/>
    <w:rsid w:val="00102AB2"/>
    <w:rsid w:val="00102B7F"/>
    <w:rsid w:val="00102C77"/>
    <w:rsid w:val="00103024"/>
    <w:rsid w:val="00103289"/>
    <w:rsid w:val="00103308"/>
    <w:rsid w:val="00103A7C"/>
    <w:rsid w:val="00103BE5"/>
    <w:rsid w:val="00103E3C"/>
    <w:rsid w:val="00103F27"/>
    <w:rsid w:val="00104202"/>
    <w:rsid w:val="0010434F"/>
    <w:rsid w:val="001043DC"/>
    <w:rsid w:val="001043E0"/>
    <w:rsid w:val="00104444"/>
    <w:rsid w:val="001046B4"/>
    <w:rsid w:val="00104792"/>
    <w:rsid w:val="0010484A"/>
    <w:rsid w:val="00104945"/>
    <w:rsid w:val="0010499B"/>
    <w:rsid w:val="00104A4B"/>
    <w:rsid w:val="00104DE0"/>
    <w:rsid w:val="00104EC3"/>
    <w:rsid w:val="00104EDC"/>
    <w:rsid w:val="00104FF7"/>
    <w:rsid w:val="00105048"/>
    <w:rsid w:val="001050C4"/>
    <w:rsid w:val="00105190"/>
    <w:rsid w:val="001051B6"/>
    <w:rsid w:val="0010529E"/>
    <w:rsid w:val="001055D5"/>
    <w:rsid w:val="00105672"/>
    <w:rsid w:val="00105822"/>
    <w:rsid w:val="00105841"/>
    <w:rsid w:val="00105872"/>
    <w:rsid w:val="001059AE"/>
    <w:rsid w:val="00105AB2"/>
    <w:rsid w:val="00105ADF"/>
    <w:rsid w:val="00105B28"/>
    <w:rsid w:val="00106040"/>
    <w:rsid w:val="0010610C"/>
    <w:rsid w:val="0010611B"/>
    <w:rsid w:val="00106173"/>
    <w:rsid w:val="001061B2"/>
    <w:rsid w:val="001068B2"/>
    <w:rsid w:val="00106A7E"/>
    <w:rsid w:val="00106C25"/>
    <w:rsid w:val="00106F7C"/>
    <w:rsid w:val="001070B3"/>
    <w:rsid w:val="00107379"/>
    <w:rsid w:val="00107415"/>
    <w:rsid w:val="00107475"/>
    <w:rsid w:val="00107566"/>
    <w:rsid w:val="00107630"/>
    <w:rsid w:val="00107663"/>
    <w:rsid w:val="001076A2"/>
    <w:rsid w:val="00107884"/>
    <w:rsid w:val="00107A12"/>
    <w:rsid w:val="00107BB4"/>
    <w:rsid w:val="00107BFB"/>
    <w:rsid w:val="00107C23"/>
    <w:rsid w:val="00107E27"/>
    <w:rsid w:val="00107F05"/>
    <w:rsid w:val="00107F3D"/>
    <w:rsid w:val="0011005E"/>
    <w:rsid w:val="001100CA"/>
    <w:rsid w:val="0011012F"/>
    <w:rsid w:val="001103F0"/>
    <w:rsid w:val="00110626"/>
    <w:rsid w:val="00110733"/>
    <w:rsid w:val="00110822"/>
    <w:rsid w:val="00110979"/>
    <w:rsid w:val="00110D9F"/>
    <w:rsid w:val="00110DBC"/>
    <w:rsid w:val="00110FF9"/>
    <w:rsid w:val="00111008"/>
    <w:rsid w:val="001110D9"/>
    <w:rsid w:val="001111AC"/>
    <w:rsid w:val="001111AD"/>
    <w:rsid w:val="00111236"/>
    <w:rsid w:val="0011156E"/>
    <w:rsid w:val="00111602"/>
    <w:rsid w:val="001116CA"/>
    <w:rsid w:val="00111792"/>
    <w:rsid w:val="001117C0"/>
    <w:rsid w:val="00111CC5"/>
    <w:rsid w:val="00111F0B"/>
    <w:rsid w:val="00111FBD"/>
    <w:rsid w:val="00112017"/>
    <w:rsid w:val="0011201E"/>
    <w:rsid w:val="00112077"/>
    <w:rsid w:val="001121A4"/>
    <w:rsid w:val="0011226C"/>
    <w:rsid w:val="0011238C"/>
    <w:rsid w:val="0011244E"/>
    <w:rsid w:val="0011247B"/>
    <w:rsid w:val="0011253A"/>
    <w:rsid w:val="00112699"/>
    <w:rsid w:val="001126AC"/>
    <w:rsid w:val="001129CD"/>
    <w:rsid w:val="00112A44"/>
    <w:rsid w:val="00112A8E"/>
    <w:rsid w:val="00112ABA"/>
    <w:rsid w:val="00112DEB"/>
    <w:rsid w:val="00112E5B"/>
    <w:rsid w:val="00112EF4"/>
    <w:rsid w:val="001131BA"/>
    <w:rsid w:val="0011358F"/>
    <w:rsid w:val="001136BF"/>
    <w:rsid w:val="00113770"/>
    <w:rsid w:val="00113A09"/>
    <w:rsid w:val="00113A0E"/>
    <w:rsid w:val="00113AB1"/>
    <w:rsid w:val="00113B9C"/>
    <w:rsid w:val="00113CD2"/>
    <w:rsid w:val="00113E9C"/>
    <w:rsid w:val="00113F41"/>
    <w:rsid w:val="0011408B"/>
    <w:rsid w:val="001142E6"/>
    <w:rsid w:val="001145F6"/>
    <w:rsid w:val="001147E8"/>
    <w:rsid w:val="00114944"/>
    <w:rsid w:val="00114A10"/>
    <w:rsid w:val="00114A1F"/>
    <w:rsid w:val="00114B2A"/>
    <w:rsid w:val="00114D3F"/>
    <w:rsid w:val="00114DD9"/>
    <w:rsid w:val="00114E3D"/>
    <w:rsid w:val="00114EA9"/>
    <w:rsid w:val="00115123"/>
    <w:rsid w:val="0011530F"/>
    <w:rsid w:val="00115740"/>
    <w:rsid w:val="0011588C"/>
    <w:rsid w:val="00115924"/>
    <w:rsid w:val="00115935"/>
    <w:rsid w:val="00115AB0"/>
    <w:rsid w:val="00115AFF"/>
    <w:rsid w:val="00115C76"/>
    <w:rsid w:val="00115CE3"/>
    <w:rsid w:val="00115E27"/>
    <w:rsid w:val="00115E39"/>
    <w:rsid w:val="00115F8C"/>
    <w:rsid w:val="00116045"/>
    <w:rsid w:val="0011608A"/>
    <w:rsid w:val="00116252"/>
    <w:rsid w:val="00116367"/>
    <w:rsid w:val="00116423"/>
    <w:rsid w:val="001164EB"/>
    <w:rsid w:val="00116917"/>
    <w:rsid w:val="001169BB"/>
    <w:rsid w:val="00116BF4"/>
    <w:rsid w:val="00116E3B"/>
    <w:rsid w:val="00116E8C"/>
    <w:rsid w:val="00116FD7"/>
    <w:rsid w:val="00117340"/>
    <w:rsid w:val="00117453"/>
    <w:rsid w:val="001174D0"/>
    <w:rsid w:val="001175A1"/>
    <w:rsid w:val="001176F4"/>
    <w:rsid w:val="001177D2"/>
    <w:rsid w:val="001177F1"/>
    <w:rsid w:val="00117B56"/>
    <w:rsid w:val="00117BB9"/>
    <w:rsid w:val="00117BD9"/>
    <w:rsid w:val="00117D7B"/>
    <w:rsid w:val="00117DA4"/>
    <w:rsid w:val="00117EE4"/>
    <w:rsid w:val="00117F3B"/>
    <w:rsid w:val="001200D2"/>
    <w:rsid w:val="001201ED"/>
    <w:rsid w:val="00120493"/>
    <w:rsid w:val="001208DC"/>
    <w:rsid w:val="00120A96"/>
    <w:rsid w:val="00120A9F"/>
    <w:rsid w:val="00120C26"/>
    <w:rsid w:val="00120C73"/>
    <w:rsid w:val="00120E23"/>
    <w:rsid w:val="00120E5E"/>
    <w:rsid w:val="00120E63"/>
    <w:rsid w:val="00120EFD"/>
    <w:rsid w:val="00120F2A"/>
    <w:rsid w:val="00120F3E"/>
    <w:rsid w:val="00121052"/>
    <w:rsid w:val="00121068"/>
    <w:rsid w:val="0012113D"/>
    <w:rsid w:val="00121140"/>
    <w:rsid w:val="001214C7"/>
    <w:rsid w:val="0012152C"/>
    <w:rsid w:val="0012180D"/>
    <w:rsid w:val="00121917"/>
    <w:rsid w:val="00121A1A"/>
    <w:rsid w:val="00121EFB"/>
    <w:rsid w:val="00121F80"/>
    <w:rsid w:val="00121FE6"/>
    <w:rsid w:val="0012209D"/>
    <w:rsid w:val="001221AA"/>
    <w:rsid w:val="001221C0"/>
    <w:rsid w:val="001222D2"/>
    <w:rsid w:val="00122347"/>
    <w:rsid w:val="00122452"/>
    <w:rsid w:val="001224B3"/>
    <w:rsid w:val="001225EB"/>
    <w:rsid w:val="00122B13"/>
    <w:rsid w:val="00122C70"/>
    <w:rsid w:val="00122E1D"/>
    <w:rsid w:val="00122E7E"/>
    <w:rsid w:val="0012319F"/>
    <w:rsid w:val="001231E7"/>
    <w:rsid w:val="001231FE"/>
    <w:rsid w:val="00123260"/>
    <w:rsid w:val="00123261"/>
    <w:rsid w:val="00123329"/>
    <w:rsid w:val="0012343A"/>
    <w:rsid w:val="001234C3"/>
    <w:rsid w:val="00123642"/>
    <w:rsid w:val="0012373F"/>
    <w:rsid w:val="001237E4"/>
    <w:rsid w:val="0012381D"/>
    <w:rsid w:val="00123970"/>
    <w:rsid w:val="0012398F"/>
    <w:rsid w:val="001241B2"/>
    <w:rsid w:val="001241B5"/>
    <w:rsid w:val="001245E5"/>
    <w:rsid w:val="0012484F"/>
    <w:rsid w:val="00124944"/>
    <w:rsid w:val="00124B2B"/>
    <w:rsid w:val="00124E1E"/>
    <w:rsid w:val="001251B3"/>
    <w:rsid w:val="001252A8"/>
    <w:rsid w:val="00125359"/>
    <w:rsid w:val="0012535C"/>
    <w:rsid w:val="001253D0"/>
    <w:rsid w:val="001255E5"/>
    <w:rsid w:val="001259EC"/>
    <w:rsid w:val="00125B96"/>
    <w:rsid w:val="00125C44"/>
    <w:rsid w:val="00125CAE"/>
    <w:rsid w:val="00125E54"/>
    <w:rsid w:val="00125FC6"/>
    <w:rsid w:val="00126063"/>
    <w:rsid w:val="00126130"/>
    <w:rsid w:val="00126353"/>
    <w:rsid w:val="001267CE"/>
    <w:rsid w:val="00126899"/>
    <w:rsid w:val="001268EB"/>
    <w:rsid w:val="00126A4C"/>
    <w:rsid w:val="00126B0C"/>
    <w:rsid w:val="00126B22"/>
    <w:rsid w:val="00126E65"/>
    <w:rsid w:val="001272F9"/>
    <w:rsid w:val="00127329"/>
    <w:rsid w:val="00127370"/>
    <w:rsid w:val="00127558"/>
    <w:rsid w:val="0012766D"/>
    <w:rsid w:val="00127780"/>
    <w:rsid w:val="00127A36"/>
    <w:rsid w:val="00127BAE"/>
    <w:rsid w:val="00127C2A"/>
    <w:rsid w:val="00127C3E"/>
    <w:rsid w:val="00127CE3"/>
    <w:rsid w:val="00127D1F"/>
    <w:rsid w:val="00127D50"/>
    <w:rsid w:val="00127E22"/>
    <w:rsid w:val="00127EDA"/>
    <w:rsid w:val="00130006"/>
    <w:rsid w:val="00130008"/>
    <w:rsid w:val="0013006E"/>
    <w:rsid w:val="0013006F"/>
    <w:rsid w:val="00130227"/>
    <w:rsid w:val="00130301"/>
    <w:rsid w:val="00130468"/>
    <w:rsid w:val="00130626"/>
    <w:rsid w:val="00131182"/>
    <w:rsid w:val="00131403"/>
    <w:rsid w:val="00131460"/>
    <w:rsid w:val="0013151A"/>
    <w:rsid w:val="00131917"/>
    <w:rsid w:val="00131B14"/>
    <w:rsid w:val="00131BD6"/>
    <w:rsid w:val="00131C34"/>
    <w:rsid w:val="00131D00"/>
    <w:rsid w:val="001321B9"/>
    <w:rsid w:val="001321F8"/>
    <w:rsid w:val="001322A2"/>
    <w:rsid w:val="00132395"/>
    <w:rsid w:val="0013241B"/>
    <w:rsid w:val="001324BE"/>
    <w:rsid w:val="001328ED"/>
    <w:rsid w:val="00132A4F"/>
    <w:rsid w:val="00132A6C"/>
    <w:rsid w:val="00132B08"/>
    <w:rsid w:val="00132B3E"/>
    <w:rsid w:val="00132DB7"/>
    <w:rsid w:val="00132ED3"/>
    <w:rsid w:val="00132F07"/>
    <w:rsid w:val="0013308C"/>
    <w:rsid w:val="0013345F"/>
    <w:rsid w:val="00133525"/>
    <w:rsid w:val="001337E2"/>
    <w:rsid w:val="00133870"/>
    <w:rsid w:val="001338CA"/>
    <w:rsid w:val="00133BBF"/>
    <w:rsid w:val="00133DE5"/>
    <w:rsid w:val="00134071"/>
    <w:rsid w:val="0013414C"/>
    <w:rsid w:val="00134175"/>
    <w:rsid w:val="001341EE"/>
    <w:rsid w:val="001341FB"/>
    <w:rsid w:val="001342CE"/>
    <w:rsid w:val="001343D2"/>
    <w:rsid w:val="0013441C"/>
    <w:rsid w:val="001344BE"/>
    <w:rsid w:val="0013457A"/>
    <w:rsid w:val="00134797"/>
    <w:rsid w:val="00134ABE"/>
    <w:rsid w:val="00134BBF"/>
    <w:rsid w:val="0013520E"/>
    <w:rsid w:val="00135362"/>
    <w:rsid w:val="0013547D"/>
    <w:rsid w:val="0013568F"/>
    <w:rsid w:val="001356C2"/>
    <w:rsid w:val="001358B6"/>
    <w:rsid w:val="001358B7"/>
    <w:rsid w:val="001358EB"/>
    <w:rsid w:val="00135924"/>
    <w:rsid w:val="00135925"/>
    <w:rsid w:val="00135B03"/>
    <w:rsid w:val="00135C2F"/>
    <w:rsid w:val="00135C62"/>
    <w:rsid w:val="00135FF2"/>
    <w:rsid w:val="00136272"/>
    <w:rsid w:val="0013627F"/>
    <w:rsid w:val="001362D0"/>
    <w:rsid w:val="0013631C"/>
    <w:rsid w:val="00136499"/>
    <w:rsid w:val="00136696"/>
    <w:rsid w:val="00136719"/>
    <w:rsid w:val="0013683F"/>
    <w:rsid w:val="001369B2"/>
    <w:rsid w:val="00136B78"/>
    <w:rsid w:val="00136B8C"/>
    <w:rsid w:val="00136CBA"/>
    <w:rsid w:val="001370C5"/>
    <w:rsid w:val="00137293"/>
    <w:rsid w:val="001372C9"/>
    <w:rsid w:val="001372F3"/>
    <w:rsid w:val="001372F5"/>
    <w:rsid w:val="0013749F"/>
    <w:rsid w:val="001374E6"/>
    <w:rsid w:val="001374ED"/>
    <w:rsid w:val="00137504"/>
    <w:rsid w:val="001376F6"/>
    <w:rsid w:val="00137C01"/>
    <w:rsid w:val="00137C08"/>
    <w:rsid w:val="00137F55"/>
    <w:rsid w:val="00137FDE"/>
    <w:rsid w:val="001401E5"/>
    <w:rsid w:val="0014056B"/>
    <w:rsid w:val="0014068D"/>
    <w:rsid w:val="0014071C"/>
    <w:rsid w:val="0014087D"/>
    <w:rsid w:val="00140965"/>
    <w:rsid w:val="0014096F"/>
    <w:rsid w:val="001409C6"/>
    <w:rsid w:val="00140A83"/>
    <w:rsid w:val="00140D78"/>
    <w:rsid w:val="00140F0D"/>
    <w:rsid w:val="00140F5C"/>
    <w:rsid w:val="00140F8D"/>
    <w:rsid w:val="00140FEA"/>
    <w:rsid w:val="00141047"/>
    <w:rsid w:val="0014143C"/>
    <w:rsid w:val="00141453"/>
    <w:rsid w:val="001414CD"/>
    <w:rsid w:val="00141891"/>
    <w:rsid w:val="00141B8E"/>
    <w:rsid w:val="00141C24"/>
    <w:rsid w:val="00141C91"/>
    <w:rsid w:val="00141F73"/>
    <w:rsid w:val="00141FD4"/>
    <w:rsid w:val="001420D6"/>
    <w:rsid w:val="00142248"/>
    <w:rsid w:val="001422D8"/>
    <w:rsid w:val="00142312"/>
    <w:rsid w:val="001425A3"/>
    <w:rsid w:val="00142693"/>
    <w:rsid w:val="0014269C"/>
    <w:rsid w:val="001427A0"/>
    <w:rsid w:val="0014286C"/>
    <w:rsid w:val="001429FC"/>
    <w:rsid w:val="00142A88"/>
    <w:rsid w:val="00142D56"/>
    <w:rsid w:val="00142D6A"/>
    <w:rsid w:val="00143449"/>
    <w:rsid w:val="001434F3"/>
    <w:rsid w:val="001435F4"/>
    <w:rsid w:val="001435F6"/>
    <w:rsid w:val="00143666"/>
    <w:rsid w:val="001437F3"/>
    <w:rsid w:val="001438F8"/>
    <w:rsid w:val="00143966"/>
    <w:rsid w:val="0014396C"/>
    <w:rsid w:val="00143A38"/>
    <w:rsid w:val="00143A52"/>
    <w:rsid w:val="00143AB4"/>
    <w:rsid w:val="00143B7F"/>
    <w:rsid w:val="00143BF2"/>
    <w:rsid w:val="00143C34"/>
    <w:rsid w:val="00143D2B"/>
    <w:rsid w:val="00143D5C"/>
    <w:rsid w:val="00143DA9"/>
    <w:rsid w:val="00144058"/>
    <w:rsid w:val="001441CD"/>
    <w:rsid w:val="0014436C"/>
    <w:rsid w:val="001446C8"/>
    <w:rsid w:val="00144757"/>
    <w:rsid w:val="0014485C"/>
    <w:rsid w:val="00144AD0"/>
    <w:rsid w:val="00144AD1"/>
    <w:rsid w:val="00144B38"/>
    <w:rsid w:val="00144B59"/>
    <w:rsid w:val="00144DFE"/>
    <w:rsid w:val="00144E51"/>
    <w:rsid w:val="00144ECD"/>
    <w:rsid w:val="00144FF7"/>
    <w:rsid w:val="00145046"/>
    <w:rsid w:val="00145230"/>
    <w:rsid w:val="0014523A"/>
    <w:rsid w:val="001452CB"/>
    <w:rsid w:val="00145504"/>
    <w:rsid w:val="00145682"/>
    <w:rsid w:val="0014575E"/>
    <w:rsid w:val="00145938"/>
    <w:rsid w:val="00145B18"/>
    <w:rsid w:val="00145C13"/>
    <w:rsid w:val="00145CC1"/>
    <w:rsid w:val="00145E7D"/>
    <w:rsid w:val="00145FAF"/>
    <w:rsid w:val="0014602B"/>
    <w:rsid w:val="0014624B"/>
    <w:rsid w:val="001462D1"/>
    <w:rsid w:val="001463BE"/>
    <w:rsid w:val="00146CCE"/>
    <w:rsid w:val="00146CE7"/>
    <w:rsid w:val="00146CED"/>
    <w:rsid w:val="00146EA5"/>
    <w:rsid w:val="00146F04"/>
    <w:rsid w:val="00146FED"/>
    <w:rsid w:val="0014704A"/>
    <w:rsid w:val="0014721C"/>
    <w:rsid w:val="00147268"/>
    <w:rsid w:val="0014727D"/>
    <w:rsid w:val="001472CE"/>
    <w:rsid w:val="001474A5"/>
    <w:rsid w:val="00147548"/>
    <w:rsid w:val="0014759A"/>
    <w:rsid w:val="001475E5"/>
    <w:rsid w:val="0014781F"/>
    <w:rsid w:val="001478DA"/>
    <w:rsid w:val="001478DB"/>
    <w:rsid w:val="001478EF"/>
    <w:rsid w:val="00147BC9"/>
    <w:rsid w:val="00147BD1"/>
    <w:rsid w:val="00147DCA"/>
    <w:rsid w:val="00147E55"/>
    <w:rsid w:val="00147EC7"/>
    <w:rsid w:val="00147FB0"/>
    <w:rsid w:val="00147FE3"/>
    <w:rsid w:val="00148228"/>
    <w:rsid w:val="0015004D"/>
    <w:rsid w:val="00150092"/>
    <w:rsid w:val="00150120"/>
    <w:rsid w:val="001502EC"/>
    <w:rsid w:val="00150335"/>
    <w:rsid w:val="00150493"/>
    <w:rsid w:val="00150570"/>
    <w:rsid w:val="0015085A"/>
    <w:rsid w:val="00150989"/>
    <w:rsid w:val="00150A0F"/>
    <w:rsid w:val="00150C06"/>
    <w:rsid w:val="00150DC5"/>
    <w:rsid w:val="00150EDC"/>
    <w:rsid w:val="00150F00"/>
    <w:rsid w:val="00151036"/>
    <w:rsid w:val="00151037"/>
    <w:rsid w:val="00151274"/>
    <w:rsid w:val="001512E7"/>
    <w:rsid w:val="00151861"/>
    <w:rsid w:val="00151BE7"/>
    <w:rsid w:val="00151EE1"/>
    <w:rsid w:val="00151FA7"/>
    <w:rsid w:val="00152127"/>
    <w:rsid w:val="001521D4"/>
    <w:rsid w:val="0015226C"/>
    <w:rsid w:val="0015236C"/>
    <w:rsid w:val="00152B32"/>
    <w:rsid w:val="00152BBF"/>
    <w:rsid w:val="00152BC3"/>
    <w:rsid w:val="00152CBC"/>
    <w:rsid w:val="00152DC8"/>
    <w:rsid w:val="00152EBC"/>
    <w:rsid w:val="00153013"/>
    <w:rsid w:val="00153030"/>
    <w:rsid w:val="0015317B"/>
    <w:rsid w:val="0015348A"/>
    <w:rsid w:val="0015355E"/>
    <w:rsid w:val="0015378D"/>
    <w:rsid w:val="001537EA"/>
    <w:rsid w:val="0015390D"/>
    <w:rsid w:val="0015392B"/>
    <w:rsid w:val="00153DCC"/>
    <w:rsid w:val="00153E1C"/>
    <w:rsid w:val="00153E66"/>
    <w:rsid w:val="00153E89"/>
    <w:rsid w:val="00153EA8"/>
    <w:rsid w:val="00153FDC"/>
    <w:rsid w:val="00154026"/>
    <w:rsid w:val="0015409C"/>
    <w:rsid w:val="001540BA"/>
    <w:rsid w:val="001540FD"/>
    <w:rsid w:val="001541EE"/>
    <w:rsid w:val="001544CB"/>
    <w:rsid w:val="00154599"/>
    <w:rsid w:val="001545C3"/>
    <w:rsid w:val="00154774"/>
    <w:rsid w:val="00154867"/>
    <w:rsid w:val="001548BC"/>
    <w:rsid w:val="00154A30"/>
    <w:rsid w:val="00154B0F"/>
    <w:rsid w:val="00154D62"/>
    <w:rsid w:val="00154F41"/>
    <w:rsid w:val="001551CF"/>
    <w:rsid w:val="0015537B"/>
    <w:rsid w:val="0015539C"/>
    <w:rsid w:val="00155497"/>
    <w:rsid w:val="0015550A"/>
    <w:rsid w:val="001555A9"/>
    <w:rsid w:val="00155800"/>
    <w:rsid w:val="00155AFB"/>
    <w:rsid w:val="00155B21"/>
    <w:rsid w:val="00155BDB"/>
    <w:rsid w:val="00155CDE"/>
    <w:rsid w:val="00155CE7"/>
    <w:rsid w:val="00155E3F"/>
    <w:rsid w:val="00155F17"/>
    <w:rsid w:val="00156016"/>
    <w:rsid w:val="0015609B"/>
    <w:rsid w:val="00156126"/>
    <w:rsid w:val="001561E0"/>
    <w:rsid w:val="0015663F"/>
    <w:rsid w:val="00156706"/>
    <w:rsid w:val="001569C5"/>
    <w:rsid w:val="00156C66"/>
    <w:rsid w:val="00156CFA"/>
    <w:rsid w:val="00156D9E"/>
    <w:rsid w:val="0015719E"/>
    <w:rsid w:val="001571A1"/>
    <w:rsid w:val="00157223"/>
    <w:rsid w:val="001575E6"/>
    <w:rsid w:val="0015789A"/>
    <w:rsid w:val="001578EB"/>
    <w:rsid w:val="00157996"/>
    <w:rsid w:val="00157A4E"/>
    <w:rsid w:val="00157AF4"/>
    <w:rsid w:val="00157B9D"/>
    <w:rsid w:val="00157BBF"/>
    <w:rsid w:val="00157C9B"/>
    <w:rsid w:val="00157CE2"/>
    <w:rsid w:val="00157D9E"/>
    <w:rsid w:val="00157E8B"/>
    <w:rsid w:val="00157F39"/>
    <w:rsid w:val="001597BE"/>
    <w:rsid w:val="0015B8DE"/>
    <w:rsid w:val="00160030"/>
    <w:rsid w:val="0016007B"/>
    <w:rsid w:val="001601AF"/>
    <w:rsid w:val="0016022B"/>
    <w:rsid w:val="001602E7"/>
    <w:rsid w:val="001603C8"/>
    <w:rsid w:val="00160529"/>
    <w:rsid w:val="0016058B"/>
    <w:rsid w:val="001605AB"/>
    <w:rsid w:val="00160889"/>
    <w:rsid w:val="00160C3A"/>
    <w:rsid w:val="00160C48"/>
    <w:rsid w:val="00160CB7"/>
    <w:rsid w:val="00160CBB"/>
    <w:rsid w:val="00160E2E"/>
    <w:rsid w:val="0016111F"/>
    <w:rsid w:val="00161197"/>
    <w:rsid w:val="001611D6"/>
    <w:rsid w:val="0016150A"/>
    <w:rsid w:val="001615E6"/>
    <w:rsid w:val="00161686"/>
    <w:rsid w:val="001616DA"/>
    <w:rsid w:val="0016174E"/>
    <w:rsid w:val="00161771"/>
    <w:rsid w:val="001617E4"/>
    <w:rsid w:val="001618C4"/>
    <w:rsid w:val="00161A99"/>
    <w:rsid w:val="00161B40"/>
    <w:rsid w:val="00161C8C"/>
    <w:rsid w:val="00161E59"/>
    <w:rsid w:val="00161E6E"/>
    <w:rsid w:val="00161F10"/>
    <w:rsid w:val="00161F91"/>
    <w:rsid w:val="00161FEF"/>
    <w:rsid w:val="001620B2"/>
    <w:rsid w:val="00162165"/>
    <w:rsid w:val="00162194"/>
    <w:rsid w:val="001621DE"/>
    <w:rsid w:val="00162223"/>
    <w:rsid w:val="001625FB"/>
    <w:rsid w:val="00162AD6"/>
    <w:rsid w:val="00162DDE"/>
    <w:rsid w:val="00162E40"/>
    <w:rsid w:val="00162F61"/>
    <w:rsid w:val="001630AC"/>
    <w:rsid w:val="00163403"/>
    <w:rsid w:val="0016363F"/>
    <w:rsid w:val="001637B0"/>
    <w:rsid w:val="001639A6"/>
    <w:rsid w:val="00163C64"/>
    <w:rsid w:val="00163CCB"/>
    <w:rsid w:val="00164118"/>
    <w:rsid w:val="001641B3"/>
    <w:rsid w:val="00164399"/>
    <w:rsid w:val="00164499"/>
    <w:rsid w:val="0016461A"/>
    <w:rsid w:val="00164638"/>
    <w:rsid w:val="00164797"/>
    <w:rsid w:val="00164990"/>
    <w:rsid w:val="00164ACD"/>
    <w:rsid w:val="00164CA4"/>
    <w:rsid w:val="00164CB9"/>
    <w:rsid w:val="00164D18"/>
    <w:rsid w:val="00164EFA"/>
    <w:rsid w:val="00165116"/>
    <w:rsid w:val="00165250"/>
    <w:rsid w:val="001656DD"/>
    <w:rsid w:val="001659A1"/>
    <w:rsid w:val="00165C91"/>
    <w:rsid w:val="00165C92"/>
    <w:rsid w:val="00165D1A"/>
    <w:rsid w:val="00165DFB"/>
    <w:rsid w:val="001660D6"/>
    <w:rsid w:val="0016610D"/>
    <w:rsid w:val="0016628F"/>
    <w:rsid w:val="001662D1"/>
    <w:rsid w:val="001663F3"/>
    <w:rsid w:val="00166573"/>
    <w:rsid w:val="0016670E"/>
    <w:rsid w:val="00166746"/>
    <w:rsid w:val="00166872"/>
    <w:rsid w:val="00166912"/>
    <w:rsid w:val="001669CC"/>
    <w:rsid w:val="00166E96"/>
    <w:rsid w:val="00166FC1"/>
    <w:rsid w:val="0016702C"/>
    <w:rsid w:val="001671B5"/>
    <w:rsid w:val="00167432"/>
    <w:rsid w:val="0016749E"/>
    <w:rsid w:val="0016764F"/>
    <w:rsid w:val="00167746"/>
    <w:rsid w:val="00167A60"/>
    <w:rsid w:val="00167A96"/>
    <w:rsid w:val="00167B49"/>
    <w:rsid w:val="00167B4F"/>
    <w:rsid w:val="00167B7D"/>
    <w:rsid w:val="00167DD8"/>
    <w:rsid w:val="001700A2"/>
    <w:rsid w:val="0017027C"/>
    <w:rsid w:val="00170296"/>
    <w:rsid w:val="001704C8"/>
    <w:rsid w:val="00170867"/>
    <w:rsid w:val="00170A2F"/>
    <w:rsid w:val="00170A6F"/>
    <w:rsid w:val="00170B07"/>
    <w:rsid w:val="00170B6F"/>
    <w:rsid w:val="00170B7E"/>
    <w:rsid w:val="00170BAE"/>
    <w:rsid w:val="00170CAD"/>
    <w:rsid w:val="00170D52"/>
    <w:rsid w:val="001710B3"/>
    <w:rsid w:val="001711D0"/>
    <w:rsid w:val="001711EC"/>
    <w:rsid w:val="00171203"/>
    <w:rsid w:val="001713BD"/>
    <w:rsid w:val="00171475"/>
    <w:rsid w:val="00171BCD"/>
    <w:rsid w:val="00171BE0"/>
    <w:rsid w:val="00171E51"/>
    <w:rsid w:val="00171E6D"/>
    <w:rsid w:val="00171EFC"/>
    <w:rsid w:val="0017215C"/>
    <w:rsid w:val="00172192"/>
    <w:rsid w:val="00172213"/>
    <w:rsid w:val="00172375"/>
    <w:rsid w:val="00172590"/>
    <w:rsid w:val="0017267C"/>
    <w:rsid w:val="001727F5"/>
    <w:rsid w:val="00172864"/>
    <w:rsid w:val="0017286A"/>
    <w:rsid w:val="0017288C"/>
    <w:rsid w:val="00172A05"/>
    <w:rsid w:val="00172A93"/>
    <w:rsid w:val="00172E9A"/>
    <w:rsid w:val="00172FC4"/>
    <w:rsid w:val="0017300C"/>
    <w:rsid w:val="00173246"/>
    <w:rsid w:val="00173570"/>
    <w:rsid w:val="0017378C"/>
    <w:rsid w:val="00173946"/>
    <w:rsid w:val="001739D9"/>
    <w:rsid w:val="001739F0"/>
    <w:rsid w:val="00173B58"/>
    <w:rsid w:val="00173B9F"/>
    <w:rsid w:val="00173DA4"/>
    <w:rsid w:val="00173E15"/>
    <w:rsid w:val="0017413D"/>
    <w:rsid w:val="0017485F"/>
    <w:rsid w:val="001748EC"/>
    <w:rsid w:val="00174936"/>
    <w:rsid w:val="00174A2D"/>
    <w:rsid w:val="00174B1F"/>
    <w:rsid w:val="00174B4A"/>
    <w:rsid w:val="00174D8D"/>
    <w:rsid w:val="00174F2D"/>
    <w:rsid w:val="0017551F"/>
    <w:rsid w:val="00175698"/>
    <w:rsid w:val="00175721"/>
    <w:rsid w:val="00175BA6"/>
    <w:rsid w:val="00175C71"/>
    <w:rsid w:val="00175CB1"/>
    <w:rsid w:val="00175CDC"/>
    <w:rsid w:val="00175DA3"/>
    <w:rsid w:val="00175DAA"/>
    <w:rsid w:val="00175E6E"/>
    <w:rsid w:val="00175E8D"/>
    <w:rsid w:val="0017600B"/>
    <w:rsid w:val="00176225"/>
    <w:rsid w:val="001764CE"/>
    <w:rsid w:val="0017654B"/>
    <w:rsid w:val="00176720"/>
    <w:rsid w:val="00176806"/>
    <w:rsid w:val="00176918"/>
    <w:rsid w:val="00176BCD"/>
    <w:rsid w:val="00176CF8"/>
    <w:rsid w:val="00176DB7"/>
    <w:rsid w:val="00176E01"/>
    <w:rsid w:val="00177020"/>
    <w:rsid w:val="00177037"/>
    <w:rsid w:val="001771B7"/>
    <w:rsid w:val="00177309"/>
    <w:rsid w:val="0017737D"/>
    <w:rsid w:val="001776CD"/>
    <w:rsid w:val="0017773C"/>
    <w:rsid w:val="00177B8A"/>
    <w:rsid w:val="00177F18"/>
    <w:rsid w:val="00177F34"/>
    <w:rsid w:val="0017BD57"/>
    <w:rsid w:val="00180058"/>
    <w:rsid w:val="00180136"/>
    <w:rsid w:val="001801FD"/>
    <w:rsid w:val="0018020C"/>
    <w:rsid w:val="0018026F"/>
    <w:rsid w:val="0018044E"/>
    <w:rsid w:val="001805CA"/>
    <w:rsid w:val="001805CC"/>
    <w:rsid w:val="0018086A"/>
    <w:rsid w:val="0018094A"/>
    <w:rsid w:val="00180A18"/>
    <w:rsid w:val="00180AD1"/>
    <w:rsid w:val="00180C0F"/>
    <w:rsid w:val="00180CD1"/>
    <w:rsid w:val="00180CFE"/>
    <w:rsid w:val="00180E1C"/>
    <w:rsid w:val="00180EC1"/>
    <w:rsid w:val="001810FB"/>
    <w:rsid w:val="00181326"/>
    <w:rsid w:val="001814B6"/>
    <w:rsid w:val="00181574"/>
    <w:rsid w:val="00181698"/>
    <w:rsid w:val="00181725"/>
    <w:rsid w:val="0018177E"/>
    <w:rsid w:val="00181AFD"/>
    <w:rsid w:val="00181D59"/>
    <w:rsid w:val="00181E14"/>
    <w:rsid w:val="00182445"/>
    <w:rsid w:val="001826BD"/>
    <w:rsid w:val="0018285C"/>
    <w:rsid w:val="00182976"/>
    <w:rsid w:val="00182A5F"/>
    <w:rsid w:val="00182A62"/>
    <w:rsid w:val="00182B1B"/>
    <w:rsid w:val="00182C54"/>
    <w:rsid w:val="00182F58"/>
    <w:rsid w:val="00183150"/>
    <w:rsid w:val="001831AB"/>
    <w:rsid w:val="00183290"/>
    <w:rsid w:val="001832A0"/>
    <w:rsid w:val="001833EB"/>
    <w:rsid w:val="001836BA"/>
    <w:rsid w:val="001837A5"/>
    <w:rsid w:val="001838C7"/>
    <w:rsid w:val="00183929"/>
    <w:rsid w:val="00183935"/>
    <w:rsid w:val="00183ACC"/>
    <w:rsid w:val="00183B3D"/>
    <w:rsid w:val="00183BC9"/>
    <w:rsid w:val="00183C13"/>
    <w:rsid w:val="00183F9E"/>
    <w:rsid w:val="00184113"/>
    <w:rsid w:val="0018459C"/>
    <w:rsid w:val="001845B0"/>
    <w:rsid w:val="001845C2"/>
    <w:rsid w:val="0018467D"/>
    <w:rsid w:val="00184767"/>
    <w:rsid w:val="00184968"/>
    <w:rsid w:val="00184B4E"/>
    <w:rsid w:val="00184FFF"/>
    <w:rsid w:val="0018519E"/>
    <w:rsid w:val="001851B3"/>
    <w:rsid w:val="001851C8"/>
    <w:rsid w:val="001852DE"/>
    <w:rsid w:val="001857D7"/>
    <w:rsid w:val="001857DC"/>
    <w:rsid w:val="00185807"/>
    <w:rsid w:val="0018597A"/>
    <w:rsid w:val="0018599C"/>
    <w:rsid w:val="00185A0B"/>
    <w:rsid w:val="00185B59"/>
    <w:rsid w:val="00185D10"/>
    <w:rsid w:val="00185E1E"/>
    <w:rsid w:val="00185E6F"/>
    <w:rsid w:val="00186091"/>
    <w:rsid w:val="001860C3"/>
    <w:rsid w:val="0018618D"/>
    <w:rsid w:val="001862C3"/>
    <w:rsid w:val="00186806"/>
    <w:rsid w:val="001868F4"/>
    <w:rsid w:val="001869FE"/>
    <w:rsid w:val="00186BCF"/>
    <w:rsid w:val="00186BE0"/>
    <w:rsid w:val="00186C12"/>
    <w:rsid w:val="00186F1D"/>
    <w:rsid w:val="00186F74"/>
    <w:rsid w:val="0018714C"/>
    <w:rsid w:val="00187161"/>
    <w:rsid w:val="00187202"/>
    <w:rsid w:val="00187280"/>
    <w:rsid w:val="00187543"/>
    <w:rsid w:val="0018774C"/>
    <w:rsid w:val="001877E2"/>
    <w:rsid w:val="001879C4"/>
    <w:rsid w:val="00187A5D"/>
    <w:rsid w:val="00187B1D"/>
    <w:rsid w:val="00187B63"/>
    <w:rsid w:val="00187BF0"/>
    <w:rsid w:val="00187DBC"/>
    <w:rsid w:val="00187EEA"/>
    <w:rsid w:val="00187F3A"/>
    <w:rsid w:val="00187F62"/>
    <w:rsid w:val="0019017D"/>
    <w:rsid w:val="00190294"/>
    <w:rsid w:val="0019029B"/>
    <w:rsid w:val="001902AD"/>
    <w:rsid w:val="001902C9"/>
    <w:rsid w:val="00190322"/>
    <w:rsid w:val="001904DD"/>
    <w:rsid w:val="001904F4"/>
    <w:rsid w:val="00190502"/>
    <w:rsid w:val="001908C6"/>
    <w:rsid w:val="0019097B"/>
    <w:rsid w:val="00190981"/>
    <w:rsid w:val="00190B83"/>
    <w:rsid w:val="00190BBB"/>
    <w:rsid w:val="00190BE3"/>
    <w:rsid w:val="00190BE7"/>
    <w:rsid w:val="00190CA7"/>
    <w:rsid w:val="00190CAE"/>
    <w:rsid w:val="00190F08"/>
    <w:rsid w:val="001916EB"/>
    <w:rsid w:val="00191967"/>
    <w:rsid w:val="001919DB"/>
    <w:rsid w:val="00191A21"/>
    <w:rsid w:val="00191AEA"/>
    <w:rsid w:val="00191B03"/>
    <w:rsid w:val="00191B3D"/>
    <w:rsid w:val="00191C6B"/>
    <w:rsid w:val="00191CEB"/>
    <w:rsid w:val="00191E82"/>
    <w:rsid w:val="00192025"/>
    <w:rsid w:val="00192083"/>
    <w:rsid w:val="001920B0"/>
    <w:rsid w:val="00192220"/>
    <w:rsid w:val="001922F3"/>
    <w:rsid w:val="001923C0"/>
    <w:rsid w:val="001924B4"/>
    <w:rsid w:val="001927E7"/>
    <w:rsid w:val="00192861"/>
    <w:rsid w:val="0019288E"/>
    <w:rsid w:val="00192925"/>
    <w:rsid w:val="00192CD5"/>
    <w:rsid w:val="00192D75"/>
    <w:rsid w:val="00192E02"/>
    <w:rsid w:val="00192FFA"/>
    <w:rsid w:val="0019318B"/>
    <w:rsid w:val="00193814"/>
    <w:rsid w:val="00193C8C"/>
    <w:rsid w:val="00193D2E"/>
    <w:rsid w:val="00193E2B"/>
    <w:rsid w:val="00193EA9"/>
    <w:rsid w:val="0019407D"/>
    <w:rsid w:val="00194147"/>
    <w:rsid w:val="0019449D"/>
    <w:rsid w:val="001944D0"/>
    <w:rsid w:val="001945FD"/>
    <w:rsid w:val="00194971"/>
    <w:rsid w:val="00194BC4"/>
    <w:rsid w:val="00194C7F"/>
    <w:rsid w:val="00194F6A"/>
    <w:rsid w:val="0019532E"/>
    <w:rsid w:val="00195553"/>
    <w:rsid w:val="001957B0"/>
    <w:rsid w:val="00195834"/>
    <w:rsid w:val="00195A66"/>
    <w:rsid w:val="00195CCB"/>
    <w:rsid w:val="00195DE8"/>
    <w:rsid w:val="00195FC6"/>
    <w:rsid w:val="0019611D"/>
    <w:rsid w:val="00196247"/>
    <w:rsid w:val="0019640E"/>
    <w:rsid w:val="0019642D"/>
    <w:rsid w:val="001964B5"/>
    <w:rsid w:val="001965F0"/>
    <w:rsid w:val="00196886"/>
    <w:rsid w:val="00196A3C"/>
    <w:rsid w:val="00196C4D"/>
    <w:rsid w:val="00196DE4"/>
    <w:rsid w:val="00197606"/>
    <w:rsid w:val="001976C8"/>
    <w:rsid w:val="001979F0"/>
    <w:rsid w:val="00197A64"/>
    <w:rsid w:val="00197C1B"/>
    <w:rsid w:val="00197CA5"/>
    <w:rsid w:val="00197D59"/>
    <w:rsid w:val="00197D69"/>
    <w:rsid w:val="00197E0F"/>
    <w:rsid w:val="00197E33"/>
    <w:rsid w:val="00197FC5"/>
    <w:rsid w:val="0019FB9E"/>
    <w:rsid w:val="001A0069"/>
    <w:rsid w:val="001A0095"/>
    <w:rsid w:val="001A02CB"/>
    <w:rsid w:val="001A03AA"/>
    <w:rsid w:val="001A0492"/>
    <w:rsid w:val="001A0498"/>
    <w:rsid w:val="001A04D4"/>
    <w:rsid w:val="001A059E"/>
    <w:rsid w:val="001A07AE"/>
    <w:rsid w:val="001A0977"/>
    <w:rsid w:val="001A0B90"/>
    <w:rsid w:val="001A0BB2"/>
    <w:rsid w:val="001A0D58"/>
    <w:rsid w:val="001A0DE2"/>
    <w:rsid w:val="001A0F12"/>
    <w:rsid w:val="001A0F1C"/>
    <w:rsid w:val="001A0F59"/>
    <w:rsid w:val="001A0F80"/>
    <w:rsid w:val="001A0FC0"/>
    <w:rsid w:val="001A1066"/>
    <w:rsid w:val="001A128E"/>
    <w:rsid w:val="001A165D"/>
    <w:rsid w:val="001A16BB"/>
    <w:rsid w:val="001A1730"/>
    <w:rsid w:val="001A184D"/>
    <w:rsid w:val="001A19A4"/>
    <w:rsid w:val="001A19D7"/>
    <w:rsid w:val="001A1A78"/>
    <w:rsid w:val="001A1ACF"/>
    <w:rsid w:val="001A1C4A"/>
    <w:rsid w:val="001A1CA4"/>
    <w:rsid w:val="001A20AD"/>
    <w:rsid w:val="001A21D1"/>
    <w:rsid w:val="001A226C"/>
    <w:rsid w:val="001A22BC"/>
    <w:rsid w:val="001A2573"/>
    <w:rsid w:val="001A25C0"/>
    <w:rsid w:val="001A2802"/>
    <w:rsid w:val="001A2837"/>
    <w:rsid w:val="001A29DE"/>
    <w:rsid w:val="001A2C6D"/>
    <w:rsid w:val="001A2C8F"/>
    <w:rsid w:val="001A2CEB"/>
    <w:rsid w:val="001A2D68"/>
    <w:rsid w:val="001A30B3"/>
    <w:rsid w:val="001A30D9"/>
    <w:rsid w:val="001A30FF"/>
    <w:rsid w:val="001A3131"/>
    <w:rsid w:val="001A3203"/>
    <w:rsid w:val="001A3272"/>
    <w:rsid w:val="001A33D1"/>
    <w:rsid w:val="001A358C"/>
    <w:rsid w:val="001A3620"/>
    <w:rsid w:val="001A36B7"/>
    <w:rsid w:val="001A37B4"/>
    <w:rsid w:val="001A39C9"/>
    <w:rsid w:val="001A3A3A"/>
    <w:rsid w:val="001A3C10"/>
    <w:rsid w:val="001A3CAC"/>
    <w:rsid w:val="001A3D4D"/>
    <w:rsid w:val="001A3DD1"/>
    <w:rsid w:val="001A4136"/>
    <w:rsid w:val="001A4189"/>
    <w:rsid w:val="001A418D"/>
    <w:rsid w:val="001A424B"/>
    <w:rsid w:val="001A43DD"/>
    <w:rsid w:val="001A469C"/>
    <w:rsid w:val="001A4C4B"/>
    <w:rsid w:val="001A4C70"/>
    <w:rsid w:val="001A4E43"/>
    <w:rsid w:val="001A4F9E"/>
    <w:rsid w:val="001A4FEA"/>
    <w:rsid w:val="001A5032"/>
    <w:rsid w:val="001A504D"/>
    <w:rsid w:val="001A5154"/>
    <w:rsid w:val="001A55D7"/>
    <w:rsid w:val="001A5606"/>
    <w:rsid w:val="001A5761"/>
    <w:rsid w:val="001A5811"/>
    <w:rsid w:val="001A597B"/>
    <w:rsid w:val="001A59C3"/>
    <w:rsid w:val="001A5A7A"/>
    <w:rsid w:val="001A5B39"/>
    <w:rsid w:val="001A5D81"/>
    <w:rsid w:val="001A5DE0"/>
    <w:rsid w:val="001A5FFC"/>
    <w:rsid w:val="001A6485"/>
    <w:rsid w:val="001A6508"/>
    <w:rsid w:val="001A653B"/>
    <w:rsid w:val="001A68A7"/>
    <w:rsid w:val="001A6AD5"/>
    <w:rsid w:val="001A6D7F"/>
    <w:rsid w:val="001A6DB8"/>
    <w:rsid w:val="001A6F87"/>
    <w:rsid w:val="001A746E"/>
    <w:rsid w:val="001A75DF"/>
    <w:rsid w:val="001A7725"/>
    <w:rsid w:val="001A78BF"/>
    <w:rsid w:val="001A78FD"/>
    <w:rsid w:val="001A7C42"/>
    <w:rsid w:val="001A7C62"/>
    <w:rsid w:val="001A7DBF"/>
    <w:rsid w:val="001A7E20"/>
    <w:rsid w:val="001B0107"/>
    <w:rsid w:val="001B0146"/>
    <w:rsid w:val="001B033B"/>
    <w:rsid w:val="001B0611"/>
    <w:rsid w:val="001B07AF"/>
    <w:rsid w:val="001B07C8"/>
    <w:rsid w:val="001B0917"/>
    <w:rsid w:val="001B099C"/>
    <w:rsid w:val="001B09D6"/>
    <w:rsid w:val="001B0B39"/>
    <w:rsid w:val="001B0B63"/>
    <w:rsid w:val="001B0C0B"/>
    <w:rsid w:val="001B0C23"/>
    <w:rsid w:val="001B0EA5"/>
    <w:rsid w:val="001B11F2"/>
    <w:rsid w:val="001B12AF"/>
    <w:rsid w:val="001B133A"/>
    <w:rsid w:val="001B1342"/>
    <w:rsid w:val="001B1391"/>
    <w:rsid w:val="001B14BB"/>
    <w:rsid w:val="001B150B"/>
    <w:rsid w:val="001B1540"/>
    <w:rsid w:val="001B159E"/>
    <w:rsid w:val="001B1652"/>
    <w:rsid w:val="001B1A00"/>
    <w:rsid w:val="001B1D97"/>
    <w:rsid w:val="001B1EBD"/>
    <w:rsid w:val="001B2393"/>
    <w:rsid w:val="001B25BF"/>
    <w:rsid w:val="001B25FB"/>
    <w:rsid w:val="001B2738"/>
    <w:rsid w:val="001B27CE"/>
    <w:rsid w:val="001B283C"/>
    <w:rsid w:val="001B2984"/>
    <w:rsid w:val="001B2B4C"/>
    <w:rsid w:val="001B2D13"/>
    <w:rsid w:val="001B2EE1"/>
    <w:rsid w:val="001B2F41"/>
    <w:rsid w:val="001B2FA5"/>
    <w:rsid w:val="001B31A6"/>
    <w:rsid w:val="001B371F"/>
    <w:rsid w:val="001B3861"/>
    <w:rsid w:val="001B38B8"/>
    <w:rsid w:val="001B3909"/>
    <w:rsid w:val="001B3A21"/>
    <w:rsid w:val="001B3C50"/>
    <w:rsid w:val="001B3CDD"/>
    <w:rsid w:val="001B3D10"/>
    <w:rsid w:val="001B3D44"/>
    <w:rsid w:val="001B3DA5"/>
    <w:rsid w:val="001B3DD2"/>
    <w:rsid w:val="001B4111"/>
    <w:rsid w:val="001B4233"/>
    <w:rsid w:val="001B45FC"/>
    <w:rsid w:val="001B461C"/>
    <w:rsid w:val="001B46D5"/>
    <w:rsid w:val="001B4ABF"/>
    <w:rsid w:val="001B5091"/>
    <w:rsid w:val="001B519F"/>
    <w:rsid w:val="001B5571"/>
    <w:rsid w:val="001B5824"/>
    <w:rsid w:val="001B5A0C"/>
    <w:rsid w:val="001B5A1D"/>
    <w:rsid w:val="001B5A8B"/>
    <w:rsid w:val="001B5B4B"/>
    <w:rsid w:val="001B5DD6"/>
    <w:rsid w:val="001B5E19"/>
    <w:rsid w:val="001B605C"/>
    <w:rsid w:val="001B609E"/>
    <w:rsid w:val="001B60AE"/>
    <w:rsid w:val="001B616D"/>
    <w:rsid w:val="001B6183"/>
    <w:rsid w:val="001B6205"/>
    <w:rsid w:val="001B6522"/>
    <w:rsid w:val="001B65CA"/>
    <w:rsid w:val="001B66EC"/>
    <w:rsid w:val="001B6836"/>
    <w:rsid w:val="001B6977"/>
    <w:rsid w:val="001B69AC"/>
    <w:rsid w:val="001B6B2F"/>
    <w:rsid w:val="001B6BD9"/>
    <w:rsid w:val="001B6DDF"/>
    <w:rsid w:val="001B6EC4"/>
    <w:rsid w:val="001B6F26"/>
    <w:rsid w:val="001B6F6C"/>
    <w:rsid w:val="001B7050"/>
    <w:rsid w:val="001B7144"/>
    <w:rsid w:val="001B73E0"/>
    <w:rsid w:val="001B7428"/>
    <w:rsid w:val="001B7437"/>
    <w:rsid w:val="001B76B4"/>
    <w:rsid w:val="001B771C"/>
    <w:rsid w:val="001B782B"/>
    <w:rsid w:val="001B7AB4"/>
    <w:rsid w:val="001B7B12"/>
    <w:rsid w:val="001B7B9E"/>
    <w:rsid w:val="001B7DA3"/>
    <w:rsid w:val="001B7DAE"/>
    <w:rsid w:val="001B7F74"/>
    <w:rsid w:val="001B7FBD"/>
    <w:rsid w:val="001C006A"/>
    <w:rsid w:val="001C02FF"/>
    <w:rsid w:val="001C030A"/>
    <w:rsid w:val="001C045A"/>
    <w:rsid w:val="001C0528"/>
    <w:rsid w:val="001C0630"/>
    <w:rsid w:val="001C086F"/>
    <w:rsid w:val="001C091A"/>
    <w:rsid w:val="001C0968"/>
    <w:rsid w:val="001C0997"/>
    <w:rsid w:val="001C09F7"/>
    <w:rsid w:val="001C0BC7"/>
    <w:rsid w:val="001C0CD0"/>
    <w:rsid w:val="001C0E89"/>
    <w:rsid w:val="001C0F0B"/>
    <w:rsid w:val="001C11C3"/>
    <w:rsid w:val="001C1358"/>
    <w:rsid w:val="001C15A7"/>
    <w:rsid w:val="001C1609"/>
    <w:rsid w:val="001C1847"/>
    <w:rsid w:val="001C194A"/>
    <w:rsid w:val="001C1952"/>
    <w:rsid w:val="001C1989"/>
    <w:rsid w:val="001C1A0E"/>
    <w:rsid w:val="001C1B04"/>
    <w:rsid w:val="001C1BAC"/>
    <w:rsid w:val="001C1BF4"/>
    <w:rsid w:val="001C1C7A"/>
    <w:rsid w:val="001C1DF0"/>
    <w:rsid w:val="001C1E27"/>
    <w:rsid w:val="001C2152"/>
    <w:rsid w:val="001C231E"/>
    <w:rsid w:val="001C2357"/>
    <w:rsid w:val="001C238D"/>
    <w:rsid w:val="001C279A"/>
    <w:rsid w:val="001C27C6"/>
    <w:rsid w:val="001C28F9"/>
    <w:rsid w:val="001C2952"/>
    <w:rsid w:val="001C29BC"/>
    <w:rsid w:val="001C2B28"/>
    <w:rsid w:val="001C2BBB"/>
    <w:rsid w:val="001C2C0F"/>
    <w:rsid w:val="001C2E25"/>
    <w:rsid w:val="001C3402"/>
    <w:rsid w:val="001C3413"/>
    <w:rsid w:val="001C3569"/>
    <w:rsid w:val="001C35F3"/>
    <w:rsid w:val="001C3B25"/>
    <w:rsid w:val="001C3B28"/>
    <w:rsid w:val="001C3BBC"/>
    <w:rsid w:val="001C3CC7"/>
    <w:rsid w:val="001C3D01"/>
    <w:rsid w:val="001C3E0B"/>
    <w:rsid w:val="001C3E50"/>
    <w:rsid w:val="001C3E77"/>
    <w:rsid w:val="001C3E7E"/>
    <w:rsid w:val="001C3F73"/>
    <w:rsid w:val="001C3F7E"/>
    <w:rsid w:val="001C407B"/>
    <w:rsid w:val="001C4106"/>
    <w:rsid w:val="001C44B6"/>
    <w:rsid w:val="001C460B"/>
    <w:rsid w:val="001C48E1"/>
    <w:rsid w:val="001C4929"/>
    <w:rsid w:val="001C49B6"/>
    <w:rsid w:val="001C49CA"/>
    <w:rsid w:val="001C49E2"/>
    <w:rsid w:val="001C4A4C"/>
    <w:rsid w:val="001C4C3F"/>
    <w:rsid w:val="001C50C1"/>
    <w:rsid w:val="001C5430"/>
    <w:rsid w:val="001C5469"/>
    <w:rsid w:val="001C546E"/>
    <w:rsid w:val="001C5490"/>
    <w:rsid w:val="001C54C1"/>
    <w:rsid w:val="001C58C0"/>
    <w:rsid w:val="001C58F3"/>
    <w:rsid w:val="001C5B9D"/>
    <w:rsid w:val="001C5BD8"/>
    <w:rsid w:val="001C5C13"/>
    <w:rsid w:val="001C5DC4"/>
    <w:rsid w:val="001C5EB2"/>
    <w:rsid w:val="001C5F3E"/>
    <w:rsid w:val="001C5F45"/>
    <w:rsid w:val="001C5F57"/>
    <w:rsid w:val="001C5F97"/>
    <w:rsid w:val="001C6119"/>
    <w:rsid w:val="001C6178"/>
    <w:rsid w:val="001C6232"/>
    <w:rsid w:val="001C64E7"/>
    <w:rsid w:val="001C6575"/>
    <w:rsid w:val="001C66C2"/>
    <w:rsid w:val="001C6809"/>
    <w:rsid w:val="001C6B6D"/>
    <w:rsid w:val="001C6BD9"/>
    <w:rsid w:val="001C6BF4"/>
    <w:rsid w:val="001C6EA4"/>
    <w:rsid w:val="001C6F1D"/>
    <w:rsid w:val="001C6F64"/>
    <w:rsid w:val="001C6FAC"/>
    <w:rsid w:val="001C7148"/>
    <w:rsid w:val="001C71E7"/>
    <w:rsid w:val="001C7231"/>
    <w:rsid w:val="001C72D1"/>
    <w:rsid w:val="001C7343"/>
    <w:rsid w:val="001C749E"/>
    <w:rsid w:val="001C74A7"/>
    <w:rsid w:val="001C76D4"/>
    <w:rsid w:val="001C778F"/>
    <w:rsid w:val="001C7907"/>
    <w:rsid w:val="001C7A2F"/>
    <w:rsid w:val="001C7AAA"/>
    <w:rsid w:val="001C7E21"/>
    <w:rsid w:val="001C7F33"/>
    <w:rsid w:val="001C7F85"/>
    <w:rsid w:val="001D0131"/>
    <w:rsid w:val="001D0147"/>
    <w:rsid w:val="001D01D9"/>
    <w:rsid w:val="001D025D"/>
    <w:rsid w:val="001D0336"/>
    <w:rsid w:val="001D04CF"/>
    <w:rsid w:val="001D074A"/>
    <w:rsid w:val="001D07A4"/>
    <w:rsid w:val="001D08E7"/>
    <w:rsid w:val="001D09F2"/>
    <w:rsid w:val="001D0A0E"/>
    <w:rsid w:val="001D0B10"/>
    <w:rsid w:val="001D0BCC"/>
    <w:rsid w:val="001D0D21"/>
    <w:rsid w:val="001D0E7E"/>
    <w:rsid w:val="001D0F84"/>
    <w:rsid w:val="001D1177"/>
    <w:rsid w:val="001D121B"/>
    <w:rsid w:val="001D12FD"/>
    <w:rsid w:val="001D15BC"/>
    <w:rsid w:val="001D1753"/>
    <w:rsid w:val="001D180A"/>
    <w:rsid w:val="001D19DA"/>
    <w:rsid w:val="001D1CEF"/>
    <w:rsid w:val="001D1D50"/>
    <w:rsid w:val="001D1D62"/>
    <w:rsid w:val="001D2032"/>
    <w:rsid w:val="001D20DC"/>
    <w:rsid w:val="001D20EE"/>
    <w:rsid w:val="001D2346"/>
    <w:rsid w:val="001D241A"/>
    <w:rsid w:val="001D257C"/>
    <w:rsid w:val="001D2751"/>
    <w:rsid w:val="001D27BC"/>
    <w:rsid w:val="001D2959"/>
    <w:rsid w:val="001D29BB"/>
    <w:rsid w:val="001D2AA4"/>
    <w:rsid w:val="001D2BF2"/>
    <w:rsid w:val="001D2CE2"/>
    <w:rsid w:val="001D2E2C"/>
    <w:rsid w:val="001D3098"/>
    <w:rsid w:val="001D31E5"/>
    <w:rsid w:val="001D3229"/>
    <w:rsid w:val="001D3453"/>
    <w:rsid w:val="001D364E"/>
    <w:rsid w:val="001D39DC"/>
    <w:rsid w:val="001D3B78"/>
    <w:rsid w:val="001D3BA8"/>
    <w:rsid w:val="001D3CAC"/>
    <w:rsid w:val="001D3CB9"/>
    <w:rsid w:val="001D3CD2"/>
    <w:rsid w:val="001D40F1"/>
    <w:rsid w:val="001D4189"/>
    <w:rsid w:val="001D4256"/>
    <w:rsid w:val="001D43F8"/>
    <w:rsid w:val="001D43FA"/>
    <w:rsid w:val="001D44A2"/>
    <w:rsid w:val="001D44D8"/>
    <w:rsid w:val="001D45A8"/>
    <w:rsid w:val="001D46C7"/>
    <w:rsid w:val="001D46FD"/>
    <w:rsid w:val="001D49D6"/>
    <w:rsid w:val="001D4A7F"/>
    <w:rsid w:val="001D4B14"/>
    <w:rsid w:val="001D4D32"/>
    <w:rsid w:val="001D4D4D"/>
    <w:rsid w:val="001D504C"/>
    <w:rsid w:val="001D5131"/>
    <w:rsid w:val="001D51A2"/>
    <w:rsid w:val="001D531D"/>
    <w:rsid w:val="001D535F"/>
    <w:rsid w:val="001D545F"/>
    <w:rsid w:val="001D565D"/>
    <w:rsid w:val="001D56C9"/>
    <w:rsid w:val="001D57AB"/>
    <w:rsid w:val="001D5A98"/>
    <w:rsid w:val="001D5AA3"/>
    <w:rsid w:val="001D5AD1"/>
    <w:rsid w:val="001D5B10"/>
    <w:rsid w:val="001D5BA9"/>
    <w:rsid w:val="001D5D1B"/>
    <w:rsid w:val="001D5EB4"/>
    <w:rsid w:val="001D62E1"/>
    <w:rsid w:val="001D631D"/>
    <w:rsid w:val="001D6505"/>
    <w:rsid w:val="001D662D"/>
    <w:rsid w:val="001D66E3"/>
    <w:rsid w:val="001D677A"/>
    <w:rsid w:val="001D677F"/>
    <w:rsid w:val="001D67CB"/>
    <w:rsid w:val="001D68A5"/>
    <w:rsid w:val="001D695F"/>
    <w:rsid w:val="001D6A78"/>
    <w:rsid w:val="001D6DB8"/>
    <w:rsid w:val="001D6DC2"/>
    <w:rsid w:val="001D6EEC"/>
    <w:rsid w:val="001D705E"/>
    <w:rsid w:val="001D717F"/>
    <w:rsid w:val="001D71A4"/>
    <w:rsid w:val="001D71B9"/>
    <w:rsid w:val="001D71F0"/>
    <w:rsid w:val="001D7266"/>
    <w:rsid w:val="001D72F9"/>
    <w:rsid w:val="001D79EC"/>
    <w:rsid w:val="001D7A71"/>
    <w:rsid w:val="001D7AA2"/>
    <w:rsid w:val="001D7D8B"/>
    <w:rsid w:val="001D7EE1"/>
    <w:rsid w:val="001D7F6F"/>
    <w:rsid w:val="001E0138"/>
    <w:rsid w:val="001E03EF"/>
    <w:rsid w:val="001E052F"/>
    <w:rsid w:val="001E0629"/>
    <w:rsid w:val="001E0746"/>
    <w:rsid w:val="001E098D"/>
    <w:rsid w:val="001E0BC4"/>
    <w:rsid w:val="001E0DD5"/>
    <w:rsid w:val="001E0E84"/>
    <w:rsid w:val="001E0EAE"/>
    <w:rsid w:val="001E0FE8"/>
    <w:rsid w:val="001E1544"/>
    <w:rsid w:val="001E15AD"/>
    <w:rsid w:val="001E18AE"/>
    <w:rsid w:val="001E1A53"/>
    <w:rsid w:val="001E1AA8"/>
    <w:rsid w:val="001E1B23"/>
    <w:rsid w:val="001E1B2E"/>
    <w:rsid w:val="001E1BFB"/>
    <w:rsid w:val="001E1C07"/>
    <w:rsid w:val="001E1C36"/>
    <w:rsid w:val="001E23AC"/>
    <w:rsid w:val="001E240E"/>
    <w:rsid w:val="001E25AB"/>
    <w:rsid w:val="001E25E4"/>
    <w:rsid w:val="001E25F4"/>
    <w:rsid w:val="001E27A9"/>
    <w:rsid w:val="001E286C"/>
    <w:rsid w:val="001E28C2"/>
    <w:rsid w:val="001E2A93"/>
    <w:rsid w:val="001E2ABC"/>
    <w:rsid w:val="001E2B28"/>
    <w:rsid w:val="001E2B50"/>
    <w:rsid w:val="001E2BE5"/>
    <w:rsid w:val="001E2C37"/>
    <w:rsid w:val="001E2D0B"/>
    <w:rsid w:val="001E2FD5"/>
    <w:rsid w:val="001E31ED"/>
    <w:rsid w:val="001E3276"/>
    <w:rsid w:val="001E32F5"/>
    <w:rsid w:val="001E334B"/>
    <w:rsid w:val="001E3366"/>
    <w:rsid w:val="001E3445"/>
    <w:rsid w:val="001E34D6"/>
    <w:rsid w:val="001E361F"/>
    <w:rsid w:val="001E3B07"/>
    <w:rsid w:val="001E3B38"/>
    <w:rsid w:val="001E410C"/>
    <w:rsid w:val="001E41E6"/>
    <w:rsid w:val="001E4380"/>
    <w:rsid w:val="001E444B"/>
    <w:rsid w:val="001E455E"/>
    <w:rsid w:val="001E4764"/>
    <w:rsid w:val="001E4A8B"/>
    <w:rsid w:val="001E4B88"/>
    <w:rsid w:val="001E4B96"/>
    <w:rsid w:val="001E4B9A"/>
    <w:rsid w:val="001E4D01"/>
    <w:rsid w:val="001E4DA8"/>
    <w:rsid w:val="001E4E09"/>
    <w:rsid w:val="001E4E73"/>
    <w:rsid w:val="001E505E"/>
    <w:rsid w:val="001E5063"/>
    <w:rsid w:val="001E5481"/>
    <w:rsid w:val="001E54CF"/>
    <w:rsid w:val="001E55C3"/>
    <w:rsid w:val="001E5712"/>
    <w:rsid w:val="001E5A70"/>
    <w:rsid w:val="001E5AD5"/>
    <w:rsid w:val="001E5B1D"/>
    <w:rsid w:val="001E5F09"/>
    <w:rsid w:val="001E5F43"/>
    <w:rsid w:val="001E5F55"/>
    <w:rsid w:val="001E630C"/>
    <w:rsid w:val="001E6341"/>
    <w:rsid w:val="001E63E8"/>
    <w:rsid w:val="001E64A3"/>
    <w:rsid w:val="001E6703"/>
    <w:rsid w:val="001E67DC"/>
    <w:rsid w:val="001E684B"/>
    <w:rsid w:val="001E6867"/>
    <w:rsid w:val="001E690B"/>
    <w:rsid w:val="001E69B2"/>
    <w:rsid w:val="001E7172"/>
    <w:rsid w:val="001E73D7"/>
    <w:rsid w:val="001E7460"/>
    <w:rsid w:val="001E7574"/>
    <w:rsid w:val="001E757C"/>
    <w:rsid w:val="001E7660"/>
    <w:rsid w:val="001E7A36"/>
    <w:rsid w:val="001E7A6D"/>
    <w:rsid w:val="001E7B78"/>
    <w:rsid w:val="001E7B91"/>
    <w:rsid w:val="001E7BC3"/>
    <w:rsid w:val="001E7C15"/>
    <w:rsid w:val="001E7FC9"/>
    <w:rsid w:val="001ED96C"/>
    <w:rsid w:val="001F0029"/>
    <w:rsid w:val="001F0154"/>
    <w:rsid w:val="001F0359"/>
    <w:rsid w:val="001F03FD"/>
    <w:rsid w:val="001F04C7"/>
    <w:rsid w:val="001F06C3"/>
    <w:rsid w:val="001F096A"/>
    <w:rsid w:val="001F099A"/>
    <w:rsid w:val="001F0B84"/>
    <w:rsid w:val="001F0BB9"/>
    <w:rsid w:val="001F0C3F"/>
    <w:rsid w:val="001F13F5"/>
    <w:rsid w:val="001F140B"/>
    <w:rsid w:val="001F16E3"/>
    <w:rsid w:val="001F1712"/>
    <w:rsid w:val="001F19E3"/>
    <w:rsid w:val="001F1A12"/>
    <w:rsid w:val="001F1A57"/>
    <w:rsid w:val="001F1B2C"/>
    <w:rsid w:val="001F1B76"/>
    <w:rsid w:val="001F1B7F"/>
    <w:rsid w:val="001F1BF5"/>
    <w:rsid w:val="001F1E75"/>
    <w:rsid w:val="001F1E85"/>
    <w:rsid w:val="001F1EC7"/>
    <w:rsid w:val="001F2001"/>
    <w:rsid w:val="001F22AD"/>
    <w:rsid w:val="001F22F9"/>
    <w:rsid w:val="001F2308"/>
    <w:rsid w:val="001F23EA"/>
    <w:rsid w:val="001F25BE"/>
    <w:rsid w:val="001F2773"/>
    <w:rsid w:val="001F2870"/>
    <w:rsid w:val="001F2A55"/>
    <w:rsid w:val="001F2A81"/>
    <w:rsid w:val="001F2AF8"/>
    <w:rsid w:val="001F2B82"/>
    <w:rsid w:val="001F2BF4"/>
    <w:rsid w:val="001F2C33"/>
    <w:rsid w:val="001F2D4E"/>
    <w:rsid w:val="001F2E26"/>
    <w:rsid w:val="001F2EB4"/>
    <w:rsid w:val="001F310E"/>
    <w:rsid w:val="001F322A"/>
    <w:rsid w:val="001F322E"/>
    <w:rsid w:val="001F325A"/>
    <w:rsid w:val="001F3359"/>
    <w:rsid w:val="001F34B7"/>
    <w:rsid w:val="001F34E0"/>
    <w:rsid w:val="001F3520"/>
    <w:rsid w:val="001F3599"/>
    <w:rsid w:val="001F3688"/>
    <w:rsid w:val="001F39F7"/>
    <w:rsid w:val="001F3A49"/>
    <w:rsid w:val="001F3AF9"/>
    <w:rsid w:val="001F3B36"/>
    <w:rsid w:val="001F3B52"/>
    <w:rsid w:val="001F3EBD"/>
    <w:rsid w:val="001F3F77"/>
    <w:rsid w:val="001F4054"/>
    <w:rsid w:val="001F40FE"/>
    <w:rsid w:val="001F44A6"/>
    <w:rsid w:val="001F44D7"/>
    <w:rsid w:val="001F472E"/>
    <w:rsid w:val="001F4756"/>
    <w:rsid w:val="001F4799"/>
    <w:rsid w:val="001F47EC"/>
    <w:rsid w:val="001F4887"/>
    <w:rsid w:val="001F48F2"/>
    <w:rsid w:val="001F4B6B"/>
    <w:rsid w:val="001F4BA5"/>
    <w:rsid w:val="001F4C06"/>
    <w:rsid w:val="001F4E58"/>
    <w:rsid w:val="001F4EB6"/>
    <w:rsid w:val="001F4EBA"/>
    <w:rsid w:val="001F50BB"/>
    <w:rsid w:val="001F535F"/>
    <w:rsid w:val="001F551B"/>
    <w:rsid w:val="001F572A"/>
    <w:rsid w:val="001F5737"/>
    <w:rsid w:val="001F597A"/>
    <w:rsid w:val="001F5993"/>
    <w:rsid w:val="001F5AE0"/>
    <w:rsid w:val="001F5F7D"/>
    <w:rsid w:val="001F6075"/>
    <w:rsid w:val="001F6104"/>
    <w:rsid w:val="001F6229"/>
    <w:rsid w:val="001F63C4"/>
    <w:rsid w:val="001F68C7"/>
    <w:rsid w:val="001F68F8"/>
    <w:rsid w:val="001F692B"/>
    <w:rsid w:val="001F6968"/>
    <w:rsid w:val="001F6A5B"/>
    <w:rsid w:val="001F6AA9"/>
    <w:rsid w:val="001F6C39"/>
    <w:rsid w:val="001F6C3D"/>
    <w:rsid w:val="001F6D90"/>
    <w:rsid w:val="001F704D"/>
    <w:rsid w:val="001F70F3"/>
    <w:rsid w:val="001F7151"/>
    <w:rsid w:val="001F7244"/>
    <w:rsid w:val="001F7314"/>
    <w:rsid w:val="001F73F1"/>
    <w:rsid w:val="001F7435"/>
    <w:rsid w:val="001F749F"/>
    <w:rsid w:val="001F754E"/>
    <w:rsid w:val="001F7656"/>
    <w:rsid w:val="001F77B0"/>
    <w:rsid w:val="001F78A2"/>
    <w:rsid w:val="001F78A3"/>
    <w:rsid w:val="001F7963"/>
    <w:rsid w:val="001F7D27"/>
    <w:rsid w:val="001F7ECB"/>
    <w:rsid w:val="001FEB1F"/>
    <w:rsid w:val="00200028"/>
    <w:rsid w:val="002001B1"/>
    <w:rsid w:val="00200206"/>
    <w:rsid w:val="0020022A"/>
    <w:rsid w:val="00200493"/>
    <w:rsid w:val="00200600"/>
    <w:rsid w:val="00200756"/>
    <w:rsid w:val="0020089F"/>
    <w:rsid w:val="0020093D"/>
    <w:rsid w:val="00200987"/>
    <w:rsid w:val="00200A34"/>
    <w:rsid w:val="00200A4B"/>
    <w:rsid w:val="00200ABB"/>
    <w:rsid w:val="00200ABC"/>
    <w:rsid w:val="00200C5F"/>
    <w:rsid w:val="00200D22"/>
    <w:rsid w:val="00200DA9"/>
    <w:rsid w:val="00200EFB"/>
    <w:rsid w:val="00200F80"/>
    <w:rsid w:val="00200FC9"/>
    <w:rsid w:val="00201350"/>
    <w:rsid w:val="00201600"/>
    <w:rsid w:val="00201A1E"/>
    <w:rsid w:val="00201AD5"/>
    <w:rsid w:val="00201F9E"/>
    <w:rsid w:val="00202173"/>
    <w:rsid w:val="0020222F"/>
    <w:rsid w:val="00202305"/>
    <w:rsid w:val="00202468"/>
    <w:rsid w:val="00202526"/>
    <w:rsid w:val="0020258B"/>
    <w:rsid w:val="0020289C"/>
    <w:rsid w:val="002028C1"/>
    <w:rsid w:val="00202A34"/>
    <w:rsid w:val="00202A7F"/>
    <w:rsid w:val="00202D5C"/>
    <w:rsid w:val="00202D72"/>
    <w:rsid w:val="00202E99"/>
    <w:rsid w:val="00202FDE"/>
    <w:rsid w:val="00203179"/>
    <w:rsid w:val="002031C6"/>
    <w:rsid w:val="002032DB"/>
    <w:rsid w:val="002032FA"/>
    <w:rsid w:val="00203306"/>
    <w:rsid w:val="002033E5"/>
    <w:rsid w:val="00203463"/>
    <w:rsid w:val="002035DD"/>
    <w:rsid w:val="002035F2"/>
    <w:rsid w:val="002036B7"/>
    <w:rsid w:val="00203931"/>
    <w:rsid w:val="0020398C"/>
    <w:rsid w:val="00203AB9"/>
    <w:rsid w:val="00203D0A"/>
    <w:rsid w:val="00203E7D"/>
    <w:rsid w:val="00203EF5"/>
    <w:rsid w:val="00203F0F"/>
    <w:rsid w:val="00203FC7"/>
    <w:rsid w:val="00203FDA"/>
    <w:rsid w:val="0020418C"/>
    <w:rsid w:val="00204316"/>
    <w:rsid w:val="00204434"/>
    <w:rsid w:val="00204445"/>
    <w:rsid w:val="00204453"/>
    <w:rsid w:val="00204513"/>
    <w:rsid w:val="002045D0"/>
    <w:rsid w:val="00204835"/>
    <w:rsid w:val="002048BC"/>
    <w:rsid w:val="00204936"/>
    <w:rsid w:val="00204938"/>
    <w:rsid w:val="00204A25"/>
    <w:rsid w:val="00204C5D"/>
    <w:rsid w:val="00204CC5"/>
    <w:rsid w:val="0020502D"/>
    <w:rsid w:val="002050F1"/>
    <w:rsid w:val="002050FE"/>
    <w:rsid w:val="0020515A"/>
    <w:rsid w:val="002051E9"/>
    <w:rsid w:val="002052DF"/>
    <w:rsid w:val="00205387"/>
    <w:rsid w:val="00205476"/>
    <w:rsid w:val="002056DF"/>
    <w:rsid w:val="002059B3"/>
    <w:rsid w:val="00205AAA"/>
    <w:rsid w:val="00205DB4"/>
    <w:rsid w:val="002060F1"/>
    <w:rsid w:val="0020612A"/>
    <w:rsid w:val="002062A3"/>
    <w:rsid w:val="002062E4"/>
    <w:rsid w:val="0020658C"/>
    <w:rsid w:val="0020687B"/>
    <w:rsid w:val="00206A4C"/>
    <w:rsid w:val="00206D4F"/>
    <w:rsid w:val="00206E21"/>
    <w:rsid w:val="00206E22"/>
    <w:rsid w:val="00206E23"/>
    <w:rsid w:val="00206F4B"/>
    <w:rsid w:val="00206F8A"/>
    <w:rsid w:val="002075B2"/>
    <w:rsid w:val="002075BA"/>
    <w:rsid w:val="002076A0"/>
    <w:rsid w:val="0020774D"/>
    <w:rsid w:val="002078D1"/>
    <w:rsid w:val="00207910"/>
    <w:rsid w:val="0020793B"/>
    <w:rsid w:val="00207A4B"/>
    <w:rsid w:val="00207A94"/>
    <w:rsid w:val="00207B62"/>
    <w:rsid w:val="00207CBC"/>
    <w:rsid w:val="00207EFF"/>
    <w:rsid w:val="00210007"/>
    <w:rsid w:val="00210320"/>
    <w:rsid w:val="0021054F"/>
    <w:rsid w:val="00210672"/>
    <w:rsid w:val="0021077D"/>
    <w:rsid w:val="00210AF8"/>
    <w:rsid w:val="00210BDC"/>
    <w:rsid w:val="00210DD1"/>
    <w:rsid w:val="00210E8F"/>
    <w:rsid w:val="00211228"/>
    <w:rsid w:val="0021132A"/>
    <w:rsid w:val="0021133B"/>
    <w:rsid w:val="0021158A"/>
    <w:rsid w:val="002118F6"/>
    <w:rsid w:val="0021194F"/>
    <w:rsid w:val="00211A59"/>
    <w:rsid w:val="00211B2A"/>
    <w:rsid w:val="00211B41"/>
    <w:rsid w:val="00211C68"/>
    <w:rsid w:val="00211CDA"/>
    <w:rsid w:val="00211FC1"/>
    <w:rsid w:val="002120B8"/>
    <w:rsid w:val="0021258F"/>
    <w:rsid w:val="0021271A"/>
    <w:rsid w:val="00212785"/>
    <w:rsid w:val="002127F0"/>
    <w:rsid w:val="002127FB"/>
    <w:rsid w:val="00212859"/>
    <w:rsid w:val="0021287D"/>
    <w:rsid w:val="00212997"/>
    <w:rsid w:val="002129F9"/>
    <w:rsid w:val="00212EDA"/>
    <w:rsid w:val="00212F11"/>
    <w:rsid w:val="002130D3"/>
    <w:rsid w:val="002131DE"/>
    <w:rsid w:val="0021325B"/>
    <w:rsid w:val="0021334A"/>
    <w:rsid w:val="0021340D"/>
    <w:rsid w:val="0021341D"/>
    <w:rsid w:val="00213423"/>
    <w:rsid w:val="0021356B"/>
    <w:rsid w:val="002135D1"/>
    <w:rsid w:val="00213725"/>
    <w:rsid w:val="0021372A"/>
    <w:rsid w:val="0021372D"/>
    <w:rsid w:val="0021385A"/>
    <w:rsid w:val="002139B8"/>
    <w:rsid w:val="00213AC0"/>
    <w:rsid w:val="00213B0B"/>
    <w:rsid w:val="00213B55"/>
    <w:rsid w:val="00213B7A"/>
    <w:rsid w:val="00213C8B"/>
    <w:rsid w:val="00213C92"/>
    <w:rsid w:val="00213D65"/>
    <w:rsid w:val="00213F0A"/>
    <w:rsid w:val="002140D6"/>
    <w:rsid w:val="002142F3"/>
    <w:rsid w:val="002143B6"/>
    <w:rsid w:val="00214403"/>
    <w:rsid w:val="00214623"/>
    <w:rsid w:val="00214731"/>
    <w:rsid w:val="00214736"/>
    <w:rsid w:val="002148D4"/>
    <w:rsid w:val="00214A2F"/>
    <w:rsid w:val="00214A4D"/>
    <w:rsid w:val="00214AD3"/>
    <w:rsid w:val="00214B91"/>
    <w:rsid w:val="00214E10"/>
    <w:rsid w:val="00214EC4"/>
    <w:rsid w:val="00214EF2"/>
    <w:rsid w:val="00215181"/>
    <w:rsid w:val="00215229"/>
    <w:rsid w:val="00215312"/>
    <w:rsid w:val="0021550A"/>
    <w:rsid w:val="0021552B"/>
    <w:rsid w:val="00215807"/>
    <w:rsid w:val="0021584E"/>
    <w:rsid w:val="00215A0A"/>
    <w:rsid w:val="00215A65"/>
    <w:rsid w:val="00215B62"/>
    <w:rsid w:val="00215BD9"/>
    <w:rsid w:val="00215C5D"/>
    <w:rsid w:val="00215D2C"/>
    <w:rsid w:val="00216043"/>
    <w:rsid w:val="00216081"/>
    <w:rsid w:val="002161F5"/>
    <w:rsid w:val="0021640A"/>
    <w:rsid w:val="00216792"/>
    <w:rsid w:val="00216804"/>
    <w:rsid w:val="00216A17"/>
    <w:rsid w:val="00216AE9"/>
    <w:rsid w:val="00216CDA"/>
    <w:rsid w:val="00216FCF"/>
    <w:rsid w:val="00217108"/>
    <w:rsid w:val="00217304"/>
    <w:rsid w:val="00217321"/>
    <w:rsid w:val="0021739C"/>
    <w:rsid w:val="0021746F"/>
    <w:rsid w:val="00217566"/>
    <w:rsid w:val="0021761B"/>
    <w:rsid w:val="00217759"/>
    <w:rsid w:val="002177C5"/>
    <w:rsid w:val="00217891"/>
    <w:rsid w:val="00217959"/>
    <w:rsid w:val="002179F6"/>
    <w:rsid w:val="00217CC6"/>
    <w:rsid w:val="00217EA0"/>
    <w:rsid w:val="00217F18"/>
    <w:rsid w:val="00217FA3"/>
    <w:rsid w:val="00220036"/>
    <w:rsid w:val="002200CC"/>
    <w:rsid w:val="0022026E"/>
    <w:rsid w:val="002202FC"/>
    <w:rsid w:val="002206CA"/>
    <w:rsid w:val="002207D5"/>
    <w:rsid w:val="00220854"/>
    <w:rsid w:val="002208F4"/>
    <w:rsid w:val="00220C0B"/>
    <w:rsid w:val="00220C89"/>
    <w:rsid w:val="00220F1D"/>
    <w:rsid w:val="00220F95"/>
    <w:rsid w:val="00220FBC"/>
    <w:rsid w:val="0022115D"/>
    <w:rsid w:val="00221174"/>
    <w:rsid w:val="002211C0"/>
    <w:rsid w:val="00221310"/>
    <w:rsid w:val="002213B1"/>
    <w:rsid w:val="0022146E"/>
    <w:rsid w:val="002217FC"/>
    <w:rsid w:val="002219C4"/>
    <w:rsid w:val="00221B88"/>
    <w:rsid w:val="00221D5A"/>
    <w:rsid w:val="002220B7"/>
    <w:rsid w:val="002220F6"/>
    <w:rsid w:val="002221B6"/>
    <w:rsid w:val="002221DE"/>
    <w:rsid w:val="002223B6"/>
    <w:rsid w:val="002224D1"/>
    <w:rsid w:val="00222649"/>
    <w:rsid w:val="002229C8"/>
    <w:rsid w:val="00222B1A"/>
    <w:rsid w:val="00222BAE"/>
    <w:rsid w:val="00222CD7"/>
    <w:rsid w:val="002230F8"/>
    <w:rsid w:val="002231FB"/>
    <w:rsid w:val="00223249"/>
    <w:rsid w:val="002232AA"/>
    <w:rsid w:val="00223342"/>
    <w:rsid w:val="002233A6"/>
    <w:rsid w:val="002233D8"/>
    <w:rsid w:val="002233DA"/>
    <w:rsid w:val="002235D6"/>
    <w:rsid w:val="0022371C"/>
    <w:rsid w:val="002237ED"/>
    <w:rsid w:val="002238FB"/>
    <w:rsid w:val="00223C95"/>
    <w:rsid w:val="00223CD8"/>
    <w:rsid w:val="00223F0D"/>
    <w:rsid w:val="00224146"/>
    <w:rsid w:val="002241B0"/>
    <w:rsid w:val="0022427E"/>
    <w:rsid w:val="002242B0"/>
    <w:rsid w:val="00224650"/>
    <w:rsid w:val="002247AC"/>
    <w:rsid w:val="0022489E"/>
    <w:rsid w:val="00224BDF"/>
    <w:rsid w:val="00224C93"/>
    <w:rsid w:val="00224FC5"/>
    <w:rsid w:val="002251EE"/>
    <w:rsid w:val="00225276"/>
    <w:rsid w:val="002252AC"/>
    <w:rsid w:val="002252C9"/>
    <w:rsid w:val="00225543"/>
    <w:rsid w:val="002255D9"/>
    <w:rsid w:val="00225752"/>
    <w:rsid w:val="0022598F"/>
    <w:rsid w:val="00225BC6"/>
    <w:rsid w:val="00225D46"/>
    <w:rsid w:val="00225E50"/>
    <w:rsid w:val="00225EFE"/>
    <w:rsid w:val="00225F12"/>
    <w:rsid w:val="002263B2"/>
    <w:rsid w:val="00226537"/>
    <w:rsid w:val="0022671A"/>
    <w:rsid w:val="00226AC3"/>
    <w:rsid w:val="00226C88"/>
    <w:rsid w:val="00226D61"/>
    <w:rsid w:val="00226E9C"/>
    <w:rsid w:val="0022704F"/>
    <w:rsid w:val="002270D9"/>
    <w:rsid w:val="002272A2"/>
    <w:rsid w:val="002272DD"/>
    <w:rsid w:val="00227325"/>
    <w:rsid w:val="00227376"/>
    <w:rsid w:val="002278AF"/>
    <w:rsid w:val="00227A03"/>
    <w:rsid w:val="00227B97"/>
    <w:rsid w:val="00227CC7"/>
    <w:rsid w:val="00227D6D"/>
    <w:rsid w:val="00227D7F"/>
    <w:rsid w:val="00227E63"/>
    <w:rsid w:val="00230079"/>
    <w:rsid w:val="0023091D"/>
    <w:rsid w:val="00230D09"/>
    <w:rsid w:val="00230E09"/>
    <w:rsid w:val="00230EBA"/>
    <w:rsid w:val="00230ED4"/>
    <w:rsid w:val="00231171"/>
    <w:rsid w:val="002311C7"/>
    <w:rsid w:val="00231213"/>
    <w:rsid w:val="0023129C"/>
    <w:rsid w:val="002312A0"/>
    <w:rsid w:val="00231315"/>
    <w:rsid w:val="0023141D"/>
    <w:rsid w:val="0023173F"/>
    <w:rsid w:val="00231934"/>
    <w:rsid w:val="00231958"/>
    <w:rsid w:val="002319DF"/>
    <w:rsid w:val="00231DBE"/>
    <w:rsid w:val="00231E86"/>
    <w:rsid w:val="00231ED2"/>
    <w:rsid w:val="00231F44"/>
    <w:rsid w:val="00231F48"/>
    <w:rsid w:val="00231FF0"/>
    <w:rsid w:val="0023226A"/>
    <w:rsid w:val="00232377"/>
    <w:rsid w:val="002323A4"/>
    <w:rsid w:val="0023245C"/>
    <w:rsid w:val="0023256B"/>
    <w:rsid w:val="00232618"/>
    <w:rsid w:val="002326B0"/>
    <w:rsid w:val="00232767"/>
    <w:rsid w:val="002328DD"/>
    <w:rsid w:val="00232A5F"/>
    <w:rsid w:val="00232AF0"/>
    <w:rsid w:val="00232B56"/>
    <w:rsid w:val="00232C7B"/>
    <w:rsid w:val="00232ED6"/>
    <w:rsid w:val="00232F69"/>
    <w:rsid w:val="0023319A"/>
    <w:rsid w:val="0023326F"/>
    <w:rsid w:val="0023339C"/>
    <w:rsid w:val="00233488"/>
    <w:rsid w:val="002334C9"/>
    <w:rsid w:val="002337CB"/>
    <w:rsid w:val="00233C8C"/>
    <w:rsid w:val="00233CBD"/>
    <w:rsid w:val="00233CD8"/>
    <w:rsid w:val="00233D54"/>
    <w:rsid w:val="002340C5"/>
    <w:rsid w:val="002340CD"/>
    <w:rsid w:val="002340FC"/>
    <w:rsid w:val="00234129"/>
    <w:rsid w:val="002341C2"/>
    <w:rsid w:val="00234482"/>
    <w:rsid w:val="0023463D"/>
    <w:rsid w:val="00234670"/>
    <w:rsid w:val="002347A9"/>
    <w:rsid w:val="00234836"/>
    <w:rsid w:val="00234A02"/>
    <w:rsid w:val="00234B95"/>
    <w:rsid w:val="00234D24"/>
    <w:rsid w:val="00234DAC"/>
    <w:rsid w:val="00235012"/>
    <w:rsid w:val="00235064"/>
    <w:rsid w:val="0023506A"/>
    <w:rsid w:val="00235262"/>
    <w:rsid w:val="0023526C"/>
    <w:rsid w:val="0023526E"/>
    <w:rsid w:val="00235329"/>
    <w:rsid w:val="00235372"/>
    <w:rsid w:val="00235431"/>
    <w:rsid w:val="002354FE"/>
    <w:rsid w:val="002357D2"/>
    <w:rsid w:val="00235866"/>
    <w:rsid w:val="002359A2"/>
    <w:rsid w:val="002359FC"/>
    <w:rsid w:val="00235A00"/>
    <w:rsid w:val="00235A1D"/>
    <w:rsid w:val="00235B59"/>
    <w:rsid w:val="00235C16"/>
    <w:rsid w:val="00235DD1"/>
    <w:rsid w:val="00235ED5"/>
    <w:rsid w:val="00235F2C"/>
    <w:rsid w:val="00235F61"/>
    <w:rsid w:val="00235FE6"/>
    <w:rsid w:val="0023613A"/>
    <w:rsid w:val="00236195"/>
    <w:rsid w:val="002361FC"/>
    <w:rsid w:val="0023639C"/>
    <w:rsid w:val="00236468"/>
    <w:rsid w:val="00236494"/>
    <w:rsid w:val="00236624"/>
    <w:rsid w:val="0023677E"/>
    <w:rsid w:val="00236782"/>
    <w:rsid w:val="002369B9"/>
    <w:rsid w:val="002369F5"/>
    <w:rsid w:val="00236D17"/>
    <w:rsid w:val="00236F79"/>
    <w:rsid w:val="0023704F"/>
    <w:rsid w:val="002370B5"/>
    <w:rsid w:val="00237145"/>
    <w:rsid w:val="00237231"/>
    <w:rsid w:val="00237245"/>
    <w:rsid w:val="00237295"/>
    <w:rsid w:val="002372C8"/>
    <w:rsid w:val="0023750E"/>
    <w:rsid w:val="0023754F"/>
    <w:rsid w:val="00237582"/>
    <w:rsid w:val="00237912"/>
    <w:rsid w:val="00237995"/>
    <w:rsid w:val="00237A64"/>
    <w:rsid w:val="00237AF5"/>
    <w:rsid w:val="00237E27"/>
    <w:rsid w:val="00237F60"/>
    <w:rsid w:val="00237F75"/>
    <w:rsid w:val="00237F91"/>
    <w:rsid w:val="0024003A"/>
    <w:rsid w:val="0024003C"/>
    <w:rsid w:val="00240088"/>
    <w:rsid w:val="0024019A"/>
    <w:rsid w:val="00240234"/>
    <w:rsid w:val="00240311"/>
    <w:rsid w:val="00240373"/>
    <w:rsid w:val="002403C5"/>
    <w:rsid w:val="002403DE"/>
    <w:rsid w:val="002404FA"/>
    <w:rsid w:val="002405D6"/>
    <w:rsid w:val="0024065C"/>
    <w:rsid w:val="0024066B"/>
    <w:rsid w:val="00240926"/>
    <w:rsid w:val="002409C1"/>
    <w:rsid w:val="00240A64"/>
    <w:rsid w:val="00240C92"/>
    <w:rsid w:val="00240D1D"/>
    <w:rsid w:val="00241023"/>
    <w:rsid w:val="00241094"/>
    <w:rsid w:val="002410BB"/>
    <w:rsid w:val="002410C8"/>
    <w:rsid w:val="002411B1"/>
    <w:rsid w:val="002412E1"/>
    <w:rsid w:val="002414C8"/>
    <w:rsid w:val="002418E1"/>
    <w:rsid w:val="002418FF"/>
    <w:rsid w:val="00241A20"/>
    <w:rsid w:val="00241B6F"/>
    <w:rsid w:val="00241C6E"/>
    <w:rsid w:val="00241CAD"/>
    <w:rsid w:val="00241DB9"/>
    <w:rsid w:val="00241DC9"/>
    <w:rsid w:val="0024212E"/>
    <w:rsid w:val="0024243F"/>
    <w:rsid w:val="0024251E"/>
    <w:rsid w:val="0024252B"/>
    <w:rsid w:val="0024256D"/>
    <w:rsid w:val="00242639"/>
    <w:rsid w:val="0024291A"/>
    <w:rsid w:val="00242A62"/>
    <w:rsid w:val="00243041"/>
    <w:rsid w:val="0024317E"/>
    <w:rsid w:val="002433C0"/>
    <w:rsid w:val="002435AC"/>
    <w:rsid w:val="002435B7"/>
    <w:rsid w:val="00243764"/>
    <w:rsid w:val="002439D9"/>
    <w:rsid w:val="00243A65"/>
    <w:rsid w:val="00243B60"/>
    <w:rsid w:val="00243BAE"/>
    <w:rsid w:val="00243F63"/>
    <w:rsid w:val="0024409B"/>
    <w:rsid w:val="00244186"/>
    <w:rsid w:val="00244311"/>
    <w:rsid w:val="00244559"/>
    <w:rsid w:val="002449FF"/>
    <w:rsid w:val="00244A24"/>
    <w:rsid w:val="00244A5D"/>
    <w:rsid w:val="00244F8B"/>
    <w:rsid w:val="00244FA8"/>
    <w:rsid w:val="00245068"/>
    <w:rsid w:val="002450F3"/>
    <w:rsid w:val="002452AE"/>
    <w:rsid w:val="002452D6"/>
    <w:rsid w:val="002452E6"/>
    <w:rsid w:val="00245413"/>
    <w:rsid w:val="002454E3"/>
    <w:rsid w:val="0024555E"/>
    <w:rsid w:val="00245617"/>
    <w:rsid w:val="002456E6"/>
    <w:rsid w:val="002456EB"/>
    <w:rsid w:val="0024572E"/>
    <w:rsid w:val="0024592A"/>
    <w:rsid w:val="00245A0B"/>
    <w:rsid w:val="00245C69"/>
    <w:rsid w:val="00245D14"/>
    <w:rsid w:val="00245EEE"/>
    <w:rsid w:val="00245F48"/>
    <w:rsid w:val="00245FAB"/>
    <w:rsid w:val="00245FCA"/>
    <w:rsid w:val="00246172"/>
    <w:rsid w:val="0024626A"/>
    <w:rsid w:val="002462D7"/>
    <w:rsid w:val="0024630F"/>
    <w:rsid w:val="0024637D"/>
    <w:rsid w:val="00246608"/>
    <w:rsid w:val="00246635"/>
    <w:rsid w:val="00246675"/>
    <w:rsid w:val="00246814"/>
    <w:rsid w:val="0024690E"/>
    <w:rsid w:val="00246A45"/>
    <w:rsid w:val="00246AF6"/>
    <w:rsid w:val="00246C54"/>
    <w:rsid w:val="00246CE9"/>
    <w:rsid w:val="00246D69"/>
    <w:rsid w:val="00246E8C"/>
    <w:rsid w:val="00246F3A"/>
    <w:rsid w:val="00247032"/>
    <w:rsid w:val="002472CD"/>
    <w:rsid w:val="002474D5"/>
    <w:rsid w:val="002478FB"/>
    <w:rsid w:val="002479DD"/>
    <w:rsid w:val="00247AD0"/>
    <w:rsid w:val="00247CBE"/>
    <w:rsid w:val="00247CE3"/>
    <w:rsid w:val="00247DA8"/>
    <w:rsid w:val="00250026"/>
    <w:rsid w:val="0025005D"/>
    <w:rsid w:val="00250073"/>
    <w:rsid w:val="0025034C"/>
    <w:rsid w:val="00250379"/>
    <w:rsid w:val="0025041A"/>
    <w:rsid w:val="00250544"/>
    <w:rsid w:val="002505F6"/>
    <w:rsid w:val="0025069E"/>
    <w:rsid w:val="00250731"/>
    <w:rsid w:val="00250930"/>
    <w:rsid w:val="0025093E"/>
    <w:rsid w:val="002509F0"/>
    <w:rsid w:val="00250BA8"/>
    <w:rsid w:val="00250BC9"/>
    <w:rsid w:val="00250EA7"/>
    <w:rsid w:val="00250ED7"/>
    <w:rsid w:val="0025104F"/>
    <w:rsid w:val="002510B1"/>
    <w:rsid w:val="002510BD"/>
    <w:rsid w:val="002511AE"/>
    <w:rsid w:val="002512A1"/>
    <w:rsid w:val="0025143E"/>
    <w:rsid w:val="00251548"/>
    <w:rsid w:val="002515DB"/>
    <w:rsid w:val="002516FF"/>
    <w:rsid w:val="002517FD"/>
    <w:rsid w:val="00251944"/>
    <w:rsid w:val="00251D72"/>
    <w:rsid w:val="00251DBE"/>
    <w:rsid w:val="00251F16"/>
    <w:rsid w:val="00251F17"/>
    <w:rsid w:val="00251F5D"/>
    <w:rsid w:val="002520B1"/>
    <w:rsid w:val="002521BE"/>
    <w:rsid w:val="00252211"/>
    <w:rsid w:val="00252653"/>
    <w:rsid w:val="0025270A"/>
    <w:rsid w:val="002527E0"/>
    <w:rsid w:val="002529DD"/>
    <w:rsid w:val="00252AEE"/>
    <w:rsid w:val="00252C0E"/>
    <w:rsid w:val="00252DF8"/>
    <w:rsid w:val="002531A1"/>
    <w:rsid w:val="002531E4"/>
    <w:rsid w:val="0025341B"/>
    <w:rsid w:val="002536E8"/>
    <w:rsid w:val="00253708"/>
    <w:rsid w:val="002539A3"/>
    <w:rsid w:val="002539E7"/>
    <w:rsid w:val="00253F9A"/>
    <w:rsid w:val="00254098"/>
    <w:rsid w:val="0025411D"/>
    <w:rsid w:val="0025416E"/>
    <w:rsid w:val="002541EF"/>
    <w:rsid w:val="002542DE"/>
    <w:rsid w:val="00254625"/>
    <w:rsid w:val="00254854"/>
    <w:rsid w:val="0025491E"/>
    <w:rsid w:val="00254940"/>
    <w:rsid w:val="00254A58"/>
    <w:rsid w:val="00254AFD"/>
    <w:rsid w:val="00254BAB"/>
    <w:rsid w:val="00254C93"/>
    <w:rsid w:val="00254CB4"/>
    <w:rsid w:val="00255044"/>
    <w:rsid w:val="0025557A"/>
    <w:rsid w:val="002556BA"/>
    <w:rsid w:val="00255721"/>
    <w:rsid w:val="002558CD"/>
    <w:rsid w:val="002559E1"/>
    <w:rsid w:val="00255A22"/>
    <w:rsid w:val="00255F47"/>
    <w:rsid w:val="0025622A"/>
    <w:rsid w:val="00256233"/>
    <w:rsid w:val="0025631A"/>
    <w:rsid w:val="0025631F"/>
    <w:rsid w:val="002563E4"/>
    <w:rsid w:val="0025640D"/>
    <w:rsid w:val="00256487"/>
    <w:rsid w:val="0025682A"/>
    <w:rsid w:val="002568EE"/>
    <w:rsid w:val="00256A93"/>
    <w:rsid w:val="00256D9D"/>
    <w:rsid w:val="0025700A"/>
    <w:rsid w:val="00257116"/>
    <w:rsid w:val="002571B5"/>
    <w:rsid w:val="002573F1"/>
    <w:rsid w:val="0025760D"/>
    <w:rsid w:val="00257777"/>
    <w:rsid w:val="00257964"/>
    <w:rsid w:val="00257AB4"/>
    <w:rsid w:val="00257BA9"/>
    <w:rsid w:val="00257C36"/>
    <w:rsid w:val="00257EC6"/>
    <w:rsid w:val="002600CF"/>
    <w:rsid w:val="002600E1"/>
    <w:rsid w:val="002601FB"/>
    <w:rsid w:val="00260273"/>
    <w:rsid w:val="002602C3"/>
    <w:rsid w:val="002602FF"/>
    <w:rsid w:val="0026050C"/>
    <w:rsid w:val="0026054D"/>
    <w:rsid w:val="002605E5"/>
    <w:rsid w:val="00260607"/>
    <w:rsid w:val="002606E6"/>
    <w:rsid w:val="0026090F"/>
    <w:rsid w:val="00260940"/>
    <w:rsid w:val="00260C41"/>
    <w:rsid w:val="00260D5A"/>
    <w:rsid w:val="00260DB7"/>
    <w:rsid w:val="00260E65"/>
    <w:rsid w:val="0026100C"/>
    <w:rsid w:val="00261124"/>
    <w:rsid w:val="00261133"/>
    <w:rsid w:val="0026114E"/>
    <w:rsid w:val="00261258"/>
    <w:rsid w:val="00261369"/>
    <w:rsid w:val="0026147D"/>
    <w:rsid w:val="00261580"/>
    <w:rsid w:val="00261604"/>
    <w:rsid w:val="0026160C"/>
    <w:rsid w:val="00261619"/>
    <w:rsid w:val="002617B2"/>
    <w:rsid w:val="002618C3"/>
    <w:rsid w:val="002618C8"/>
    <w:rsid w:val="002619D7"/>
    <w:rsid w:val="002619DC"/>
    <w:rsid w:val="00261A9D"/>
    <w:rsid w:val="00261ABA"/>
    <w:rsid w:val="00261B69"/>
    <w:rsid w:val="00261C31"/>
    <w:rsid w:val="00261D39"/>
    <w:rsid w:val="00261EA1"/>
    <w:rsid w:val="00261F04"/>
    <w:rsid w:val="00262039"/>
    <w:rsid w:val="00262477"/>
    <w:rsid w:val="00262488"/>
    <w:rsid w:val="002626E5"/>
    <w:rsid w:val="0026282A"/>
    <w:rsid w:val="0026289C"/>
    <w:rsid w:val="00262A99"/>
    <w:rsid w:val="00262AB3"/>
    <w:rsid w:val="00262B10"/>
    <w:rsid w:val="00262BA7"/>
    <w:rsid w:val="00262DF0"/>
    <w:rsid w:val="00262E54"/>
    <w:rsid w:val="00262E56"/>
    <w:rsid w:val="00263223"/>
    <w:rsid w:val="002632AA"/>
    <w:rsid w:val="0026332D"/>
    <w:rsid w:val="002634B9"/>
    <w:rsid w:val="00263840"/>
    <w:rsid w:val="002639B2"/>
    <w:rsid w:val="00263AD0"/>
    <w:rsid w:val="00263B39"/>
    <w:rsid w:val="00263B4F"/>
    <w:rsid w:val="00263C13"/>
    <w:rsid w:val="0026408B"/>
    <w:rsid w:val="002641A4"/>
    <w:rsid w:val="002641FD"/>
    <w:rsid w:val="00264474"/>
    <w:rsid w:val="00264551"/>
    <w:rsid w:val="00264627"/>
    <w:rsid w:val="002647C8"/>
    <w:rsid w:val="00264DEB"/>
    <w:rsid w:val="00264E64"/>
    <w:rsid w:val="00264EE1"/>
    <w:rsid w:val="00264F41"/>
    <w:rsid w:val="0026513D"/>
    <w:rsid w:val="00265398"/>
    <w:rsid w:val="0026549A"/>
    <w:rsid w:val="0026576D"/>
    <w:rsid w:val="0026576E"/>
    <w:rsid w:val="002658B6"/>
    <w:rsid w:val="00265ABC"/>
    <w:rsid w:val="00265BCE"/>
    <w:rsid w:val="00265E05"/>
    <w:rsid w:val="00265E47"/>
    <w:rsid w:val="00265FB3"/>
    <w:rsid w:val="0026622D"/>
    <w:rsid w:val="00266271"/>
    <w:rsid w:val="00266379"/>
    <w:rsid w:val="002664E1"/>
    <w:rsid w:val="00266517"/>
    <w:rsid w:val="00266816"/>
    <w:rsid w:val="00266A5D"/>
    <w:rsid w:val="00266C1E"/>
    <w:rsid w:val="00266DB1"/>
    <w:rsid w:val="00266E42"/>
    <w:rsid w:val="00266E97"/>
    <w:rsid w:val="00266ED2"/>
    <w:rsid w:val="00267020"/>
    <w:rsid w:val="0026704B"/>
    <w:rsid w:val="002671BC"/>
    <w:rsid w:val="0026741E"/>
    <w:rsid w:val="00267577"/>
    <w:rsid w:val="0026786E"/>
    <w:rsid w:val="002679EF"/>
    <w:rsid w:val="00267AE2"/>
    <w:rsid w:val="00267D1B"/>
    <w:rsid w:val="00267E67"/>
    <w:rsid w:val="00267F17"/>
    <w:rsid w:val="00267FC0"/>
    <w:rsid w:val="0026CBA5"/>
    <w:rsid w:val="0026F60C"/>
    <w:rsid w:val="0027009A"/>
    <w:rsid w:val="00270121"/>
    <w:rsid w:val="00270177"/>
    <w:rsid w:val="00270179"/>
    <w:rsid w:val="00270257"/>
    <w:rsid w:val="0027028C"/>
    <w:rsid w:val="00270669"/>
    <w:rsid w:val="00270690"/>
    <w:rsid w:val="0027071E"/>
    <w:rsid w:val="002707A4"/>
    <w:rsid w:val="00270BA7"/>
    <w:rsid w:val="00270D14"/>
    <w:rsid w:val="00270F4C"/>
    <w:rsid w:val="00270FCC"/>
    <w:rsid w:val="002710C7"/>
    <w:rsid w:val="002710D5"/>
    <w:rsid w:val="0027125C"/>
    <w:rsid w:val="00271354"/>
    <w:rsid w:val="0027137B"/>
    <w:rsid w:val="002713DA"/>
    <w:rsid w:val="00271422"/>
    <w:rsid w:val="002714F4"/>
    <w:rsid w:val="002715B6"/>
    <w:rsid w:val="00271943"/>
    <w:rsid w:val="00271C79"/>
    <w:rsid w:val="00271CB8"/>
    <w:rsid w:val="00271DA1"/>
    <w:rsid w:val="00271DAE"/>
    <w:rsid w:val="0027218A"/>
    <w:rsid w:val="00272261"/>
    <w:rsid w:val="0027266D"/>
    <w:rsid w:val="0027280D"/>
    <w:rsid w:val="00272842"/>
    <w:rsid w:val="0027296A"/>
    <w:rsid w:val="00272A05"/>
    <w:rsid w:val="00272CAA"/>
    <w:rsid w:val="00272E26"/>
    <w:rsid w:val="00272E73"/>
    <w:rsid w:val="002732CA"/>
    <w:rsid w:val="0027352C"/>
    <w:rsid w:val="0027370D"/>
    <w:rsid w:val="002738CC"/>
    <w:rsid w:val="00273D32"/>
    <w:rsid w:val="00273F03"/>
    <w:rsid w:val="00274172"/>
    <w:rsid w:val="0027421F"/>
    <w:rsid w:val="0027424B"/>
    <w:rsid w:val="002742CB"/>
    <w:rsid w:val="00274331"/>
    <w:rsid w:val="002744BC"/>
    <w:rsid w:val="0027453D"/>
    <w:rsid w:val="002746B4"/>
    <w:rsid w:val="0027487C"/>
    <w:rsid w:val="0027492F"/>
    <w:rsid w:val="00274B18"/>
    <w:rsid w:val="00274B1F"/>
    <w:rsid w:val="00274B21"/>
    <w:rsid w:val="00274B65"/>
    <w:rsid w:val="00274C0D"/>
    <w:rsid w:val="002751B2"/>
    <w:rsid w:val="002752E6"/>
    <w:rsid w:val="00275365"/>
    <w:rsid w:val="002753B5"/>
    <w:rsid w:val="002755C2"/>
    <w:rsid w:val="00275655"/>
    <w:rsid w:val="002756BF"/>
    <w:rsid w:val="002757A9"/>
    <w:rsid w:val="002758D6"/>
    <w:rsid w:val="002759BA"/>
    <w:rsid w:val="002759C4"/>
    <w:rsid w:val="00275A2C"/>
    <w:rsid w:val="00275A8F"/>
    <w:rsid w:val="00275AB2"/>
    <w:rsid w:val="00275CD1"/>
    <w:rsid w:val="00275D18"/>
    <w:rsid w:val="00275FCD"/>
    <w:rsid w:val="0027609F"/>
    <w:rsid w:val="002760B3"/>
    <w:rsid w:val="00276223"/>
    <w:rsid w:val="00276282"/>
    <w:rsid w:val="00276305"/>
    <w:rsid w:val="002763C5"/>
    <w:rsid w:val="002764FC"/>
    <w:rsid w:val="0027689E"/>
    <w:rsid w:val="002768E6"/>
    <w:rsid w:val="002768EA"/>
    <w:rsid w:val="00276B1F"/>
    <w:rsid w:val="00276C52"/>
    <w:rsid w:val="00276D66"/>
    <w:rsid w:val="00276E1D"/>
    <w:rsid w:val="00276F14"/>
    <w:rsid w:val="00277266"/>
    <w:rsid w:val="002776D8"/>
    <w:rsid w:val="00277783"/>
    <w:rsid w:val="00277ABF"/>
    <w:rsid w:val="00277B31"/>
    <w:rsid w:val="00277DF8"/>
    <w:rsid w:val="00277E0B"/>
    <w:rsid w:val="00277F25"/>
    <w:rsid w:val="0027AEA6"/>
    <w:rsid w:val="0027AF5D"/>
    <w:rsid w:val="00280017"/>
    <w:rsid w:val="002800F0"/>
    <w:rsid w:val="00280270"/>
    <w:rsid w:val="002804B8"/>
    <w:rsid w:val="0028055E"/>
    <w:rsid w:val="0028066C"/>
    <w:rsid w:val="00280698"/>
    <w:rsid w:val="0028074F"/>
    <w:rsid w:val="00280C08"/>
    <w:rsid w:val="00280D18"/>
    <w:rsid w:val="00280FE1"/>
    <w:rsid w:val="00281125"/>
    <w:rsid w:val="0028113A"/>
    <w:rsid w:val="002811E8"/>
    <w:rsid w:val="002812AD"/>
    <w:rsid w:val="0028137E"/>
    <w:rsid w:val="002813C9"/>
    <w:rsid w:val="002819FB"/>
    <w:rsid w:val="00281B38"/>
    <w:rsid w:val="00281C7E"/>
    <w:rsid w:val="00281FD2"/>
    <w:rsid w:val="00282013"/>
    <w:rsid w:val="002822A6"/>
    <w:rsid w:val="0028269E"/>
    <w:rsid w:val="002826B6"/>
    <w:rsid w:val="00282846"/>
    <w:rsid w:val="00282967"/>
    <w:rsid w:val="002829DA"/>
    <w:rsid w:val="00282A16"/>
    <w:rsid w:val="00282B9F"/>
    <w:rsid w:val="00282D4F"/>
    <w:rsid w:val="00282E20"/>
    <w:rsid w:val="002830A0"/>
    <w:rsid w:val="0028329C"/>
    <w:rsid w:val="0028331E"/>
    <w:rsid w:val="00283345"/>
    <w:rsid w:val="002834DA"/>
    <w:rsid w:val="0028362F"/>
    <w:rsid w:val="00283786"/>
    <w:rsid w:val="002839C8"/>
    <w:rsid w:val="00283A35"/>
    <w:rsid w:val="00283D60"/>
    <w:rsid w:val="00283DDE"/>
    <w:rsid w:val="00283EB7"/>
    <w:rsid w:val="00283EF1"/>
    <w:rsid w:val="00283F84"/>
    <w:rsid w:val="00283FCB"/>
    <w:rsid w:val="002840DE"/>
    <w:rsid w:val="002840E0"/>
    <w:rsid w:val="0028413A"/>
    <w:rsid w:val="0028423B"/>
    <w:rsid w:val="002844F0"/>
    <w:rsid w:val="00284704"/>
    <w:rsid w:val="00284790"/>
    <w:rsid w:val="00284964"/>
    <w:rsid w:val="00284989"/>
    <w:rsid w:val="00284BEB"/>
    <w:rsid w:val="00284F5F"/>
    <w:rsid w:val="00285026"/>
    <w:rsid w:val="00285069"/>
    <w:rsid w:val="00285237"/>
    <w:rsid w:val="002854E4"/>
    <w:rsid w:val="00285795"/>
    <w:rsid w:val="002857BD"/>
    <w:rsid w:val="00285812"/>
    <w:rsid w:val="0028581B"/>
    <w:rsid w:val="0028584C"/>
    <w:rsid w:val="0028586B"/>
    <w:rsid w:val="00285ECF"/>
    <w:rsid w:val="00285ED6"/>
    <w:rsid w:val="0028600F"/>
    <w:rsid w:val="002860BC"/>
    <w:rsid w:val="002863E4"/>
    <w:rsid w:val="00286422"/>
    <w:rsid w:val="0028684A"/>
    <w:rsid w:val="0028686B"/>
    <w:rsid w:val="0028691F"/>
    <w:rsid w:val="00286933"/>
    <w:rsid w:val="00286A34"/>
    <w:rsid w:val="00286B37"/>
    <w:rsid w:val="00286BDC"/>
    <w:rsid w:val="00286C09"/>
    <w:rsid w:val="00286EAE"/>
    <w:rsid w:val="00286F25"/>
    <w:rsid w:val="00286FAB"/>
    <w:rsid w:val="0028759C"/>
    <w:rsid w:val="002875AF"/>
    <w:rsid w:val="002878D8"/>
    <w:rsid w:val="00287AC3"/>
    <w:rsid w:val="00287C03"/>
    <w:rsid w:val="00287C22"/>
    <w:rsid w:val="00287C38"/>
    <w:rsid w:val="00287CDD"/>
    <w:rsid w:val="00287D05"/>
    <w:rsid w:val="00287D9A"/>
    <w:rsid w:val="00287E2A"/>
    <w:rsid w:val="0028F229"/>
    <w:rsid w:val="0029025B"/>
    <w:rsid w:val="002903C4"/>
    <w:rsid w:val="00290556"/>
    <w:rsid w:val="00290560"/>
    <w:rsid w:val="0029070B"/>
    <w:rsid w:val="002907C5"/>
    <w:rsid w:val="00290ADF"/>
    <w:rsid w:val="00290B6B"/>
    <w:rsid w:val="00290FFE"/>
    <w:rsid w:val="00291013"/>
    <w:rsid w:val="00291140"/>
    <w:rsid w:val="00291185"/>
    <w:rsid w:val="002912A3"/>
    <w:rsid w:val="00291473"/>
    <w:rsid w:val="002914D0"/>
    <w:rsid w:val="002918D7"/>
    <w:rsid w:val="00291E3A"/>
    <w:rsid w:val="002922C5"/>
    <w:rsid w:val="002923AD"/>
    <w:rsid w:val="00292483"/>
    <w:rsid w:val="002924A2"/>
    <w:rsid w:val="002924E7"/>
    <w:rsid w:val="0029259F"/>
    <w:rsid w:val="002927E0"/>
    <w:rsid w:val="00292834"/>
    <w:rsid w:val="00292CF8"/>
    <w:rsid w:val="00292EDD"/>
    <w:rsid w:val="00292F09"/>
    <w:rsid w:val="00292F66"/>
    <w:rsid w:val="00292FD1"/>
    <w:rsid w:val="00293366"/>
    <w:rsid w:val="00293523"/>
    <w:rsid w:val="00293755"/>
    <w:rsid w:val="0029392B"/>
    <w:rsid w:val="00293AA4"/>
    <w:rsid w:val="00293D17"/>
    <w:rsid w:val="00293D8E"/>
    <w:rsid w:val="00293D9D"/>
    <w:rsid w:val="00294029"/>
    <w:rsid w:val="00294062"/>
    <w:rsid w:val="002940E6"/>
    <w:rsid w:val="00294240"/>
    <w:rsid w:val="002949A1"/>
    <w:rsid w:val="002949F8"/>
    <w:rsid w:val="00294A2D"/>
    <w:rsid w:val="00294A55"/>
    <w:rsid w:val="00294A81"/>
    <w:rsid w:val="00294D1D"/>
    <w:rsid w:val="00294D54"/>
    <w:rsid w:val="00294F62"/>
    <w:rsid w:val="00294FD0"/>
    <w:rsid w:val="00295084"/>
    <w:rsid w:val="0029509C"/>
    <w:rsid w:val="00295368"/>
    <w:rsid w:val="00295663"/>
    <w:rsid w:val="002957B7"/>
    <w:rsid w:val="002958FF"/>
    <w:rsid w:val="002959A2"/>
    <w:rsid w:val="00295DEB"/>
    <w:rsid w:val="00296037"/>
    <w:rsid w:val="0029603C"/>
    <w:rsid w:val="002960CD"/>
    <w:rsid w:val="002961D6"/>
    <w:rsid w:val="002961E3"/>
    <w:rsid w:val="00296259"/>
    <w:rsid w:val="00296518"/>
    <w:rsid w:val="0029651D"/>
    <w:rsid w:val="00296565"/>
    <w:rsid w:val="002965CD"/>
    <w:rsid w:val="002965EF"/>
    <w:rsid w:val="00296803"/>
    <w:rsid w:val="002969FA"/>
    <w:rsid w:val="00296A5C"/>
    <w:rsid w:val="00296ACF"/>
    <w:rsid w:val="00296AD1"/>
    <w:rsid w:val="00296AD4"/>
    <w:rsid w:val="00296ECE"/>
    <w:rsid w:val="00296ED8"/>
    <w:rsid w:val="00297103"/>
    <w:rsid w:val="002972A3"/>
    <w:rsid w:val="002972CA"/>
    <w:rsid w:val="00297364"/>
    <w:rsid w:val="00297411"/>
    <w:rsid w:val="002975BC"/>
    <w:rsid w:val="002977B0"/>
    <w:rsid w:val="0029792A"/>
    <w:rsid w:val="00297C03"/>
    <w:rsid w:val="00297D15"/>
    <w:rsid w:val="00297DD7"/>
    <w:rsid w:val="0029C9E9"/>
    <w:rsid w:val="002A0061"/>
    <w:rsid w:val="002A00AB"/>
    <w:rsid w:val="002A00DB"/>
    <w:rsid w:val="002A02A3"/>
    <w:rsid w:val="002A02C6"/>
    <w:rsid w:val="002A0574"/>
    <w:rsid w:val="002A05A0"/>
    <w:rsid w:val="002A063A"/>
    <w:rsid w:val="002A0730"/>
    <w:rsid w:val="002A096D"/>
    <w:rsid w:val="002A09EA"/>
    <w:rsid w:val="002A0A08"/>
    <w:rsid w:val="002A0A13"/>
    <w:rsid w:val="002A0A7C"/>
    <w:rsid w:val="002A0C3D"/>
    <w:rsid w:val="002A10A8"/>
    <w:rsid w:val="002A12B8"/>
    <w:rsid w:val="002A13FF"/>
    <w:rsid w:val="002A162A"/>
    <w:rsid w:val="002A16EA"/>
    <w:rsid w:val="002A17B9"/>
    <w:rsid w:val="002A17E5"/>
    <w:rsid w:val="002A1CE4"/>
    <w:rsid w:val="002A1E53"/>
    <w:rsid w:val="002A1F0C"/>
    <w:rsid w:val="002A206A"/>
    <w:rsid w:val="002A2339"/>
    <w:rsid w:val="002A2527"/>
    <w:rsid w:val="002A25DF"/>
    <w:rsid w:val="002A2853"/>
    <w:rsid w:val="002A2961"/>
    <w:rsid w:val="002A2A5B"/>
    <w:rsid w:val="002A2CFD"/>
    <w:rsid w:val="002A2D8C"/>
    <w:rsid w:val="002A2DA3"/>
    <w:rsid w:val="002A34B2"/>
    <w:rsid w:val="002A3B3D"/>
    <w:rsid w:val="002A3BD4"/>
    <w:rsid w:val="002A3FC5"/>
    <w:rsid w:val="002A40A5"/>
    <w:rsid w:val="002A411B"/>
    <w:rsid w:val="002A4306"/>
    <w:rsid w:val="002A4598"/>
    <w:rsid w:val="002A45AB"/>
    <w:rsid w:val="002A460D"/>
    <w:rsid w:val="002A46B9"/>
    <w:rsid w:val="002A48A0"/>
    <w:rsid w:val="002A4940"/>
    <w:rsid w:val="002A4963"/>
    <w:rsid w:val="002A4A89"/>
    <w:rsid w:val="002A4AAD"/>
    <w:rsid w:val="002A4C26"/>
    <w:rsid w:val="002A4C62"/>
    <w:rsid w:val="002A51AF"/>
    <w:rsid w:val="002A5228"/>
    <w:rsid w:val="002A5827"/>
    <w:rsid w:val="002A58B9"/>
    <w:rsid w:val="002A59C0"/>
    <w:rsid w:val="002A5B31"/>
    <w:rsid w:val="002A5EE8"/>
    <w:rsid w:val="002A5F47"/>
    <w:rsid w:val="002A6028"/>
    <w:rsid w:val="002A606A"/>
    <w:rsid w:val="002A607E"/>
    <w:rsid w:val="002A61E3"/>
    <w:rsid w:val="002A628F"/>
    <w:rsid w:val="002A644A"/>
    <w:rsid w:val="002A6531"/>
    <w:rsid w:val="002A65B8"/>
    <w:rsid w:val="002A67F2"/>
    <w:rsid w:val="002A690B"/>
    <w:rsid w:val="002A6947"/>
    <w:rsid w:val="002A69AE"/>
    <w:rsid w:val="002A6AD6"/>
    <w:rsid w:val="002A6C2E"/>
    <w:rsid w:val="002A6C63"/>
    <w:rsid w:val="002A6C9D"/>
    <w:rsid w:val="002A6D41"/>
    <w:rsid w:val="002A6D73"/>
    <w:rsid w:val="002A6DBF"/>
    <w:rsid w:val="002A70D4"/>
    <w:rsid w:val="002A71D4"/>
    <w:rsid w:val="002A730F"/>
    <w:rsid w:val="002A7312"/>
    <w:rsid w:val="002A7327"/>
    <w:rsid w:val="002A751D"/>
    <w:rsid w:val="002A7716"/>
    <w:rsid w:val="002A78AC"/>
    <w:rsid w:val="002A78BE"/>
    <w:rsid w:val="002A7ABC"/>
    <w:rsid w:val="002A7D75"/>
    <w:rsid w:val="002A7DCD"/>
    <w:rsid w:val="002A7E09"/>
    <w:rsid w:val="002A7F4A"/>
    <w:rsid w:val="002A7F71"/>
    <w:rsid w:val="002B00FC"/>
    <w:rsid w:val="002B0418"/>
    <w:rsid w:val="002B0570"/>
    <w:rsid w:val="002B08DF"/>
    <w:rsid w:val="002B09EB"/>
    <w:rsid w:val="002B0A06"/>
    <w:rsid w:val="002B0BD2"/>
    <w:rsid w:val="002B0C1A"/>
    <w:rsid w:val="002B0D88"/>
    <w:rsid w:val="002B0D9E"/>
    <w:rsid w:val="002B0EDC"/>
    <w:rsid w:val="002B12EE"/>
    <w:rsid w:val="002B1361"/>
    <w:rsid w:val="002B1410"/>
    <w:rsid w:val="002B14A9"/>
    <w:rsid w:val="002B15E3"/>
    <w:rsid w:val="002B1671"/>
    <w:rsid w:val="002B1917"/>
    <w:rsid w:val="002B1957"/>
    <w:rsid w:val="002B19BB"/>
    <w:rsid w:val="002B1A9C"/>
    <w:rsid w:val="002B1BA9"/>
    <w:rsid w:val="002B20C2"/>
    <w:rsid w:val="002B20F1"/>
    <w:rsid w:val="002B234B"/>
    <w:rsid w:val="002B262E"/>
    <w:rsid w:val="002B2656"/>
    <w:rsid w:val="002B27DA"/>
    <w:rsid w:val="002B2963"/>
    <w:rsid w:val="002B296B"/>
    <w:rsid w:val="002B29CF"/>
    <w:rsid w:val="002B2A3B"/>
    <w:rsid w:val="002B2A61"/>
    <w:rsid w:val="002B2A9C"/>
    <w:rsid w:val="002B2CBB"/>
    <w:rsid w:val="002B2E40"/>
    <w:rsid w:val="002B3091"/>
    <w:rsid w:val="002B32A4"/>
    <w:rsid w:val="002B3471"/>
    <w:rsid w:val="002B3483"/>
    <w:rsid w:val="002B383A"/>
    <w:rsid w:val="002B38B5"/>
    <w:rsid w:val="002B3998"/>
    <w:rsid w:val="002B3A9A"/>
    <w:rsid w:val="002B3B35"/>
    <w:rsid w:val="002B3C19"/>
    <w:rsid w:val="002B3D8B"/>
    <w:rsid w:val="002B3DDC"/>
    <w:rsid w:val="002B3F56"/>
    <w:rsid w:val="002B3FCA"/>
    <w:rsid w:val="002B402D"/>
    <w:rsid w:val="002B443D"/>
    <w:rsid w:val="002B4584"/>
    <w:rsid w:val="002B475B"/>
    <w:rsid w:val="002B47A3"/>
    <w:rsid w:val="002B4941"/>
    <w:rsid w:val="002B4B35"/>
    <w:rsid w:val="002B4B68"/>
    <w:rsid w:val="002B4B7B"/>
    <w:rsid w:val="002B4C75"/>
    <w:rsid w:val="002B54EB"/>
    <w:rsid w:val="002B553B"/>
    <w:rsid w:val="002B5749"/>
    <w:rsid w:val="002B5AD5"/>
    <w:rsid w:val="002B5B5C"/>
    <w:rsid w:val="002B5D65"/>
    <w:rsid w:val="002B5E93"/>
    <w:rsid w:val="002B5F39"/>
    <w:rsid w:val="002B5FDC"/>
    <w:rsid w:val="002B6074"/>
    <w:rsid w:val="002B6177"/>
    <w:rsid w:val="002B619A"/>
    <w:rsid w:val="002B62D7"/>
    <w:rsid w:val="002B6346"/>
    <w:rsid w:val="002B65E7"/>
    <w:rsid w:val="002B6778"/>
    <w:rsid w:val="002B68DD"/>
    <w:rsid w:val="002B6977"/>
    <w:rsid w:val="002B699D"/>
    <w:rsid w:val="002B6B54"/>
    <w:rsid w:val="002B6C7B"/>
    <w:rsid w:val="002B6DB2"/>
    <w:rsid w:val="002B7101"/>
    <w:rsid w:val="002B7949"/>
    <w:rsid w:val="002B799D"/>
    <w:rsid w:val="002B7B68"/>
    <w:rsid w:val="002B7F67"/>
    <w:rsid w:val="002B7FBF"/>
    <w:rsid w:val="002B7FDD"/>
    <w:rsid w:val="002B7FE7"/>
    <w:rsid w:val="002C0091"/>
    <w:rsid w:val="002C033E"/>
    <w:rsid w:val="002C0530"/>
    <w:rsid w:val="002C05C1"/>
    <w:rsid w:val="002C05CD"/>
    <w:rsid w:val="002C0855"/>
    <w:rsid w:val="002C0BCA"/>
    <w:rsid w:val="002C0C6D"/>
    <w:rsid w:val="002C0CEB"/>
    <w:rsid w:val="002C0CF7"/>
    <w:rsid w:val="002C0D87"/>
    <w:rsid w:val="002C0D9F"/>
    <w:rsid w:val="002C0EF4"/>
    <w:rsid w:val="002C0FEB"/>
    <w:rsid w:val="002C1158"/>
    <w:rsid w:val="002C116B"/>
    <w:rsid w:val="002C11F8"/>
    <w:rsid w:val="002C1314"/>
    <w:rsid w:val="002C149B"/>
    <w:rsid w:val="002C188F"/>
    <w:rsid w:val="002C19B3"/>
    <w:rsid w:val="002C1A2F"/>
    <w:rsid w:val="002C1BA2"/>
    <w:rsid w:val="002C1C6E"/>
    <w:rsid w:val="002C204A"/>
    <w:rsid w:val="002C2069"/>
    <w:rsid w:val="002C22BD"/>
    <w:rsid w:val="002C232A"/>
    <w:rsid w:val="002C2529"/>
    <w:rsid w:val="002C27B6"/>
    <w:rsid w:val="002C2884"/>
    <w:rsid w:val="002C29B4"/>
    <w:rsid w:val="002C2B6C"/>
    <w:rsid w:val="002C2BE5"/>
    <w:rsid w:val="002C2CB2"/>
    <w:rsid w:val="002C2E16"/>
    <w:rsid w:val="002C3025"/>
    <w:rsid w:val="002C369E"/>
    <w:rsid w:val="002C36F8"/>
    <w:rsid w:val="002C3861"/>
    <w:rsid w:val="002C3F75"/>
    <w:rsid w:val="002C3F98"/>
    <w:rsid w:val="002C4287"/>
    <w:rsid w:val="002C428E"/>
    <w:rsid w:val="002C44EF"/>
    <w:rsid w:val="002C457E"/>
    <w:rsid w:val="002C46CF"/>
    <w:rsid w:val="002C4800"/>
    <w:rsid w:val="002C4884"/>
    <w:rsid w:val="002C48E4"/>
    <w:rsid w:val="002C492A"/>
    <w:rsid w:val="002C496A"/>
    <w:rsid w:val="002C4B7F"/>
    <w:rsid w:val="002C4BD4"/>
    <w:rsid w:val="002C4C26"/>
    <w:rsid w:val="002C4DB5"/>
    <w:rsid w:val="002C4F67"/>
    <w:rsid w:val="002C4FA1"/>
    <w:rsid w:val="002C512A"/>
    <w:rsid w:val="002C51B1"/>
    <w:rsid w:val="002C52C8"/>
    <w:rsid w:val="002C5456"/>
    <w:rsid w:val="002C54A8"/>
    <w:rsid w:val="002C54B4"/>
    <w:rsid w:val="002C559E"/>
    <w:rsid w:val="002C5613"/>
    <w:rsid w:val="002C564F"/>
    <w:rsid w:val="002C5903"/>
    <w:rsid w:val="002C59F4"/>
    <w:rsid w:val="002C5BFB"/>
    <w:rsid w:val="002C5D14"/>
    <w:rsid w:val="002C5DBA"/>
    <w:rsid w:val="002C5FC4"/>
    <w:rsid w:val="002C64CD"/>
    <w:rsid w:val="002C6592"/>
    <w:rsid w:val="002C65D2"/>
    <w:rsid w:val="002C65EF"/>
    <w:rsid w:val="002C69EC"/>
    <w:rsid w:val="002C6B9F"/>
    <w:rsid w:val="002C6C16"/>
    <w:rsid w:val="002C6D63"/>
    <w:rsid w:val="002C6D68"/>
    <w:rsid w:val="002C6FD2"/>
    <w:rsid w:val="002C71AF"/>
    <w:rsid w:val="002C71B2"/>
    <w:rsid w:val="002C721C"/>
    <w:rsid w:val="002C7473"/>
    <w:rsid w:val="002C76C7"/>
    <w:rsid w:val="002C77A5"/>
    <w:rsid w:val="002C7823"/>
    <w:rsid w:val="002C7846"/>
    <w:rsid w:val="002C7871"/>
    <w:rsid w:val="002C7A4E"/>
    <w:rsid w:val="002C7A60"/>
    <w:rsid w:val="002C7C7B"/>
    <w:rsid w:val="002C7D29"/>
    <w:rsid w:val="002C7EC5"/>
    <w:rsid w:val="002C7EFE"/>
    <w:rsid w:val="002C7F2A"/>
    <w:rsid w:val="002C7F86"/>
    <w:rsid w:val="002CB7D9"/>
    <w:rsid w:val="002D009C"/>
    <w:rsid w:val="002D0111"/>
    <w:rsid w:val="002D0427"/>
    <w:rsid w:val="002D04B1"/>
    <w:rsid w:val="002D06E2"/>
    <w:rsid w:val="002D07C2"/>
    <w:rsid w:val="002D0E38"/>
    <w:rsid w:val="002D0F63"/>
    <w:rsid w:val="002D0F93"/>
    <w:rsid w:val="002D13CB"/>
    <w:rsid w:val="002D16F8"/>
    <w:rsid w:val="002D184E"/>
    <w:rsid w:val="002D185B"/>
    <w:rsid w:val="002D19F2"/>
    <w:rsid w:val="002D1ACB"/>
    <w:rsid w:val="002D1B8D"/>
    <w:rsid w:val="002D1C96"/>
    <w:rsid w:val="002D1D72"/>
    <w:rsid w:val="002D1F36"/>
    <w:rsid w:val="002D1F37"/>
    <w:rsid w:val="002D1F83"/>
    <w:rsid w:val="002D1FCE"/>
    <w:rsid w:val="002D1FD5"/>
    <w:rsid w:val="002D2121"/>
    <w:rsid w:val="002D220D"/>
    <w:rsid w:val="002D22D7"/>
    <w:rsid w:val="002D234C"/>
    <w:rsid w:val="002D23C1"/>
    <w:rsid w:val="002D2452"/>
    <w:rsid w:val="002D2495"/>
    <w:rsid w:val="002D2716"/>
    <w:rsid w:val="002D2870"/>
    <w:rsid w:val="002D2AD6"/>
    <w:rsid w:val="002D2CD6"/>
    <w:rsid w:val="002D2D38"/>
    <w:rsid w:val="002D3132"/>
    <w:rsid w:val="002D3437"/>
    <w:rsid w:val="002D34C4"/>
    <w:rsid w:val="002D3503"/>
    <w:rsid w:val="002D3718"/>
    <w:rsid w:val="002D374B"/>
    <w:rsid w:val="002D3760"/>
    <w:rsid w:val="002D3776"/>
    <w:rsid w:val="002D385D"/>
    <w:rsid w:val="002D3A9C"/>
    <w:rsid w:val="002D3B87"/>
    <w:rsid w:val="002D3BD6"/>
    <w:rsid w:val="002D3C3D"/>
    <w:rsid w:val="002D3C45"/>
    <w:rsid w:val="002D3CA4"/>
    <w:rsid w:val="002D3CA8"/>
    <w:rsid w:val="002D3DA8"/>
    <w:rsid w:val="002D3FF7"/>
    <w:rsid w:val="002D40AF"/>
    <w:rsid w:val="002D40F8"/>
    <w:rsid w:val="002D4203"/>
    <w:rsid w:val="002D4581"/>
    <w:rsid w:val="002D4763"/>
    <w:rsid w:val="002D4865"/>
    <w:rsid w:val="002D4903"/>
    <w:rsid w:val="002D497A"/>
    <w:rsid w:val="002D4BB3"/>
    <w:rsid w:val="002D4BC3"/>
    <w:rsid w:val="002D4C14"/>
    <w:rsid w:val="002D4C22"/>
    <w:rsid w:val="002D4C68"/>
    <w:rsid w:val="002D4EC0"/>
    <w:rsid w:val="002D4F4F"/>
    <w:rsid w:val="002D515F"/>
    <w:rsid w:val="002D526A"/>
    <w:rsid w:val="002D544D"/>
    <w:rsid w:val="002D54CC"/>
    <w:rsid w:val="002D57AB"/>
    <w:rsid w:val="002D5821"/>
    <w:rsid w:val="002D5A24"/>
    <w:rsid w:val="002D5CB2"/>
    <w:rsid w:val="002D5EB2"/>
    <w:rsid w:val="002D6052"/>
    <w:rsid w:val="002D60B2"/>
    <w:rsid w:val="002D619D"/>
    <w:rsid w:val="002D6255"/>
    <w:rsid w:val="002D62DC"/>
    <w:rsid w:val="002D6317"/>
    <w:rsid w:val="002D63A0"/>
    <w:rsid w:val="002D6426"/>
    <w:rsid w:val="002D6462"/>
    <w:rsid w:val="002D652F"/>
    <w:rsid w:val="002D6538"/>
    <w:rsid w:val="002D6554"/>
    <w:rsid w:val="002D6608"/>
    <w:rsid w:val="002D6718"/>
    <w:rsid w:val="002D6750"/>
    <w:rsid w:val="002D69EC"/>
    <w:rsid w:val="002D6B25"/>
    <w:rsid w:val="002D6C1E"/>
    <w:rsid w:val="002D6D99"/>
    <w:rsid w:val="002D6EE0"/>
    <w:rsid w:val="002D6F51"/>
    <w:rsid w:val="002D710F"/>
    <w:rsid w:val="002D7116"/>
    <w:rsid w:val="002D73F3"/>
    <w:rsid w:val="002D742C"/>
    <w:rsid w:val="002D74B2"/>
    <w:rsid w:val="002D7B45"/>
    <w:rsid w:val="002D7C81"/>
    <w:rsid w:val="002D7CA5"/>
    <w:rsid w:val="002D7CC2"/>
    <w:rsid w:val="002E01F5"/>
    <w:rsid w:val="002E025C"/>
    <w:rsid w:val="002E031C"/>
    <w:rsid w:val="002E0889"/>
    <w:rsid w:val="002E09C8"/>
    <w:rsid w:val="002E0A4E"/>
    <w:rsid w:val="002E0A62"/>
    <w:rsid w:val="002E0A99"/>
    <w:rsid w:val="002E0BC9"/>
    <w:rsid w:val="002E0C24"/>
    <w:rsid w:val="002E0D4B"/>
    <w:rsid w:val="002E0DB7"/>
    <w:rsid w:val="002E0E3C"/>
    <w:rsid w:val="002E0FC2"/>
    <w:rsid w:val="002E0FF2"/>
    <w:rsid w:val="002E1024"/>
    <w:rsid w:val="002E1079"/>
    <w:rsid w:val="002E12BB"/>
    <w:rsid w:val="002E12C7"/>
    <w:rsid w:val="002E1505"/>
    <w:rsid w:val="002E15EF"/>
    <w:rsid w:val="002E1819"/>
    <w:rsid w:val="002E198A"/>
    <w:rsid w:val="002E1A06"/>
    <w:rsid w:val="002E1A89"/>
    <w:rsid w:val="002E1AC5"/>
    <w:rsid w:val="002E1B2E"/>
    <w:rsid w:val="002E1B4A"/>
    <w:rsid w:val="002E1DB5"/>
    <w:rsid w:val="002E1DF4"/>
    <w:rsid w:val="002E1E97"/>
    <w:rsid w:val="002E1F94"/>
    <w:rsid w:val="002E210B"/>
    <w:rsid w:val="002E21D1"/>
    <w:rsid w:val="002E24E4"/>
    <w:rsid w:val="002E25D0"/>
    <w:rsid w:val="002E264E"/>
    <w:rsid w:val="002E2765"/>
    <w:rsid w:val="002E2B97"/>
    <w:rsid w:val="002E2BA2"/>
    <w:rsid w:val="002E2BBB"/>
    <w:rsid w:val="002E2E06"/>
    <w:rsid w:val="002E328C"/>
    <w:rsid w:val="002E33CD"/>
    <w:rsid w:val="002E34BC"/>
    <w:rsid w:val="002E36CD"/>
    <w:rsid w:val="002E39D8"/>
    <w:rsid w:val="002E39FA"/>
    <w:rsid w:val="002E3A3A"/>
    <w:rsid w:val="002E3A8A"/>
    <w:rsid w:val="002E3AC6"/>
    <w:rsid w:val="002E3B46"/>
    <w:rsid w:val="002E3B6E"/>
    <w:rsid w:val="002E3BD4"/>
    <w:rsid w:val="002E3CC1"/>
    <w:rsid w:val="002E4057"/>
    <w:rsid w:val="002E40D7"/>
    <w:rsid w:val="002E41A4"/>
    <w:rsid w:val="002E41B0"/>
    <w:rsid w:val="002E445F"/>
    <w:rsid w:val="002E44C2"/>
    <w:rsid w:val="002E452E"/>
    <w:rsid w:val="002E46C3"/>
    <w:rsid w:val="002E48EA"/>
    <w:rsid w:val="002E496A"/>
    <w:rsid w:val="002E49C4"/>
    <w:rsid w:val="002E4A51"/>
    <w:rsid w:val="002E4BD1"/>
    <w:rsid w:val="002E4C26"/>
    <w:rsid w:val="002E4D2E"/>
    <w:rsid w:val="002E4D84"/>
    <w:rsid w:val="002E4DA8"/>
    <w:rsid w:val="002E4DDC"/>
    <w:rsid w:val="002E4F1D"/>
    <w:rsid w:val="002E4F69"/>
    <w:rsid w:val="002E51F5"/>
    <w:rsid w:val="002E5283"/>
    <w:rsid w:val="002E5305"/>
    <w:rsid w:val="002E566D"/>
    <w:rsid w:val="002E597E"/>
    <w:rsid w:val="002E5AC3"/>
    <w:rsid w:val="002E5B1C"/>
    <w:rsid w:val="002E5BA5"/>
    <w:rsid w:val="002E5D12"/>
    <w:rsid w:val="002E5F54"/>
    <w:rsid w:val="002E5FD7"/>
    <w:rsid w:val="002E6069"/>
    <w:rsid w:val="002E6074"/>
    <w:rsid w:val="002E60D3"/>
    <w:rsid w:val="002E60E6"/>
    <w:rsid w:val="002E6347"/>
    <w:rsid w:val="002E644C"/>
    <w:rsid w:val="002E6571"/>
    <w:rsid w:val="002E6594"/>
    <w:rsid w:val="002E66E2"/>
    <w:rsid w:val="002E670D"/>
    <w:rsid w:val="002E6741"/>
    <w:rsid w:val="002E67BC"/>
    <w:rsid w:val="002E67F0"/>
    <w:rsid w:val="002E68EE"/>
    <w:rsid w:val="002E6CE7"/>
    <w:rsid w:val="002E6F07"/>
    <w:rsid w:val="002E6F31"/>
    <w:rsid w:val="002E7089"/>
    <w:rsid w:val="002E7164"/>
    <w:rsid w:val="002E71B4"/>
    <w:rsid w:val="002E71FF"/>
    <w:rsid w:val="002E746D"/>
    <w:rsid w:val="002E758D"/>
    <w:rsid w:val="002E773D"/>
    <w:rsid w:val="002E777C"/>
    <w:rsid w:val="002E7B71"/>
    <w:rsid w:val="002E7B96"/>
    <w:rsid w:val="002E7D23"/>
    <w:rsid w:val="002E7F34"/>
    <w:rsid w:val="002EF5F1"/>
    <w:rsid w:val="002F018E"/>
    <w:rsid w:val="002F031D"/>
    <w:rsid w:val="002F0457"/>
    <w:rsid w:val="002F0475"/>
    <w:rsid w:val="002F05A2"/>
    <w:rsid w:val="002F07BF"/>
    <w:rsid w:val="002F08AB"/>
    <w:rsid w:val="002F0AC9"/>
    <w:rsid w:val="002F0B68"/>
    <w:rsid w:val="002F0E39"/>
    <w:rsid w:val="002F1243"/>
    <w:rsid w:val="002F130B"/>
    <w:rsid w:val="002F13EE"/>
    <w:rsid w:val="002F14FC"/>
    <w:rsid w:val="002F15D0"/>
    <w:rsid w:val="002F16F3"/>
    <w:rsid w:val="002F177A"/>
    <w:rsid w:val="002F1786"/>
    <w:rsid w:val="002F17E3"/>
    <w:rsid w:val="002F1994"/>
    <w:rsid w:val="002F1A5D"/>
    <w:rsid w:val="002F1B29"/>
    <w:rsid w:val="002F1B9C"/>
    <w:rsid w:val="002F1B9D"/>
    <w:rsid w:val="002F1DFF"/>
    <w:rsid w:val="002F1E14"/>
    <w:rsid w:val="002F2273"/>
    <w:rsid w:val="002F22B6"/>
    <w:rsid w:val="002F2416"/>
    <w:rsid w:val="002F243F"/>
    <w:rsid w:val="002F26E5"/>
    <w:rsid w:val="002F27A2"/>
    <w:rsid w:val="002F284D"/>
    <w:rsid w:val="002F29DF"/>
    <w:rsid w:val="002F2A88"/>
    <w:rsid w:val="002F2AEC"/>
    <w:rsid w:val="002F2D17"/>
    <w:rsid w:val="002F2F3B"/>
    <w:rsid w:val="002F2F4B"/>
    <w:rsid w:val="002F2FB4"/>
    <w:rsid w:val="002F3163"/>
    <w:rsid w:val="002F3188"/>
    <w:rsid w:val="002F3326"/>
    <w:rsid w:val="002F344B"/>
    <w:rsid w:val="002F38BC"/>
    <w:rsid w:val="002F3A17"/>
    <w:rsid w:val="002F3A8F"/>
    <w:rsid w:val="002F3ED9"/>
    <w:rsid w:val="002F4626"/>
    <w:rsid w:val="002F4923"/>
    <w:rsid w:val="002F4B58"/>
    <w:rsid w:val="002F4BC1"/>
    <w:rsid w:val="002F4C80"/>
    <w:rsid w:val="002F4E3D"/>
    <w:rsid w:val="002F4E61"/>
    <w:rsid w:val="002F4F8A"/>
    <w:rsid w:val="002F5031"/>
    <w:rsid w:val="002F5132"/>
    <w:rsid w:val="002F5519"/>
    <w:rsid w:val="002F55E2"/>
    <w:rsid w:val="002F577F"/>
    <w:rsid w:val="002F578A"/>
    <w:rsid w:val="002F586A"/>
    <w:rsid w:val="002F593F"/>
    <w:rsid w:val="002F5A02"/>
    <w:rsid w:val="002F5E36"/>
    <w:rsid w:val="002F6091"/>
    <w:rsid w:val="002F6319"/>
    <w:rsid w:val="002F6815"/>
    <w:rsid w:val="002F69CD"/>
    <w:rsid w:val="002F6A14"/>
    <w:rsid w:val="002F6B79"/>
    <w:rsid w:val="002F6CA8"/>
    <w:rsid w:val="002F6D5A"/>
    <w:rsid w:val="002F6DEC"/>
    <w:rsid w:val="002F6E76"/>
    <w:rsid w:val="002F6F0A"/>
    <w:rsid w:val="002F7081"/>
    <w:rsid w:val="002F724F"/>
    <w:rsid w:val="002F739F"/>
    <w:rsid w:val="002F7540"/>
    <w:rsid w:val="002F75E4"/>
    <w:rsid w:val="002F7669"/>
    <w:rsid w:val="002F76E5"/>
    <w:rsid w:val="002F76EF"/>
    <w:rsid w:val="002F7771"/>
    <w:rsid w:val="002F77BE"/>
    <w:rsid w:val="002F78CB"/>
    <w:rsid w:val="002F79E6"/>
    <w:rsid w:val="002F7A9A"/>
    <w:rsid w:val="002F7BF2"/>
    <w:rsid w:val="002F7C9F"/>
    <w:rsid w:val="00300308"/>
    <w:rsid w:val="0030038A"/>
    <w:rsid w:val="00300534"/>
    <w:rsid w:val="00300653"/>
    <w:rsid w:val="00300C3E"/>
    <w:rsid w:val="00300CA1"/>
    <w:rsid w:val="00300E4E"/>
    <w:rsid w:val="00300E51"/>
    <w:rsid w:val="00300ED3"/>
    <w:rsid w:val="00300F34"/>
    <w:rsid w:val="00301055"/>
    <w:rsid w:val="00301315"/>
    <w:rsid w:val="0030134C"/>
    <w:rsid w:val="003013BD"/>
    <w:rsid w:val="00301451"/>
    <w:rsid w:val="00301591"/>
    <w:rsid w:val="0030181D"/>
    <w:rsid w:val="00301889"/>
    <w:rsid w:val="00301CB5"/>
    <w:rsid w:val="00301DA7"/>
    <w:rsid w:val="00301DDA"/>
    <w:rsid w:val="00301EAC"/>
    <w:rsid w:val="00301ED8"/>
    <w:rsid w:val="00301F6B"/>
    <w:rsid w:val="00302019"/>
    <w:rsid w:val="003020FB"/>
    <w:rsid w:val="00302297"/>
    <w:rsid w:val="00302520"/>
    <w:rsid w:val="00302546"/>
    <w:rsid w:val="0030272B"/>
    <w:rsid w:val="00302820"/>
    <w:rsid w:val="00302C2F"/>
    <w:rsid w:val="00302CC3"/>
    <w:rsid w:val="00302D2A"/>
    <w:rsid w:val="00302E45"/>
    <w:rsid w:val="00302E6D"/>
    <w:rsid w:val="00302EEB"/>
    <w:rsid w:val="00302F67"/>
    <w:rsid w:val="00302F9F"/>
    <w:rsid w:val="00302FBE"/>
    <w:rsid w:val="00302FFF"/>
    <w:rsid w:val="0030318D"/>
    <w:rsid w:val="003033C7"/>
    <w:rsid w:val="00303889"/>
    <w:rsid w:val="003038FC"/>
    <w:rsid w:val="003039A4"/>
    <w:rsid w:val="003039D5"/>
    <w:rsid w:val="00303A32"/>
    <w:rsid w:val="00303BCD"/>
    <w:rsid w:val="00303C8C"/>
    <w:rsid w:val="00303CF8"/>
    <w:rsid w:val="00303DB6"/>
    <w:rsid w:val="00303DEF"/>
    <w:rsid w:val="00303E1B"/>
    <w:rsid w:val="00303EB5"/>
    <w:rsid w:val="00303EE1"/>
    <w:rsid w:val="00303EF5"/>
    <w:rsid w:val="00303EFB"/>
    <w:rsid w:val="0030413E"/>
    <w:rsid w:val="003041F1"/>
    <w:rsid w:val="0030423A"/>
    <w:rsid w:val="00304264"/>
    <w:rsid w:val="00304381"/>
    <w:rsid w:val="0030460A"/>
    <w:rsid w:val="003046B4"/>
    <w:rsid w:val="003046E8"/>
    <w:rsid w:val="003048A7"/>
    <w:rsid w:val="00304904"/>
    <w:rsid w:val="00304BDC"/>
    <w:rsid w:val="00304D6D"/>
    <w:rsid w:val="00304DDF"/>
    <w:rsid w:val="00304EB1"/>
    <w:rsid w:val="00304ECD"/>
    <w:rsid w:val="0030506B"/>
    <w:rsid w:val="00305072"/>
    <w:rsid w:val="00305550"/>
    <w:rsid w:val="003055E1"/>
    <w:rsid w:val="00305637"/>
    <w:rsid w:val="00305720"/>
    <w:rsid w:val="00305800"/>
    <w:rsid w:val="003058A0"/>
    <w:rsid w:val="00305900"/>
    <w:rsid w:val="003059F4"/>
    <w:rsid w:val="00305C5B"/>
    <w:rsid w:val="00305C88"/>
    <w:rsid w:val="00305CDA"/>
    <w:rsid w:val="00306033"/>
    <w:rsid w:val="0030603A"/>
    <w:rsid w:val="00306046"/>
    <w:rsid w:val="00306073"/>
    <w:rsid w:val="003060D7"/>
    <w:rsid w:val="003062A8"/>
    <w:rsid w:val="00306380"/>
    <w:rsid w:val="003066E1"/>
    <w:rsid w:val="00306805"/>
    <w:rsid w:val="00306828"/>
    <w:rsid w:val="00306963"/>
    <w:rsid w:val="00306C48"/>
    <w:rsid w:val="00306CD6"/>
    <w:rsid w:val="00306E35"/>
    <w:rsid w:val="00307004"/>
    <w:rsid w:val="0030703D"/>
    <w:rsid w:val="003073C7"/>
    <w:rsid w:val="00307513"/>
    <w:rsid w:val="003076C5"/>
    <w:rsid w:val="003076F0"/>
    <w:rsid w:val="0030784A"/>
    <w:rsid w:val="0030794B"/>
    <w:rsid w:val="00307994"/>
    <w:rsid w:val="003079ED"/>
    <w:rsid w:val="00307A6F"/>
    <w:rsid w:val="00307F09"/>
    <w:rsid w:val="00307FAA"/>
    <w:rsid w:val="00308985"/>
    <w:rsid w:val="003101E7"/>
    <w:rsid w:val="00310463"/>
    <w:rsid w:val="00310881"/>
    <w:rsid w:val="0031090D"/>
    <w:rsid w:val="003109B7"/>
    <w:rsid w:val="003109CC"/>
    <w:rsid w:val="00310B03"/>
    <w:rsid w:val="00310B1E"/>
    <w:rsid w:val="00310C88"/>
    <w:rsid w:val="00310D24"/>
    <w:rsid w:val="003111F9"/>
    <w:rsid w:val="0031161C"/>
    <w:rsid w:val="0031173C"/>
    <w:rsid w:val="00311868"/>
    <w:rsid w:val="003118F7"/>
    <w:rsid w:val="00311A2F"/>
    <w:rsid w:val="00311CC5"/>
    <w:rsid w:val="00311D4D"/>
    <w:rsid w:val="00311D6E"/>
    <w:rsid w:val="00311DC2"/>
    <w:rsid w:val="00311DFC"/>
    <w:rsid w:val="00312119"/>
    <w:rsid w:val="00312400"/>
    <w:rsid w:val="003124D8"/>
    <w:rsid w:val="003125A3"/>
    <w:rsid w:val="00312633"/>
    <w:rsid w:val="0031266C"/>
    <w:rsid w:val="003126BF"/>
    <w:rsid w:val="003129BC"/>
    <w:rsid w:val="003129DD"/>
    <w:rsid w:val="00312BB3"/>
    <w:rsid w:val="00312CAD"/>
    <w:rsid w:val="00312D43"/>
    <w:rsid w:val="00312E39"/>
    <w:rsid w:val="00312F43"/>
    <w:rsid w:val="003130D5"/>
    <w:rsid w:val="00313143"/>
    <w:rsid w:val="00313175"/>
    <w:rsid w:val="00313293"/>
    <w:rsid w:val="0031334E"/>
    <w:rsid w:val="0031336E"/>
    <w:rsid w:val="003135C2"/>
    <w:rsid w:val="00313670"/>
    <w:rsid w:val="0031375F"/>
    <w:rsid w:val="00313837"/>
    <w:rsid w:val="00313A16"/>
    <w:rsid w:val="00313A46"/>
    <w:rsid w:val="00313A89"/>
    <w:rsid w:val="00313B46"/>
    <w:rsid w:val="00313C6F"/>
    <w:rsid w:val="00313FB9"/>
    <w:rsid w:val="00314043"/>
    <w:rsid w:val="00314047"/>
    <w:rsid w:val="003140F6"/>
    <w:rsid w:val="003144C5"/>
    <w:rsid w:val="00314581"/>
    <w:rsid w:val="00314788"/>
    <w:rsid w:val="003147E0"/>
    <w:rsid w:val="003148E8"/>
    <w:rsid w:val="0031491D"/>
    <w:rsid w:val="00314B57"/>
    <w:rsid w:val="00314C1F"/>
    <w:rsid w:val="00314CFB"/>
    <w:rsid w:val="00314EBE"/>
    <w:rsid w:val="00314EDB"/>
    <w:rsid w:val="00315000"/>
    <w:rsid w:val="003150B3"/>
    <w:rsid w:val="00315114"/>
    <w:rsid w:val="003152E7"/>
    <w:rsid w:val="0031541A"/>
    <w:rsid w:val="003156A9"/>
    <w:rsid w:val="00315815"/>
    <w:rsid w:val="00315872"/>
    <w:rsid w:val="00315C43"/>
    <w:rsid w:val="00316105"/>
    <w:rsid w:val="003163C8"/>
    <w:rsid w:val="003163FD"/>
    <w:rsid w:val="003164FD"/>
    <w:rsid w:val="003166AA"/>
    <w:rsid w:val="003166E6"/>
    <w:rsid w:val="00316967"/>
    <w:rsid w:val="003169B1"/>
    <w:rsid w:val="00316B1F"/>
    <w:rsid w:val="00316B22"/>
    <w:rsid w:val="00316B26"/>
    <w:rsid w:val="00316C17"/>
    <w:rsid w:val="00316C8D"/>
    <w:rsid w:val="00316E6B"/>
    <w:rsid w:val="00316F00"/>
    <w:rsid w:val="00316F3C"/>
    <w:rsid w:val="003172C4"/>
    <w:rsid w:val="003172EB"/>
    <w:rsid w:val="003173D8"/>
    <w:rsid w:val="003174CF"/>
    <w:rsid w:val="0031777A"/>
    <w:rsid w:val="003178BC"/>
    <w:rsid w:val="00317B09"/>
    <w:rsid w:val="00317C68"/>
    <w:rsid w:val="00317E15"/>
    <w:rsid w:val="00317F67"/>
    <w:rsid w:val="00320059"/>
    <w:rsid w:val="003200DF"/>
    <w:rsid w:val="003200E9"/>
    <w:rsid w:val="0032012B"/>
    <w:rsid w:val="0032028C"/>
    <w:rsid w:val="0032037E"/>
    <w:rsid w:val="003204C8"/>
    <w:rsid w:val="003205A5"/>
    <w:rsid w:val="0032060B"/>
    <w:rsid w:val="00320614"/>
    <w:rsid w:val="00320783"/>
    <w:rsid w:val="00320AA4"/>
    <w:rsid w:val="00320B32"/>
    <w:rsid w:val="00320D47"/>
    <w:rsid w:val="00320DD1"/>
    <w:rsid w:val="00320FDB"/>
    <w:rsid w:val="00320FE3"/>
    <w:rsid w:val="00321000"/>
    <w:rsid w:val="0032101A"/>
    <w:rsid w:val="0032113B"/>
    <w:rsid w:val="00321392"/>
    <w:rsid w:val="00321467"/>
    <w:rsid w:val="0032149A"/>
    <w:rsid w:val="0032169F"/>
    <w:rsid w:val="00321768"/>
    <w:rsid w:val="003217EF"/>
    <w:rsid w:val="003218EE"/>
    <w:rsid w:val="00321A5B"/>
    <w:rsid w:val="00321B26"/>
    <w:rsid w:val="00321BD0"/>
    <w:rsid w:val="00321DD1"/>
    <w:rsid w:val="00321F1D"/>
    <w:rsid w:val="00322062"/>
    <w:rsid w:val="0032206A"/>
    <w:rsid w:val="0032212E"/>
    <w:rsid w:val="00322429"/>
    <w:rsid w:val="00322716"/>
    <w:rsid w:val="00322790"/>
    <w:rsid w:val="00322B85"/>
    <w:rsid w:val="00322D95"/>
    <w:rsid w:val="00322E6F"/>
    <w:rsid w:val="00322ED7"/>
    <w:rsid w:val="00323156"/>
    <w:rsid w:val="00323180"/>
    <w:rsid w:val="0032332E"/>
    <w:rsid w:val="0032338C"/>
    <w:rsid w:val="00323404"/>
    <w:rsid w:val="003235C1"/>
    <w:rsid w:val="00323678"/>
    <w:rsid w:val="0032373D"/>
    <w:rsid w:val="003238F5"/>
    <w:rsid w:val="00323B0A"/>
    <w:rsid w:val="00323B28"/>
    <w:rsid w:val="00323C06"/>
    <w:rsid w:val="00323C92"/>
    <w:rsid w:val="00323EC7"/>
    <w:rsid w:val="00323F8C"/>
    <w:rsid w:val="0032408F"/>
    <w:rsid w:val="003240B8"/>
    <w:rsid w:val="00324242"/>
    <w:rsid w:val="003243A6"/>
    <w:rsid w:val="0032447B"/>
    <w:rsid w:val="00324553"/>
    <w:rsid w:val="00324649"/>
    <w:rsid w:val="00324681"/>
    <w:rsid w:val="00324683"/>
    <w:rsid w:val="00324713"/>
    <w:rsid w:val="003247C5"/>
    <w:rsid w:val="00324875"/>
    <w:rsid w:val="00324A10"/>
    <w:rsid w:val="00324CA2"/>
    <w:rsid w:val="00324DCE"/>
    <w:rsid w:val="00324ECC"/>
    <w:rsid w:val="00324EEF"/>
    <w:rsid w:val="00324F2B"/>
    <w:rsid w:val="0032516C"/>
    <w:rsid w:val="00325265"/>
    <w:rsid w:val="0032552D"/>
    <w:rsid w:val="003255F6"/>
    <w:rsid w:val="00325604"/>
    <w:rsid w:val="00325683"/>
    <w:rsid w:val="003258DD"/>
    <w:rsid w:val="00325B7F"/>
    <w:rsid w:val="00325D41"/>
    <w:rsid w:val="00325DBF"/>
    <w:rsid w:val="00325EEF"/>
    <w:rsid w:val="00326191"/>
    <w:rsid w:val="003261F5"/>
    <w:rsid w:val="00326344"/>
    <w:rsid w:val="00326631"/>
    <w:rsid w:val="003266CE"/>
    <w:rsid w:val="003266D5"/>
    <w:rsid w:val="00326978"/>
    <w:rsid w:val="00326AE0"/>
    <w:rsid w:val="00326B14"/>
    <w:rsid w:val="00326BBF"/>
    <w:rsid w:val="00326C39"/>
    <w:rsid w:val="00326CFC"/>
    <w:rsid w:val="00326DBF"/>
    <w:rsid w:val="00326E21"/>
    <w:rsid w:val="00327161"/>
    <w:rsid w:val="00327248"/>
    <w:rsid w:val="00327319"/>
    <w:rsid w:val="003273C6"/>
    <w:rsid w:val="003274D7"/>
    <w:rsid w:val="0032751C"/>
    <w:rsid w:val="00327723"/>
    <w:rsid w:val="0032780E"/>
    <w:rsid w:val="003278B7"/>
    <w:rsid w:val="003279E4"/>
    <w:rsid w:val="00327B28"/>
    <w:rsid w:val="00327B55"/>
    <w:rsid w:val="00327D38"/>
    <w:rsid w:val="00327D92"/>
    <w:rsid w:val="00327E51"/>
    <w:rsid w:val="00330107"/>
    <w:rsid w:val="003301E6"/>
    <w:rsid w:val="003302F2"/>
    <w:rsid w:val="00330308"/>
    <w:rsid w:val="00330411"/>
    <w:rsid w:val="003305F9"/>
    <w:rsid w:val="00330617"/>
    <w:rsid w:val="0033067E"/>
    <w:rsid w:val="0033079F"/>
    <w:rsid w:val="0033096B"/>
    <w:rsid w:val="003309EA"/>
    <w:rsid w:val="00330C58"/>
    <w:rsid w:val="00330D0D"/>
    <w:rsid w:val="00330F8F"/>
    <w:rsid w:val="00331015"/>
    <w:rsid w:val="003311D6"/>
    <w:rsid w:val="00331378"/>
    <w:rsid w:val="00331558"/>
    <w:rsid w:val="00331566"/>
    <w:rsid w:val="003316BA"/>
    <w:rsid w:val="003316D9"/>
    <w:rsid w:val="003317D8"/>
    <w:rsid w:val="00331838"/>
    <w:rsid w:val="00331A22"/>
    <w:rsid w:val="00331AF9"/>
    <w:rsid w:val="00331C36"/>
    <w:rsid w:val="00331C78"/>
    <w:rsid w:val="00331D0C"/>
    <w:rsid w:val="00331E20"/>
    <w:rsid w:val="00332009"/>
    <w:rsid w:val="003322C8"/>
    <w:rsid w:val="003323C8"/>
    <w:rsid w:val="003323FE"/>
    <w:rsid w:val="00332579"/>
    <w:rsid w:val="003326A8"/>
    <w:rsid w:val="003326B2"/>
    <w:rsid w:val="0033276F"/>
    <w:rsid w:val="003327D7"/>
    <w:rsid w:val="00332BD6"/>
    <w:rsid w:val="00332CC9"/>
    <w:rsid w:val="00332EC0"/>
    <w:rsid w:val="00332EE9"/>
    <w:rsid w:val="00332F96"/>
    <w:rsid w:val="00333102"/>
    <w:rsid w:val="0033313B"/>
    <w:rsid w:val="00333363"/>
    <w:rsid w:val="0033380B"/>
    <w:rsid w:val="00333862"/>
    <w:rsid w:val="00333AB2"/>
    <w:rsid w:val="00333E6E"/>
    <w:rsid w:val="0033409D"/>
    <w:rsid w:val="00334124"/>
    <w:rsid w:val="003341B7"/>
    <w:rsid w:val="0033429B"/>
    <w:rsid w:val="00334447"/>
    <w:rsid w:val="00334572"/>
    <w:rsid w:val="003345E1"/>
    <w:rsid w:val="0033485B"/>
    <w:rsid w:val="0033497F"/>
    <w:rsid w:val="00334ABB"/>
    <w:rsid w:val="00334B87"/>
    <w:rsid w:val="00334C9C"/>
    <w:rsid w:val="00334EB2"/>
    <w:rsid w:val="00334F8C"/>
    <w:rsid w:val="00335426"/>
    <w:rsid w:val="00335455"/>
    <w:rsid w:val="00335536"/>
    <w:rsid w:val="003355DC"/>
    <w:rsid w:val="0033574A"/>
    <w:rsid w:val="0033589D"/>
    <w:rsid w:val="00335BC7"/>
    <w:rsid w:val="00335C15"/>
    <w:rsid w:val="003360B1"/>
    <w:rsid w:val="003360ED"/>
    <w:rsid w:val="003361A4"/>
    <w:rsid w:val="003362B6"/>
    <w:rsid w:val="00336338"/>
    <w:rsid w:val="003363DE"/>
    <w:rsid w:val="003364DC"/>
    <w:rsid w:val="003366D4"/>
    <w:rsid w:val="00336740"/>
    <w:rsid w:val="0033688C"/>
    <w:rsid w:val="00336C0A"/>
    <w:rsid w:val="00336C46"/>
    <w:rsid w:val="00336CFB"/>
    <w:rsid w:val="00336D4E"/>
    <w:rsid w:val="00336E98"/>
    <w:rsid w:val="00336F3C"/>
    <w:rsid w:val="0033703E"/>
    <w:rsid w:val="003370DA"/>
    <w:rsid w:val="00337196"/>
    <w:rsid w:val="003371E2"/>
    <w:rsid w:val="0033720D"/>
    <w:rsid w:val="0033723C"/>
    <w:rsid w:val="00337630"/>
    <w:rsid w:val="0033766E"/>
    <w:rsid w:val="00337711"/>
    <w:rsid w:val="00337E5D"/>
    <w:rsid w:val="0034035E"/>
    <w:rsid w:val="00340408"/>
    <w:rsid w:val="0034044D"/>
    <w:rsid w:val="003405C2"/>
    <w:rsid w:val="003405DD"/>
    <w:rsid w:val="00340626"/>
    <w:rsid w:val="003406E7"/>
    <w:rsid w:val="00340707"/>
    <w:rsid w:val="003407AC"/>
    <w:rsid w:val="003407F1"/>
    <w:rsid w:val="003408F0"/>
    <w:rsid w:val="003409E8"/>
    <w:rsid w:val="00340A7B"/>
    <w:rsid w:val="00340BE7"/>
    <w:rsid w:val="00340D6B"/>
    <w:rsid w:val="00340DD1"/>
    <w:rsid w:val="00340E18"/>
    <w:rsid w:val="00340E8C"/>
    <w:rsid w:val="00340F89"/>
    <w:rsid w:val="003412F1"/>
    <w:rsid w:val="00341457"/>
    <w:rsid w:val="00341462"/>
    <w:rsid w:val="00341478"/>
    <w:rsid w:val="003415E7"/>
    <w:rsid w:val="00341747"/>
    <w:rsid w:val="00341919"/>
    <w:rsid w:val="003419A8"/>
    <w:rsid w:val="00341A05"/>
    <w:rsid w:val="00341A64"/>
    <w:rsid w:val="00341B97"/>
    <w:rsid w:val="00341C31"/>
    <w:rsid w:val="00341E0E"/>
    <w:rsid w:val="00341EFC"/>
    <w:rsid w:val="00342062"/>
    <w:rsid w:val="00342070"/>
    <w:rsid w:val="00342254"/>
    <w:rsid w:val="003422DC"/>
    <w:rsid w:val="0034250B"/>
    <w:rsid w:val="0034262F"/>
    <w:rsid w:val="003429F0"/>
    <w:rsid w:val="00342B59"/>
    <w:rsid w:val="00342C54"/>
    <w:rsid w:val="00342DAD"/>
    <w:rsid w:val="0034318E"/>
    <w:rsid w:val="003431A4"/>
    <w:rsid w:val="003431D6"/>
    <w:rsid w:val="00343327"/>
    <w:rsid w:val="003433A8"/>
    <w:rsid w:val="00343574"/>
    <w:rsid w:val="003436B7"/>
    <w:rsid w:val="0034371C"/>
    <w:rsid w:val="00343A8C"/>
    <w:rsid w:val="00343ABF"/>
    <w:rsid w:val="00343B0A"/>
    <w:rsid w:val="00343FCE"/>
    <w:rsid w:val="003440AA"/>
    <w:rsid w:val="003441AD"/>
    <w:rsid w:val="003442DB"/>
    <w:rsid w:val="003443AC"/>
    <w:rsid w:val="0034454B"/>
    <w:rsid w:val="0034460C"/>
    <w:rsid w:val="0034472D"/>
    <w:rsid w:val="003447EE"/>
    <w:rsid w:val="0034484B"/>
    <w:rsid w:val="00344864"/>
    <w:rsid w:val="00344926"/>
    <w:rsid w:val="00344BC1"/>
    <w:rsid w:val="00344C20"/>
    <w:rsid w:val="00344C60"/>
    <w:rsid w:val="00344D92"/>
    <w:rsid w:val="00345186"/>
    <w:rsid w:val="003452B1"/>
    <w:rsid w:val="003453A8"/>
    <w:rsid w:val="003453EC"/>
    <w:rsid w:val="0034547C"/>
    <w:rsid w:val="00345855"/>
    <w:rsid w:val="003459C5"/>
    <w:rsid w:val="00345A2F"/>
    <w:rsid w:val="00345B3B"/>
    <w:rsid w:val="00345D66"/>
    <w:rsid w:val="00345D6B"/>
    <w:rsid w:val="00345E1E"/>
    <w:rsid w:val="00345E6B"/>
    <w:rsid w:val="00345EE8"/>
    <w:rsid w:val="00346259"/>
    <w:rsid w:val="0034631B"/>
    <w:rsid w:val="00346513"/>
    <w:rsid w:val="003466F5"/>
    <w:rsid w:val="00346745"/>
    <w:rsid w:val="003469F3"/>
    <w:rsid w:val="00346B39"/>
    <w:rsid w:val="00346DA5"/>
    <w:rsid w:val="00346E91"/>
    <w:rsid w:val="00346F53"/>
    <w:rsid w:val="00347018"/>
    <w:rsid w:val="0034701B"/>
    <w:rsid w:val="003473AE"/>
    <w:rsid w:val="003476A4"/>
    <w:rsid w:val="003476FD"/>
    <w:rsid w:val="00347735"/>
    <w:rsid w:val="003477DB"/>
    <w:rsid w:val="00347938"/>
    <w:rsid w:val="00347E81"/>
    <w:rsid w:val="00347EF8"/>
    <w:rsid w:val="00347FE5"/>
    <w:rsid w:val="0034D317"/>
    <w:rsid w:val="00350063"/>
    <w:rsid w:val="0035008B"/>
    <w:rsid w:val="003500E0"/>
    <w:rsid w:val="0035038C"/>
    <w:rsid w:val="00350400"/>
    <w:rsid w:val="0035070F"/>
    <w:rsid w:val="003508BF"/>
    <w:rsid w:val="003508C0"/>
    <w:rsid w:val="00350F21"/>
    <w:rsid w:val="0035113F"/>
    <w:rsid w:val="00351282"/>
    <w:rsid w:val="0035152B"/>
    <w:rsid w:val="0035159C"/>
    <w:rsid w:val="00351685"/>
    <w:rsid w:val="0035170F"/>
    <w:rsid w:val="003517AE"/>
    <w:rsid w:val="0035184D"/>
    <w:rsid w:val="003519D9"/>
    <w:rsid w:val="00351C66"/>
    <w:rsid w:val="00351CD0"/>
    <w:rsid w:val="00351DA2"/>
    <w:rsid w:val="00351E34"/>
    <w:rsid w:val="00351E49"/>
    <w:rsid w:val="00351F0D"/>
    <w:rsid w:val="0035201A"/>
    <w:rsid w:val="00352023"/>
    <w:rsid w:val="00352098"/>
    <w:rsid w:val="0035216E"/>
    <w:rsid w:val="003521C4"/>
    <w:rsid w:val="00352228"/>
    <w:rsid w:val="00352414"/>
    <w:rsid w:val="00352459"/>
    <w:rsid w:val="00352521"/>
    <w:rsid w:val="00352595"/>
    <w:rsid w:val="003525CB"/>
    <w:rsid w:val="003526B5"/>
    <w:rsid w:val="0035271D"/>
    <w:rsid w:val="00352733"/>
    <w:rsid w:val="00352A53"/>
    <w:rsid w:val="00352B0C"/>
    <w:rsid w:val="00352B82"/>
    <w:rsid w:val="00352CA3"/>
    <w:rsid w:val="00352CE1"/>
    <w:rsid w:val="00352F5A"/>
    <w:rsid w:val="00353071"/>
    <w:rsid w:val="00353319"/>
    <w:rsid w:val="003534DB"/>
    <w:rsid w:val="00353596"/>
    <w:rsid w:val="003535FF"/>
    <w:rsid w:val="0035383D"/>
    <w:rsid w:val="00353A30"/>
    <w:rsid w:val="00353A77"/>
    <w:rsid w:val="00353A92"/>
    <w:rsid w:val="00353E74"/>
    <w:rsid w:val="00353F0F"/>
    <w:rsid w:val="00353F76"/>
    <w:rsid w:val="003540A1"/>
    <w:rsid w:val="00354124"/>
    <w:rsid w:val="0035436B"/>
    <w:rsid w:val="003545A2"/>
    <w:rsid w:val="003545B1"/>
    <w:rsid w:val="003546F5"/>
    <w:rsid w:val="003546F6"/>
    <w:rsid w:val="0035477D"/>
    <w:rsid w:val="00354849"/>
    <w:rsid w:val="00354B44"/>
    <w:rsid w:val="00354B75"/>
    <w:rsid w:val="00354BAC"/>
    <w:rsid w:val="00354C01"/>
    <w:rsid w:val="00354FCB"/>
    <w:rsid w:val="00354FE8"/>
    <w:rsid w:val="00355005"/>
    <w:rsid w:val="003550F5"/>
    <w:rsid w:val="003553E5"/>
    <w:rsid w:val="0035550D"/>
    <w:rsid w:val="003555C0"/>
    <w:rsid w:val="00355930"/>
    <w:rsid w:val="00355AAD"/>
    <w:rsid w:val="00355ACD"/>
    <w:rsid w:val="00355B6D"/>
    <w:rsid w:val="00355B7A"/>
    <w:rsid w:val="00355CB6"/>
    <w:rsid w:val="00355CF6"/>
    <w:rsid w:val="00355DE8"/>
    <w:rsid w:val="00355EE6"/>
    <w:rsid w:val="00355EFC"/>
    <w:rsid w:val="00355EFF"/>
    <w:rsid w:val="0035627F"/>
    <w:rsid w:val="003562CA"/>
    <w:rsid w:val="003563FC"/>
    <w:rsid w:val="003565CF"/>
    <w:rsid w:val="00356609"/>
    <w:rsid w:val="0035674D"/>
    <w:rsid w:val="00356833"/>
    <w:rsid w:val="00356BAE"/>
    <w:rsid w:val="00356BB5"/>
    <w:rsid w:val="00356D58"/>
    <w:rsid w:val="00356F91"/>
    <w:rsid w:val="00357393"/>
    <w:rsid w:val="00357438"/>
    <w:rsid w:val="00357888"/>
    <w:rsid w:val="00357A2D"/>
    <w:rsid w:val="00357A94"/>
    <w:rsid w:val="00357CEA"/>
    <w:rsid w:val="00357CFB"/>
    <w:rsid w:val="00357D27"/>
    <w:rsid w:val="00357D7B"/>
    <w:rsid w:val="00357EE6"/>
    <w:rsid w:val="0035EA49"/>
    <w:rsid w:val="003600D0"/>
    <w:rsid w:val="0036011E"/>
    <w:rsid w:val="00360120"/>
    <w:rsid w:val="00360245"/>
    <w:rsid w:val="00360271"/>
    <w:rsid w:val="00360290"/>
    <w:rsid w:val="003603D7"/>
    <w:rsid w:val="00360450"/>
    <w:rsid w:val="0036049F"/>
    <w:rsid w:val="00360991"/>
    <w:rsid w:val="003609DD"/>
    <w:rsid w:val="00360D40"/>
    <w:rsid w:val="00360E6F"/>
    <w:rsid w:val="00361014"/>
    <w:rsid w:val="00361057"/>
    <w:rsid w:val="0036108B"/>
    <w:rsid w:val="003610BD"/>
    <w:rsid w:val="0036117A"/>
    <w:rsid w:val="0036170D"/>
    <w:rsid w:val="003617FF"/>
    <w:rsid w:val="003618EB"/>
    <w:rsid w:val="00361CB5"/>
    <w:rsid w:val="00362054"/>
    <w:rsid w:val="00362140"/>
    <w:rsid w:val="003621A5"/>
    <w:rsid w:val="00362669"/>
    <w:rsid w:val="003626B1"/>
    <w:rsid w:val="003626EE"/>
    <w:rsid w:val="003627E3"/>
    <w:rsid w:val="00362869"/>
    <w:rsid w:val="0036290D"/>
    <w:rsid w:val="0036292C"/>
    <w:rsid w:val="00362996"/>
    <w:rsid w:val="00362ADC"/>
    <w:rsid w:val="00362B2C"/>
    <w:rsid w:val="00362BC3"/>
    <w:rsid w:val="00363053"/>
    <w:rsid w:val="00363163"/>
    <w:rsid w:val="00363268"/>
    <w:rsid w:val="00363271"/>
    <w:rsid w:val="003634C3"/>
    <w:rsid w:val="0036351C"/>
    <w:rsid w:val="003635B7"/>
    <w:rsid w:val="00363975"/>
    <w:rsid w:val="00363CCB"/>
    <w:rsid w:val="00363F5A"/>
    <w:rsid w:val="00364036"/>
    <w:rsid w:val="00364070"/>
    <w:rsid w:val="003640B8"/>
    <w:rsid w:val="00364107"/>
    <w:rsid w:val="0036417F"/>
    <w:rsid w:val="0036491D"/>
    <w:rsid w:val="00364A6C"/>
    <w:rsid w:val="00364B91"/>
    <w:rsid w:val="00364D2C"/>
    <w:rsid w:val="00364DDB"/>
    <w:rsid w:val="00365134"/>
    <w:rsid w:val="0036514F"/>
    <w:rsid w:val="00365247"/>
    <w:rsid w:val="00365356"/>
    <w:rsid w:val="003653E8"/>
    <w:rsid w:val="00365484"/>
    <w:rsid w:val="00365578"/>
    <w:rsid w:val="0036586C"/>
    <w:rsid w:val="003658A5"/>
    <w:rsid w:val="00365A5E"/>
    <w:rsid w:val="00365CD0"/>
    <w:rsid w:val="00365E4B"/>
    <w:rsid w:val="00366404"/>
    <w:rsid w:val="003668CF"/>
    <w:rsid w:val="0036695B"/>
    <w:rsid w:val="00366968"/>
    <w:rsid w:val="00366F9B"/>
    <w:rsid w:val="00367646"/>
    <w:rsid w:val="0036774A"/>
    <w:rsid w:val="00367856"/>
    <w:rsid w:val="00367E6C"/>
    <w:rsid w:val="0036F669"/>
    <w:rsid w:val="00370216"/>
    <w:rsid w:val="00370623"/>
    <w:rsid w:val="0037071D"/>
    <w:rsid w:val="003707CC"/>
    <w:rsid w:val="003707E5"/>
    <w:rsid w:val="003709F4"/>
    <w:rsid w:val="00370AD8"/>
    <w:rsid w:val="00370C71"/>
    <w:rsid w:val="00370CB0"/>
    <w:rsid w:val="00370DDC"/>
    <w:rsid w:val="00370E5F"/>
    <w:rsid w:val="00370E7E"/>
    <w:rsid w:val="00370EFC"/>
    <w:rsid w:val="00371337"/>
    <w:rsid w:val="003713BA"/>
    <w:rsid w:val="003713D4"/>
    <w:rsid w:val="00371429"/>
    <w:rsid w:val="003714B6"/>
    <w:rsid w:val="00371698"/>
    <w:rsid w:val="003718C2"/>
    <w:rsid w:val="00371905"/>
    <w:rsid w:val="00371A63"/>
    <w:rsid w:val="00371B8C"/>
    <w:rsid w:val="00371CB6"/>
    <w:rsid w:val="00371E47"/>
    <w:rsid w:val="00371E63"/>
    <w:rsid w:val="00371FB6"/>
    <w:rsid w:val="003720F7"/>
    <w:rsid w:val="0037211A"/>
    <w:rsid w:val="003721B8"/>
    <w:rsid w:val="0037224A"/>
    <w:rsid w:val="00372573"/>
    <w:rsid w:val="00372694"/>
    <w:rsid w:val="003726F3"/>
    <w:rsid w:val="0037272E"/>
    <w:rsid w:val="003729CE"/>
    <w:rsid w:val="00372ABE"/>
    <w:rsid w:val="00372AC5"/>
    <w:rsid w:val="00372AE8"/>
    <w:rsid w:val="00372AFA"/>
    <w:rsid w:val="00372B8F"/>
    <w:rsid w:val="00372B9B"/>
    <w:rsid w:val="00372D4A"/>
    <w:rsid w:val="00372D8F"/>
    <w:rsid w:val="00372F55"/>
    <w:rsid w:val="00372FDF"/>
    <w:rsid w:val="00373061"/>
    <w:rsid w:val="00373307"/>
    <w:rsid w:val="003733A9"/>
    <w:rsid w:val="00373459"/>
    <w:rsid w:val="0037356D"/>
    <w:rsid w:val="00373586"/>
    <w:rsid w:val="003735ED"/>
    <w:rsid w:val="0037375D"/>
    <w:rsid w:val="003739FF"/>
    <w:rsid w:val="00373C37"/>
    <w:rsid w:val="00373C68"/>
    <w:rsid w:val="00373C85"/>
    <w:rsid w:val="00373D51"/>
    <w:rsid w:val="0037401A"/>
    <w:rsid w:val="00374314"/>
    <w:rsid w:val="00374390"/>
    <w:rsid w:val="00374396"/>
    <w:rsid w:val="003744E9"/>
    <w:rsid w:val="00374543"/>
    <w:rsid w:val="00374777"/>
    <w:rsid w:val="003748EB"/>
    <w:rsid w:val="00374BA3"/>
    <w:rsid w:val="00374D5C"/>
    <w:rsid w:val="00374DB1"/>
    <w:rsid w:val="00374EFA"/>
    <w:rsid w:val="00374FDB"/>
    <w:rsid w:val="00375066"/>
    <w:rsid w:val="0037525A"/>
    <w:rsid w:val="003752F7"/>
    <w:rsid w:val="003755A1"/>
    <w:rsid w:val="0037562D"/>
    <w:rsid w:val="003756C7"/>
    <w:rsid w:val="00375A4B"/>
    <w:rsid w:val="00375C1A"/>
    <w:rsid w:val="00375DF1"/>
    <w:rsid w:val="00375E50"/>
    <w:rsid w:val="00375E85"/>
    <w:rsid w:val="00375E88"/>
    <w:rsid w:val="00375EC3"/>
    <w:rsid w:val="00375FC7"/>
    <w:rsid w:val="00376114"/>
    <w:rsid w:val="00376361"/>
    <w:rsid w:val="00376432"/>
    <w:rsid w:val="0037650E"/>
    <w:rsid w:val="00376759"/>
    <w:rsid w:val="0037693D"/>
    <w:rsid w:val="00376956"/>
    <w:rsid w:val="00376B93"/>
    <w:rsid w:val="00376BD2"/>
    <w:rsid w:val="00376D40"/>
    <w:rsid w:val="00376D59"/>
    <w:rsid w:val="00376ECA"/>
    <w:rsid w:val="00377034"/>
    <w:rsid w:val="00377055"/>
    <w:rsid w:val="003770D0"/>
    <w:rsid w:val="003770D8"/>
    <w:rsid w:val="003771A2"/>
    <w:rsid w:val="003771B8"/>
    <w:rsid w:val="0037729B"/>
    <w:rsid w:val="003772A5"/>
    <w:rsid w:val="003773C8"/>
    <w:rsid w:val="003773CF"/>
    <w:rsid w:val="0037740E"/>
    <w:rsid w:val="0037741D"/>
    <w:rsid w:val="00377455"/>
    <w:rsid w:val="00377514"/>
    <w:rsid w:val="003775F4"/>
    <w:rsid w:val="0037763B"/>
    <w:rsid w:val="003777F0"/>
    <w:rsid w:val="00377840"/>
    <w:rsid w:val="00377882"/>
    <w:rsid w:val="00377998"/>
    <w:rsid w:val="00377A46"/>
    <w:rsid w:val="00377BAE"/>
    <w:rsid w:val="00377BB1"/>
    <w:rsid w:val="00377DE2"/>
    <w:rsid w:val="00377F98"/>
    <w:rsid w:val="00379F21"/>
    <w:rsid w:val="0038005B"/>
    <w:rsid w:val="003804E2"/>
    <w:rsid w:val="00380620"/>
    <w:rsid w:val="0038069B"/>
    <w:rsid w:val="00380998"/>
    <w:rsid w:val="00380CBE"/>
    <w:rsid w:val="00380D49"/>
    <w:rsid w:val="00380D51"/>
    <w:rsid w:val="00380DAC"/>
    <w:rsid w:val="00380E44"/>
    <w:rsid w:val="00380ED8"/>
    <w:rsid w:val="0038105B"/>
    <w:rsid w:val="003812DE"/>
    <w:rsid w:val="003812E2"/>
    <w:rsid w:val="003813D9"/>
    <w:rsid w:val="003814B6"/>
    <w:rsid w:val="00381801"/>
    <w:rsid w:val="003818BF"/>
    <w:rsid w:val="00381B93"/>
    <w:rsid w:val="00381BCF"/>
    <w:rsid w:val="00381BE2"/>
    <w:rsid w:val="00381BE3"/>
    <w:rsid w:val="00381C34"/>
    <w:rsid w:val="00381CCD"/>
    <w:rsid w:val="00381DC4"/>
    <w:rsid w:val="00381E34"/>
    <w:rsid w:val="00381EDC"/>
    <w:rsid w:val="00381F36"/>
    <w:rsid w:val="00381F44"/>
    <w:rsid w:val="00381F81"/>
    <w:rsid w:val="00382080"/>
    <w:rsid w:val="003820D9"/>
    <w:rsid w:val="00382144"/>
    <w:rsid w:val="003822D0"/>
    <w:rsid w:val="00382306"/>
    <w:rsid w:val="0038251E"/>
    <w:rsid w:val="00382537"/>
    <w:rsid w:val="00382861"/>
    <w:rsid w:val="003828CD"/>
    <w:rsid w:val="00382C9A"/>
    <w:rsid w:val="00382CD8"/>
    <w:rsid w:val="00382E11"/>
    <w:rsid w:val="00382F78"/>
    <w:rsid w:val="00382FFA"/>
    <w:rsid w:val="00383167"/>
    <w:rsid w:val="00383305"/>
    <w:rsid w:val="00383448"/>
    <w:rsid w:val="003834CE"/>
    <w:rsid w:val="00383511"/>
    <w:rsid w:val="0038351E"/>
    <w:rsid w:val="003835D3"/>
    <w:rsid w:val="003838D7"/>
    <w:rsid w:val="003839B2"/>
    <w:rsid w:val="00383A51"/>
    <w:rsid w:val="00383AE3"/>
    <w:rsid w:val="00383D0B"/>
    <w:rsid w:val="00383F07"/>
    <w:rsid w:val="003840A5"/>
    <w:rsid w:val="00384218"/>
    <w:rsid w:val="0038456C"/>
    <w:rsid w:val="00384814"/>
    <w:rsid w:val="003848F0"/>
    <w:rsid w:val="00384A0E"/>
    <w:rsid w:val="00384A1F"/>
    <w:rsid w:val="00384C1C"/>
    <w:rsid w:val="00384F7C"/>
    <w:rsid w:val="00385013"/>
    <w:rsid w:val="003850B7"/>
    <w:rsid w:val="003851CA"/>
    <w:rsid w:val="00385232"/>
    <w:rsid w:val="0038528E"/>
    <w:rsid w:val="00385311"/>
    <w:rsid w:val="0038531D"/>
    <w:rsid w:val="0038545E"/>
    <w:rsid w:val="00385485"/>
    <w:rsid w:val="003854C0"/>
    <w:rsid w:val="00385C6A"/>
    <w:rsid w:val="00385C92"/>
    <w:rsid w:val="00385FC4"/>
    <w:rsid w:val="003861FE"/>
    <w:rsid w:val="003864A1"/>
    <w:rsid w:val="0038660D"/>
    <w:rsid w:val="003866BD"/>
    <w:rsid w:val="00386749"/>
    <w:rsid w:val="00386870"/>
    <w:rsid w:val="0038692F"/>
    <w:rsid w:val="00386A52"/>
    <w:rsid w:val="00386B5D"/>
    <w:rsid w:val="00386BC5"/>
    <w:rsid w:val="00386CFB"/>
    <w:rsid w:val="00386D7C"/>
    <w:rsid w:val="00386EC9"/>
    <w:rsid w:val="00387019"/>
    <w:rsid w:val="00387033"/>
    <w:rsid w:val="003871CC"/>
    <w:rsid w:val="0038755B"/>
    <w:rsid w:val="00387623"/>
    <w:rsid w:val="00387643"/>
    <w:rsid w:val="003876CA"/>
    <w:rsid w:val="003877B0"/>
    <w:rsid w:val="003878FC"/>
    <w:rsid w:val="003879A3"/>
    <w:rsid w:val="00387B49"/>
    <w:rsid w:val="00387DA3"/>
    <w:rsid w:val="00387DBE"/>
    <w:rsid w:val="00387DC2"/>
    <w:rsid w:val="00387DE9"/>
    <w:rsid w:val="00387F77"/>
    <w:rsid w:val="00387F86"/>
    <w:rsid w:val="0039000B"/>
    <w:rsid w:val="00390050"/>
    <w:rsid w:val="003900C0"/>
    <w:rsid w:val="00390240"/>
    <w:rsid w:val="00390282"/>
    <w:rsid w:val="003902B2"/>
    <w:rsid w:val="00390503"/>
    <w:rsid w:val="00390504"/>
    <w:rsid w:val="003907BD"/>
    <w:rsid w:val="00390855"/>
    <w:rsid w:val="003908B3"/>
    <w:rsid w:val="003908EB"/>
    <w:rsid w:val="00390931"/>
    <w:rsid w:val="00390AE2"/>
    <w:rsid w:val="00390B74"/>
    <w:rsid w:val="00390C2E"/>
    <w:rsid w:val="00390D02"/>
    <w:rsid w:val="00390FBB"/>
    <w:rsid w:val="003911B8"/>
    <w:rsid w:val="003911BA"/>
    <w:rsid w:val="003911C6"/>
    <w:rsid w:val="003912CA"/>
    <w:rsid w:val="00391645"/>
    <w:rsid w:val="00391995"/>
    <w:rsid w:val="00391A78"/>
    <w:rsid w:val="00391C1B"/>
    <w:rsid w:val="00391C4A"/>
    <w:rsid w:val="00391D17"/>
    <w:rsid w:val="003920E3"/>
    <w:rsid w:val="003922D0"/>
    <w:rsid w:val="0039230A"/>
    <w:rsid w:val="0039262A"/>
    <w:rsid w:val="0039278A"/>
    <w:rsid w:val="003927D3"/>
    <w:rsid w:val="0039284E"/>
    <w:rsid w:val="0039287A"/>
    <w:rsid w:val="003928B5"/>
    <w:rsid w:val="0039299E"/>
    <w:rsid w:val="003929A3"/>
    <w:rsid w:val="00392A5F"/>
    <w:rsid w:val="00392ADB"/>
    <w:rsid w:val="00392B9F"/>
    <w:rsid w:val="00392CA3"/>
    <w:rsid w:val="00392DB8"/>
    <w:rsid w:val="00392DC1"/>
    <w:rsid w:val="00392E12"/>
    <w:rsid w:val="00393075"/>
    <w:rsid w:val="0039326F"/>
    <w:rsid w:val="003933A4"/>
    <w:rsid w:val="00393651"/>
    <w:rsid w:val="0039385A"/>
    <w:rsid w:val="003938B8"/>
    <w:rsid w:val="003938CA"/>
    <w:rsid w:val="00393B66"/>
    <w:rsid w:val="00393C3B"/>
    <w:rsid w:val="00393CE2"/>
    <w:rsid w:val="00393D94"/>
    <w:rsid w:val="00393E2B"/>
    <w:rsid w:val="00393E9B"/>
    <w:rsid w:val="00394010"/>
    <w:rsid w:val="003940D9"/>
    <w:rsid w:val="003940ED"/>
    <w:rsid w:val="00394114"/>
    <w:rsid w:val="003942D2"/>
    <w:rsid w:val="003943E2"/>
    <w:rsid w:val="00394619"/>
    <w:rsid w:val="0039467E"/>
    <w:rsid w:val="0039476B"/>
    <w:rsid w:val="003947AD"/>
    <w:rsid w:val="00394871"/>
    <w:rsid w:val="00394A42"/>
    <w:rsid w:val="00394A8F"/>
    <w:rsid w:val="00394B8C"/>
    <w:rsid w:val="00394C5C"/>
    <w:rsid w:val="00394C63"/>
    <w:rsid w:val="0039504C"/>
    <w:rsid w:val="0039515D"/>
    <w:rsid w:val="003952D8"/>
    <w:rsid w:val="0039530C"/>
    <w:rsid w:val="00395968"/>
    <w:rsid w:val="00395A4D"/>
    <w:rsid w:val="00395C58"/>
    <w:rsid w:val="00395F6E"/>
    <w:rsid w:val="0039619E"/>
    <w:rsid w:val="003961E9"/>
    <w:rsid w:val="0039627C"/>
    <w:rsid w:val="00396462"/>
    <w:rsid w:val="003965C9"/>
    <w:rsid w:val="003966E8"/>
    <w:rsid w:val="0039673B"/>
    <w:rsid w:val="00396809"/>
    <w:rsid w:val="00396841"/>
    <w:rsid w:val="0039698A"/>
    <w:rsid w:val="00396A64"/>
    <w:rsid w:val="00396D23"/>
    <w:rsid w:val="00396E0D"/>
    <w:rsid w:val="00396E80"/>
    <w:rsid w:val="00396F26"/>
    <w:rsid w:val="00397134"/>
    <w:rsid w:val="00397145"/>
    <w:rsid w:val="0039721F"/>
    <w:rsid w:val="00397314"/>
    <w:rsid w:val="00397428"/>
    <w:rsid w:val="00397431"/>
    <w:rsid w:val="003974FA"/>
    <w:rsid w:val="00397C68"/>
    <w:rsid w:val="00397CD1"/>
    <w:rsid w:val="00397DA1"/>
    <w:rsid w:val="003A01AE"/>
    <w:rsid w:val="003A02B4"/>
    <w:rsid w:val="003A0529"/>
    <w:rsid w:val="003A0790"/>
    <w:rsid w:val="003A07EA"/>
    <w:rsid w:val="003A0844"/>
    <w:rsid w:val="003A0A18"/>
    <w:rsid w:val="003A0AF9"/>
    <w:rsid w:val="003A0B0F"/>
    <w:rsid w:val="003A0BB8"/>
    <w:rsid w:val="003A0EF6"/>
    <w:rsid w:val="003A0F33"/>
    <w:rsid w:val="003A0FBE"/>
    <w:rsid w:val="003A1138"/>
    <w:rsid w:val="003A1199"/>
    <w:rsid w:val="003A1229"/>
    <w:rsid w:val="003A1270"/>
    <w:rsid w:val="003A1302"/>
    <w:rsid w:val="003A14DE"/>
    <w:rsid w:val="003A182E"/>
    <w:rsid w:val="003A190E"/>
    <w:rsid w:val="003A1976"/>
    <w:rsid w:val="003A1A6C"/>
    <w:rsid w:val="003A1C44"/>
    <w:rsid w:val="003A1CC4"/>
    <w:rsid w:val="003A1F13"/>
    <w:rsid w:val="003A1F42"/>
    <w:rsid w:val="003A1F6F"/>
    <w:rsid w:val="003A20AD"/>
    <w:rsid w:val="003A22D9"/>
    <w:rsid w:val="003A2385"/>
    <w:rsid w:val="003A2473"/>
    <w:rsid w:val="003A261F"/>
    <w:rsid w:val="003A265F"/>
    <w:rsid w:val="003A2664"/>
    <w:rsid w:val="003A26AE"/>
    <w:rsid w:val="003A2B77"/>
    <w:rsid w:val="003A2DE4"/>
    <w:rsid w:val="003A301E"/>
    <w:rsid w:val="003A3139"/>
    <w:rsid w:val="003A316A"/>
    <w:rsid w:val="003A3720"/>
    <w:rsid w:val="003A3820"/>
    <w:rsid w:val="003A39F9"/>
    <w:rsid w:val="003A3A7F"/>
    <w:rsid w:val="003A3B47"/>
    <w:rsid w:val="003A3E87"/>
    <w:rsid w:val="003A402A"/>
    <w:rsid w:val="003A4070"/>
    <w:rsid w:val="003A40E1"/>
    <w:rsid w:val="003A455A"/>
    <w:rsid w:val="003A4636"/>
    <w:rsid w:val="003A4643"/>
    <w:rsid w:val="003A4747"/>
    <w:rsid w:val="003A475B"/>
    <w:rsid w:val="003A479A"/>
    <w:rsid w:val="003A4894"/>
    <w:rsid w:val="003A49C3"/>
    <w:rsid w:val="003A49D0"/>
    <w:rsid w:val="003A4A10"/>
    <w:rsid w:val="003A4A2E"/>
    <w:rsid w:val="003A4B81"/>
    <w:rsid w:val="003A4D36"/>
    <w:rsid w:val="003A4ED5"/>
    <w:rsid w:val="003A5019"/>
    <w:rsid w:val="003A514B"/>
    <w:rsid w:val="003A51E8"/>
    <w:rsid w:val="003A53D8"/>
    <w:rsid w:val="003A569A"/>
    <w:rsid w:val="003A5715"/>
    <w:rsid w:val="003A5962"/>
    <w:rsid w:val="003A5990"/>
    <w:rsid w:val="003A5AE3"/>
    <w:rsid w:val="003A5C11"/>
    <w:rsid w:val="003A5DA4"/>
    <w:rsid w:val="003A5DE2"/>
    <w:rsid w:val="003A6087"/>
    <w:rsid w:val="003A6155"/>
    <w:rsid w:val="003A6227"/>
    <w:rsid w:val="003A6392"/>
    <w:rsid w:val="003A648D"/>
    <w:rsid w:val="003A6665"/>
    <w:rsid w:val="003A66EB"/>
    <w:rsid w:val="003A69F4"/>
    <w:rsid w:val="003A6A8E"/>
    <w:rsid w:val="003A6C10"/>
    <w:rsid w:val="003A6DBD"/>
    <w:rsid w:val="003A6DD4"/>
    <w:rsid w:val="003A6E1D"/>
    <w:rsid w:val="003A6F55"/>
    <w:rsid w:val="003A7013"/>
    <w:rsid w:val="003A7147"/>
    <w:rsid w:val="003A72AD"/>
    <w:rsid w:val="003A7423"/>
    <w:rsid w:val="003A74ED"/>
    <w:rsid w:val="003A75FB"/>
    <w:rsid w:val="003A76A2"/>
    <w:rsid w:val="003A7AD2"/>
    <w:rsid w:val="003A7B4B"/>
    <w:rsid w:val="003A7EB7"/>
    <w:rsid w:val="003AC961"/>
    <w:rsid w:val="003B03B3"/>
    <w:rsid w:val="003B04FB"/>
    <w:rsid w:val="003B0607"/>
    <w:rsid w:val="003B0661"/>
    <w:rsid w:val="003B067B"/>
    <w:rsid w:val="003B06FF"/>
    <w:rsid w:val="003B0871"/>
    <w:rsid w:val="003B0A15"/>
    <w:rsid w:val="003B0BE9"/>
    <w:rsid w:val="003B0D28"/>
    <w:rsid w:val="003B0E66"/>
    <w:rsid w:val="003B0EB5"/>
    <w:rsid w:val="003B0F4A"/>
    <w:rsid w:val="003B0F60"/>
    <w:rsid w:val="003B126B"/>
    <w:rsid w:val="003B13B8"/>
    <w:rsid w:val="003B13D2"/>
    <w:rsid w:val="003B15E4"/>
    <w:rsid w:val="003B18A6"/>
    <w:rsid w:val="003B195A"/>
    <w:rsid w:val="003B1A85"/>
    <w:rsid w:val="003B1A8A"/>
    <w:rsid w:val="003B1AE5"/>
    <w:rsid w:val="003B1BA1"/>
    <w:rsid w:val="003B1BA9"/>
    <w:rsid w:val="003B1BAA"/>
    <w:rsid w:val="003B22C1"/>
    <w:rsid w:val="003B2563"/>
    <w:rsid w:val="003B259A"/>
    <w:rsid w:val="003B2961"/>
    <w:rsid w:val="003B2997"/>
    <w:rsid w:val="003B2A8E"/>
    <w:rsid w:val="003B2CB7"/>
    <w:rsid w:val="003B3065"/>
    <w:rsid w:val="003B3365"/>
    <w:rsid w:val="003B33DE"/>
    <w:rsid w:val="003B33E6"/>
    <w:rsid w:val="003B36B8"/>
    <w:rsid w:val="003B37BE"/>
    <w:rsid w:val="003B39B5"/>
    <w:rsid w:val="003B3AA6"/>
    <w:rsid w:val="003B3F06"/>
    <w:rsid w:val="003B42F3"/>
    <w:rsid w:val="003B4491"/>
    <w:rsid w:val="003B4CB5"/>
    <w:rsid w:val="003B4CED"/>
    <w:rsid w:val="003B4E62"/>
    <w:rsid w:val="003B4EDC"/>
    <w:rsid w:val="003B51EC"/>
    <w:rsid w:val="003B5578"/>
    <w:rsid w:val="003B565F"/>
    <w:rsid w:val="003B5691"/>
    <w:rsid w:val="003B585F"/>
    <w:rsid w:val="003B5978"/>
    <w:rsid w:val="003B5BF6"/>
    <w:rsid w:val="003B5D9C"/>
    <w:rsid w:val="003B5DCD"/>
    <w:rsid w:val="003B604C"/>
    <w:rsid w:val="003B61CD"/>
    <w:rsid w:val="003B6481"/>
    <w:rsid w:val="003B64D2"/>
    <w:rsid w:val="003B6966"/>
    <w:rsid w:val="003B6ABB"/>
    <w:rsid w:val="003B6ADC"/>
    <w:rsid w:val="003B6D42"/>
    <w:rsid w:val="003B6E64"/>
    <w:rsid w:val="003B7002"/>
    <w:rsid w:val="003B7017"/>
    <w:rsid w:val="003B705C"/>
    <w:rsid w:val="003B7188"/>
    <w:rsid w:val="003B7420"/>
    <w:rsid w:val="003B7428"/>
    <w:rsid w:val="003B74C7"/>
    <w:rsid w:val="003B74FE"/>
    <w:rsid w:val="003B7544"/>
    <w:rsid w:val="003B758A"/>
    <w:rsid w:val="003B7771"/>
    <w:rsid w:val="003B78D6"/>
    <w:rsid w:val="003B7B1B"/>
    <w:rsid w:val="003B7B57"/>
    <w:rsid w:val="003B7B7F"/>
    <w:rsid w:val="003B7D50"/>
    <w:rsid w:val="003B7DA2"/>
    <w:rsid w:val="003B7E3F"/>
    <w:rsid w:val="003B7F64"/>
    <w:rsid w:val="003B7FED"/>
    <w:rsid w:val="003BB2E1"/>
    <w:rsid w:val="003C0118"/>
    <w:rsid w:val="003C029B"/>
    <w:rsid w:val="003C0342"/>
    <w:rsid w:val="003C03B0"/>
    <w:rsid w:val="003C0604"/>
    <w:rsid w:val="003C065F"/>
    <w:rsid w:val="003C09FD"/>
    <w:rsid w:val="003C0A11"/>
    <w:rsid w:val="003C0CA3"/>
    <w:rsid w:val="003C0CBE"/>
    <w:rsid w:val="003C0E6D"/>
    <w:rsid w:val="003C0EE9"/>
    <w:rsid w:val="003C0EED"/>
    <w:rsid w:val="003C125B"/>
    <w:rsid w:val="003C1484"/>
    <w:rsid w:val="003C149A"/>
    <w:rsid w:val="003C17BD"/>
    <w:rsid w:val="003C180A"/>
    <w:rsid w:val="003C18B3"/>
    <w:rsid w:val="003C1A41"/>
    <w:rsid w:val="003C1AAF"/>
    <w:rsid w:val="003C1B83"/>
    <w:rsid w:val="003C1BC2"/>
    <w:rsid w:val="003C1D4C"/>
    <w:rsid w:val="003C1D64"/>
    <w:rsid w:val="003C1DEE"/>
    <w:rsid w:val="003C1E70"/>
    <w:rsid w:val="003C1F6D"/>
    <w:rsid w:val="003C209F"/>
    <w:rsid w:val="003C2224"/>
    <w:rsid w:val="003C2353"/>
    <w:rsid w:val="003C24D7"/>
    <w:rsid w:val="003C2549"/>
    <w:rsid w:val="003C2569"/>
    <w:rsid w:val="003C25D9"/>
    <w:rsid w:val="003C2718"/>
    <w:rsid w:val="003C2737"/>
    <w:rsid w:val="003C27B2"/>
    <w:rsid w:val="003C2943"/>
    <w:rsid w:val="003C2975"/>
    <w:rsid w:val="003C2A40"/>
    <w:rsid w:val="003C2C27"/>
    <w:rsid w:val="003C2EA8"/>
    <w:rsid w:val="003C2F36"/>
    <w:rsid w:val="003C3258"/>
    <w:rsid w:val="003C329E"/>
    <w:rsid w:val="003C33F6"/>
    <w:rsid w:val="003C3472"/>
    <w:rsid w:val="003C34C2"/>
    <w:rsid w:val="003C3816"/>
    <w:rsid w:val="003C38CD"/>
    <w:rsid w:val="003C3A4E"/>
    <w:rsid w:val="003C3AD9"/>
    <w:rsid w:val="003C3B27"/>
    <w:rsid w:val="003C3B3C"/>
    <w:rsid w:val="003C3C50"/>
    <w:rsid w:val="003C3D06"/>
    <w:rsid w:val="003C3E15"/>
    <w:rsid w:val="003C3E4D"/>
    <w:rsid w:val="003C3FC2"/>
    <w:rsid w:val="003C420C"/>
    <w:rsid w:val="003C42D3"/>
    <w:rsid w:val="003C4324"/>
    <w:rsid w:val="003C439D"/>
    <w:rsid w:val="003C43D0"/>
    <w:rsid w:val="003C4427"/>
    <w:rsid w:val="003C46E8"/>
    <w:rsid w:val="003C4755"/>
    <w:rsid w:val="003C496B"/>
    <w:rsid w:val="003C497F"/>
    <w:rsid w:val="003C4BA6"/>
    <w:rsid w:val="003C4BC9"/>
    <w:rsid w:val="003C4E4D"/>
    <w:rsid w:val="003C4FEC"/>
    <w:rsid w:val="003C5118"/>
    <w:rsid w:val="003C52E9"/>
    <w:rsid w:val="003C55A0"/>
    <w:rsid w:val="003C55DE"/>
    <w:rsid w:val="003C569F"/>
    <w:rsid w:val="003C56DD"/>
    <w:rsid w:val="003C58BE"/>
    <w:rsid w:val="003C58C1"/>
    <w:rsid w:val="003C59A6"/>
    <w:rsid w:val="003C59BE"/>
    <w:rsid w:val="003C5AA2"/>
    <w:rsid w:val="003C5B74"/>
    <w:rsid w:val="003C5BC1"/>
    <w:rsid w:val="003C5DD4"/>
    <w:rsid w:val="003C5EA1"/>
    <w:rsid w:val="003C5FA3"/>
    <w:rsid w:val="003C5FBD"/>
    <w:rsid w:val="003C6048"/>
    <w:rsid w:val="003C6051"/>
    <w:rsid w:val="003C60B6"/>
    <w:rsid w:val="003C6208"/>
    <w:rsid w:val="003C6212"/>
    <w:rsid w:val="003C622E"/>
    <w:rsid w:val="003C626F"/>
    <w:rsid w:val="003C6517"/>
    <w:rsid w:val="003C666D"/>
    <w:rsid w:val="003C68F7"/>
    <w:rsid w:val="003C695C"/>
    <w:rsid w:val="003C6A41"/>
    <w:rsid w:val="003C6BB4"/>
    <w:rsid w:val="003C6C3C"/>
    <w:rsid w:val="003C6CA0"/>
    <w:rsid w:val="003C6FD5"/>
    <w:rsid w:val="003C7116"/>
    <w:rsid w:val="003C7495"/>
    <w:rsid w:val="003C7596"/>
    <w:rsid w:val="003C7768"/>
    <w:rsid w:val="003C77AC"/>
    <w:rsid w:val="003C796F"/>
    <w:rsid w:val="003C7A37"/>
    <w:rsid w:val="003C7ADA"/>
    <w:rsid w:val="003C7BA8"/>
    <w:rsid w:val="003C7D60"/>
    <w:rsid w:val="003C7DAE"/>
    <w:rsid w:val="003C7E01"/>
    <w:rsid w:val="003C7E1E"/>
    <w:rsid w:val="003C7EB1"/>
    <w:rsid w:val="003CC058"/>
    <w:rsid w:val="003D0201"/>
    <w:rsid w:val="003D02E2"/>
    <w:rsid w:val="003D030E"/>
    <w:rsid w:val="003D03A2"/>
    <w:rsid w:val="003D066B"/>
    <w:rsid w:val="003D07A1"/>
    <w:rsid w:val="003D09E6"/>
    <w:rsid w:val="003D0A11"/>
    <w:rsid w:val="003D0E3F"/>
    <w:rsid w:val="003D0EAD"/>
    <w:rsid w:val="003D0EF0"/>
    <w:rsid w:val="003D0F04"/>
    <w:rsid w:val="003D0F30"/>
    <w:rsid w:val="003D1352"/>
    <w:rsid w:val="003D1381"/>
    <w:rsid w:val="003D13A3"/>
    <w:rsid w:val="003D1408"/>
    <w:rsid w:val="003D17CF"/>
    <w:rsid w:val="003D195C"/>
    <w:rsid w:val="003D1C04"/>
    <w:rsid w:val="003D1D2E"/>
    <w:rsid w:val="003D1E1D"/>
    <w:rsid w:val="003D1E73"/>
    <w:rsid w:val="003D1E79"/>
    <w:rsid w:val="003D1FCD"/>
    <w:rsid w:val="003D2061"/>
    <w:rsid w:val="003D23BE"/>
    <w:rsid w:val="003D26CF"/>
    <w:rsid w:val="003D297B"/>
    <w:rsid w:val="003D2980"/>
    <w:rsid w:val="003D29BE"/>
    <w:rsid w:val="003D29D6"/>
    <w:rsid w:val="003D2AA2"/>
    <w:rsid w:val="003D2BBD"/>
    <w:rsid w:val="003D2D11"/>
    <w:rsid w:val="003D2D17"/>
    <w:rsid w:val="003D2E41"/>
    <w:rsid w:val="003D3014"/>
    <w:rsid w:val="003D3080"/>
    <w:rsid w:val="003D3306"/>
    <w:rsid w:val="003D3337"/>
    <w:rsid w:val="003D3510"/>
    <w:rsid w:val="003D3567"/>
    <w:rsid w:val="003D3703"/>
    <w:rsid w:val="003D371F"/>
    <w:rsid w:val="003D3744"/>
    <w:rsid w:val="003D388B"/>
    <w:rsid w:val="003D390B"/>
    <w:rsid w:val="003D3B02"/>
    <w:rsid w:val="003D3C8D"/>
    <w:rsid w:val="003D3DD1"/>
    <w:rsid w:val="003D3E8C"/>
    <w:rsid w:val="003D3E99"/>
    <w:rsid w:val="003D414D"/>
    <w:rsid w:val="003D4468"/>
    <w:rsid w:val="003D44E8"/>
    <w:rsid w:val="003D4551"/>
    <w:rsid w:val="003D4805"/>
    <w:rsid w:val="003D4A04"/>
    <w:rsid w:val="003D4C17"/>
    <w:rsid w:val="003D4D9E"/>
    <w:rsid w:val="003D4DB9"/>
    <w:rsid w:val="003D4DD1"/>
    <w:rsid w:val="003D4DE2"/>
    <w:rsid w:val="003D5164"/>
    <w:rsid w:val="003D52DF"/>
    <w:rsid w:val="003D534B"/>
    <w:rsid w:val="003D5359"/>
    <w:rsid w:val="003D5470"/>
    <w:rsid w:val="003D54CF"/>
    <w:rsid w:val="003D5602"/>
    <w:rsid w:val="003D565C"/>
    <w:rsid w:val="003D57AB"/>
    <w:rsid w:val="003D58FA"/>
    <w:rsid w:val="003D5CA7"/>
    <w:rsid w:val="003D5D19"/>
    <w:rsid w:val="003D5DB8"/>
    <w:rsid w:val="003D5EF1"/>
    <w:rsid w:val="003D5EFA"/>
    <w:rsid w:val="003D61F2"/>
    <w:rsid w:val="003D6253"/>
    <w:rsid w:val="003D6315"/>
    <w:rsid w:val="003D642D"/>
    <w:rsid w:val="003D646B"/>
    <w:rsid w:val="003D64A0"/>
    <w:rsid w:val="003D64F4"/>
    <w:rsid w:val="003D6579"/>
    <w:rsid w:val="003D65D3"/>
    <w:rsid w:val="003D65FD"/>
    <w:rsid w:val="003D66C7"/>
    <w:rsid w:val="003D67A5"/>
    <w:rsid w:val="003D69DA"/>
    <w:rsid w:val="003D6BB2"/>
    <w:rsid w:val="003D6C8E"/>
    <w:rsid w:val="003D6CE3"/>
    <w:rsid w:val="003D6F0F"/>
    <w:rsid w:val="003D6F19"/>
    <w:rsid w:val="003D6FB6"/>
    <w:rsid w:val="003D6FCD"/>
    <w:rsid w:val="003D700F"/>
    <w:rsid w:val="003D7195"/>
    <w:rsid w:val="003D7230"/>
    <w:rsid w:val="003D7285"/>
    <w:rsid w:val="003D7475"/>
    <w:rsid w:val="003D74B9"/>
    <w:rsid w:val="003D7600"/>
    <w:rsid w:val="003D775E"/>
    <w:rsid w:val="003D779C"/>
    <w:rsid w:val="003D7B86"/>
    <w:rsid w:val="003D7C14"/>
    <w:rsid w:val="003D7C4A"/>
    <w:rsid w:val="003D7DF0"/>
    <w:rsid w:val="003D7E2E"/>
    <w:rsid w:val="003D7E6B"/>
    <w:rsid w:val="003D7E90"/>
    <w:rsid w:val="003D7EE6"/>
    <w:rsid w:val="003D9801"/>
    <w:rsid w:val="003E000F"/>
    <w:rsid w:val="003E01AE"/>
    <w:rsid w:val="003E02D6"/>
    <w:rsid w:val="003E05BA"/>
    <w:rsid w:val="003E0682"/>
    <w:rsid w:val="003E0686"/>
    <w:rsid w:val="003E0C24"/>
    <w:rsid w:val="003E0D3A"/>
    <w:rsid w:val="003E0E70"/>
    <w:rsid w:val="003E128C"/>
    <w:rsid w:val="003E147E"/>
    <w:rsid w:val="003E14EA"/>
    <w:rsid w:val="003E154B"/>
    <w:rsid w:val="003E1559"/>
    <w:rsid w:val="003E16AA"/>
    <w:rsid w:val="003E1770"/>
    <w:rsid w:val="003E178E"/>
    <w:rsid w:val="003E1825"/>
    <w:rsid w:val="003E19E2"/>
    <w:rsid w:val="003E1AB6"/>
    <w:rsid w:val="003E1BEF"/>
    <w:rsid w:val="003E1CB6"/>
    <w:rsid w:val="003E1DA1"/>
    <w:rsid w:val="003E211B"/>
    <w:rsid w:val="003E2129"/>
    <w:rsid w:val="003E21D7"/>
    <w:rsid w:val="003E23D9"/>
    <w:rsid w:val="003E246E"/>
    <w:rsid w:val="003E2489"/>
    <w:rsid w:val="003E2814"/>
    <w:rsid w:val="003E2848"/>
    <w:rsid w:val="003E296D"/>
    <w:rsid w:val="003E2971"/>
    <w:rsid w:val="003E2B32"/>
    <w:rsid w:val="003E2C2C"/>
    <w:rsid w:val="003E2CE8"/>
    <w:rsid w:val="003E2FAF"/>
    <w:rsid w:val="003E30A7"/>
    <w:rsid w:val="003E312D"/>
    <w:rsid w:val="003E324D"/>
    <w:rsid w:val="003E32AF"/>
    <w:rsid w:val="003E3469"/>
    <w:rsid w:val="003E34F4"/>
    <w:rsid w:val="003E352D"/>
    <w:rsid w:val="003E3771"/>
    <w:rsid w:val="003E3813"/>
    <w:rsid w:val="003E397B"/>
    <w:rsid w:val="003E398B"/>
    <w:rsid w:val="003E39E6"/>
    <w:rsid w:val="003E3AB1"/>
    <w:rsid w:val="003E3E0A"/>
    <w:rsid w:val="003E3E4B"/>
    <w:rsid w:val="003E3ED8"/>
    <w:rsid w:val="003E3F8F"/>
    <w:rsid w:val="003E3FD3"/>
    <w:rsid w:val="003E3FEE"/>
    <w:rsid w:val="003E4131"/>
    <w:rsid w:val="003E41F1"/>
    <w:rsid w:val="003E4245"/>
    <w:rsid w:val="003E424C"/>
    <w:rsid w:val="003E4269"/>
    <w:rsid w:val="003E43B6"/>
    <w:rsid w:val="003E4448"/>
    <w:rsid w:val="003E4653"/>
    <w:rsid w:val="003E46BC"/>
    <w:rsid w:val="003E48C8"/>
    <w:rsid w:val="003E495D"/>
    <w:rsid w:val="003E49DD"/>
    <w:rsid w:val="003E4B98"/>
    <w:rsid w:val="003E4D0C"/>
    <w:rsid w:val="003E50FF"/>
    <w:rsid w:val="003E535D"/>
    <w:rsid w:val="003E546D"/>
    <w:rsid w:val="003E5478"/>
    <w:rsid w:val="003E54BA"/>
    <w:rsid w:val="003E54FE"/>
    <w:rsid w:val="003E55CB"/>
    <w:rsid w:val="003E575E"/>
    <w:rsid w:val="003E57C4"/>
    <w:rsid w:val="003E59D6"/>
    <w:rsid w:val="003E59E5"/>
    <w:rsid w:val="003E5A78"/>
    <w:rsid w:val="003E5B19"/>
    <w:rsid w:val="003E5CDF"/>
    <w:rsid w:val="003E604B"/>
    <w:rsid w:val="003E60BC"/>
    <w:rsid w:val="003E6296"/>
    <w:rsid w:val="003E62E6"/>
    <w:rsid w:val="003E6448"/>
    <w:rsid w:val="003E649C"/>
    <w:rsid w:val="003E64E4"/>
    <w:rsid w:val="003E65B7"/>
    <w:rsid w:val="003E662D"/>
    <w:rsid w:val="003E6704"/>
    <w:rsid w:val="003E68A8"/>
    <w:rsid w:val="003E68C1"/>
    <w:rsid w:val="003E696F"/>
    <w:rsid w:val="003E69B7"/>
    <w:rsid w:val="003E6C49"/>
    <w:rsid w:val="003E6C70"/>
    <w:rsid w:val="003E6DE9"/>
    <w:rsid w:val="003E6EC9"/>
    <w:rsid w:val="003E6FB2"/>
    <w:rsid w:val="003E70BC"/>
    <w:rsid w:val="003E7186"/>
    <w:rsid w:val="003E73E7"/>
    <w:rsid w:val="003E78B8"/>
    <w:rsid w:val="003E78EB"/>
    <w:rsid w:val="003E7B6A"/>
    <w:rsid w:val="003E7BA7"/>
    <w:rsid w:val="003E7BEB"/>
    <w:rsid w:val="003E7EBA"/>
    <w:rsid w:val="003E7F08"/>
    <w:rsid w:val="003E85EB"/>
    <w:rsid w:val="003EEDB6"/>
    <w:rsid w:val="003F0129"/>
    <w:rsid w:val="003F021D"/>
    <w:rsid w:val="003F03E8"/>
    <w:rsid w:val="003F0631"/>
    <w:rsid w:val="003F0665"/>
    <w:rsid w:val="003F0B8A"/>
    <w:rsid w:val="003F0C35"/>
    <w:rsid w:val="003F0CBE"/>
    <w:rsid w:val="003F0D11"/>
    <w:rsid w:val="003F0D12"/>
    <w:rsid w:val="003F0DD6"/>
    <w:rsid w:val="003F0EE3"/>
    <w:rsid w:val="003F0F12"/>
    <w:rsid w:val="003F10E2"/>
    <w:rsid w:val="003F11F9"/>
    <w:rsid w:val="003F1203"/>
    <w:rsid w:val="003F1328"/>
    <w:rsid w:val="003F1591"/>
    <w:rsid w:val="003F162C"/>
    <w:rsid w:val="003F1669"/>
    <w:rsid w:val="003F1771"/>
    <w:rsid w:val="003F182D"/>
    <w:rsid w:val="003F1A1D"/>
    <w:rsid w:val="003F1D65"/>
    <w:rsid w:val="003F217B"/>
    <w:rsid w:val="003F2304"/>
    <w:rsid w:val="003F2426"/>
    <w:rsid w:val="003F2498"/>
    <w:rsid w:val="003F249A"/>
    <w:rsid w:val="003F2542"/>
    <w:rsid w:val="003F26C0"/>
    <w:rsid w:val="003F28A1"/>
    <w:rsid w:val="003F2A42"/>
    <w:rsid w:val="003F2A83"/>
    <w:rsid w:val="003F2B55"/>
    <w:rsid w:val="003F2F34"/>
    <w:rsid w:val="003F3099"/>
    <w:rsid w:val="003F3150"/>
    <w:rsid w:val="003F3214"/>
    <w:rsid w:val="003F3649"/>
    <w:rsid w:val="003F375F"/>
    <w:rsid w:val="003F38D5"/>
    <w:rsid w:val="003F3A4F"/>
    <w:rsid w:val="003F3BA4"/>
    <w:rsid w:val="003F3D79"/>
    <w:rsid w:val="003F3E32"/>
    <w:rsid w:val="003F3F6A"/>
    <w:rsid w:val="003F41F0"/>
    <w:rsid w:val="003F4A03"/>
    <w:rsid w:val="003F4ADB"/>
    <w:rsid w:val="003F4AF3"/>
    <w:rsid w:val="003F4B12"/>
    <w:rsid w:val="003F4C6D"/>
    <w:rsid w:val="003F4C74"/>
    <w:rsid w:val="003F4D6D"/>
    <w:rsid w:val="003F4E1E"/>
    <w:rsid w:val="003F4EAB"/>
    <w:rsid w:val="003F50F5"/>
    <w:rsid w:val="003F51CE"/>
    <w:rsid w:val="003F55AD"/>
    <w:rsid w:val="003F55F8"/>
    <w:rsid w:val="003F59AA"/>
    <w:rsid w:val="003F5A9E"/>
    <w:rsid w:val="003F5B5F"/>
    <w:rsid w:val="003F5BB6"/>
    <w:rsid w:val="003F5DDD"/>
    <w:rsid w:val="003F5E56"/>
    <w:rsid w:val="003F5FC8"/>
    <w:rsid w:val="003F6064"/>
    <w:rsid w:val="003F60B2"/>
    <w:rsid w:val="003F6255"/>
    <w:rsid w:val="003F62A5"/>
    <w:rsid w:val="003F63AE"/>
    <w:rsid w:val="003F6665"/>
    <w:rsid w:val="003F6668"/>
    <w:rsid w:val="003F67F1"/>
    <w:rsid w:val="003F691C"/>
    <w:rsid w:val="003F70CD"/>
    <w:rsid w:val="003F7253"/>
    <w:rsid w:val="003F7318"/>
    <w:rsid w:val="003F7405"/>
    <w:rsid w:val="003F7488"/>
    <w:rsid w:val="003F749A"/>
    <w:rsid w:val="003F7928"/>
    <w:rsid w:val="003F797A"/>
    <w:rsid w:val="003F7C59"/>
    <w:rsid w:val="003F7D7E"/>
    <w:rsid w:val="003F7DB0"/>
    <w:rsid w:val="003F7FA0"/>
    <w:rsid w:val="0040004B"/>
    <w:rsid w:val="0040011E"/>
    <w:rsid w:val="00400203"/>
    <w:rsid w:val="00400469"/>
    <w:rsid w:val="004004C6"/>
    <w:rsid w:val="004004EE"/>
    <w:rsid w:val="004005AE"/>
    <w:rsid w:val="004005BC"/>
    <w:rsid w:val="00400691"/>
    <w:rsid w:val="00400B9A"/>
    <w:rsid w:val="00400C15"/>
    <w:rsid w:val="0040159B"/>
    <w:rsid w:val="00401651"/>
    <w:rsid w:val="004017DF"/>
    <w:rsid w:val="004018D6"/>
    <w:rsid w:val="004019BE"/>
    <w:rsid w:val="00401AD4"/>
    <w:rsid w:val="00401B03"/>
    <w:rsid w:val="00401B1A"/>
    <w:rsid w:val="00401B2D"/>
    <w:rsid w:val="00401B8D"/>
    <w:rsid w:val="00401CA0"/>
    <w:rsid w:val="00401DA3"/>
    <w:rsid w:val="00401DB2"/>
    <w:rsid w:val="00401DDA"/>
    <w:rsid w:val="00401F17"/>
    <w:rsid w:val="00401F78"/>
    <w:rsid w:val="00401F92"/>
    <w:rsid w:val="00402077"/>
    <w:rsid w:val="004020C2"/>
    <w:rsid w:val="004021F0"/>
    <w:rsid w:val="00402313"/>
    <w:rsid w:val="0040264C"/>
    <w:rsid w:val="0040284B"/>
    <w:rsid w:val="00402859"/>
    <w:rsid w:val="00402A47"/>
    <w:rsid w:val="00402A65"/>
    <w:rsid w:val="00402A8E"/>
    <w:rsid w:val="00402BFC"/>
    <w:rsid w:val="00402C28"/>
    <w:rsid w:val="00402E07"/>
    <w:rsid w:val="0040301B"/>
    <w:rsid w:val="0040307A"/>
    <w:rsid w:val="004030EE"/>
    <w:rsid w:val="004031E4"/>
    <w:rsid w:val="004032A1"/>
    <w:rsid w:val="00403778"/>
    <w:rsid w:val="0040392A"/>
    <w:rsid w:val="0040393D"/>
    <w:rsid w:val="004039C6"/>
    <w:rsid w:val="00403A78"/>
    <w:rsid w:val="00403C66"/>
    <w:rsid w:val="00403DA9"/>
    <w:rsid w:val="00403DB6"/>
    <w:rsid w:val="00404187"/>
    <w:rsid w:val="0040420A"/>
    <w:rsid w:val="00404B77"/>
    <w:rsid w:val="00404C68"/>
    <w:rsid w:val="00404CE6"/>
    <w:rsid w:val="004050FF"/>
    <w:rsid w:val="004051E9"/>
    <w:rsid w:val="0040527E"/>
    <w:rsid w:val="004053CA"/>
    <w:rsid w:val="0040556A"/>
    <w:rsid w:val="0040569D"/>
    <w:rsid w:val="004056AD"/>
    <w:rsid w:val="0040577C"/>
    <w:rsid w:val="00405787"/>
    <w:rsid w:val="00405909"/>
    <w:rsid w:val="00405A00"/>
    <w:rsid w:val="00405AE2"/>
    <w:rsid w:val="00405B11"/>
    <w:rsid w:val="00405C95"/>
    <w:rsid w:val="00405E90"/>
    <w:rsid w:val="00405F83"/>
    <w:rsid w:val="004060B9"/>
    <w:rsid w:val="0040618D"/>
    <w:rsid w:val="00406223"/>
    <w:rsid w:val="00406328"/>
    <w:rsid w:val="00406329"/>
    <w:rsid w:val="004066FE"/>
    <w:rsid w:val="00406742"/>
    <w:rsid w:val="00406765"/>
    <w:rsid w:val="00406B68"/>
    <w:rsid w:val="00406BE4"/>
    <w:rsid w:val="00406C58"/>
    <w:rsid w:val="00406F72"/>
    <w:rsid w:val="00406FF0"/>
    <w:rsid w:val="00407110"/>
    <w:rsid w:val="00407141"/>
    <w:rsid w:val="00407532"/>
    <w:rsid w:val="0040779A"/>
    <w:rsid w:val="004078C1"/>
    <w:rsid w:val="004078ED"/>
    <w:rsid w:val="00407930"/>
    <w:rsid w:val="00407B31"/>
    <w:rsid w:val="00407CC8"/>
    <w:rsid w:val="00407D4F"/>
    <w:rsid w:val="00407D9F"/>
    <w:rsid w:val="00407F8E"/>
    <w:rsid w:val="00410108"/>
    <w:rsid w:val="004101D2"/>
    <w:rsid w:val="0041030D"/>
    <w:rsid w:val="00410452"/>
    <w:rsid w:val="004105BB"/>
    <w:rsid w:val="004107A3"/>
    <w:rsid w:val="0041081F"/>
    <w:rsid w:val="00410855"/>
    <w:rsid w:val="00410AB6"/>
    <w:rsid w:val="00410C20"/>
    <w:rsid w:val="00410CC7"/>
    <w:rsid w:val="00410D54"/>
    <w:rsid w:val="00410DE7"/>
    <w:rsid w:val="00410E24"/>
    <w:rsid w:val="00410ED8"/>
    <w:rsid w:val="00411005"/>
    <w:rsid w:val="00411058"/>
    <w:rsid w:val="0041130D"/>
    <w:rsid w:val="00411B02"/>
    <w:rsid w:val="00411B12"/>
    <w:rsid w:val="00411FF4"/>
    <w:rsid w:val="0041223B"/>
    <w:rsid w:val="00412386"/>
    <w:rsid w:val="004123F5"/>
    <w:rsid w:val="00412466"/>
    <w:rsid w:val="004124C0"/>
    <w:rsid w:val="0041268C"/>
    <w:rsid w:val="00412A1D"/>
    <w:rsid w:val="00412B6B"/>
    <w:rsid w:val="00412BC6"/>
    <w:rsid w:val="00413358"/>
    <w:rsid w:val="00413418"/>
    <w:rsid w:val="00413509"/>
    <w:rsid w:val="00413555"/>
    <w:rsid w:val="004136AE"/>
    <w:rsid w:val="004138EB"/>
    <w:rsid w:val="00413942"/>
    <w:rsid w:val="00413BFE"/>
    <w:rsid w:val="00413ED0"/>
    <w:rsid w:val="00413FBD"/>
    <w:rsid w:val="00413FF2"/>
    <w:rsid w:val="00414362"/>
    <w:rsid w:val="00414445"/>
    <w:rsid w:val="00414573"/>
    <w:rsid w:val="0041488C"/>
    <w:rsid w:val="00414973"/>
    <w:rsid w:val="004149A4"/>
    <w:rsid w:val="00414C17"/>
    <w:rsid w:val="00414C19"/>
    <w:rsid w:val="0041507B"/>
    <w:rsid w:val="004150CB"/>
    <w:rsid w:val="004151FF"/>
    <w:rsid w:val="0041540D"/>
    <w:rsid w:val="004154B4"/>
    <w:rsid w:val="004154B9"/>
    <w:rsid w:val="004154F2"/>
    <w:rsid w:val="00415512"/>
    <w:rsid w:val="00415974"/>
    <w:rsid w:val="00415A79"/>
    <w:rsid w:val="00415BF6"/>
    <w:rsid w:val="00415C59"/>
    <w:rsid w:val="00415E89"/>
    <w:rsid w:val="00415E96"/>
    <w:rsid w:val="00416235"/>
    <w:rsid w:val="00416860"/>
    <w:rsid w:val="00416C82"/>
    <w:rsid w:val="00416D0F"/>
    <w:rsid w:val="00416D25"/>
    <w:rsid w:val="00416EFD"/>
    <w:rsid w:val="004170BB"/>
    <w:rsid w:val="00417237"/>
    <w:rsid w:val="0041750B"/>
    <w:rsid w:val="0041758E"/>
    <w:rsid w:val="0041770F"/>
    <w:rsid w:val="0041786F"/>
    <w:rsid w:val="00417890"/>
    <w:rsid w:val="00417952"/>
    <w:rsid w:val="004179D6"/>
    <w:rsid w:val="00417BB3"/>
    <w:rsid w:val="00417EF7"/>
    <w:rsid w:val="0042010B"/>
    <w:rsid w:val="00420129"/>
    <w:rsid w:val="00420282"/>
    <w:rsid w:val="004202CB"/>
    <w:rsid w:val="00420579"/>
    <w:rsid w:val="00420604"/>
    <w:rsid w:val="00420847"/>
    <w:rsid w:val="004208B2"/>
    <w:rsid w:val="0042094B"/>
    <w:rsid w:val="00420A1C"/>
    <w:rsid w:val="00420A6B"/>
    <w:rsid w:val="00420CFB"/>
    <w:rsid w:val="00420E0F"/>
    <w:rsid w:val="00420E38"/>
    <w:rsid w:val="00420FE4"/>
    <w:rsid w:val="0042103C"/>
    <w:rsid w:val="004211A9"/>
    <w:rsid w:val="00421247"/>
    <w:rsid w:val="0042124E"/>
    <w:rsid w:val="004212B0"/>
    <w:rsid w:val="00421376"/>
    <w:rsid w:val="00421390"/>
    <w:rsid w:val="004213F0"/>
    <w:rsid w:val="0042165E"/>
    <w:rsid w:val="00421809"/>
    <w:rsid w:val="0042180E"/>
    <w:rsid w:val="004219AB"/>
    <w:rsid w:val="00421A57"/>
    <w:rsid w:val="00421BB9"/>
    <w:rsid w:val="00421D5A"/>
    <w:rsid w:val="00421D8A"/>
    <w:rsid w:val="00422357"/>
    <w:rsid w:val="00422372"/>
    <w:rsid w:val="004223EC"/>
    <w:rsid w:val="0042247C"/>
    <w:rsid w:val="0042250C"/>
    <w:rsid w:val="004226E9"/>
    <w:rsid w:val="00422804"/>
    <w:rsid w:val="00422812"/>
    <w:rsid w:val="00422B59"/>
    <w:rsid w:val="00422C9B"/>
    <w:rsid w:val="00422D31"/>
    <w:rsid w:val="00422E4A"/>
    <w:rsid w:val="00422F59"/>
    <w:rsid w:val="00423116"/>
    <w:rsid w:val="00423119"/>
    <w:rsid w:val="00423235"/>
    <w:rsid w:val="00423312"/>
    <w:rsid w:val="00423612"/>
    <w:rsid w:val="00423857"/>
    <w:rsid w:val="0042388C"/>
    <w:rsid w:val="00423943"/>
    <w:rsid w:val="00423C1C"/>
    <w:rsid w:val="00423C9F"/>
    <w:rsid w:val="00423D3E"/>
    <w:rsid w:val="00423E51"/>
    <w:rsid w:val="00423E63"/>
    <w:rsid w:val="00423F5B"/>
    <w:rsid w:val="00423F89"/>
    <w:rsid w:val="00424390"/>
    <w:rsid w:val="0042440D"/>
    <w:rsid w:val="00424449"/>
    <w:rsid w:val="00424488"/>
    <w:rsid w:val="004244BB"/>
    <w:rsid w:val="004247FA"/>
    <w:rsid w:val="00424931"/>
    <w:rsid w:val="00424DEC"/>
    <w:rsid w:val="00424DFD"/>
    <w:rsid w:val="00425006"/>
    <w:rsid w:val="00425023"/>
    <w:rsid w:val="00425131"/>
    <w:rsid w:val="004251AC"/>
    <w:rsid w:val="00425544"/>
    <w:rsid w:val="004257B5"/>
    <w:rsid w:val="004259E7"/>
    <w:rsid w:val="00425AD0"/>
    <w:rsid w:val="00425D6A"/>
    <w:rsid w:val="00425EEB"/>
    <w:rsid w:val="00425F61"/>
    <w:rsid w:val="00425F7E"/>
    <w:rsid w:val="00425FC3"/>
    <w:rsid w:val="004261AD"/>
    <w:rsid w:val="004261F7"/>
    <w:rsid w:val="00426350"/>
    <w:rsid w:val="0042638D"/>
    <w:rsid w:val="0042650C"/>
    <w:rsid w:val="004265AC"/>
    <w:rsid w:val="00426628"/>
    <w:rsid w:val="004268FE"/>
    <w:rsid w:val="00426957"/>
    <w:rsid w:val="004269D1"/>
    <w:rsid w:val="00426AA9"/>
    <w:rsid w:val="00426AEA"/>
    <w:rsid w:val="00426B57"/>
    <w:rsid w:val="00426C33"/>
    <w:rsid w:val="00426DC6"/>
    <w:rsid w:val="00426EE4"/>
    <w:rsid w:val="0042703A"/>
    <w:rsid w:val="00427102"/>
    <w:rsid w:val="00427147"/>
    <w:rsid w:val="0042718B"/>
    <w:rsid w:val="00427238"/>
    <w:rsid w:val="004273D6"/>
    <w:rsid w:val="004274A0"/>
    <w:rsid w:val="00427513"/>
    <w:rsid w:val="004279C1"/>
    <w:rsid w:val="004279C6"/>
    <w:rsid w:val="00427A9E"/>
    <w:rsid w:val="00427B3A"/>
    <w:rsid w:val="00427CD1"/>
    <w:rsid w:val="00427CF2"/>
    <w:rsid w:val="00427D48"/>
    <w:rsid w:val="00427EA5"/>
    <w:rsid w:val="00427F74"/>
    <w:rsid w:val="0043011C"/>
    <w:rsid w:val="0043015E"/>
    <w:rsid w:val="0043053F"/>
    <w:rsid w:val="00430633"/>
    <w:rsid w:val="00430771"/>
    <w:rsid w:val="00430774"/>
    <w:rsid w:val="00430840"/>
    <w:rsid w:val="00430850"/>
    <w:rsid w:val="00430980"/>
    <w:rsid w:val="004309ED"/>
    <w:rsid w:val="00430B58"/>
    <w:rsid w:val="00430DC3"/>
    <w:rsid w:val="00430E6F"/>
    <w:rsid w:val="00430F3C"/>
    <w:rsid w:val="00431155"/>
    <w:rsid w:val="004311EE"/>
    <w:rsid w:val="00431264"/>
    <w:rsid w:val="0043145B"/>
    <w:rsid w:val="00431528"/>
    <w:rsid w:val="004315C5"/>
    <w:rsid w:val="004317EF"/>
    <w:rsid w:val="0043191B"/>
    <w:rsid w:val="00431AC2"/>
    <w:rsid w:val="00431B0B"/>
    <w:rsid w:val="00431BCE"/>
    <w:rsid w:val="00431C99"/>
    <w:rsid w:val="00431D13"/>
    <w:rsid w:val="00431D4A"/>
    <w:rsid w:val="00431DDD"/>
    <w:rsid w:val="00431F50"/>
    <w:rsid w:val="00431F57"/>
    <w:rsid w:val="0043243F"/>
    <w:rsid w:val="00432546"/>
    <w:rsid w:val="004325B6"/>
    <w:rsid w:val="00432A1B"/>
    <w:rsid w:val="00432A1E"/>
    <w:rsid w:val="00432A8F"/>
    <w:rsid w:val="00432D75"/>
    <w:rsid w:val="00432E25"/>
    <w:rsid w:val="00432EAF"/>
    <w:rsid w:val="00433355"/>
    <w:rsid w:val="0043349B"/>
    <w:rsid w:val="004335C7"/>
    <w:rsid w:val="00433648"/>
    <w:rsid w:val="0043364F"/>
    <w:rsid w:val="00433756"/>
    <w:rsid w:val="004337B1"/>
    <w:rsid w:val="0043397C"/>
    <w:rsid w:val="00433A50"/>
    <w:rsid w:val="00433B1B"/>
    <w:rsid w:val="00433C31"/>
    <w:rsid w:val="00433D73"/>
    <w:rsid w:val="00433F15"/>
    <w:rsid w:val="00433F2C"/>
    <w:rsid w:val="00433F89"/>
    <w:rsid w:val="004340F1"/>
    <w:rsid w:val="0043448C"/>
    <w:rsid w:val="0043455C"/>
    <w:rsid w:val="00434821"/>
    <w:rsid w:val="00434899"/>
    <w:rsid w:val="004348BD"/>
    <w:rsid w:val="004348DA"/>
    <w:rsid w:val="004348E2"/>
    <w:rsid w:val="00434A88"/>
    <w:rsid w:val="00434AAE"/>
    <w:rsid w:val="00434AB6"/>
    <w:rsid w:val="00434C29"/>
    <w:rsid w:val="00434CA7"/>
    <w:rsid w:val="00434D87"/>
    <w:rsid w:val="00434E55"/>
    <w:rsid w:val="00434F13"/>
    <w:rsid w:val="00435074"/>
    <w:rsid w:val="00435150"/>
    <w:rsid w:val="00435239"/>
    <w:rsid w:val="004353FC"/>
    <w:rsid w:val="0043556D"/>
    <w:rsid w:val="004355E5"/>
    <w:rsid w:val="0043566E"/>
    <w:rsid w:val="00435792"/>
    <w:rsid w:val="004359AB"/>
    <w:rsid w:val="00435AEB"/>
    <w:rsid w:val="00435B71"/>
    <w:rsid w:val="00435CE3"/>
    <w:rsid w:val="00435CEE"/>
    <w:rsid w:val="00435D74"/>
    <w:rsid w:val="00436098"/>
    <w:rsid w:val="0043622C"/>
    <w:rsid w:val="0043624F"/>
    <w:rsid w:val="00436276"/>
    <w:rsid w:val="004363CE"/>
    <w:rsid w:val="00436574"/>
    <w:rsid w:val="00436594"/>
    <w:rsid w:val="0043694D"/>
    <w:rsid w:val="00436AE3"/>
    <w:rsid w:val="00436B04"/>
    <w:rsid w:val="00436B10"/>
    <w:rsid w:val="00436C3C"/>
    <w:rsid w:val="00436D33"/>
    <w:rsid w:val="00436DE9"/>
    <w:rsid w:val="00436ECD"/>
    <w:rsid w:val="00437172"/>
    <w:rsid w:val="0043753E"/>
    <w:rsid w:val="00437597"/>
    <w:rsid w:val="00437700"/>
    <w:rsid w:val="004379A8"/>
    <w:rsid w:val="00437ADB"/>
    <w:rsid w:val="00437B48"/>
    <w:rsid w:val="00437C12"/>
    <w:rsid w:val="00437D4E"/>
    <w:rsid w:val="004401AC"/>
    <w:rsid w:val="0044020D"/>
    <w:rsid w:val="0044021E"/>
    <w:rsid w:val="0044023F"/>
    <w:rsid w:val="0044024D"/>
    <w:rsid w:val="004403F8"/>
    <w:rsid w:val="004404D5"/>
    <w:rsid w:val="004406AF"/>
    <w:rsid w:val="00440742"/>
    <w:rsid w:val="004407AF"/>
    <w:rsid w:val="0044094B"/>
    <w:rsid w:val="0044099C"/>
    <w:rsid w:val="00440BCB"/>
    <w:rsid w:val="00440D5A"/>
    <w:rsid w:val="00440DEA"/>
    <w:rsid w:val="00440E1C"/>
    <w:rsid w:val="00440E29"/>
    <w:rsid w:val="00441019"/>
    <w:rsid w:val="00441299"/>
    <w:rsid w:val="00441475"/>
    <w:rsid w:val="004416E5"/>
    <w:rsid w:val="0044180E"/>
    <w:rsid w:val="00441894"/>
    <w:rsid w:val="00441D92"/>
    <w:rsid w:val="00441F02"/>
    <w:rsid w:val="0044202F"/>
    <w:rsid w:val="0044211F"/>
    <w:rsid w:val="00442298"/>
    <w:rsid w:val="004422A0"/>
    <w:rsid w:val="00442425"/>
    <w:rsid w:val="004424C3"/>
    <w:rsid w:val="00442655"/>
    <w:rsid w:val="00442763"/>
    <w:rsid w:val="00442778"/>
    <w:rsid w:val="004427A6"/>
    <w:rsid w:val="00442B35"/>
    <w:rsid w:val="00442C99"/>
    <w:rsid w:val="00442CA0"/>
    <w:rsid w:val="00442D57"/>
    <w:rsid w:val="00442D5B"/>
    <w:rsid w:val="00442D78"/>
    <w:rsid w:val="00442E39"/>
    <w:rsid w:val="00442F61"/>
    <w:rsid w:val="00442F66"/>
    <w:rsid w:val="00443039"/>
    <w:rsid w:val="0044323A"/>
    <w:rsid w:val="004434D5"/>
    <w:rsid w:val="00443653"/>
    <w:rsid w:val="00443707"/>
    <w:rsid w:val="00443808"/>
    <w:rsid w:val="0044380F"/>
    <w:rsid w:val="00443856"/>
    <w:rsid w:val="0044387F"/>
    <w:rsid w:val="00443957"/>
    <w:rsid w:val="004439D7"/>
    <w:rsid w:val="00443B8B"/>
    <w:rsid w:val="00443C57"/>
    <w:rsid w:val="00443CCA"/>
    <w:rsid w:val="00443D58"/>
    <w:rsid w:val="00443D82"/>
    <w:rsid w:val="00443E82"/>
    <w:rsid w:val="00443EE2"/>
    <w:rsid w:val="00444000"/>
    <w:rsid w:val="00444228"/>
    <w:rsid w:val="0044443E"/>
    <w:rsid w:val="0044459D"/>
    <w:rsid w:val="004445C0"/>
    <w:rsid w:val="004446C8"/>
    <w:rsid w:val="004446EB"/>
    <w:rsid w:val="004447EF"/>
    <w:rsid w:val="00444A32"/>
    <w:rsid w:val="00444DC2"/>
    <w:rsid w:val="00444EAF"/>
    <w:rsid w:val="00444EFD"/>
    <w:rsid w:val="00444F33"/>
    <w:rsid w:val="00444F89"/>
    <w:rsid w:val="00445039"/>
    <w:rsid w:val="0044519E"/>
    <w:rsid w:val="00445207"/>
    <w:rsid w:val="00445252"/>
    <w:rsid w:val="00445321"/>
    <w:rsid w:val="0044532E"/>
    <w:rsid w:val="0044538B"/>
    <w:rsid w:val="00445417"/>
    <w:rsid w:val="00445447"/>
    <w:rsid w:val="0044568D"/>
    <w:rsid w:val="00445718"/>
    <w:rsid w:val="00445AF4"/>
    <w:rsid w:val="00445DB7"/>
    <w:rsid w:val="00445DE4"/>
    <w:rsid w:val="00445F19"/>
    <w:rsid w:val="00445F47"/>
    <w:rsid w:val="0044606F"/>
    <w:rsid w:val="0044613A"/>
    <w:rsid w:val="00446245"/>
    <w:rsid w:val="0044631B"/>
    <w:rsid w:val="0044633B"/>
    <w:rsid w:val="004463C5"/>
    <w:rsid w:val="00446576"/>
    <w:rsid w:val="0044663D"/>
    <w:rsid w:val="0044663F"/>
    <w:rsid w:val="00446688"/>
    <w:rsid w:val="00446B46"/>
    <w:rsid w:val="00446B4F"/>
    <w:rsid w:val="00446B61"/>
    <w:rsid w:val="00446BD9"/>
    <w:rsid w:val="00446F93"/>
    <w:rsid w:val="00447040"/>
    <w:rsid w:val="004470DD"/>
    <w:rsid w:val="0044711B"/>
    <w:rsid w:val="00447352"/>
    <w:rsid w:val="004475FE"/>
    <w:rsid w:val="00447601"/>
    <w:rsid w:val="00447605"/>
    <w:rsid w:val="00447759"/>
    <w:rsid w:val="00447848"/>
    <w:rsid w:val="00447968"/>
    <w:rsid w:val="004479A4"/>
    <w:rsid w:val="00447B0F"/>
    <w:rsid w:val="00447C6D"/>
    <w:rsid w:val="00447CE6"/>
    <w:rsid w:val="00447DD0"/>
    <w:rsid w:val="00447E54"/>
    <w:rsid w:val="00447F95"/>
    <w:rsid w:val="00447FF6"/>
    <w:rsid w:val="00450128"/>
    <w:rsid w:val="00450263"/>
    <w:rsid w:val="00450727"/>
    <w:rsid w:val="0045073D"/>
    <w:rsid w:val="0045082A"/>
    <w:rsid w:val="00450CB3"/>
    <w:rsid w:val="00450E02"/>
    <w:rsid w:val="00450F2C"/>
    <w:rsid w:val="00450F92"/>
    <w:rsid w:val="00450FCE"/>
    <w:rsid w:val="00451145"/>
    <w:rsid w:val="004513FF"/>
    <w:rsid w:val="0045154C"/>
    <w:rsid w:val="004516A4"/>
    <w:rsid w:val="004517B8"/>
    <w:rsid w:val="00451820"/>
    <w:rsid w:val="0045185A"/>
    <w:rsid w:val="00451953"/>
    <w:rsid w:val="00451A0E"/>
    <w:rsid w:val="00451B35"/>
    <w:rsid w:val="00451E01"/>
    <w:rsid w:val="00451E6F"/>
    <w:rsid w:val="00451FB8"/>
    <w:rsid w:val="00452244"/>
    <w:rsid w:val="0045229E"/>
    <w:rsid w:val="004524E0"/>
    <w:rsid w:val="004524F5"/>
    <w:rsid w:val="0045252B"/>
    <w:rsid w:val="0045259B"/>
    <w:rsid w:val="0045272B"/>
    <w:rsid w:val="004527E1"/>
    <w:rsid w:val="004528A5"/>
    <w:rsid w:val="00452984"/>
    <w:rsid w:val="00452A59"/>
    <w:rsid w:val="00452ABA"/>
    <w:rsid w:val="00452B38"/>
    <w:rsid w:val="00452EFA"/>
    <w:rsid w:val="00452F77"/>
    <w:rsid w:val="004530C4"/>
    <w:rsid w:val="004530FD"/>
    <w:rsid w:val="004531E3"/>
    <w:rsid w:val="004532DE"/>
    <w:rsid w:val="00453318"/>
    <w:rsid w:val="004533D8"/>
    <w:rsid w:val="0045347A"/>
    <w:rsid w:val="0045361E"/>
    <w:rsid w:val="004536E2"/>
    <w:rsid w:val="0045372B"/>
    <w:rsid w:val="00453842"/>
    <w:rsid w:val="00453970"/>
    <w:rsid w:val="0045399C"/>
    <w:rsid w:val="004539BD"/>
    <w:rsid w:val="00453A0D"/>
    <w:rsid w:val="00453A7C"/>
    <w:rsid w:val="00453BAF"/>
    <w:rsid w:val="00453E9C"/>
    <w:rsid w:val="00453F41"/>
    <w:rsid w:val="00453F94"/>
    <w:rsid w:val="00454019"/>
    <w:rsid w:val="004542D3"/>
    <w:rsid w:val="004544E3"/>
    <w:rsid w:val="004547F8"/>
    <w:rsid w:val="00454904"/>
    <w:rsid w:val="00454BB8"/>
    <w:rsid w:val="00454DBA"/>
    <w:rsid w:val="0045507E"/>
    <w:rsid w:val="0045512D"/>
    <w:rsid w:val="0045541D"/>
    <w:rsid w:val="0045547B"/>
    <w:rsid w:val="004555B0"/>
    <w:rsid w:val="00455606"/>
    <w:rsid w:val="0045560C"/>
    <w:rsid w:val="0045568C"/>
    <w:rsid w:val="004556FD"/>
    <w:rsid w:val="00455727"/>
    <w:rsid w:val="00455762"/>
    <w:rsid w:val="00455839"/>
    <w:rsid w:val="00455979"/>
    <w:rsid w:val="00455CC6"/>
    <w:rsid w:val="00455EB7"/>
    <w:rsid w:val="00455F53"/>
    <w:rsid w:val="00456076"/>
    <w:rsid w:val="00456191"/>
    <w:rsid w:val="00456266"/>
    <w:rsid w:val="004562DF"/>
    <w:rsid w:val="004563D9"/>
    <w:rsid w:val="004563EF"/>
    <w:rsid w:val="004564C6"/>
    <w:rsid w:val="004564CE"/>
    <w:rsid w:val="00456887"/>
    <w:rsid w:val="0045692A"/>
    <w:rsid w:val="00456A16"/>
    <w:rsid w:val="00456CA6"/>
    <w:rsid w:val="00456D61"/>
    <w:rsid w:val="00456E35"/>
    <w:rsid w:val="00456EC2"/>
    <w:rsid w:val="00456ED9"/>
    <w:rsid w:val="00456F70"/>
    <w:rsid w:val="00456FD6"/>
    <w:rsid w:val="004571AF"/>
    <w:rsid w:val="004572D8"/>
    <w:rsid w:val="00457306"/>
    <w:rsid w:val="00457445"/>
    <w:rsid w:val="00457744"/>
    <w:rsid w:val="0045790E"/>
    <w:rsid w:val="00457B05"/>
    <w:rsid w:val="00457BC1"/>
    <w:rsid w:val="00457C86"/>
    <w:rsid w:val="00457CF4"/>
    <w:rsid w:val="00457E82"/>
    <w:rsid w:val="00460076"/>
    <w:rsid w:val="0046013D"/>
    <w:rsid w:val="0046014B"/>
    <w:rsid w:val="004601B1"/>
    <w:rsid w:val="00460514"/>
    <w:rsid w:val="004605E5"/>
    <w:rsid w:val="00460769"/>
    <w:rsid w:val="004607A0"/>
    <w:rsid w:val="00460B04"/>
    <w:rsid w:val="00460B2D"/>
    <w:rsid w:val="00460C6F"/>
    <w:rsid w:val="00460C7D"/>
    <w:rsid w:val="00460C9F"/>
    <w:rsid w:val="00460E7E"/>
    <w:rsid w:val="00460F5C"/>
    <w:rsid w:val="00460FF5"/>
    <w:rsid w:val="004611FF"/>
    <w:rsid w:val="00461305"/>
    <w:rsid w:val="00461431"/>
    <w:rsid w:val="00461495"/>
    <w:rsid w:val="0046176E"/>
    <w:rsid w:val="00461857"/>
    <w:rsid w:val="00461B99"/>
    <w:rsid w:val="00461C38"/>
    <w:rsid w:val="00461DAD"/>
    <w:rsid w:val="00461DB6"/>
    <w:rsid w:val="00461DD2"/>
    <w:rsid w:val="00461E28"/>
    <w:rsid w:val="00461EAE"/>
    <w:rsid w:val="00461F64"/>
    <w:rsid w:val="00462165"/>
    <w:rsid w:val="0046225F"/>
    <w:rsid w:val="0046226E"/>
    <w:rsid w:val="0046254F"/>
    <w:rsid w:val="004626C7"/>
    <w:rsid w:val="004627B9"/>
    <w:rsid w:val="004627DA"/>
    <w:rsid w:val="004627DF"/>
    <w:rsid w:val="00462843"/>
    <w:rsid w:val="00462902"/>
    <w:rsid w:val="00462A32"/>
    <w:rsid w:val="00462ABB"/>
    <w:rsid w:val="00462B66"/>
    <w:rsid w:val="00462BB5"/>
    <w:rsid w:val="00462BDF"/>
    <w:rsid w:val="00462C7B"/>
    <w:rsid w:val="00462F71"/>
    <w:rsid w:val="00462FE8"/>
    <w:rsid w:val="004631F3"/>
    <w:rsid w:val="00463235"/>
    <w:rsid w:val="0046326C"/>
    <w:rsid w:val="0046341F"/>
    <w:rsid w:val="0046390D"/>
    <w:rsid w:val="00463981"/>
    <w:rsid w:val="004639A3"/>
    <w:rsid w:val="00463A0C"/>
    <w:rsid w:val="00463C28"/>
    <w:rsid w:val="00463D3E"/>
    <w:rsid w:val="00463EFD"/>
    <w:rsid w:val="00463F5A"/>
    <w:rsid w:val="00463FDA"/>
    <w:rsid w:val="004641C5"/>
    <w:rsid w:val="004641F0"/>
    <w:rsid w:val="00464322"/>
    <w:rsid w:val="004643D1"/>
    <w:rsid w:val="004647A6"/>
    <w:rsid w:val="004647EE"/>
    <w:rsid w:val="00464A04"/>
    <w:rsid w:val="00464A2B"/>
    <w:rsid w:val="00464AB0"/>
    <w:rsid w:val="00464B07"/>
    <w:rsid w:val="00464C52"/>
    <w:rsid w:val="00464EA7"/>
    <w:rsid w:val="004651B4"/>
    <w:rsid w:val="004651D5"/>
    <w:rsid w:val="00465251"/>
    <w:rsid w:val="0046546F"/>
    <w:rsid w:val="00465574"/>
    <w:rsid w:val="00465581"/>
    <w:rsid w:val="00465A2E"/>
    <w:rsid w:val="00465ABA"/>
    <w:rsid w:val="00465C0D"/>
    <w:rsid w:val="00465E8E"/>
    <w:rsid w:val="00465F0E"/>
    <w:rsid w:val="00465F86"/>
    <w:rsid w:val="00466007"/>
    <w:rsid w:val="004662BB"/>
    <w:rsid w:val="00466302"/>
    <w:rsid w:val="00466527"/>
    <w:rsid w:val="004665F2"/>
    <w:rsid w:val="0046668A"/>
    <w:rsid w:val="0046698B"/>
    <w:rsid w:val="00466A08"/>
    <w:rsid w:val="00466B86"/>
    <w:rsid w:val="00466BAC"/>
    <w:rsid w:val="00466C55"/>
    <w:rsid w:val="00466FB3"/>
    <w:rsid w:val="0046707E"/>
    <w:rsid w:val="004673D1"/>
    <w:rsid w:val="004673D6"/>
    <w:rsid w:val="00467644"/>
    <w:rsid w:val="0046764F"/>
    <w:rsid w:val="00467700"/>
    <w:rsid w:val="00467717"/>
    <w:rsid w:val="0046797E"/>
    <w:rsid w:val="00467BB3"/>
    <w:rsid w:val="00467C9C"/>
    <w:rsid w:val="00467D3C"/>
    <w:rsid w:val="00467D72"/>
    <w:rsid w:val="00467DA4"/>
    <w:rsid w:val="00467EA1"/>
    <w:rsid w:val="00467F2C"/>
    <w:rsid w:val="00470064"/>
    <w:rsid w:val="00470078"/>
    <w:rsid w:val="00470191"/>
    <w:rsid w:val="0047025F"/>
    <w:rsid w:val="004702A8"/>
    <w:rsid w:val="004703D4"/>
    <w:rsid w:val="004703EF"/>
    <w:rsid w:val="004704D1"/>
    <w:rsid w:val="00470553"/>
    <w:rsid w:val="0047083F"/>
    <w:rsid w:val="00470848"/>
    <w:rsid w:val="00470B0C"/>
    <w:rsid w:val="00470BC4"/>
    <w:rsid w:val="00470D5E"/>
    <w:rsid w:val="00470E5D"/>
    <w:rsid w:val="0047100B"/>
    <w:rsid w:val="00471085"/>
    <w:rsid w:val="00471094"/>
    <w:rsid w:val="0047113A"/>
    <w:rsid w:val="004712B7"/>
    <w:rsid w:val="0047132F"/>
    <w:rsid w:val="00471494"/>
    <w:rsid w:val="004715C7"/>
    <w:rsid w:val="0047179A"/>
    <w:rsid w:val="0047186B"/>
    <w:rsid w:val="0047190F"/>
    <w:rsid w:val="004719DE"/>
    <w:rsid w:val="00471C3E"/>
    <w:rsid w:val="00471C81"/>
    <w:rsid w:val="00471DCC"/>
    <w:rsid w:val="00471E52"/>
    <w:rsid w:val="00472005"/>
    <w:rsid w:val="00472436"/>
    <w:rsid w:val="00472593"/>
    <w:rsid w:val="0047260C"/>
    <w:rsid w:val="004726D0"/>
    <w:rsid w:val="00472758"/>
    <w:rsid w:val="004727BC"/>
    <w:rsid w:val="0047297B"/>
    <w:rsid w:val="004729F3"/>
    <w:rsid w:val="00472A3F"/>
    <w:rsid w:val="00472E3C"/>
    <w:rsid w:val="004730D7"/>
    <w:rsid w:val="0047344D"/>
    <w:rsid w:val="0047350D"/>
    <w:rsid w:val="0047360A"/>
    <w:rsid w:val="004736B5"/>
    <w:rsid w:val="00473904"/>
    <w:rsid w:val="00473A56"/>
    <w:rsid w:val="00473A5A"/>
    <w:rsid w:val="00473A73"/>
    <w:rsid w:val="00473B32"/>
    <w:rsid w:val="00473B94"/>
    <w:rsid w:val="00473EDD"/>
    <w:rsid w:val="00473F16"/>
    <w:rsid w:val="00473F9E"/>
    <w:rsid w:val="0047403C"/>
    <w:rsid w:val="0047439D"/>
    <w:rsid w:val="0047440F"/>
    <w:rsid w:val="0047470E"/>
    <w:rsid w:val="0047477D"/>
    <w:rsid w:val="00474855"/>
    <w:rsid w:val="004748E7"/>
    <w:rsid w:val="004749E7"/>
    <w:rsid w:val="00474ADB"/>
    <w:rsid w:val="00474AEA"/>
    <w:rsid w:val="00474DCC"/>
    <w:rsid w:val="00474F2F"/>
    <w:rsid w:val="0047507E"/>
    <w:rsid w:val="00475106"/>
    <w:rsid w:val="004751F6"/>
    <w:rsid w:val="0047526E"/>
    <w:rsid w:val="00475382"/>
    <w:rsid w:val="0047543A"/>
    <w:rsid w:val="00475507"/>
    <w:rsid w:val="004757D9"/>
    <w:rsid w:val="0047596C"/>
    <w:rsid w:val="00475A68"/>
    <w:rsid w:val="00475E15"/>
    <w:rsid w:val="00475E2D"/>
    <w:rsid w:val="00475E4D"/>
    <w:rsid w:val="00475E84"/>
    <w:rsid w:val="00475F56"/>
    <w:rsid w:val="00475FB5"/>
    <w:rsid w:val="00476053"/>
    <w:rsid w:val="00476077"/>
    <w:rsid w:val="0047627A"/>
    <w:rsid w:val="0047628C"/>
    <w:rsid w:val="004762FC"/>
    <w:rsid w:val="004764CD"/>
    <w:rsid w:val="0047666D"/>
    <w:rsid w:val="004767B7"/>
    <w:rsid w:val="00476825"/>
    <w:rsid w:val="0047695C"/>
    <w:rsid w:val="00476B77"/>
    <w:rsid w:val="00476CD6"/>
    <w:rsid w:val="00476CE3"/>
    <w:rsid w:val="00476D8D"/>
    <w:rsid w:val="00476E07"/>
    <w:rsid w:val="0047702A"/>
    <w:rsid w:val="00477038"/>
    <w:rsid w:val="00477312"/>
    <w:rsid w:val="004776C2"/>
    <w:rsid w:val="00477754"/>
    <w:rsid w:val="00477B0D"/>
    <w:rsid w:val="00477B75"/>
    <w:rsid w:val="00477D87"/>
    <w:rsid w:val="00477E39"/>
    <w:rsid w:val="004801F3"/>
    <w:rsid w:val="0048020B"/>
    <w:rsid w:val="00480344"/>
    <w:rsid w:val="00480360"/>
    <w:rsid w:val="00480387"/>
    <w:rsid w:val="00480421"/>
    <w:rsid w:val="004805E3"/>
    <w:rsid w:val="004808EE"/>
    <w:rsid w:val="00480908"/>
    <w:rsid w:val="00480C57"/>
    <w:rsid w:val="00480D75"/>
    <w:rsid w:val="00480E1F"/>
    <w:rsid w:val="004810F2"/>
    <w:rsid w:val="00481195"/>
    <w:rsid w:val="004812CC"/>
    <w:rsid w:val="004814AE"/>
    <w:rsid w:val="00481561"/>
    <w:rsid w:val="0048161F"/>
    <w:rsid w:val="00481648"/>
    <w:rsid w:val="00481755"/>
    <w:rsid w:val="00481879"/>
    <w:rsid w:val="004818E7"/>
    <w:rsid w:val="00481932"/>
    <w:rsid w:val="00481B76"/>
    <w:rsid w:val="00481B78"/>
    <w:rsid w:val="00481BB0"/>
    <w:rsid w:val="00481D9A"/>
    <w:rsid w:val="0048212C"/>
    <w:rsid w:val="00482272"/>
    <w:rsid w:val="00482526"/>
    <w:rsid w:val="004825E8"/>
    <w:rsid w:val="0048293B"/>
    <w:rsid w:val="00482C66"/>
    <w:rsid w:val="00482C80"/>
    <w:rsid w:val="00482CAC"/>
    <w:rsid w:val="00482CF5"/>
    <w:rsid w:val="00482D87"/>
    <w:rsid w:val="00482E0F"/>
    <w:rsid w:val="00482EAA"/>
    <w:rsid w:val="004831E1"/>
    <w:rsid w:val="004831E9"/>
    <w:rsid w:val="00483260"/>
    <w:rsid w:val="00483522"/>
    <w:rsid w:val="004835E2"/>
    <w:rsid w:val="0048368C"/>
    <w:rsid w:val="00483789"/>
    <w:rsid w:val="004837DC"/>
    <w:rsid w:val="00483CE6"/>
    <w:rsid w:val="00483D76"/>
    <w:rsid w:val="00483D96"/>
    <w:rsid w:val="00483E36"/>
    <w:rsid w:val="00483E55"/>
    <w:rsid w:val="0048442F"/>
    <w:rsid w:val="004846D1"/>
    <w:rsid w:val="004847AD"/>
    <w:rsid w:val="00484872"/>
    <w:rsid w:val="00484A0A"/>
    <w:rsid w:val="00484A4A"/>
    <w:rsid w:val="00484A6E"/>
    <w:rsid w:val="00484C70"/>
    <w:rsid w:val="00484D39"/>
    <w:rsid w:val="00484E11"/>
    <w:rsid w:val="00484F39"/>
    <w:rsid w:val="004850C6"/>
    <w:rsid w:val="0048536B"/>
    <w:rsid w:val="00485526"/>
    <w:rsid w:val="0048554B"/>
    <w:rsid w:val="0048561A"/>
    <w:rsid w:val="00485679"/>
    <w:rsid w:val="0048575F"/>
    <w:rsid w:val="0048588F"/>
    <w:rsid w:val="004859C3"/>
    <w:rsid w:val="004859C8"/>
    <w:rsid w:val="00485BD4"/>
    <w:rsid w:val="00485CAB"/>
    <w:rsid w:val="00485E02"/>
    <w:rsid w:val="00485FDA"/>
    <w:rsid w:val="004860BF"/>
    <w:rsid w:val="004862B9"/>
    <w:rsid w:val="0048638C"/>
    <w:rsid w:val="004863AE"/>
    <w:rsid w:val="004864B8"/>
    <w:rsid w:val="004864DE"/>
    <w:rsid w:val="0048655D"/>
    <w:rsid w:val="0048656C"/>
    <w:rsid w:val="00486659"/>
    <w:rsid w:val="0048669F"/>
    <w:rsid w:val="00486935"/>
    <w:rsid w:val="00486A67"/>
    <w:rsid w:val="00486C08"/>
    <w:rsid w:val="00486C51"/>
    <w:rsid w:val="00486C92"/>
    <w:rsid w:val="00486D0D"/>
    <w:rsid w:val="00486E13"/>
    <w:rsid w:val="00487174"/>
    <w:rsid w:val="0048718C"/>
    <w:rsid w:val="00487225"/>
    <w:rsid w:val="004872AA"/>
    <w:rsid w:val="00487316"/>
    <w:rsid w:val="00487730"/>
    <w:rsid w:val="004878AE"/>
    <w:rsid w:val="00487984"/>
    <w:rsid w:val="00487AB5"/>
    <w:rsid w:val="00487C58"/>
    <w:rsid w:val="00487D94"/>
    <w:rsid w:val="00487D98"/>
    <w:rsid w:val="00487DA1"/>
    <w:rsid w:val="00487EED"/>
    <w:rsid w:val="00487F2E"/>
    <w:rsid w:val="00487FAB"/>
    <w:rsid w:val="0049003C"/>
    <w:rsid w:val="00490074"/>
    <w:rsid w:val="0049039E"/>
    <w:rsid w:val="004904D3"/>
    <w:rsid w:val="00490565"/>
    <w:rsid w:val="00490803"/>
    <w:rsid w:val="00490811"/>
    <w:rsid w:val="00490887"/>
    <w:rsid w:val="0049089C"/>
    <w:rsid w:val="004908E8"/>
    <w:rsid w:val="00490924"/>
    <w:rsid w:val="00490A5D"/>
    <w:rsid w:val="00490B36"/>
    <w:rsid w:val="00490B69"/>
    <w:rsid w:val="00490BC3"/>
    <w:rsid w:val="00490F17"/>
    <w:rsid w:val="00491130"/>
    <w:rsid w:val="00491400"/>
    <w:rsid w:val="004914C3"/>
    <w:rsid w:val="0049158C"/>
    <w:rsid w:val="00491610"/>
    <w:rsid w:val="00491908"/>
    <w:rsid w:val="00491956"/>
    <w:rsid w:val="00491A54"/>
    <w:rsid w:val="00491C6E"/>
    <w:rsid w:val="00491F9C"/>
    <w:rsid w:val="00492000"/>
    <w:rsid w:val="00492070"/>
    <w:rsid w:val="004920B1"/>
    <w:rsid w:val="00492115"/>
    <w:rsid w:val="00492203"/>
    <w:rsid w:val="00492220"/>
    <w:rsid w:val="004922B2"/>
    <w:rsid w:val="00492436"/>
    <w:rsid w:val="0049256B"/>
    <w:rsid w:val="0049259E"/>
    <w:rsid w:val="0049268B"/>
    <w:rsid w:val="00492737"/>
    <w:rsid w:val="00492925"/>
    <w:rsid w:val="00492A83"/>
    <w:rsid w:val="00492BC1"/>
    <w:rsid w:val="00492D1A"/>
    <w:rsid w:val="00492E69"/>
    <w:rsid w:val="00492FCF"/>
    <w:rsid w:val="00492FFB"/>
    <w:rsid w:val="0049304F"/>
    <w:rsid w:val="004930A3"/>
    <w:rsid w:val="0049327E"/>
    <w:rsid w:val="004933AE"/>
    <w:rsid w:val="004936A1"/>
    <w:rsid w:val="0049372C"/>
    <w:rsid w:val="0049382A"/>
    <w:rsid w:val="00493953"/>
    <w:rsid w:val="004939E6"/>
    <w:rsid w:val="00493A75"/>
    <w:rsid w:val="00493B1D"/>
    <w:rsid w:val="00493B7D"/>
    <w:rsid w:val="00493EE1"/>
    <w:rsid w:val="00493EEE"/>
    <w:rsid w:val="0049406C"/>
    <w:rsid w:val="0049409F"/>
    <w:rsid w:val="004940FD"/>
    <w:rsid w:val="00494224"/>
    <w:rsid w:val="0049424B"/>
    <w:rsid w:val="004942D3"/>
    <w:rsid w:val="0049441F"/>
    <w:rsid w:val="0049442A"/>
    <w:rsid w:val="00494457"/>
    <w:rsid w:val="004944AF"/>
    <w:rsid w:val="004944BB"/>
    <w:rsid w:val="004944C1"/>
    <w:rsid w:val="004945E7"/>
    <w:rsid w:val="00494610"/>
    <w:rsid w:val="004948BE"/>
    <w:rsid w:val="0049498C"/>
    <w:rsid w:val="00494D20"/>
    <w:rsid w:val="00494E49"/>
    <w:rsid w:val="00494EC0"/>
    <w:rsid w:val="0049506D"/>
    <w:rsid w:val="00495139"/>
    <w:rsid w:val="004951AA"/>
    <w:rsid w:val="004952F5"/>
    <w:rsid w:val="004952FB"/>
    <w:rsid w:val="0049541F"/>
    <w:rsid w:val="00495612"/>
    <w:rsid w:val="00495659"/>
    <w:rsid w:val="0049578F"/>
    <w:rsid w:val="004957E5"/>
    <w:rsid w:val="00495A83"/>
    <w:rsid w:val="00495D15"/>
    <w:rsid w:val="00495D28"/>
    <w:rsid w:val="00495E4B"/>
    <w:rsid w:val="00495E91"/>
    <w:rsid w:val="00495EE4"/>
    <w:rsid w:val="00495FD7"/>
    <w:rsid w:val="0049605A"/>
    <w:rsid w:val="004961BE"/>
    <w:rsid w:val="004961D2"/>
    <w:rsid w:val="004966B2"/>
    <w:rsid w:val="00496914"/>
    <w:rsid w:val="004969A4"/>
    <w:rsid w:val="00496C2A"/>
    <w:rsid w:val="00496C9A"/>
    <w:rsid w:val="00496F04"/>
    <w:rsid w:val="00496F33"/>
    <w:rsid w:val="004970FF"/>
    <w:rsid w:val="0049719C"/>
    <w:rsid w:val="00497233"/>
    <w:rsid w:val="004972B7"/>
    <w:rsid w:val="00497400"/>
    <w:rsid w:val="004974A0"/>
    <w:rsid w:val="00497772"/>
    <w:rsid w:val="004977D7"/>
    <w:rsid w:val="0049799C"/>
    <w:rsid w:val="004A00DC"/>
    <w:rsid w:val="004A02FD"/>
    <w:rsid w:val="004A0362"/>
    <w:rsid w:val="004A0429"/>
    <w:rsid w:val="004A04E2"/>
    <w:rsid w:val="004A066A"/>
    <w:rsid w:val="004A0681"/>
    <w:rsid w:val="004A069C"/>
    <w:rsid w:val="004A06DF"/>
    <w:rsid w:val="004A08ED"/>
    <w:rsid w:val="004A093A"/>
    <w:rsid w:val="004A0991"/>
    <w:rsid w:val="004A0A39"/>
    <w:rsid w:val="004A0A44"/>
    <w:rsid w:val="004A0AA5"/>
    <w:rsid w:val="004A0BA7"/>
    <w:rsid w:val="004A0C64"/>
    <w:rsid w:val="004A0F5B"/>
    <w:rsid w:val="004A0FDE"/>
    <w:rsid w:val="004A1189"/>
    <w:rsid w:val="004A1208"/>
    <w:rsid w:val="004A1321"/>
    <w:rsid w:val="004A14F1"/>
    <w:rsid w:val="004A14FB"/>
    <w:rsid w:val="004A15A9"/>
    <w:rsid w:val="004A1781"/>
    <w:rsid w:val="004A1AF0"/>
    <w:rsid w:val="004A1C57"/>
    <w:rsid w:val="004A1D31"/>
    <w:rsid w:val="004A1FFA"/>
    <w:rsid w:val="004A2008"/>
    <w:rsid w:val="004A212A"/>
    <w:rsid w:val="004A212E"/>
    <w:rsid w:val="004A21B9"/>
    <w:rsid w:val="004A22FB"/>
    <w:rsid w:val="004A2342"/>
    <w:rsid w:val="004A239F"/>
    <w:rsid w:val="004A23F2"/>
    <w:rsid w:val="004A25B7"/>
    <w:rsid w:val="004A25DA"/>
    <w:rsid w:val="004A276E"/>
    <w:rsid w:val="004A2783"/>
    <w:rsid w:val="004A27D4"/>
    <w:rsid w:val="004A280E"/>
    <w:rsid w:val="004A2B4E"/>
    <w:rsid w:val="004A2B59"/>
    <w:rsid w:val="004A2BD0"/>
    <w:rsid w:val="004A2E3A"/>
    <w:rsid w:val="004A2F96"/>
    <w:rsid w:val="004A3003"/>
    <w:rsid w:val="004A3151"/>
    <w:rsid w:val="004A322E"/>
    <w:rsid w:val="004A34BE"/>
    <w:rsid w:val="004A3502"/>
    <w:rsid w:val="004A3624"/>
    <w:rsid w:val="004A3983"/>
    <w:rsid w:val="004A3A1C"/>
    <w:rsid w:val="004A3A3F"/>
    <w:rsid w:val="004A3B6D"/>
    <w:rsid w:val="004A3B8A"/>
    <w:rsid w:val="004A3C62"/>
    <w:rsid w:val="004A3D0E"/>
    <w:rsid w:val="004A3FC0"/>
    <w:rsid w:val="004A4059"/>
    <w:rsid w:val="004A4072"/>
    <w:rsid w:val="004A4242"/>
    <w:rsid w:val="004A43D0"/>
    <w:rsid w:val="004A43F2"/>
    <w:rsid w:val="004A4430"/>
    <w:rsid w:val="004A44DC"/>
    <w:rsid w:val="004A453E"/>
    <w:rsid w:val="004A45E3"/>
    <w:rsid w:val="004A4635"/>
    <w:rsid w:val="004A4761"/>
    <w:rsid w:val="004A489D"/>
    <w:rsid w:val="004A4B1F"/>
    <w:rsid w:val="004A4B44"/>
    <w:rsid w:val="004A4F87"/>
    <w:rsid w:val="004A512E"/>
    <w:rsid w:val="004A523B"/>
    <w:rsid w:val="004A563C"/>
    <w:rsid w:val="004A5677"/>
    <w:rsid w:val="004A5707"/>
    <w:rsid w:val="004A5788"/>
    <w:rsid w:val="004A5919"/>
    <w:rsid w:val="004A5BC8"/>
    <w:rsid w:val="004A5D49"/>
    <w:rsid w:val="004A5EDD"/>
    <w:rsid w:val="004A6033"/>
    <w:rsid w:val="004A62C8"/>
    <w:rsid w:val="004A6333"/>
    <w:rsid w:val="004A6579"/>
    <w:rsid w:val="004A6598"/>
    <w:rsid w:val="004A676D"/>
    <w:rsid w:val="004A678C"/>
    <w:rsid w:val="004A67AC"/>
    <w:rsid w:val="004A6982"/>
    <w:rsid w:val="004A6A87"/>
    <w:rsid w:val="004A6B3C"/>
    <w:rsid w:val="004A6E55"/>
    <w:rsid w:val="004A6E82"/>
    <w:rsid w:val="004A7167"/>
    <w:rsid w:val="004A7292"/>
    <w:rsid w:val="004A729D"/>
    <w:rsid w:val="004A72AB"/>
    <w:rsid w:val="004A7475"/>
    <w:rsid w:val="004A755D"/>
    <w:rsid w:val="004A7595"/>
    <w:rsid w:val="004A7690"/>
    <w:rsid w:val="004A78FE"/>
    <w:rsid w:val="004A7976"/>
    <w:rsid w:val="004A7B72"/>
    <w:rsid w:val="004A7D50"/>
    <w:rsid w:val="004A7F7F"/>
    <w:rsid w:val="004B0080"/>
    <w:rsid w:val="004B0141"/>
    <w:rsid w:val="004B0236"/>
    <w:rsid w:val="004B02EB"/>
    <w:rsid w:val="004B0345"/>
    <w:rsid w:val="004B056E"/>
    <w:rsid w:val="004B057E"/>
    <w:rsid w:val="004B059C"/>
    <w:rsid w:val="004B0630"/>
    <w:rsid w:val="004B06A7"/>
    <w:rsid w:val="004B079B"/>
    <w:rsid w:val="004B0855"/>
    <w:rsid w:val="004B0A8B"/>
    <w:rsid w:val="004B0C52"/>
    <w:rsid w:val="004B0E2E"/>
    <w:rsid w:val="004B0E8A"/>
    <w:rsid w:val="004B0F60"/>
    <w:rsid w:val="004B104C"/>
    <w:rsid w:val="004B1083"/>
    <w:rsid w:val="004B1301"/>
    <w:rsid w:val="004B147C"/>
    <w:rsid w:val="004B153C"/>
    <w:rsid w:val="004B15C5"/>
    <w:rsid w:val="004B16B3"/>
    <w:rsid w:val="004B18A7"/>
    <w:rsid w:val="004B19EC"/>
    <w:rsid w:val="004B1AB6"/>
    <w:rsid w:val="004B1BA4"/>
    <w:rsid w:val="004B1D4B"/>
    <w:rsid w:val="004B1FCF"/>
    <w:rsid w:val="004B2125"/>
    <w:rsid w:val="004B21B1"/>
    <w:rsid w:val="004B24C8"/>
    <w:rsid w:val="004B24FA"/>
    <w:rsid w:val="004B2A05"/>
    <w:rsid w:val="004B2A53"/>
    <w:rsid w:val="004B2CF7"/>
    <w:rsid w:val="004B2D0F"/>
    <w:rsid w:val="004B2DA3"/>
    <w:rsid w:val="004B30EA"/>
    <w:rsid w:val="004B330C"/>
    <w:rsid w:val="004B332C"/>
    <w:rsid w:val="004B339C"/>
    <w:rsid w:val="004B3747"/>
    <w:rsid w:val="004B3751"/>
    <w:rsid w:val="004B380C"/>
    <w:rsid w:val="004B3843"/>
    <w:rsid w:val="004B38E1"/>
    <w:rsid w:val="004B3908"/>
    <w:rsid w:val="004B390F"/>
    <w:rsid w:val="004B3986"/>
    <w:rsid w:val="004B3AC5"/>
    <w:rsid w:val="004B3BEA"/>
    <w:rsid w:val="004B3C54"/>
    <w:rsid w:val="004B3D6D"/>
    <w:rsid w:val="004B3DCC"/>
    <w:rsid w:val="004B3DF3"/>
    <w:rsid w:val="004B3F72"/>
    <w:rsid w:val="004B4199"/>
    <w:rsid w:val="004B4346"/>
    <w:rsid w:val="004B47E4"/>
    <w:rsid w:val="004B49BC"/>
    <w:rsid w:val="004B49E6"/>
    <w:rsid w:val="004B4A0C"/>
    <w:rsid w:val="004B4B48"/>
    <w:rsid w:val="004B4DFE"/>
    <w:rsid w:val="004B4EAB"/>
    <w:rsid w:val="004B4EC8"/>
    <w:rsid w:val="004B50E5"/>
    <w:rsid w:val="004B538C"/>
    <w:rsid w:val="004B54FE"/>
    <w:rsid w:val="004B550F"/>
    <w:rsid w:val="004B5594"/>
    <w:rsid w:val="004B5A0E"/>
    <w:rsid w:val="004B5ADE"/>
    <w:rsid w:val="004B5E2E"/>
    <w:rsid w:val="004B5F49"/>
    <w:rsid w:val="004B5F62"/>
    <w:rsid w:val="004B61A3"/>
    <w:rsid w:val="004B6210"/>
    <w:rsid w:val="004B6263"/>
    <w:rsid w:val="004B627F"/>
    <w:rsid w:val="004B6644"/>
    <w:rsid w:val="004B6746"/>
    <w:rsid w:val="004B684E"/>
    <w:rsid w:val="004B68ED"/>
    <w:rsid w:val="004B691E"/>
    <w:rsid w:val="004B6B4C"/>
    <w:rsid w:val="004B6C33"/>
    <w:rsid w:val="004B6D18"/>
    <w:rsid w:val="004B6D29"/>
    <w:rsid w:val="004B6E16"/>
    <w:rsid w:val="004B6E77"/>
    <w:rsid w:val="004B6FEE"/>
    <w:rsid w:val="004B7106"/>
    <w:rsid w:val="004B714E"/>
    <w:rsid w:val="004B7356"/>
    <w:rsid w:val="004B7C8B"/>
    <w:rsid w:val="004B7FF3"/>
    <w:rsid w:val="004C02DE"/>
    <w:rsid w:val="004C0327"/>
    <w:rsid w:val="004C0412"/>
    <w:rsid w:val="004C0704"/>
    <w:rsid w:val="004C076F"/>
    <w:rsid w:val="004C09B2"/>
    <w:rsid w:val="004C0A0C"/>
    <w:rsid w:val="004C0B1C"/>
    <w:rsid w:val="004C0E30"/>
    <w:rsid w:val="004C14AD"/>
    <w:rsid w:val="004C1617"/>
    <w:rsid w:val="004C1628"/>
    <w:rsid w:val="004C1654"/>
    <w:rsid w:val="004C1754"/>
    <w:rsid w:val="004C17F7"/>
    <w:rsid w:val="004C1814"/>
    <w:rsid w:val="004C182D"/>
    <w:rsid w:val="004C188D"/>
    <w:rsid w:val="004C1A84"/>
    <w:rsid w:val="004C1BD7"/>
    <w:rsid w:val="004C1D90"/>
    <w:rsid w:val="004C1D9B"/>
    <w:rsid w:val="004C1FF1"/>
    <w:rsid w:val="004C2031"/>
    <w:rsid w:val="004C204F"/>
    <w:rsid w:val="004C2108"/>
    <w:rsid w:val="004C2309"/>
    <w:rsid w:val="004C2340"/>
    <w:rsid w:val="004C23E3"/>
    <w:rsid w:val="004C2517"/>
    <w:rsid w:val="004C27A5"/>
    <w:rsid w:val="004C290B"/>
    <w:rsid w:val="004C2A22"/>
    <w:rsid w:val="004C2A74"/>
    <w:rsid w:val="004C2BAA"/>
    <w:rsid w:val="004C2EE4"/>
    <w:rsid w:val="004C2F83"/>
    <w:rsid w:val="004C3063"/>
    <w:rsid w:val="004C323D"/>
    <w:rsid w:val="004C334E"/>
    <w:rsid w:val="004C3394"/>
    <w:rsid w:val="004C33EF"/>
    <w:rsid w:val="004C35DF"/>
    <w:rsid w:val="004C36A2"/>
    <w:rsid w:val="004C3826"/>
    <w:rsid w:val="004C3877"/>
    <w:rsid w:val="004C38AD"/>
    <w:rsid w:val="004C3905"/>
    <w:rsid w:val="004C390E"/>
    <w:rsid w:val="004C396C"/>
    <w:rsid w:val="004C3A12"/>
    <w:rsid w:val="004C3CD3"/>
    <w:rsid w:val="004C3DC1"/>
    <w:rsid w:val="004C3E21"/>
    <w:rsid w:val="004C40B5"/>
    <w:rsid w:val="004C4291"/>
    <w:rsid w:val="004C44C7"/>
    <w:rsid w:val="004C45F7"/>
    <w:rsid w:val="004C4944"/>
    <w:rsid w:val="004C497E"/>
    <w:rsid w:val="004C4C3A"/>
    <w:rsid w:val="004C4C53"/>
    <w:rsid w:val="004C4E6E"/>
    <w:rsid w:val="004C50E2"/>
    <w:rsid w:val="004C519E"/>
    <w:rsid w:val="004C529F"/>
    <w:rsid w:val="004C54C0"/>
    <w:rsid w:val="004C55A9"/>
    <w:rsid w:val="004C563F"/>
    <w:rsid w:val="004C56A3"/>
    <w:rsid w:val="004C56EA"/>
    <w:rsid w:val="004C570B"/>
    <w:rsid w:val="004C57A0"/>
    <w:rsid w:val="004C595E"/>
    <w:rsid w:val="004C5A09"/>
    <w:rsid w:val="004C5A96"/>
    <w:rsid w:val="004C5AF6"/>
    <w:rsid w:val="004C5B84"/>
    <w:rsid w:val="004C5C84"/>
    <w:rsid w:val="004C5D8D"/>
    <w:rsid w:val="004C5DF6"/>
    <w:rsid w:val="004C5FAD"/>
    <w:rsid w:val="004C61FD"/>
    <w:rsid w:val="004C6486"/>
    <w:rsid w:val="004C6691"/>
    <w:rsid w:val="004C66C8"/>
    <w:rsid w:val="004C6907"/>
    <w:rsid w:val="004C69E2"/>
    <w:rsid w:val="004C6CDE"/>
    <w:rsid w:val="004C6F3E"/>
    <w:rsid w:val="004C6FE1"/>
    <w:rsid w:val="004C717B"/>
    <w:rsid w:val="004C717D"/>
    <w:rsid w:val="004C7265"/>
    <w:rsid w:val="004C7413"/>
    <w:rsid w:val="004C743A"/>
    <w:rsid w:val="004C745F"/>
    <w:rsid w:val="004C750C"/>
    <w:rsid w:val="004C79CD"/>
    <w:rsid w:val="004C7A9B"/>
    <w:rsid w:val="004C7AA5"/>
    <w:rsid w:val="004C7C32"/>
    <w:rsid w:val="004C7C3E"/>
    <w:rsid w:val="004CD9FD"/>
    <w:rsid w:val="004D01C2"/>
    <w:rsid w:val="004D0397"/>
    <w:rsid w:val="004D044F"/>
    <w:rsid w:val="004D0C2C"/>
    <w:rsid w:val="004D0C3F"/>
    <w:rsid w:val="004D0D28"/>
    <w:rsid w:val="004D0E02"/>
    <w:rsid w:val="004D0FF9"/>
    <w:rsid w:val="004D117D"/>
    <w:rsid w:val="004D12C0"/>
    <w:rsid w:val="004D1334"/>
    <w:rsid w:val="004D1A13"/>
    <w:rsid w:val="004D1AA1"/>
    <w:rsid w:val="004D1B36"/>
    <w:rsid w:val="004D1BD1"/>
    <w:rsid w:val="004D1BD7"/>
    <w:rsid w:val="004D1E08"/>
    <w:rsid w:val="004D1E90"/>
    <w:rsid w:val="004D1F38"/>
    <w:rsid w:val="004D2118"/>
    <w:rsid w:val="004D21AF"/>
    <w:rsid w:val="004D2433"/>
    <w:rsid w:val="004D24BF"/>
    <w:rsid w:val="004D2683"/>
    <w:rsid w:val="004D26CD"/>
    <w:rsid w:val="004D2881"/>
    <w:rsid w:val="004D28C1"/>
    <w:rsid w:val="004D2BC0"/>
    <w:rsid w:val="004D2E4C"/>
    <w:rsid w:val="004D2F88"/>
    <w:rsid w:val="004D3241"/>
    <w:rsid w:val="004D3535"/>
    <w:rsid w:val="004D35FE"/>
    <w:rsid w:val="004D3600"/>
    <w:rsid w:val="004D37AB"/>
    <w:rsid w:val="004D3800"/>
    <w:rsid w:val="004D3879"/>
    <w:rsid w:val="004D39B4"/>
    <w:rsid w:val="004D3A28"/>
    <w:rsid w:val="004D3A53"/>
    <w:rsid w:val="004D3F5F"/>
    <w:rsid w:val="004D40BB"/>
    <w:rsid w:val="004D40C2"/>
    <w:rsid w:val="004D4479"/>
    <w:rsid w:val="004D448A"/>
    <w:rsid w:val="004D44A3"/>
    <w:rsid w:val="004D47A2"/>
    <w:rsid w:val="004D4D27"/>
    <w:rsid w:val="004D4DF4"/>
    <w:rsid w:val="004D4E9C"/>
    <w:rsid w:val="004D51E8"/>
    <w:rsid w:val="004D522A"/>
    <w:rsid w:val="004D545F"/>
    <w:rsid w:val="004D5635"/>
    <w:rsid w:val="004D563E"/>
    <w:rsid w:val="004D582E"/>
    <w:rsid w:val="004D5AD7"/>
    <w:rsid w:val="004D5B35"/>
    <w:rsid w:val="004D5B8B"/>
    <w:rsid w:val="004D5BFC"/>
    <w:rsid w:val="004D5C25"/>
    <w:rsid w:val="004D5D7A"/>
    <w:rsid w:val="004D5EAA"/>
    <w:rsid w:val="004D5EDA"/>
    <w:rsid w:val="004D5F25"/>
    <w:rsid w:val="004D5FB8"/>
    <w:rsid w:val="004D618E"/>
    <w:rsid w:val="004D62A9"/>
    <w:rsid w:val="004D6319"/>
    <w:rsid w:val="004D6777"/>
    <w:rsid w:val="004D6D4B"/>
    <w:rsid w:val="004D6F08"/>
    <w:rsid w:val="004D6F52"/>
    <w:rsid w:val="004D721D"/>
    <w:rsid w:val="004D72F9"/>
    <w:rsid w:val="004D73AE"/>
    <w:rsid w:val="004D73F6"/>
    <w:rsid w:val="004D78F4"/>
    <w:rsid w:val="004D7ED6"/>
    <w:rsid w:val="004E00B1"/>
    <w:rsid w:val="004E01A5"/>
    <w:rsid w:val="004E0335"/>
    <w:rsid w:val="004E033D"/>
    <w:rsid w:val="004E0352"/>
    <w:rsid w:val="004E03A4"/>
    <w:rsid w:val="004E0420"/>
    <w:rsid w:val="004E0579"/>
    <w:rsid w:val="004E06C2"/>
    <w:rsid w:val="004E09F3"/>
    <w:rsid w:val="004E0A3C"/>
    <w:rsid w:val="004E0A9A"/>
    <w:rsid w:val="004E0B36"/>
    <w:rsid w:val="004E0DB2"/>
    <w:rsid w:val="004E0E80"/>
    <w:rsid w:val="004E0EEE"/>
    <w:rsid w:val="004E1034"/>
    <w:rsid w:val="004E1041"/>
    <w:rsid w:val="004E1053"/>
    <w:rsid w:val="004E105B"/>
    <w:rsid w:val="004E10AD"/>
    <w:rsid w:val="004E115C"/>
    <w:rsid w:val="004E12FA"/>
    <w:rsid w:val="004E14F8"/>
    <w:rsid w:val="004E156F"/>
    <w:rsid w:val="004E160C"/>
    <w:rsid w:val="004E164B"/>
    <w:rsid w:val="004E16A6"/>
    <w:rsid w:val="004E17B5"/>
    <w:rsid w:val="004E1A84"/>
    <w:rsid w:val="004E1B2A"/>
    <w:rsid w:val="004E1D50"/>
    <w:rsid w:val="004E1DF9"/>
    <w:rsid w:val="004E1F27"/>
    <w:rsid w:val="004E1F68"/>
    <w:rsid w:val="004E203B"/>
    <w:rsid w:val="004E206B"/>
    <w:rsid w:val="004E2070"/>
    <w:rsid w:val="004E2102"/>
    <w:rsid w:val="004E2161"/>
    <w:rsid w:val="004E21C0"/>
    <w:rsid w:val="004E22B0"/>
    <w:rsid w:val="004E2406"/>
    <w:rsid w:val="004E24E3"/>
    <w:rsid w:val="004E2542"/>
    <w:rsid w:val="004E2A2E"/>
    <w:rsid w:val="004E2A30"/>
    <w:rsid w:val="004E2A81"/>
    <w:rsid w:val="004E2CC5"/>
    <w:rsid w:val="004E2DDA"/>
    <w:rsid w:val="004E3226"/>
    <w:rsid w:val="004E3419"/>
    <w:rsid w:val="004E3464"/>
    <w:rsid w:val="004E34BF"/>
    <w:rsid w:val="004E35BB"/>
    <w:rsid w:val="004E3686"/>
    <w:rsid w:val="004E3733"/>
    <w:rsid w:val="004E377F"/>
    <w:rsid w:val="004E388C"/>
    <w:rsid w:val="004E38D3"/>
    <w:rsid w:val="004E3A56"/>
    <w:rsid w:val="004E3B22"/>
    <w:rsid w:val="004E3EFE"/>
    <w:rsid w:val="004E405B"/>
    <w:rsid w:val="004E40F6"/>
    <w:rsid w:val="004E4118"/>
    <w:rsid w:val="004E41C8"/>
    <w:rsid w:val="004E4348"/>
    <w:rsid w:val="004E447A"/>
    <w:rsid w:val="004E450D"/>
    <w:rsid w:val="004E45AC"/>
    <w:rsid w:val="004E4801"/>
    <w:rsid w:val="004E493A"/>
    <w:rsid w:val="004E4A69"/>
    <w:rsid w:val="004E4A8F"/>
    <w:rsid w:val="004E4DA0"/>
    <w:rsid w:val="004E4EB2"/>
    <w:rsid w:val="004E4EE4"/>
    <w:rsid w:val="004E4F62"/>
    <w:rsid w:val="004E4FFF"/>
    <w:rsid w:val="004E5025"/>
    <w:rsid w:val="004E548C"/>
    <w:rsid w:val="004E5561"/>
    <w:rsid w:val="004E5626"/>
    <w:rsid w:val="004E568E"/>
    <w:rsid w:val="004E57D9"/>
    <w:rsid w:val="004E58D4"/>
    <w:rsid w:val="004E5A37"/>
    <w:rsid w:val="004E5ABF"/>
    <w:rsid w:val="004E5F0C"/>
    <w:rsid w:val="004E5F96"/>
    <w:rsid w:val="004E5FC7"/>
    <w:rsid w:val="004E5FDB"/>
    <w:rsid w:val="004E6043"/>
    <w:rsid w:val="004E6047"/>
    <w:rsid w:val="004E64BE"/>
    <w:rsid w:val="004E6567"/>
    <w:rsid w:val="004E6662"/>
    <w:rsid w:val="004E66CE"/>
    <w:rsid w:val="004E6904"/>
    <w:rsid w:val="004E6963"/>
    <w:rsid w:val="004E6A4C"/>
    <w:rsid w:val="004E6B5D"/>
    <w:rsid w:val="004E6D50"/>
    <w:rsid w:val="004E6E0E"/>
    <w:rsid w:val="004E6E47"/>
    <w:rsid w:val="004E6E7F"/>
    <w:rsid w:val="004E72EB"/>
    <w:rsid w:val="004E7358"/>
    <w:rsid w:val="004E7378"/>
    <w:rsid w:val="004E7427"/>
    <w:rsid w:val="004E754D"/>
    <w:rsid w:val="004E79C5"/>
    <w:rsid w:val="004E7A20"/>
    <w:rsid w:val="004E7DFA"/>
    <w:rsid w:val="004E7E1B"/>
    <w:rsid w:val="004F000D"/>
    <w:rsid w:val="004F0117"/>
    <w:rsid w:val="004F01FD"/>
    <w:rsid w:val="004F0216"/>
    <w:rsid w:val="004F0276"/>
    <w:rsid w:val="004F0537"/>
    <w:rsid w:val="004F0575"/>
    <w:rsid w:val="004F058E"/>
    <w:rsid w:val="004F0620"/>
    <w:rsid w:val="004F090D"/>
    <w:rsid w:val="004F0910"/>
    <w:rsid w:val="004F0BB7"/>
    <w:rsid w:val="004F0C85"/>
    <w:rsid w:val="004F0CCA"/>
    <w:rsid w:val="004F0DAF"/>
    <w:rsid w:val="004F0DE4"/>
    <w:rsid w:val="004F1023"/>
    <w:rsid w:val="004F13DA"/>
    <w:rsid w:val="004F1493"/>
    <w:rsid w:val="004F1672"/>
    <w:rsid w:val="004F1A87"/>
    <w:rsid w:val="004F1B27"/>
    <w:rsid w:val="004F1BBD"/>
    <w:rsid w:val="004F1CA2"/>
    <w:rsid w:val="004F20C6"/>
    <w:rsid w:val="004F2107"/>
    <w:rsid w:val="004F211A"/>
    <w:rsid w:val="004F2141"/>
    <w:rsid w:val="004F22D6"/>
    <w:rsid w:val="004F2388"/>
    <w:rsid w:val="004F253E"/>
    <w:rsid w:val="004F2545"/>
    <w:rsid w:val="004F27C7"/>
    <w:rsid w:val="004F2A0D"/>
    <w:rsid w:val="004F2AA5"/>
    <w:rsid w:val="004F2AB1"/>
    <w:rsid w:val="004F2D9C"/>
    <w:rsid w:val="004F2DA1"/>
    <w:rsid w:val="004F2DC0"/>
    <w:rsid w:val="004F2F8C"/>
    <w:rsid w:val="004F3072"/>
    <w:rsid w:val="004F31FD"/>
    <w:rsid w:val="004F330F"/>
    <w:rsid w:val="004F33FB"/>
    <w:rsid w:val="004F3598"/>
    <w:rsid w:val="004F3610"/>
    <w:rsid w:val="004F371F"/>
    <w:rsid w:val="004F382F"/>
    <w:rsid w:val="004F39EA"/>
    <w:rsid w:val="004F3A19"/>
    <w:rsid w:val="004F3B6E"/>
    <w:rsid w:val="004F3C0C"/>
    <w:rsid w:val="004F3E53"/>
    <w:rsid w:val="004F3E8F"/>
    <w:rsid w:val="004F3EE5"/>
    <w:rsid w:val="004F3F01"/>
    <w:rsid w:val="004F407C"/>
    <w:rsid w:val="004F40EA"/>
    <w:rsid w:val="004F4105"/>
    <w:rsid w:val="004F45C8"/>
    <w:rsid w:val="004F4761"/>
    <w:rsid w:val="004F4A56"/>
    <w:rsid w:val="004F4C10"/>
    <w:rsid w:val="004F4C32"/>
    <w:rsid w:val="004F4C5C"/>
    <w:rsid w:val="004F4DF7"/>
    <w:rsid w:val="004F4E16"/>
    <w:rsid w:val="004F4E18"/>
    <w:rsid w:val="004F4E24"/>
    <w:rsid w:val="004F4ECA"/>
    <w:rsid w:val="004F4F91"/>
    <w:rsid w:val="004F5033"/>
    <w:rsid w:val="004F51A5"/>
    <w:rsid w:val="004F5232"/>
    <w:rsid w:val="004F525C"/>
    <w:rsid w:val="004F53F5"/>
    <w:rsid w:val="004F544B"/>
    <w:rsid w:val="004F5517"/>
    <w:rsid w:val="004F5632"/>
    <w:rsid w:val="004F5B45"/>
    <w:rsid w:val="004F5BAC"/>
    <w:rsid w:val="004F5BD9"/>
    <w:rsid w:val="004F610C"/>
    <w:rsid w:val="004F61C3"/>
    <w:rsid w:val="004F61FC"/>
    <w:rsid w:val="004F646D"/>
    <w:rsid w:val="004F6669"/>
    <w:rsid w:val="004F6704"/>
    <w:rsid w:val="004F6721"/>
    <w:rsid w:val="004F672F"/>
    <w:rsid w:val="004F67A7"/>
    <w:rsid w:val="004F6806"/>
    <w:rsid w:val="004F68F5"/>
    <w:rsid w:val="004F6903"/>
    <w:rsid w:val="004F6A07"/>
    <w:rsid w:val="004F6A9F"/>
    <w:rsid w:val="004F6B16"/>
    <w:rsid w:val="004F6C1C"/>
    <w:rsid w:val="004F6E90"/>
    <w:rsid w:val="004F6EFF"/>
    <w:rsid w:val="004F6F2F"/>
    <w:rsid w:val="004F70E7"/>
    <w:rsid w:val="004F7459"/>
    <w:rsid w:val="004F7571"/>
    <w:rsid w:val="004F758A"/>
    <w:rsid w:val="004F75E4"/>
    <w:rsid w:val="004F7B53"/>
    <w:rsid w:val="004F7B5F"/>
    <w:rsid w:val="004F7F2E"/>
    <w:rsid w:val="004F7FD0"/>
    <w:rsid w:val="004FB9B3"/>
    <w:rsid w:val="005000BA"/>
    <w:rsid w:val="0050023F"/>
    <w:rsid w:val="0050026E"/>
    <w:rsid w:val="00500289"/>
    <w:rsid w:val="0050041C"/>
    <w:rsid w:val="00500545"/>
    <w:rsid w:val="005005CD"/>
    <w:rsid w:val="00500B5C"/>
    <w:rsid w:val="00500BF0"/>
    <w:rsid w:val="00500C41"/>
    <w:rsid w:val="00500C58"/>
    <w:rsid w:val="00500CD9"/>
    <w:rsid w:val="00500D68"/>
    <w:rsid w:val="00500EB8"/>
    <w:rsid w:val="00501157"/>
    <w:rsid w:val="005016B6"/>
    <w:rsid w:val="0050177A"/>
    <w:rsid w:val="00501B01"/>
    <w:rsid w:val="00501D9F"/>
    <w:rsid w:val="00501EA8"/>
    <w:rsid w:val="00501F0E"/>
    <w:rsid w:val="00501F8F"/>
    <w:rsid w:val="00501FFA"/>
    <w:rsid w:val="00502056"/>
    <w:rsid w:val="0050236B"/>
    <w:rsid w:val="005024AF"/>
    <w:rsid w:val="00502579"/>
    <w:rsid w:val="0050259B"/>
    <w:rsid w:val="00502696"/>
    <w:rsid w:val="00502872"/>
    <w:rsid w:val="00502AAC"/>
    <w:rsid w:val="00502AB5"/>
    <w:rsid w:val="00502B93"/>
    <w:rsid w:val="00502CA9"/>
    <w:rsid w:val="00502E06"/>
    <w:rsid w:val="00502F06"/>
    <w:rsid w:val="00502F5E"/>
    <w:rsid w:val="00502FEE"/>
    <w:rsid w:val="005031CD"/>
    <w:rsid w:val="00503312"/>
    <w:rsid w:val="005034C3"/>
    <w:rsid w:val="005034D3"/>
    <w:rsid w:val="0050368A"/>
    <w:rsid w:val="00503737"/>
    <w:rsid w:val="005037C4"/>
    <w:rsid w:val="00503826"/>
    <w:rsid w:val="005039D0"/>
    <w:rsid w:val="005039F9"/>
    <w:rsid w:val="00503E75"/>
    <w:rsid w:val="005042E9"/>
    <w:rsid w:val="0050449E"/>
    <w:rsid w:val="005045EF"/>
    <w:rsid w:val="005046D4"/>
    <w:rsid w:val="0050486B"/>
    <w:rsid w:val="00504948"/>
    <w:rsid w:val="005049E1"/>
    <w:rsid w:val="00504E7F"/>
    <w:rsid w:val="00504EAC"/>
    <w:rsid w:val="00505069"/>
    <w:rsid w:val="005050B1"/>
    <w:rsid w:val="00505402"/>
    <w:rsid w:val="00505541"/>
    <w:rsid w:val="0050573E"/>
    <w:rsid w:val="00505A6F"/>
    <w:rsid w:val="00505AB8"/>
    <w:rsid w:val="00505FA5"/>
    <w:rsid w:val="00505FAE"/>
    <w:rsid w:val="0050600D"/>
    <w:rsid w:val="00506142"/>
    <w:rsid w:val="0050622A"/>
    <w:rsid w:val="0050622D"/>
    <w:rsid w:val="0050631D"/>
    <w:rsid w:val="0050639B"/>
    <w:rsid w:val="005063F5"/>
    <w:rsid w:val="00506434"/>
    <w:rsid w:val="0050667A"/>
    <w:rsid w:val="0050693C"/>
    <w:rsid w:val="00506A70"/>
    <w:rsid w:val="00506BF6"/>
    <w:rsid w:val="00506DE0"/>
    <w:rsid w:val="00506E5F"/>
    <w:rsid w:val="005072EA"/>
    <w:rsid w:val="005073D5"/>
    <w:rsid w:val="00507565"/>
    <w:rsid w:val="00507868"/>
    <w:rsid w:val="005079B6"/>
    <w:rsid w:val="00507C06"/>
    <w:rsid w:val="00507C44"/>
    <w:rsid w:val="00507EFF"/>
    <w:rsid w:val="0050BD3D"/>
    <w:rsid w:val="0051032B"/>
    <w:rsid w:val="005103F4"/>
    <w:rsid w:val="00510462"/>
    <w:rsid w:val="00510478"/>
    <w:rsid w:val="00510903"/>
    <w:rsid w:val="00510910"/>
    <w:rsid w:val="00510DFF"/>
    <w:rsid w:val="00510E13"/>
    <w:rsid w:val="0051114D"/>
    <w:rsid w:val="00511223"/>
    <w:rsid w:val="005112C9"/>
    <w:rsid w:val="005112ED"/>
    <w:rsid w:val="00511426"/>
    <w:rsid w:val="0051166A"/>
    <w:rsid w:val="005116D6"/>
    <w:rsid w:val="005118E4"/>
    <w:rsid w:val="00511A59"/>
    <w:rsid w:val="00511A8F"/>
    <w:rsid w:val="00511B72"/>
    <w:rsid w:val="00511BEB"/>
    <w:rsid w:val="00511D11"/>
    <w:rsid w:val="00511F9D"/>
    <w:rsid w:val="00512228"/>
    <w:rsid w:val="0051231B"/>
    <w:rsid w:val="0051236E"/>
    <w:rsid w:val="005123DE"/>
    <w:rsid w:val="005123FD"/>
    <w:rsid w:val="00512485"/>
    <w:rsid w:val="005125CA"/>
    <w:rsid w:val="00512831"/>
    <w:rsid w:val="00512ACC"/>
    <w:rsid w:val="00512AEF"/>
    <w:rsid w:val="00512C6C"/>
    <w:rsid w:val="00512F38"/>
    <w:rsid w:val="00512F47"/>
    <w:rsid w:val="00513154"/>
    <w:rsid w:val="00513187"/>
    <w:rsid w:val="0051328B"/>
    <w:rsid w:val="0051328E"/>
    <w:rsid w:val="00513363"/>
    <w:rsid w:val="00513400"/>
    <w:rsid w:val="0051361A"/>
    <w:rsid w:val="005136CB"/>
    <w:rsid w:val="005137A4"/>
    <w:rsid w:val="00513977"/>
    <w:rsid w:val="005139B3"/>
    <w:rsid w:val="00513AB2"/>
    <w:rsid w:val="00513CBB"/>
    <w:rsid w:val="00513EA4"/>
    <w:rsid w:val="00514078"/>
    <w:rsid w:val="00514304"/>
    <w:rsid w:val="00514542"/>
    <w:rsid w:val="005145B3"/>
    <w:rsid w:val="00514606"/>
    <w:rsid w:val="0051474F"/>
    <w:rsid w:val="0051486D"/>
    <w:rsid w:val="005149CE"/>
    <w:rsid w:val="00514C4B"/>
    <w:rsid w:val="00514CC2"/>
    <w:rsid w:val="00514CE3"/>
    <w:rsid w:val="00514D7A"/>
    <w:rsid w:val="00514DD7"/>
    <w:rsid w:val="00514DE3"/>
    <w:rsid w:val="00514FE5"/>
    <w:rsid w:val="0051501D"/>
    <w:rsid w:val="005150A7"/>
    <w:rsid w:val="005150D9"/>
    <w:rsid w:val="0051530B"/>
    <w:rsid w:val="005153EC"/>
    <w:rsid w:val="00515415"/>
    <w:rsid w:val="00515885"/>
    <w:rsid w:val="005158DA"/>
    <w:rsid w:val="00515B26"/>
    <w:rsid w:val="00515C27"/>
    <w:rsid w:val="00515C9D"/>
    <w:rsid w:val="00515D6D"/>
    <w:rsid w:val="00515D8A"/>
    <w:rsid w:val="00515E03"/>
    <w:rsid w:val="00515E36"/>
    <w:rsid w:val="00515E63"/>
    <w:rsid w:val="00515FCA"/>
    <w:rsid w:val="0051606A"/>
    <w:rsid w:val="00516163"/>
    <w:rsid w:val="00516256"/>
    <w:rsid w:val="00516329"/>
    <w:rsid w:val="005163A9"/>
    <w:rsid w:val="005163BF"/>
    <w:rsid w:val="0051646C"/>
    <w:rsid w:val="00516576"/>
    <w:rsid w:val="005168B8"/>
    <w:rsid w:val="0051692D"/>
    <w:rsid w:val="00516A5A"/>
    <w:rsid w:val="00516A9D"/>
    <w:rsid w:val="00516AA2"/>
    <w:rsid w:val="00516AA9"/>
    <w:rsid w:val="00516C39"/>
    <w:rsid w:val="00516C4E"/>
    <w:rsid w:val="00516FC6"/>
    <w:rsid w:val="00516FFF"/>
    <w:rsid w:val="00517557"/>
    <w:rsid w:val="00517559"/>
    <w:rsid w:val="005175EF"/>
    <w:rsid w:val="005175F8"/>
    <w:rsid w:val="005176A6"/>
    <w:rsid w:val="00517C45"/>
    <w:rsid w:val="0051C546"/>
    <w:rsid w:val="0052007F"/>
    <w:rsid w:val="005200B1"/>
    <w:rsid w:val="00520101"/>
    <w:rsid w:val="0052031C"/>
    <w:rsid w:val="005204B6"/>
    <w:rsid w:val="00520596"/>
    <w:rsid w:val="00520655"/>
    <w:rsid w:val="00520706"/>
    <w:rsid w:val="00520890"/>
    <w:rsid w:val="00520976"/>
    <w:rsid w:val="00520A43"/>
    <w:rsid w:val="00520B18"/>
    <w:rsid w:val="00520B43"/>
    <w:rsid w:val="00520B55"/>
    <w:rsid w:val="00520BAB"/>
    <w:rsid w:val="00520BFD"/>
    <w:rsid w:val="00520F88"/>
    <w:rsid w:val="005212CD"/>
    <w:rsid w:val="005212E7"/>
    <w:rsid w:val="0052131E"/>
    <w:rsid w:val="005213D2"/>
    <w:rsid w:val="005213E2"/>
    <w:rsid w:val="00521507"/>
    <w:rsid w:val="0052164A"/>
    <w:rsid w:val="0052165A"/>
    <w:rsid w:val="00521A18"/>
    <w:rsid w:val="00521C42"/>
    <w:rsid w:val="00521C7A"/>
    <w:rsid w:val="00521E11"/>
    <w:rsid w:val="00521F77"/>
    <w:rsid w:val="00522056"/>
    <w:rsid w:val="005221F7"/>
    <w:rsid w:val="00522270"/>
    <w:rsid w:val="0052242E"/>
    <w:rsid w:val="005225C6"/>
    <w:rsid w:val="005227D2"/>
    <w:rsid w:val="00522BC2"/>
    <w:rsid w:val="00522DC0"/>
    <w:rsid w:val="00522E59"/>
    <w:rsid w:val="00523025"/>
    <w:rsid w:val="0052323D"/>
    <w:rsid w:val="00523272"/>
    <w:rsid w:val="0052331C"/>
    <w:rsid w:val="005233FA"/>
    <w:rsid w:val="00523537"/>
    <w:rsid w:val="00523630"/>
    <w:rsid w:val="0052376C"/>
    <w:rsid w:val="0052381C"/>
    <w:rsid w:val="00523AA2"/>
    <w:rsid w:val="00523CB1"/>
    <w:rsid w:val="00523CC8"/>
    <w:rsid w:val="0052408C"/>
    <w:rsid w:val="00524094"/>
    <w:rsid w:val="00524103"/>
    <w:rsid w:val="005241CF"/>
    <w:rsid w:val="0052430D"/>
    <w:rsid w:val="00524743"/>
    <w:rsid w:val="0052491B"/>
    <w:rsid w:val="00524923"/>
    <w:rsid w:val="005249E0"/>
    <w:rsid w:val="00524B2E"/>
    <w:rsid w:val="00524B90"/>
    <w:rsid w:val="00524C04"/>
    <w:rsid w:val="00524D3C"/>
    <w:rsid w:val="00524E42"/>
    <w:rsid w:val="00524E6D"/>
    <w:rsid w:val="00524F1E"/>
    <w:rsid w:val="005251F1"/>
    <w:rsid w:val="00525310"/>
    <w:rsid w:val="0052538B"/>
    <w:rsid w:val="005255D9"/>
    <w:rsid w:val="005256AB"/>
    <w:rsid w:val="005257AF"/>
    <w:rsid w:val="00525926"/>
    <w:rsid w:val="00525B4A"/>
    <w:rsid w:val="00525B54"/>
    <w:rsid w:val="00525BCE"/>
    <w:rsid w:val="00525DA0"/>
    <w:rsid w:val="0052613F"/>
    <w:rsid w:val="005261D7"/>
    <w:rsid w:val="005262C8"/>
    <w:rsid w:val="005262D4"/>
    <w:rsid w:val="0052636E"/>
    <w:rsid w:val="0052639F"/>
    <w:rsid w:val="00526665"/>
    <w:rsid w:val="00526916"/>
    <w:rsid w:val="0052699C"/>
    <w:rsid w:val="00526A48"/>
    <w:rsid w:val="00526AFF"/>
    <w:rsid w:val="00526B10"/>
    <w:rsid w:val="00526B1A"/>
    <w:rsid w:val="005270F6"/>
    <w:rsid w:val="00527236"/>
    <w:rsid w:val="00527770"/>
    <w:rsid w:val="00527790"/>
    <w:rsid w:val="005277AF"/>
    <w:rsid w:val="00527C3A"/>
    <w:rsid w:val="00527DD8"/>
    <w:rsid w:val="00527E63"/>
    <w:rsid w:val="00527EAB"/>
    <w:rsid w:val="00527F5F"/>
    <w:rsid w:val="00530212"/>
    <w:rsid w:val="00530266"/>
    <w:rsid w:val="005302DE"/>
    <w:rsid w:val="005307EC"/>
    <w:rsid w:val="0053082E"/>
    <w:rsid w:val="005308AE"/>
    <w:rsid w:val="005308BD"/>
    <w:rsid w:val="00530B48"/>
    <w:rsid w:val="00530BDA"/>
    <w:rsid w:val="00530CA1"/>
    <w:rsid w:val="00530D4C"/>
    <w:rsid w:val="00530D50"/>
    <w:rsid w:val="005310FA"/>
    <w:rsid w:val="0053118D"/>
    <w:rsid w:val="005312B3"/>
    <w:rsid w:val="005316E1"/>
    <w:rsid w:val="00531815"/>
    <w:rsid w:val="00531EEC"/>
    <w:rsid w:val="00532118"/>
    <w:rsid w:val="005321B4"/>
    <w:rsid w:val="005321F1"/>
    <w:rsid w:val="00532224"/>
    <w:rsid w:val="00532367"/>
    <w:rsid w:val="005325FE"/>
    <w:rsid w:val="0053284B"/>
    <w:rsid w:val="00532B8E"/>
    <w:rsid w:val="00532CE6"/>
    <w:rsid w:val="00532E8F"/>
    <w:rsid w:val="0053329C"/>
    <w:rsid w:val="00533505"/>
    <w:rsid w:val="00533593"/>
    <w:rsid w:val="0053359F"/>
    <w:rsid w:val="00533826"/>
    <w:rsid w:val="005338CB"/>
    <w:rsid w:val="005338DA"/>
    <w:rsid w:val="005339E7"/>
    <w:rsid w:val="00533A41"/>
    <w:rsid w:val="00533BBD"/>
    <w:rsid w:val="00533BEE"/>
    <w:rsid w:val="005341CB"/>
    <w:rsid w:val="005341DF"/>
    <w:rsid w:val="0053427C"/>
    <w:rsid w:val="00534356"/>
    <w:rsid w:val="005345F1"/>
    <w:rsid w:val="00534735"/>
    <w:rsid w:val="0053477D"/>
    <w:rsid w:val="005347D5"/>
    <w:rsid w:val="00534920"/>
    <w:rsid w:val="0053496C"/>
    <w:rsid w:val="0053498A"/>
    <w:rsid w:val="00534C07"/>
    <w:rsid w:val="00534C30"/>
    <w:rsid w:val="00534E10"/>
    <w:rsid w:val="00534E6F"/>
    <w:rsid w:val="00534ED7"/>
    <w:rsid w:val="00535027"/>
    <w:rsid w:val="0053516C"/>
    <w:rsid w:val="0053522D"/>
    <w:rsid w:val="005352C2"/>
    <w:rsid w:val="005352F2"/>
    <w:rsid w:val="005353D5"/>
    <w:rsid w:val="0053541E"/>
    <w:rsid w:val="00535751"/>
    <w:rsid w:val="00535C98"/>
    <w:rsid w:val="00535FD9"/>
    <w:rsid w:val="00535FDF"/>
    <w:rsid w:val="005360F1"/>
    <w:rsid w:val="005362CD"/>
    <w:rsid w:val="005364F5"/>
    <w:rsid w:val="00536522"/>
    <w:rsid w:val="00536539"/>
    <w:rsid w:val="00536551"/>
    <w:rsid w:val="00536635"/>
    <w:rsid w:val="00536784"/>
    <w:rsid w:val="0053684D"/>
    <w:rsid w:val="00536A90"/>
    <w:rsid w:val="00536AED"/>
    <w:rsid w:val="00536B11"/>
    <w:rsid w:val="00536B90"/>
    <w:rsid w:val="00536BE7"/>
    <w:rsid w:val="00536C7F"/>
    <w:rsid w:val="005371C7"/>
    <w:rsid w:val="005371DF"/>
    <w:rsid w:val="00537292"/>
    <w:rsid w:val="005372CC"/>
    <w:rsid w:val="00537351"/>
    <w:rsid w:val="0053763A"/>
    <w:rsid w:val="005377AA"/>
    <w:rsid w:val="005377F0"/>
    <w:rsid w:val="0053795E"/>
    <w:rsid w:val="00537AE8"/>
    <w:rsid w:val="00537B85"/>
    <w:rsid w:val="00537D4E"/>
    <w:rsid w:val="005404A8"/>
    <w:rsid w:val="005404F5"/>
    <w:rsid w:val="0054057A"/>
    <w:rsid w:val="0054073B"/>
    <w:rsid w:val="00540888"/>
    <w:rsid w:val="005409D2"/>
    <w:rsid w:val="00540B0E"/>
    <w:rsid w:val="00540B5F"/>
    <w:rsid w:val="00540BF7"/>
    <w:rsid w:val="00540D5C"/>
    <w:rsid w:val="00540D70"/>
    <w:rsid w:val="00540E43"/>
    <w:rsid w:val="00540EFB"/>
    <w:rsid w:val="00540FE3"/>
    <w:rsid w:val="005410D2"/>
    <w:rsid w:val="0054115D"/>
    <w:rsid w:val="0054117B"/>
    <w:rsid w:val="00541480"/>
    <w:rsid w:val="005415C4"/>
    <w:rsid w:val="005416C5"/>
    <w:rsid w:val="005416F1"/>
    <w:rsid w:val="00541953"/>
    <w:rsid w:val="00541B3E"/>
    <w:rsid w:val="00541C42"/>
    <w:rsid w:val="00541D5A"/>
    <w:rsid w:val="00541D9D"/>
    <w:rsid w:val="00541DB5"/>
    <w:rsid w:val="00541F43"/>
    <w:rsid w:val="00541F86"/>
    <w:rsid w:val="00542016"/>
    <w:rsid w:val="005421EF"/>
    <w:rsid w:val="00542267"/>
    <w:rsid w:val="005422CC"/>
    <w:rsid w:val="005422EB"/>
    <w:rsid w:val="005425A4"/>
    <w:rsid w:val="00542605"/>
    <w:rsid w:val="00542683"/>
    <w:rsid w:val="00542738"/>
    <w:rsid w:val="005427D7"/>
    <w:rsid w:val="0054283B"/>
    <w:rsid w:val="00542893"/>
    <w:rsid w:val="00542AA6"/>
    <w:rsid w:val="00542AD4"/>
    <w:rsid w:val="00542D20"/>
    <w:rsid w:val="00542D9B"/>
    <w:rsid w:val="00542EAD"/>
    <w:rsid w:val="00542F3C"/>
    <w:rsid w:val="00542FC1"/>
    <w:rsid w:val="005433D6"/>
    <w:rsid w:val="0054341F"/>
    <w:rsid w:val="00543420"/>
    <w:rsid w:val="005434E1"/>
    <w:rsid w:val="005436CA"/>
    <w:rsid w:val="00543720"/>
    <w:rsid w:val="00543776"/>
    <w:rsid w:val="00543936"/>
    <w:rsid w:val="00543951"/>
    <w:rsid w:val="00543A0D"/>
    <w:rsid w:val="00543BBC"/>
    <w:rsid w:val="00543C7E"/>
    <w:rsid w:val="00543D89"/>
    <w:rsid w:val="00543E39"/>
    <w:rsid w:val="00543F30"/>
    <w:rsid w:val="005441DA"/>
    <w:rsid w:val="005441DC"/>
    <w:rsid w:val="0054422E"/>
    <w:rsid w:val="00544610"/>
    <w:rsid w:val="00544683"/>
    <w:rsid w:val="0054468E"/>
    <w:rsid w:val="005446B3"/>
    <w:rsid w:val="00544749"/>
    <w:rsid w:val="00544795"/>
    <w:rsid w:val="005448F2"/>
    <w:rsid w:val="00544A20"/>
    <w:rsid w:val="00544C94"/>
    <w:rsid w:val="00544C96"/>
    <w:rsid w:val="00544D69"/>
    <w:rsid w:val="00544DDE"/>
    <w:rsid w:val="00545064"/>
    <w:rsid w:val="00545080"/>
    <w:rsid w:val="005450FB"/>
    <w:rsid w:val="00545189"/>
    <w:rsid w:val="0054535F"/>
    <w:rsid w:val="0054546E"/>
    <w:rsid w:val="00545556"/>
    <w:rsid w:val="0054560F"/>
    <w:rsid w:val="00545722"/>
    <w:rsid w:val="00545A9C"/>
    <w:rsid w:val="00545C5E"/>
    <w:rsid w:val="00545D80"/>
    <w:rsid w:val="00545FCD"/>
    <w:rsid w:val="00546150"/>
    <w:rsid w:val="005461CB"/>
    <w:rsid w:val="00546208"/>
    <w:rsid w:val="0054633A"/>
    <w:rsid w:val="005464A6"/>
    <w:rsid w:val="00546588"/>
    <w:rsid w:val="005465F7"/>
    <w:rsid w:val="0054692F"/>
    <w:rsid w:val="00546B77"/>
    <w:rsid w:val="00546D12"/>
    <w:rsid w:val="00546E99"/>
    <w:rsid w:val="00546F27"/>
    <w:rsid w:val="00547149"/>
    <w:rsid w:val="005472BF"/>
    <w:rsid w:val="00547401"/>
    <w:rsid w:val="0054779A"/>
    <w:rsid w:val="00547954"/>
    <w:rsid w:val="00547969"/>
    <w:rsid w:val="00547A8A"/>
    <w:rsid w:val="00547AD7"/>
    <w:rsid w:val="00547D12"/>
    <w:rsid w:val="00547EF6"/>
    <w:rsid w:val="00550073"/>
    <w:rsid w:val="005501F7"/>
    <w:rsid w:val="0055056B"/>
    <w:rsid w:val="005507B4"/>
    <w:rsid w:val="005509F9"/>
    <w:rsid w:val="00550B64"/>
    <w:rsid w:val="005510BE"/>
    <w:rsid w:val="005510F0"/>
    <w:rsid w:val="00551141"/>
    <w:rsid w:val="005512D1"/>
    <w:rsid w:val="0055150D"/>
    <w:rsid w:val="00551816"/>
    <w:rsid w:val="0055193A"/>
    <w:rsid w:val="00551BFB"/>
    <w:rsid w:val="00551D37"/>
    <w:rsid w:val="00551E47"/>
    <w:rsid w:val="00551FC4"/>
    <w:rsid w:val="0055208B"/>
    <w:rsid w:val="005521BF"/>
    <w:rsid w:val="005523F0"/>
    <w:rsid w:val="00552419"/>
    <w:rsid w:val="00552551"/>
    <w:rsid w:val="0055271D"/>
    <w:rsid w:val="005527E3"/>
    <w:rsid w:val="0055283A"/>
    <w:rsid w:val="005528F7"/>
    <w:rsid w:val="00552A01"/>
    <w:rsid w:val="00552AF7"/>
    <w:rsid w:val="00552B59"/>
    <w:rsid w:val="00552E77"/>
    <w:rsid w:val="00552FC0"/>
    <w:rsid w:val="0055314F"/>
    <w:rsid w:val="00553156"/>
    <w:rsid w:val="00553651"/>
    <w:rsid w:val="00553653"/>
    <w:rsid w:val="005537F4"/>
    <w:rsid w:val="00553815"/>
    <w:rsid w:val="00553BFD"/>
    <w:rsid w:val="00553CB5"/>
    <w:rsid w:val="00553D98"/>
    <w:rsid w:val="00554045"/>
    <w:rsid w:val="0055410D"/>
    <w:rsid w:val="0055416E"/>
    <w:rsid w:val="0055418B"/>
    <w:rsid w:val="0055422A"/>
    <w:rsid w:val="005543AB"/>
    <w:rsid w:val="0055449C"/>
    <w:rsid w:val="005544B6"/>
    <w:rsid w:val="005544E7"/>
    <w:rsid w:val="0055452B"/>
    <w:rsid w:val="0055458E"/>
    <w:rsid w:val="00554751"/>
    <w:rsid w:val="00554863"/>
    <w:rsid w:val="0055495A"/>
    <w:rsid w:val="005549DE"/>
    <w:rsid w:val="00554D41"/>
    <w:rsid w:val="00554E4E"/>
    <w:rsid w:val="0055504F"/>
    <w:rsid w:val="00555100"/>
    <w:rsid w:val="005556D6"/>
    <w:rsid w:val="005558DE"/>
    <w:rsid w:val="005559EB"/>
    <w:rsid w:val="00555A82"/>
    <w:rsid w:val="00555CAF"/>
    <w:rsid w:val="00555DEF"/>
    <w:rsid w:val="00555E02"/>
    <w:rsid w:val="00555FE9"/>
    <w:rsid w:val="00556085"/>
    <w:rsid w:val="005560B2"/>
    <w:rsid w:val="00556117"/>
    <w:rsid w:val="005563C0"/>
    <w:rsid w:val="005563CD"/>
    <w:rsid w:val="0055642C"/>
    <w:rsid w:val="00556552"/>
    <w:rsid w:val="0055655D"/>
    <w:rsid w:val="00556620"/>
    <w:rsid w:val="005566B9"/>
    <w:rsid w:val="005566CA"/>
    <w:rsid w:val="0055682E"/>
    <w:rsid w:val="00556864"/>
    <w:rsid w:val="00556C67"/>
    <w:rsid w:val="00556C75"/>
    <w:rsid w:val="00556E79"/>
    <w:rsid w:val="00556F7A"/>
    <w:rsid w:val="00557080"/>
    <w:rsid w:val="005570AB"/>
    <w:rsid w:val="00557179"/>
    <w:rsid w:val="0055719A"/>
    <w:rsid w:val="00557616"/>
    <w:rsid w:val="005576A1"/>
    <w:rsid w:val="00557788"/>
    <w:rsid w:val="00557888"/>
    <w:rsid w:val="00557A74"/>
    <w:rsid w:val="00557B18"/>
    <w:rsid w:val="00557B31"/>
    <w:rsid w:val="00557EA0"/>
    <w:rsid w:val="00557EBC"/>
    <w:rsid w:val="00557F53"/>
    <w:rsid w:val="00557F72"/>
    <w:rsid w:val="00557FBA"/>
    <w:rsid w:val="0056015A"/>
    <w:rsid w:val="00560172"/>
    <w:rsid w:val="005602B2"/>
    <w:rsid w:val="005605A0"/>
    <w:rsid w:val="00560785"/>
    <w:rsid w:val="005608A7"/>
    <w:rsid w:val="00560A6F"/>
    <w:rsid w:val="00560B2A"/>
    <w:rsid w:val="00560B4A"/>
    <w:rsid w:val="00560F5E"/>
    <w:rsid w:val="00561093"/>
    <w:rsid w:val="0056126C"/>
    <w:rsid w:val="0056167D"/>
    <w:rsid w:val="00561770"/>
    <w:rsid w:val="0056177B"/>
    <w:rsid w:val="0056194F"/>
    <w:rsid w:val="00561B1D"/>
    <w:rsid w:val="00561CD3"/>
    <w:rsid w:val="00561D64"/>
    <w:rsid w:val="00561FA4"/>
    <w:rsid w:val="005620F4"/>
    <w:rsid w:val="00562213"/>
    <w:rsid w:val="0056221A"/>
    <w:rsid w:val="0056232A"/>
    <w:rsid w:val="00562498"/>
    <w:rsid w:val="0056282D"/>
    <w:rsid w:val="00562859"/>
    <w:rsid w:val="005628F9"/>
    <w:rsid w:val="005629E2"/>
    <w:rsid w:val="00562A3A"/>
    <w:rsid w:val="00562CB0"/>
    <w:rsid w:val="00562CDD"/>
    <w:rsid w:val="00562D83"/>
    <w:rsid w:val="00562F5A"/>
    <w:rsid w:val="005630A7"/>
    <w:rsid w:val="00563148"/>
    <w:rsid w:val="00563164"/>
    <w:rsid w:val="00563231"/>
    <w:rsid w:val="00563254"/>
    <w:rsid w:val="005634EE"/>
    <w:rsid w:val="005635E8"/>
    <w:rsid w:val="005638D7"/>
    <w:rsid w:val="005638D8"/>
    <w:rsid w:val="0056395D"/>
    <w:rsid w:val="00563BD3"/>
    <w:rsid w:val="00563C6A"/>
    <w:rsid w:val="00563CDE"/>
    <w:rsid w:val="00563DB1"/>
    <w:rsid w:val="00563F4C"/>
    <w:rsid w:val="00564272"/>
    <w:rsid w:val="0056445D"/>
    <w:rsid w:val="005645A5"/>
    <w:rsid w:val="005645EF"/>
    <w:rsid w:val="005647B7"/>
    <w:rsid w:val="005649EB"/>
    <w:rsid w:val="00564A17"/>
    <w:rsid w:val="005651D3"/>
    <w:rsid w:val="005653F3"/>
    <w:rsid w:val="0056543D"/>
    <w:rsid w:val="00565483"/>
    <w:rsid w:val="00565822"/>
    <w:rsid w:val="00565B92"/>
    <w:rsid w:val="00565C65"/>
    <w:rsid w:val="00565F3F"/>
    <w:rsid w:val="00565FD7"/>
    <w:rsid w:val="00565FEB"/>
    <w:rsid w:val="005662A0"/>
    <w:rsid w:val="005662D4"/>
    <w:rsid w:val="0056632F"/>
    <w:rsid w:val="00566733"/>
    <w:rsid w:val="00566A69"/>
    <w:rsid w:val="00566AD5"/>
    <w:rsid w:val="00566E20"/>
    <w:rsid w:val="00566E5B"/>
    <w:rsid w:val="00566F1E"/>
    <w:rsid w:val="00566F30"/>
    <w:rsid w:val="00566FB3"/>
    <w:rsid w:val="00566FB6"/>
    <w:rsid w:val="00567006"/>
    <w:rsid w:val="00567225"/>
    <w:rsid w:val="005673EA"/>
    <w:rsid w:val="005674C8"/>
    <w:rsid w:val="00567666"/>
    <w:rsid w:val="00567820"/>
    <w:rsid w:val="00567860"/>
    <w:rsid w:val="00567B6D"/>
    <w:rsid w:val="00567BCF"/>
    <w:rsid w:val="00567D05"/>
    <w:rsid w:val="00567EDC"/>
    <w:rsid w:val="0056DB53"/>
    <w:rsid w:val="00570169"/>
    <w:rsid w:val="00570350"/>
    <w:rsid w:val="00570677"/>
    <w:rsid w:val="0057082B"/>
    <w:rsid w:val="00570984"/>
    <w:rsid w:val="00570A0F"/>
    <w:rsid w:val="00570A74"/>
    <w:rsid w:val="00570B45"/>
    <w:rsid w:val="00570E74"/>
    <w:rsid w:val="00570FCA"/>
    <w:rsid w:val="005711FF"/>
    <w:rsid w:val="00571287"/>
    <w:rsid w:val="005713EE"/>
    <w:rsid w:val="005713F3"/>
    <w:rsid w:val="0057140A"/>
    <w:rsid w:val="0057146C"/>
    <w:rsid w:val="005717F1"/>
    <w:rsid w:val="00571902"/>
    <w:rsid w:val="005719E4"/>
    <w:rsid w:val="00571B33"/>
    <w:rsid w:val="00571EF8"/>
    <w:rsid w:val="00571F57"/>
    <w:rsid w:val="005722EC"/>
    <w:rsid w:val="00572380"/>
    <w:rsid w:val="005723AF"/>
    <w:rsid w:val="00572425"/>
    <w:rsid w:val="005724D2"/>
    <w:rsid w:val="005725D5"/>
    <w:rsid w:val="005726E4"/>
    <w:rsid w:val="00572705"/>
    <w:rsid w:val="0057306E"/>
    <w:rsid w:val="00573469"/>
    <w:rsid w:val="00573617"/>
    <w:rsid w:val="00573749"/>
    <w:rsid w:val="00573A75"/>
    <w:rsid w:val="00573A8D"/>
    <w:rsid w:val="00573AD0"/>
    <w:rsid w:val="00573B79"/>
    <w:rsid w:val="00573D32"/>
    <w:rsid w:val="00573DA8"/>
    <w:rsid w:val="00573DFD"/>
    <w:rsid w:val="005741BF"/>
    <w:rsid w:val="00574403"/>
    <w:rsid w:val="0057483F"/>
    <w:rsid w:val="005749BB"/>
    <w:rsid w:val="00574AAC"/>
    <w:rsid w:val="00574BF7"/>
    <w:rsid w:val="00574C36"/>
    <w:rsid w:val="00574CE2"/>
    <w:rsid w:val="00574E01"/>
    <w:rsid w:val="00575098"/>
    <w:rsid w:val="00575152"/>
    <w:rsid w:val="005752C2"/>
    <w:rsid w:val="005752E6"/>
    <w:rsid w:val="005752F4"/>
    <w:rsid w:val="00575422"/>
    <w:rsid w:val="0057549C"/>
    <w:rsid w:val="005755DC"/>
    <w:rsid w:val="0057579F"/>
    <w:rsid w:val="00575B69"/>
    <w:rsid w:val="00575F15"/>
    <w:rsid w:val="00575F4C"/>
    <w:rsid w:val="0057610B"/>
    <w:rsid w:val="00576252"/>
    <w:rsid w:val="00576293"/>
    <w:rsid w:val="0057653D"/>
    <w:rsid w:val="0057656F"/>
    <w:rsid w:val="00576A90"/>
    <w:rsid w:val="00576AFC"/>
    <w:rsid w:val="00576C1C"/>
    <w:rsid w:val="00576C94"/>
    <w:rsid w:val="00576CDA"/>
    <w:rsid w:val="00576CE9"/>
    <w:rsid w:val="00576E44"/>
    <w:rsid w:val="005770DB"/>
    <w:rsid w:val="00577321"/>
    <w:rsid w:val="00577500"/>
    <w:rsid w:val="0057753C"/>
    <w:rsid w:val="00577604"/>
    <w:rsid w:val="00577663"/>
    <w:rsid w:val="00577675"/>
    <w:rsid w:val="005777C3"/>
    <w:rsid w:val="00577823"/>
    <w:rsid w:val="0057799A"/>
    <w:rsid w:val="005779A2"/>
    <w:rsid w:val="005779A8"/>
    <w:rsid w:val="005779EE"/>
    <w:rsid w:val="00577B49"/>
    <w:rsid w:val="00577C76"/>
    <w:rsid w:val="00577CE6"/>
    <w:rsid w:val="00577DE1"/>
    <w:rsid w:val="00577EB7"/>
    <w:rsid w:val="00577EFE"/>
    <w:rsid w:val="00577F21"/>
    <w:rsid w:val="00577F33"/>
    <w:rsid w:val="00580149"/>
    <w:rsid w:val="0058019F"/>
    <w:rsid w:val="005802D8"/>
    <w:rsid w:val="00580323"/>
    <w:rsid w:val="00580561"/>
    <w:rsid w:val="005808C3"/>
    <w:rsid w:val="005809CA"/>
    <w:rsid w:val="00580B9E"/>
    <w:rsid w:val="00580D44"/>
    <w:rsid w:val="00580E4F"/>
    <w:rsid w:val="00580E5A"/>
    <w:rsid w:val="00580EC4"/>
    <w:rsid w:val="005811AC"/>
    <w:rsid w:val="005812B1"/>
    <w:rsid w:val="005813F8"/>
    <w:rsid w:val="00581414"/>
    <w:rsid w:val="00581658"/>
    <w:rsid w:val="00581739"/>
    <w:rsid w:val="00581811"/>
    <w:rsid w:val="00581A8B"/>
    <w:rsid w:val="00581C88"/>
    <w:rsid w:val="00581DCA"/>
    <w:rsid w:val="005824EA"/>
    <w:rsid w:val="00582556"/>
    <w:rsid w:val="00582594"/>
    <w:rsid w:val="005825CF"/>
    <w:rsid w:val="005825FE"/>
    <w:rsid w:val="005827ED"/>
    <w:rsid w:val="00582991"/>
    <w:rsid w:val="00582A02"/>
    <w:rsid w:val="00582A3C"/>
    <w:rsid w:val="00582DCF"/>
    <w:rsid w:val="00582F89"/>
    <w:rsid w:val="00582FE0"/>
    <w:rsid w:val="005831BA"/>
    <w:rsid w:val="005833B3"/>
    <w:rsid w:val="005834E8"/>
    <w:rsid w:val="005835EB"/>
    <w:rsid w:val="00583629"/>
    <w:rsid w:val="005836F5"/>
    <w:rsid w:val="0058375D"/>
    <w:rsid w:val="00583863"/>
    <w:rsid w:val="00583987"/>
    <w:rsid w:val="00583B3B"/>
    <w:rsid w:val="00583EDC"/>
    <w:rsid w:val="00584111"/>
    <w:rsid w:val="0058440E"/>
    <w:rsid w:val="005844B1"/>
    <w:rsid w:val="00584683"/>
    <w:rsid w:val="005846C0"/>
    <w:rsid w:val="00584852"/>
    <w:rsid w:val="00584858"/>
    <w:rsid w:val="0058491B"/>
    <w:rsid w:val="0058495A"/>
    <w:rsid w:val="00584A2D"/>
    <w:rsid w:val="00584B06"/>
    <w:rsid w:val="00584B1A"/>
    <w:rsid w:val="00584C16"/>
    <w:rsid w:val="00584CEA"/>
    <w:rsid w:val="00585067"/>
    <w:rsid w:val="00585087"/>
    <w:rsid w:val="0058512C"/>
    <w:rsid w:val="005854B5"/>
    <w:rsid w:val="00585511"/>
    <w:rsid w:val="005855A2"/>
    <w:rsid w:val="00585941"/>
    <w:rsid w:val="00585B86"/>
    <w:rsid w:val="00585B8B"/>
    <w:rsid w:val="00585E10"/>
    <w:rsid w:val="00585E24"/>
    <w:rsid w:val="00585EAE"/>
    <w:rsid w:val="00585FFB"/>
    <w:rsid w:val="005861C0"/>
    <w:rsid w:val="00586276"/>
    <w:rsid w:val="00586338"/>
    <w:rsid w:val="0058645C"/>
    <w:rsid w:val="005864A0"/>
    <w:rsid w:val="00586680"/>
    <w:rsid w:val="00586847"/>
    <w:rsid w:val="00586D5B"/>
    <w:rsid w:val="00586F67"/>
    <w:rsid w:val="00586FE7"/>
    <w:rsid w:val="0058721B"/>
    <w:rsid w:val="0058757C"/>
    <w:rsid w:val="00587667"/>
    <w:rsid w:val="00587A9E"/>
    <w:rsid w:val="00587B1D"/>
    <w:rsid w:val="00587B32"/>
    <w:rsid w:val="00587DA5"/>
    <w:rsid w:val="00587DF7"/>
    <w:rsid w:val="0058CF8E"/>
    <w:rsid w:val="0059005B"/>
    <w:rsid w:val="00590284"/>
    <w:rsid w:val="0059035E"/>
    <w:rsid w:val="00590397"/>
    <w:rsid w:val="0059041E"/>
    <w:rsid w:val="00590729"/>
    <w:rsid w:val="0059083C"/>
    <w:rsid w:val="00590956"/>
    <w:rsid w:val="00590972"/>
    <w:rsid w:val="00590986"/>
    <w:rsid w:val="005909AF"/>
    <w:rsid w:val="005909B8"/>
    <w:rsid w:val="00590C31"/>
    <w:rsid w:val="00590D7A"/>
    <w:rsid w:val="00590E56"/>
    <w:rsid w:val="00590F96"/>
    <w:rsid w:val="005910DD"/>
    <w:rsid w:val="005911B2"/>
    <w:rsid w:val="00591202"/>
    <w:rsid w:val="005912AD"/>
    <w:rsid w:val="00591427"/>
    <w:rsid w:val="00591448"/>
    <w:rsid w:val="00591523"/>
    <w:rsid w:val="005916B6"/>
    <w:rsid w:val="00591882"/>
    <w:rsid w:val="00591BA0"/>
    <w:rsid w:val="00591C3B"/>
    <w:rsid w:val="00591F3E"/>
    <w:rsid w:val="00591F66"/>
    <w:rsid w:val="00591FD1"/>
    <w:rsid w:val="00591FEF"/>
    <w:rsid w:val="00592036"/>
    <w:rsid w:val="005920B1"/>
    <w:rsid w:val="005921AA"/>
    <w:rsid w:val="005926C8"/>
    <w:rsid w:val="00592701"/>
    <w:rsid w:val="0059277C"/>
    <w:rsid w:val="005928B9"/>
    <w:rsid w:val="00592B2A"/>
    <w:rsid w:val="00592CE6"/>
    <w:rsid w:val="00592D73"/>
    <w:rsid w:val="00592E72"/>
    <w:rsid w:val="00592EBB"/>
    <w:rsid w:val="00592EBD"/>
    <w:rsid w:val="0059326C"/>
    <w:rsid w:val="005935B2"/>
    <w:rsid w:val="00593698"/>
    <w:rsid w:val="0059373D"/>
    <w:rsid w:val="00593809"/>
    <w:rsid w:val="0059383E"/>
    <w:rsid w:val="00593BC5"/>
    <w:rsid w:val="00593C0D"/>
    <w:rsid w:val="00593FC1"/>
    <w:rsid w:val="00594433"/>
    <w:rsid w:val="005944C0"/>
    <w:rsid w:val="00594766"/>
    <w:rsid w:val="00594A12"/>
    <w:rsid w:val="00594BE7"/>
    <w:rsid w:val="00594C48"/>
    <w:rsid w:val="00594D99"/>
    <w:rsid w:val="00594E49"/>
    <w:rsid w:val="005952A3"/>
    <w:rsid w:val="005952EB"/>
    <w:rsid w:val="005955E7"/>
    <w:rsid w:val="005956DD"/>
    <w:rsid w:val="005956E8"/>
    <w:rsid w:val="00595756"/>
    <w:rsid w:val="00595878"/>
    <w:rsid w:val="0059594B"/>
    <w:rsid w:val="00595A08"/>
    <w:rsid w:val="00595B42"/>
    <w:rsid w:val="00595C1A"/>
    <w:rsid w:val="00595DDC"/>
    <w:rsid w:val="00595EDB"/>
    <w:rsid w:val="00595F61"/>
    <w:rsid w:val="0059625F"/>
    <w:rsid w:val="0059633C"/>
    <w:rsid w:val="005964AC"/>
    <w:rsid w:val="005965EF"/>
    <w:rsid w:val="00596822"/>
    <w:rsid w:val="0059690A"/>
    <w:rsid w:val="00596EB7"/>
    <w:rsid w:val="005970DC"/>
    <w:rsid w:val="005971D1"/>
    <w:rsid w:val="0059757A"/>
    <w:rsid w:val="00597605"/>
    <w:rsid w:val="00597619"/>
    <w:rsid w:val="00597969"/>
    <w:rsid w:val="005979E1"/>
    <w:rsid w:val="00597ACB"/>
    <w:rsid w:val="00597AD9"/>
    <w:rsid w:val="00597CC7"/>
    <w:rsid w:val="00597E61"/>
    <w:rsid w:val="005A021A"/>
    <w:rsid w:val="005A02BD"/>
    <w:rsid w:val="005A0303"/>
    <w:rsid w:val="005A04A5"/>
    <w:rsid w:val="005A04E2"/>
    <w:rsid w:val="005A073D"/>
    <w:rsid w:val="005A075F"/>
    <w:rsid w:val="005A0B5A"/>
    <w:rsid w:val="005A0CE9"/>
    <w:rsid w:val="005A1252"/>
    <w:rsid w:val="005A1637"/>
    <w:rsid w:val="005A176D"/>
    <w:rsid w:val="005A17E4"/>
    <w:rsid w:val="005A1A28"/>
    <w:rsid w:val="005A1B0A"/>
    <w:rsid w:val="005A1C8D"/>
    <w:rsid w:val="005A1C96"/>
    <w:rsid w:val="005A1CF0"/>
    <w:rsid w:val="005A1CF6"/>
    <w:rsid w:val="005A1D87"/>
    <w:rsid w:val="005A1F28"/>
    <w:rsid w:val="005A2020"/>
    <w:rsid w:val="005A2162"/>
    <w:rsid w:val="005A22FC"/>
    <w:rsid w:val="005A2446"/>
    <w:rsid w:val="005A246E"/>
    <w:rsid w:val="005A24AD"/>
    <w:rsid w:val="005A2503"/>
    <w:rsid w:val="005A25D0"/>
    <w:rsid w:val="005A2A30"/>
    <w:rsid w:val="005A2ADC"/>
    <w:rsid w:val="005A2B3F"/>
    <w:rsid w:val="005A2B46"/>
    <w:rsid w:val="005A2FB7"/>
    <w:rsid w:val="005A305C"/>
    <w:rsid w:val="005A316F"/>
    <w:rsid w:val="005A32FE"/>
    <w:rsid w:val="005A3340"/>
    <w:rsid w:val="005A33C5"/>
    <w:rsid w:val="005A3607"/>
    <w:rsid w:val="005A365F"/>
    <w:rsid w:val="005A3ABA"/>
    <w:rsid w:val="005A3B4F"/>
    <w:rsid w:val="005A3BC1"/>
    <w:rsid w:val="005A3C28"/>
    <w:rsid w:val="005A3C30"/>
    <w:rsid w:val="005A3CC2"/>
    <w:rsid w:val="005A3D7A"/>
    <w:rsid w:val="005A3E9C"/>
    <w:rsid w:val="005A3EB1"/>
    <w:rsid w:val="005A3EF1"/>
    <w:rsid w:val="005A3F0A"/>
    <w:rsid w:val="005A3F8A"/>
    <w:rsid w:val="005A41FD"/>
    <w:rsid w:val="005A428B"/>
    <w:rsid w:val="005A435C"/>
    <w:rsid w:val="005A4468"/>
    <w:rsid w:val="005A47F7"/>
    <w:rsid w:val="005A48A0"/>
    <w:rsid w:val="005A48CA"/>
    <w:rsid w:val="005A48E5"/>
    <w:rsid w:val="005A4908"/>
    <w:rsid w:val="005A4ABD"/>
    <w:rsid w:val="005A4B25"/>
    <w:rsid w:val="005A4E81"/>
    <w:rsid w:val="005A4F66"/>
    <w:rsid w:val="005A502C"/>
    <w:rsid w:val="005A5439"/>
    <w:rsid w:val="005A5450"/>
    <w:rsid w:val="005A5586"/>
    <w:rsid w:val="005A5611"/>
    <w:rsid w:val="005A5749"/>
    <w:rsid w:val="005A5CC2"/>
    <w:rsid w:val="005A5CD6"/>
    <w:rsid w:val="005A5E36"/>
    <w:rsid w:val="005A5EBF"/>
    <w:rsid w:val="005A611C"/>
    <w:rsid w:val="005A63CC"/>
    <w:rsid w:val="005A64AE"/>
    <w:rsid w:val="005A64CA"/>
    <w:rsid w:val="005A65F8"/>
    <w:rsid w:val="005A6749"/>
    <w:rsid w:val="005A67D4"/>
    <w:rsid w:val="005A6867"/>
    <w:rsid w:val="005A6AF1"/>
    <w:rsid w:val="005A6CF3"/>
    <w:rsid w:val="005A6DB4"/>
    <w:rsid w:val="005A6F92"/>
    <w:rsid w:val="005A6FDC"/>
    <w:rsid w:val="005A7025"/>
    <w:rsid w:val="005A706E"/>
    <w:rsid w:val="005A7114"/>
    <w:rsid w:val="005A7178"/>
    <w:rsid w:val="005A71CF"/>
    <w:rsid w:val="005A74A5"/>
    <w:rsid w:val="005A74F1"/>
    <w:rsid w:val="005A7551"/>
    <w:rsid w:val="005A75F3"/>
    <w:rsid w:val="005A7628"/>
    <w:rsid w:val="005A7761"/>
    <w:rsid w:val="005A78EE"/>
    <w:rsid w:val="005A7A72"/>
    <w:rsid w:val="005AE89B"/>
    <w:rsid w:val="005B00F2"/>
    <w:rsid w:val="005B01C4"/>
    <w:rsid w:val="005B043C"/>
    <w:rsid w:val="005B04DE"/>
    <w:rsid w:val="005B08BB"/>
    <w:rsid w:val="005B0A39"/>
    <w:rsid w:val="005B0B86"/>
    <w:rsid w:val="005B0C13"/>
    <w:rsid w:val="005B0F1A"/>
    <w:rsid w:val="005B0FF2"/>
    <w:rsid w:val="005B116F"/>
    <w:rsid w:val="005B1206"/>
    <w:rsid w:val="005B1241"/>
    <w:rsid w:val="005B1247"/>
    <w:rsid w:val="005B129D"/>
    <w:rsid w:val="005B13A1"/>
    <w:rsid w:val="005B1640"/>
    <w:rsid w:val="005B1651"/>
    <w:rsid w:val="005B16DB"/>
    <w:rsid w:val="005B1728"/>
    <w:rsid w:val="005B193A"/>
    <w:rsid w:val="005B19F1"/>
    <w:rsid w:val="005B19FD"/>
    <w:rsid w:val="005B1B56"/>
    <w:rsid w:val="005B1E8D"/>
    <w:rsid w:val="005B2281"/>
    <w:rsid w:val="005B2320"/>
    <w:rsid w:val="005B24AD"/>
    <w:rsid w:val="005B24EE"/>
    <w:rsid w:val="005B2568"/>
    <w:rsid w:val="005B25D1"/>
    <w:rsid w:val="005B2608"/>
    <w:rsid w:val="005B2772"/>
    <w:rsid w:val="005B2813"/>
    <w:rsid w:val="005B2A8E"/>
    <w:rsid w:val="005B2BF2"/>
    <w:rsid w:val="005B3202"/>
    <w:rsid w:val="005B3352"/>
    <w:rsid w:val="005B3385"/>
    <w:rsid w:val="005B33DE"/>
    <w:rsid w:val="005B34E1"/>
    <w:rsid w:val="005B350C"/>
    <w:rsid w:val="005B3522"/>
    <w:rsid w:val="005B360D"/>
    <w:rsid w:val="005B3802"/>
    <w:rsid w:val="005B380A"/>
    <w:rsid w:val="005B3845"/>
    <w:rsid w:val="005B3957"/>
    <w:rsid w:val="005B397E"/>
    <w:rsid w:val="005B3B04"/>
    <w:rsid w:val="005B3B64"/>
    <w:rsid w:val="005B3B67"/>
    <w:rsid w:val="005B3C1F"/>
    <w:rsid w:val="005B3C49"/>
    <w:rsid w:val="005B3C80"/>
    <w:rsid w:val="005B3DAF"/>
    <w:rsid w:val="005B3DF3"/>
    <w:rsid w:val="005B3EDF"/>
    <w:rsid w:val="005B3EF3"/>
    <w:rsid w:val="005B40DF"/>
    <w:rsid w:val="005B4220"/>
    <w:rsid w:val="005B432D"/>
    <w:rsid w:val="005B4382"/>
    <w:rsid w:val="005B4541"/>
    <w:rsid w:val="005B4660"/>
    <w:rsid w:val="005B473A"/>
    <w:rsid w:val="005B475C"/>
    <w:rsid w:val="005B4929"/>
    <w:rsid w:val="005B4ACA"/>
    <w:rsid w:val="005B5113"/>
    <w:rsid w:val="005B5326"/>
    <w:rsid w:val="005B535A"/>
    <w:rsid w:val="005B53D1"/>
    <w:rsid w:val="005B5454"/>
    <w:rsid w:val="005B5489"/>
    <w:rsid w:val="005B56BA"/>
    <w:rsid w:val="005B59F4"/>
    <w:rsid w:val="005B5BAF"/>
    <w:rsid w:val="005B5C45"/>
    <w:rsid w:val="005B5C4E"/>
    <w:rsid w:val="005B5C94"/>
    <w:rsid w:val="005B5CA1"/>
    <w:rsid w:val="005B5DAB"/>
    <w:rsid w:val="005B5FBE"/>
    <w:rsid w:val="005B6073"/>
    <w:rsid w:val="005B60D9"/>
    <w:rsid w:val="005B6110"/>
    <w:rsid w:val="005B6263"/>
    <w:rsid w:val="005B6708"/>
    <w:rsid w:val="005B677D"/>
    <w:rsid w:val="005B6905"/>
    <w:rsid w:val="005B69C4"/>
    <w:rsid w:val="005B6B17"/>
    <w:rsid w:val="005B6B85"/>
    <w:rsid w:val="005B6CB9"/>
    <w:rsid w:val="005B6DE2"/>
    <w:rsid w:val="005B6F4A"/>
    <w:rsid w:val="005B722B"/>
    <w:rsid w:val="005B72AF"/>
    <w:rsid w:val="005B7491"/>
    <w:rsid w:val="005B764E"/>
    <w:rsid w:val="005B7876"/>
    <w:rsid w:val="005B78D9"/>
    <w:rsid w:val="005B79CB"/>
    <w:rsid w:val="005B7B7B"/>
    <w:rsid w:val="005B7C50"/>
    <w:rsid w:val="005B7CB4"/>
    <w:rsid w:val="005B7D42"/>
    <w:rsid w:val="005B7DBA"/>
    <w:rsid w:val="005B7F2F"/>
    <w:rsid w:val="005B7FEF"/>
    <w:rsid w:val="005C01C9"/>
    <w:rsid w:val="005C024D"/>
    <w:rsid w:val="005C0437"/>
    <w:rsid w:val="005C04DD"/>
    <w:rsid w:val="005C05B2"/>
    <w:rsid w:val="005C0723"/>
    <w:rsid w:val="005C084F"/>
    <w:rsid w:val="005C0C9E"/>
    <w:rsid w:val="005C1015"/>
    <w:rsid w:val="005C1177"/>
    <w:rsid w:val="005C1325"/>
    <w:rsid w:val="005C1362"/>
    <w:rsid w:val="005C138E"/>
    <w:rsid w:val="005C144A"/>
    <w:rsid w:val="005C14BA"/>
    <w:rsid w:val="005C15DC"/>
    <w:rsid w:val="005C1628"/>
    <w:rsid w:val="005C16F0"/>
    <w:rsid w:val="005C178A"/>
    <w:rsid w:val="005C18A4"/>
    <w:rsid w:val="005C1908"/>
    <w:rsid w:val="005C19E7"/>
    <w:rsid w:val="005C1BA0"/>
    <w:rsid w:val="005C1DC5"/>
    <w:rsid w:val="005C1FF5"/>
    <w:rsid w:val="005C2075"/>
    <w:rsid w:val="005C2513"/>
    <w:rsid w:val="005C265F"/>
    <w:rsid w:val="005C27CC"/>
    <w:rsid w:val="005C28BF"/>
    <w:rsid w:val="005C2960"/>
    <w:rsid w:val="005C2968"/>
    <w:rsid w:val="005C2D7A"/>
    <w:rsid w:val="005C30E4"/>
    <w:rsid w:val="005C325B"/>
    <w:rsid w:val="005C34F0"/>
    <w:rsid w:val="005C35DD"/>
    <w:rsid w:val="005C38B2"/>
    <w:rsid w:val="005C395D"/>
    <w:rsid w:val="005C3A11"/>
    <w:rsid w:val="005C3A28"/>
    <w:rsid w:val="005C3B06"/>
    <w:rsid w:val="005C3DFB"/>
    <w:rsid w:val="005C3F06"/>
    <w:rsid w:val="005C3FF1"/>
    <w:rsid w:val="005C402B"/>
    <w:rsid w:val="005C4138"/>
    <w:rsid w:val="005C4181"/>
    <w:rsid w:val="005C41AF"/>
    <w:rsid w:val="005C426F"/>
    <w:rsid w:val="005C4278"/>
    <w:rsid w:val="005C4325"/>
    <w:rsid w:val="005C4551"/>
    <w:rsid w:val="005C45FB"/>
    <w:rsid w:val="005C46BF"/>
    <w:rsid w:val="005C48CA"/>
    <w:rsid w:val="005C4903"/>
    <w:rsid w:val="005C4904"/>
    <w:rsid w:val="005C4992"/>
    <w:rsid w:val="005C4A2A"/>
    <w:rsid w:val="005C4A65"/>
    <w:rsid w:val="005C4D9D"/>
    <w:rsid w:val="005C50EC"/>
    <w:rsid w:val="005C5382"/>
    <w:rsid w:val="005C5530"/>
    <w:rsid w:val="005C5534"/>
    <w:rsid w:val="005C57AE"/>
    <w:rsid w:val="005C5839"/>
    <w:rsid w:val="005C58C1"/>
    <w:rsid w:val="005C5C1F"/>
    <w:rsid w:val="005C6176"/>
    <w:rsid w:val="005C6177"/>
    <w:rsid w:val="005C61F8"/>
    <w:rsid w:val="005C6283"/>
    <w:rsid w:val="005C6462"/>
    <w:rsid w:val="005C6511"/>
    <w:rsid w:val="005C65F7"/>
    <w:rsid w:val="005C67B2"/>
    <w:rsid w:val="005C67BB"/>
    <w:rsid w:val="005C6841"/>
    <w:rsid w:val="005C6D97"/>
    <w:rsid w:val="005C6FA8"/>
    <w:rsid w:val="005C6FF4"/>
    <w:rsid w:val="005C70A2"/>
    <w:rsid w:val="005C7138"/>
    <w:rsid w:val="005C7315"/>
    <w:rsid w:val="005C737A"/>
    <w:rsid w:val="005C73B1"/>
    <w:rsid w:val="005C746C"/>
    <w:rsid w:val="005C74FB"/>
    <w:rsid w:val="005C7592"/>
    <w:rsid w:val="005C76F1"/>
    <w:rsid w:val="005C7765"/>
    <w:rsid w:val="005C7784"/>
    <w:rsid w:val="005C7AE4"/>
    <w:rsid w:val="005C7B38"/>
    <w:rsid w:val="005C7C1D"/>
    <w:rsid w:val="005C7E77"/>
    <w:rsid w:val="005C7EAA"/>
    <w:rsid w:val="005C7F76"/>
    <w:rsid w:val="005CE9C3"/>
    <w:rsid w:val="005D0111"/>
    <w:rsid w:val="005D020B"/>
    <w:rsid w:val="005D0268"/>
    <w:rsid w:val="005D0767"/>
    <w:rsid w:val="005D095B"/>
    <w:rsid w:val="005D09B7"/>
    <w:rsid w:val="005D09C0"/>
    <w:rsid w:val="005D0CBF"/>
    <w:rsid w:val="005D0F5B"/>
    <w:rsid w:val="005D1000"/>
    <w:rsid w:val="005D110B"/>
    <w:rsid w:val="005D11D1"/>
    <w:rsid w:val="005D12AD"/>
    <w:rsid w:val="005D12D9"/>
    <w:rsid w:val="005D13CC"/>
    <w:rsid w:val="005D13CF"/>
    <w:rsid w:val="005D1602"/>
    <w:rsid w:val="005D1655"/>
    <w:rsid w:val="005D169B"/>
    <w:rsid w:val="005D16CE"/>
    <w:rsid w:val="005D1789"/>
    <w:rsid w:val="005D18C2"/>
    <w:rsid w:val="005D1B54"/>
    <w:rsid w:val="005D1E63"/>
    <w:rsid w:val="005D1F2A"/>
    <w:rsid w:val="005D1F9E"/>
    <w:rsid w:val="005D22F8"/>
    <w:rsid w:val="005D22FF"/>
    <w:rsid w:val="005D23A5"/>
    <w:rsid w:val="005D2435"/>
    <w:rsid w:val="005D24D1"/>
    <w:rsid w:val="005D24D5"/>
    <w:rsid w:val="005D2503"/>
    <w:rsid w:val="005D27CF"/>
    <w:rsid w:val="005D2A0C"/>
    <w:rsid w:val="005D2CBC"/>
    <w:rsid w:val="005D301A"/>
    <w:rsid w:val="005D310B"/>
    <w:rsid w:val="005D313A"/>
    <w:rsid w:val="005D3275"/>
    <w:rsid w:val="005D331A"/>
    <w:rsid w:val="005D3379"/>
    <w:rsid w:val="005D3474"/>
    <w:rsid w:val="005D3503"/>
    <w:rsid w:val="005D3C90"/>
    <w:rsid w:val="005D3C91"/>
    <w:rsid w:val="005D3DD7"/>
    <w:rsid w:val="005D404A"/>
    <w:rsid w:val="005D418C"/>
    <w:rsid w:val="005D41B5"/>
    <w:rsid w:val="005D41DB"/>
    <w:rsid w:val="005D4392"/>
    <w:rsid w:val="005D447E"/>
    <w:rsid w:val="005D4502"/>
    <w:rsid w:val="005D46F2"/>
    <w:rsid w:val="005D47C7"/>
    <w:rsid w:val="005D4931"/>
    <w:rsid w:val="005D4975"/>
    <w:rsid w:val="005D49AF"/>
    <w:rsid w:val="005D49DB"/>
    <w:rsid w:val="005D4BDC"/>
    <w:rsid w:val="005D4BF4"/>
    <w:rsid w:val="005D4CFE"/>
    <w:rsid w:val="005D4DCC"/>
    <w:rsid w:val="005D4FD7"/>
    <w:rsid w:val="005D517F"/>
    <w:rsid w:val="005D5253"/>
    <w:rsid w:val="005D5381"/>
    <w:rsid w:val="005D5475"/>
    <w:rsid w:val="005D589E"/>
    <w:rsid w:val="005D58F8"/>
    <w:rsid w:val="005D595E"/>
    <w:rsid w:val="005D59ED"/>
    <w:rsid w:val="005D5AFB"/>
    <w:rsid w:val="005D5D2F"/>
    <w:rsid w:val="005D5ED8"/>
    <w:rsid w:val="005D6099"/>
    <w:rsid w:val="005D60AE"/>
    <w:rsid w:val="005D6188"/>
    <w:rsid w:val="005D61AE"/>
    <w:rsid w:val="005D6247"/>
    <w:rsid w:val="005D625E"/>
    <w:rsid w:val="005D62D1"/>
    <w:rsid w:val="005D637F"/>
    <w:rsid w:val="005D6401"/>
    <w:rsid w:val="005D6944"/>
    <w:rsid w:val="005D6B6C"/>
    <w:rsid w:val="005D6BB4"/>
    <w:rsid w:val="005D6D77"/>
    <w:rsid w:val="005D6DD3"/>
    <w:rsid w:val="005D6EAB"/>
    <w:rsid w:val="005D70D2"/>
    <w:rsid w:val="005D70E6"/>
    <w:rsid w:val="005D71A0"/>
    <w:rsid w:val="005D72B6"/>
    <w:rsid w:val="005D72BA"/>
    <w:rsid w:val="005D7480"/>
    <w:rsid w:val="005D74DF"/>
    <w:rsid w:val="005D7527"/>
    <w:rsid w:val="005D75BE"/>
    <w:rsid w:val="005D771D"/>
    <w:rsid w:val="005D7A8F"/>
    <w:rsid w:val="005D7BA5"/>
    <w:rsid w:val="005D7C34"/>
    <w:rsid w:val="005D7D15"/>
    <w:rsid w:val="005DB53A"/>
    <w:rsid w:val="005E0432"/>
    <w:rsid w:val="005E0459"/>
    <w:rsid w:val="005E058F"/>
    <w:rsid w:val="005E0682"/>
    <w:rsid w:val="005E0683"/>
    <w:rsid w:val="005E06B4"/>
    <w:rsid w:val="005E083A"/>
    <w:rsid w:val="005E08BB"/>
    <w:rsid w:val="005E0BFC"/>
    <w:rsid w:val="005E0D6F"/>
    <w:rsid w:val="005E0DB7"/>
    <w:rsid w:val="005E0FA5"/>
    <w:rsid w:val="005E121E"/>
    <w:rsid w:val="005E128B"/>
    <w:rsid w:val="005E138C"/>
    <w:rsid w:val="005E17C2"/>
    <w:rsid w:val="005E17C5"/>
    <w:rsid w:val="005E19DC"/>
    <w:rsid w:val="005E1B7B"/>
    <w:rsid w:val="005E1C0B"/>
    <w:rsid w:val="005E1EDB"/>
    <w:rsid w:val="005E2104"/>
    <w:rsid w:val="005E2364"/>
    <w:rsid w:val="005E23D7"/>
    <w:rsid w:val="005E2529"/>
    <w:rsid w:val="005E2561"/>
    <w:rsid w:val="005E2685"/>
    <w:rsid w:val="005E2852"/>
    <w:rsid w:val="005E2C2C"/>
    <w:rsid w:val="005E2C7C"/>
    <w:rsid w:val="005E2DC8"/>
    <w:rsid w:val="005E2EE8"/>
    <w:rsid w:val="005E2F0E"/>
    <w:rsid w:val="005E30B8"/>
    <w:rsid w:val="005E3130"/>
    <w:rsid w:val="005E34F4"/>
    <w:rsid w:val="005E3549"/>
    <w:rsid w:val="005E38C7"/>
    <w:rsid w:val="005E39B6"/>
    <w:rsid w:val="005E3B76"/>
    <w:rsid w:val="005E3D40"/>
    <w:rsid w:val="005E3D80"/>
    <w:rsid w:val="005E40BE"/>
    <w:rsid w:val="005E4258"/>
    <w:rsid w:val="005E4332"/>
    <w:rsid w:val="005E43CC"/>
    <w:rsid w:val="005E4474"/>
    <w:rsid w:val="005E4658"/>
    <w:rsid w:val="005E46AA"/>
    <w:rsid w:val="005E47A7"/>
    <w:rsid w:val="005E4B54"/>
    <w:rsid w:val="005E4CAF"/>
    <w:rsid w:val="005E4D03"/>
    <w:rsid w:val="005E51AF"/>
    <w:rsid w:val="005E51CE"/>
    <w:rsid w:val="005E5245"/>
    <w:rsid w:val="005E52C4"/>
    <w:rsid w:val="005E54B5"/>
    <w:rsid w:val="005E54B7"/>
    <w:rsid w:val="005E57A4"/>
    <w:rsid w:val="005E5959"/>
    <w:rsid w:val="005E596E"/>
    <w:rsid w:val="005E5A3B"/>
    <w:rsid w:val="005E5BB1"/>
    <w:rsid w:val="005E5C3D"/>
    <w:rsid w:val="005E5C8F"/>
    <w:rsid w:val="005E5C9B"/>
    <w:rsid w:val="005E621C"/>
    <w:rsid w:val="005E6281"/>
    <w:rsid w:val="005E62E4"/>
    <w:rsid w:val="005E655E"/>
    <w:rsid w:val="005E65BE"/>
    <w:rsid w:val="005E6604"/>
    <w:rsid w:val="005E672A"/>
    <w:rsid w:val="005E69C2"/>
    <w:rsid w:val="005E69E0"/>
    <w:rsid w:val="005E6C3B"/>
    <w:rsid w:val="005E6C69"/>
    <w:rsid w:val="005E6CE2"/>
    <w:rsid w:val="005E6F07"/>
    <w:rsid w:val="005E719C"/>
    <w:rsid w:val="005E7243"/>
    <w:rsid w:val="005E729E"/>
    <w:rsid w:val="005E72CE"/>
    <w:rsid w:val="005E737D"/>
    <w:rsid w:val="005E7391"/>
    <w:rsid w:val="005E741F"/>
    <w:rsid w:val="005E756A"/>
    <w:rsid w:val="005E7598"/>
    <w:rsid w:val="005E75E1"/>
    <w:rsid w:val="005E7705"/>
    <w:rsid w:val="005E7706"/>
    <w:rsid w:val="005E770F"/>
    <w:rsid w:val="005E774A"/>
    <w:rsid w:val="005E7A21"/>
    <w:rsid w:val="005E7AB5"/>
    <w:rsid w:val="005E7EA3"/>
    <w:rsid w:val="005F00E7"/>
    <w:rsid w:val="005F0144"/>
    <w:rsid w:val="005F05A3"/>
    <w:rsid w:val="005F05E9"/>
    <w:rsid w:val="005F0606"/>
    <w:rsid w:val="005F0678"/>
    <w:rsid w:val="005F06C0"/>
    <w:rsid w:val="005F0819"/>
    <w:rsid w:val="005F0A85"/>
    <w:rsid w:val="005F0B9D"/>
    <w:rsid w:val="005F0F50"/>
    <w:rsid w:val="005F1097"/>
    <w:rsid w:val="005F165D"/>
    <w:rsid w:val="005F19D0"/>
    <w:rsid w:val="005F1B8D"/>
    <w:rsid w:val="005F1D28"/>
    <w:rsid w:val="005F1DBB"/>
    <w:rsid w:val="005F1DCE"/>
    <w:rsid w:val="005F1DDD"/>
    <w:rsid w:val="005F1E78"/>
    <w:rsid w:val="005F1F57"/>
    <w:rsid w:val="005F2038"/>
    <w:rsid w:val="005F2181"/>
    <w:rsid w:val="005F2297"/>
    <w:rsid w:val="005F23DF"/>
    <w:rsid w:val="005F24CA"/>
    <w:rsid w:val="005F250D"/>
    <w:rsid w:val="005F2601"/>
    <w:rsid w:val="005F2658"/>
    <w:rsid w:val="005F26B2"/>
    <w:rsid w:val="005F2708"/>
    <w:rsid w:val="005F27D8"/>
    <w:rsid w:val="005F2957"/>
    <w:rsid w:val="005F2CAB"/>
    <w:rsid w:val="005F2D2B"/>
    <w:rsid w:val="005F2DA2"/>
    <w:rsid w:val="005F3169"/>
    <w:rsid w:val="005F3259"/>
    <w:rsid w:val="005F339F"/>
    <w:rsid w:val="005F33A8"/>
    <w:rsid w:val="005F33E5"/>
    <w:rsid w:val="005F33FA"/>
    <w:rsid w:val="005F3523"/>
    <w:rsid w:val="005F358D"/>
    <w:rsid w:val="005F35A8"/>
    <w:rsid w:val="005F3674"/>
    <w:rsid w:val="005F37F1"/>
    <w:rsid w:val="005F3832"/>
    <w:rsid w:val="005F39F2"/>
    <w:rsid w:val="005F3AD4"/>
    <w:rsid w:val="005F3F7C"/>
    <w:rsid w:val="005F3FEC"/>
    <w:rsid w:val="005F4234"/>
    <w:rsid w:val="005F4483"/>
    <w:rsid w:val="005F456D"/>
    <w:rsid w:val="005F458C"/>
    <w:rsid w:val="005F45A6"/>
    <w:rsid w:val="005F46A4"/>
    <w:rsid w:val="005F475C"/>
    <w:rsid w:val="005F49B6"/>
    <w:rsid w:val="005F49DB"/>
    <w:rsid w:val="005F4B6E"/>
    <w:rsid w:val="005F4B9C"/>
    <w:rsid w:val="005F4CAE"/>
    <w:rsid w:val="005F4D49"/>
    <w:rsid w:val="005F4EB6"/>
    <w:rsid w:val="005F4F57"/>
    <w:rsid w:val="005F50D9"/>
    <w:rsid w:val="005F51EA"/>
    <w:rsid w:val="005F5364"/>
    <w:rsid w:val="005F53DF"/>
    <w:rsid w:val="005F54BA"/>
    <w:rsid w:val="005F5527"/>
    <w:rsid w:val="005F5662"/>
    <w:rsid w:val="005F574D"/>
    <w:rsid w:val="005F5766"/>
    <w:rsid w:val="005F584C"/>
    <w:rsid w:val="005F595A"/>
    <w:rsid w:val="005F5CD6"/>
    <w:rsid w:val="005F5E4B"/>
    <w:rsid w:val="005F625C"/>
    <w:rsid w:val="005F6331"/>
    <w:rsid w:val="005F637A"/>
    <w:rsid w:val="005F691E"/>
    <w:rsid w:val="005F6949"/>
    <w:rsid w:val="005F6972"/>
    <w:rsid w:val="005F6A35"/>
    <w:rsid w:val="005F6E7F"/>
    <w:rsid w:val="005F6EFC"/>
    <w:rsid w:val="005F6F82"/>
    <w:rsid w:val="005F708B"/>
    <w:rsid w:val="005F7354"/>
    <w:rsid w:val="005F7408"/>
    <w:rsid w:val="005F74EA"/>
    <w:rsid w:val="005F762C"/>
    <w:rsid w:val="005F771F"/>
    <w:rsid w:val="005F7727"/>
    <w:rsid w:val="005F776B"/>
    <w:rsid w:val="005F77CF"/>
    <w:rsid w:val="005F78EE"/>
    <w:rsid w:val="005F7A2F"/>
    <w:rsid w:val="005F7ABE"/>
    <w:rsid w:val="005F7AE7"/>
    <w:rsid w:val="005F7D7C"/>
    <w:rsid w:val="005F7DD2"/>
    <w:rsid w:val="005F7DE8"/>
    <w:rsid w:val="00600180"/>
    <w:rsid w:val="006002F7"/>
    <w:rsid w:val="0060040D"/>
    <w:rsid w:val="00600454"/>
    <w:rsid w:val="0060091F"/>
    <w:rsid w:val="00600927"/>
    <w:rsid w:val="006009D6"/>
    <w:rsid w:val="00600A09"/>
    <w:rsid w:val="00600A2D"/>
    <w:rsid w:val="00600DE0"/>
    <w:rsid w:val="00601063"/>
    <w:rsid w:val="00601312"/>
    <w:rsid w:val="00601762"/>
    <w:rsid w:val="00601873"/>
    <w:rsid w:val="00601933"/>
    <w:rsid w:val="00601C38"/>
    <w:rsid w:val="00601D04"/>
    <w:rsid w:val="00601E72"/>
    <w:rsid w:val="00601F93"/>
    <w:rsid w:val="00602061"/>
    <w:rsid w:val="0060210A"/>
    <w:rsid w:val="0060223F"/>
    <w:rsid w:val="00602417"/>
    <w:rsid w:val="006024BA"/>
    <w:rsid w:val="006026CD"/>
    <w:rsid w:val="0060281B"/>
    <w:rsid w:val="00602A53"/>
    <w:rsid w:val="00602B11"/>
    <w:rsid w:val="00602E5A"/>
    <w:rsid w:val="006030A8"/>
    <w:rsid w:val="006032BD"/>
    <w:rsid w:val="006032FA"/>
    <w:rsid w:val="006034FE"/>
    <w:rsid w:val="0060355C"/>
    <w:rsid w:val="006036FC"/>
    <w:rsid w:val="006038CE"/>
    <w:rsid w:val="00603922"/>
    <w:rsid w:val="00603C2F"/>
    <w:rsid w:val="00603C50"/>
    <w:rsid w:val="00603E25"/>
    <w:rsid w:val="00603FD9"/>
    <w:rsid w:val="00604017"/>
    <w:rsid w:val="00604018"/>
    <w:rsid w:val="00604658"/>
    <w:rsid w:val="0060467F"/>
    <w:rsid w:val="0060473A"/>
    <w:rsid w:val="0060485F"/>
    <w:rsid w:val="00604AD6"/>
    <w:rsid w:val="00604AD7"/>
    <w:rsid w:val="00604DE3"/>
    <w:rsid w:val="00604EBE"/>
    <w:rsid w:val="00604F95"/>
    <w:rsid w:val="00604FF4"/>
    <w:rsid w:val="006050EE"/>
    <w:rsid w:val="006053DF"/>
    <w:rsid w:val="0060563E"/>
    <w:rsid w:val="0060571A"/>
    <w:rsid w:val="006058AD"/>
    <w:rsid w:val="00605C65"/>
    <w:rsid w:val="00605D73"/>
    <w:rsid w:val="00605E15"/>
    <w:rsid w:val="0060637C"/>
    <w:rsid w:val="00606438"/>
    <w:rsid w:val="00606653"/>
    <w:rsid w:val="00606849"/>
    <w:rsid w:val="00606969"/>
    <w:rsid w:val="006069A5"/>
    <w:rsid w:val="00606A14"/>
    <w:rsid w:val="00606AC6"/>
    <w:rsid w:val="00606BAE"/>
    <w:rsid w:val="00606C03"/>
    <w:rsid w:val="00606C7F"/>
    <w:rsid w:val="00606EFA"/>
    <w:rsid w:val="00606F09"/>
    <w:rsid w:val="00606F0B"/>
    <w:rsid w:val="00606F49"/>
    <w:rsid w:val="00606F9B"/>
    <w:rsid w:val="0060704D"/>
    <w:rsid w:val="00607144"/>
    <w:rsid w:val="006074F3"/>
    <w:rsid w:val="0060750F"/>
    <w:rsid w:val="006075FF"/>
    <w:rsid w:val="00607AE4"/>
    <w:rsid w:val="00607BB8"/>
    <w:rsid w:val="00607BF3"/>
    <w:rsid w:val="00607EC5"/>
    <w:rsid w:val="00607F41"/>
    <w:rsid w:val="00607F60"/>
    <w:rsid w:val="0061002C"/>
    <w:rsid w:val="006104D5"/>
    <w:rsid w:val="0061060E"/>
    <w:rsid w:val="00610863"/>
    <w:rsid w:val="00610969"/>
    <w:rsid w:val="00610A72"/>
    <w:rsid w:val="00610B21"/>
    <w:rsid w:val="00610BE4"/>
    <w:rsid w:val="00610D77"/>
    <w:rsid w:val="00610DA9"/>
    <w:rsid w:val="00610E19"/>
    <w:rsid w:val="00611375"/>
    <w:rsid w:val="00611404"/>
    <w:rsid w:val="00611587"/>
    <w:rsid w:val="006118E8"/>
    <w:rsid w:val="0061194A"/>
    <w:rsid w:val="00611D31"/>
    <w:rsid w:val="00611F48"/>
    <w:rsid w:val="0061216E"/>
    <w:rsid w:val="006124F2"/>
    <w:rsid w:val="0061283A"/>
    <w:rsid w:val="00612937"/>
    <w:rsid w:val="00612ED8"/>
    <w:rsid w:val="00612F7A"/>
    <w:rsid w:val="006130BB"/>
    <w:rsid w:val="006130DA"/>
    <w:rsid w:val="006132DC"/>
    <w:rsid w:val="006132E0"/>
    <w:rsid w:val="00613679"/>
    <w:rsid w:val="00613778"/>
    <w:rsid w:val="006139D3"/>
    <w:rsid w:val="00613B59"/>
    <w:rsid w:val="00613BFB"/>
    <w:rsid w:val="00613C3E"/>
    <w:rsid w:val="00613CFE"/>
    <w:rsid w:val="00613D85"/>
    <w:rsid w:val="00613E1E"/>
    <w:rsid w:val="00613FBB"/>
    <w:rsid w:val="00613FD1"/>
    <w:rsid w:val="0061402E"/>
    <w:rsid w:val="0061404C"/>
    <w:rsid w:val="00614163"/>
    <w:rsid w:val="006141A2"/>
    <w:rsid w:val="0061422D"/>
    <w:rsid w:val="0061425A"/>
    <w:rsid w:val="006142E2"/>
    <w:rsid w:val="006143BC"/>
    <w:rsid w:val="0061467F"/>
    <w:rsid w:val="006147FB"/>
    <w:rsid w:val="00614806"/>
    <w:rsid w:val="006149FB"/>
    <w:rsid w:val="00614A87"/>
    <w:rsid w:val="00614E35"/>
    <w:rsid w:val="00615120"/>
    <w:rsid w:val="006151CD"/>
    <w:rsid w:val="0061520E"/>
    <w:rsid w:val="00615214"/>
    <w:rsid w:val="0061521E"/>
    <w:rsid w:val="00615369"/>
    <w:rsid w:val="006155B4"/>
    <w:rsid w:val="0061568C"/>
    <w:rsid w:val="006156C5"/>
    <w:rsid w:val="00615750"/>
    <w:rsid w:val="00615752"/>
    <w:rsid w:val="00615BC8"/>
    <w:rsid w:val="00615DFE"/>
    <w:rsid w:val="00615E1B"/>
    <w:rsid w:val="00615E8E"/>
    <w:rsid w:val="00615F80"/>
    <w:rsid w:val="00615F89"/>
    <w:rsid w:val="0061608A"/>
    <w:rsid w:val="006160D4"/>
    <w:rsid w:val="00616316"/>
    <w:rsid w:val="0061647B"/>
    <w:rsid w:val="006164DB"/>
    <w:rsid w:val="006167E1"/>
    <w:rsid w:val="006168B0"/>
    <w:rsid w:val="006169BB"/>
    <w:rsid w:val="006169EF"/>
    <w:rsid w:val="00616C83"/>
    <w:rsid w:val="00616C89"/>
    <w:rsid w:val="00616D33"/>
    <w:rsid w:val="00616DA1"/>
    <w:rsid w:val="00616E7E"/>
    <w:rsid w:val="00617136"/>
    <w:rsid w:val="00617210"/>
    <w:rsid w:val="00617301"/>
    <w:rsid w:val="0061737C"/>
    <w:rsid w:val="006175DE"/>
    <w:rsid w:val="00617662"/>
    <w:rsid w:val="00617667"/>
    <w:rsid w:val="006176FF"/>
    <w:rsid w:val="00617778"/>
    <w:rsid w:val="00617A65"/>
    <w:rsid w:val="00617AC8"/>
    <w:rsid w:val="00617CA9"/>
    <w:rsid w:val="00617E5B"/>
    <w:rsid w:val="00617E7E"/>
    <w:rsid w:val="00620041"/>
    <w:rsid w:val="0062015C"/>
    <w:rsid w:val="00620454"/>
    <w:rsid w:val="006204BB"/>
    <w:rsid w:val="006204ED"/>
    <w:rsid w:val="00620581"/>
    <w:rsid w:val="006205B8"/>
    <w:rsid w:val="006205D1"/>
    <w:rsid w:val="00620929"/>
    <w:rsid w:val="00620A6A"/>
    <w:rsid w:val="00620AD9"/>
    <w:rsid w:val="00620B3B"/>
    <w:rsid w:val="00620C08"/>
    <w:rsid w:val="00620C7A"/>
    <w:rsid w:val="00621039"/>
    <w:rsid w:val="0062104A"/>
    <w:rsid w:val="00621A42"/>
    <w:rsid w:val="00621ACD"/>
    <w:rsid w:val="00621B27"/>
    <w:rsid w:val="00621B65"/>
    <w:rsid w:val="00621F5E"/>
    <w:rsid w:val="00622373"/>
    <w:rsid w:val="00622476"/>
    <w:rsid w:val="006224CC"/>
    <w:rsid w:val="00622564"/>
    <w:rsid w:val="006227B7"/>
    <w:rsid w:val="006227BA"/>
    <w:rsid w:val="006227C5"/>
    <w:rsid w:val="006229A2"/>
    <w:rsid w:val="00622A46"/>
    <w:rsid w:val="00622B6B"/>
    <w:rsid w:val="00622D36"/>
    <w:rsid w:val="00622E60"/>
    <w:rsid w:val="00622E62"/>
    <w:rsid w:val="00622EEE"/>
    <w:rsid w:val="00622FFF"/>
    <w:rsid w:val="00623371"/>
    <w:rsid w:val="00623621"/>
    <w:rsid w:val="00623698"/>
    <w:rsid w:val="0062376F"/>
    <w:rsid w:val="00623C05"/>
    <w:rsid w:val="00623DBD"/>
    <w:rsid w:val="00623E59"/>
    <w:rsid w:val="00623E83"/>
    <w:rsid w:val="00623F4C"/>
    <w:rsid w:val="00623FC2"/>
    <w:rsid w:val="00624111"/>
    <w:rsid w:val="0062418B"/>
    <w:rsid w:val="0062425A"/>
    <w:rsid w:val="00624271"/>
    <w:rsid w:val="006242ED"/>
    <w:rsid w:val="00624358"/>
    <w:rsid w:val="0062447B"/>
    <w:rsid w:val="00624663"/>
    <w:rsid w:val="006246B6"/>
    <w:rsid w:val="00624802"/>
    <w:rsid w:val="00624997"/>
    <w:rsid w:val="00624AD6"/>
    <w:rsid w:val="00624B4A"/>
    <w:rsid w:val="00624C51"/>
    <w:rsid w:val="006250B3"/>
    <w:rsid w:val="00625500"/>
    <w:rsid w:val="00625515"/>
    <w:rsid w:val="00625613"/>
    <w:rsid w:val="00625619"/>
    <w:rsid w:val="00625746"/>
    <w:rsid w:val="00625899"/>
    <w:rsid w:val="006258FA"/>
    <w:rsid w:val="00625903"/>
    <w:rsid w:val="00625BD2"/>
    <w:rsid w:val="00625F10"/>
    <w:rsid w:val="00626099"/>
    <w:rsid w:val="00626155"/>
    <w:rsid w:val="00626178"/>
    <w:rsid w:val="0062630F"/>
    <w:rsid w:val="0062655D"/>
    <w:rsid w:val="0062658F"/>
    <w:rsid w:val="00626629"/>
    <w:rsid w:val="00626637"/>
    <w:rsid w:val="0062663B"/>
    <w:rsid w:val="00626787"/>
    <w:rsid w:val="00626952"/>
    <w:rsid w:val="00626CC9"/>
    <w:rsid w:val="00626DB0"/>
    <w:rsid w:val="00626E39"/>
    <w:rsid w:val="0062735C"/>
    <w:rsid w:val="00627585"/>
    <w:rsid w:val="00627654"/>
    <w:rsid w:val="00627714"/>
    <w:rsid w:val="00627835"/>
    <w:rsid w:val="006279EF"/>
    <w:rsid w:val="00627A37"/>
    <w:rsid w:val="00627A74"/>
    <w:rsid w:val="00627AD5"/>
    <w:rsid w:val="00627B25"/>
    <w:rsid w:val="00627BA6"/>
    <w:rsid w:val="00627C0C"/>
    <w:rsid w:val="00627C5E"/>
    <w:rsid w:val="00627C63"/>
    <w:rsid w:val="00627C8F"/>
    <w:rsid w:val="00627E30"/>
    <w:rsid w:val="00627EA9"/>
    <w:rsid w:val="00627FE7"/>
    <w:rsid w:val="006300A5"/>
    <w:rsid w:val="00630224"/>
    <w:rsid w:val="0063034A"/>
    <w:rsid w:val="006303D0"/>
    <w:rsid w:val="006304AC"/>
    <w:rsid w:val="006305AC"/>
    <w:rsid w:val="0063068D"/>
    <w:rsid w:val="00630733"/>
    <w:rsid w:val="0063079C"/>
    <w:rsid w:val="006307B2"/>
    <w:rsid w:val="00630B7B"/>
    <w:rsid w:val="00630C17"/>
    <w:rsid w:val="00630CA0"/>
    <w:rsid w:val="00630CC4"/>
    <w:rsid w:val="00630E89"/>
    <w:rsid w:val="00630F12"/>
    <w:rsid w:val="00630F97"/>
    <w:rsid w:val="00630FFE"/>
    <w:rsid w:val="00631051"/>
    <w:rsid w:val="0063116F"/>
    <w:rsid w:val="00631283"/>
    <w:rsid w:val="00631313"/>
    <w:rsid w:val="00631317"/>
    <w:rsid w:val="0063131A"/>
    <w:rsid w:val="00631489"/>
    <w:rsid w:val="006315F8"/>
    <w:rsid w:val="00631616"/>
    <w:rsid w:val="00631795"/>
    <w:rsid w:val="00631A79"/>
    <w:rsid w:val="00631BE6"/>
    <w:rsid w:val="00631C7B"/>
    <w:rsid w:val="00631DC7"/>
    <w:rsid w:val="00631E70"/>
    <w:rsid w:val="00631F64"/>
    <w:rsid w:val="00631F84"/>
    <w:rsid w:val="00632070"/>
    <w:rsid w:val="00632209"/>
    <w:rsid w:val="00632512"/>
    <w:rsid w:val="0063251E"/>
    <w:rsid w:val="006327FB"/>
    <w:rsid w:val="00632AB2"/>
    <w:rsid w:val="00632EB7"/>
    <w:rsid w:val="006330EA"/>
    <w:rsid w:val="00633233"/>
    <w:rsid w:val="00633367"/>
    <w:rsid w:val="006333D6"/>
    <w:rsid w:val="00633416"/>
    <w:rsid w:val="006338AF"/>
    <w:rsid w:val="0063391C"/>
    <w:rsid w:val="00633A4D"/>
    <w:rsid w:val="00633BF2"/>
    <w:rsid w:val="00633D9A"/>
    <w:rsid w:val="00633DFF"/>
    <w:rsid w:val="00633E6D"/>
    <w:rsid w:val="00633EE9"/>
    <w:rsid w:val="0063406F"/>
    <w:rsid w:val="0063414C"/>
    <w:rsid w:val="006341FF"/>
    <w:rsid w:val="00634439"/>
    <w:rsid w:val="00634476"/>
    <w:rsid w:val="00634545"/>
    <w:rsid w:val="0063461C"/>
    <w:rsid w:val="0063472D"/>
    <w:rsid w:val="006347FA"/>
    <w:rsid w:val="00634B11"/>
    <w:rsid w:val="00634B26"/>
    <w:rsid w:val="00634D3F"/>
    <w:rsid w:val="00634F67"/>
    <w:rsid w:val="00635132"/>
    <w:rsid w:val="006353B0"/>
    <w:rsid w:val="006354A6"/>
    <w:rsid w:val="006354CB"/>
    <w:rsid w:val="006357F8"/>
    <w:rsid w:val="00635828"/>
    <w:rsid w:val="00635A68"/>
    <w:rsid w:val="00635B60"/>
    <w:rsid w:val="00635D14"/>
    <w:rsid w:val="00635DB9"/>
    <w:rsid w:val="00635E1B"/>
    <w:rsid w:val="00635EC8"/>
    <w:rsid w:val="0063611F"/>
    <w:rsid w:val="006364F3"/>
    <w:rsid w:val="006366E8"/>
    <w:rsid w:val="006367AD"/>
    <w:rsid w:val="00636954"/>
    <w:rsid w:val="0063699A"/>
    <w:rsid w:val="006369AA"/>
    <w:rsid w:val="00636CAD"/>
    <w:rsid w:val="00636FAD"/>
    <w:rsid w:val="0063706E"/>
    <w:rsid w:val="00637554"/>
    <w:rsid w:val="0063756D"/>
    <w:rsid w:val="006378DB"/>
    <w:rsid w:val="00637A83"/>
    <w:rsid w:val="00637ADF"/>
    <w:rsid w:val="00637C4C"/>
    <w:rsid w:val="00637FA5"/>
    <w:rsid w:val="00637FA7"/>
    <w:rsid w:val="00637FAE"/>
    <w:rsid w:val="0063A126"/>
    <w:rsid w:val="0064002D"/>
    <w:rsid w:val="006400D1"/>
    <w:rsid w:val="00640116"/>
    <w:rsid w:val="0064011C"/>
    <w:rsid w:val="0064026C"/>
    <w:rsid w:val="0064028D"/>
    <w:rsid w:val="0064029A"/>
    <w:rsid w:val="006402FB"/>
    <w:rsid w:val="006403B2"/>
    <w:rsid w:val="00640A22"/>
    <w:rsid w:val="00640BF8"/>
    <w:rsid w:val="00640E0D"/>
    <w:rsid w:val="00640EC8"/>
    <w:rsid w:val="00641005"/>
    <w:rsid w:val="0064100B"/>
    <w:rsid w:val="0064124E"/>
    <w:rsid w:val="00641499"/>
    <w:rsid w:val="00641580"/>
    <w:rsid w:val="0064168D"/>
    <w:rsid w:val="00641853"/>
    <w:rsid w:val="00641A3E"/>
    <w:rsid w:val="00641A81"/>
    <w:rsid w:val="00641E4A"/>
    <w:rsid w:val="00641EAB"/>
    <w:rsid w:val="00641ECC"/>
    <w:rsid w:val="00641EF8"/>
    <w:rsid w:val="00642006"/>
    <w:rsid w:val="00642044"/>
    <w:rsid w:val="0064206E"/>
    <w:rsid w:val="00642160"/>
    <w:rsid w:val="0064242C"/>
    <w:rsid w:val="00642673"/>
    <w:rsid w:val="006427AB"/>
    <w:rsid w:val="0064293B"/>
    <w:rsid w:val="00642C1C"/>
    <w:rsid w:val="00642F9D"/>
    <w:rsid w:val="00643007"/>
    <w:rsid w:val="00643073"/>
    <w:rsid w:val="00643331"/>
    <w:rsid w:val="0064347B"/>
    <w:rsid w:val="0064349C"/>
    <w:rsid w:val="006434F7"/>
    <w:rsid w:val="00643574"/>
    <w:rsid w:val="00643577"/>
    <w:rsid w:val="00643752"/>
    <w:rsid w:val="006439F4"/>
    <w:rsid w:val="00643AC2"/>
    <w:rsid w:val="00643ACB"/>
    <w:rsid w:val="00643B49"/>
    <w:rsid w:val="00643BC0"/>
    <w:rsid w:val="00643D5E"/>
    <w:rsid w:val="00643FFA"/>
    <w:rsid w:val="00644028"/>
    <w:rsid w:val="006440B6"/>
    <w:rsid w:val="006442E5"/>
    <w:rsid w:val="006442E9"/>
    <w:rsid w:val="006442FA"/>
    <w:rsid w:val="006444AD"/>
    <w:rsid w:val="006445A5"/>
    <w:rsid w:val="00644682"/>
    <w:rsid w:val="00644944"/>
    <w:rsid w:val="00644AAE"/>
    <w:rsid w:val="00644D20"/>
    <w:rsid w:val="00645151"/>
    <w:rsid w:val="00645186"/>
    <w:rsid w:val="00645287"/>
    <w:rsid w:val="006452E7"/>
    <w:rsid w:val="0064542F"/>
    <w:rsid w:val="00645709"/>
    <w:rsid w:val="00645AA0"/>
    <w:rsid w:val="00645AD7"/>
    <w:rsid w:val="00645B79"/>
    <w:rsid w:val="00645D16"/>
    <w:rsid w:val="0064628F"/>
    <w:rsid w:val="0064629D"/>
    <w:rsid w:val="00646379"/>
    <w:rsid w:val="006463D5"/>
    <w:rsid w:val="00646477"/>
    <w:rsid w:val="0064654B"/>
    <w:rsid w:val="0064669B"/>
    <w:rsid w:val="006466B5"/>
    <w:rsid w:val="006467F9"/>
    <w:rsid w:val="00646841"/>
    <w:rsid w:val="0064687D"/>
    <w:rsid w:val="0064689E"/>
    <w:rsid w:val="00646971"/>
    <w:rsid w:val="00646E5A"/>
    <w:rsid w:val="00646ED9"/>
    <w:rsid w:val="00646EF6"/>
    <w:rsid w:val="006470CF"/>
    <w:rsid w:val="0064733B"/>
    <w:rsid w:val="006477A8"/>
    <w:rsid w:val="00647B28"/>
    <w:rsid w:val="00647C39"/>
    <w:rsid w:val="00647DE1"/>
    <w:rsid w:val="00647E1A"/>
    <w:rsid w:val="00647FB2"/>
    <w:rsid w:val="0065011D"/>
    <w:rsid w:val="006501B6"/>
    <w:rsid w:val="00650269"/>
    <w:rsid w:val="00650359"/>
    <w:rsid w:val="0065038A"/>
    <w:rsid w:val="006503D4"/>
    <w:rsid w:val="006504BE"/>
    <w:rsid w:val="006505A3"/>
    <w:rsid w:val="006505F1"/>
    <w:rsid w:val="00650651"/>
    <w:rsid w:val="00650697"/>
    <w:rsid w:val="006508AA"/>
    <w:rsid w:val="006509C1"/>
    <w:rsid w:val="00650BF0"/>
    <w:rsid w:val="00650C0E"/>
    <w:rsid w:val="00650E25"/>
    <w:rsid w:val="00650F09"/>
    <w:rsid w:val="00651015"/>
    <w:rsid w:val="00651024"/>
    <w:rsid w:val="00651034"/>
    <w:rsid w:val="00651038"/>
    <w:rsid w:val="00651112"/>
    <w:rsid w:val="0065113B"/>
    <w:rsid w:val="0065116A"/>
    <w:rsid w:val="006511B3"/>
    <w:rsid w:val="006513F1"/>
    <w:rsid w:val="00651413"/>
    <w:rsid w:val="00651503"/>
    <w:rsid w:val="006516FE"/>
    <w:rsid w:val="00651B01"/>
    <w:rsid w:val="00651BCD"/>
    <w:rsid w:val="00651D72"/>
    <w:rsid w:val="00651DBF"/>
    <w:rsid w:val="00651E0A"/>
    <w:rsid w:val="00651E17"/>
    <w:rsid w:val="00651FF3"/>
    <w:rsid w:val="00652172"/>
    <w:rsid w:val="00652362"/>
    <w:rsid w:val="006524E4"/>
    <w:rsid w:val="006525BE"/>
    <w:rsid w:val="006525E1"/>
    <w:rsid w:val="00652639"/>
    <w:rsid w:val="006527D9"/>
    <w:rsid w:val="0065294A"/>
    <w:rsid w:val="0065297D"/>
    <w:rsid w:val="00652C2A"/>
    <w:rsid w:val="00652E4B"/>
    <w:rsid w:val="00652FD3"/>
    <w:rsid w:val="00652FDC"/>
    <w:rsid w:val="006531EA"/>
    <w:rsid w:val="00653335"/>
    <w:rsid w:val="006534BD"/>
    <w:rsid w:val="006535F3"/>
    <w:rsid w:val="00653706"/>
    <w:rsid w:val="006538F1"/>
    <w:rsid w:val="00653902"/>
    <w:rsid w:val="00653BEE"/>
    <w:rsid w:val="00653CA5"/>
    <w:rsid w:val="00653D37"/>
    <w:rsid w:val="00653D89"/>
    <w:rsid w:val="00653E4F"/>
    <w:rsid w:val="0065405F"/>
    <w:rsid w:val="006540EC"/>
    <w:rsid w:val="0065415B"/>
    <w:rsid w:val="0065450C"/>
    <w:rsid w:val="0065487E"/>
    <w:rsid w:val="00654919"/>
    <w:rsid w:val="0065492D"/>
    <w:rsid w:val="006549DA"/>
    <w:rsid w:val="006549F5"/>
    <w:rsid w:val="00654C27"/>
    <w:rsid w:val="00654D73"/>
    <w:rsid w:val="00654DC4"/>
    <w:rsid w:val="00654DFF"/>
    <w:rsid w:val="00654E3D"/>
    <w:rsid w:val="006551B5"/>
    <w:rsid w:val="00655445"/>
    <w:rsid w:val="006554B1"/>
    <w:rsid w:val="00655854"/>
    <w:rsid w:val="0065591D"/>
    <w:rsid w:val="00655C47"/>
    <w:rsid w:val="00655CA5"/>
    <w:rsid w:val="006561DD"/>
    <w:rsid w:val="006562A3"/>
    <w:rsid w:val="006565FD"/>
    <w:rsid w:val="0065673B"/>
    <w:rsid w:val="00656A5C"/>
    <w:rsid w:val="00656C56"/>
    <w:rsid w:val="00656D6A"/>
    <w:rsid w:val="00656FEB"/>
    <w:rsid w:val="00657025"/>
    <w:rsid w:val="006570D2"/>
    <w:rsid w:val="00657311"/>
    <w:rsid w:val="00657519"/>
    <w:rsid w:val="00657612"/>
    <w:rsid w:val="00657677"/>
    <w:rsid w:val="0065777E"/>
    <w:rsid w:val="00657C5A"/>
    <w:rsid w:val="0066001B"/>
    <w:rsid w:val="006600E6"/>
    <w:rsid w:val="0066011C"/>
    <w:rsid w:val="00660276"/>
    <w:rsid w:val="00660478"/>
    <w:rsid w:val="00660512"/>
    <w:rsid w:val="006606BF"/>
    <w:rsid w:val="00660730"/>
    <w:rsid w:val="00660833"/>
    <w:rsid w:val="0066085D"/>
    <w:rsid w:val="0066087A"/>
    <w:rsid w:val="006609C7"/>
    <w:rsid w:val="00660A27"/>
    <w:rsid w:val="00660BFD"/>
    <w:rsid w:val="00660D48"/>
    <w:rsid w:val="00660E7C"/>
    <w:rsid w:val="00661158"/>
    <w:rsid w:val="00661334"/>
    <w:rsid w:val="00661339"/>
    <w:rsid w:val="0066150C"/>
    <w:rsid w:val="00661533"/>
    <w:rsid w:val="006615D4"/>
    <w:rsid w:val="006616AE"/>
    <w:rsid w:val="00661BC2"/>
    <w:rsid w:val="00661CD0"/>
    <w:rsid w:val="00661E0D"/>
    <w:rsid w:val="00661E24"/>
    <w:rsid w:val="00661EAC"/>
    <w:rsid w:val="00661F99"/>
    <w:rsid w:val="0066206C"/>
    <w:rsid w:val="006620AE"/>
    <w:rsid w:val="0066221F"/>
    <w:rsid w:val="006624F2"/>
    <w:rsid w:val="006626D7"/>
    <w:rsid w:val="006627FC"/>
    <w:rsid w:val="00662825"/>
    <w:rsid w:val="00662870"/>
    <w:rsid w:val="00662874"/>
    <w:rsid w:val="00662AEA"/>
    <w:rsid w:val="00662CA4"/>
    <w:rsid w:val="00662CF0"/>
    <w:rsid w:val="00662DC0"/>
    <w:rsid w:val="00662ED7"/>
    <w:rsid w:val="0066335C"/>
    <w:rsid w:val="0066348F"/>
    <w:rsid w:val="006636A0"/>
    <w:rsid w:val="006638D4"/>
    <w:rsid w:val="006638E5"/>
    <w:rsid w:val="006638FE"/>
    <w:rsid w:val="00663ABF"/>
    <w:rsid w:val="00663BEF"/>
    <w:rsid w:val="00663EEE"/>
    <w:rsid w:val="006641D7"/>
    <w:rsid w:val="0066439A"/>
    <w:rsid w:val="006643FA"/>
    <w:rsid w:val="0066446D"/>
    <w:rsid w:val="0066465D"/>
    <w:rsid w:val="006648B9"/>
    <w:rsid w:val="00664A2C"/>
    <w:rsid w:val="00664AF1"/>
    <w:rsid w:val="00664E68"/>
    <w:rsid w:val="00665069"/>
    <w:rsid w:val="00665186"/>
    <w:rsid w:val="0066525F"/>
    <w:rsid w:val="0066539C"/>
    <w:rsid w:val="006657D1"/>
    <w:rsid w:val="006658D7"/>
    <w:rsid w:val="0066593C"/>
    <w:rsid w:val="00665962"/>
    <w:rsid w:val="00665B2A"/>
    <w:rsid w:val="00665BA3"/>
    <w:rsid w:val="00665DD1"/>
    <w:rsid w:val="00665F48"/>
    <w:rsid w:val="00665FBA"/>
    <w:rsid w:val="0066635D"/>
    <w:rsid w:val="00666369"/>
    <w:rsid w:val="006665FE"/>
    <w:rsid w:val="00666764"/>
    <w:rsid w:val="00666788"/>
    <w:rsid w:val="0066679F"/>
    <w:rsid w:val="00666A9D"/>
    <w:rsid w:val="00666ACE"/>
    <w:rsid w:val="00666B05"/>
    <w:rsid w:val="00666DC3"/>
    <w:rsid w:val="0066715D"/>
    <w:rsid w:val="00667368"/>
    <w:rsid w:val="006673CB"/>
    <w:rsid w:val="0066748A"/>
    <w:rsid w:val="006674FF"/>
    <w:rsid w:val="00667634"/>
    <w:rsid w:val="006676D3"/>
    <w:rsid w:val="006678BF"/>
    <w:rsid w:val="00667BDA"/>
    <w:rsid w:val="00667C40"/>
    <w:rsid w:val="00667D54"/>
    <w:rsid w:val="00667E3C"/>
    <w:rsid w:val="00670236"/>
    <w:rsid w:val="006702E5"/>
    <w:rsid w:val="0067054D"/>
    <w:rsid w:val="00670574"/>
    <w:rsid w:val="006705AB"/>
    <w:rsid w:val="006705D1"/>
    <w:rsid w:val="00670641"/>
    <w:rsid w:val="00670769"/>
    <w:rsid w:val="0067089D"/>
    <w:rsid w:val="00670935"/>
    <w:rsid w:val="00670AB7"/>
    <w:rsid w:val="00670B44"/>
    <w:rsid w:val="00670D96"/>
    <w:rsid w:val="00670D9D"/>
    <w:rsid w:val="00670EB3"/>
    <w:rsid w:val="00671427"/>
    <w:rsid w:val="00671590"/>
    <w:rsid w:val="00671677"/>
    <w:rsid w:val="0067170F"/>
    <w:rsid w:val="00671AF7"/>
    <w:rsid w:val="00671C35"/>
    <w:rsid w:val="00671F60"/>
    <w:rsid w:val="00672030"/>
    <w:rsid w:val="006720C7"/>
    <w:rsid w:val="006725BE"/>
    <w:rsid w:val="0067299F"/>
    <w:rsid w:val="006729B3"/>
    <w:rsid w:val="00672DB8"/>
    <w:rsid w:val="00672DE0"/>
    <w:rsid w:val="00672E80"/>
    <w:rsid w:val="0067301C"/>
    <w:rsid w:val="006732BF"/>
    <w:rsid w:val="006732FB"/>
    <w:rsid w:val="00673325"/>
    <w:rsid w:val="0067360A"/>
    <w:rsid w:val="006737E2"/>
    <w:rsid w:val="00673897"/>
    <w:rsid w:val="006739A0"/>
    <w:rsid w:val="00673B03"/>
    <w:rsid w:val="00673B24"/>
    <w:rsid w:val="00673B83"/>
    <w:rsid w:val="00673D62"/>
    <w:rsid w:val="00673E16"/>
    <w:rsid w:val="0067400C"/>
    <w:rsid w:val="00674294"/>
    <w:rsid w:val="0067439B"/>
    <w:rsid w:val="006743FC"/>
    <w:rsid w:val="006744A6"/>
    <w:rsid w:val="00674668"/>
    <w:rsid w:val="006746E2"/>
    <w:rsid w:val="006747B2"/>
    <w:rsid w:val="00674B47"/>
    <w:rsid w:val="00674B5D"/>
    <w:rsid w:val="00674B85"/>
    <w:rsid w:val="00674C7E"/>
    <w:rsid w:val="00674D07"/>
    <w:rsid w:val="00674D49"/>
    <w:rsid w:val="00674E5F"/>
    <w:rsid w:val="00674F68"/>
    <w:rsid w:val="00674FCA"/>
    <w:rsid w:val="0067508C"/>
    <w:rsid w:val="0067521C"/>
    <w:rsid w:val="0067525D"/>
    <w:rsid w:val="0067526C"/>
    <w:rsid w:val="006752A0"/>
    <w:rsid w:val="006752BD"/>
    <w:rsid w:val="006756F5"/>
    <w:rsid w:val="006757B4"/>
    <w:rsid w:val="0067589E"/>
    <w:rsid w:val="00675C9F"/>
    <w:rsid w:val="00675F15"/>
    <w:rsid w:val="00675F4F"/>
    <w:rsid w:val="00675FB3"/>
    <w:rsid w:val="00675FE2"/>
    <w:rsid w:val="00676054"/>
    <w:rsid w:val="0067606F"/>
    <w:rsid w:val="00676158"/>
    <w:rsid w:val="00676410"/>
    <w:rsid w:val="00676501"/>
    <w:rsid w:val="00676523"/>
    <w:rsid w:val="00676587"/>
    <w:rsid w:val="0067663C"/>
    <w:rsid w:val="006767DD"/>
    <w:rsid w:val="006769B8"/>
    <w:rsid w:val="006769D1"/>
    <w:rsid w:val="00676A3F"/>
    <w:rsid w:val="00676A7F"/>
    <w:rsid w:val="00676B18"/>
    <w:rsid w:val="00676C7D"/>
    <w:rsid w:val="00676D7D"/>
    <w:rsid w:val="00677093"/>
    <w:rsid w:val="0067724D"/>
    <w:rsid w:val="006772B7"/>
    <w:rsid w:val="006772E2"/>
    <w:rsid w:val="00677363"/>
    <w:rsid w:val="006773A8"/>
    <w:rsid w:val="0067748C"/>
    <w:rsid w:val="00677818"/>
    <w:rsid w:val="00677943"/>
    <w:rsid w:val="0067797E"/>
    <w:rsid w:val="00677BA7"/>
    <w:rsid w:val="00677BA8"/>
    <w:rsid w:val="00677BCC"/>
    <w:rsid w:val="00677E0F"/>
    <w:rsid w:val="006800E4"/>
    <w:rsid w:val="0068010B"/>
    <w:rsid w:val="00680283"/>
    <w:rsid w:val="006803A5"/>
    <w:rsid w:val="00680431"/>
    <w:rsid w:val="006805BD"/>
    <w:rsid w:val="006809EA"/>
    <w:rsid w:val="00680A31"/>
    <w:rsid w:val="00680B2F"/>
    <w:rsid w:val="006811B4"/>
    <w:rsid w:val="00681291"/>
    <w:rsid w:val="00681323"/>
    <w:rsid w:val="00681407"/>
    <w:rsid w:val="00681506"/>
    <w:rsid w:val="00681644"/>
    <w:rsid w:val="006816D3"/>
    <w:rsid w:val="00681738"/>
    <w:rsid w:val="006817A4"/>
    <w:rsid w:val="00681806"/>
    <w:rsid w:val="00681839"/>
    <w:rsid w:val="00681861"/>
    <w:rsid w:val="006818FA"/>
    <w:rsid w:val="00681AE8"/>
    <w:rsid w:val="00681C4C"/>
    <w:rsid w:val="00681D9B"/>
    <w:rsid w:val="00682382"/>
    <w:rsid w:val="00682486"/>
    <w:rsid w:val="00682A2B"/>
    <w:rsid w:val="00682ACF"/>
    <w:rsid w:val="00682B7A"/>
    <w:rsid w:val="00682B7B"/>
    <w:rsid w:val="00682F6E"/>
    <w:rsid w:val="00683133"/>
    <w:rsid w:val="006831EC"/>
    <w:rsid w:val="00683383"/>
    <w:rsid w:val="00683427"/>
    <w:rsid w:val="006835CE"/>
    <w:rsid w:val="00683856"/>
    <w:rsid w:val="006838C8"/>
    <w:rsid w:val="006839D9"/>
    <w:rsid w:val="00683BF3"/>
    <w:rsid w:val="00683F9B"/>
    <w:rsid w:val="00683FF0"/>
    <w:rsid w:val="006840B4"/>
    <w:rsid w:val="006842A3"/>
    <w:rsid w:val="00684433"/>
    <w:rsid w:val="006847C2"/>
    <w:rsid w:val="0068497B"/>
    <w:rsid w:val="006849F3"/>
    <w:rsid w:val="00684A96"/>
    <w:rsid w:val="00684B03"/>
    <w:rsid w:val="00684B3C"/>
    <w:rsid w:val="00684B4E"/>
    <w:rsid w:val="00684C63"/>
    <w:rsid w:val="00684CE9"/>
    <w:rsid w:val="00684D5F"/>
    <w:rsid w:val="00684DA6"/>
    <w:rsid w:val="00684E3D"/>
    <w:rsid w:val="00684F15"/>
    <w:rsid w:val="00684F4F"/>
    <w:rsid w:val="00684FCB"/>
    <w:rsid w:val="00685120"/>
    <w:rsid w:val="006855EA"/>
    <w:rsid w:val="006856A4"/>
    <w:rsid w:val="006856DB"/>
    <w:rsid w:val="00685937"/>
    <w:rsid w:val="00685A10"/>
    <w:rsid w:val="00685AD3"/>
    <w:rsid w:val="00685D27"/>
    <w:rsid w:val="00685FD1"/>
    <w:rsid w:val="0068604D"/>
    <w:rsid w:val="006860BD"/>
    <w:rsid w:val="00686209"/>
    <w:rsid w:val="00686278"/>
    <w:rsid w:val="006862C8"/>
    <w:rsid w:val="0068646C"/>
    <w:rsid w:val="00686530"/>
    <w:rsid w:val="0068656D"/>
    <w:rsid w:val="0068675B"/>
    <w:rsid w:val="006867D6"/>
    <w:rsid w:val="00686854"/>
    <w:rsid w:val="00686A40"/>
    <w:rsid w:val="00686B43"/>
    <w:rsid w:val="00686B6D"/>
    <w:rsid w:val="00686C86"/>
    <w:rsid w:val="00686DCA"/>
    <w:rsid w:val="00686DD8"/>
    <w:rsid w:val="00686DE8"/>
    <w:rsid w:val="0068760A"/>
    <w:rsid w:val="0068771B"/>
    <w:rsid w:val="006879A2"/>
    <w:rsid w:val="00687A10"/>
    <w:rsid w:val="00687C96"/>
    <w:rsid w:val="00687ECE"/>
    <w:rsid w:val="00687ED2"/>
    <w:rsid w:val="006886DD"/>
    <w:rsid w:val="0069008D"/>
    <w:rsid w:val="006900E5"/>
    <w:rsid w:val="006900FB"/>
    <w:rsid w:val="0069010E"/>
    <w:rsid w:val="006901D8"/>
    <w:rsid w:val="00690510"/>
    <w:rsid w:val="00690609"/>
    <w:rsid w:val="00690645"/>
    <w:rsid w:val="0069064D"/>
    <w:rsid w:val="00690675"/>
    <w:rsid w:val="0069067B"/>
    <w:rsid w:val="00690962"/>
    <w:rsid w:val="00690A7F"/>
    <w:rsid w:val="00690BD2"/>
    <w:rsid w:val="00690DB5"/>
    <w:rsid w:val="00690FF1"/>
    <w:rsid w:val="00690FFD"/>
    <w:rsid w:val="00691038"/>
    <w:rsid w:val="0069115A"/>
    <w:rsid w:val="00691325"/>
    <w:rsid w:val="006913F5"/>
    <w:rsid w:val="006915BA"/>
    <w:rsid w:val="006916C3"/>
    <w:rsid w:val="00691758"/>
    <w:rsid w:val="00691993"/>
    <w:rsid w:val="0069199B"/>
    <w:rsid w:val="00691B0D"/>
    <w:rsid w:val="00691B1C"/>
    <w:rsid w:val="00691F3F"/>
    <w:rsid w:val="00691F94"/>
    <w:rsid w:val="00692030"/>
    <w:rsid w:val="0069222C"/>
    <w:rsid w:val="00692503"/>
    <w:rsid w:val="00692683"/>
    <w:rsid w:val="0069274A"/>
    <w:rsid w:val="00692B42"/>
    <w:rsid w:val="00692C31"/>
    <w:rsid w:val="00692D72"/>
    <w:rsid w:val="00692D99"/>
    <w:rsid w:val="00692F23"/>
    <w:rsid w:val="0069313C"/>
    <w:rsid w:val="0069374D"/>
    <w:rsid w:val="0069397B"/>
    <w:rsid w:val="00693A4B"/>
    <w:rsid w:val="00693ABA"/>
    <w:rsid w:val="00693B68"/>
    <w:rsid w:val="00693CAE"/>
    <w:rsid w:val="00694228"/>
    <w:rsid w:val="006943A2"/>
    <w:rsid w:val="00694403"/>
    <w:rsid w:val="006944AC"/>
    <w:rsid w:val="006947A5"/>
    <w:rsid w:val="00694996"/>
    <w:rsid w:val="00694A67"/>
    <w:rsid w:val="00694A86"/>
    <w:rsid w:val="00694BC7"/>
    <w:rsid w:val="00694E07"/>
    <w:rsid w:val="00694F9D"/>
    <w:rsid w:val="00694FAC"/>
    <w:rsid w:val="00695095"/>
    <w:rsid w:val="006950A0"/>
    <w:rsid w:val="00695166"/>
    <w:rsid w:val="0069522C"/>
    <w:rsid w:val="0069527A"/>
    <w:rsid w:val="006954C8"/>
    <w:rsid w:val="00695517"/>
    <w:rsid w:val="00695620"/>
    <w:rsid w:val="006957C8"/>
    <w:rsid w:val="006958DB"/>
    <w:rsid w:val="006958E8"/>
    <w:rsid w:val="00695A48"/>
    <w:rsid w:val="00695B85"/>
    <w:rsid w:val="00695C94"/>
    <w:rsid w:val="00695CED"/>
    <w:rsid w:val="00695E4A"/>
    <w:rsid w:val="00695F20"/>
    <w:rsid w:val="00695FFC"/>
    <w:rsid w:val="006960B7"/>
    <w:rsid w:val="00696206"/>
    <w:rsid w:val="00696264"/>
    <w:rsid w:val="00696285"/>
    <w:rsid w:val="00696326"/>
    <w:rsid w:val="00696444"/>
    <w:rsid w:val="00696489"/>
    <w:rsid w:val="006964C8"/>
    <w:rsid w:val="00696622"/>
    <w:rsid w:val="006967CD"/>
    <w:rsid w:val="006968AF"/>
    <w:rsid w:val="006968E3"/>
    <w:rsid w:val="00696992"/>
    <w:rsid w:val="006969B0"/>
    <w:rsid w:val="00696B25"/>
    <w:rsid w:val="00696B99"/>
    <w:rsid w:val="00696C81"/>
    <w:rsid w:val="00696EF3"/>
    <w:rsid w:val="00697332"/>
    <w:rsid w:val="00697388"/>
    <w:rsid w:val="00697752"/>
    <w:rsid w:val="006978FF"/>
    <w:rsid w:val="00697C42"/>
    <w:rsid w:val="00697D3E"/>
    <w:rsid w:val="00697E7E"/>
    <w:rsid w:val="00697E8C"/>
    <w:rsid w:val="00697EFE"/>
    <w:rsid w:val="00697F41"/>
    <w:rsid w:val="0069C779"/>
    <w:rsid w:val="006A015C"/>
    <w:rsid w:val="006A03BF"/>
    <w:rsid w:val="006A04A9"/>
    <w:rsid w:val="006A04AC"/>
    <w:rsid w:val="006A0829"/>
    <w:rsid w:val="006A09CC"/>
    <w:rsid w:val="006A0AF5"/>
    <w:rsid w:val="006A0C01"/>
    <w:rsid w:val="006A0C1E"/>
    <w:rsid w:val="006A0CB4"/>
    <w:rsid w:val="006A0D74"/>
    <w:rsid w:val="006A0D79"/>
    <w:rsid w:val="006A0E6E"/>
    <w:rsid w:val="006A1104"/>
    <w:rsid w:val="006A1248"/>
    <w:rsid w:val="006A13FE"/>
    <w:rsid w:val="006A1534"/>
    <w:rsid w:val="006A153A"/>
    <w:rsid w:val="006A156C"/>
    <w:rsid w:val="006A16B4"/>
    <w:rsid w:val="006A176B"/>
    <w:rsid w:val="006A17C8"/>
    <w:rsid w:val="006A1809"/>
    <w:rsid w:val="006A189E"/>
    <w:rsid w:val="006A18A0"/>
    <w:rsid w:val="006A1F10"/>
    <w:rsid w:val="006A1F25"/>
    <w:rsid w:val="006A1F69"/>
    <w:rsid w:val="006A1F89"/>
    <w:rsid w:val="006A20BE"/>
    <w:rsid w:val="006A20E7"/>
    <w:rsid w:val="006A2132"/>
    <w:rsid w:val="006A2306"/>
    <w:rsid w:val="006A249C"/>
    <w:rsid w:val="006A24AE"/>
    <w:rsid w:val="006A26FA"/>
    <w:rsid w:val="006A27E4"/>
    <w:rsid w:val="006A284E"/>
    <w:rsid w:val="006A2868"/>
    <w:rsid w:val="006A29F6"/>
    <w:rsid w:val="006A2A6D"/>
    <w:rsid w:val="006A2BD9"/>
    <w:rsid w:val="006A2BEA"/>
    <w:rsid w:val="006A2C8D"/>
    <w:rsid w:val="006A2D19"/>
    <w:rsid w:val="006A2DD5"/>
    <w:rsid w:val="006A2DD6"/>
    <w:rsid w:val="006A2E4B"/>
    <w:rsid w:val="006A31A2"/>
    <w:rsid w:val="006A3209"/>
    <w:rsid w:val="006A3600"/>
    <w:rsid w:val="006A36A9"/>
    <w:rsid w:val="006A3708"/>
    <w:rsid w:val="006A38F2"/>
    <w:rsid w:val="006A3963"/>
    <w:rsid w:val="006A39ED"/>
    <w:rsid w:val="006A3BA9"/>
    <w:rsid w:val="006A3DF4"/>
    <w:rsid w:val="006A4241"/>
    <w:rsid w:val="006A42E1"/>
    <w:rsid w:val="006A44CE"/>
    <w:rsid w:val="006A4561"/>
    <w:rsid w:val="006A48FF"/>
    <w:rsid w:val="006A497E"/>
    <w:rsid w:val="006A4ACD"/>
    <w:rsid w:val="006A4B45"/>
    <w:rsid w:val="006A506A"/>
    <w:rsid w:val="006A51A0"/>
    <w:rsid w:val="006A534C"/>
    <w:rsid w:val="006A54C1"/>
    <w:rsid w:val="006A5685"/>
    <w:rsid w:val="006A5702"/>
    <w:rsid w:val="006A57F0"/>
    <w:rsid w:val="006A5906"/>
    <w:rsid w:val="006A596D"/>
    <w:rsid w:val="006A5BC3"/>
    <w:rsid w:val="006A5F00"/>
    <w:rsid w:val="006A5F8B"/>
    <w:rsid w:val="006A5FDD"/>
    <w:rsid w:val="006A611F"/>
    <w:rsid w:val="006A662F"/>
    <w:rsid w:val="006A6CEF"/>
    <w:rsid w:val="006A7322"/>
    <w:rsid w:val="006A745F"/>
    <w:rsid w:val="006A7506"/>
    <w:rsid w:val="006A77C9"/>
    <w:rsid w:val="006A79DA"/>
    <w:rsid w:val="006A7AAF"/>
    <w:rsid w:val="006A7C2D"/>
    <w:rsid w:val="006A7DF5"/>
    <w:rsid w:val="006A7DFB"/>
    <w:rsid w:val="006ABA3E"/>
    <w:rsid w:val="006B0369"/>
    <w:rsid w:val="006B0382"/>
    <w:rsid w:val="006B04B5"/>
    <w:rsid w:val="006B0589"/>
    <w:rsid w:val="006B060B"/>
    <w:rsid w:val="006B0784"/>
    <w:rsid w:val="006B0984"/>
    <w:rsid w:val="006B0AAC"/>
    <w:rsid w:val="006B0E00"/>
    <w:rsid w:val="006B0E3E"/>
    <w:rsid w:val="006B0E95"/>
    <w:rsid w:val="006B0F7C"/>
    <w:rsid w:val="006B0FB5"/>
    <w:rsid w:val="006B0FC0"/>
    <w:rsid w:val="006B0FDF"/>
    <w:rsid w:val="006B104B"/>
    <w:rsid w:val="006B11AF"/>
    <w:rsid w:val="006B12B3"/>
    <w:rsid w:val="006B1343"/>
    <w:rsid w:val="006B1362"/>
    <w:rsid w:val="006B1433"/>
    <w:rsid w:val="006B1634"/>
    <w:rsid w:val="006B1A0E"/>
    <w:rsid w:val="006B1C25"/>
    <w:rsid w:val="006B1DC2"/>
    <w:rsid w:val="006B1DE5"/>
    <w:rsid w:val="006B1ED2"/>
    <w:rsid w:val="006B1EF8"/>
    <w:rsid w:val="006B24C9"/>
    <w:rsid w:val="006B25DD"/>
    <w:rsid w:val="006B25F8"/>
    <w:rsid w:val="006B277A"/>
    <w:rsid w:val="006B2911"/>
    <w:rsid w:val="006B2981"/>
    <w:rsid w:val="006B2AD0"/>
    <w:rsid w:val="006B2B89"/>
    <w:rsid w:val="006B2BDC"/>
    <w:rsid w:val="006B2D09"/>
    <w:rsid w:val="006B2DEA"/>
    <w:rsid w:val="006B2E76"/>
    <w:rsid w:val="006B2EA3"/>
    <w:rsid w:val="006B2EB1"/>
    <w:rsid w:val="006B2FA4"/>
    <w:rsid w:val="006B2FA8"/>
    <w:rsid w:val="006B3038"/>
    <w:rsid w:val="006B306F"/>
    <w:rsid w:val="006B3454"/>
    <w:rsid w:val="006B35D8"/>
    <w:rsid w:val="006B36E5"/>
    <w:rsid w:val="006B379B"/>
    <w:rsid w:val="006B38A2"/>
    <w:rsid w:val="006B3B10"/>
    <w:rsid w:val="006B3B25"/>
    <w:rsid w:val="006B3BDB"/>
    <w:rsid w:val="006B3C28"/>
    <w:rsid w:val="006B3CD7"/>
    <w:rsid w:val="006B3D26"/>
    <w:rsid w:val="006B3D7C"/>
    <w:rsid w:val="006B3D89"/>
    <w:rsid w:val="006B404A"/>
    <w:rsid w:val="006B410E"/>
    <w:rsid w:val="006B413A"/>
    <w:rsid w:val="006B413D"/>
    <w:rsid w:val="006B438D"/>
    <w:rsid w:val="006B4396"/>
    <w:rsid w:val="006B4397"/>
    <w:rsid w:val="006B458E"/>
    <w:rsid w:val="006B45B2"/>
    <w:rsid w:val="006B4AC6"/>
    <w:rsid w:val="006B4D8F"/>
    <w:rsid w:val="006B5172"/>
    <w:rsid w:val="006B517B"/>
    <w:rsid w:val="006B532A"/>
    <w:rsid w:val="006B5617"/>
    <w:rsid w:val="006B565C"/>
    <w:rsid w:val="006B572B"/>
    <w:rsid w:val="006B5940"/>
    <w:rsid w:val="006B5A67"/>
    <w:rsid w:val="006B5ACE"/>
    <w:rsid w:val="006B5CC9"/>
    <w:rsid w:val="006B5D1B"/>
    <w:rsid w:val="006B5D85"/>
    <w:rsid w:val="006B5E50"/>
    <w:rsid w:val="006B6111"/>
    <w:rsid w:val="006B61E5"/>
    <w:rsid w:val="006B623C"/>
    <w:rsid w:val="006B63E4"/>
    <w:rsid w:val="006B6418"/>
    <w:rsid w:val="006B6492"/>
    <w:rsid w:val="006B6796"/>
    <w:rsid w:val="006B6D24"/>
    <w:rsid w:val="006B6DA6"/>
    <w:rsid w:val="006B6DEA"/>
    <w:rsid w:val="006B6E08"/>
    <w:rsid w:val="006B6ECF"/>
    <w:rsid w:val="006B6F0D"/>
    <w:rsid w:val="006B7066"/>
    <w:rsid w:val="006B7098"/>
    <w:rsid w:val="006B709E"/>
    <w:rsid w:val="006B71E3"/>
    <w:rsid w:val="006B71F8"/>
    <w:rsid w:val="006B73DB"/>
    <w:rsid w:val="006B74CD"/>
    <w:rsid w:val="006B74D8"/>
    <w:rsid w:val="006B7542"/>
    <w:rsid w:val="006B772E"/>
    <w:rsid w:val="006B7BF7"/>
    <w:rsid w:val="006B7C78"/>
    <w:rsid w:val="006B7D3F"/>
    <w:rsid w:val="006BC79D"/>
    <w:rsid w:val="006C0374"/>
    <w:rsid w:val="006C037F"/>
    <w:rsid w:val="006C05E9"/>
    <w:rsid w:val="006C0700"/>
    <w:rsid w:val="006C0B38"/>
    <w:rsid w:val="006C0EF7"/>
    <w:rsid w:val="006C114E"/>
    <w:rsid w:val="006C1571"/>
    <w:rsid w:val="006C17BB"/>
    <w:rsid w:val="006C1B42"/>
    <w:rsid w:val="006C1BB5"/>
    <w:rsid w:val="006C1DD4"/>
    <w:rsid w:val="006C20FB"/>
    <w:rsid w:val="006C228C"/>
    <w:rsid w:val="006C2307"/>
    <w:rsid w:val="006C239F"/>
    <w:rsid w:val="006C2646"/>
    <w:rsid w:val="006C282B"/>
    <w:rsid w:val="006C28BB"/>
    <w:rsid w:val="006C2A30"/>
    <w:rsid w:val="006C2B8D"/>
    <w:rsid w:val="006C2C49"/>
    <w:rsid w:val="006C2DA5"/>
    <w:rsid w:val="006C3259"/>
    <w:rsid w:val="006C382D"/>
    <w:rsid w:val="006C38DA"/>
    <w:rsid w:val="006C39EF"/>
    <w:rsid w:val="006C3A4A"/>
    <w:rsid w:val="006C3A4C"/>
    <w:rsid w:val="006C3C9D"/>
    <w:rsid w:val="006C3EED"/>
    <w:rsid w:val="006C3EF5"/>
    <w:rsid w:val="006C3FAD"/>
    <w:rsid w:val="006C415F"/>
    <w:rsid w:val="006C4247"/>
    <w:rsid w:val="006C42B6"/>
    <w:rsid w:val="006C43E5"/>
    <w:rsid w:val="006C44CA"/>
    <w:rsid w:val="006C47B0"/>
    <w:rsid w:val="006C47F5"/>
    <w:rsid w:val="006C4903"/>
    <w:rsid w:val="006C49E9"/>
    <w:rsid w:val="006C4AAC"/>
    <w:rsid w:val="006C4B9D"/>
    <w:rsid w:val="006C4D46"/>
    <w:rsid w:val="006C4D60"/>
    <w:rsid w:val="006C4EF9"/>
    <w:rsid w:val="006C504B"/>
    <w:rsid w:val="006C50A4"/>
    <w:rsid w:val="006C50AE"/>
    <w:rsid w:val="006C512D"/>
    <w:rsid w:val="006C5184"/>
    <w:rsid w:val="006C537F"/>
    <w:rsid w:val="006C54CC"/>
    <w:rsid w:val="006C550D"/>
    <w:rsid w:val="006C55E3"/>
    <w:rsid w:val="006C5608"/>
    <w:rsid w:val="006C5729"/>
    <w:rsid w:val="006C5A4A"/>
    <w:rsid w:val="006C5A6C"/>
    <w:rsid w:val="006C5AAF"/>
    <w:rsid w:val="006C5B43"/>
    <w:rsid w:val="006C5BEF"/>
    <w:rsid w:val="006C5DB2"/>
    <w:rsid w:val="006C6142"/>
    <w:rsid w:val="006C616E"/>
    <w:rsid w:val="006C6568"/>
    <w:rsid w:val="006C6585"/>
    <w:rsid w:val="006C65E7"/>
    <w:rsid w:val="006C6670"/>
    <w:rsid w:val="006C668F"/>
    <w:rsid w:val="006C694D"/>
    <w:rsid w:val="006C6B0F"/>
    <w:rsid w:val="006C6CA7"/>
    <w:rsid w:val="006C6E1D"/>
    <w:rsid w:val="006C7144"/>
    <w:rsid w:val="006C7209"/>
    <w:rsid w:val="006C73EE"/>
    <w:rsid w:val="006C7876"/>
    <w:rsid w:val="006C7899"/>
    <w:rsid w:val="006C7A5F"/>
    <w:rsid w:val="006C7B4F"/>
    <w:rsid w:val="006C7D24"/>
    <w:rsid w:val="006C7D7B"/>
    <w:rsid w:val="006D000B"/>
    <w:rsid w:val="006D00A1"/>
    <w:rsid w:val="006D015E"/>
    <w:rsid w:val="006D018F"/>
    <w:rsid w:val="006D021D"/>
    <w:rsid w:val="006D037E"/>
    <w:rsid w:val="006D0811"/>
    <w:rsid w:val="006D08BE"/>
    <w:rsid w:val="006D090C"/>
    <w:rsid w:val="006D0AC7"/>
    <w:rsid w:val="006D0B72"/>
    <w:rsid w:val="006D0C24"/>
    <w:rsid w:val="006D0C65"/>
    <w:rsid w:val="006D150D"/>
    <w:rsid w:val="006D157F"/>
    <w:rsid w:val="006D1868"/>
    <w:rsid w:val="006D18CB"/>
    <w:rsid w:val="006D1E61"/>
    <w:rsid w:val="006D2338"/>
    <w:rsid w:val="006D24C6"/>
    <w:rsid w:val="006D24E2"/>
    <w:rsid w:val="006D2816"/>
    <w:rsid w:val="006D284A"/>
    <w:rsid w:val="006D288A"/>
    <w:rsid w:val="006D2AAD"/>
    <w:rsid w:val="006D2C2A"/>
    <w:rsid w:val="006D2C2E"/>
    <w:rsid w:val="006D2CA8"/>
    <w:rsid w:val="006D2CAE"/>
    <w:rsid w:val="006D2CD2"/>
    <w:rsid w:val="006D2F74"/>
    <w:rsid w:val="006D3008"/>
    <w:rsid w:val="006D3062"/>
    <w:rsid w:val="006D3172"/>
    <w:rsid w:val="006D3230"/>
    <w:rsid w:val="006D3320"/>
    <w:rsid w:val="006D3444"/>
    <w:rsid w:val="006D37B9"/>
    <w:rsid w:val="006D3AE3"/>
    <w:rsid w:val="006D3C50"/>
    <w:rsid w:val="006D3D86"/>
    <w:rsid w:val="006D3E06"/>
    <w:rsid w:val="006D3EB6"/>
    <w:rsid w:val="006D3F12"/>
    <w:rsid w:val="006D3F1C"/>
    <w:rsid w:val="006D407D"/>
    <w:rsid w:val="006D44C1"/>
    <w:rsid w:val="006D461F"/>
    <w:rsid w:val="006D4686"/>
    <w:rsid w:val="006D4735"/>
    <w:rsid w:val="006D4850"/>
    <w:rsid w:val="006D4872"/>
    <w:rsid w:val="006D4964"/>
    <w:rsid w:val="006D4F71"/>
    <w:rsid w:val="006D4F88"/>
    <w:rsid w:val="006D4FE1"/>
    <w:rsid w:val="006D4FF8"/>
    <w:rsid w:val="006D500A"/>
    <w:rsid w:val="006D52E4"/>
    <w:rsid w:val="006D54AC"/>
    <w:rsid w:val="006D54F5"/>
    <w:rsid w:val="006D56A8"/>
    <w:rsid w:val="006D5F2A"/>
    <w:rsid w:val="006D5FC4"/>
    <w:rsid w:val="006D5FFD"/>
    <w:rsid w:val="006D5FFE"/>
    <w:rsid w:val="006D61A1"/>
    <w:rsid w:val="006D61AE"/>
    <w:rsid w:val="006D6412"/>
    <w:rsid w:val="006D647C"/>
    <w:rsid w:val="006D662E"/>
    <w:rsid w:val="006D6780"/>
    <w:rsid w:val="006D6799"/>
    <w:rsid w:val="006D67EE"/>
    <w:rsid w:val="006D6A78"/>
    <w:rsid w:val="006D6A80"/>
    <w:rsid w:val="006D6AB9"/>
    <w:rsid w:val="006D6C59"/>
    <w:rsid w:val="006D6CAF"/>
    <w:rsid w:val="006D6DD4"/>
    <w:rsid w:val="006D6DFE"/>
    <w:rsid w:val="006D71BC"/>
    <w:rsid w:val="006D71C1"/>
    <w:rsid w:val="006D7419"/>
    <w:rsid w:val="006D766D"/>
    <w:rsid w:val="006D767F"/>
    <w:rsid w:val="006D76EF"/>
    <w:rsid w:val="006D7733"/>
    <w:rsid w:val="006D7874"/>
    <w:rsid w:val="006D793D"/>
    <w:rsid w:val="006D7BCB"/>
    <w:rsid w:val="006D7D4A"/>
    <w:rsid w:val="006E0099"/>
    <w:rsid w:val="006E0204"/>
    <w:rsid w:val="006E0396"/>
    <w:rsid w:val="006E03AC"/>
    <w:rsid w:val="006E0434"/>
    <w:rsid w:val="006E06AB"/>
    <w:rsid w:val="006E07C8"/>
    <w:rsid w:val="006E09C4"/>
    <w:rsid w:val="006E0C7C"/>
    <w:rsid w:val="006E0CC4"/>
    <w:rsid w:val="006E0D0E"/>
    <w:rsid w:val="006E0EF5"/>
    <w:rsid w:val="006E0F2C"/>
    <w:rsid w:val="006E0F3E"/>
    <w:rsid w:val="006E106D"/>
    <w:rsid w:val="006E1167"/>
    <w:rsid w:val="006E1278"/>
    <w:rsid w:val="006E1461"/>
    <w:rsid w:val="006E14AE"/>
    <w:rsid w:val="006E1800"/>
    <w:rsid w:val="006E18CE"/>
    <w:rsid w:val="006E1B71"/>
    <w:rsid w:val="006E1BE2"/>
    <w:rsid w:val="006E1FD9"/>
    <w:rsid w:val="006E21D2"/>
    <w:rsid w:val="006E23DF"/>
    <w:rsid w:val="006E2431"/>
    <w:rsid w:val="006E24D8"/>
    <w:rsid w:val="006E2578"/>
    <w:rsid w:val="006E268C"/>
    <w:rsid w:val="006E2801"/>
    <w:rsid w:val="006E28A3"/>
    <w:rsid w:val="006E2A24"/>
    <w:rsid w:val="006E2A33"/>
    <w:rsid w:val="006E2B92"/>
    <w:rsid w:val="006E2C1A"/>
    <w:rsid w:val="006E2C86"/>
    <w:rsid w:val="006E2E3A"/>
    <w:rsid w:val="006E3100"/>
    <w:rsid w:val="006E312F"/>
    <w:rsid w:val="006E31E5"/>
    <w:rsid w:val="006E3243"/>
    <w:rsid w:val="006E32F6"/>
    <w:rsid w:val="006E3300"/>
    <w:rsid w:val="006E35AF"/>
    <w:rsid w:val="006E35EE"/>
    <w:rsid w:val="006E36FF"/>
    <w:rsid w:val="006E3A73"/>
    <w:rsid w:val="006E3D3F"/>
    <w:rsid w:val="006E3DD1"/>
    <w:rsid w:val="006E3F0A"/>
    <w:rsid w:val="006E3F2A"/>
    <w:rsid w:val="006E400C"/>
    <w:rsid w:val="006E4111"/>
    <w:rsid w:val="006E4539"/>
    <w:rsid w:val="006E463C"/>
    <w:rsid w:val="006E475E"/>
    <w:rsid w:val="006E4AE0"/>
    <w:rsid w:val="006E4D09"/>
    <w:rsid w:val="006E4D15"/>
    <w:rsid w:val="006E4D7A"/>
    <w:rsid w:val="006E4E7F"/>
    <w:rsid w:val="006E4F13"/>
    <w:rsid w:val="006E5242"/>
    <w:rsid w:val="006E526A"/>
    <w:rsid w:val="006E52D1"/>
    <w:rsid w:val="006E559E"/>
    <w:rsid w:val="006E56F5"/>
    <w:rsid w:val="006E5A69"/>
    <w:rsid w:val="006E5D53"/>
    <w:rsid w:val="006E5E35"/>
    <w:rsid w:val="006E6054"/>
    <w:rsid w:val="006E60D2"/>
    <w:rsid w:val="006E6139"/>
    <w:rsid w:val="006E6147"/>
    <w:rsid w:val="006E6162"/>
    <w:rsid w:val="006E61F0"/>
    <w:rsid w:val="006E6224"/>
    <w:rsid w:val="006E6237"/>
    <w:rsid w:val="006E6283"/>
    <w:rsid w:val="006E62C5"/>
    <w:rsid w:val="006E62D3"/>
    <w:rsid w:val="006E63A0"/>
    <w:rsid w:val="006E645C"/>
    <w:rsid w:val="006E64BD"/>
    <w:rsid w:val="006E653C"/>
    <w:rsid w:val="006E66BF"/>
    <w:rsid w:val="006E6771"/>
    <w:rsid w:val="006E67E3"/>
    <w:rsid w:val="006E6818"/>
    <w:rsid w:val="006E6836"/>
    <w:rsid w:val="006E6930"/>
    <w:rsid w:val="006E69BB"/>
    <w:rsid w:val="006E6A39"/>
    <w:rsid w:val="006E6A70"/>
    <w:rsid w:val="006E6C4B"/>
    <w:rsid w:val="006E6EB5"/>
    <w:rsid w:val="006E6ED6"/>
    <w:rsid w:val="006E701D"/>
    <w:rsid w:val="006E7023"/>
    <w:rsid w:val="006E722C"/>
    <w:rsid w:val="006E7325"/>
    <w:rsid w:val="006E737F"/>
    <w:rsid w:val="006E7617"/>
    <w:rsid w:val="006E7A6B"/>
    <w:rsid w:val="006E7AD3"/>
    <w:rsid w:val="006E7C45"/>
    <w:rsid w:val="006E7E35"/>
    <w:rsid w:val="006E7EB8"/>
    <w:rsid w:val="006F004E"/>
    <w:rsid w:val="006F0198"/>
    <w:rsid w:val="006F035F"/>
    <w:rsid w:val="006F0396"/>
    <w:rsid w:val="006F0751"/>
    <w:rsid w:val="006F07C9"/>
    <w:rsid w:val="006F084A"/>
    <w:rsid w:val="006F08C2"/>
    <w:rsid w:val="006F0ABD"/>
    <w:rsid w:val="006F0BCD"/>
    <w:rsid w:val="006F0C83"/>
    <w:rsid w:val="006F0F2D"/>
    <w:rsid w:val="006F1053"/>
    <w:rsid w:val="006F10E0"/>
    <w:rsid w:val="006F1101"/>
    <w:rsid w:val="006F129A"/>
    <w:rsid w:val="006F1416"/>
    <w:rsid w:val="006F1614"/>
    <w:rsid w:val="006F169D"/>
    <w:rsid w:val="006F17BC"/>
    <w:rsid w:val="006F188D"/>
    <w:rsid w:val="006F19C2"/>
    <w:rsid w:val="006F1B43"/>
    <w:rsid w:val="006F1D12"/>
    <w:rsid w:val="006F1D7B"/>
    <w:rsid w:val="006F2149"/>
    <w:rsid w:val="006F22AD"/>
    <w:rsid w:val="006F2359"/>
    <w:rsid w:val="006F2485"/>
    <w:rsid w:val="006F25B1"/>
    <w:rsid w:val="006F266D"/>
    <w:rsid w:val="006F2702"/>
    <w:rsid w:val="006F2769"/>
    <w:rsid w:val="006F2775"/>
    <w:rsid w:val="006F2866"/>
    <w:rsid w:val="006F2B28"/>
    <w:rsid w:val="006F2C15"/>
    <w:rsid w:val="006F2C65"/>
    <w:rsid w:val="006F2D3A"/>
    <w:rsid w:val="006F2DB3"/>
    <w:rsid w:val="006F2DFA"/>
    <w:rsid w:val="006F2E4F"/>
    <w:rsid w:val="006F2ED8"/>
    <w:rsid w:val="006F2F1B"/>
    <w:rsid w:val="006F3082"/>
    <w:rsid w:val="006F3108"/>
    <w:rsid w:val="006F31DE"/>
    <w:rsid w:val="006F32E2"/>
    <w:rsid w:val="006F33EF"/>
    <w:rsid w:val="006F3654"/>
    <w:rsid w:val="006F3661"/>
    <w:rsid w:val="006F3676"/>
    <w:rsid w:val="006F37D4"/>
    <w:rsid w:val="006F3809"/>
    <w:rsid w:val="006F38AC"/>
    <w:rsid w:val="006F3A24"/>
    <w:rsid w:val="006F3BA7"/>
    <w:rsid w:val="006F3D7B"/>
    <w:rsid w:val="006F3E78"/>
    <w:rsid w:val="006F3F63"/>
    <w:rsid w:val="006F4017"/>
    <w:rsid w:val="006F428E"/>
    <w:rsid w:val="006F42FE"/>
    <w:rsid w:val="006F432A"/>
    <w:rsid w:val="006F446F"/>
    <w:rsid w:val="006F4518"/>
    <w:rsid w:val="006F4632"/>
    <w:rsid w:val="006F474E"/>
    <w:rsid w:val="006F4775"/>
    <w:rsid w:val="006F48AA"/>
    <w:rsid w:val="006F48C3"/>
    <w:rsid w:val="006F4929"/>
    <w:rsid w:val="006F498C"/>
    <w:rsid w:val="006F49D8"/>
    <w:rsid w:val="006F4A0D"/>
    <w:rsid w:val="006F4A1B"/>
    <w:rsid w:val="006F4ADE"/>
    <w:rsid w:val="006F4C3B"/>
    <w:rsid w:val="006F4E71"/>
    <w:rsid w:val="006F5247"/>
    <w:rsid w:val="006F5466"/>
    <w:rsid w:val="006F55AC"/>
    <w:rsid w:val="006F560E"/>
    <w:rsid w:val="006F584D"/>
    <w:rsid w:val="006F58BD"/>
    <w:rsid w:val="006F5975"/>
    <w:rsid w:val="006F5BD5"/>
    <w:rsid w:val="006F5C59"/>
    <w:rsid w:val="006F5D87"/>
    <w:rsid w:val="006F5DEE"/>
    <w:rsid w:val="006F5E40"/>
    <w:rsid w:val="006F5EBF"/>
    <w:rsid w:val="006F6174"/>
    <w:rsid w:val="006F62B5"/>
    <w:rsid w:val="006F6484"/>
    <w:rsid w:val="006F6560"/>
    <w:rsid w:val="006F6633"/>
    <w:rsid w:val="006F6655"/>
    <w:rsid w:val="006F66E1"/>
    <w:rsid w:val="006F66EB"/>
    <w:rsid w:val="006F678D"/>
    <w:rsid w:val="006F696D"/>
    <w:rsid w:val="006F69B8"/>
    <w:rsid w:val="006F6C65"/>
    <w:rsid w:val="006F6DCF"/>
    <w:rsid w:val="006F6E9B"/>
    <w:rsid w:val="006F6EB4"/>
    <w:rsid w:val="006F6EE0"/>
    <w:rsid w:val="006F6F70"/>
    <w:rsid w:val="006F6F89"/>
    <w:rsid w:val="006F70CC"/>
    <w:rsid w:val="006F711E"/>
    <w:rsid w:val="006F71E3"/>
    <w:rsid w:val="006F71F5"/>
    <w:rsid w:val="006F7388"/>
    <w:rsid w:val="006F7548"/>
    <w:rsid w:val="006F769A"/>
    <w:rsid w:val="006F7700"/>
    <w:rsid w:val="006F78BF"/>
    <w:rsid w:val="006F7AB3"/>
    <w:rsid w:val="006F7B97"/>
    <w:rsid w:val="006F7EDC"/>
    <w:rsid w:val="006F7F47"/>
    <w:rsid w:val="00700056"/>
    <w:rsid w:val="00700110"/>
    <w:rsid w:val="00700707"/>
    <w:rsid w:val="00700762"/>
    <w:rsid w:val="007007AE"/>
    <w:rsid w:val="007007DE"/>
    <w:rsid w:val="00700851"/>
    <w:rsid w:val="00700A13"/>
    <w:rsid w:val="00700BC4"/>
    <w:rsid w:val="00700C44"/>
    <w:rsid w:val="00700C7F"/>
    <w:rsid w:val="00700E09"/>
    <w:rsid w:val="00700FC1"/>
    <w:rsid w:val="00700FD3"/>
    <w:rsid w:val="007010E9"/>
    <w:rsid w:val="00701168"/>
    <w:rsid w:val="00701282"/>
    <w:rsid w:val="00701314"/>
    <w:rsid w:val="0070156B"/>
    <w:rsid w:val="00701868"/>
    <w:rsid w:val="007019B5"/>
    <w:rsid w:val="00701AC5"/>
    <w:rsid w:val="00701B29"/>
    <w:rsid w:val="00701B4E"/>
    <w:rsid w:val="00701BFC"/>
    <w:rsid w:val="00701C61"/>
    <w:rsid w:val="00701D59"/>
    <w:rsid w:val="00701EDC"/>
    <w:rsid w:val="00701FF5"/>
    <w:rsid w:val="007020C8"/>
    <w:rsid w:val="00702258"/>
    <w:rsid w:val="00702D2E"/>
    <w:rsid w:val="00702F0E"/>
    <w:rsid w:val="00702F3F"/>
    <w:rsid w:val="00703152"/>
    <w:rsid w:val="0070317E"/>
    <w:rsid w:val="0070333B"/>
    <w:rsid w:val="007035B1"/>
    <w:rsid w:val="00703605"/>
    <w:rsid w:val="00703740"/>
    <w:rsid w:val="00703802"/>
    <w:rsid w:val="00703966"/>
    <w:rsid w:val="00703AFE"/>
    <w:rsid w:val="00703CA1"/>
    <w:rsid w:val="00703DB1"/>
    <w:rsid w:val="00703DD1"/>
    <w:rsid w:val="00703F6A"/>
    <w:rsid w:val="00704091"/>
    <w:rsid w:val="007040BD"/>
    <w:rsid w:val="00704213"/>
    <w:rsid w:val="00704402"/>
    <w:rsid w:val="0070446C"/>
    <w:rsid w:val="007045A6"/>
    <w:rsid w:val="007046A8"/>
    <w:rsid w:val="0070472F"/>
    <w:rsid w:val="0070485B"/>
    <w:rsid w:val="00704882"/>
    <w:rsid w:val="007049A0"/>
    <w:rsid w:val="00704A62"/>
    <w:rsid w:val="00704B45"/>
    <w:rsid w:val="00704CFE"/>
    <w:rsid w:val="00704EF9"/>
    <w:rsid w:val="00705366"/>
    <w:rsid w:val="0070545E"/>
    <w:rsid w:val="007054BC"/>
    <w:rsid w:val="00705518"/>
    <w:rsid w:val="0070569B"/>
    <w:rsid w:val="00705721"/>
    <w:rsid w:val="00705888"/>
    <w:rsid w:val="00705C83"/>
    <w:rsid w:val="00705E6E"/>
    <w:rsid w:val="007062A1"/>
    <w:rsid w:val="00706310"/>
    <w:rsid w:val="00706652"/>
    <w:rsid w:val="007066A8"/>
    <w:rsid w:val="00706887"/>
    <w:rsid w:val="00706A25"/>
    <w:rsid w:val="00706BB2"/>
    <w:rsid w:val="00706CC0"/>
    <w:rsid w:val="00707216"/>
    <w:rsid w:val="00707246"/>
    <w:rsid w:val="0070726D"/>
    <w:rsid w:val="00707369"/>
    <w:rsid w:val="00707430"/>
    <w:rsid w:val="007075D7"/>
    <w:rsid w:val="00707665"/>
    <w:rsid w:val="0070783E"/>
    <w:rsid w:val="007078FA"/>
    <w:rsid w:val="0070790F"/>
    <w:rsid w:val="00707A70"/>
    <w:rsid w:val="00707A7A"/>
    <w:rsid w:val="00707BB8"/>
    <w:rsid w:val="00707E60"/>
    <w:rsid w:val="00707F99"/>
    <w:rsid w:val="00707FFC"/>
    <w:rsid w:val="00710200"/>
    <w:rsid w:val="007102F4"/>
    <w:rsid w:val="007106F7"/>
    <w:rsid w:val="00710780"/>
    <w:rsid w:val="00710810"/>
    <w:rsid w:val="007108CE"/>
    <w:rsid w:val="00710926"/>
    <w:rsid w:val="00710A3F"/>
    <w:rsid w:val="00710AB7"/>
    <w:rsid w:val="00710B3B"/>
    <w:rsid w:val="00710BF2"/>
    <w:rsid w:val="00710C74"/>
    <w:rsid w:val="00710C82"/>
    <w:rsid w:val="00710CDD"/>
    <w:rsid w:val="00710D1C"/>
    <w:rsid w:val="00711050"/>
    <w:rsid w:val="0071107E"/>
    <w:rsid w:val="0071170C"/>
    <w:rsid w:val="00711806"/>
    <w:rsid w:val="0071183B"/>
    <w:rsid w:val="007118FF"/>
    <w:rsid w:val="007119E2"/>
    <w:rsid w:val="00711A2C"/>
    <w:rsid w:val="00711B65"/>
    <w:rsid w:val="00711B9F"/>
    <w:rsid w:val="00711C38"/>
    <w:rsid w:val="00711E37"/>
    <w:rsid w:val="00711E82"/>
    <w:rsid w:val="00712095"/>
    <w:rsid w:val="00712395"/>
    <w:rsid w:val="00712474"/>
    <w:rsid w:val="007124D0"/>
    <w:rsid w:val="007126F5"/>
    <w:rsid w:val="0071288D"/>
    <w:rsid w:val="00712A3E"/>
    <w:rsid w:val="00712A4B"/>
    <w:rsid w:val="00712AB5"/>
    <w:rsid w:val="00712D61"/>
    <w:rsid w:val="00712DA3"/>
    <w:rsid w:val="00712DC9"/>
    <w:rsid w:val="00712FD1"/>
    <w:rsid w:val="00713278"/>
    <w:rsid w:val="007136E2"/>
    <w:rsid w:val="0071396F"/>
    <w:rsid w:val="00713A9E"/>
    <w:rsid w:val="00713BCB"/>
    <w:rsid w:val="00713C06"/>
    <w:rsid w:val="00713F00"/>
    <w:rsid w:val="00713F50"/>
    <w:rsid w:val="007140A5"/>
    <w:rsid w:val="007141F9"/>
    <w:rsid w:val="00714286"/>
    <w:rsid w:val="00714403"/>
    <w:rsid w:val="0071446B"/>
    <w:rsid w:val="00714669"/>
    <w:rsid w:val="007146F7"/>
    <w:rsid w:val="00714738"/>
    <w:rsid w:val="0071479A"/>
    <w:rsid w:val="007147A1"/>
    <w:rsid w:val="007147E5"/>
    <w:rsid w:val="00714C55"/>
    <w:rsid w:val="00714D00"/>
    <w:rsid w:val="00714E77"/>
    <w:rsid w:val="00714F73"/>
    <w:rsid w:val="00714FB1"/>
    <w:rsid w:val="007150BC"/>
    <w:rsid w:val="007150C1"/>
    <w:rsid w:val="007150C4"/>
    <w:rsid w:val="00715399"/>
    <w:rsid w:val="007153B8"/>
    <w:rsid w:val="00715494"/>
    <w:rsid w:val="007154B3"/>
    <w:rsid w:val="00715515"/>
    <w:rsid w:val="00715614"/>
    <w:rsid w:val="00715871"/>
    <w:rsid w:val="007158D1"/>
    <w:rsid w:val="007159AB"/>
    <w:rsid w:val="00715B23"/>
    <w:rsid w:val="00715EA2"/>
    <w:rsid w:val="00715FB6"/>
    <w:rsid w:val="007160C9"/>
    <w:rsid w:val="007160F9"/>
    <w:rsid w:val="0071623F"/>
    <w:rsid w:val="0071631E"/>
    <w:rsid w:val="00716348"/>
    <w:rsid w:val="00716375"/>
    <w:rsid w:val="00716528"/>
    <w:rsid w:val="007166C5"/>
    <w:rsid w:val="00716728"/>
    <w:rsid w:val="007167A1"/>
    <w:rsid w:val="007168E6"/>
    <w:rsid w:val="00716FDF"/>
    <w:rsid w:val="007171BF"/>
    <w:rsid w:val="007172DE"/>
    <w:rsid w:val="0071736F"/>
    <w:rsid w:val="0071764C"/>
    <w:rsid w:val="007176A6"/>
    <w:rsid w:val="0071771C"/>
    <w:rsid w:val="00717C5D"/>
    <w:rsid w:val="00717E0D"/>
    <w:rsid w:val="0071D9A8"/>
    <w:rsid w:val="00720135"/>
    <w:rsid w:val="0072018C"/>
    <w:rsid w:val="007201C1"/>
    <w:rsid w:val="0072029B"/>
    <w:rsid w:val="007202B3"/>
    <w:rsid w:val="00720510"/>
    <w:rsid w:val="007206A2"/>
    <w:rsid w:val="00720897"/>
    <w:rsid w:val="0072089A"/>
    <w:rsid w:val="007208DE"/>
    <w:rsid w:val="007208FF"/>
    <w:rsid w:val="007209C2"/>
    <w:rsid w:val="00720BB6"/>
    <w:rsid w:val="00720D16"/>
    <w:rsid w:val="00720EE5"/>
    <w:rsid w:val="00721014"/>
    <w:rsid w:val="0072127E"/>
    <w:rsid w:val="007214A7"/>
    <w:rsid w:val="007215D6"/>
    <w:rsid w:val="007215E4"/>
    <w:rsid w:val="00721625"/>
    <w:rsid w:val="007219E2"/>
    <w:rsid w:val="00721AD4"/>
    <w:rsid w:val="00721EF6"/>
    <w:rsid w:val="00721F49"/>
    <w:rsid w:val="00721F7B"/>
    <w:rsid w:val="0072215A"/>
    <w:rsid w:val="00722237"/>
    <w:rsid w:val="00722572"/>
    <w:rsid w:val="00722772"/>
    <w:rsid w:val="0072277B"/>
    <w:rsid w:val="007227B4"/>
    <w:rsid w:val="007227F8"/>
    <w:rsid w:val="0072280D"/>
    <w:rsid w:val="00722B32"/>
    <w:rsid w:val="00722C16"/>
    <w:rsid w:val="00722C5C"/>
    <w:rsid w:val="00722D11"/>
    <w:rsid w:val="00722D31"/>
    <w:rsid w:val="00722D5B"/>
    <w:rsid w:val="00722D64"/>
    <w:rsid w:val="00722E4C"/>
    <w:rsid w:val="00722E6F"/>
    <w:rsid w:val="007231D5"/>
    <w:rsid w:val="007232F2"/>
    <w:rsid w:val="00723594"/>
    <w:rsid w:val="00723706"/>
    <w:rsid w:val="0072390D"/>
    <w:rsid w:val="007239B6"/>
    <w:rsid w:val="007239F7"/>
    <w:rsid w:val="00723A13"/>
    <w:rsid w:val="00723B3B"/>
    <w:rsid w:val="00723BF0"/>
    <w:rsid w:val="00723CAA"/>
    <w:rsid w:val="00723E4D"/>
    <w:rsid w:val="0072402F"/>
    <w:rsid w:val="007240C5"/>
    <w:rsid w:val="00724217"/>
    <w:rsid w:val="00724461"/>
    <w:rsid w:val="007244CD"/>
    <w:rsid w:val="0072455A"/>
    <w:rsid w:val="007245A3"/>
    <w:rsid w:val="00724AF9"/>
    <w:rsid w:val="00724C12"/>
    <w:rsid w:val="00724CEE"/>
    <w:rsid w:val="00724EC8"/>
    <w:rsid w:val="00724FF5"/>
    <w:rsid w:val="00725069"/>
    <w:rsid w:val="007255A1"/>
    <w:rsid w:val="0072563B"/>
    <w:rsid w:val="0072573A"/>
    <w:rsid w:val="00725857"/>
    <w:rsid w:val="007258BA"/>
    <w:rsid w:val="0072592A"/>
    <w:rsid w:val="007259FB"/>
    <w:rsid w:val="00725A64"/>
    <w:rsid w:val="00725A81"/>
    <w:rsid w:val="00725A8F"/>
    <w:rsid w:val="00725C80"/>
    <w:rsid w:val="00725C99"/>
    <w:rsid w:val="00725D72"/>
    <w:rsid w:val="00725EE5"/>
    <w:rsid w:val="00725FBF"/>
    <w:rsid w:val="007260B2"/>
    <w:rsid w:val="00726224"/>
    <w:rsid w:val="0072645B"/>
    <w:rsid w:val="00726499"/>
    <w:rsid w:val="00726599"/>
    <w:rsid w:val="007265E1"/>
    <w:rsid w:val="00726659"/>
    <w:rsid w:val="0072685D"/>
    <w:rsid w:val="00726956"/>
    <w:rsid w:val="00726958"/>
    <w:rsid w:val="00726A51"/>
    <w:rsid w:val="00726AE4"/>
    <w:rsid w:val="00726C05"/>
    <w:rsid w:val="00726C6A"/>
    <w:rsid w:val="00726C9C"/>
    <w:rsid w:val="00726DD8"/>
    <w:rsid w:val="00727215"/>
    <w:rsid w:val="00727256"/>
    <w:rsid w:val="00727492"/>
    <w:rsid w:val="0072763D"/>
    <w:rsid w:val="007278EA"/>
    <w:rsid w:val="00727ADB"/>
    <w:rsid w:val="00727CE2"/>
    <w:rsid w:val="00727F37"/>
    <w:rsid w:val="007299E0"/>
    <w:rsid w:val="00730207"/>
    <w:rsid w:val="0073042F"/>
    <w:rsid w:val="0073049A"/>
    <w:rsid w:val="00730568"/>
    <w:rsid w:val="00730609"/>
    <w:rsid w:val="0073091E"/>
    <w:rsid w:val="007309A0"/>
    <w:rsid w:val="00730BE1"/>
    <w:rsid w:val="007310DC"/>
    <w:rsid w:val="007314F1"/>
    <w:rsid w:val="0073163C"/>
    <w:rsid w:val="00731753"/>
    <w:rsid w:val="00731764"/>
    <w:rsid w:val="007317FE"/>
    <w:rsid w:val="007319E7"/>
    <w:rsid w:val="00731AED"/>
    <w:rsid w:val="00731BB0"/>
    <w:rsid w:val="00731C83"/>
    <w:rsid w:val="00731D05"/>
    <w:rsid w:val="00731D84"/>
    <w:rsid w:val="00731D98"/>
    <w:rsid w:val="00732125"/>
    <w:rsid w:val="00732695"/>
    <w:rsid w:val="007326FB"/>
    <w:rsid w:val="007327B8"/>
    <w:rsid w:val="0073299E"/>
    <w:rsid w:val="007329B0"/>
    <w:rsid w:val="007329FE"/>
    <w:rsid w:val="00732B62"/>
    <w:rsid w:val="00732BFC"/>
    <w:rsid w:val="00732D1C"/>
    <w:rsid w:val="00732E96"/>
    <w:rsid w:val="00732FCC"/>
    <w:rsid w:val="0073305C"/>
    <w:rsid w:val="0073365F"/>
    <w:rsid w:val="0073367C"/>
    <w:rsid w:val="00733810"/>
    <w:rsid w:val="0073390F"/>
    <w:rsid w:val="00733A92"/>
    <w:rsid w:val="00733B45"/>
    <w:rsid w:val="00733CAA"/>
    <w:rsid w:val="00733DFD"/>
    <w:rsid w:val="00733F30"/>
    <w:rsid w:val="00733F36"/>
    <w:rsid w:val="00734086"/>
    <w:rsid w:val="0073411A"/>
    <w:rsid w:val="00734292"/>
    <w:rsid w:val="007343CB"/>
    <w:rsid w:val="0073450B"/>
    <w:rsid w:val="007345FE"/>
    <w:rsid w:val="00734686"/>
    <w:rsid w:val="00734695"/>
    <w:rsid w:val="0073474E"/>
    <w:rsid w:val="00734A90"/>
    <w:rsid w:val="00734AE3"/>
    <w:rsid w:val="00735171"/>
    <w:rsid w:val="007351CE"/>
    <w:rsid w:val="00735801"/>
    <w:rsid w:val="00735ABA"/>
    <w:rsid w:val="00735ACF"/>
    <w:rsid w:val="00735B19"/>
    <w:rsid w:val="00735B89"/>
    <w:rsid w:val="00735D9E"/>
    <w:rsid w:val="00736461"/>
    <w:rsid w:val="0073654D"/>
    <w:rsid w:val="007366D0"/>
    <w:rsid w:val="007367AC"/>
    <w:rsid w:val="007367EC"/>
    <w:rsid w:val="00736829"/>
    <w:rsid w:val="007368F7"/>
    <w:rsid w:val="00736A49"/>
    <w:rsid w:val="00736AEB"/>
    <w:rsid w:val="00736BB3"/>
    <w:rsid w:val="00736BCB"/>
    <w:rsid w:val="00736C2E"/>
    <w:rsid w:val="00736D39"/>
    <w:rsid w:val="00736E88"/>
    <w:rsid w:val="00736EA1"/>
    <w:rsid w:val="00736F21"/>
    <w:rsid w:val="00736F66"/>
    <w:rsid w:val="007370DF"/>
    <w:rsid w:val="00737134"/>
    <w:rsid w:val="007377D7"/>
    <w:rsid w:val="007378AE"/>
    <w:rsid w:val="007378FA"/>
    <w:rsid w:val="00737AA3"/>
    <w:rsid w:val="00737B95"/>
    <w:rsid w:val="00737C6F"/>
    <w:rsid w:val="00737ED6"/>
    <w:rsid w:val="00737F9D"/>
    <w:rsid w:val="00739F30"/>
    <w:rsid w:val="0073E7F6"/>
    <w:rsid w:val="0074008B"/>
    <w:rsid w:val="00740150"/>
    <w:rsid w:val="0074032B"/>
    <w:rsid w:val="007403FC"/>
    <w:rsid w:val="00740513"/>
    <w:rsid w:val="00740716"/>
    <w:rsid w:val="007407C5"/>
    <w:rsid w:val="007407D4"/>
    <w:rsid w:val="0074081A"/>
    <w:rsid w:val="00740B7F"/>
    <w:rsid w:val="00740BCB"/>
    <w:rsid w:val="00740C0A"/>
    <w:rsid w:val="00740D6B"/>
    <w:rsid w:val="00740D91"/>
    <w:rsid w:val="00740DFC"/>
    <w:rsid w:val="00740FAF"/>
    <w:rsid w:val="00740FD6"/>
    <w:rsid w:val="00741129"/>
    <w:rsid w:val="0074112A"/>
    <w:rsid w:val="0074116A"/>
    <w:rsid w:val="007412DA"/>
    <w:rsid w:val="007412DF"/>
    <w:rsid w:val="0074141B"/>
    <w:rsid w:val="00741514"/>
    <w:rsid w:val="00741D0A"/>
    <w:rsid w:val="00741DA1"/>
    <w:rsid w:val="00741DDF"/>
    <w:rsid w:val="00741E85"/>
    <w:rsid w:val="007421B0"/>
    <w:rsid w:val="0074220A"/>
    <w:rsid w:val="0074220F"/>
    <w:rsid w:val="00742249"/>
    <w:rsid w:val="00742273"/>
    <w:rsid w:val="00742293"/>
    <w:rsid w:val="007424BD"/>
    <w:rsid w:val="007424BF"/>
    <w:rsid w:val="0074251F"/>
    <w:rsid w:val="007426AE"/>
    <w:rsid w:val="007426CB"/>
    <w:rsid w:val="00742804"/>
    <w:rsid w:val="0074296C"/>
    <w:rsid w:val="00742A81"/>
    <w:rsid w:val="00742C4E"/>
    <w:rsid w:val="00742F6C"/>
    <w:rsid w:val="0074331F"/>
    <w:rsid w:val="00743572"/>
    <w:rsid w:val="007437DD"/>
    <w:rsid w:val="007439DE"/>
    <w:rsid w:val="00743ABE"/>
    <w:rsid w:val="00743D1F"/>
    <w:rsid w:val="00743DAD"/>
    <w:rsid w:val="00743F61"/>
    <w:rsid w:val="00744004"/>
    <w:rsid w:val="00744325"/>
    <w:rsid w:val="007443AE"/>
    <w:rsid w:val="00744725"/>
    <w:rsid w:val="00744764"/>
    <w:rsid w:val="007447F4"/>
    <w:rsid w:val="00744A25"/>
    <w:rsid w:val="00744B31"/>
    <w:rsid w:val="00744BE6"/>
    <w:rsid w:val="00744CAC"/>
    <w:rsid w:val="00744F2F"/>
    <w:rsid w:val="0074507F"/>
    <w:rsid w:val="00745172"/>
    <w:rsid w:val="00745237"/>
    <w:rsid w:val="007457F8"/>
    <w:rsid w:val="00745910"/>
    <w:rsid w:val="007459FA"/>
    <w:rsid w:val="00745B21"/>
    <w:rsid w:val="00745C84"/>
    <w:rsid w:val="00745CAA"/>
    <w:rsid w:val="00745D5A"/>
    <w:rsid w:val="00745E99"/>
    <w:rsid w:val="00745F47"/>
    <w:rsid w:val="00745FA3"/>
    <w:rsid w:val="007460AF"/>
    <w:rsid w:val="007460B4"/>
    <w:rsid w:val="007460C5"/>
    <w:rsid w:val="007460FF"/>
    <w:rsid w:val="00746176"/>
    <w:rsid w:val="00746231"/>
    <w:rsid w:val="00746333"/>
    <w:rsid w:val="007463A0"/>
    <w:rsid w:val="007463C6"/>
    <w:rsid w:val="007465C9"/>
    <w:rsid w:val="00746B73"/>
    <w:rsid w:val="00746CA0"/>
    <w:rsid w:val="00747295"/>
    <w:rsid w:val="007472C6"/>
    <w:rsid w:val="0074732B"/>
    <w:rsid w:val="00747573"/>
    <w:rsid w:val="00747589"/>
    <w:rsid w:val="00747800"/>
    <w:rsid w:val="007478F1"/>
    <w:rsid w:val="00747D2B"/>
    <w:rsid w:val="00747D49"/>
    <w:rsid w:val="00747F04"/>
    <w:rsid w:val="0074CF6D"/>
    <w:rsid w:val="00750063"/>
    <w:rsid w:val="007500A9"/>
    <w:rsid w:val="00750228"/>
    <w:rsid w:val="0075057C"/>
    <w:rsid w:val="00750689"/>
    <w:rsid w:val="0075081C"/>
    <w:rsid w:val="00750849"/>
    <w:rsid w:val="007509CC"/>
    <w:rsid w:val="00750B34"/>
    <w:rsid w:val="00750E16"/>
    <w:rsid w:val="00750E72"/>
    <w:rsid w:val="00750EC3"/>
    <w:rsid w:val="00750F31"/>
    <w:rsid w:val="00751085"/>
    <w:rsid w:val="00751213"/>
    <w:rsid w:val="00751361"/>
    <w:rsid w:val="00751375"/>
    <w:rsid w:val="00751523"/>
    <w:rsid w:val="007517E9"/>
    <w:rsid w:val="00751876"/>
    <w:rsid w:val="007518BC"/>
    <w:rsid w:val="0075198A"/>
    <w:rsid w:val="00751998"/>
    <w:rsid w:val="00751C2E"/>
    <w:rsid w:val="00751EE3"/>
    <w:rsid w:val="00751F27"/>
    <w:rsid w:val="00751F51"/>
    <w:rsid w:val="00751F60"/>
    <w:rsid w:val="007521F1"/>
    <w:rsid w:val="007523C2"/>
    <w:rsid w:val="007523C4"/>
    <w:rsid w:val="007523F8"/>
    <w:rsid w:val="00752492"/>
    <w:rsid w:val="0075260D"/>
    <w:rsid w:val="00752678"/>
    <w:rsid w:val="0075268B"/>
    <w:rsid w:val="00752876"/>
    <w:rsid w:val="00752CE4"/>
    <w:rsid w:val="00752FAF"/>
    <w:rsid w:val="007534CA"/>
    <w:rsid w:val="00753553"/>
    <w:rsid w:val="0075369F"/>
    <w:rsid w:val="007536A0"/>
    <w:rsid w:val="0075370F"/>
    <w:rsid w:val="0075384A"/>
    <w:rsid w:val="00753A47"/>
    <w:rsid w:val="00753D82"/>
    <w:rsid w:val="0075402C"/>
    <w:rsid w:val="00754281"/>
    <w:rsid w:val="00754373"/>
    <w:rsid w:val="007544A4"/>
    <w:rsid w:val="0075470A"/>
    <w:rsid w:val="007547E3"/>
    <w:rsid w:val="007548A7"/>
    <w:rsid w:val="007548BC"/>
    <w:rsid w:val="00754B7F"/>
    <w:rsid w:val="00754D04"/>
    <w:rsid w:val="00754D23"/>
    <w:rsid w:val="00754DA5"/>
    <w:rsid w:val="00754FD2"/>
    <w:rsid w:val="00755344"/>
    <w:rsid w:val="00755346"/>
    <w:rsid w:val="007553AE"/>
    <w:rsid w:val="007554BF"/>
    <w:rsid w:val="00755680"/>
    <w:rsid w:val="00755A30"/>
    <w:rsid w:val="00755AB7"/>
    <w:rsid w:val="00755BC0"/>
    <w:rsid w:val="00755D39"/>
    <w:rsid w:val="00755E3F"/>
    <w:rsid w:val="00755F04"/>
    <w:rsid w:val="00755FF2"/>
    <w:rsid w:val="00756205"/>
    <w:rsid w:val="0075622F"/>
    <w:rsid w:val="007563B7"/>
    <w:rsid w:val="007563EB"/>
    <w:rsid w:val="0075643C"/>
    <w:rsid w:val="0075653D"/>
    <w:rsid w:val="00756C7F"/>
    <w:rsid w:val="00756C94"/>
    <w:rsid w:val="00756CBA"/>
    <w:rsid w:val="00756E42"/>
    <w:rsid w:val="00756EF8"/>
    <w:rsid w:val="00757081"/>
    <w:rsid w:val="0075763E"/>
    <w:rsid w:val="00757655"/>
    <w:rsid w:val="00757697"/>
    <w:rsid w:val="00757B78"/>
    <w:rsid w:val="00757D77"/>
    <w:rsid w:val="00757EB8"/>
    <w:rsid w:val="0076017E"/>
    <w:rsid w:val="00760340"/>
    <w:rsid w:val="007603D2"/>
    <w:rsid w:val="0076042E"/>
    <w:rsid w:val="00760445"/>
    <w:rsid w:val="007604F5"/>
    <w:rsid w:val="00760589"/>
    <w:rsid w:val="00760683"/>
    <w:rsid w:val="007607CF"/>
    <w:rsid w:val="0076088E"/>
    <w:rsid w:val="007609D4"/>
    <w:rsid w:val="00760BCD"/>
    <w:rsid w:val="00760C44"/>
    <w:rsid w:val="00760CE7"/>
    <w:rsid w:val="00760DA9"/>
    <w:rsid w:val="00761024"/>
    <w:rsid w:val="007611B7"/>
    <w:rsid w:val="007612ED"/>
    <w:rsid w:val="007612F7"/>
    <w:rsid w:val="00761314"/>
    <w:rsid w:val="007616C6"/>
    <w:rsid w:val="007617D9"/>
    <w:rsid w:val="00761A85"/>
    <w:rsid w:val="00761AC9"/>
    <w:rsid w:val="00761C12"/>
    <w:rsid w:val="00761C85"/>
    <w:rsid w:val="007620DA"/>
    <w:rsid w:val="0076218A"/>
    <w:rsid w:val="00762425"/>
    <w:rsid w:val="007625E7"/>
    <w:rsid w:val="0076284B"/>
    <w:rsid w:val="00762857"/>
    <w:rsid w:val="0076287E"/>
    <w:rsid w:val="007628C7"/>
    <w:rsid w:val="00762922"/>
    <w:rsid w:val="0076299E"/>
    <w:rsid w:val="00762A41"/>
    <w:rsid w:val="00762AF5"/>
    <w:rsid w:val="00762B5C"/>
    <w:rsid w:val="00762BBE"/>
    <w:rsid w:val="00762E24"/>
    <w:rsid w:val="00762ECB"/>
    <w:rsid w:val="00762ED1"/>
    <w:rsid w:val="00762F03"/>
    <w:rsid w:val="00762F51"/>
    <w:rsid w:val="00763012"/>
    <w:rsid w:val="007634D7"/>
    <w:rsid w:val="007635C0"/>
    <w:rsid w:val="007635FE"/>
    <w:rsid w:val="00763619"/>
    <w:rsid w:val="00763756"/>
    <w:rsid w:val="00763820"/>
    <w:rsid w:val="00763833"/>
    <w:rsid w:val="007638B3"/>
    <w:rsid w:val="007639B2"/>
    <w:rsid w:val="00763A7B"/>
    <w:rsid w:val="00763D2B"/>
    <w:rsid w:val="00763D61"/>
    <w:rsid w:val="00763ECD"/>
    <w:rsid w:val="00763FC1"/>
    <w:rsid w:val="00764010"/>
    <w:rsid w:val="00764035"/>
    <w:rsid w:val="0076404C"/>
    <w:rsid w:val="007642B0"/>
    <w:rsid w:val="00764394"/>
    <w:rsid w:val="007643CD"/>
    <w:rsid w:val="00764753"/>
    <w:rsid w:val="00764B98"/>
    <w:rsid w:val="00764C3C"/>
    <w:rsid w:val="00764CD9"/>
    <w:rsid w:val="00764CF8"/>
    <w:rsid w:val="00764E96"/>
    <w:rsid w:val="00765212"/>
    <w:rsid w:val="0076528F"/>
    <w:rsid w:val="00765533"/>
    <w:rsid w:val="00765599"/>
    <w:rsid w:val="0076577F"/>
    <w:rsid w:val="00765865"/>
    <w:rsid w:val="00765891"/>
    <w:rsid w:val="00765966"/>
    <w:rsid w:val="00765B35"/>
    <w:rsid w:val="00765BC8"/>
    <w:rsid w:val="00765C12"/>
    <w:rsid w:val="00765D3E"/>
    <w:rsid w:val="00765F50"/>
    <w:rsid w:val="00765FD3"/>
    <w:rsid w:val="00766160"/>
    <w:rsid w:val="00766211"/>
    <w:rsid w:val="007662C5"/>
    <w:rsid w:val="007663C0"/>
    <w:rsid w:val="00766466"/>
    <w:rsid w:val="00766481"/>
    <w:rsid w:val="0076654A"/>
    <w:rsid w:val="007665B1"/>
    <w:rsid w:val="007665D7"/>
    <w:rsid w:val="00766646"/>
    <w:rsid w:val="007667C7"/>
    <w:rsid w:val="007667E3"/>
    <w:rsid w:val="007667E6"/>
    <w:rsid w:val="0076694C"/>
    <w:rsid w:val="00766DC7"/>
    <w:rsid w:val="00766EF0"/>
    <w:rsid w:val="00767018"/>
    <w:rsid w:val="007675FB"/>
    <w:rsid w:val="007676EE"/>
    <w:rsid w:val="00767ABF"/>
    <w:rsid w:val="00767F0E"/>
    <w:rsid w:val="00770094"/>
    <w:rsid w:val="0077038A"/>
    <w:rsid w:val="007705BC"/>
    <w:rsid w:val="00770671"/>
    <w:rsid w:val="00770672"/>
    <w:rsid w:val="00770823"/>
    <w:rsid w:val="00770A44"/>
    <w:rsid w:val="00770AA3"/>
    <w:rsid w:val="00770C17"/>
    <w:rsid w:val="00770C40"/>
    <w:rsid w:val="00770D16"/>
    <w:rsid w:val="00770D3E"/>
    <w:rsid w:val="00770DB2"/>
    <w:rsid w:val="00771044"/>
    <w:rsid w:val="007710FC"/>
    <w:rsid w:val="007712F1"/>
    <w:rsid w:val="00771321"/>
    <w:rsid w:val="007713B9"/>
    <w:rsid w:val="007714BF"/>
    <w:rsid w:val="007714CF"/>
    <w:rsid w:val="007716D6"/>
    <w:rsid w:val="00771A08"/>
    <w:rsid w:val="00771AC0"/>
    <w:rsid w:val="00771B53"/>
    <w:rsid w:val="00771D1F"/>
    <w:rsid w:val="00771F1A"/>
    <w:rsid w:val="00772173"/>
    <w:rsid w:val="007722B2"/>
    <w:rsid w:val="007722DD"/>
    <w:rsid w:val="00772356"/>
    <w:rsid w:val="007723B3"/>
    <w:rsid w:val="0077241D"/>
    <w:rsid w:val="00772423"/>
    <w:rsid w:val="00772499"/>
    <w:rsid w:val="0077261B"/>
    <w:rsid w:val="007727FA"/>
    <w:rsid w:val="00772831"/>
    <w:rsid w:val="007728E5"/>
    <w:rsid w:val="00772A2B"/>
    <w:rsid w:val="00772B57"/>
    <w:rsid w:val="00772DEF"/>
    <w:rsid w:val="00772EEA"/>
    <w:rsid w:val="0077300D"/>
    <w:rsid w:val="00773042"/>
    <w:rsid w:val="00773093"/>
    <w:rsid w:val="00773398"/>
    <w:rsid w:val="007733DF"/>
    <w:rsid w:val="00773431"/>
    <w:rsid w:val="007734D7"/>
    <w:rsid w:val="0077354B"/>
    <w:rsid w:val="007735F2"/>
    <w:rsid w:val="00773647"/>
    <w:rsid w:val="007738C0"/>
    <w:rsid w:val="00773B32"/>
    <w:rsid w:val="00773C28"/>
    <w:rsid w:val="00773F1E"/>
    <w:rsid w:val="007740A3"/>
    <w:rsid w:val="00774296"/>
    <w:rsid w:val="007742A0"/>
    <w:rsid w:val="0077431A"/>
    <w:rsid w:val="007745CF"/>
    <w:rsid w:val="007745D1"/>
    <w:rsid w:val="0077491C"/>
    <w:rsid w:val="00774994"/>
    <w:rsid w:val="00774A01"/>
    <w:rsid w:val="00774A32"/>
    <w:rsid w:val="00774BBE"/>
    <w:rsid w:val="00774BD4"/>
    <w:rsid w:val="00774D25"/>
    <w:rsid w:val="00774EE6"/>
    <w:rsid w:val="00774F33"/>
    <w:rsid w:val="00775083"/>
    <w:rsid w:val="00775326"/>
    <w:rsid w:val="00775340"/>
    <w:rsid w:val="00775342"/>
    <w:rsid w:val="0077540B"/>
    <w:rsid w:val="007754A6"/>
    <w:rsid w:val="007754BA"/>
    <w:rsid w:val="007754C3"/>
    <w:rsid w:val="007754C7"/>
    <w:rsid w:val="00775542"/>
    <w:rsid w:val="00775C8A"/>
    <w:rsid w:val="00775D24"/>
    <w:rsid w:val="00775E77"/>
    <w:rsid w:val="00775F69"/>
    <w:rsid w:val="0077627A"/>
    <w:rsid w:val="007763D6"/>
    <w:rsid w:val="007765A7"/>
    <w:rsid w:val="007765BC"/>
    <w:rsid w:val="007765EF"/>
    <w:rsid w:val="0077664F"/>
    <w:rsid w:val="00776847"/>
    <w:rsid w:val="00776B34"/>
    <w:rsid w:val="00776B89"/>
    <w:rsid w:val="00776BE3"/>
    <w:rsid w:val="00776CFB"/>
    <w:rsid w:val="00776D46"/>
    <w:rsid w:val="00776D64"/>
    <w:rsid w:val="00776E96"/>
    <w:rsid w:val="00776F5C"/>
    <w:rsid w:val="00776F7F"/>
    <w:rsid w:val="00777267"/>
    <w:rsid w:val="007773D7"/>
    <w:rsid w:val="007773F6"/>
    <w:rsid w:val="00777461"/>
    <w:rsid w:val="0077749A"/>
    <w:rsid w:val="007776C1"/>
    <w:rsid w:val="00777BA7"/>
    <w:rsid w:val="00777CDE"/>
    <w:rsid w:val="00777D28"/>
    <w:rsid w:val="00777EC7"/>
    <w:rsid w:val="00777ED6"/>
    <w:rsid w:val="00780261"/>
    <w:rsid w:val="00780460"/>
    <w:rsid w:val="0078049E"/>
    <w:rsid w:val="0078066C"/>
    <w:rsid w:val="00780718"/>
    <w:rsid w:val="00780754"/>
    <w:rsid w:val="0078096E"/>
    <w:rsid w:val="00780DC3"/>
    <w:rsid w:val="007810CD"/>
    <w:rsid w:val="007810FC"/>
    <w:rsid w:val="007813BD"/>
    <w:rsid w:val="007814B6"/>
    <w:rsid w:val="0078152E"/>
    <w:rsid w:val="00781783"/>
    <w:rsid w:val="00781827"/>
    <w:rsid w:val="00781884"/>
    <w:rsid w:val="007819B2"/>
    <w:rsid w:val="00781BD4"/>
    <w:rsid w:val="0078211E"/>
    <w:rsid w:val="007822C1"/>
    <w:rsid w:val="00782475"/>
    <w:rsid w:val="00782505"/>
    <w:rsid w:val="007826D4"/>
    <w:rsid w:val="0078288B"/>
    <w:rsid w:val="00782899"/>
    <w:rsid w:val="007828B6"/>
    <w:rsid w:val="00782B56"/>
    <w:rsid w:val="00782CC2"/>
    <w:rsid w:val="00782D02"/>
    <w:rsid w:val="00782E19"/>
    <w:rsid w:val="00782FF5"/>
    <w:rsid w:val="0078305E"/>
    <w:rsid w:val="0078306E"/>
    <w:rsid w:val="00783297"/>
    <w:rsid w:val="007832A3"/>
    <w:rsid w:val="0078336D"/>
    <w:rsid w:val="0078371B"/>
    <w:rsid w:val="0078372C"/>
    <w:rsid w:val="007839C0"/>
    <w:rsid w:val="00783E0C"/>
    <w:rsid w:val="00783F98"/>
    <w:rsid w:val="007840B5"/>
    <w:rsid w:val="007840D4"/>
    <w:rsid w:val="007840DE"/>
    <w:rsid w:val="007840E2"/>
    <w:rsid w:val="0078411F"/>
    <w:rsid w:val="00784161"/>
    <w:rsid w:val="00784193"/>
    <w:rsid w:val="00784474"/>
    <w:rsid w:val="00784623"/>
    <w:rsid w:val="00784703"/>
    <w:rsid w:val="0078485B"/>
    <w:rsid w:val="00784944"/>
    <w:rsid w:val="00784948"/>
    <w:rsid w:val="00784B3E"/>
    <w:rsid w:val="00784BE5"/>
    <w:rsid w:val="00784CC6"/>
    <w:rsid w:val="00784D45"/>
    <w:rsid w:val="00784FD2"/>
    <w:rsid w:val="007851CF"/>
    <w:rsid w:val="00785327"/>
    <w:rsid w:val="007853DF"/>
    <w:rsid w:val="00785458"/>
    <w:rsid w:val="007854C8"/>
    <w:rsid w:val="007857AE"/>
    <w:rsid w:val="00785B79"/>
    <w:rsid w:val="00785BE2"/>
    <w:rsid w:val="00785CC0"/>
    <w:rsid w:val="00785F21"/>
    <w:rsid w:val="00785F90"/>
    <w:rsid w:val="0078606A"/>
    <w:rsid w:val="007860F5"/>
    <w:rsid w:val="007864DA"/>
    <w:rsid w:val="007865E6"/>
    <w:rsid w:val="007866C8"/>
    <w:rsid w:val="00786746"/>
    <w:rsid w:val="00786787"/>
    <w:rsid w:val="007868A4"/>
    <w:rsid w:val="007869E3"/>
    <w:rsid w:val="00786DBD"/>
    <w:rsid w:val="00786E48"/>
    <w:rsid w:val="00787110"/>
    <w:rsid w:val="00787199"/>
    <w:rsid w:val="007874D0"/>
    <w:rsid w:val="007877D8"/>
    <w:rsid w:val="00787D16"/>
    <w:rsid w:val="00787E70"/>
    <w:rsid w:val="0079023F"/>
    <w:rsid w:val="007902AD"/>
    <w:rsid w:val="0079044E"/>
    <w:rsid w:val="00790576"/>
    <w:rsid w:val="007909BD"/>
    <w:rsid w:val="00790B45"/>
    <w:rsid w:val="00790BC7"/>
    <w:rsid w:val="00790D2B"/>
    <w:rsid w:val="0079108C"/>
    <w:rsid w:val="007911DA"/>
    <w:rsid w:val="0079126B"/>
    <w:rsid w:val="00791565"/>
    <w:rsid w:val="00791668"/>
    <w:rsid w:val="00791813"/>
    <w:rsid w:val="00791860"/>
    <w:rsid w:val="007918B4"/>
    <w:rsid w:val="00791949"/>
    <w:rsid w:val="007919BF"/>
    <w:rsid w:val="00791A83"/>
    <w:rsid w:val="00791F03"/>
    <w:rsid w:val="007920DB"/>
    <w:rsid w:val="00792177"/>
    <w:rsid w:val="00792181"/>
    <w:rsid w:val="0079239F"/>
    <w:rsid w:val="00792440"/>
    <w:rsid w:val="0079252E"/>
    <w:rsid w:val="00792612"/>
    <w:rsid w:val="00792617"/>
    <w:rsid w:val="00792712"/>
    <w:rsid w:val="00792A09"/>
    <w:rsid w:val="00792B76"/>
    <w:rsid w:val="00792B7F"/>
    <w:rsid w:val="00792BFF"/>
    <w:rsid w:val="00792EDC"/>
    <w:rsid w:val="00792F9D"/>
    <w:rsid w:val="007930A2"/>
    <w:rsid w:val="00793110"/>
    <w:rsid w:val="0079316A"/>
    <w:rsid w:val="0079316C"/>
    <w:rsid w:val="0079316D"/>
    <w:rsid w:val="00793299"/>
    <w:rsid w:val="007932AB"/>
    <w:rsid w:val="007935A5"/>
    <w:rsid w:val="007935BB"/>
    <w:rsid w:val="007936A8"/>
    <w:rsid w:val="007936C2"/>
    <w:rsid w:val="007938CE"/>
    <w:rsid w:val="00793B26"/>
    <w:rsid w:val="00793B6E"/>
    <w:rsid w:val="00793CAC"/>
    <w:rsid w:val="00794030"/>
    <w:rsid w:val="0079406B"/>
    <w:rsid w:val="007940C4"/>
    <w:rsid w:val="00794255"/>
    <w:rsid w:val="00794264"/>
    <w:rsid w:val="00794370"/>
    <w:rsid w:val="00794460"/>
    <w:rsid w:val="0079447E"/>
    <w:rsid w:val="00794772"/>
    <w:rsid w:val="007947E6"/>
    <w:rsid w:val="007948FD"/>
    <w:rsid w:val="00794981"/>
    <w:rsid w:val="007949E9"/>
    <w:rsid w:val="00794FBB"/>
    <w:rsid w:val="007950A0"/>
    <w:rsid w:val="00795107"/>
    <w:rsid w:val="00795134"/>
    <w:rsid w:val="007953C9"/>
    <w:rsid w:val="007955A7"/>
    <w:rsid w:val="00795753"/>
    <w:rsid w:val="00795964"/>
    <w:rsid w:val="00795CDC"/>
    <w:rsid w:val="00795D22"/>
    <w:rsid w:val="00795E96"/>
    <w:rsid w:val="00795F8F"/>
    <w:rsid w:val="00795FDE"/>
    <w:rsid w:val="007963C0"/>
    <w:rsid w:val="007963D6"/>
    <w:rsid w:val="007965BF"/>
    <w:rsid w:val="00796633"/>
    <w:rsid w:val="00796758"/>
    <w:rsid w:val="0079687E"/>
    <w:rsid w:val="007968F1"/>
    <w:rsid w:val="00796929"/>
    <w:rsid w:val="00796CA6"/>
    <w:rsid w:val="00796CB8"/>
    <w:rsid w:val="00796ED7"/>
    <w:rsid w:val="00797040"/>
    <w:rsid w:val="007970DD"/>
    <w:rsid w:val="0079736D"/>
    <w:rsid w:val="007973AA"/>
    <w:rsid w:val="0079741D"/>
    <w:rsid w:val="00797446"/>
    <w:rsid w:val="0079786B"/>
    <w:rsid w:val="00797936"/>
    <w:rsid w:val="0079799B"/>
    <w:rsid w:val="007979BA"/>
    <w:rsid w:val="00797FA6"/>
    <w:rsid w:val="007A00EC"/>
    <w:rsid w:val="007A020F"/>
    <w:rsid w:val="007A021B"/>
    <w:rsid w:val="007A030E"/>
    <w:rsid w:val="007A03CA"/>
    <w:rsid w:val="007A04FE"/>
    <w:rsid w:val="007A0706"/>
    <w:rsid w:val="007A077D"/>
    <w:rsid w:val="007A083A"/>
    <w:rsid w:val="007A09D0"/>
    <w:rsid w:val="007A0A7F"/>
    <w:rsid w:val="007A0AE3"/>
    <w:rsid w:val="007A0BAF"/>
    <w:rsid w:val="007A0DF1"/>
    <w:rsid w:val="007A1155"/>
    <w:rsid w:val="007A1178"/>
    <w:rsid w:val="007A1229"/>
    <w:rsid w:val="007A1504"/>
    <w:rsid w:val="007A1578"/>
    <w:rsid w:val="007A15BA"/>
    <w:rsid w:val="007A16EF"/>
    <w:rsid w:val="007A1785"/>
    <w:rsid w:val="007A17BE"/>
    <w:rsid w:val="007A195B"/>
    <w:rsid w:val="007A1AA6"/>
    <w:rsid w:val="007A1AAD"/>
    <w:rsid w:val="007A1B15"/>
    <w:rsid w:val="007A21A8"/>
    <w:rsid w:val="007A220D"/>
    <w:rsid w:val="007A2232"/>
    <w:rsid w:val="007A23B9"/>
    <w:rsid w:val="007A2671"/>
    <w:rsid w:val="007A2845"/>
    <w:rsid w:val="007A2851"/>
    <w:rsid w:val="007A28B2"/>
    <w:rsid w:val="007A2D92"/>
    <w:rsid w:val="007A2DF4"/>
    <w:rsid w:val="007A2E5F"/>
    <w:rsid w:val="007A2F89"/>
    <w:rsid w:val="007A3196"/>
    <w:rsid w:val="007A3253"/>
    <w:rsid w:val="007A3468"/>
    <w:rsid w:val="007A350D"/>
    <w:rsid w:val="007A36EE"/>
    <w:rsid w:val="007A37D7"/>
    <w:rsid w:val="007A388A"/>
    <w:rsid w:val="007A39B6"/>
    <w:rsid w:val="007A3DC7"/>
    <w:rsid w:val="007A3E32"/>
    <w:rsid w:val="007A3EFC"/>
    <w:rsid w:val="007A3FCF"/>
    <w:rsid w:val="007A412A"/>
    <w:rsid w:val="007A41FE"/>
    <w:rsid w:val="007A463D"/>
    <w:rsid w:val="007A4658"/>
    <w:rsid w:val="007A46A8"/>
    <w:rsid w:val="007A4751"/>
    <w:rsid w:val="007A4915"/>
    <w:rsid w:val="007A49A6"/>
    <w:rsid w:val="007A49A8"/>
    <w:rsid w:val="007A4B9F"/>
    <w:rsid w:val="007A4D5C"/>
    <w:rsid w:val="007A4F06"/>
    <w:rsid w:val="007A50D8"/>
    <w:rsid w:val="007A5231"/>
    <w:rsid w:val="007A530D"/>
    <w:rsid w:val="007A5394"/>
    <w:rsid w:val="007A555A"/>
    <w:rsid w:val="007A5579"/>
    <w:rsid w:val="007A564B"/>
    <w:rsid w:val="007A5726"/>
    <w:rsid w:val="007A57F0"/>
    <w:rsid w:val="007A5A73"/>
    <w:rsid w:val="007A5D99"/>
    <w:rsid w:val="007A5F67"/>
    <w:rsid w:val="007A61F9"/>
    <w:rsid w:val="007A641C"/>
    <w:rsid w:val="007A6539"/>
    <w:rsid w:val="007A670B"/>
    <w:rsid w:val="007A67DC"/>
    <w:rsid w:val="007A6918"/>
    <w:rsid w:val="007A698A"/>
    <w:rsid w:val="007A6BF2"/>
    <w:rsid w:val="007A6D00"/>
    <w:rsid w:val="007A6E07"/>
    <w:rsid w:val="007A6E1F"/>
    <w:rsid w:val="007A6EEE"/>
    <w:rsid w:val="007A6F07"/>
    <w:rsid w:val="007A72D1"/>
    <w:rsid w:val="007A7655"/>
    <w:rsid w:val="007A76DE"/>
    <w:rsid w:val="007A7727"/>
    <w:rsid w:val="007A783E"/>
    <w:rsid w:val="007A7A7A"/>
    <w:rsid w:val="007A7DD3"/>
    <w:rsid w:val="007A7EDE"/>
    <w:rsid w:val="007A7F60"/>
    <w:rsid w:val="007AF25F"/>
    <w:rsid w:val="007B0001"/>
    <w:rsid w:val="007B0159"/>
    <w:rsid w:val="007B01AA"/>
    <w:rsid w:val="007B0350"/>
    <w:rsid w:val="007B0440"/>
    <w:rsid w:val="007B04EF"/>
    <w:rsid w:val="007B050E"/>
    <w:rsid w:val="007B055B"/>
    <w:rsid w:val="007B0666"/>
    <w:rsid w:val="007B0695"/>
    <w:rsid w:val="007B0715"/>
    <w:rsid w:val="007B0961"/>
    <w:rsid w:val="007B09D5"/>
    <w:rsid w:val="007B0A8B"/>
    <w:rsid w:val="007B0B70"/>
    <w:rsid w:val="007B0BC8"/>
    <w:rsid w:val="007B0C4C"/>
    <w:rsid w:val="007B0D92"/>
    <w:rsid w:val="007B0DF1"/>
    <w:rsid w:val="007B0FE9"/>
    <w:rsid w:val="007B103D"/>
    <w:rsid w:val="007B111C"/>
    <w:rsid w:val="007B13F4"/>
    <w:rsid w:val="007B142C"/>
    <w:rsid w:val="007B1487"/>
    <w:rsid w:val="007B14E4"/>
    <w:rsid w:val="007B1576"/>
    <w:rsid w:val="007B1681"/>
    <w:rsid w:val="007B1834"/>
    <w:rsid w:val="007B1AA1"/>
    <w:rsid w:val="007B1C31"/>
    <w:rsid w:val="007B1CE4"/>
    <w:rsid w:val="007B1D46"/>
    <w:rsid w:val="007B1DBD"/>
    <w:rsid w:val="007B1E7B"/>
    <w:rsid w:val="007B209E"/>
    <w:rsid w:val="007B235A"/>
    <w:rsid w:val="007B2370"/>
    <w:rsid w:val="007B238E"/>
    <w:rsid w:val="007B252D"/>
    <w:rsid w:val="007B258C"/>
    <w:rsid w:val="007B25AD"/>
    <w:rsid w:val="007B25D8"/>
    <w:rsid w:val="007B2610"/>
    <w:rsid w:val="007B28F5"/>
    <w:rsid w:val="007B29D0"/>
    <w:rsid w:val="007B2B06"/>
    <w:rsid w:val="007B2C34"/>
    <w:rsid w:val="007B2D5E"/>
    <w:rsid w:val="007B2DC3"/>
    <w:rsid w:val="007B2F23"/>
    <w:rsid w:val="007B2FB4"/>
    <w:rsid w:val="007B30D2"/>
    <w:rsid w:val="007B3180"/>
    <w:rsid w:val="007B3182"/>
    <w:rsid w:val="007B327E"/>
    <w:rsid w:val="007B33A3"/>
    <w:rsid w:val="007B351B"/>
    <w:rsid w:val="007B357E"/>
    <w:rsid w:val="007B35A6"/>
    <w:rsid w:val="007B38C6"/>
    <w:rsid w:val="007B396E"/>
    <w:rsid w:val="007B397A"/>
    <w:rsid w:val="007B3AF6"/>
    <w:rsid w:val="007B3B11"/>
    <w:rsid w:val="007B3CA2"/>
    <w:rsid w:val="007B3F44"/>
    <w:rsid w:val="007B3F71"/>
    <w:rsid w:val="007B40D3"/>
    <w:rsid w:val="007B42FE"/>
    <w:rsid w:val="007B4503"/>
    <w:rsid w:val="007B456B"/>
    <w:rsid w:val="007B45E8"/>
    <w:rsid w:val="007B4B14"/>
    <w:rsid w:val="007B4CA1"/>
    <w:rsid w:val="007B4D0E"/>
    <w:rsid w:val="007B4DCB"/>
    <w:rsid w:val="007B4FE5"/>
    <w:rsid w:val="007B5050"/>
    <w:rsid w:val="007B5064"/>
    <w:rsid w:val="007B51A8"/>
    <w:rsid w:val="007B5242"/>
    <w:rsid w:val="007B54B9"/>
    <w:rsid w:val="007B54F8"/>
    <w:rsid w:val="007B5595"/>
    <w:rsid w:val="007B55F7"/>
    <w:rsid w:val="007B565B"/>
    <w:rsid w:val="007B57B9"/>
    <w:rsid w:val="007B5A78"/>
    <w:rsid w:val="007B5C08"/>
    <w:rsid w:val="007B5E4F"/>
    <w:rsid w:val="007B5EF1"/>
    <w:rsid w:val="007B6072"/>
    <w:rsid w:val="007B6427"/>
    <w:rsid w:val="007B65BA"/>
    <w:rsid w:val="007B65C0"/>
    <w:rsid w:val="007B6660"/>
    <w:rsid w:val="007B66F1"/>
    <w:rsid w:val="007B67A3"/>
    <w:rsid w:val="007B6812"/>
    <w:rsid w:val="007B68DF"/>
    <w:rsid w:val="007B6A22"/>
    <w:rsid w:val="007B6A35"/>
    <w:rsid w:val="007B6A38"/>
    <w:rsid w:val="007B6AE4"/>
    <w:rsid w:val="007B6EA6"/>
    <w:rsid w:val="007B709F"/>
    <w:rsid w:val="007B7132"/>
    <w:rsid w:val="007B7241"/>
    <w:rsid w:val="007B72F3"/>
    <w:rsid w:val="007B7697"/>
    <w:rsid w:val="007B76A5"/>
    <w:rsid w:val="007B795C"/>
    <w:rsid w:val="007B7A76"/>
    <w:rsid w:val="007B7BD7"/>
    <w:rsid w:val="007B7CC6"/>
    <w:rsid w:val="007B7DC1"/>
    <w:rsid w:val="007B7F25"/>
    <w:rsid w:val="007B7FC0"/>
    <w:rsid w:val="007C01AC"/>
    <w:rsid w:val="007C0301"/>
    <w:rsid w:val="007C0AE6"/>
    <w:rsid w:val="007C0C00"/>
    <w:rsid w:val="007C0D0F"/>
    <w:rsid w:val="007C0D50"/>
    <w:rsid w:val="007C0D9E"/>
    <w:rsid w:val="007C0E34"/>
    <w:rsid w:val="007C0E68"/>
    <w:rsid w:val="007C0F86"/>
    <w:rsid w:val="007C1086"/>
    <w:rsid w:val="007C1138"/>
    <w:rsid w:val="007C1206"/>
    <w:rsid w:val="007C13EB"/>
    <w:rsid w:val="007C1632"/>
    <w:rsid w:val="007C16BC"/>
    <w:rsid w:val="007C176C"/>
    <w:rsid w:val="007C17AF"/>
    <w:rsid w:val="007C190F"/>
    <w:rsid w:val="007C1A2D"/>
    <w:rsid w:val="007C1BF1"/>
    <w:rsid w:val="007C1CCB"/>
    <w:rsid w:val="007C1CF6"/>
    <w:rsid w:val="007C1E39"/>
    <w:rsid w:val="007C1F23"/>
    <w:rsid w:val="007C2014"/>
    <w:rsid w:val="007C2018"/>
    <w:rsid w:val="007C216D"/>
    <w:rsid w:val="007C228B"/>
    <w:rsid w:val="007C2293"/>
    <w:rsid w:val="007C22B1"/>
    <w:rsid w:val="007C2334"/>
    <w:rsid w:val="007C25C7"/>
    <w:rsid w:val="007C2606"/>
    <w:rsid w:val="007C2929"/>
    <w:rsid w:val="007C2D57"/>
    <w:rsid w:val="007C2E0C"/>
    <w:rsid w:val="007C2E75"/>
    <w:rsid w:val="007C2F1E"/>
    <w:rsid w:val="007C309A"/>
    <w:rsid w:val="007C3288"/>
    <w:rsid w:val="007C32AC"/>
    <w:rsid w:val="007C3321"/>
    <w:rsid w:val="007C334F"/>
    <w:rsid w:val="007C33A6"/>
    <w:rsid w:val="007C35CA"/>
    <w:rsid w:val="007C386E"/>
    <w:rsid w:val="007C3A0A"/>
    <w:rsid w:val="007C3B1D"/>
    <w:rsid w:val="007C3BF8"/>
    <w:rsid w:val="007C3D5D"/>
    <w:rsid w:val="007C3DBF"/>
    <w:rsid w:val="007C4009"/>
    <w:rsid w:val="007C40C0"/>
    <w:rsid w:val="007C425F"/>
    <w:rsid w:val="007C4441"/>
    <w:rsid w:val="007C4764"/>
    <w:rsid w:val="007C490F"/>
    <w:rsid w:val="007C499A"/>
    <w:rsid w:val="007C4FFD"/>
    <w:rsid w:val="007C5384"/>
    <w:rsid w:val="007C54A1"/>
    <w:rsid w:val="007C561C"/>
    <w:rsid w:val="007C56B9"/>
    <w:rsid w:val="007C57C8"/>
    <w:rsid w:val="007C597F"/>
    <w:rsid w:val="007C5AA9"/>
    <w:rsid w:val="007C5BBC"/>
    <w:rsid w:val="007C5F77"/>
    <w:rsid w:val="007C6167"/>
    <w:rsid w:val="007C61A1"/>
    <w:rsid w:val="007C61D5"/>
    <w:rsid w:val="007C6310"/>
    <w:rsid w:val="007C6380"/>
    <w:rsid w:val="007C6418"/>
    <w:rsid w:val="007C649A"/>
    <w:rsid w:val="007C666D"/>
    <w:rsid w:val="007C67B6"/>
    <w:rsid w:val="007C6AB6"/>
    <w:rsid w:val="007C6C92"/>
    <w:rsid w:val="007C6E08"/>
    <w:rsid w:val="007C702E"/>
    <w:rsid w:val="007C70CF"/>
    <w:rsid w:val="007C70F7"/>
    <w:rsid w:val="007C73B4"/>
    <w:rsid w:val="007C74D9"/>
    <w:rsid w:val="007C7608"/>
    <w:rsid w:val="007C760D"/>
    <w:rsid w:val="007C7792"/>
    <w:rsid w:val="007C7800"/>
    <w:rsid w:val="007C7A86"/>
    <w:rsid w:val="007C7C19"/>
    <w:rsid w:val="007C7C2C"/>
    <w:rsid w:val="007C7C5F"/>
    <w:rsid w:val="007C7C90"/>
    <w:rsid w:val="007C7D2B"/>
    <w:rsid w:val="007C7F90"/>
    <w:rsid w:val="007C7FAA"/>
    <w:rsid w:val="007D00E4"/>
    <w:rsid w:val="007D036A"/>
    <w:rsid w:val="007D039A"/>
    <w:rsid w:val="007D05BD"/>
    <w:rsid w:val="007D0630"/>
    <w:rsid w:val="007D068F"/>
    <w:rsid w:val="007D0917"/>
    <w:rsid w:val="007D0B55"/>
    <w:rsid w:val="007D0D4A"/>
    <w:rsid w:val="007D0D73"/>
    <w:rsid w:val="007D0E96"/>
    <w:rsid w:val="007D0FCD"/>
    <w:rsid w:val="007D10F0"/>
    <w:rsid w:val="007D114E"/>
    <w:rsid w:val="007D1454"/>
    <w:rsid w:val="007D16C7"/>
    <w:rsid w:val="007D192A"/>
    <w:rsid w:val="007D19EA"/>
    <w:rsid w:val="007D1B68"/>
    <w:rsid w:val="007D1DAC"/>
    <w:rsid w:val="007D1DF3"/>
    <w:rsid w:val="007D20FA"/>
    <w:rsid w:val="007D254C"/>
    <w:rsid w:val="007D2778"/>
    <w:rsid w:val="007D27F2"/>
    <w:rsid w:val="007D29DD"/>
    <w:rsid w:val="007D2A34"/>
    <w:rsid w:val="007D2BC3"/>
    <w:rsid w:val="007D2D01"/>
    <w:rsid w:val="007D2ECD"/>
    <w:rsid w:val="007D3524"/>
    <w:rsid w:val="007D35C0"/>
    <w:rsid w:val="007D35CC"/>
    <w:rsid w:val="007D3616"/>
    <w:rsid w:val="007D36DC"/>
    <w:rsid w:val="007D37CF"/>
    <w:rsid w:val="007D37F0"/>
    <w:rsid w:val="007D3816"/>
    <w:rsid w:val="007D3982"/>
    <w:rsid w:val="007D3AE2"/>
    <w:rsid w:val="007D3C51"/>
    <w:rsid w:val="007D3C5D"/>
    <w:rsid w:val="007D3D58"/>
    <w:rsid w:val="007D3E77"/>
    <w:rsid w:val="007D3EDE"/>
    <w:rsid w:val="007D3F84"/>
    <w:rsid w:val="007D4062"/>
    <w:rsid w:val="007D4156"/>
    <w:rsid w:val="007D4211"/>
    <w:rsid w:val="007D423D"/>
    <w:rsid w:val="007D44C5"/>
    <w:rsid w:val="007D45D5"/>
    <w:rsid w:val="007D46D6"/>
    <w:rsid w:val="007D4896"/>
    <w:rsid w:val="007D493B"/>
    <w:rsid w:val="007D499B"/>
    <w:rsid w:val="007D4A60"/>
    <w:rsid w:val="007D4C37"/>
    <w:rsid w:val="007D4C61"/>
    <w:rsid w:val="007D4C75"/>
    <w:rsid w:val="007D4E18"/>
    <w:rsid w:val="007D4E50"/>
    <w:rsid w:val="007D4FE0"/>
    <w:rsid w:val="007D4FF4"/>
    <w:rsid w:val="007D516A"/>
    <w:rsid w:val="007D516C"/>
    <w:rsid w:val="007D51CC"/>
    <w:rsid w:val="007D541A"/>
    <w:rsid w:val="007D5579"/>
    <w:rsid w:val="007D56C8"/>
    <w:rsid w:val="007D5761"/>
    <w:rsid w:val="007D5986"/>
    <w:rsid w:val="007D5AF4"/>
    <w:rsid w:val="007D5C03"/>
    <w:rsid w:val="007D5CD5"/>
    <w:rsid w:val="007D5E04"/>
    <w:rsid w:val="007D60E3"/>
    <w:rsid w:val="007D61AA"/>
    <w:rsid w:val="007D6344"/>
    <w:rsid w:val="007D6599"/>
    <w:rsid w:val="007D663E"/>
    <w:rsid w:val="007D68A9"/>
    <w:rsid w:val="007D696E"/>
    <w:rsid w:val="007D6A11"/>
    <w:rsid w:val="007D6A43"/>
    <w:rsid w:val="007D6D36"/>
    <w:rsid w:val="007D6D40"/>
    <w:rsid w:val="007D6F09"/>
    <w:rsid w:val="007D6F61"/>
    <w:rsid w:val="007D71D7"/>
    <w:rsid w:val="007D726E"/>
    <w:rsid w:val="007D7373"/>
    <w:rsid w:val="007D73A0"/>
    <w:rsid w:val="007D73E7"/>
    <w:rsid w:val="007D7661"/>
    <w:rsid w:val="007D78EC"/>
    <w:rsid w:val="007D7936"/>
    <w:rsid w:val="007D7BD8"/>
    <w:rsid w:val="007D7CA5"/>
    <w:rsid w:val="007D7E05"/>
    <w:rsid w:val="007E002A"/>
    <w:rsid w:val="007E0201"/>
    <w:rsid w:val="007E026A"/>
    <w:rsid w:val="007E0581"/>
    <w:rsid w:val="007E06D9"/>
    <w:rsid w:val="007E080F"/>
    <w:rsid w:val="007E0839"/>
    <w:rsid w:val="007E08A6"/>
    <w:rsid w:val="007E08AC"/>
    <w:rsid w:val="007E08D3"/>
    <w:rsid w:val="007E0E04"/>
    <w:rsid w:val="007E1059"/>
    <w:rsid w:val="007E1076"/>
    <w:rsid w:val="007E10B6"/>
    <w:rsid w:val="007E1575"/>
    <w:rsid w:val="007E166D"/>
    <w:rsid w:val="007E16A9"/>
    <w:rsid w:val="007E16AD"/>
    <w:rsid w:val="007E16B2"/>
    <w:rsid w:val="007E17B5"/>
    <w:rsid w:val="007E17D5"/>
    <w:rsid w:val="007E188B"/>
    <w:rsid w:val="007E1BFD"/>
    <w:rsid w:val="007E1DAE"/>
    <w:rsid w:val="007E1DD3"/>
    <w:rsid w:val="007E203C"/>
    <w:rsid w:val="007E21D6"/>
    <w:rsid w:val="007E2234"/>
    <w:rsid w:val="007E267D"/>
    <w:rsid w:val="007E288D"/>
    <w:rsid w:val="007E2A36"/>
    <w:rsid w:val="007E2ABD"/>
    <w:rsid w:val="007E2AC9"/>
    <w:rsid w:val="007E2D2D"/>
    <w:rsid w:val="007E2E87"/>
    <w:rsid w:val="007E2E9E"/>
    <w:rsid w:val="007E2FF6"/>
    <w:rsid w:val="007E304E"/>
    <w:rsid w:val="007E30D2"/>
    <w:rsid w:val="007E31C1"/>
    <w:rsid w:val="007E3273"/>
    <w:rsid w:val="007E33D4"/>
    <w:rsid w:val="007E34A5"/>
    <w:rsid w:val="007E37C1"/>
    <w:rsid w:val="007E3A52"/>
    <w:rsid w:val="007E3C94"/>
    <w:rsid w:val="007E3DD9"/>
    <w:rsid w:val="007E3EC4"/>
    <w:rsid w:val="007E3F42"/>
    <w:rsid w:val="007E3F87"/>
    <w:rsid w:val="007E3FB9"/>
    <w:rsid w:val="007E4028"/>
    <w:rsid w:val="007E4035"/>
    <w:rsid w:val="007E406D"/>
    <w:rsid w:val="007E40E7"/>
    <w:rsid w:val="007E4417"/>
    <w:rsid w:val="007E4516"/>
    <w:rsid w:val="007E46F4"/>
    <w:rsid w:val="007E4B57"/>
    <w:rsid w:val="007E4B97"/>
    <w:rsid w:val="007E4C45"/>
    <w:rsid w:val="007E5104"/>
    <w:rsid w:val="007E517C"/>
    <w:rsid w:val="007E5201"/>
    <w:rsid w:val="007E5280"/>
    <w:rsid w:val="007E528C"/>
    <w:rsid w:val="007E5452"/>
    <w:rsid w:val="007E5475"/>
    <w:rsid w:val="007E5558"/>
    <w:rsid w:val="007E5685"/>
    <w:rsid w:val="007E5796"/>
    <w:rsid w:val="007E5A4E"/>
    <w:rsid w:val="007E5A53"/>
    <w:rsid w:val="007E5B7A"/>
    <w:rsid w:val="007E5C37"/>
    <w:rsid w:val="007E5D6F"/>
    <w:rsid w:val="007E5E47"/>
    <w:rsid w:val="007E6076"/>
    <w:rsid w:val="007E6194"/>
    <w:rsid w:val="007E61BC"/>
    <w:rsid w:val="007E6225"/>
    <w:rsid w:val="007E6366"/>
    <w:rsid w:val="007E63C3"/>
    <w:rsid w:val="007E64E7"/>
    <w:rsid w:val="007E6780"/>
    <w:rsid w:val="007E678C"/>
    <w:rsid w:val="007E68FD"/>
    <w:rsid w:val="007E6A8F"/>
    <w:rsid w:val="007E6B60"/>
    <w:rsid w:val="007E6B75"/>
    <w:rsid w:val="007E6C6B"/>
    <w:rsid w:val="007E6EA9"/>
    <w:rsid w:val="007E6F5E"/>
    <w:rsid w:val="007E712A"/>
    <w:rsid w:val="007E7259"/>
    <w:rsid w:val="007E725B"/>
    <w:rsid w:val="007E76A4"/>
    <w:rsid w:val="007E76C5"/>
    <w:rsid w:val="007E776E"/>
    <w:rsid w:val="007E7815"/>
    <w:rsid w:val="007E78B1"/>
    <w:rsid w:val="007E7B14"/>
    <w:rsid w:val="007E7DC4"/>
    <w:rsid w:val="007E7E2C"/>
    <w:rsid w:val="007E7F1C"/>
    <w:rsid w:val="007E7F54"/>
    <w:rsid w:val="007F0056"/>
    <w:rsid w:val="007F0081"/>
    <w:rsid w:val="007F0141"/>
    <w:rsid w:val="007F01DE"/>
    <w:rsid w:val="007F031E"/>
    <w:rsid w:val="007F04C7"/>
    <w:rsid w:val="007F0512"/>
    <w:rsid w:val="007F07E5"/>
    <w:rsid w:val="007F08EC"/>
    <w:rsid w:val="007F0A38"/>
    <w:rsid w:val="007F0AD7"/>
    <w:rsid w:val="007F0B25"/>
    <w:rsid w:val="007F0E58"/>
    <w:rsid w:val="007F0EB0"/>
    <w:rsid w:val="007F0F84"/>
    <w:rsid w:val="007F0F8A"/>
    <w:rsid w:val="007F0FA3"/>
    <w:rsid w:val="007F126D"/>
    <w:rsid w:val="007F130B"/>
    <w:rsid w:val="007F164B"/>
    <w:rsid w:val="007F1769"/>
    <w:rsid w:val="007F1BC7"/>
    <w:rsid w:val="007F1C3A"/>
    <w:rsid w:val="007F1CC7"/>
    <w:rsid w:val="007F1E00"/>
    <w:rsid w:val="007F206F"/>
    <w:rsid w:val="007F209E"/>
    <w:rsid w:val="007F234F"/>
    <w:rsid w:val="007F2476"/>
    <w:rsid w:val="007F251A"/>
    <w:rsid w:val="007F2540"/>
    <w:rsid w:val="007F2666"/>
    <w:rsid w:val="007F268C"/>
    <w:rsid w:val="007F26B9"/>
    <w:rsid w:val="007F28D1"/>
    <w:rsid w:val="007F29A8"/>
    <w:rsid w:val="007F2C7E"/>
    <w:rsid w:val="007F2CDC"/>
    <w:rsid w:val="007F312F"/>
    <w:rsid w:val="007F3132"/>
    <w:rsid w:val="007F3164"/>
    <w:rsid w:val="007F3362"/>
    <w:rsid w:val="007F33F8"/>
    <w:rsid w:val="007F34E7"/>
    <w:rsid w:val="007F35BA"/>
    <w:rsid w:val="007F381E"/>
    <w:rsid w:val="007F38D0"/>
    <w:rsid w:val="007F3915"/>
    <w:rsid w:val="007F3A77"/>
    <w:rsid w:val="007F3C8F"/>
    <w:rsid w:val="007F3D21"/>
    <w:rsid w:val="007F3F6C"/>
    <w:rsid w:val="007F416C"/>
    <w:rsid w:val="007F42A3"/>
    <w:rsid w:val="007F44DB"/>
    <w:rsid w:val="007F44EF"/>
    <w:rsid w:val="007F450A"/>
    <w:rsid w:val="007F469E"/>
    <w:rsid w:val="007F4850"/>
    <w:rsid w:val="007F4895"/>
    <w:rsid w:val="007F4CE0"/>
    <w:rsid w:val="007F4DCF"/>
    <w:rsid w:val="007F50A1"/>
    <w:rsid w:val="007F50CE"/>
    <w:rsid w:val="007F5128"/>
    <w:rsid w:val="007F5291"/>
    <w:rsid w:val="007F5314"/>
    <w:rsid w:val="007F5418"/>
    <w:rsid w:val="007F5465"/>
    <w:rsid w:val="007F55B5"/>
    <w:rsid w:val="007F5825"/>
    <w:rsid w:val="007F5B3A"/>
    <w:rsid w:val="007F5BE0"/>
    <w:rsid w:val="007F5CBA"/>
    <w:rsid w:val="007F5E4D"/>
    <w:rsid w:val="007F6074"/>
    <w:rsid w:val="007F6077"/>
    <w:rsid w:val="007F6355"/>
    <w:rsid w:val="007F64F6"/>
    <w:rsid w:val="007F65AA"/>
    <w:rsid w:val="007F65EE"/>
    <w:rsid w:val="007F6920"/>
    <w:rsid w:val="007F6922"/>
    <w:rsid w:val="007F6942"/>
    <w:rsid w:val="007F6985"/>
    <w:rsid w:val="007F6A8E"/>
    <w:rsid w:val="007F6B2B"/>
    <w:rsid w:val="007F6B2D"/>
    <w:rsid w:val="007F6E3D"/>
    <w:rsid w:val="007F6FBC"/>
    <w:rsid w:val="007F704E"/>
    <w:rsid w:val="007F705B"/>
    <w:rsid w:val="007F7074"/>
    <w:rsid w:val="007F7078"/>
    <w:rsid w:val="007F7327"/>
    <w:rsid w:val="007F7422"/>
    <w:rsid w:val="007F7839"/>
    <w:rsid w:val="007F7A49"/>
    <w:rsid w:val="007F7CBF"/>
    <w:rsid w:val="007F7E07"/>
    <w:rsid w:val="007F7E2B"/>
    <w:rsid w:val="00800037"/>
    <w:rsid w:val="00800126"/>
    <w:rsid w:val="008001B3"/>
    <w:rsid w:val="008001F1"/>
    <w:rsid w:val="00800240"/>
    <w:rsid w:val="008005A1"/>
    <w:rsid w:val="008005C1"/>
    <w:rsid w:val="008005E8"/>
    <w:rsid w:val="0080088A"/>
    <w:rsid w:val="00800A55"/>
    <w:rsid w:val="00800C42"/>
    <w:rsid w:val="00800C93"/>
    <w:rsid w:val="00800D04"/>
    <w:rsid w:val="00800D9A"/>
    <w:rsid w:val="00800DFE"/>
    <w:rsid w:val="00800E54"/>
    <w:rsid w:val="00800FCD"/>
    <w:rsid w:val="00801081"/>
    <w:rsid w:val="00801209"/>
    <w:rsid w:val="00801340"/>
    <w:rsid w:val="00801345"/>
    <w:rsid w:val="00801498"/>
    <w:rsid w:val="008015FB"/>
    <w:rsid w:val="00801847"/>
    <w:rsid w:val="00801A0D"/>
    <w:rsid w:val="00801A32"/>
    <w:rsid w:val="00801AC8"/>
    <w:rsid w:val="00801AD8"/>
    <w:rsid w:val="00801B00"/>
    <w:rsid w:val="00801B62"/>
    <w:rsid w:val="00801DBC"/>
    <w:rsid w:val="00801FAA"/>
    <w:rsid w:val="00801FCF"/>
    <w:rsid w:val="00801FF3"/>
    <w:rsid w:val="00802080"/>
    <w:rsid w:val="0080215B"/>
    <w:rsid w:val="0080231E"/>
    <w:rsid w:val="0080251C"/>
    <w:rsid w:val="008025DB"/>
    <w:rsid w:val="008025E3"/>
    <w:rsid w:val="00802697"/>
    <w:rsid w:val="008026C3"/>
    <w:rsid w:val="008027A3"/>
    <w:rsid w:val="0080287E"/>
    <w:rsid w:val="00802A5B"/>
    <w:rsid w:val="00802C09"/>
    <w:rsid w:val="00802C51"/>
    <w:rsid w:val="00802CB3"/>
    <w:rsid w:val="00802F1B"/>
    <w:rsid w:val="00803014"/>
    <w:rsid w:val="008030F9"/>
    <w:rsid w:val="008033A6"/>
    <w:rsid w:val="008034D7"/>
    <w:rsid w:val="008034F1"/>
    <w:rsid w:val="008034FD"/>
    <w:rsid w:val="0080356C"/>
    <w:rsid w:val="008036D4"/>
    <w:rsid w:val="0080377A"/>
    <w:rsid w:val="008038C5"/>
    <w:rsid w:val="008039F2"/>
    <w:rsid w:val="00803A01"/>
    <w:rsid w:val="00803AF7"/>
    <w:rsid w:val="00803B60"/>
    <w:rsid w:val="00803BC1"/>
    <w:rsid w:val="00803C44"/>
    <w:rsid w:val="00803D54"/>
    <w:rsid w:val="00803FB7"/>
    <w:rsid w:val="00803FD6"/>
    <w:rsid w:val="00804013"/>
    <w:rsid w:val="008040EF"/>
    <w:rsid w:val="00804224"/>
    <w:rsid w:val="0080433B"/>
    <w:rsid w:val="008043D8"/>
    <w:rsid w:val="0080448D"/>
    <w:rsid w:val="008044EB"/>
    <w:rsid w:val="00804636"/>
    <w:rsid w:val="008046B1"/>
    <w:rsid w:val="0080487F"/>
    <w:rsid w:val="00804AA3"/>
    <w:rsid w:val="00804ADD"/>
    <w:rsid w:val="00804B23"/>
    <w:rsid w:val="00804BB3"/>
    <w:rsid w:val="00804D89"/>
    <w:rsid w:val="00804FED"/>
    <w:rsid w:val="00805294"/>
    <w:rsid w:val="008053F8"/>
    <w:rsid w:val="00805495"/>
    <w:rsid w:val="00805612"/>
    <w:rsid w:val="008058DB"/>
    <w:rsid w:val="0080591E"/>
    <w:rsid w:val="00805923"/>
    <w:rsid w:val="00805932"/>
    <w:rsid w:val="00805968"/>
    <w:rsid w:val="00805AAC"/>
    <w:rsid w:val="00805B77"/>
    <w:rsid w:val="00805BB6"/>
    <w:rsid w:val="00805C56"/>
    <w:rsid w:val="00805C78"/>
    <w:rsid w:val="00805DEE"/>
    <w:rsid w:val="00805EFA"/>
    <w:rsid w:val="00805EFF"/>
    <w:rsid w:val="00805FC4"/>
    <w:rsid w:val="008060D5"/>
    <w:rsid w:val="008060D7"/>
    <w:rsid w:val="0080625F"/>
    <w:rsid w:val="008062EC"/>
    <w:rsid w:val="0080645D"/>
    <w:rsid w:val="008064A4"/>
    <w:rsid w:val="008064F1"/>
    <w:rsid w:val="00806557"/>
    <w:rsid w:val="0080659F"/>
    <w:rsid w:val="008065CE"/>
    <w:rsid w:val="0080699A"/>
    <w:rsid w:val="008069AA"/>
    <w:rsid w:val="00806A89"/>
    <w:rsid w:val="00806AD6"/>
    <w:rsid w:val="00806B16"/>
    <w:rsid w:val="00806BAC"/>
    <w:rsid w:val="00806CBD"/>
    <w:rsid w:val="00806D49"/>
    <w:rsid w:val="00806E2A"/>
    <w:rsid w:val="00806F24"/>
    <w:rsid w:val="00806FA2"/>
    <w:rsid w:val="008070CE"/>
    <w:rsid w:val="008072B6"/>
    <w:rsid w:val="00807384"/>
    <w:rsid w:val="00807474"/>
    <w:rsid w:val="0080758C"/>
    <w:rsid w:val="008076BE"/>
    <w:rsid w:val="00807AEF"/>
    <w:rsid w:val="00807BDF"/>
    <w:rsid w:val="00807BF4"/>
    <w:rsid w:val="00807CA0"/>
    <w:rsid w:val="00807CF0"/>
    <w:rsid w:val="00807F63"/>
    <w:rsid w:val="00807FFB"/>
    <w:rsid w:val="008100A5"/>
    <w:rsid w:val="008100BB"/>
    <w:rsid w:val="0081013B"/>
    <w:rsid w:val="0081038C"/>
    <w:rsid w:val="0081044B"/>
    <w:rsid w:val="00810561"/>
    <w:rsid w:val="008106C1"/>
    <w:rsid w:val="0081086C"/>
    <w:rsid w:val="00810AC0"/>
    <w:rsid w:val="00810BDD"/>
    <w:rsid w:val="00810C8D"/>
    <w:rsid w:val="00810EF6"/>
    <w:rsid w:val="00810FA1"/>
    <w:rsid w:val="00811072"/>
    <w:rsid w:val="00811111"/>
    <w:rsid w:val="0081131C"/>
    <w:rsid w:val="00811559"/>
    <w:rsid w:val="0081164A"/>
    <w:rsid w:val="00811908"/>
    <w:rsid w:val="008119A8"/>
    <w:rsid w:val="00811B3A"/>
    <w:rsid w:val="00811C9E"/>
    <w:rsid w:val="00811D15"/>
    <w:rsid w:val="00811DB9"/>
    <w:rsid w:val="00811F59"/>
    <w:rsid w:val="008120D7"/>
    <w:rsid w:val="008120F1"/>
    <w:rsid w:val="008121B9"/>
    <w:rsid w:val="00812268"/>
    <w:rsid w:val="00812349"/>
    <w:rsid w:val="0081268B"/>
    <w:rsid w:val="0081275F"/>
    <w:rsid w:val="008128A8"/>
    <w:rsid w:val="00812ACC"/>
    <w:rsid w:val="00812B3C"/>
    <w:rsid w:val="00812B7A"/>
    <w:rsid w:val="00812BD7"/>
    <w:rsid w:val="00812C78"/>
    <w:rsid w:val="00812C88"/>
    <w:rsid w:val="00812DD3"/>
    <w:rsid w:val="00813199"/>
    <w:rsid w:val="008132FF"/>
    <w:rsid w:val="00813303"/>
    <w:rsid w:val="00813476"/>
    <w:rsid w:val="00813484"/>
    <w:rsid w:val="008136F0"/>
    <w:rsid w:val="00813739"/>
    <w:rsid w:val="0081381B"/>
    <w:rsid w:val="0081386D"/>
    <w:rsid w:val="00813908"/>
    <w:rsid w:val="00813AD4"/>
    <w:rsid w:val="00813B2B"/>
    <w:rsid w:val="00813CD4"/>
    <w:rsid w:val="00813D23"/>
    <w:rsid w:val="00813E09"/>
    <w:rsid w:val="00813F7E"/>
    <w:rsid w:val="008143A7"/>
    <w:rsid w:val="008143CB"/>
    <w:rsid w:val="00814421"/>
    <w:rsid w:val="008146E4"/>
    <w:rsid w:val="00814727"/>
    <w:rsid w:val="00814CB4"/>
    <w:rsid w:val="00814FED"/>
    <w:rsid w:val="0081516C"/>
    <w:rsid w:val="008151C3"/>
    <w:rsid w:val="008151D6"/>
    <w:rsid w:val="008153A7"/>
    <w:rsid w:val="008153B9"/>
    <w:rsid w:val="008153F9"/>
    <w:rsid w:val="00815615"/>
    <w:rsid w:val="0081562D"/>
    <w:rsid w:val="008156B5"/>
    <w:rsid w:val="00815829"/>
    <w:rsid w:val="00815894"/>
    <w:rsid w:val="00815A66"/>
    <w:rsid w:val="00815C7A"/>
    <w:rsid w:val="00815D3B"/>
    <w:rsid w:val="00815E61"/>
    <w:rsid w:val="00815F0F"/>
    <w:rsid w:val="00815FAE"/>
    <w:rsid w:val="00816066"/>
    <w:rsid w:val="00816077"/>
    <w:rsid w:val="008162CA"/>
    <w:rsid w:val="00816512"/>
    <w:rsid w:val="008165AC"/>
    <w:rsid w:val="0081662E"/>
    <w:rsid w:val="008166B5"/>
    <w:rsid w:val="008166C5"/>
    <w:rsid w:val="008166E1"/>
    <w:rsid w:val="00816773"/>
    <w:rsid w:val="00816859"/>
    <w:rsid w:val="008168BB"/>
    <w:rsid w:val="008168C5"/>
    <w:rsid w:val="00816A45"/>
    <w:rsid w:val="00816D35"/>
    <w:rsid w:val="00816D43"/>
    <w:rsid w:val="00816FCB"/>
    <w:rsid w:val="00817181"/>
    <w:rsid w:val="00817189"/>
    <w:rsid w:val="00817467"/>
    <w:rsid w:val="008174FB"/>
    <w:rsid w:val="00817549"/>
    <w:rsid w:val="0081757F"/>
    <w:rsid w:val="008176FC"/>
    <w:rsid w:val="008177A6"/>
    <w:rsid w:val="008178B2"/>
    <w:rsid w:val="00817966"/>
    <w:rsid w:val="00817999"/>
    <w:rsid w:val="00817A46"/>
    <w:rsid w:val="00817BF4"/>
    <w:rsid w:val="00817D02"/>
    <w:rsid w:val="00817E8B"/>
    <w:rsid w:val="00820092"/>
    <w:rsid w:val="00820183"/>
    <w:rsid w:val="0082036F"/>
    <w:rsid w:val="0082039E"/>
    <w:rsid w:val="0082041B"/>
    <w:rsid w:val="0082049E"/>
    <w:rsid w:val="008204A3"/>
    <w:rsid w:val="00820590"/>
    <w:rsid w:val="00820603"/>
    <w:rsid w:val="00820A62"/>
    <w:rsid w:val="00820D58"/>
    <w:rsid w:val="00820DE1"/>
    <w:rsid w:val="0082107D"/>
    <w:rsid w:val="0082129E"/>
    <w:rsid w:val="0082163C"/>
    <w:rsid w:val="0082165A"/>
    <w:rsid w:val="00821734"/>
    <w:rsid w:val="0082196D"/>
    <w:rsid w:val="008219B7"/>
    <w:rsid w:val="00821AD4"/>
    <w:rsid w:val="00821C3B"/>
    <w:rsid w:val="00821E85"/>
    <w:rsid w:val="00821FD8"/>
    <w:rsid w:val="0082216B"/>
    <w:rsid w:val="00822193"/>
    <w:rsid w:val="0082230A"/>
    <w:rsid w:val="0082253C"/>
    <w:rsid w:val="00822554"/>
    <w:rsid w:val="00822575"/>
    <w:rsid w:val="008225C5"/>
    <w:rsid w:val="00822631"/>
    <w:rsid w:val="00822744"/>
    <w:rsid w:val="00822956"/>
    <w:rsid w:val="00822AB6"/>
    <w:rsid w:val="00822D75"/>
    <w:rsid w:val="00822F4D"/>
    <w:rsid w:val="00823107"/>
    <w:rsid w:val="0082315B"/>
    <w:rsid w:val="008231BD"/>
    <w:rsid w:val="008231DF"/>
    <w:rsid w:val="008232E7"/>
    <w:rsid w:val="00823575"/>
    <w:rsid w:val="0082362B"/>
    <w:rsid w:val="0082382C"/>
    <w:rsid w:val="008239CF"/>
    <w:rsid w:val="00823A73"/>
    <w:rsid w:val="00823A81"/>
    <w:rsid w:val="00823B41"/>
    <w:rsid w:val="00823D16"/>
    <w:rsid w:val="00823ECF"/>
    <w:rsid w:val="008240BE"/>
    <w:rsid w:val="008240E3"/>
    <w:rsid w:val="0082435A"/>
    <w:rsid w:val="00824374"/>
    <w:rsid w:val="008248A4"/>
    <w:rsid w:val="008248A6"/>
    <w:rsid w:val="008248B5"/>
    <w:rsid w:val="00824939"/>
    <w:rsid w:val="00824A1A"/>
    <w:rsid w:val="00824AD0"/>
    <w:rsid w:val="00824B3A"/>
    <w:rsid w:val="00825015"/>
    <w:rsid w:val="00825058"/>
    <w:rsid w:val="0082509D"/>
    <w:rsid w:val="00825110"/>
    <w:rsid w:val="00825287"/>
    <w:rsid w:val="00825335"/>
    <w:rsid w:val="0082538B"/>
    <w:rsid w:val="008253AB"/>
    <w:rsid w:val="008253F7"/>
    <w:rsid w:val="008255B6"/>
    <w:rsid w:val="008255F2"/>
    <w:rsid w:val="00825711"/>
    <w:rsid w:val="008257B7"/>
    <w:rsid w:val="008258C8"/>
    <w:rsid w:val="00825975"/>
    <w:rsid w:val="00825A87"/>
    <w:rsid w:val="00825BA1"/>
    <w:rsid w:val="00825BC5"/>
    <w:rsid w:val="00825C5E"/>
    <w:rsid w:val="00825C86"/>
    <w:rsid w:val="00825F36"/>
    <w:rsid w:val="00825FAF"/>
    <w:rsid w:val="00826043"/>
    <w:rsid w:val="00826048"/>
    <w:rsid w:val="0082623E"/>
    <w:rsid w:val="00826333"/>
    <w:rsid w:val="00826349"/>
    <w:rsid w:val="00826438"/>
    <w:rsid w:val="008264EB"/>
    <w:rsid w:val="00826554"/>
    <w:rsid w:val="00826859"/>
    <w:rsid w:val="008269DD"/>
    <w:rsid w:val="00826A2A"/>
    <w:rsid w:val="00826AB8"/>
    <w:rsid w:val="00826B2F"/>
    <w:rsid w:val="00826B34"/>
    <w:rsid w:val="00826C19"/>
    <w:rsid w:val="00826C30"/>
    <w:rsid w:val="00826D88"/>
    <w:rsid w:val="00826E2C"/>
    <w:rsid w:val="00826EB6"/>
    <w:rsid w:val="00826FA9"/>
    <w:rsid w:val="008273C5"/>
    <w:rsid w:val="008273CE"/>
    <w:rsid w:val="00827484"/>
    <w:rsid w:val="00827566"/>
    <w:rsid w:val="008277C8"/>
    <w:rsid w:val="008278E4"/>
    <w:rsid w:val="00827A20"/>
    <w:rsid w:val="00827A54"/>
    <w:rsid w:val="00827AB2"/>
    <w:rsid w:val="00827B14"/>
    <w:rsid w:val="00827B65"/>
    <w:rsid w:val="0083003E"/>
    <w:rsid w:val="0083009D"/>
    <w:rsid w:val="008300E7"/>
    <w:rsid w:val="008301B5"/>
    <w:rsid w:val="008302C8"/>
    <w:rsid w:val="008304F1"/>
    <w:rsid w:val="00830687"/>
    <w:rsid w:val="008306D1"/>
    <w:rsid w:val="008306E7"/>
    <w:rsid w:val="00830829"/>
    <w:rsid w:val="008308D3"/>
    <w:rsid w:val="0083091D"/>
    <w:rsid w:val="00830948"/>
    <w:rsid w:val="00830A42"/>
    <w:rsid w:val="00830BC2"/>
    <w:rsid w:val="00830CF9"/>
    <w:rsid w:val="00830DCC"/>
    <w:rsid w:val="00830F53"/>
    <w:rsid w:val="00830FF7"/>
    <w:rsid w:val="008310CB"/>
    <w:rsid w:val="00831111"/>
    <w:rsid w:val="00831221"/>
    <w:rsid w:val="00831330"/>
    <w:rsid w:val="008315E9"/>
    <w:rsid w:val="0083176A"/>
    <w:rsid w:val="00831880"/>
    <w:rsid w:val="008318B2"/>
    <w:rsid w:val="008319E3"/>
    <w:rsid w:val="00831B11"/>
    <w:rsid w:val="00832035"/>
    <w:rsid w:val="0083216B"/>
    <w:rsid w:val="0083232E"/>
    <w:rsid w:val="00832334"/>
    <w:rsid w:val="00832472"/>
    <w:rsid w:val="0083260D"/>
    <w:rsid w:val="0083288B"/>
    <w:rsid w:val="00832ABF"/>
    <w:rsid w:val="00832CE2"/>
    <w:rsid w:val="00833061"/>
    <w:rsid w:val="008330B4"/>
    <w:rsid w:val="008331DF"/>
    <w:rsid w:val="0083321C"/>
    <w:rsid w:val="0083325B"/>
    <w:rsid w:val="008332E9"/>
    <w:rsid w:val="008334D2"/>
    <w:rsid w:val="008334E2"/>
    <w:rsid w:val="0083365D"/>
    <w:rsid w:val="008339A7"/>
    <w:rsid w:val="008339C6"/>
    <w:rsid w:val="00833AB1"/>
    <w:rsid w:val="00833BD6"/>
    <w:rsid w:val="00833BDF"/>
    <w:rsid w:val="00833C16"/>
    <w:rsid w:val="00833E54"/>
    <w:rsid w:val="00833EC6"/>
    <w:rsid w:val="00833ED5"/>
    <w:rsid w:val="008340E1"/>
    <w:rsid w:val="00834113"/>
    <w:rsid w:val="00834332"/>
    <w:rsid w:val="00834365"/>
    <w:rsid w:val="00834460"/>
    <w:rsid w:val="008348B7"/>
    <w:rsid w:val="00834A15"/>
    <w:rsid w:val="00834AA9"/>
    <w:rsid w:val="00834AB0"/>
    <w:rsid w:val="00834B8B"/>
    <w:rsid w:val="00834C9E"/>
    <w:rsid w:val="00834E1F"/>
    <w:rsid w:val="00834EAE"/>
    <w:rsid w:val="0083526A"/>
    <w:rsid w:val="008353C3"/>
    <w:rsid w:val="008353D0"/>
    <w:rsid w:val="008357D8"/>
    <w:rsid w:val="0083581E"/>
    <w:rsid w:val="0083582A"/>
    <w:rsid w:val="00835A83"/>
    <w:rsid w:val="00835A91"/>
    <w:rsid w:val="00835C04"/>
    <w:rsid w:val="00835DF0"/>
    <w:rsid w:val="00835E1B"/>
    <w:rsid w:val="00835E30"/>
    <w:rsid w:val="00835EF5"/>
    <w:rsid w:val="00835F44"/>
    <w:rsid w:val="00835FDC"/>
    <w:rsid w:val="00836080"/>
    <w:rsid w:val="008360A4"/>
    <w:rsid w:val="0083617A"/>
    <w:rsid w:val="0083617E"/>
    <w:rsid w:val="00836198"/>
    <w:rsid w:val="00836260"/>
    <w:rsid w:val="008362ED"/>
    <w:rsid w:val="00836336"/>
    <w:rsid w:val="0083650A"/>
    <w:rsid w:val="0083665F"/>
    <w:rsid w:val="0083687D"/>
    <w:rsid w:val="00836992"/>
    <w:rsid w:val="00836A23"/>
    <w:rsid w:val="00836A81"/>
    <w:rsid w:val="00836C1B"/>
    <w:rsid w:val="00836CAC"/>
    <w:rsid w:val="00836E22"/>
    <w:rsid w:val="00836E38"/>
    <w:rsid w:val="0083718E"/>
    <w:rsid w:val="00837221"/>
    <w:rsid w:val="00837258"/>
    <w:rsid w:val="0083726E"/>
    <w:rsid w:val="008372D3"/>
    <w:rsid w:val="008373BB"/>
    <w:rsid w:val="008373F6"/>
    <w:rsid w:val="008375D1"/>
    <w:rsid w:val="0083784B"/>
    <w:rsid w:val="00837968"/>
    <w:rsid w:val="008379C2"/>
    <w:rsid w:val="00837A7D"/>
    <w:rsid w:val="00837D6D"/>
    <w:rsid w:val="00840103"/>
    <w:rsid w:val="00840146"/>
    <w:rsid w:val="0084027E"/>
    <w:rsid w:val="00840285"/>
    <w:rsid w:val="00840411"/>
    <w:rsid w:val="008404BC"/>
    <w:rsid w:val="008405A7"/>
    <w:rsid w:val="008405E7"/>
    <w:rsid w:val="0084072E"/>
    <w:rsid w:val="00840788"/>
    <w:rsid w:val="0084089F"/>
    <w:rsid w:val="008409A0"/>
    <w:rsid w:val="00840AAD"/>
    <w:rsid w:val="00840BA0"/>
    <w:rsid w:val="00840D61"/>
    <w:rsid w:val="00840DE9"/>
    <w:rsid w:val="00840E54"/>
    <w:rsid w:val="00841103"/>
    <w:rsid w:val="008413F1"/>
    <w:rsid w:val="0084144D"/>
    <w:rsid w:val="00841721"/>
    <w:rsid w:val="00841794"/>
    <w:rsid w:val="008418BF"/>
    <w:rsid w:val="00841CF4"/>
    <w:rsid w:val="00841D53"/>
    <w:rsid w:val="00841E76"/>
    <w:rsid w:val="00841F63"/>
    <w:rsid w:val="008420EF"/>
    <w:rsid w:val="0084210A"/>
    <w:rsid w:val="008423F9"/>
    <w:rsid w:val="008425A4"/>
    <w:rsid w:val="008425AF"/>
    <w:rsid w:val="008425FA"/>
    <w:rsid w:val="008428C2"/>
    <w:rsid w:val="00842A5E"/>
    <w:rsid w:val="00842A63"/>
    <w:rsid w:val="00842AFC"/>
    <w:rsid w:val="00842D86"/>
    <w:rsid w:val="00842E44"/>
    <w:rsid w:val="00842EAA"/>
    <w:rsid w:val="00842F76"/>
    <w:rsid w:val="00842F89"/>
    <w:rsid w:val="0084304B"/>
    <w:rsid w:val="0084333A"/>
    <w:rsid w:val="008433C6"/>
    <w:rsid w:val="008433E9"/>
    <w:rsid w:val="00843434"/>
    <w:rsid w:val="008434E0"/>
    <w:rsid w:val="00843593"/>
    <w:rsid w:val="008435DE"/>
    <w:rsid w:val="00843944"/>
    <w:rsid w:val="00843993"/>
    <w:rsid w:val="00843B66"/>
    <w:rsid w:val="00843F24"/>
    <w:rsid w:val="00843FB0"/>
    <w:rsid w:val="008440F4"/>
    <w:rsid w:val="0084436E"/>
    <w:rsid w:val="00844615"/>
    <w:rsid w:val="00844645"/>
    <w:rsid w:val="0084469F"/>
    <w:rsid w:val="0084489F"/>
    <w:rsid w:val="00844C1B"/>
    <w:rsid w:val="00844D19"/>
    <w:rsid w:val="00844D1F"/>
    <w:rsid w:val="00844EE9"/>
    <w:rsid w:val="00844F9D"/>
    <w:rsid w:val="0084510C"/>
    <w:rsid w:val="0084529B"/>
    <w:rsid w:val="008454D6"/>
    <w:rsid w:val="00845514"/>
    <w:rsid w:val="0084551E"/>
    <w:rsid w:val="0084553D"/>
    <w:rsid w:val="008457E9"/>
    <w:rsid w:val="00845987"/>
    <w:rsid w:val="00845C65"/>
    <w:rsid w:val="00845E60"/>
    <w:rsid w:val="00845F5D"/>
    <w:rsid w:val="00846158"/>
    <w:rsid w:val="00846170"/>
    <w:rsid w:val="008462E3"/>
    <w:rsid w:val="0084649B"/>
    <w:rsid w:val="008464D0"/>
    <w:rsid w:val="00846591"/>
    <w:rsid w:val="00846664"/>
    <w:rsid w:val="00846681"/>
    <w:rsid w:val="00846A58"/>
    <w:rsid w:val="00846A7B"/>
    <w:rsid w:val="00846C80"/>
    <w:rsid w:val="00846CE6"/>
    <w:rsid w:val="00846D8F"/>
    <w:rsid w:val="00847294"/>
    <w:rsid w:val="00847333"/>
    <w:rsid w:val="00847421"/>
    <w:rsid w:val="008474C5"/>
    <w:rsid w:val="00847505"/>
    <w:rsid w:val="0084777E"/>
    <w:rsid w:val="00847BBE"/>
    <w:rsid w:val="00847D24"/>
    <w:rsid w:val="00847D59"/>
    <w:rsid w:val="00847F32"/>
    <w:rsid w:val="00847F63"/>
    <w:rsid w:val="00847FBD"/>
    <w:rsid w:val="0084F283"/>
    <w:rsid w:val="0085005A"/>
    <w:rsid w:val="00850261"/>
    <w:rsid w:val="00850345"/>
    <w:rsid w:val="00850392"/>
    <w:rsid w:val="00850637"/>
    <w:rsid w:val="00850648"/>
    <w:rsid w:val="008506FD"/>
    <w:rsid w:val="00850774"/>
    <w:rsid w:val="008507F7"/>
    <w:rsid w:val="00850874"/>
    <w:rsid w:val="00850D6F"/>
    <w:rsid w:val="00850FCE"/>
    <w:rsid w:val="00851009"/>
    <w:rsid w:val="0085100B"/>
    <w:rsid w:val="008511BC"/>
    <w:rsid w:val="0085129F"/>
    <w:rsid w:val="008513EB"/>
    <w:rsid w:val="008515FC"/>
    <w:rsid w:val="00851640"/>
    <w:rsid w:val="00851CA0"/>
    <w:rsid w:val="00851CA5"/>
    <w:rsid w:val="00851CDE"/>
    <w:rsid w:val="00851EAC"/>
    <w:rsid w:val="00852058"/>
    <w:rsid w:val="008521F6"/>
    <w:rsid w:val="00852390"/>
    <w:rsid w:val="0085243F"/>
    <w:rsid w:val="0085248B"/>
    <w:rsid w:val="0085281D"/>
    <w:rsid w:val="0085283D"/>
    <w:rsid w:val="00852A00"/>
    <w:rsid w:val="00852B39"/>
    <w:rsid w:val="00852B3E"/>
    <w:rsid w:val="00852B87"/>
    <w:rsid w:val="00852C58"/>
    <w:rsid w:val="00852D24"/>
    <w:rsid w:val="00852D7D"/>
    <w:rsid w:val="00852F87"/>
    <w:rsid w:val="0085304F"/>
    <w:rsid w:val="00853210"/>
    <w:rsid w:val="00853311"/>
    <w:rsid w:val="0085373D"/>
    <w:rsid w:val="008537BF"/>
    <w:rsid w:val="00853810"/>
    <w:rsid w:val="00853B5B"/>
    <w:rsid w:val="00853BE5"/>
    <w:rsid w:val="00853CC8"/>
    <w:rsid w:val="00853DB7"/>
    <w:rsid w:val="00853E7A"/>
    <w:rsid w:val="00853F17"/>
    <w:rsid w:val="00853FFE"/>
    <w:rsid w:val="0085410C"/>
    <w:rsid w:val="00854187"/>
    <w:rsid w:val="008541ED"/>
    <w:rsid w:val="0085438E"/>
    <w:rsid w:val="008545B4"/>
    <w:rsid w:val="00854A63"/>
    <w:rsid w:val="00854A6D"/>
    <w:rsid w:val="00854D85"/>
    <w:rsid w:val="00854E1E"/>
    <w:rsid w:val="00854E5F"/>
    <w:rsid w:val="00854ED2"/>
    <w:rsid w:val="00854F05"/>
    <w:rsid w:val="0085513D"/>
    <w:rsid w:val="008552A8"/>
    <w:rsid w:val="008554A6"/>
    <w:rsid w:val="0085578E"/>
    <w:rsid w:val="008557A2"/>
    <w:rsid w:val="008557C6"/>
    <w:rsid w:val="008559A2"/>
    <w:rsid w:val="008559F4"/>
    <w:rsid w:val="00855C90"/>
    <w:rsid w:val="00855D22"/>
    <w:rsid w:val="00855DAD"/>
    <w:rsid w:val="00855DC8"/>
    <w:rsid w:val="00855FA8"/>
    <w:rsid w:val="008560AF"/>
    <w:rsid w:val="00856198"/>
    <w:rsid w:val="00856468"/>
    <w:rsid w:val="00856512"/>
    <w:rsid w:val="00856691"/>
    <w:rsid w:val="00856B61"/>
    <w:rsid w:val="00856D8D"/>
    <w:rsid w:val="00856DDE"/>
    <w:rsid w:val="00856E01"/>
    <w:rsid w:val="00856EDB"/>
    <w:rsid w:val="00856F9E"/>
    <w:rsid w:val="00856FA5"/>
    <w:rsid w:val="00857022"/>
    <w:rsid w:val="008570C4"/>
    <w:rsid w:val="00857190"/>
    <w:rsid w:val="0085728F"/>
    <w:rsid w:val="008577BA"/>
    <w:rsid w:val="0085781E"/>
    <w:rsid w:val="00857BB6"/>
    <w:rsid w:val="00857BEC"/>
    <w:rsid w:val="00857CD8"/>
    <w:rsid w:val="00857E93"/>
    <w:rsid w:val="00857FED"/>
    <w:rsid w:val="008600C9"/>
    <w:rsid w:val="00860287"/>
    <w:rsid w:val="00860AEA"/>
    <w:rsid w:val="00860D07"/>
    <w:rsid w:val="00860DCD"/>
    <w:rsid w:val="00860F0A"/>
    <w:rsid w:val="00860F17"/>
    <w:rsid w:val="00860F47"/>
    <w:rsid w:val="00861056"/>
    <w:rsid w:val="00861256"/>
    <w:rsid w:val="0086133A"/>
    <w:rsid w:val="00861630"/>
    <w:rsid w:val="0086168D"/>
    <w:rsid w:val="00861768"/>
    <w:rsid w:val="008617E7"/>
    <w:rsid w:val="00861892"/>
    <w:rsid w:val="008618A8"/>
    <w:rsid w:val="0086190E"/>
    <w:rsid w:val="008619C2"/>
    <w:rsid w:val="00861AA5"/>
    <w:rsid w:val="00861B29"/>
    <w:rsid w:val="00861CF7"/>
    <w:rsid w:val="00861D31"/>
    <w:rsid w:val="00861DA9"/>
    <w:rsid w:val="00861ED2"/>
    <w:rsid w:val="00862008"/>
    <w:rsid w:val="00862217"/>
    <w:rsid w:val="00862331"/>
    <w:rsid w:val="0086233A"/>
    <w:rsid w:val="008627F9"/>
    <w:rsid w:val="0086290E"/>
    <w:rsid w:val="00862912"/>
    <w:rsid w:val="00862A3D"/>
    <w:rsid w:val="00862A86"/>
    <w:rsid w:val="00862B04"/>
    <w:rsid w:val="00862B09"/>
    <w:rsid w:val="00862BEF"/>
    <w:rsid w:val="00862C7E"/>
    <w:rsid w:val="00863030"/>
    <w:rsid w:val="008630A2"/>
    <w:rsid w:val="0086313A"/>
    <w:rsid w:val="00863217"/>
    <w:rsid w:val="0086330C"/>
    <w:rsid w:val="00863334"/>
    <w:rsid w:val="00863596"/>
    <w:rsid w:val="00863608"/>
    <w:rsid w:val="0086376E"/>
    <w:rsid w:val="008637DE"/>
    <w:rsid w:val="00863873"/>
    <w:rsid w:val="0086388E"/>
    <w:rsid w:val="00863934"/>
    <w:rsid w:val="0086393F"/>
    <w:rsid w:val="0086395E"/>
    <w:rsid w:val="00863983"/>
    <w:rsid w:val="008639CA"/>
    <w:rsid w:val="008639E9"/>
    <w:rsid w:val="00863A1B"/>
    <w:rsid w:val="00863C52"/>
    <w:rsid w:val="00863DF9"/>
    <w:rsid w:val="00863E6D"/>
    <w:rsid w:val="008640B4"/>
    <w:rsid w:val="00864174"/>
    <w:rsid w:val="0086426F"/>
    <w:rsid w:val="0086432E"/>
    <w:rsid w:val="00864414"/>
    <w:rsid w:val="0086441B"/>
    <w:rsid w:val="00864493"/>
    <w:rsid w:val="0086456B"/>
    <w:rsid w:val="0086460E"/>
    <w:rsid w:val="0086476E"/>
    <w:rsid w:val="00864952"/>
    <w:rsid w:val="00864B0B"/>
    <w:rsid w:val="00864BA4"/>
    <w:rsid w:val="00864D25"/>
    <w:rsid w:val="00864FC6"/>
    <w:rsid w:val="00865891"/>
    <w:rsid w:val="00865D77"/>
    <w:rsid w:val="00865DE6"/>
    <w:rsid w:val="00865E78"/>
    <w:rsid w:val="00865EAC"/>
    <w:rsid w:val="008660CE"/>
    <w:rsid w:val="00866205"/>
    <w:rsid w:val="00866398"/>
    <w:rsid w:val="008664D5"/>
    <w:rsid w:val="0086652E"/>
    <w:rsid w:val="00866562"/>
    <w:rsid w:val="00866642"/>
    <w:rsid w:val="00866699"/>
    <w:rsid w:val="008666B5"/>
    <w:rsid w:val="00866842"/>
    <w:rsid w:val="008669C1"/>
    <w:rsid w:val="00866A5B"/>
    <w:rsid w:val="00866ADF"/>
    <w:rsid w:val="00866BD8"/>
    <w:rsid w:val="00866CC4"/>
    <w:rsid w:val="00866DF1"/>
    <w:rsid w:val="00866E73"/>
    <w:rsid w:val="00866E82"/>
    <w:rsid w:val="00866ECF"/>
    <w:rsid w:val="00866EDD"/>
    <w:rsid w:val="008671B2"/>
    <w:rsid w:val="008672D6"/>
    <w:rsid w:val="0086747B"/>
    <w:rsid w:val="008674D5"/>
    <w:rsid w:val="008674EF"/>
    <w:rsid w:val="008679AF"/>
    <w:rsid w:val="00867B40"/>
    <w:rsid w:val="00867B5A"/>
    <w:rsid w:val="00867B89"/>
    <w:rsid w:val="00867D36"/>
    <w:rsid w:val="00867DD2"/>
    <w:rsid w:val="00867F3B"/>
    <w:rsid w:val="00870152"/>
    <w:rsid w:val="008702C8"/>
    <w:rsid w:val="00870395"/>
    <w:rsid w:val="008703D1"/>
    <w:rsid w:val="00870569"/>
    <w:rsid w:val="00870635"/>
    <w:rsid w:val="00870681"/>
    <w:rsid w:val="008707AC"/>
    <w:rsid w:val="0087093D"/>
    <w:rsid w:val="00870AE0"/>
    <w:rsid w:val="00870BE8"/>
    <w:rsid w:val="00870C5E"/>
    <w:rsid w:val="00870F8E"/>
    <w:rsid w:val="00871328"/>
    <w:rsid w:val="0087134C"/>
    <w:rsid w:val="00871AC5"/>
    <w:rsid w:val="00871AF7"/>
    <w:rsid w:val="00871B2A"/>
    <w:rsid w:val="00871B5E"/>
    <w:rsid w:val="00871BBA"/>
    <w:rsid w:val="00871E06"/>
    <w:rsid w:val="00871F52"/>
    <w:rsid w:val="00871FC5"/>
    <w:rsid w:val="00872131"/>
    <w:rsid w:val="008721B9"/>
    <w:rsid w:val="00872327"/>
    <w:rsid w:val="0087233E"/>
    <w:rsid w:val="008723E0"/>
    <w:rsid w:val="008724CA"/>
    <w:rsid w:val="00872585"/>
    <w:rsid w:val="008725EB"/>
    <w:rsid w:val="00872658"/>
    <w:rsid w:val="00872669"/>
    <w:rsid w:val="00872704"/>
    <w:rsid w:val="008729A7"/>
    <w:rsid w:val="008729B3"/>
    <w:rsid w:val="00872A49"/>
    <w:rsid w:val="00872B1B"/>
    <w:rsid w:val="00872C4C"/>
    <w:rsid w:val="00872E39"/>
    <w:rsid w:val="00873058"/>
    <w:rsid w:val="0087305F"/>
    <w:rsid w:val="00873100"/>
    <w:rsid w:val="008731D1"/>
    <w:rsid w:val="00873329"/>
    <w:rsid w:val="00873414"/>
    <w:rsid w:val="00873469"/>
    <w:rsid w:val="008734FE"/>
    <w:rsid w:val="008735D4"/>
    <w:rsid w:val="00873619"/>
    <w:rsid w:val="008737B2"/>
    <w:rsid w:val="00873A76"/>
    <w:rsid w:val="00873D69"/>
    <w:rsid w:val="00873DD6"/>
    <w:rsid w:val="00873EAE"/>
    <w:rsid w:val="0087403C"/>
    <w:rsid w:val="0087429B"/>
    <w:rsid w:val="008742D0"/>
    <w:rsid w:val="008743A3"/>
    <w:rsid w:val="0087478D"/>
    <w:rsid w:val="008748C5"/>
    <w:rsid w:val="008749AE"/>
    <w:rsid w:val="00874B1F"/>
    <w:rsid w:val="00874D62"/>
    <w:rsid w:val="008751E6"/>
    <w:rsid w:val="00875233"/>
    <w:rsid w:val="008752B4"/>
    <w:rsid w:val="00875324"/>
    <w:rsid w:val="00875690"/>
    <w:rsid w:val="0087582F"/>
    <w:rsid w:val="0087599E"/>
    <w:rsid w:val="00875DCD"/>
    <w:rsid w:val="0087605A"/>
    <w:rsid w:val="00876153"/>
    <w:rsid w:val="00876431"/>
    <w:rsid w:val="00876977"/>
    <w:rsid w:val="00876AA6"/>
    <w:rsid w:val="00876AD1"/>
    <w:rsid w:val="00876B2B"/>
    <w:rsid w:val="00876D50"/>
    <w:rsid w:val="00876EAB"/>
    <w:rsid w:val="00877033"/>
    <w:rsid w:val="00877078"/>
    <w:rsid w:val="008770BB"/>
    <w:rsid w:val="008771C5"/>
    <w:rsid w:val="0087721C"/>
    <w:rsid w:val="008772F9"/>
    <w:rsid w:val="008773BF"/>
    <w:rsid w:val="00877476"/>
    <w:rsid w:val="00877540"/>
    <w:rsid w:val="00877653"/>
    <w:rsid w:val="00877712"/>
    <w:rsid w:val="00877880"/>
    <w:rsid w:val="00877924"/>
    <w:rsid w:val="0087799B"/>
    <w:rsid w:val="00877BCE"/>
    <w:rsid w:val="00877C4E"/>
    <w:rsid w:val="0088038A"/>
    <w:rsid w:val="008804A3"/>
    <w:rsid w:val="0088055C"/>
    <w:rsid w:val="008805C4"/>
    <w:rsid w:val="00880746"/>
    <w:rsid w:val="008807B7"/>
    <w:rsid w:val="00880801"/>
    <w:rsid w:val="00880AE3"/>
    <w:rsid w:val="00880B4F"/>
    <w:rsid w:val="00880B8E"/>
    <w:rsid w:val="00880BBD"/>
    <w:rsid w:val="00880D82"/>
    <w:rsid w:val="00881096"/>
    <w:rsid w:val="008811B8"/>
    <w:rsid w:val="008813D5"/>
    <w:rsid w:val="00881465"/>
    <w:rsid w:val="0088175C"/>
    <w:rsid w:val="0088181D"/>
    <w:rsid w:val="00881830"/>
    <w:rsid w:val="00881967"/>
    <w:rsid w:val="00881C76"/>
    <w:rsid w:val="00881CD1"/>
    <w:rsid w:val="00881ED5"/>
    <w:rsid w:val="00881FC2"/>
    <w:rsid w:val="008821E3"/>
    <w:rsid w:val="0088239D"/>
    <w:rsid w:val="00882416"/>
    <w:rsid w:val="0088244A"/>
    <w:rsid w:val="0088278B"/>
    <w:rsid w:val="008829D4"/>
    <w:rsid w:val="00882A1B"/>
    <w:rsid w:val="00882A61"/>
    <w:rsid w:val="00882B2C"/>
    <w:rsid w:val="00882D34"/>
    <w:rsid w:val="00882DB1"/>
    <w:rsid w:val="00882DE5"/>
    <w:rsid w:val="008830E6"/>
    <w:rsid w:val="00883222"/>
    <w:rsid w:val="0088322A"/>
    <w:rsid w:val="00883332"/>
    <w:rsid w:val="008834BF"/>
    <w:rsid w:val="00883501"/>
    <w:rsid w:val="0088350C"/>
    <w:rsid w:val="00883722"/>
    <w:rsid w:val="0088389F"/>
    <w:rsid w:val="00883BB7"/>
    <w:rsid w:val="00883BD3"/>
    <w:rsid w:val="00883C29"/>
    <w:rsid w:val="00883C3B"/>
    <w:rsid w:val="00883CC9"/>
    <w:rsid w:val="00883D43"/>
    <w:rsid w:val="008840C8"/>
    <w:rsid w:val="008840CC"/>
    <w:rsid w:val="0088417A"/>
    <w:rsid w:val="008841AD"/>
    <w:rsid w:val="008843DA"/>
    <w:rsid w:val="008843E6"/>
    <w:rsid w:val="008844E6"/>
    <w:rsid w:val="0088456F"/>
    <w:rsid w:val="0088483B"/>
    <w:rsid w:val="00884877"/>
    <w:rsid w:val="00884DC7"/>
    <w:rsid w:val="00884DF4"/>
    <w:rsid w:val="00884F00"/>
    <w:rsid w:val="0088522C"/>
    <w:rsid w:val="00885264"/>
    <w:rsid w:val="00885431"/>
    <w:rsid w:val="00885608"/>
    <w:rsid w:val="00885660"/>
    <w:rsid w:val="00885798"/>
    <w:rsid w:val="00885813"/>
    <w:rsid w:val="00885C5E"/>
    <w:rsid w:val="00885EC4"/>
    <w:rsid w:val="00885F7B"/>
    <w:rsid w:val="00885FB2"/>
    <w:rsid w:val="00886193"/>
    <w:rsid w:val="00886289"/>
    <w:rsid w:val="00886313"/>
    <w:rsid w:val="008863CE"/>
    <w:rsid w:val="00886521"/>
    <w:rsid w:val="0088658A"/>
    <w:rsid w:val="008865E3"/>
    <w:rsid w:val="00886790"/>
    <w:rsid w:val="0088683E"/>
    <w:rsid w:val="00886B91"/>
    <w:rsid w:val="00886BC2"/>
    <w:rsid w:val="00886CF4"/>
    <w:rsid w:val="00886CF8"/>
    <w:rsid w:val="00886E98"/>
    <w:rsid w:val="00886F32"/>
    <w:rsid w:val="008871AE"/>
    <w:rsid w:val="008874FC"/>
    <w:rsid w:val="00887559"/>
    <w:rsid w:val="008876C6"/>
    <w:rsid w:val="008877B5"/>
    <w:rsid w:val="008879D4"/>
    <w:rsid w:val="00887A82"/>
    <w:rsid w:val="00887BF3"/>
    <w:rsid w:val="00887D35"/>
    <w:rsid w:val="00887D8C"/>
    <w:rsid w:val="00887DFD"/>
    <w:rsid w:val="00887E0A"/>
    <w:rsid w:val="00889E32"/>
    <w:rsid w:val="0088EE53"/>
    <w:rsid w:val="00890094"/>
    <w:rsid w:val="0089013E"/>
    <w:rsid w:val="0089016A"/>
    <w:rsid w:val="008902B1"/>
    <w:rsid w:val="008902BE"/>
    <w:rsid w:val="00890410"/>
    <w:rsid w:val="0089057B"/>
    <w:rsid w:val="008905F1"/>
    <w:rsid w:val="008905FC"/>
    <w:rsid w:val="0089063D"/>
    <w:rsid w:val="00890695"/>
    <w:rsid w:val="008907F2"/>
    <w:rsid w:val="00890873"/>
    <w:rsid w:val="00890B7F"/>
    <w:rsid w:val="00890C0F"/>
    <w:rsid w:val="00890F5D"/>
    <w:rsid w:val="00890F60"/>
    <w:rsid w:val="00890F72"/>
    <w:rsid w:val="0089130A"/>
    <w:rsid w:val="0089146B"/>
    <w:rsid w:val="00891598"/>
    <w:rsid w:val="00891622"/>
    <w:rsid w:val="0089180B"/>
    <w:rsid w:val="0089189B"/>
    <w:rsid w:val="008919DB"/>
    <w:rsid w:val="00891A73"/>
    <w:rsid w:val="00891ADB"/>
    <w:rsid w:val="00891C71"/>
    <w:rsid w:val="00891EEC"/>
    <w:rsid w:val="00891F39"/>
    <w:rsid w:val="0089209E"/>
    <w:rsid w:val="0089222B"/>
    <w:rsid w:val="00892461"/>
    <w:rsid w:val="00892640"/>
    <w:rsid w:val="0089287D"/>
    <w:rsid w:val="008929C9"/>
    <w:rsid w:val="00892A07"/>
    <w:rsid w:val="00892AF1"/>
    <w:rsid w:val="00892B82"/>
    <w:rsid w:val="00892B87"/>
    <w:rsid w:val="00892BA0"/>
    <w:rsid w:val="00892C51"/>
    <w:rsid w:val="00892D20"/>
    <w:rsid w:val="00892FD3"/>
    <w:rsid w:val="008935A2"/>
    <w:rsid w:val="00893739"/>
    <w:rsid w:val="00893A1B"/>
    <w:rsid w:val="00893B96"/>
    <w:rsid w:val="00893C6D"/>
    <w:rsid w:val="00893C87"/>
    <w:rsid w:val="00893DE7"/>
    <w:rsid w:val="00893E01"/>
    <w:rsid w:val="00893FC5"/>
    <w:rsid w:val="00894171"/>
    <w:rsid w:val="00894521"/>
    <w:rsid w:val="008945FC"/>
    <w:rsid w:val="0089487F"/>
    <w:rsid w:val="008948F7"/>
    <w:rsid w:val="00894932"/>
    <w:rsid w:val="00894935"/>
    <w:rsid w:val="00894BD0"/>
    <w:rsid w:val="00894CA5"/>
    <w:rsid w:val="00894E40"/>
    <w:rsid w:val="00894F31"/>
    <w:rsid w:val="00894F75"/>
    <w:rsid w:val="00895139"/>
    <w:rsid w:val="0089516E"/>
    <w:rsid w:val="00895388"/>
    <w:rsid w:val="008954D4"/>
    <w:rsid w:val="0089555C"/>
    <w:rsid w:val="008955D8"/>
    <w:rsid w:val="008956D8"/>
    <w:rsid w:val="008957D1"/>
    <w:rsid w:val="00895B97"/>
    <w:rsid w:val="00895C1D"/>
    <w:rsid w:val="00895C6C"/>
    <w:rsid w:val="00895CFF"/>
    <w:rsid w:val="00895E46"/>
    <w:rsid w:val="00895EDE"/>
    <w:rsid w:val="00895FC2"/>
    <w:rsid w:val="00896151"/>
    <w:rsid w:val="008963D2"/>
    <w:rsid w:val="00896704"/>
    <w:rsid w:val="008967C2"/>
    <w:rsid w:val="008968AC"/>
    <w:rsid w:val="0089693C"/>
    <w:rsid w:val="008969C1"/>
    <w:rsid w:val="008969F0"/>
    <w:rsid w:val="00896A5F"/>
    <w:rsid w:val="00896B0E"/>
    <w:rsid w:val="00896C65"/>
    <w:rsid w:val="00896EAE"/>
    <w:rsid w:val="008970B0"/>
    <w:rsid w:val="0089711B"/>
    <w:rsid w:val="008975C4"/>
    <w:rsid w:val="008976B0"/>
    <w:rsid w:val="0089777B"/>
    <w:rsid w:val="008979BF"/>
    <w:rsid w:val="00897C2B"/>
    <w:rsid w:val="00897C2E"/>
    <w:rsid w:val="00897C92"/>
    <w:rsid w:val="00897E4C"/>
    <w:rsid w:val="00897E66"/>
    <w:rsid w:val="008A007A"/>
    <w:rsid w:val="008A007B"/>
    <w:rsid w:val="008A02F9"/>
    <w:rsid w:val="008A0B62"/>
    <w:rsid w:val="008A0CF6"/>
    <w:rsid w:val="008A0D51"/>
    <w:rsid w:val="008A0D82"/>
    <w:rsid w:val="008A0EB2"/>
    <w:rsid w:val="008A1087"/>
    <w:rsid w:val="008A114A"/>
    <w:rsid w:val="008A1169"/>
    <w:rsid w:val="008A11D3"/>
    <w:rsid w:val="008A12CE"/>
    <w:rsid w:val="008A14A5"/>
    <w:rsid w:val="008A153B"/>
    <w:rsid w:val="008A15AA"/>
    <w:rsid w:val="008A16EF"/>
    <w:rsid w:val="008A1793"/>
    <w:rsid w:val="008A19DE"/>
    <w:rsid w:val="008A1A07"/>
    <w:rsid w:val="008A1AF6"/>
    <w:rsid w:val="008A1D26"/>
    <w:rsid w:val="008A1E05"/>
    <w:rsid w:val="008A1E95"/>
    <w:rsid w:val="008A204B"/>
    <w:rsid w:val="008A2238"/>
    <w:rsid w:val="008A22E2"/>
    <w:rsid w:val="008A2413"/>
    <w:rsid w:val="008A2650"/>
    <w:rsid w:val="008A27DE"/>
    <w:rsid w:val="008A2881"/>
    <w:rsid w:val="008A2ACB"/>
    <w:rsid w:val="008A2ACF"/>
    <w:rsid w:val="008A2C5B"/>
    <w:rsid w:val="008A2D41"/>
    <w:rsid w:val="008A2F92"/>
    <w:rsid w:val="008A3072"/>
    <w:rsid w:val="008A30C2"/>
    <w:rsid w:val="008A311D"/>
    <w:rsid w:val="008A32FD"/>
    <w:rsid w:val="008A3480"/>
    <w:rsid w:val="008A34A4"/>
    <w:rsid w:val="008A354C"/>
    <w:rsid w:val="008A3901"/>
    <w:rsid w:val="008A3A32"/>
    <w:rsid w:val="008A3C4D"/>
    <w:rsid w:val="008A3D20"/>
    <w:rsid w:val="008A3D90"/>
    <w:rsid w:val="008A4493"/>
    <w:rsid w:val="008A46EC"/>
    <w:rsid w:val="008A4A68"/>
    <w:rsid w:val="008A4B60"/>
    <w:rsid w:val="008A4E27"/>
    <w:rsid w:val="008A4F71"/>
    <w:rsid w:val="008A5090"/>
    <w:rsid w:val="008A5343"/>
    <w:rsid w:val="008A5423"/>
    <w:rsid w:val="008A5482"/>
    <w:rsid w:val="008A5726"/>
    <w:rsid w:val="008A57D2"/>
    <w:rsid w:val="008A59BB"/>
    <w:rsid w:val="008A5B5A"/>
    <w:rsid w:val="008A5B60"/>
    <w:rsid w:val="008A5E13"/>
    <w:rsid w:val="008A5EF3"/>
    <w:rsid w:val="008A622D"/>
    <w:rsid w:val="008A6380"/>
    <w:rsid w:val="008A644A"/>
    <w:rsid w:val="008A6574"/>
    <w:rsid w:val="008A659C"/>
    <w:rsid w:val="008A65AD"/>
    <w:rsid w:val="008A66F2"/>
    <w:rsid w:val="008A67DE"/>
    <w:rsid w:val="008A6958"/>
    <w:rsid w:val="008A6B15"/>
    <w:rsid w:val="008A6D1D"/>
    <w:rsid w:val="008A6D90"/>
    <w:rsid w:val="008A6DB0"/>
    <w:rsid w:val="008A6DB5"/>
    <w:rsid w:val="008A6F66"/>
    <w:rsid w:val="008A6FED"/>
    <w:rsid w:val="008A7000"/>
    <w:rsid w:val="008A70C9"/>
    <w:rsid w:val="008A7167"/>
    <w:rsid w:val="008A7204"/>
    <w:rsid w:val="008A739E"/>
    <w:rsid w:val="008A747C"/>
    <w:rsid w:val="008A74B2"/>
    <w:rsid w:val="008A74FB"/>
    <w:rsid w:val="008A758C"/>
    <w:rsid w:val="008A75A1"/>
    <w:rsid w:val="008A760A"/>
    <w:rsid w:val="008A776E"/>
    <w:rsid w:val="008A797C"/>
    <w:rsid w:val="008A79D9"/>
    <w:rsid w:val="008A7A23"/>
    <w:rsid w:val="008A7A95"/>
    <w:rsid w:val="008A7ADC"/>
    <w:rsid w:val="008A7C8D"/>
    <w:rsid w:val="008B0195"/>
    <w:rsid w:val="008B020D"/>
    <w:rsid w:val="008B0252"/>
    <w:rsid w:val="008B0595"/>
    <w:rsid w:val="008B05A3"/>
    <w:rsid w:val="008B0824"/>
    <w:rsid w:val="008B09B5"/>
    <w:rsid w:val="008B09CA"/>
    <w:rsid w:val="008B0B0B"/>
    <w:rsid w:val="008B1255"/>
    <w:rsid w:val="008B1372"/>
    <w:rsid w:val="008B1444"/>
    <w:rsid w:val="008B167B"/>
    <w:rsid w:val="008B16F4"/>
    <w:rsid w:val="008B199E"/>
    <w:rsid w:val="008B1A02"/>
    <w:rsid w:val="008B1A3A"/>
    <w:rsid w:val="008B1A9D"/>
    <w:rsid w:val="008B1BE9"/>
    <w:rsid w:val="008B1C16"/>
    <w:rsid w:val="008B1D1D"/>
    <w:rsid w:val="008B1D3E"/>
    <w:rsid w:val="008B21CD"/>
    <w:rsid w:val="008B2307"/>
    <w:rsid w:val="008B2480"/>
    <w:rsid w:val="008B26FF"/>
    <w:rsid w:val="008B2763"/>
    <w:rsid w:val="008B2842"/>
    <w:rsid w:val="008B2973"/>
    <w:rsid w:val="008B2AA4"/>
    <w:rsid w:val="008B2D84"/>
    <w:rsid w:val="008B2F24"/>
    <w:rsid w:val="008B305B"/>
    <w:rsid w:val="008B3108"/>
    <w:rsid w:val="008B312F"/>
    <w:rsid w:val="008B331E"/>
    <w:rsid w:val="008B34FD"/>
    <w:rsid w:val="008B3820"/>
    <w:rsid w:val="008B3834"/>
    <w:rsid w:val="008B3BC2"/>
    <w:rsid w:val="008B3C0F"/>
    <w:rsid w:val="008B3F2C"/>
    <w:rsid w:val="008B4369"/>
    <w:rsid w:val="008B4637"/>
    <w:rsid w:val="008B47C3"/>
    <w:rsid w:val="008B4822"/>
    <w:rsid w:val="008B49D5"/>
    <w:rsid w:val="008B4AA3"/>
    <w:rsid w:val="008B4B2C"/>
    <w:rsid w:val="008B4C29"/>
    <w:rsid w:val="008B4D09"/>
    <w:rsid w:val="008B4DAE"/>
    <w:rsid w:val="008B4F47"/>
    <w:rsid w:val="008B527F"/>
    <w:rsid w:val="008B5408"/>
    <w:rsid w:val="008B543C"/>
    <w:rsid w:val="008B56B6"/>
    <w:rsid w:val="008B583E"/>
    <w:rsid w:val="008B58C3"/>
    <w:rsid w:val="008B5A18"/>
    <w:rsid w:val="008B5C56"/>
    <w:rsid w:val="008B5CC4"/>
    <w:rsid w:val="008B5CF3"/>
    <w:rsid w:val="008B5CFE"/>
    <w:rsid w:val="008B5E56"/>
    <w:rsid w:val="008B5FC1"/>
    <w:rsid w:val="008B60F7"/>
    <w:rsid w:val="008B6365"/>
    <w:rsid w:val="008B66A1"/>
    <w:rsid w:val="008B66A8"/>
    <w:rsid w:val="008B6985"/>
    <w:rsid w:val="008B69C9"/>
    <w:rsid w:val="008B6A45"/>
    <w:rsid w:val="008B6A9C"/>
    <w:rsid w:val="008B6AF6"/>
    <w:rsid w:val="008B6B7C"/>
    <w:rsid w:val="008B6B9A"/>
    <w:rsid w:val="008B6C82"/>
    <w:rsid w:val="008B6CEB"/>
    <w:rsid w:val="008B6E61"/>
    <w:rsid w:val="008B6EDC"/>
    <w:rsid w:val="008B7077"/>
    <w:rsid w:val="008B70EF"/>
    <w:rsid w:val="008B7191"/>
    <w:rsid w:val="008B7423"/>
    <w:rsid w:val="008B7448"/>
    <w:rsid w:val="008B7625"/>
    <w:rsid w:val="008B7680"/>
    <w:rsid w:val="008B7888"/>
    <w:rsid w:val="008B78DB"/>
    <w:rsid w:val="008B7AAF"/>
    <w:rsid w:val="008B7AB6"/>
    <w:rsid w:val="008B7E65"/>
    <w:rsid w:val="008B7E73"/>
    <w:rsid w:val="008C0107"/>
    <w:rsid w:val="008C030D"/>
    <w:rsid w:val="008C047C"/>
    <w:rsid w:val="008C04E0"/>
    <w:rsid w:val="008C0525"/>
    <w:rsid w:val="008C054F"/>
    <w:rsid w:val="008C05D6"/>
    <w:rsid w:val="008C05E8"/>
    <w:rsid w:val="008C0660"/>
    <w:rsid w:val="008C06C2"/>
    <w:rsid w:val="008C0790"/>
    <w:rsid w:val="008C08AF"/>
    <w:rsid w:val="008C0900"/>
    <w:rsid w:val="008C0BBE"/>
    <w:rsid w:val="008C0CE4"/>
    <w:rsid w:val="008C0D3C"/>
    <w:rsid w:val="008C0D4D"/>
    <w:rsid w:val="008C0E7B"/>
    <w:rsid w:val="008C0EDA"/>
    <w:rsid w:val="008C0FE5"/>
    <w:rsid w:val="008C1374"/>
    <w:rsid w:val="008C1C98"/>
    <w:rsid w:val="008C1CB6"/>
    <w:rsid w:val="008C1CE0"/>
    <w:rsid w:val="008C1EF3"/>
    <w:rsid w:val="008C20A6"/>
    <w:rsid w:val="008C2247"/>
    <w:rsid w:val="008C233F"/>
    <w:rsid w:val="008C2365"/>
    <w:rsid w:val="008C24F7"/>
    <w:rsid w:val="008C257D"/>
    <w:rsid w:val="008C2681"/>
    <w:rsid w:val="008C274E"/>
    <w:rsid w:val="008C2BAA"/>
    <w:rsid w:val="008C2C9E"/>
    <w:rsid w:val="008C2DA1"/>
    <w:rsid w:val="008C2DCE"/>
    <w:rsid w:val="008C2E55"/>
    <w:rsid w:val="008C2EB8"/>
    <w:rsid w:val="008C2F50"/>
    <w:rsid w:val="008C2F95"/>
    <w:rsid w:val="008C2FC4"/>
    <w:rsid w:val="008C3017"/>
    <w:rsid w:val="008C31FD"/>
    <w:rsid w:val="008C3277"/>
    <w:rsid w:val="008C32DA"/>
    <w:rsid w:val="008C3310"/>
    <w:rsid w:val="008C3519"/>
    <w:rsid w:val="008C3521"/>
    <w:rsid w:val="008C3558"/>
    <w:rsid w:val="008C355D"/>
    <w:rsid w:val="008C3630"/>
    <w:rsid w:val="008C3781"/>
    <w:rsid w:val="008C38A3"/>
    <w:rsid w:val="008C3BD5"/>
    <w:rsid w:val="008C3CEC"/>
    <w:rsid w:val="008C3D24"/>
    <w:rsid w:val="008C3E16"/>
    <w:rsid w:val="008C3E46"/>
    <w:rsid w:val="008C3E8F"/>
    <w:rsid w:val="008C3F99"/>
    <w:rsid w:val="008C401F"/>
    <w:rsid w:val="008C40A2"/>
    <w:rsid w:val="008C4212"/>
    <w:rsid w:val="008C42EC"/>
    <w:rsid w:val="008C430E"/>
    <w:rsid w:val="008C437A"/>
    <w:rsid w:val="008C4526"/>
    <w:rsid w:val="008C46AB"/>
    <w:rsid w:val="008C496F"/>
    <w:rsid w:val="008C49B9"/>
    <w:rsid w:val="008C49F7"/>
    <w:rsid w:val="008C4AAC"/>
    <w:rsid w:val="008C4EC1"/>
    <w:rsid w:val="008C5173"/>
    <w:rsid w:val="008C52AB"/>
    <w:rsid w:val="008C533B"/>
    <w:rsid w:val="008C559A"/>
    <w:rsid w:val="008C5740"/>
    <w:rsid w:val="008C596E"/>
    <w:rsid w:val="008C59AC"/>
    <w:rsid w:val="008C5A28"/>
    <w:rsid w:val="008C5BD4"/>
    <w:rsid w:val="008C5BE9"/>
    <w:rsid w:val="008C5D9A"/>
    <w:rsid w:val="008C629E"/>
    <w:rsid w:val="008C62AD"/>
    <w:rsid w:val="008C670D"/>
    <w:rsid w:val="008C6744"/>
    <w:rsid w:val="008C6786"/>
    <w:rsid w:val="008C681D"/>
    <w:rsid w:val="008C684F"/>
    <w:rsid w:val="008C69B5"/>
    <w:rsid w:val="008C6A68"/>
    <w:rsid w:val="008C6C70"/>
    <w:rsid w:val="008C6DC5"/>
    <w:rsid w:val="008C6DDE"/>
    <w:rsid w:val="008C718C"/>
    <w:rsid w:val="008C7238"/>
    <w:rsid w:val="008C73A7"/>
    <w:rsid w:val="008C744A"/>
    <w:rsid w:val="008C7515"/>
    <w:rsid w:val="008C7532"/>
    <w:rsid w:val="008C7863"/>
    <w:rsid w:val="008C786C"/>
    <w:rsid w:val="008C7B09"/>
    <w:rsid w:val="008C7C5C"/>
    <w:rsid w:val="008C7CD9"/>
    <w:rsid w:val="008C7CEF"/>
    <w:rsid w:val="008C7D8F"/>
    <w:rsid w:val="008C7DA2"/>
    <w:rsid w:val="008C7ED3"/>
    <w:rsid w:val="008D00A4"/>
    <w:rsid w:val="008D0201"/>
    <w:rsid w:val="008D0293"/>
    <w:rsid w:val="008D0331"/>
    <w:rsid w:val="008D03CE"/>
    <w:rsid w:val="008D049B"/>
    <w:rsid w:val="008D04A7"/>
    <w:rsid w:val="008D04BF"/>
    <w:rsid w:val="008D054D"/>
    <w:rsid w:val="008D06D8"/>
    <w:rsid w:val="008D0A44"/>
    <w:rsid w:val="008D0BA1"/>
    <w:rsid w:val="008D0C0D"/>
    <w:rsid w:val="008D0DC9"/>
    <w:rsid w:val="008D0DCF"/>
    <w:rsid w:val="008D13B1"/>
    <w:rsid w:val="008D13E7"/>
    <w:rsid w:val="008D14D5"/>
    <w:rsid w:val="008D1618"/>
    <w:rsid w:val="008D1684"/>
    <w:rsid w:val="008D1774"/>
    <w:rsid w:val="008D179A"/>
    <w:rsid w:val="008D19F3"/>
    <w:rsid w:val="008D1AC2"/>
    <w:rsid w:val="008D1B66"/>
    <w:rsid w:val="008D1BE8"/>
    <w:rsid w:val="008D1F3D"/>
    <w:rsid w:val="008D1F6B"/>
    <w:rsid w:val="008D2205"/>
    <w:rsid w:val="008D254A"/>
    <w:rsid w:val="008D270E"/>
    <w:rsid w:val="008D2773"/>
    <w:rsid w:val="008D284B"/>
    <w:rsid w:val="008D291F"/>
    <w:rsid w:val="008D29BE"/>
    <w:rsid w:val="008D2AE1"/>
    <w:rsid w:val="008D2B25"/>
    <w:rsid w:val="008D2B47"/>
    <w:rsid w:val="008D2D9C"/>
    <w:rsid w:val="008D3205"/>
    <w:rsid w:val="008D33AC"/>
    <w:rsid w:val="008D33C7"/>
    <w:rsid w:val="008D348B"/>
    <w:rsid w:val="008D3621"/>
    <w:rsid w:val="008D368E"/>
    <w:rsid w:val="008D3875"/>
    <w:rsid w:val="008D3894"/>
    <w:rsid w:val="008D3957"/>
    <w:rsid w:val="008D3ACA"/>
    <w:rsid w:val="008D3B0C"/>
    <w:rsid w:val="008D3BA5"/>
    <w:rsid w:val="008D3D46"/>
    <w:rsid w:val="008D40D3"/>
    <w:rsid w:val="008D420E"/>
    <w:rsid w:val="008D43E8"/>
    <w:rsid w:val="008D4538"/>
    <w:rsid w:val="008D4557"/>
    <w:rsid w:val="008D4958"/>
    <w:rsid w:val="008D49E4"/>
    <w:rsid w:val="008D49F1"/>
    <w:rsid w:val="008D4C61"/>
    <w:rsid w:val="008D4C9B"/>
    <w:rsid w:val="008D4D93"/>
    <w:rsid w:val="008D4DEA"/>
    <w:rsid w:val="008D4E24"/>
    <w:rsid w:val="008D5015"/>
    <w:rsid w:val="008D52FE"/>
    <w:rsid w:val="008D53D7"/>
    <w:rsid w:val="008D5420"/>
    <w:rsid w:val="008D5820"/>
    <w:rsid w:val="008D5A5D"/>
    <w:rsid w:val="008D5C0C"/>
    <w:rsid w:val="008D5F58"/>
    <w:rsid w:val="008D5F6D"/>
    <w:rsid w:val="008D6106"/>
    <w:rsid w:val="008D615A"/>
    <w:rsid w:val="008D620D"/>
    <w:rsid w:val="008D6265"/>
    <w:rsid w:val="008D6452"/>
    <w:rsid w:val="008D65A5"/>
    <w:rsid w:val="008D66FF"/>
    <w:rsid w:val="008D6758"/>
    <w:rsid w:val="008D67E6"/>
    <w:rsid w:val="008D689F"/>
    <w:rsid w:val="008D693F"/>
    <w:rsid w:val="008D6A24"/>
    <w:rsid w:val="008D6A93"/>
    <w:rsid w:val="008D6A96"/>
    <w:rsid w:val="008D6D4D"/>
    <w:rsid w:val="008D6EF2"/>
    <w:rsid w:val="008D7033"/>
    <w:rsid w:val="008D7174"/>
    <w:rsid w:val="008D71C2"/>
    <w:rsid w:val="008D7378"/>
    <w:rsid w:val="008D73DE"/>
    <w:rsid w:val="008D74C0"/>
    <w:rsid w:val="008D75AB"/>
    <w:rsid w:val="008D76B6"/>
    <w:rsid w:val="008D77C1"/>
    <w:rsid w:val="008D7B20"/>
    <w:rsid w:val="008D7BBF"/>
    <w:rsid w:val="008D7E5B"/>
    <w:rsid w:val="008E0132"/>
    <w:rsid w:val="008E0326"/>
    <w:rsid w:val="008E0661"/>
    <w:rsid w:val="008E06D6"/>
    <w:rsid w:val="008E071B"/>
    <w:rsid w:val="008E0797"/>
    <w:rsid w:val="008E0886"/>
    <w:rsid w:val="008E0A3D"/>
    <w:rsid w:val="008E0B16"/>
    <w:rsid w:val="008E0C0C"/>
    <w:rsid w:val="008E0C36"/>
    <w:rsid w:val="008E0D23"/>
    <w:rsid w:val="008E0E22"/>
    <w:rsid w:val="008E1488"/>
    <w:rsid w:val="008E15CC"/>
    <w:rsid w:val="008E1661"/>
    <w:rsid w:val="008E17B7"/>
    <w:rsid w:val="008E1D37"/>
    <w:rsid w:val="008E1F53"/>
    <w:rsid w:val="008E22A2"/>
    <w:rsid w:val="008E2387"/>
    <w:rsid w:val="008E25A3"/>
    <w:rsid w:val="008E26F3"/>
    <w:rsid w:val="008E2717"/>
    <w:rsid w:val="008E27C7"/>
    <w:rsid w:val="008E2944"/>
    <w:rsid w:val="008E2983"/>
    <w:rsid w:val="008E2BE6"/>
    <w:rsid w:val="008E2D91"/>
    <w:rsid w:val="008E2E91"/>
    <w:rsid w:val="008E2F20"/>
    <w:rsid w:val="008E2F63"/>
    <w:rsid w:val="008E3065"/>
    <w:rsid w:val="008E3090"/>
    <w:rsid w:val="008E30A8"/>
    <w:rsid w:val="008E30DD"/>
    <w:rsid w:val="008E326E"/>
    <w:rsid w:val="008E3286"/>
    <w:rsid w:val="008E34D4"/>
    <w:rsid w:val="008E3579"/>
    <w:rsid w:val="008E3735"/>
    <w:rsid w:val="008E37CA"/>
    <w:rsid w:val="008E37CC"/>
    <w:rsid w:val="008E3ABF"/>
    <w:rsid w:val="008E3C03"/>
    <w:rsid w:val="008E3DD5"/>
    <w:rsid w:val="008E416D"/>
    <w:rsid w:val="008E441E"/>
    <w:rsid w:val="008E4423"/>
    <w:rsid w:val="008E443C"/>
    <w:rsid w:val="008E4643"/>
    <w:rsid w:val="008E4725"/>
    <w:rsid w:val="008E4B2C"/>
    <w:rsid w:val="008E4B86"/>
    <w:rsid w:val="008E4BB6"/>
    <w:rsid w:val="008E4C2B"/>
    <w:rsid w:val="008E4C9F"/>
    <w:rsid w:val="008E4F3E"/>
    <w:rsid w:val="008E503B"/>
    <w:rsid w:val="008E5139"/>
    <w:rsid w:val="008E544C"/>
    <w:rsid w:val="008E562E"/>
    <w:rsid w:val="008E563E"/>
    <w:rsid w:val="008E5880"/>
    <w:rsid w:val="008E595E"/>
    <w:rsid w:val="008E59AB"/>
    <w:rsid w:val="008E5C9F"/>
    <w:rsid w:val="008E5D25"/>
    <w:rsid w:val="008E6085"/>
    <w:rsid w:val="008E615B"/>
    <w:rsid w:val="008E62B4"/>
    <w:rsid w:val="008E632C"/>
    <w:rsid w:val="008E6430"/>
    <w:rsid w:val="008E6465"/>
    <w:rsid w:val="008E681A"/>
    <w:rsid w:val="008E6843"/>
    <w:rsid w:val="008E69F6"/>
    <w:rsid w:val="008E6B2B"/>
    <w:rsid w:val="008E6B73"/>
    <w:rsid w:val="008E6BB5"/>
    <w:rsid w:val="008E6C10"/>
    <w:rsid w:val="008E6DEF"/>
    <w:rsid w:val="008E6EC6"/>
    <w:rsid w:val="008E6EDF"/>
    <w:rsid w:val="008E71BC"/>
    <w:rsid w:val="008E7218"/>
    <w:rsid w:val="008E72F1"/>
    <w:rsid w:val="008E7337"/>
    <w:rsid w:val="008E73DF"/>
    <w:rsid w:val="008E746F"/>
    <w:rsid w:val="008E74FA"/>
    <w:rsid w:val="008E7686"/>
    <w:rsid w:val="008E76D9"/>
    <w:rsid w:val="008E7A0D"/>
    <w:rsid w:val="008E7ABE"/>
    <w:rsid w:val="008E7C16"/>
    <w:rsid w:val="008E7E81"/>
    <w:rsid w:val="008E7ED7"/>
    <w:rsid w:val="008E7FCF"/>
    <w:rsid w:val="008E9AC9"/>
    <w:rsid w:val="008F078F"/>
    <w:rsid w:val="008F0802"/>
    <w:rsid w:val="008F08EB"/>
    <w:rsid w:val="008F09BA"/>
    <w:rsid w:val="008F0A82"/>
    <w:rsid w:val="008F1113"/>
    <w:rsid w:val="008F11B6"/>
    <w:rsid w:val="008F1252"/>
    <w:rsid w:val="008F12D4"/>
    <w:rsid w:val="008F134D"/>
    <w:rsid w:val="008F1722"/>
    <w:rsid w:val="008F173E"/>
    <w:rsid w:val="008F177B"/>
    <w:rsid w:val="008F18B4"/>
    <w:rsid w:val="008F1A28"/>
    <w:rsid w:val="008F1AF0"/>
    <w:rsid w:val="008F1B5F"/>
    <w:rsid w:val="008F1C1D"/>
    <w:rsid w:val="008F1E2B"/>
    <w:rsid w:val="008F2053"/>
    <w:rsid w:val="008F2113"/>
    <w:rsid w:val="008F232C"/>
    <w:rsid w:val="008F247E"/>
    <w:rsid w:val="008F2529"/>
    <w:rsid w:val="008F25D4"/>
    <w:rsid w:val="008F25F6"/>
    <w:rsid w:val="008F267B"/>
    <w:rsid w:val="008F2B08"/>
    <w:rsid w:val="008F2B90"/>
    <w:rsid w:val="008F2C73"/>
    <w:rsid w:val="008F2DF3"/>
    <w:rsid w:val="008F2E07"/>
    <w:rsid w:val="008F2F4D"/>
    <w:rsid w:val="008F348B"/>
    <w:rsid w:val="008F3516"/>
    <w:rsid w:val="008F356B"/>
    <w:rsid w:val="008F357B"/>
    <w:rsid w:val="008F385A"/>
    <w:rsid w:val="008F38CC"/>
    <w:rsid w:val="008F3CF7"/>
    <w:rsid w:val="008F3D47"/>
    <w:rsid w:val="008F3DC0"/>
    <w:rsid w:val="008F3DCE"/>
    <w:rsid w:val="008F3E6F"/>
    <w:rsid w:val="008F3E7C"/>
    <w:rsid w:val="008F3F7B"/>
    <w:rsid w:val="008F40B5"/>
    <w:rsid w:val="008F4100"/>
    <w:rsid w:val="008F413C"/>
    <w:rsid w:val="008F4160"/>
    <w:rsid w:val="008F4228"/>
    <w:rsid w:val="008F432E"/>
    <w:rsid w:val="008F4374"/>
    <w:rsid w:val="008F447D"/>
    <w:rsid w:val="008F452A"/>
    <w:rsid w:val="008F45ED"/>
    <w:rsid w:val="008F476A"/>
    <w:rsid w:val="008F4C19"/>
    <w:rsid w:val="008F4C34"/>
    <w:rsid w:val="008F4D91"/>
    <w:rsid w:val="008F4F78"/>
    <w:rsid w:val="008F5089"/>
    <w:rsid w:val="008F534C"/>
    <w:rsid w:val="008F543C"/>
    <w:rsid w:val="008F544B"/>
    <w:rsid w:val="008F550A"/>
    <w:rsid w:val="008F55EC"/>
    <w:rsid w:val="008F56CE"/>
    <w:rsid w:val="008F5802"/>
    <w:rsid w:val="008F5EBD"/>
    <w:rsid w:val="008F5FD8"/>
    <w:rsid w:val="008F612F"/>
    <w:rsid w:val="008F6342"/>
    <w:rsid w:val="008F63B4"/>
    <w:rsid w:val="008F64F2"/>
    <w:rsid w:val="008F668B"/>
    <w:rsid w:val="008F66FA"/>
    <w:rsid w:val="008F6758"/>
    <w:rsid w:val="008F675A"/>
    <w:rsid w:val="008F6BEC"/>
    <w:rsid w:val="008F6C75"/>
    <w:rsid w:val="008F6D0A"/>
    <w:rsid w:val="008F6D1E"/>
    <w:rsid w:val="008F76C3"/>
    <w:rsid w:val="008F772C"/>
    <w:rsid w:val="008F7AA4"/>
    <w:rsid w:val="008F7AC3"/>
    <w:rsid w:val="008F7B43"/>
    <w:rsid w:val="008F7B98"/>
    <w:rsid w:val="008F7BA1"/>
    <w:rsid w:val="008F7BB9"/>
    <w:rsid w:val="008F7EAE"/>
    <w:rsid w:val="008F7EB3"/>
    <w:rsid w:val="008F7EE7"/>
    <w:rsid w:val="009002CF"/>
    <w:rsid w:val="00900314"/>
    <w:rsid w:val="0090033F"/>
    <w:rsid w:val="00900516"/>
    <w:rsid w:val="00900534"/>
    <w:rsid w:val="009006DD"/>
    <w:rsid w:val="0090085D"/>
    <w:rsid w:val="00900896"/>
    <w:rsid w:val="00900947"/>
    <w:rsid w:val="0090099D"/>
    <w:rsid w:val="00900BB2"/>
    <w:rsid w:val="00900BB9"/>
    <w:rsid w:val="00900BEF"/>
    <w:rsid w:val="00900BF1"/>
    <w:rsid w:val="00900BFD"/>
    <w:rsid w:val="00900C45"/>
    <w:rsid w:val="009014AD"/>
    <w:rsid w:val="009014C3"/>
    <w:rsid w:val="00901531"/>
    <w:rsid w:val="009015FF"/>
    <w:rsid w:val="0090160F"/>
    <w:rsid w:val="0090166F"/>
    <w:rsid w:val="00901808"/>
    <w:rsid w:val="00901A0F"/>
    <w:rsid w:val="00901A60"/>
    <w:rsid w:val="00901BDD"/>
    <w:rsid w:val="00901DCC"/>
    <w:rsid w:val="00901DFF"/>
    <w:rsid w:val="00901E76"/>
    <w:rsid w:val="00902183"/>
    <w:rsid w:val="00902281"/>
    <w:rsid w:val="009022B3"/>
    <w:rsid w:val="009024EF"/>
    <w:rsid w:val="0090256C"/>
    <w:rsid w:val="009026B6"/>
    <w:rsid w:val="009026F8"/>
    <w:rsid w:val="0090275B"/>
    <w:rsid w:val="009028ED"/>
    <w:rsid w:val="00902932"/>
    <w:rsid w:val="0090298D"/>
    <w:rsid w:val="00902A9A"/>
    <w:rsid w:val="00902C66"/>
    <w:rsid w:val="00902EC1"/>
    <w:rsid w:val="00902ECF"/>
    <w:rsid w:val="00902F86"/>
    <w:rsid w:val="009032D4"/>
    <w:rsid w:val="0090332C"/>
    <w:rsid w:val="0090338B"/>
    <w:rsid w:val="009039D7"/>
    <w:rsid w:val="00903D3B"/>
    <w:rsid w:val="00903DB2"/>
    <w:rsid w:val="00903EB8"/>
    <w:rsid w:val="00903F48"/>
    <w:rsid w:val="009042C8"/>
    <w:rsid w:val="0090433C"/>
    <w:rsid w:val="0090447B"/>
    <w:rsid w:val="00904513"/>
    <w:rsid w:val="0090456D"/>
    <w:rsid w:val="009045DC"/>
    <w:rsid w:val="0090475F"/>
    <w:rsid w:val="00904850"/>
    <w:rsid w:val="009049E8"/>
    <w:rsid w:val="00904B48"/>
    <w:rsid w:val="00904B4E"/>
    <w:rsid w:val="00904D82"/>
    <w:rsid w:val="00904EBA"/>
    <w:rsid w:val="00904ED9"/>
    <w:rsid w:val="00904F0D"/>
    <w:rsid w:val="00905008"/>
    <w:rsid w:val="009050BF"/>
    <w:rsid w:val="00905160"/>
    <w:rsid w:val="00905313"/>
    <w:rsid w:val="0090549D"/>
    <w:rsid w:val="0090580D"/>
    <w:rsid w:val="009058FC"/>
    <w:rsid w:val="00905906"/>
    <w:rsid w:val="009059EE"/>
    <w:rsid w:val="00905AFA"/>
    <w:rsid w:val="00905C36"/>
    <w:rsid w:val="00905FFA"/>
    <w:rsid w:val="00906013"/>
    <w:rsid w:val="00906119"/>
    <w:rsid w:val="009061EC"/>
    <w:rsid w:val="009063B8"/>
    <w:rsid w:val="00906430"/>
    <w:rsid w:val="009064E2"/>
    <w:rsid w:val="00906573"/>
    <w:rsid w:val="009066CA"/>
    <w:rsid w:val="009067AB"/>
    <w:rsid w:val="009068D2"/>
    <w:rsid w:val="00906910"/>
    <w:rsid w:val="00906937"/>
    <w:rsid w:val="00906A89"/>
    <w:rsid w:val="00906DC4"/>
    <w:rsid w:val="00906EB0"/>
    <w:rsid w:val="00906F4C"/>
    <w:rsid w:val="00907287"/>
    <w:rsid w:val="0090738A"/>
    <w:rsid w:val="00907522"/>
    <w:rsid w:val="009075F6"/>
    <w:rsid w:val="0090761A"/>
    <w:rsid w:val="00907658"/>
    <w:rsid w:val="0090773C"/>
    <w:rsid w:val="009079AD"/>
    <w:rsid w:val="00907B00"/>
    <w:rsid w:val="00907C2A"/>
    <w:rsid w:val="00907C30"/>
    <w:rsid w:val="00907E3B"/>
    <w:rsid w:val="00907EF0"/>
    <w:rsid w:val="00907FC3"/>
    <w:rsid w:val="00907FF9"/>
    <w:rsid w:val="00907FFB"/>
    <w:rsid w:val="009103FD"/>
    <w:rsid w:val="00910431"/>
    <w:rsid w:val="0091049A"/>
    <w:rsid w:val="0091049B"/>
    <w:rsid w:val="009106D1"/>
    <w:rsid w:val="009106E6"/>
    <w:rsid w:val="00910778"/>
    <w:rsid w:val="0091093C"/>
    <w:rsid w:val="00910B22"/>
    <w:rsid w:val="00910E70"/>
    <w:rsid w:val="00910EEA"/>
    <w:rsid w:val="00910F71"/>
    <w:rsid w:val="009112C9"/>
    <w:rsid w:val="009112F1"/>
    <w:rsid w:val="00911401"/>
    <w:rsid w:val="00911634"/>
    <w:rsid w:val="009118DE"/>
    <w:rsid w:val="00911921"/>
    <w:rsid w:val="009119AE"/>
    <w:rsid w:val="00911A6F"/>
    <w:rsid w:val="00911AF2"/>
    <w:rsid w:val="00911BFA"/>
    <w:rsid w:val="00911C18"/>
    <w:rsid w:val="00911C2E"/>
    <w:rsid w:val="0091213F"/>
    <w:rsid w:val="0091218F"/>
    <w:rsid w:val="009121AB"/>
    <w:rsid w:val="0091237C"/>
    <w:rsid w:val="0091244D"/>
    <w:rsid w:val="0091254D"/>
    <w:rsid w:val="009125DE"/>
    <w:rsid w:val="009125ED"/>
    <w:rsid w:val="00912C28"/>
    <w:rsid w:val="00912D65"/>
    <w:rsid w:val="00912F61"/>
    <w:rsid w:val="00912FF3"/>
    <w:rsid w:val="009130C4"/>
    <w:rsid w:val="009130D4"/>
    <w:rsid w:val="0091323E"/>
    <w:rsid w:val="0091325E"/>
    <w:rsid w:val="00913295"/>
    <w:rsid w:val="00913652"/>
    <w:rsid w:val="009136D1"/>
    <w:rsid w:val="00913797"/>
    <w:rsid w:val="009138F3"/>
    <w:rsid w:val="00913B12"/>
    <w:rsid w:val="00913B25"/>
    <w:rsid w:val="00913B65"/>
    <w:rsid w:val="00913E2E"/>
    <w:rsid w:val="00913F65"/>
    <w:rsid w:val="00914492"/>
    <w:rsid w:val="00914520"/>
    <w:rsid w:val="00914651"/>
    <w:rsid w:val="00914943"/>
    <w:rsid w:val="009149D1"/>
    <w:rsid w:val="00914A2F"/>
    <w:rsid w:val="00914BD0"/>
    <w:rsid w:val="00914C87"/>
    <w:rsid w:val="00914E2D"/>
    <w:rsid w:val="00915080"/>
    <w:rsid w:val="00915125"/>
    <w:rsid w:val="00915145"/>
    <w:rsid w:val="00915530"/>
    <w:rsid w:val="00915BF7"/>
    <w:rsid w:val="00915C33"/>
    <w:rsid w:val="00915E93"/>
    <w:rsid w:val="00915EAD"/>
    <w:rsid w:val="00915F50"/>
    <w:rsid w:val="00915F70"/>
    <w:rsid w:val="00916076"/>
    <w:rsid w:val="009164A0"/>
    <w:rsid w:val="0091655F"/>
    <w:rsid w:val="00916634"/>
    <w:rsid w:val="00916748"/>
    <w:rsid w:val="009167CE"/>
    <w:rsid w:val="00916870"/>
    <w:rsid w:val="009168B2"/>
    <w:rsid w:val="00916BDB"/>
    <w:rsid w:val="00916BDD"/>
    <w:rsid w:val="00916C8D"/>
    <w:rsid w:val="00916F0D"/>
    <w:rsid w:val="00917141"/>
    <w:rsid w:val="0091733A"/>
    <w:rsid w:val="00917496"/>
    <w:rsid w:val="00917508"/>
    <w:rsid w:val="00917540"/>
    <w:rsid w:val="009176A3"/>
    <w:rsid w:val="00917735"/>
    <w:rsid w:val="0091791C"/>
    <w:rsid w:val="00917966"/>
    <w:rsid w:val="00917AB8"/>
    <w:rsid w:val="00917AF3"/>
    <w:rsid w:val="00917B3C"/>
    <w:rsid w:val="00917C4C"/>
    <w:rsid w:val="00917CC9"/>
    <w:rsid w:val="00917CFE"/>
    <w:rsid w:val="00917EB8"/>
    <w:rsid w:val="009201EB"/>
    <w:rsid w:val="009206FF"/>
    <w:rsid w:val="00920772"/>
    <w:rsid w:val="00920960"/>
    <w:rsid w:val="00920AAA"/>
    <w:rsid w:val="00920BD5"/>
    <w:rsid w:val="00920CD1"/>
    <w:rsid w:val="00920D68"/>
    <w:rsid w:val="00920E9E"/>
    <w:rsid w:val="00920F7E"/>
    <w:rsid w:val="0092112D"/>
    <w:rsid w:val="009211AA"/>
    <w:rsid w:val="00921481"/>
    <w:rsid w:val="00921539"/>
    <w:rsid w:val="00921686"/>
    <w:rsid w:val="00921989"/>
    <w:rsid w:val="00921A21"/>
    <w:rsid w:val="00921A56"/>
    <w:rsid w:val="00921A81"/>
    <w:rsid w:val="00921B56"/>
    <w:rsid w:val="00921CC2"/>
    <w:rsid w:val="00921D49"/>
    <w:rsid w:val="00921DE7"/>
    <w:rsid w:val="00921E62"/>
    <w:rsid w:val="00921F05"/>
    <w:rsid w:val="00922197"/>
    <w:rsid w:val="00922C9E"/>
    <w:rsid w:val="00922CE5"/>
    <w:rsid w:val="00922CF5"/>
    <w:rsid w:val="00922CF9"/>
    <w:rsid w:val="00922DA6"/>
    <w:rsid w:val="00922EE7"/>
    <w:rsid w:val="0092323B"/>
    <w:rsid w:val="00923368"/>
    <w:rsid w:val="00923379"/>
    <w:rsid w:val="00923501"/>
    <w:rsid w:val="0092359C"/>
    <w:rsid w:val="009235C9"/>
    <w:rsid w:val="009235EF"/>
    <w:rsid w:val="00923707"/>
    <w:rsid w:val="009239C7"/>
    <w:rsid w:val="009239E2"/>
    <w:rsid w:val="00923A13"/>
    <w:rsid w:val="00923EAE"/>
    <w:rsid w:val="00923F7A"/>
    <w:rsid w:val="009240A1"/>
    <w:rsid w:val="0092416A"/>
    <w:rsid w:val="009241E6"/>
    <w:rsid w:val="00924282"/>
    <w:rsid w:val="00924433"/>
    <w:rsid w:val="00924735"/>
    <w:rsid w:val="00924F75"/>
    <w:rsid w:val="00924FFC"/>
    <w:rsid w:val="0092522C"/>
    <w:rsid w:val="009252DD"/>
    <w:rsid w:val="00925A8E"/>
    <w:rsid w:val="00925BDD"/>
    <w:rsid w:val="00925D35"/>
    <w:rsid w:val="00925E93"/>
    <w:rsid w:val="00925F09"/>
    <w:rsid w:val="00925F87"/>
    <w:rsid w:val="009260FD"/>
    <w:rsid w:val="009262B0"/>
    <w:rsid w:val="009263AB"/>
    <w:rsid w:val="00926438"/>
    <w:rsid w:val="00926494"/>
    <w:rsid w:val="00926A15"/>
    <w:rsid w:val="00926B54"/>
    <w:rsid w:val="00926C65"/>
    <w:rsid w:val="00926D60"/>
    <w:rsid w:val="00926DF6"/>
    <w:rsid w:val="00926E6A"/>
    <w:rsid w:val="009270E0"/>
    <w:rsid w:val="00927241"/>
    <w:rsid w:val="00927331"/>
    <w:rsid w:val="009273F4"/>
    <w:rsid w:val="0092768D"/>
    <w:rsid w:val="009277B1"/>
    <w:rsid w:val="00927807"/>
    <w:rsid w:val="00927943"/>
    <w:rsid w:val="009279B0"/>
    <w:rsid w:val="00927CFB"/>
    <w:rsid w:val="00927F0F"/>
    <w:rsid w:val="00927FA7"/>
    <w:rsid w:val="0092DAB1"/>
    <w:rsid w:val="009300BB"/>
    <w:rsid w:val="009300CF"/>
    <w:rsid w:val="009300F3"/>
    <w:rsid w:val="009301A1"/>
    <w:rsid w:val="009302F8"/>
    <w:rsid w:val="009303B5"/>
    <w:rsid w:val="009304DF"/>
    <w:rsid w:val="00930875"/>
    <w:rsid w:val="00930F3B"/>
    <w:rsid w:val="00930FC2"/>
    <w:rsid w:val="009310C1"/>
    <w:rsid w:val="00931621"/>
    <w:rsid w:val="009316FF"/>
    <w:rsid w:val="009317D1"/>
    <w:rsid w:val="009317E1"/>
    <w:rsid w:val="009318A1"/>
    <w:rsid w:val="0093197F"/>
    <w:rsid w:val="009319BB"/>
    <w:rsid w:val="00931CBD"/>
    <w:rsid w:val="00931F61"/>
    <w:rsid w:val="0093200D"/>
    <w:rsid w:val="00932011"/>
    <w:rsid w:val="00932043"/>
    <w:rsid w:val="009321C4"/>
    <w:rsid w:val="0093233E"/>
    <w:rsid w:val="0093248F"/>
    <w:rsid w:val="009324F3"/>
    <w:rsid w:val="009325A2"/>
    <w:rsid w:val="009326EC"/>
    <w:rsid w:val="009329FD"/>
    <w:rsid w:val="00932C3B"/>
    <w:rsid w:val="00932D02"/>
    <w:rsid w:val="009330BC"/>
    <w:rsid w:val="00933168"/>
    <w:rsid w:val="0093322A"/>
    <w:rsid w:val="00933255"/>
    <w:rsid w:val="00933476"/>
    <w:rsid w:val="009336A9"/>
    <w:rsid w:val="00933705"/>
    <w:rsid w:val="009337A5"/>
    <w:rsid w:val="00933805"/>
    <w:rsid w:val="0093388D"/>
    <w:rsid w:val="009339A5"/>
    <w:rsid w:val="009339F2"/>
    <w:rsid w:val="00933CA6"/>
    <w:rsid w:val="00933DC7"/>
    <w:rsid w:val="00933DEF"/>
    <w:rsid w:val="00933E1F"/>
    <w:rsid w:val="00933E2C"/>
    <w:rsid w:val="00933E5A"/>
    <w:rsid w:val="00933FAB"/>
    <w:rsid w:val="0093408B"/>
    <w:rsid w:val="009340C1"/>
    <w:rsid w:val="009341EE"/>
    <w:rsid w:val="009343BF"/>
    <w:rsid w:val="00934648"/>
    <w:rsid w:val="00934726"/>
    <w:rsid w:val="00934964"/>
    <w:rsid w:val="00934ABB"/>
    <w:rsid w:val="00934AD6"/>
    <w:rsid w:val="00934B16"/>
    <w:rsid w:val="00934D2F"/>
    <w:rsid w:val="00934D92"/>
    <w:rsid w:val="00934F26"/>
    <w:rsid w:val="00934F51"/>
    <w:rsid w:val="00934FCC"/>
    <w:rsid w:val="00935018"/>
    <w:rsid w:val="00935061"/>
    <w:rsid w:val="00935098"/>
    <w:rsid w:val="009352E9"/>
    <w:rsid w:val="00935367"/>
    <w:rsid w:val="00935480"/>
    <w:rsid w:val="009354B0"/>
    <w:rsid w:val="00935512"/>
    <w:rsid w:val="009355A8"/>
    <w:rsid w:val="00935600"/>
    <w:rsid w:val="00935849"/>
    <w:rsid w:val="009358E5"/>
    <w:rsid w:val="00935969"/>
    <w:rsid w:val="00935A31"/>
    <w:rsid w:val="00935C6A"/>
    <w:rsid w:val="00935C7F"/>
    <w:rsid w:val="00935D4F"/>
    <w:rsid w:val="00935F53"/>
    <w:rsid w:val="00935F70"/>
    <w:rsid w:val="00936039"/>
    <w:rsid w:val="0093605E"/>
    <w:rsid w:val="009360A3"/>
    <w:rsid w:val="009360D2"/>
    <w:rsid w:val="009362C8"/>
    <w:rsid w:val="009362EA"/>
    <w:rsid w:val="00936363"/>
    <w:rsid w:val="009363CD"/>
    <w:rsid w:val="0093654B"/>
    <w:rsid w:val="009367A8"/>
    <w:rsid w:val="00936B21"/>
    <w:rsid w:val="00936B8B"/>
    <w:rsid w:val="00936BCD"/>
    <w:rsid w:val="0093701C"/>
    <w:rsid w:val="00937286"/>
    <w:rsid w:val="009372C4"/>
    <w:rsid w:val="009372DD"/>
    <w:rsid w:val="009374B9"/>
    <w:rsid w:val="009375E4"/>
    <w:rsid w:val="009379C7"/>
    <w:rsid w:val="00937AAD"/>
    <w:rsid w:val="00937B79"/>
    <w:rsid w:val="00937CEC"/>
    <w:rsid w:val="00937E4C"/>
    <w:rsid w:val="00937ECC"/>
    <w:rsid w:val="0094001B"/>
    <w:rsid w:val="009400F3"/>
    <w:rsid w:val="0094016B"/>
    <w:rsid w:val="00940183"/>
    <w:rsid w:val="00940298"/>
    <w:rsid w:val="0094049F"/>
    <w:rsid w:val="00940726"/>
    <w:rsid w:val="00940997"/>
    <w:rsid w:val="00940A38"/>
    <w:rsid w:val="00940B33"/>
    <w:rsid w:val="00940BE7"/>
    <w:rsid w:val="00940C2B"/>
    <w:rsid w:val="00940CD7"/>
    <w:rsid w:val="00940E9E"/>
    <w:rsid w:val="00940EE1"/>
    <w:rsid w:val="0094118B"/>
    <w:rsid w:val="009411C5"/>
    <w:rsid w:val="009411D7"/>
    <w:rsid w:val="0094157F"/>
    <w:rsid w:val="0094183E"/>
    <w:rsid w:val="00941871"/>
    <w:rsid w:val="009418F5"/>
    <w:rsid w:val="00941B52"/>
    <w:rsid w:val="00941DAE"/>
    <w:rsid w:val="00941E53"/>
    <w:rsid w:val="00941F53"/>
    <w:rsid w:val="00942191"/>
    <w:rsid w:val="009421AB"/>
    <w:rsid w:val="009421E5"/>
    <w:rsid w:val="0094266A"/>
    <w:rsid w:val="009426AB"/>
    <w:rsid w:val="0094270A"/>
    <w:rsid w:val="0094271A"/>
    <w:rsid w:val="009427B4"/>
    <w:rsid w:val="009427D7"/>
    <w:rsid w:val="00942A00"/>
    <w:rsid w:val="00942C8C"/>
    <w:rsid w:val="00942E00"/>
    <w:rsid w:val="00943069"/>
    <w:rsid w:val="009435ED"/>
    <w:rsid w:val="00943791"/>
    <w:rsid w:val="0094384F"/>
    <w:rsid w:val="0094395F"/>
    <w:rsid w:val="00943986"/>
    <w:rsid w:val="00943AD6"/>
    <w:rsid w:val="00943AE0"/>
    <w:rsid w:val="00943B29"/>
    <w:rsid w:val="00943BE4"/>
    <w:rsid w:val="00943E67"/>
    <w:rsid w:val="00943ECF"/>
    <w:rsid w:val="00943F8E"/>
    <w:rsid w:val="00944243"/>
    <w:rsid w:val="00944484"/>
    <w:rsid w:val="009444BA"/>
    <w:rsid w:val="009444E7"/>
    <w:rsid w:val="00944556"/>
    <w:rsid w:val="009445B0"/>
    <w:rsid w:val="00944947"/>
    <w:rsid w:val="00944949"/>
    <w:rsid w:val="00944953"/>
    <w:rsid w:val="009449C3"/>
    <w:rsid w:val="00944A42"/>
    <w:rsid w:val="00944BE0"/>
    <w:rsid w:val="00944C29"/>
    <w:rsid w:val="00944DB6"/>
    <w:rsid w:val="00944DD1"/>
    <w:rsid w:val="00944ECE"/>
    <w:rsid w:val="00944F46"/>
    <w:rsid w:val="0094500F"/>
    <w:rsid w:val="009450E2"/>
    <w:rsid w:val="00945119"/>
    <w:rsid w:val="009452D5"/>
    <w:rsid w:val="00945321"/>
    <w:rsid w:val="00945362"/>
    <w:rsid w:val="0094538C"/>
    <w:rsid w:val="00945574"/>
    <w:rsid w:val="00945575"/>
    <w:rsid w:val="0094564F"/>
    <w:rsid w:val="00945733"/>
    <w:rsid w:val="009457E3"/>
    <w:rsid w:val="0094580C"/>
    <w:rsid w:val="009458E9"/>
    <w:rsid w:val="009458F2"/>
    <w:rsid w:val="009459FE"/>
    <w:rsid w:val="00945B5A"/>
    <w:rsid w:val="00945FE3"/>
    <w:rsid w:val="00946078"/>
    <w:rsid w:val="00946099"/>
    <w:rsid w:val="0094623C"/>
    <w:rsid w:val="009462FF"/>
    <w:rsid w:val="009463DC"/>
    <w:rsid w:val="0094649A"/>
    <w:rsid w:val="009465B5"/>
    <w:rsid w:val="00946924"/>
    <w:rsid w:val="00946A82"/>
    <w:rsid w:val="00946BA3"/>
    <w:rsid w:val="00946C10"/>
    <w:rsid w:val="00946D7A"/>
    <w:rsid w:val="00946E71"/>
    <w:rsid w:val="00947053"/>
    <w:rsid w:val="009470D2"/>
    <w:rsid w:val="00947107"/>
    <w:rsid w:val="009471E5"/>
    <w:rsid w:val="00947226"/>
    <w:rsid w:val="009474D7"/>
    <w:rsid w:val="00947530"/>
    <w:rsid w:val="0094755C"/>
    <w:rsid w:val="00947AF3"/>
    <w:rsid w:val="00947B0F"/>
    <w:rsid w:val="00947B31"/>
    <w:rsid w:val="00947B73"/>
    <w:rsid w:val="00947CB4"/>
    <w:rsid w:val="00947E17"/>
    <w:rsid w:val="009500A1"/>
    <w:rsid w:val="009500A4"/>
    <w:rsid w:val="00950152"/>
    <w:rsid w:val="009501B2"/>
    <w:rsid w:val="009501E3"/>
    <w:rsid w:val="00950249"/>
    <w:rsid w:val="0095027F"/>
    <w:rsid w:val="009505CB"/>
    <w:rsid w:val="00950704"/>
    <w:rsid w:val="00950826"/>
    <w:rsid w:val="009508FA"/>
    <w:rsid w:val="00950F28"/>
    <w:rsid w:val="00951041"/>
    <w:rsid w:val="00951045"/>
    <w:rsid w:val="00951059"/>
    <w:rsid w:val="009510B1"/>
    <w:rsid w:val="009512CE"/>
    <w:rsid w:val="00951332"/>
    <w:rsid w:val="00951797"/>
    <w:rsid w:val="009517E5"/>
    <w:rsid w:val="009519A5"/>
    <w:rsid w:val="00951B3C"/>
    <w:rsid w:val="00951BC2"/>
    <w:rsid w:val="00951BEC"/>
    <w:rsid w:val="00951CF2"/>
    <w:rsid w:val="00951E3B"/>
    <w:rsid w:val="00951FC5"/>
    <w:rsid w:val="00951FF1"/>
    <w:rsid w:val="00952018"/>
    <w:rsid w:val="00952611"/>
    <w:rsid w:val="00952726"/>
    <w:rsid w:val="009527C1"/>
    <w:rsid w:val="0095287B"/>
    <w:rsid w:val="00952C41"/>
    <w:rsid w:val="00952C6B"/>
    <w:rsid w:val="00952C87"/>
    <w:rsid w:val="00952EB8"/>
    <w:rsid w:val="0095319C"/>
    <w:rsid w:val="00953326"/>
    <w:rsid w:val="0095336E"/>
    <w:rsid w:val="0095343D"/>
    <w:rsid w:val="00953464"/>
    <w:rsid w:val="00953536"/>
    <w:rsid w:val="00953578"/>
    <w:rsid w:val="00953698"/>
    <w:rsid w:val="00953717"/>
    <w:rsid w:val="00953853"/>
    <w:rsid w:val="009538BF"/>
    <w:rsid w:val="00953ABD"/>
    <w:rsid w:val="00953B52"/>
    <w:rsid w:val="00953BCC"/>
    <w:rsid w:val="00953BDC"/>
    <w:rsid w:val="00953E4E"/>
    <w:rsid w:val="00953EC0"/>
    <w:rsid w:val="0095422E"/>
    <w:rsid w:val="0095423C"/>
    <w:rsid w:val="00954507"/>
    <w:rsid w:val="009546BF"/>
    <w:rsid w:val="009546DF"/>
    <w:rsid w:val="0095473A"/>
    <w:rsid w:val="0095477E"/>
    <w:rsid w:val="00954924"/>
    <w:rsid w:val="00954B73"/>
    <w:rsid w:val="00954DCD"/>
    <w:rsid w:val="00954DDE"/>
    <w:rsid w:val="00954E64"/>
    <w:rsid w:val="00954E9C"/>
    <w:rsid w:val="00954F52"/>
    <w:rsid w:val="00954FF3"/>
    <w:rsid w:val="0095501C"/>
    <w:rsid w:val="00955152"/>
    <w:rsid w:val="009552AC"/>
    <w:rsid w:val="00955340"/>
    <w:rsid w:val="009554A7"/>
    <w:rsid w:val="00955527"/>
    <w:rsid w:val="009558BC"/>
    <w:rsid w:val="0095592F"/>
    <w:rsid w:val="00955D08"/>
    <w:rsid w:val="00955E84"/>
    <w:rsid w:val="009561DC"/>
    <w:rsid w:val="00956271"/>
    <w:rsid w:val="0095658F"/>
    <w:rsid w:val="0095665E"/>
    <w:rsid w:val="00956670"/>
    <w:rsid w:val="00956837"/>
    <w:rsid w:val="009568F3"/>
    <w:rsid w:val="009569D2"/>
    <w:rsid w:val="00956A7D"/>
    <w:rsid w:val="00956BE3"/>
    <w:rsid w:val="00956CD9"/>
    <w:rsid w:val="00956D82"/>
    <w:rsid w:val="00956DA0"/>
    <w:rsid w:val="00956E4D"/>
    <w:rsid w:val="009570A2"/>
    <w:rsid w:val="0095719D"/>
    <w:rsid w:val="009572EE"/>
    <w:rsid w:val="009573DA"/>
    <w:rsid w:val="00957630"/>
    <w:rsid w:val="009576F3"/>
    <w:rsid w:val="009576FE"/>
    <w:rsid w:val="00957B5C"/>
    <w:rsid w:val="00957C37"/>
    <w:rsid w:val="00957C65"/>
    <w:rsid w:val="00957D2B"/>
    <w:rsid w:val="00957E47"/>
    <w:rsid w:val="00957EC8"/>
    <w:rsid w:val="00957EED"/>
    <w:rsid w:val="00957FC8"/>
    <w:rsid w:val="00957FEC"/>
    <w:rsid w:val="009600E7"/>
    <w:rsid w:val="0096023A"/>
    <w:rsid w:val="00960336"/>
    <w:rsid w:val="009603B8"/>
    <w:rsid w:val="00960574"/>
    <w:rsid w:val="009605C5"/>
    <w:rsid w:val="00960620"/>
    <w:rsid w:val="00960667"/>
    <w:rsid w:val="009606D5"/>
    <w:rsid w:val="00960752"/>
    <w:rsid w:val="00960872"/>
    <w:rsid w:val="00960B92"/>
    <w:rsid w:val="00960BCC"/>
    <w:rsid w:val="00960D8E"/>
    <w:rsid w:val="00960DB6"/>
    <w:rsid w:val="00960EC2"/>
    <w:rsid w:val="009610C3"/>
    <w:rsid w:val="0096112D"/>
    <w:rsid w:val="009611C8"/>
    <w:rsid w:val="00961205"/>
    <w:rsid w:val="009612B0"/>
    <w:rsid w:val="00961528"/>
    <w:rsid w:val="00961550"/>
    <w:rsid w:val="00961614"/>
    <w:rsid w:val="00961653"/>
    <w:rsid w:val="0096175C"/>
    <w:rsid w:val="0096188A"/>
    <w:rsid w:val="00961925"/>
    <w:rsid w:val="00961946"/>
    <w:rsid w:val="00961A14"/>
    <w:rsid w:val="00961A5D"/>
    <w:rsid w:val="00961A79"/>
    <w:rsid w:val="00961AD6"/>
    <w:rsid w:val="00961D91"/>
    <w:rsid w:val="00961E1F"/>
    <w:rsid w:val="00961EA3"/>
    <w:rsid w:val="00961F07"/>
    <w:rsid w:val="0096233E"/>
    <w:rsid w:val="00962794"/>
    <w:rsid w:val="009629E1"/>
    <w:rsid w:val="00962A11"/>
    <w:rsid w:val="00962AB7"/>
    <w:rsid w:val="00962B52"/>
    <w:rsid w:val="00962B95"/>
    <w:rsid w:val="00962CB9"/>
    <w:rsid w:val="00962D75"/>
    <w:rsid w:val="00962D77"/>
    <w:rsid w:val="00962DBA"/>
    <w:rsid w:val="00962FED"/>
    <w:rsid w:val="0096314F"/>
    <w:rsid w:val="00963171"/>
    <w:rsid w:val="009631B3"/>
    <w:rsid w:val="0096331C"/>
    <w:rsid w:val="009633D8"/>
    <w:rsid w:val="00963483"/>
    <w:rsid w:val="009635B4"/>
    <w:rsid w:val="0096379D"/>
    <w:rsid w:val="00963959"/>
    <w:rsid w:val="00963A5C"/>
    <w:rsid w:val="00963EED"/>
    <w:rsid w:val="00963FB6"/>
    <w:rsid w:val="0096418E"/>
    <w:rsid w:val="009642C1"/>
    <w:rsid w:val="00964522"/>
    <w:rsid w:val="00964572"/>
    <w:rsid w:val="0096485A"/>
    <w:rsid w:val="00964861"/>
    <w:rsid w:val="00964A1E"/>
    <w:rsid w:val="00964A5A"/>
    <w:rsid w:val="00964BBE"/>
    <w:rsid w:val="00964E74"/>
    <w:rsid w:val="00964E99"/>
    <w:rsid w:val="0096502C"/>
    <w:rsid w:val="009650FB"/>
    <w:rsid w:val="00965246"/>
    <w:rsid w:val="00965275"/>
    <w:rsid w:val="00965383"/>
    <w:rsid w:val="00965436"/>
    <w:rsid w:val="0096564A"/>
    <w:rsid w:val="009656A4"/>
    <w:rsid w:val="0096587B"/>
    <w:rsid w:val="00965973"/>
    <w:rsid w:val="00965A06"/>
    <w:rsid w:val="00965A07"/>
    <w:rsid w:val="00965CE0"/>
    <w:rsid w:val="00965DDA"/>
    <w:rsid w:val="00965FCC"/>
    <w:rsid w:val="00966242"/>
    <w:rsid w:val="0096630A"/>
    <w:rsid w:val="009663BB"/>
    <w:rsid w:val="009664BA"/>
    <w:rsid w:val="009666BF"/>
    <w:rsid w:val="00966B4B"/>
    <w:rsid w:val="00966BFD"/>
    <w:rsid w:val="00966CA5"/>
    <w:rsid w:val="00966DC1"/>
    <w:rsid w:val="00966DF0"/>
    <w:rsid w:val="00966E15"/>
    <w:rsid w:val="00966F64"/>
    <w:rsid w:val="00966F6F"/>
    <w:rsid w:val="00967060"/>
    <w:rsid w:val="00967114"/>
    <w:rsid w:val="009672D0"/>
    <w:rsid w:val="0096730D"/>
    <w:rsid w:val="0096736F"/>
    <w:rsid w:val="00967515"/>
    <w:rsid w:val="00967685"/>
    <w:rsid w:val="009676E7"/>
    <w:rsid w:val="00967774"/>
    <w:rsid w:val="009677EE"/>
    <w:rsid w:val="00967B38"/>
    <w:rsid w:val="00967B49"/>
    <w:rsid w:val="00967BCD"/>
    <w:rsid w:val="00967D35"/>
    <w:rsid w:val="00967DC6"/>
    <w:rsid w:val="00967F09"/>
    <w:rsid w:val="00967F74"/>
    <w:rsid w:val="0096C2BB"/>
    <w:rsid w:val="009700A2"/>
    <w:rsid w:val="009700C2"/>
    <w:rsid w:val="0097032E"/>
    <w:rsid w:val="0097048C"/>
    <w:rsid w:val="009704FF"/>
    <w:rsid w:val="009706A3"/>
    <w:rsid w:val="0097080D"/>
    <w:rsid w:val="00970A7D"/>
    <w:rsid w:val="00970CAB"/>
    <w:rsid w:val="00970F13"/>
    <w:rsid w:val="009712B4"/>
    <w:rsid w:val="00971305"/>
    <w:rsid w:val="00971567"/>
    <w:rsid w:val="009715C7"/>
    <w:rsid w:val="009716AE"/>
    <w:rsid w:val="009718AA"/>
    <w:rsid w:val="00971935"/>
    <w:rsid w:val="00971AF7"/>
    <w:rsid w:val="00971BBE"/>
    <w:rsid w:val="00971BEF"/>
    <w:rsid w:val="00971C93"/>
    <w:rsid w:val="00971DD6"/>
    <w:rsid w:val="00971F2A"/>
    <w:rsid w:val="00971F99"/>
    <w:rsid w:val="0097208E"/>
    <w:rsid w:val="0097212F"/>
    <w:rsid w:val="0097229B"/>
    <w:rsid w:val="009722E3"/>
    <w:rsid w:val="00972362"/>
    <w:rsid w:val="009725EF"/>
    <w:rsid w:val="00972692"/>
    <w:rsid w:val="009727F5"/>
    <w:rsid w:val="009728FE"/>
    <w:rsid w:val="00972B0D"/>
    <w:rsid w:val="00972B35"/>
    <w:rsid w:val="00972BF4"/>
    <w:rsid w:val="00972C0B"/>
    <w:rsid w:val="00972C2E"/>
    <w:rsid w:val="00972C59"/>
    <w:rsid w:val="00972F50"/>
    <w:rsid w:val="00972FD8"/>
    <w:rsid w:val="00972FF9"/>
    <w:rsid w:val="009731E7"/>
    <w:rsid w:val="00973267"/>
    <w:rsid w:val="009733F6"/>
    <w:rsid w:val="00973488"/>
    <w:rsid w:val="00973621"/>
    <w:rsid w:val="00973692"/>
    <w:rsid w:val="0097374C"/>
    <w:rsid w:val="00973844"/>
    <w:rsid w:val="00973A12"/>
    <w:rsid w:val="00973BC8"/>
    <w:rsid w:val="00973BEB"/>
    <w:rsid w:val="00973CD5"/>
    <w:rsid w:val="00973CF3"/>
    <w:rsid w:val="00973D0A"/>
    <w:rsid w:val="00973D9B"/>
    <w:rsid w:val="00974003"/>
    <w:rsid w:val="00974050"/>
    <w:rsid w:val="009740B7"/>
    <w:rsid w:val="0097413E"/>
    <w:rsid w:val="009742AB"/>
    <w:rsid w:val="00974357"/>
    <w:rsid w:val="0097438F"/>
    <w:rsid w:val="0097448F"/>
    <w:rsid w:val="009745D4"/>
    <w:rsid w:val="0097466A"/>
    <w:rsid w:val="009747DB"/>
    <w:rsid w:val="009748CD"/>
    <w:rsid w:val="00974A07"/>
    <w:rsid w:val="00974AC1"/>
    <w:rsid w:val="00974B43"/>
    <w:rsid w:val="00974EB5"/>
    <w:rsid w:val="00974FC0"/>
    <w:rsid w:val="00975284"/>
    <w:rsid w:val="00975393"/>
    <w:rsid w:val="00975432"/>
    <w:rsid w:val="00975452"/>
    <w:rsid w:val="0097547C"/>
    <w:rsid w:val="009754A7"/>
    <w:rsid w:val="009758D6"/>
    <w:rsid w:val="00975987"/>
    <w:rsid w:val="00975BA7"/>
    <w:rsid w:val="00975DE5"/>
    <w:rsid w:val="00975E3B"/>
    <w:rsid w:val="00975EDE"/>
    <w:rsid w:val="00975F05"/>
    <w:rsid w:val="00975FB0"/>
    <w:rsid w:val="009761BB"/>
    <w:rsid w:val="009761D9"/>
    <w:rsid w:val="009763E7"/>
    <w:rsid w:val="0097642D"/>
    <w:rsid w:val="00976652"/>
    <w:rsid w:val="00976CD2"/>
    <w:rsid w:val="00976E80"/>
    <w:rsid w:val="00976ED6"/>
    <w:rsid w:val="00976FD0"/>
    <w:rsid w:val="00977071"/>
    <w:rsid w:val="009771C6"/>
    <w:rsid w:val="009771EC"/>
    <w:rsid w:val="00977245"/>
    <w:rsid w:val="00977453"/>
    <w:rsid w:val="00977492"/>
    <w:rsid w:val="009774D4"/>
    <w:rsid w:val="009774D9"/>
    <w:rsid w:val="00977504"/>
    <w:rsid w:val="009777EC"/>
    <w:rsid w:val="009779E7"/>
    <w:rsid w:val="00977C86"/>
    <w:rsid w:val="00977D52"/>
    <w:rsid w:val="00977EFD"/>
    <w:rsid w:val="00977F59"/>
    <w:rsid w:val="00977FC3"/>
    <w:rsid w:val="0098020B"/>
    <w:rsid w:val="00980292"/>
    <w:rsid w:val="009802BD"/>
    <w:rsid w:val="0098032B"/>
    <w:rsid w:val="009803D5"/>
    <w:rsid w:val="009803D6"/>
    <w:rsid w:val="00980621"/>
    <w:rsid w:val="00980680"/>
    <w:rsid w:val="0098069A"/>
    <w:rsid w:val="0098069F"/>
    <w:rsid w:val="0098079E"/>
    <w:rsid w:val="009808FD"/>
    <w:rsid w:val="0098096E"/>
    <w:rsid w:val="0098097B"/>
    <w:rsid w:val="00980F72"/>
    <w:rsid w:val="00981001"/>
    <w:rsid w:val="00981188"/>
    <w:rsid w:val="009812DF"/>
    <w:rsid w:val="0098138E"/>
    <w:rsid w:val="009813C1"/>
    <w:rsid w:val="00981566"/>
    <w:rsid w:val="0098167D"/>
    <w:rsid w:val="009816B2"/>
    <w:rsid w:val="0098174B"/>
    <w:rsid w:val="0098196D"/>
    <w:rsid w:val="00981B2D"/>
    <w:rsid w:val="00981BA2"/>
    <w:rsid w:val="00981BF9"/>
    <w:rsid w:val="00981C50"/>
    <w:rsid w:val="00981C55"/>
    <w:rsid w:val="00981E5B"/>
    <w:rsid w:val="009820BE"/>
    <w:rsid w:val="0098211A"/>
    <w:rsid w:val="009821CC"/>
    <w:rsid w:val="009822A1"/>
    <w:rsid w:val="0098247C"/>
    <w:rsid w:val="009824A3"/>
    <w:rsid w:val="009826FF"/>
    <w:rsid w:val="0098279D"/>
    <w:rsid w:val="0098280B"/>
    <w:rsid w:val="009829F9"/>
    <w:rsid w:val="00982A9C"/>
    <w:rsid w:val="00982B00"/>
    <w:rsid w:val="00982C34"/>
    <w:rsid w:val="00982E09"/>
    <w:rsid w:val="00982EAB"/>
    <w:rsid w:val="0098324B"/>
    <w:rsid w:val="0098328C"/>
    <w:rsid w:val="00983434"/>
    <w:rsid w:val="00983479"/>
    <w:rsid w:val="00983998"/>
    <w:rsid w:val="00983A3A"/>
    <w:rsid w:val="00983A93"/>
    <w:rsid w:val="00983CFE"/>
    <w:rsid w:val="00983EDF"/>
    <w:rsid w:val="00983F5D"/>
    <w:rsid w:val="00984027"/>
    <w:rsid w:val="009840F3"/>
    <w:rsid w:val="0098411A"/>
    <w:rsid w:val="00984227"/>
    <w:rsid w:val="0098434A"/>
    <w:rsid w:val="00984423"/>
    <w:rsid w:val="009844D8"/>
    <w:rsid w:val="0098452C"/>
    <w:rsid w:val="0098461C"/>
    <w:rsid w:val="0098464C"/>
    <w:rsid w:val="0098469F"/>
    <w:rsid w:val="009846A8"/>
    <w:rsid w:val="009849AC"/>
    <w:rsid w:val="00984C49"/>
    <w:rsid w:val="00984CEE"/>
    <w:rsid w:val="00984CFB"/>
    <w:rsid w:val="00984E44"/>
    <w:rsid w:val="0098500C"/>
    <w:rsid w:val="00985094"/>
    <w:rsid w:val="00985099"/>
    <w:rsid w:val="009851BF"/>
    <w:rsid w:val="00985343"/>
    <w:rsid w:val="00985349"/>
    <w:rsid w:val="00985529"/>
    <w:rsid w:val="009856E9"/>
    <w:rsid w:val="0098582D"/>
    <w:rsid w:val="00985911"/>
    <w:rsid w:val="0098592B"/>
    <w:rsid w:val="0098592F"/>
    <w:rsid w:val="009859A3"/>
    <w:rsid w:val="00985D38"/>
    <w:rsid w:val="00985F6D"/>
    <w:rsid w:val="009860D9"/>
    <w:rsid w:val="00986180"/>
    <w:rsid w:val="00986392"/>
    <w:rsid w:val="009863DA"/>
    <w:rsid w:val="009863E0"/>
    <w:rsid w:val="00986404"/>
    <w:rsid w:val="0098641A"/>
    <w:rsid w:val="0098663D"/>
    <w:rsid w:val="00986670"/>
    <w:rsid w:val="00986870"/>
    <w:rsid w:val="00986C64"/>
    <w:rsid w:val="00986DB3"/>
    <w:rsid w:val="00986E6A"/>
    <w:rsid w:val="009870A4"/>
    <w:rsid w:val="009870B9"/>
    <w:rsid w:val="009870D3"/>
    <w:rsid w:val="00987349"/>
    <w:rsid w:val="00987671"/>
    <w:rsid w:val="00987715"/>
    <w:rsid w:val="0098795F"/>
    <w:rsid w:val="00987A92"/>
    <w:rsid w:val="00987ACB"/>
    <w:rsid w:val="00987CE7"/>
    <w:rsid w:val="009900A8"/>
    <w:rsid w:val="009900C3"/>
    <w:rsid w:val="009900D0"/>
    <w:rsid w:val="0099018C"/>
    <w:rsid w:val="0099028B"/>
    <w:rsid w:val="00990368"/>
    <w:rsid w:val="00990437"/>
    <w:rsid w:val="009905F7"/>
    <w:rsid w:val="0099082F"/>
    <w:rsid w:val="00990A62"/>
    <w:rsid w:val="00990A6A"/>
    <w:rsid w:val="00990BE9"/>
    <w:rsid w:val="00990D3D"/>
    <w:rsid w:val="00990E8C"/>
    <w:rsid w:val="00990EE1"/>
    <w:rsid w:val="00990EF8"/>
    <w:rsid w:val="00990FEB"/>
    <w:rsid w:val="009911C5"/>
    <w:rsid w:val="009911CD"/>
    <w:rsid w:val="0099146A"/>
    <w:rsid w:val="00991647"/>
    <w:rsid w:val="00991680"/>
    <w:rsid w:val="00991CDC"/>
    <w:rsid w:val="00991F32"/>
    <w:rsid w:val="00991FAC"/>
    <w:rsid w:val="00991FB8"/>
    <w:rsid w:val="00992003"/>
    <w:rsid w:val="009920B9"/>
    <w:rsid w:val="00992117"/>
    <w:rsid w:val="00992204"/>
    <w:rsid w:val="00992280"/>
    <w:rsid w:val="009924F8"/>
    <w:rsid w:val="00992685"/>
    <w:rsid w:val="009927A2"/>
    <w:rsid w:val="009928E9"/>
    <w:rsid w:val="00992B41"/>
    <w:rsid w:val="00992C99"/>
    <w:rsid w:val="00992F0C"/>
    <w:rsid w:val="00992F62"/>
    <w:rsid w:val="009930D0"/>
    <w:rsid w:val="0099310B"/>
    <w:rsid w:val="009931AD"/>
    <w:rsid w:val="00993383"/>
    <w:rsid w:val="0099339A"/>
    <w:rsid w:val="0099339F"/>
    <w:rsid w:val="0099352B"/>
    <w:rsid w:val="00993621"/>
    <w:rsid w:val="009936A2"/>
    <w:rsid w:val="009936A5"/>
    <w:rsid w:val="0099387E"/>
    <w:rsid w:val="00993938"/>
    <w:rsid w:val="00993ABF"/>
    <w:rsid w:val="00993ADC"/>
    <w:rsid w:val="00993B68"/>
    <w:rsid w:val="00993CC7"/>
    <w:rsid w:val="00993CEC"/>
    <w:rsid w:val="00993D89"/>
    <w:rsid w:val="00993D96"/>
    <w:rsid w:val="00993F62"/>
    <w:rsid w:val="00993FAB"/>
    <w:rsid w:val="0099421F"/>
    <w:rsid w:val="0099439B"/>
    <w:rsid w:val="0099441C"/>
    <w:rsid w:val="00994491"/>
    <w:rsid w:val="00994495"/>
    <w:rsid w:val="009944B9"/>
    <w:rsid w:val="00994602"/>
    <w:rsid w:val="0099466E"/>
    <w:rsid w:val="00994691"/>
    <w:rsid w:val="00994986"/>
    <w:rsid w:val="009949CB"/>
    <w:rsid w:val="00995010"/>
    <w:rsid w:val="00995252"/>
    <w:rsid w:val="009956E7"/>
    <w:rsid w:val="00995845"/>
    <w:rsid w:val="00995994"/>
    <w:rsid w:val="009960B9"/>
    <w:rsid w:val="00996118"/>
    <w:rsid w:val="009962E4"/>
    <w:rsid w:val="009964BB"/>
    <w:rsid w:val="009967B1"/>
    <w:rsid w:val="00996896"/>
    <w:rsid w:val="0099696D"/>
    <w:rsid w:val="00996AE8"/>
    <w:rsid w:val="00996B1E"/>
    <w:rsid w:val="00996B65"/>
    <w:rsid w:val="00996C12"/>
    <w:rsid w:val="00996DA0"/>
    <w:rsid w:val="0099708E"/>
    <w:rsid w:val="00997246"/>
    <w:rsid w:val="00997360"/>
    <w:rsid w:val="0099762A"/>
    <w:rsid w:val="009976D7"/>
    <w:rsid w:val="009977E7"/>
    <w:rsid w:val="00997972"/>
    <w:rsid w:val="00997AB2"/>
    <w:rsid w:val="00997AC9"/>
    <w:rsid w:val="00997AE9"/>
    <w:rsid w:val="00997B65"/>
    <w:rsid w:val="00997BAB"/>
    <w:rsid w:val="00997CEA"/>
    <w:rsid w:val="00997D6B"/>
    <w:rsid w:val="00997DB9"/>
    <w:rsid w:val="00997DFD"/>
    <w:rsid w:val="00997F06"/>
    <w:rsid w:val="00997F8B"/>
    <w:rsid w:val="009A0177"/>
    <w:rsid w:val="009A01DB"/>
    <w:rsid w:val="009A01F2"/>
    <w:rsid w:val="009A01FB"/>
    <w:rsid w:val="009A038C"/>
    <w:rsid w:val="009A03B0"/>
    <w:rsid w:val="009A0478"/>
    <w:rsid w:val="009A04F3"/>
    <w:rsid w:val="009A05F0"/>
    <w:rsid w:val="009A0878"/>
    <w:rsid w:val="009A0990"/>
    <w:rsid w:val="009A0999"/>
    <w:rsid w:val="009A0A3E"/>
    <w:rsid w:val="009A0E30"/>
    <w:rsid w:val="009A1426"/>
    <w:rsid w:val="009A1436"/>
    <w:rsid w:val="009A1535"/>
    <w:rsid w:val="009A1642"/>
    <w:rsid w:val="009A17E1"/>
    <w:rsid w:val="009A1B3D"/>
    <w:rsid w:val="009A1CD8"/>
    <w:rsid w:val="009A1CFD"/>
    <w:rsid w:val="009A1D88"/>
    <w:rsid w:val="009A1EC7"/>
    <w:rsid w:val="009A1F06"/>
    <w:rsid w:val="009A229A"/>
    <w:rsid w:val="009A23A6"/>
    <w:rsid w:val="009A23EE"/>
    <w:rsid w:val="009A24D4"/>
    <w:rsid w:val="009A24E3"/>
    <w:rsid w:val="009A259F"/>
    <w:rsid w:val="009A2627"/>
    <w:rsid w:val="009A266D"/>
    <w:rsid w:val="009A2773"/>
    <w:rsid w:val="009A2853"/>
    <w:rsid w:val="009A28D3"/>
    <w:rsid w:val="009A2915"/>
    <w:rsid w:val="009A2B42"/>
    <w:rsid w:val="009A2B63"/>
    <w:rsid w:val="009A2CD0"/>
    <w:rsid w:val="009A2D0B"/>
    <w:rsid w:val="009A2DAE"/>
    <w:rsid w:val="009A2ECE"/>
    <w:rsid w:val="009A31BE"/>
    <w:rsid w:val="009A3489"/>
    <w:rsid w:val="009A3572"/>
    <w:rsid w:val="009A3658"/>
    <w:rsid w:val="009A371C"/>
    <w:rsid w:val="009A3870"/>
    <w:rsid w:val="009A3A07"/>
    <w:rsid w:val="009A3A73"/>
    <w:rsid w:val="009A3C94"/>
    <w:rsid w:val="009A4009"/>
    <w:rsid w:val="009A401E"/>
    <w:rsid w:val="009A410A"/>
    <w:rsid w:val="009A42A0"/>
    <w:rsid w:val="009A4341"/>
    <w:rsid w:val="009A4433"/>
    <w:rsid w:val="009A4596"/>
    <w:rsid w:val="009A4729"/>
    <w:rsid w:val="009A473E"/>
    <w:rsid w:val="009A4842"/>
    <w:rsid w:val="009A4861"/>
    <w:rsid w:val="009A48D5"/>
    <w:rsid w:val="009A4D42"/>
    <w:rsid w:val="009A4F87"/>
    <w:rsid w:val="009A5052"/>
    <w:rsid w:val="009A51CF"/>
    <w:rsid w:val="009A548C"/>
    <w:rsid w:val="009A553A"/>
    <w:rsid w:val="009A55B8"/>
    <w:rsid w:val="009A566D"/>
    <w:rsid w:val="009A5880"/>
    <w:rsid w:val="009A5CCB"/>
    <w:rsid w:val="009A5D00"/>
    <w:rsid w:val="009A5D95"/>
    <w:rsid w:val="009A61BF"/>
    <w:rsid w:val="009A63D1"/>
    <w:rsid w:val="009A647B"/>
    <w:rsid w:val="009A647D"/>
    <w:rsid w:val="009A6508"/>
    <w:rsid w:val="009A662C"/>
    <w:rsid w:val="009A6676"/>
    <w:rsid w:val="009A6699"/>
    <w:rsid w:val="009A6784"/>
    <w:rsid w:val="009A67C7"/>
    <w:rsid w:val="009A6962"/>
    <w:rsid w:val="009A6CA8"/>
    <w:rsid w:val="009A6D5B"/>
    <w:rsid w:val="009A6E99"/>
    <w:rsid w:val="009A6EBF"/>
    <w:rsid w:val="009A7157"/>
    <w:rsid w:val="009A735C"/>
    <w:rsid w:val="009A7379"/>
    <w:rsid w:val="009A76C4"/>
    <w:rsid w:val="009A780E"/>
    <w:rsid w:val="009A7826"/>
    <w:rsid w:val="009A7999"/>
    <w:rsid w:val="009A79B1"/>
    <w:rsid w:val="009A7A53"/>
    <w:rsid w:val="009A7A63"/>
    <w:rsid w:val="009A7A83"/>
    <w:rsid w:val="009A7BBE"/>
    <w:rsid w:val="009A7BE0"/>
    <w:rsid w:val="009A7DAC"/>
    <w:rsid w:val="009A7E74"/>
    <w:rsid w:val="009A7FA1"/>
    <w:rsid w:val="009AD9BF"/>
    <w:rsid w:val="009B00AC"/>
    <w:rsid w:val="009B00B5"/>
    <w:rsid w:val="009B0113"/>
    <w:rsid w:val="009B0262"/>
    <w:rsid w:val="009B027D"/>
    <w:rsid w:val="009B04B8"/>
    <w:rsid w:val="009B06F1"/>
    <w:rsid w:val="009B0794"/>
    <w:rsid w:val="009B08BD"/>
    <w:rsid w:val="009B0B4E"/>
    <w:rsid w:val="009B0B97"/>
    <w:rsid w:val="009B0BE3"/>
    <w:rsid w:val="009B110E"/>
    <w:rsid w:val="009B112B"/>
    <w:rsid w:val="009B13B8"/>
    <w:rsid w:val="009B14E4"/>
    <w:rsid w:val="009B1612"/>
    <w:rsid w:val="009B1653"/>
    <w:rsid w:val="009B165C"/>
    <w:rsid w:val="009B1671"/>
    <w:rsid w:val="009B16B4"/>
    <w:rsid w:val="009B186E"/>
    <w:rsid w:val="009B18E6"/>
    <w:rsid w:val="009B1B04"/>
    <w:rsid w:val="009B1E66"/>
    <w:rsid w:val="009B1E7C"/>
    <w:rsid w:val="009B1F11"/>
    <w:rsid w:val="009B20D1"/>
    <w:rsid w:val="009B20F3"/>
    <w:rsid w:val="009B21CF"/>
    <w:rsid w:val="009B222F"/>
    <w:rsid w:val="009B2250"/>
    <w:rsid w:val="009B2283"/>
    <w:rsid w:val="009B23F5"/>
    <w:rsid w:val="009B24BD"/>
    <w:rsid w:val="009B268A"/>
    <w:rsid w:val="009B2706"/>
    <w:rsid w:val="009B275C"/>
    <w:rsid w:val="009B292D"/>
    <w:rsid w:val="009B29FD"/>
    <w:rsid w:val="009B2A04"/>
    <w:rsid w:val="009B2A4F"/>
    <w:rsid w:val="009B2BDE"/>
    <w:rsid w:val="009B2BED"/>
    <w:rsid w:val="009B2E84"/>
    <w:rsid w:val="009B3093"/>
    <w:rsid w:val="009B310A"/>
    <w:rsid w:val="009B326A"/>
    <w:rsid w:val="009B345F"/>
    <w:rsid w:val="009B3803"/>
    <w:rsid w:val="009B39C7"/>
    <w:rsid w:val="009B3C37"/>
    <w:rsid w:val="009B3C8E"/>
    <w:rsid w:val="009B3CF7"/>
    <w:rsid w:val="009B3E40"/>
    <w:rsid w:val="009B3E6F"/>
    <w:rsid w:val="009B3EFD"/>
    <w:rsid w:val="009B3F33"/>
    <w:rsid w:val="009B401D"/>
    <w:rsid w:val="009B408C"/>
    <w:rsid w:val="009B413B"/>
    <w:rsid w:val="009B4370"/>
    <w:rsid w:val="009B44E6"/>
    <w:rsid w:val="009B4822"/>
    <w:rsid w:val="009B490B"/>
    <w:rsid w:val="009B4B18"/>
    <w:rsid w:val="009B4B5C"/>
    <w:rsid w:val="009B4E20"/>
    <w:rsid w:val="009B509A"/>
    <w:rsid w:val="009B50F7"/>
    <w:rsid w:val="009B5806"/>
    <w:rsid w:val="009B5968"/>
    <w:rsid w:val="009B5ADF"/>
    <w:rsid w:val="009B5BC9"/>
    <w:rsid w:val="009B5CBC"/>
    <w:rsid w:val="009B5D06"/>
    <w:rsid w:val="009B5D40"/>
    <w:rsid w:val="009B5E16"/>
    <w:rsid w:val="009B5E6F"/>
    <w:rsid w:val="009B5EB9"/>
    <w:rsid w:val="009B5ED0"/>
    <w:rsid w:val="009B605F"/>
    <w:rsid w:val="009B648E"/>
    <w:rsid w:val="009B6523"/>
    <w:rsid w:val="009B6566"/>
    <w:rsid w:val="009B65ED"/>
    <w:rsid w:val="009B686D"/>
    <w:rsid w:val="009B694D"/>
    <w:rsid w:val="009B69E9"/>
    <w:rsid w:val="009B6D66"/>
    <w:rsid w:val="009B6EF6"/>
    <w:rsid w:val="009B717D"/>
    <w:rsid w:val="009B725F"/>
    <w:rsid w:val="009B73A0"/>
    <w:rsid w:val="009B740B"/>
    <w:rsid w:val="009B76CE"/>
    <w:rsid w:val="009B7759"/>
    <w:rsid w:val="009B7817"/>
    <w:rsid w:val="009B79B2"/>
    <w:rsid w:val="009BE3D5"/>
    <w:rsid w:val="009C0241"/>
    <w:rsid w:val="009C06DC"/>
    <w:rsid w:val="009C0861"/>
    <w:rsid w:val="009C0969"/>
    <w:rsid w:val="009C0C1F"/>
    <w:rsid w:val="009C0F19"/>
    <w:rsid w:val="009C12CA"/>
    <w:rsid w:val="009C1394"/>
    <w:rsid w:val="009C16E8"/>
    <w:rsid w:val="009C173C"/>
    <w:rsid w:val="009C17AE"/>
    <w:rsid w:val="009C17CB"/>
    <w:rsid w:val="009C197F"/>
    <w:rsid w:val="009C19FA"/>
    <w:rsid w:val="009C1B49"/>
    <w:rsid w:val="009C1CE6"/>
    <w:rsid w:val="009C1D35"/>
    <w:rsid w:val="009C1FF3"/>
    <w:rsid w:val="009C205E"/>
    <w:rsid w:val="009C22DE"/>
    <w:rsid w:val="009C2886"/>
    <w:rsid w:val="009C2A48"/>
    <w:rsid w:val="009C2A9F"/>
    <w:rsid w:val="009C2AE1"/>
    <w:rsid w:val="009C2B9F"/>
    <w:rsid w:val="009C2EFD"/>
    <w:rsid w:val="009C2F2B"/>
    <w:rsid w:val="009C309C"/>
    <w:rsid w:val="009C3239"/>
    <w:rsid w:val="009C32A3"/>
    <w:rsid w:val="009C3318"/>
    <w:rsid w:val="009C3362"/>
    <w:rsid w:val="009C33D6"/>
    <w:rsid w:val="009C34E2"/>
    <w:rsid w:val="009C35ED"/>
    <w:rsid w:val="009C37D6"/>
    <w:rsid w:val="009C3A3D"/>
    <w:rsid w:val="009C3B35"/>
    <w:rsid w:val="009C3D7E"/>
    <w:rsid w:val="009C3EF7"/>
    <w:rsid w:val="009C3F74"/>
    <w:rsid w:val="009C4005"/>
    <w:rsid w:val="009C41A1"/>
    <w:rsid w:val="009C421C"/>
    <w:rsid w:val="009C4294"/>
    <w:rsid w:val="009C43B3"/>
    <w:rsid w:val="009C48B3"/>
    <w:rsid w:val="009C4A72"/>
    <w:rsid w:val="009C4AF9"/>
    <w:rsid w:val="009C4CD3"/>
    <w:rsid w:val="009C4F9F"/>
    <w:rsid w:val="009C500E"/>
    <w:rsid w:val="009C515C"/>
    <w:rsid w:val="009C5411"/>
    <w:rsid w:val="009C54F6"/>
    <w:rsid w:val="009C555F"/>
    <w:rsid w:val="009C55FA"/>
    <w:rsid w:val="009C5993"/>
    <w:rsid w:val="009C5AE8"/>
    <w:rsid w:val="009C5C5E"/>
    <w:rsid w:val="009C5D02"/>
    <w:rsid w:val="009C5D23"/>
    <w:rsid w:val="009C5DF4"/>
    <w:rsid w:val="009C5FAC"/>
    <w:rsid w:val="009C6008"/>
    <w:rsid w:val="009C60BD"/>
    <w:rsid w:val="009C617B"/>
    <w:rsid w:val="009C62CC"/>
    <w:rsid w:val="009C6340"/>
    <w:rsid w:val="009C6358"/>
    <w:rsid w:val="009C6547"/>
    <w:rsid w:val="009C6773"/>
    <w:rsid w:val="009C67BF"/>
    <w:rsid w:val="009C6949"/>
    <w:rsid w:val="009C6B3B"/>
    <w:rsid w:val="009C6CE0"/>
    <w:rsid w:val="009C6D2B"/>
    <w:rsid w:val="009C6DB3"/>
    <w:rsid w:val="009C6DFF"/>
    <w:rsid w:val="009C6E9B"/>
    <w:rsid w:val="009C6F81"/>
    <w:rsid w:val="009C70A9"/>
    <w:rsid w:val="009C726F"/>
    <w:rsid w:val="009C743C"/>
    <w:rsid w:val="009C7500"/>
    <w:rsid w:val="009C758B"/>
    <w:rsid w:val="009C760C"/>
    <w:rsid w:val="009C763A"/>
    <w:rsid w:val="009C789B"/>
    <w:rsid w:val="009C7B23"/>
    <w:rsid w:val="009C7F31"/>
    <w:rsid w:val="009D000B"/>
    <w:rsid w:val="009D044B"/>
    <w:rsid w:val="009D04BC"/>
    <w:rsid w:val="009D0AD2"/>
    <w:rsid w:val="009D0C25"/>
    <w:rsid w:val="009D0C72"/>
    <w:rsid w:val="009D0D9A"/>
    <w:rsid w:val="009D0DF4"/>
    <w:rsid w:val="009D0FE9"/>
    <w:rsid w:val="009D1583"/>
    <w:rsid w:val="009D15D2"/>
    <w:rsid w:val="009D1783"/>
    <w:rsid w:val="009D18B5"/>
    <w:rsid w:val="009D1BB6"/>
    <w:rsid w:val="009D1C35"/>
    <w:rsid w:val="009D1CF4"/>
    <w:rsid w:val="009D1D74"/>
    <w:rsid w:val="009D208E"/>
    <w:rsid w:val="009D2174"/>
    <w:rsid w:val="009D2216"/>
    <w:rsid w:val="009D2240"/>
    <w:rsid w:val="009D2319"/>
    <w:rsid w:val="009D2365"/>
    <w:rsid w:val="009D237A"/>
    <w:rsid w:val="009D241D"/>
    <w:rsid w:val="009D2878"/>
    <w:rsid w:val="009D29E9"/>
    <w:rsid w:val="009D2BD1"/>
    <w:rsid w:val="009D2BEE"/>
    <w:rsid w:val="009D2C36"/>
    <w:rsid w:val="009D2C72"/>
    <w:rsid w:val="009D2C73"/>
    <w:rsid w:val="009D300E"/>
    <w:rsid w:val="009D309C"/>
    <w:rsid w:val="009D3312"/>
    <w:rsid w:val="009D346A"/>
    <w:rsid w:val="009D3485"/>
    <w:rsid w:val="009D3619"/>
    <w:rsid w:val="009D3A6B"/>
    <w:rsid w:val="009D3CB6"/>
    <w:rsid w:val="009D3D26"/>
    <w:rsid w:val="009D4230"/>
    <w:rsid w:val="009D42C4"/>
    <w:rsid w:val="009D43A3"/>
    <w:rsid w:val="009D43BC"/>
    <w:rsid w:val="009D441C"/>
    <w:rsid w:val="009D45B0"/>
    <w:rsid w:val="009D484A"/>
    <w:rsid w:val="009D490E"/>
    <w:rsid w:val="009D4CC0"/>
    <w:rsid w:val="009D4DAC"/>
    <w:rsid w:val="009D4E65"/>
    <w:rsid w:val="009D4ECE"/>
    <w:rsid w:val="009D4FF8"/>
    <w:rsid w:val="009D515A"/>
    <w:rsid w:val="009D523A"/>
    <w:rsid w:val="009D533D"/>
    <w:rsid w:val="009D54BA"/>
    <w:rsid w:val="009D555E"/>
    <w:rsid w:val="009D55C3"/>
    <w:rsid w:val="009D591F"/>
    <w:rsid w:val="009D5C12"/>
    <w:rsid w:val="009D5D2F"/>
    <w:rsid w:val="009D5D5D"/>
    <w:rsid w:val="009D5DC7"/>
    <w:rsid w:val="009D5F92"/>
    <w:rsid w:val="009D6173"/>
    <w:rsid w:val="009D632A"/>
    <w:rsid w:val="009D639D"/>
    <w:rsid w:val="009D63EC"/>
    <w:rsid w:val="009D6410"/>
    <w:rsid w:val="009D6602"/>
    <w:rsid w:val="009D671A"/>
    <w:rsid w:val="009D6837"/>
    <w:rsid w:val="009D6D81"/>
    <w:rsid w:val="009D6D97"/>
    <w:rsid w:val="009D6E2B"/>
    <w:rsid w:val="009D6F4E"/>
    <w:rsid w:val="009D7228"/>
    <w:rsid w:val="009D7274"/>
    <w:rsid w:val="009D72BC"/>
    <w:rsid w:val="009D72FD"/>
    <w:rsid w:val="009D7435"/>
    <w:rsid w:val="009D755D"/>
    <w:rsid w:val="009D7574"/>
    <w:rsid w:val="009D7642"/>
    <w:rsid w:val="009D78E7"/>
    <w:rsid w:val="009D7A8F"/>
    <w:rsid w:val="009D7C56"/>
    <w:rsid w:val="009D7CC3"/>
    <w:rsid w:val="009D7DAA"/>
    <w:rsid w:val="009D7E66"/>
    <w:rsid w:val="009D7F53"/>
    <w:rsid w:val="009E0002"/>
    <w:rsid w:val="009E02DA"/>
    <w:rsid w:val="009E040E"/>
    <w:rsid w:val="009E056C"/>
    <w:rsid w:val="009E05E3"/>
    <w:rsid w:val="009E0614"/>
    <w:rsid w:val="009E06FA"/>
    <w:rsid w:val="009E0839"/>
    <w:rsid w:val="009E0991"/>
    <w:rsid w:val="009E09C3"/>
    <w:rsid w:val="009E09D3"/>
    <w:rsid w:val="009E0FA5"/>
    <w:rsid w:val="009E105E"/>
    <w:rsid w:val="009E106B"/>
    <w:rsid w:val="009E1197"/>
    <w:rsid w:val="009E126C"/>
    <w:rsid w:val="009E12CB"/>
    <w:rsid w:val="009E1825"/>
    <w:rsid w:val="009E1908"/>
    <w:rsid w:val="009E1C78"/>
    <w:rsid w:val="009E1E66"/>
    <w:rsid w:val="009E22B6"/>
    <w:rsid w:val="009E2490"/>
    <w:rsid w:val="009E25FA"/>
    <w:rsid w:val="009E263C"/>
    <w:rsid w:val="009E266C"/>
    <w:rsid w:val="009E26B7"/>
    <w:rsid w:val="009E26F4"/>
    <w:rsid w:val="009E27AC"/>
    <w:rsid w:val="009E27AD"/>
    <w:rsid w:val="009E27B7"/>
    <w:rsid w:val="009E27B8"/>
    <w:rsid w:val="009E29D3"/>
    <w:rsid w:val="009E2C5E"/>
    <w:rsid w:val="009E2CFD"/>
    <w:rsid w:val="009E2D83"/>
    <w:rsid w:val="009E326C"/>
    <w:rsid w:val="009E3331"/>
    <w:rsid w:val="009E34FD"/>
    <w:rsid w:val="009E37BA"/>
    <w:rsid w:val="009E37E4"/>
    <w:rsid w:val="009E39DB"/>
    <w:rsid w:val="009E3D37"/>
    <w:rsid w:val="009E3D8A"/>
    <w:rsid w:val="009E3DBB"/>
    <w:rsid w:val="009E3E32"/>
    <w:rsid w:val="009E3F65"/>
    <w:rsid w:val="009E3F66"/>
    <w:rsid w:val="009E4120"/>
    <w:rsid w:val="009E416D"/>
    <w:rsid w:val="009E41E7"/>
    <w:rsid w:val="009E4724"/>
    <w:rsid w:val="009E48B5"/>
    <w:rsid w:val="009E48E0"/>
    <w:rsid w:val="009E48E2"/>
    <w:rsid w:val="009E4CE7"/>
    <w:rsid w:val="009E4D1C"/>
    <w:rsid w:val="009E4DF4"/>
    <w:rsid w:val="009E4E78"/>
    <w:rsid w:val="009E4F98"/>
    <w:rsid w:val="009E4FD4"/>
    <w:rsid w:val="009E4FD8"/>
    <w:rsid w:val="009E50A5"/>
    <w:rsid w:val="009E5174"/>
    <w:rsid w:val="009E5202"/>
    <w:rsid w:val="009E5294"/>
    <w:rsid w:val="009E550C"/>
    <w:rsid w:val="009E55AA"/>
    <w:rsid w:val="009E5780"/>
    <w:rsid w:val="009E58F9"/>
    <w:rsid w:val="009E5A2D"/>
    <w:rsid w:val="009E5B9B"/>
    <w:rsid w:val="009E5CEB"/>
    <w:rsid w:val="009E5D0E"/>
    <w:rsid w:val="009E5EE4"/>
    <w:rsid w:val="009E5FC3"/>
    <w:rsid w:val="009E60A0"/>
    <w:rsid w:val="009E62CF"/>
    <w:rsid w:val="009E62D0"/>
    <w:rsid w:val="009E62D8"/>
    <w:rsid w:val="009E6452"/>
    <w:rsid w:val="009E6871"/>
    <w:rsid w:val="009E69D6"/>
    <w:rsid w:val="009E6D43"/>
    <w:rsid w:val="009E6ED4"/>
    <w:rsid w:val="009E6F82"/>
    <w:rsid w:val="009E7005"/>
    <w:rsid w:val="009E7088"/>
    <w:rsid w:val="009E71AD"/>
    <w:rsid w:val="009E7519"/>
    <w:rsid w:val="009E751B"/>
    <w:rsid w:val="009E755D"/>
    <w:rsid w:val="009E76D8"/>
    <w:rsid w:val="009E77A9"/>
    <w:rsid w:val="009E79A9"/>
    <w:rsid w:val="009E79EF"/>
    <w:rsid w:val="009E7BA5"/>
    <w:rsid w:val="009E7BE1"/>
    <w:rsid w:val="009E7C59"/>
    <w:rsid w:val="009E7CFB"/>
    <w:rsid w:val="009E7D32"/>
    <w:rsid w:val="009E7EF8"/>
    <w:rsid w:val="009F037B"/>
    <w:rsid w:val="009F04F1"/>
    <w:rsid w:val="009F058F"/>
    <w:rsid w:val="009F06EC"/>
    <w:rsid w:val="009F0702"/>
    <w:rsid w:val="009F084F"/>
    <w:rsid w:val="009F0977"/>
    <w:rsid w:val="009F0980"/>
    <w:rsid w:val="009F0A06"/>
    <w:rsid w:val="009F0A74"/>
    <w:rsid w:val="009F0B1D"/>
    <w:rsid w:val="009F0BFC"/>
    <w:rsid w:val="009F0CB0"/>
    <w:rsid w:val="009F0D5F"/>
    <w:rsid w:val="009F0E07"/>
    <w:rsid w:val="009F117F"/>
    <w:rsid w:val="009F125E"/>
    <w:rsid w:val="009F165D"/>
    <w:rsid w:val="009F1688"/>
    <w:rsid w:val="009F188C"/>
    <w:rsid w:val="009F19A2"/>
    <w:rsid w:val="009F1A5F"/>
    <w:rsid w:val="009F1A92"/>
    <w:rsid w:val="009F1D4B"/>
    <w:rsid w:val="009F1D65"/>
    <w:rsid w:val="009F1D91"/>
    <w:rsid w:val="009F22CB"/>
    <w:rsid w:val="009F22EB"/>
    <w:rsid w:val="009F241D"/>
    <w:rsid w:val="009F24BF"/>
    <w:rsid w:val="009F26FD"/>
    <w:rsid w:val="009F2791"/>
    <w:rsid w:val="009F28D1"/>
    <w:rsid w:val="009F2B16"/>
    <w:rsid w:val="009F2B2C"/>
    <w:rsid w:val="009F2C0D"/>
    <w:rsid w:val="009F2CE8"/>
    <w:rsid w:val="009F2CF4"/>
    <w:rsid w:val="009F2E89"/>
    <w:rsid w:val="009F2FA4"/>
    <w:rsid w:val="009F2FD2"/>
    <w:rsid w:val="009F3065"/>
    <w:rsid w:val="009F313A"/>
    <w:rsid w:val="009F3171"/>
    <w:rsid w:val="009F31C2"/>
    <w:rsid w:val="009F32D2"/>
    <w:rsid w:val="009F33C1"/>
    <w:rsid w:val="009F34E6"/>
    <w:rsid w:val="009F3565"/>
    <w:rsid w:val="009F3623"/>
    <w:rsid w:val="009F3894"/>
    <w:rsid w:val="009F38F3"/>
    <w:rsid w:val="009F399C"/>
    <w:rsid w:val="009F39AC"/>
    <w:rsid w:val="009F3CE0"/>
    <w:rsid w:val="009F3E8A"/>
    <w:rsid w:val="009F402A"/>
    <w:rsid w:val="009F4078"/>
    <w:rsid w:val="009F435C"/>
    <w:rsid w:val="009F44B4"/>
    <w:rsid w:val="009F4608"/>
    <w:rsid w:val="009F4689"/>
    <w:rsid w:val="009F46EE"/>
    <w:rsid w:val="009F47B1"/>
    <w:rsid w:val="009F4851"/>
    <w:rsid w:val="009F492C"/>
    <w:rsid w:val="009F4AB9"/>
    <w:rsid w:val="009F4AEA"/>
    <w:rsid w:val="009F4C03"/>
    <w:rsid w:val="009F4C42"/>
    <w:rsid w:val="009F4CB2"/>
    <w:rsid w:val="009F4ECD"/>
    <w:rsid w:val="009F4F07"/>
    <w:rsid w:val="009F500F"/>
    <w:rsid w:val="009F520F"/>
    <w:rsid w:val="009F52BD"/>
    <w:rsid w:val="009F5381"/>
    <w:rsid w:val="009F5541"/>
    <w:rsid w:val="009F558A"/>
    <w:rsid w:val="009F561A"/>
    <w:rsid w:val="009F5666"/>
    <w:rsid w:val="009F57CB"/>
    <w:rsid w:val="009F588C"/>
    <w:rsid w:val="009F58F9"/>
    <w:rsid w:val="009F5BFC"/>
    <w:rsid w:val="009F5C3E"/>
    <w:rsid w:val="009F5C82"/>
    <w:rsid w:val="009F5D59"/>
    <w:rsid w:val="009F5D78"/>
    <w:rsid w:val="009F5F7C"/>
    <w:rsid w:val="009F6027"/>
    <w:rsid w:val="009F6082"/>
    <w:rsid w:val="009F61BE"/>
    <w:rsid w:val="009F623B"/>
    <w:rsid w:val="009F63A6"/>
    <w:rsid w:val="009F652A"/>
    <w:rsid w:val="009F652D"/>
    <w:rsid w:val="009F66CE"/>
    <w:rsid w:val="009F6A55"/>
    <w:rsid w:val="009F6B0A"/>
    <w:rsid w:val="009F6BDB"/>
    <w:rsid w:val="009F6C33"/>
    <w:rsid w:val="009F6D25"/>
    <w:rsid w:val="009F6EDA"/>
    <w:rsid w:val="009F6FFD"/>
    <w:rsid w:val="009F7010"/>
    <w:rsid w:val="009F7248"/>
    <w:rsid w:val="009F72C8"/>
    <w:rsid w:val="009F7375"/>
    <w:rsid w:val="009F7B8F"/>
    <w:rsid w:val="009F7F8F"/>
    <w:rsid w:val="009FB007"/>
    <w:rsid w:val="00A0005A"/>
    <w:rsid w:val="00A001D7"/>
    <w:rsid w:val="00A00250"/>
    <w:rsid w:val="00A00449"/>
    <w:rsid w:val="00A00854"/>
    <w:rsid w:val="00A00956"/>
    <w:rsid w:val="00A009E0"/>
    <w:rsid w:val="00A00D6D"/>
    <w:rsid w:val="00A01069"/>
    <w:rsid w:val="00A01324"/>
    <w:rsid w:val="00A01387"/>
    <w:rsid w:val="00A01413"/>
    <w:rsid w:val="00A014A4"/>
    <w:rsid w:val="00A016D5"/>
    <w:rsid w:val="00A01924"/>
    <w:rsid w:val="00A0192D"/>
    <w:rsid w:val="00A01951"/>
    <w:rsid w:val="00A01984"/>
    <w:rsid w:val="00A01C45"/>
    <w:rsid w:val="00A01DC3"/>
    <w:rsid w:val="00A01F75"/>
    <w:rsid w:val="00A02019"/>
    <w:rsid w:val="00A02180"/>
    <w:rsid w:val="00A02239"/>
    <w:rsid w:val="00A02366"/>
    <w:rsid w:val="00A024F6"/>
    <w:rsid w:val="00A025D7"/>
    <w:rsid w:val="00A027F9"/>
    <w:rsid w:val="00A02816"/>
    <w:rsid w:val="00A02ABD"/>
    <w:rsid w:val="00A02BC6"/>
    <w:rsid w:val="00A02E6B"/>
    <w:rsid w:val="00A02FE0"/>
    <w:rsid w:val="00A0303E"/>
    <w:rsid w:val="00A0330D"/>
    <w:rsid w:val="00A035C6"/>
    <w:rsid w:val="00A0364E"/>
    <w:rsid w:val="00A036F3"/>
    <w:rsid w:val="00A03732"/>
    <w:rsid w:val="00A038C4"/>
    <w:rsid w:val="00A038E7"/>
    <w:rsid w:val="00A03B0A"/>
    <w:rsid w:val="00A03C77"/>
    <w:rsid w:val="00A03CD5"/>
    <w:rsid w:val="00A03ED1"/>
    <w:rsid w:val="00A03F18"/>
    <w:rsid w:val="00A0419A"/>
    <w:rsid w:val="00A043B0"/>
    <w:rsid w:val="00A04532"/>
    <w:rsid w:val="00A04596"/>
    <w:rsid w:val="00A04833"/>
    <w:rsid w:val="00A04840"/>
    <w:rsid w:val="00A04844"/>
    <w:rsid w:val="00A048F9"/>
    <w:rsid w:val="00A0493D"/>
    <w:rsid w:val="00A04955"/>
    <w:rsid w:val="00A04988"/>
    <w:rsid w:val="00A04A41"/>
    <w:rsid w:val="00A04CEB"/>
    <w:rsid w:val="00A04EC0"/>
    <w:rsid w:val="00A050BE"/>
    <w:rsid w:val="00A050F8"/>
    <w:rsid w:val="00A05182"/>
    <w:rsid w:val="00A051A5"/>
    <w:rsid w:val="00A051BC"/>
    <w:rsid w:val="00A05240"/>
    <w:rsid w:val="00A0543F"/>
    <w:rsid w:val="00A0547E"/>
    <w:rsid w:val="00A054BB"/>
    <w:rsid w:val="00A05585"/>
    <w:rsid w:val="00A055B4"/>
    <w:rsid w:val="00A05890"/>
    <w:rsid w:val="00A05AAB"/>
    <w:rsid w:val="00A05AB4"/>
    <w:rsid w:val="00A05BB1"/>
    <w:rsid w:val="00A05C22"/>
    <w:rsid w:val="00A05CF3"/>
    <w:rsid w:val="00A05FC8"/>
    <w:rsid w:val="00A061D1"/>
    <w:rsid w:val="00A0623E"/>
    <w:rsid w:val="00A06505"/>
    <w:rsid w:val="00A06640"/>
    <w:rsid w:val="00A066CE"/>
    <w:rsid w:val="00A066DE"/>
    <w:rsid w:val="00A06840"/>
    <w:rsid w:val="00A06A1A"/>
    <w:rsid w:val="00A06A36"/>
    <w:rsid w:val="00A07112"/>
    <w:rsid w:val="00A07169"/>
    <w:rsid w:val="00A07497"/>
    <w:rsid w:val="00A0753A"/>
    <w:rsid w:val="00A0766F"/>
    <w:rsid w:val="00A076FF"/>
    <w:rsid w:val="00A07755"/>
    <w:rsid w:val="00A07869"/>
    <w:rsid w:val="00A07A16"/>
    <w:rsid w:val="00A07A57"/>
    <w:rsid w:val="00A07C38"/>
    <w:rsid w:val="00A07D48"/>
    <w:rsid w:val="00A07D9B"/>
    <w:rsid w:val="00A07E60"/>
    <w:rsid w:val="00A0F982"/>
    <w:rsid w:val="00A10005"/>
    <w:rsid w:val="00A1006A"/>
    <w:rsid w:val="00A102B6"/>
    <w:rsid w:val="00A10341"/>
    <w:rsid w:val="00A10363"/>
    <w:rsid w:val="00A10366"/>
    <w:rsid w:val="00A10456"/>
    <w:rsid w:val="00A104DD"/>
    <w:rsid w:val="00A10691"/>
    <w:rsid w:val="00A10726"/>
    <w:rsid w:val="00A10821"/>
    <w:rsid w:val="00A1085B"/>
    <w:rsid w:val="00A10885"/>
    <w:rsid w:val="00A1091A"/>
    <w:rsid w:val="00A10971"/>
    <w:rsid w:val="00A10A33"/>
    <w:rsid w:val="00A10B77"/>
    <w:rsid w:val="00A10BEA"/>
    <w:rsid w:val="00A10C8D"/>
    <w:rsid w:val="00A10E77"/>
    <w:rsid w:val="00A10F8B"/>
    <w:rsid w:val="00A11131"/>
    <w:rsid w:val="00A11328"/>
    <w:rsid w:val="00A1140B"/>
    <w:rsid w:val="00A1148A"/>
    <w:rsid w:val="00A115A4"/>
    <w:rsid w:val="00A115BC"/>
    <w:rsid w:val="00A11B06"/>
    <w:rsid w:val="00A11C1E"/>
    <w:rsid w:val="00A11D13"/>
    <w:rsid w:val="00A11E44"/>
    <w:rsid w:val="00A11F78"/>
    <w:rsid w:val="00A11F92"/>
    <w:rsid w:val="00A11FBA"/>
    <w:rsid w:val="00A12085"/>
    <w:rsid w:val="00A120EC"/>
    <w:rsid w:val="00A120F3"/>
    <w:rsid w:val="00A1211E"/>
    <w:rsid w:val="00A1212E"/>
    <w:rsid w:val="00A1217F"/>
    <w:rsid w:val="00A121C3"/>
    <w:rsid w:val="00A1239B"/>
    <w:rsid w:val="00A123BF"/>
    <w:rsid w:val="00A12406"/>
    <w:rsid w:val="00A125BA"/>
    <w:rsid w:val="00A12810"/>
    <w:rsid w:val="00A128FB"/>
    <w:rsid w:val="00A1291E"/>
    <w:rsid w:val="00A12A22"/>
    <w:rsid w:val="00A12B49"/>
    <w:rsid w:val="00A12BD1"/>
    <w:rsid w:val="00A12C97"/>
    <w:rsid w:val="00A13168"/>
    <w:rsid w:val="00A131D5"/>
    <w:rsid w:val="00A1329D"/>
    <w:rsid w:val="00A136A3"/>
    <w:rsid w:val="00A138FE"/>
    <w:rsid w:val="00A13963"/>
    <w:rsid w:val="00A139B8"/>
    <w:rsid w:val="00A13A91"/>
    <w:rsid w:val="00A13A97"/>
    <w:rsid w:val="00A13BC7"/>
    <w:rsid w:val="00A13CFA"/>
    <w:rsid w:val="00A13D82"/>
    <w:rsid w:val="00A13DCA"/>
    <w:rsid w:val="00A14018"/>
    <w:rsid w:val="00A142A9"/>
    <w:rsid w:val="00A14313"/>
    <w:rsid w:val="00A14367"/>
    <w:rsid w:val="00A143A9"/>
    <w:rsid w:val="00A143BD"/>
    <w:rsid w:val="00A144D4"/>
    <w:rsid w:val="00A14509"/>
    <w:rsid w:val="00A14614"/>
    <w:rsid w:val="00A14670"/>
    <w:rsid w:val="00A14964"/>
    <w:rsid w:val="00A14B53"/>
    <w:rsid w:val="00A14BD6"/>
    <w:rsid w:val="00A14DEC"/>
    <w:rsid w:val="00A14E0F"/>
    <w:rsid w:val="00A14ED0"/>
    <w:rsid w:val="00A15435"/>
    <w:rsid w:val="00A15593"/>
    <w:rsid w:val="00A158C3"/>
    <w:rsid w:val="00A158D0"/>
    <w:rsid w:val="00A158E2"/>
    <w:rsid w:val="00A15AA9"/>
    <w:rsid w:val="00A15C81"/>
    <w:rsid w:val="00A15D73"/>
    <w:rsid w:val="00A15DFE"/>
    <w:rsid w:val="00A15E8D"/>
    <w:rsid w:val="00A16014"/>
    <w:rsid w:val="00A160CE"/>
    <w:rsid w:val="00A16634"/>
    <w:rsid w:val="00A16691"/>
    <w:rsid w:val="00A16B9F"/>
    <w:rsid w:val="00A16C60"/>
    <w:rsid w:val="00A16EDA"/>
    <w:rsid w:val="00A17049"/>
    <w:rsid w:val="00A1717E"/>
    <w:rsid w:val="00A171F5"/>
    <w:rsid w:val="00A17344"/>
    <w:rsid w:val="00A173ED"/>
    <w:rsid w:val="00A174A9"/>
    <w:rsid w:val="00A175B2"/>
    <w:rsid w:val="00A175B7"/>
    <w:rsid w:val="00A17640"/>
    <w:rsid w:val="00A17689"/>
    <w:rsid w:val="00A17799"/>
    <w:rsid w:val="00A177FE"/>
    <w:rsid w:val="00A1788B"/>
    <w:rsid w:val="00A17D0A"/>
    <w:rsid w:val="00A17EA4"/>
    <w:rsid w:val="00A17FB0"/>
    <w:rsid w:val="00A1AE7A"/>
    <w:rsid w:val="00A20194"/>
    <w:rsid w:val="00A205B2"/>
    <w:rsid w:val="00A205F4"/>
    <w:rsid w:val="00A205F5"/>
    <w:rsid w:val="00A206AA"/>
    <w:rsid w:val="00A206B3"/>
    <w:rsid w:val="00A206F4"/>
    <w:rsid w:val="00A20720"/>
    <w:rsid w:val="00A20836"/>
    <w:rsid w:val="00A2094F"/>
    <w:rsid w:val="00A20AB3"/>
    <w:rsid w:val="00A20C70"/>
    <w:rsid w:val="00A20D39"/>
    <w:rsid w:val="00A20F8E"/>
    <w:rsid w:val="00A2105E"/>
    <w:rsid w:val="00A21092"/>
    <w:rsid w:val="00A21575"/>
    <w:rsid w:val="00A21980"/>
    <w:rsid w:val="00A21A95"/>
    <w:rsid w:val="00A21F63"/>
    <w:rsid w:val="00A21F88"/>
    <w:rsid w:val="00A22196"/>
    <w:rsid w:val="00A2227D"/>
    <w:rsid w:val="00A222BF"/>
    <w:rsid w:val="00A225F2"/>
    <w:rsid w:val="00A229DC"/>
    <w:rsid w:val="00A22EB7"/>
    <w:rsid w:val="00A22F5A"/>
    <w:rsid w:val="00A22FD2"/>
    <w:rsid w:val="00A23022"/>
    <w:rsid w:val="00A2312F"/>
    <w:rsid w:val="00A232D7"/>
    <w:rsid w:val="00A234CF"/>
    <w:rsid w:val="00A236F3"/>
    <w:rsid w:val="00A237D3"/>
    <w:rsid w:val="00A23890"/>
    <w:rsid w:val="00A238FE"/>
    <w:rsid w:val="00A23AC6"/>
    <w:rsid w:val="00A23D03"/>
    <w:rsid w:val="00A23DB1"/>
    <w:rsid w:val="00A240CF"/>
    <w:rsid w:val="00A24473"/>
    <w:rsid w:val="00A24530"/>
    <w:rsid w:val="00A246DE"/>
    <w:rsid w:val="00A248F0"/>
    <w:rsid w:val="00A24AC8"/>
    <w:rsid w:val="00A24B1C"/>
    <w:rsid w:val="00A24C0C"/>
    <w:rsid w:val="00A24FAB"/>
    <w:rsid w:val="00A25211"/>
    <w:rsid w:val="00A25278"/>
    <w:rsid w:val="00A25322"/>
    <w:rsid w:val="00A25358"/>
    <w:rsid w:val="00A255FC"/>
    <w:rsid w:val="00A2571D"/>
    <w:rsid w:val="00A25807"/>
    <w:rsid w:val="00A259BF"/>
    <w:rsid w:val="00A26053"/>
    <w:rsid w:val="00A26456"/>
    <w:rsid w:val="00A26D36"/>
    <w:rsid w:val="00A26DE7"/>
    <w:rsid w:val="00A26E86"/>
    <w:rsid w:val="00A270F8"/>
    <w:rsid w:val="00A2717C"/>
    <w:rsid w:val="00A271AC"/>
    <w:rsid w:val="00A27273"/>
    <w:rsid w:val="00A2745D"/>
    <w:rsid w:val="00A2757A"/>
    <w:rsid w:val="00A2763A"/>
    <w:rsid w:val="00A27640"/>
    <w:rsid w:val="00A276F5"/>
    <w:rsid w:val="00A27868"/>
    <w:rsid w:val="00A278EA"/>
    <w:rsid w:val="00A2790C"/>
    <w:rsid w:val="00A27AED"/>
    <w:rsid w:val="00A27B2D"/>
    <w:rsid w:val="00A27C6E"/>
    <w:rsid w:val="00A288FE"/>
    <w:rsid w:val="00A30068"/>
    <w:rsid w:val="00A30193"/>
    <w:rsid w:val="00A302E1"/>
    <w:rsid w:val="00A302F9"/>
    <w:rsid w:val="00A304E0"/>
    <w:rsid w:val="00A3051E"/>
    <w:rsid w:val="00A30521"/>
    <w:rsid w:val="00A307FA"/>
    <w:rsid w:val="00A30942"/>
    <w:rsid w:val="00A309D7"/>
    <w:rsid w:val="00A30A29"/>
    <w:rsid w:val="00A30CA9"/>
    <w:rsid w:val="00A310C5"/>
    <w:rsid w:val="00A311E7"/>
    <w:rsid w:val="00A312A8"/>
    <w:rsid w:val="00A3179C"/>
    <w:rsid w:val="00A31AB6"/>
    <w:rsid w:val="00A31C8A"/>
    <w:rsid w:val="00A3200B"/>
    <w:rsid w:val="00A321DA"/>
    <w:rsid w:val="00A321F0"/>
    <w:rsid w:val="00A32203"/>
    <w:rsid w:val="00A32576"/>
    <w:rsid w:val="00A32738"/>
    <w:rsid w:val="00A327BE"/>
    <w:rsid w:val="00A3284F"/>
    <w:rsid w:val="00A32872"/>
    <w:rsid w:val="00A328E2"/>
    <w:rsid w:val="00A32B9D"/>
    <w:rsid w:val="00A32CCC"/>
    <w:rsid w:val="00A33108"/>
    <w:rsid w:val="00A33121"/>
    <w:rsid w:val="00A331C7"/>
    <w:rsid w:val="00A33247"/>
    <w:rsid w:val="00A3349A"/>
    <w:rsid w:val="00A33544"/>
    <w:rsid w:val="00A336AB"/>
    <w:rsid w:val="00A3395F"/>
    <w:rsid w:val="00A3398A"/>
    <w:rsid w:val="00A339B2"/>
    <w:rsid w:val="00A33A36"/>
    <w:rsid w:val="00A33A5C"/>
    <w:rsid w:val="00A33C48"/>
    <w:rsid w:val="00A33CE9"/>
    <w:rsid w:val="00A33CF4"/>
    <w:rsid w:val="00A33DB7"/>
    <w:rsid w:val="00A33DCB"/>
    <w:rsid w:val="00A33F04"/>
    <w:rsid w:val="00A34041"/>
    <w:rsid w:val="00A340CD"/>
    <w:rsid w:val="00A34197"/>
    <w:rsid w:val="00A341CD"/>
    <w:rsid w:val="00A342B8"/>
    <w:rsid w:val="00A34503"/>
    <w:rsid w:val="00A34881"/>
    <w:rsid w:val="00A34A64"/>
    <w:rsid w:val="00A34D02"/>
    <w:rsid w:val="00A34D77"/>
    <w:rsid w:val="00A34DAB"/>
    <w:rsid w:val="00A3511F"/>
    <w:rsid w:val="00A35258"/>
    <w:rsid w:val="00A35476"/>
    <w:rsid w:val="00A35585"/>
    <w:rsid w:val="00A35639"/>
    <w:rsid w:val="00A356A2"/>
    <w:rsid w:val="00A356E9"/>
    <w:rsid w:val="00A35818"/>
    <w:rsid w:val="00A3585E"/>
    <w:rsid w:val="00A3596C"/>
    <w:rsid w:val="00A35A0B"/>
    <w:rsid w:val="00A35B0B"/>
    <w:rsid w:val="00A35B2B"/>
    <w:rsid w:val="00A35BDB"/>
    <w:rsid w:val="00A35C18"/>
    <w:rsid w:val="00A35C3D"/>
    <w:rsid w:val="00A36200"/>
    <w:rsid w:val="00A362DE"/>
    <w:rsid w:val="00A363B0"/>
    <w:rsid w:val="00A36561"/>
    <w:rsid w:val="00A36669"/>
    <w:rsid w:val="00A366AE"/>
    <w:rsid w:val="00A3676F"/>
    <w:rsid w:val="00A369D1"/>
    <w:rsid w:val="00A36A2A"/>
    <w:rsid w:val="00A36B23"/>
    <w:rsid w:val="00A36B45"/>
    <w:rsid w:val="00A36BA1"/>
    <w:rsid w:val="00A36C05"/>
    <w:rsid w:val="00A36D0E"/>
    <w:rsid w:val="00A36F02"/>
    <w:rsid w:val="00A36FBA"/>
    <w:rsid w:val="00A3725F"/>
    <w:rsid w:val="00A3742B"/>
    <w:rsid w:val="00A3765D"/>
    <w:rsid w:val="00A37742"/>
    <w:rsid w:val="00A378C7"/>
    <w:rsid w:val="00A37A40"/>
    <w:rsid w:val="00A37C21"/>
    <w:rsid w:val="00A37D2D"/>
    <w:rsid w:val="00A37E08"/>
    <w:rsid w:val="00A37E2B"/>
    <w:rsid w:val="00A37E4D"/>
    <w:rsid w:val="00A37EF2"/>
    <w:rsid w:val="00A37F03"/>
    <w:rsid w:val="00A37F81"/>
    <w:rsid w:val="00A4029C"/>
    <w:rsid w:val="00A40382"/>
    <w:rsid w:val="00A403EA"/>
    <w:rsid w:val="00A40457"/>
    <w:rsid w:val="00A404AE"/>
    <w:rsid w:val="00A404B9"/>
    <w:rsid w:val="00A4054B"/>
    <w:rsid w:val="00A405EF"/>
    <w:rsid w:val="00A4061F"/>
    <w:rsid w:val="00A406F8"/>
    <w:rsid w:val="00A40776"/>
    <w:rsid w:val="00A407A5"/>
    <w:rsid w:val="00A408C9"/>
    <w:rsid w:val="00A4091E"/>
    <w:rsid w:val="00A40C51"/>
    <w:rsid w:val="00A40CBB"/>
    <w:rsid w:val="00A414E7"/>
    <w:rsid w:val="00A41847"/>
    <w:rsid w:val="00A41856"/>
    <w:rsid w:val="00A41952"/>
    <w:rsid w:val="00A41998"/>
    <w:rsid w:val="00A41B60"/>
    <w:rsid w:val="00A41B99"/>
    <w:rsid w:val="00A41C54"/>
    <w:rsid w:val="00A41D00"/>
    <w:rsid w:val="00A41DB0"/>
    <w:rsid w:val="00A41F33"/>
    <w:rsid w:val="00A42008"/>
    <w:rsid w:val="00A42153"/>
    <w:rsid w:val="00A421FC"/>
    <w:rsid w:val="00A42248"/>
    <w:rsid w:val="00A422B2"/>
    <w:rsid w:val="00A422B6"/>
    <w:rsid w:val="00A4240F"/>
    <w:rsid w:val="00A4241A"/>
    <w:rsid w:val="00A424FA"/>
    <w:rsid w:val="00A4255B"/>
    <w:rsid w:val="00A426BC"/>
    <w:rsid w:val="00A426E1"/>
    <w:rsid w:val="00A42CE6"/>
    <w:rsid w:val="00A42E1E"/>
    <w:rsid w:val="00A42FEE"/>
    <w:rsid w:val="00A4310C"/>
    <w:rsid w:val="00A4312B"/>
    <w:rsid w:val="00A43196"/>
    <w:rsid w:val="00A432A4"/>
    <w:rsid w:val="00A432F0"/>
    <w:rsid w:val="00A4348B"/>
    <w:rsid w:val="00A43546"/>
    <w:rsid w:val="00A43783"/>
    <w:rsid w:val="00A43BC3"/>
    <w:rsid w:val="00A4403F"/>
    <w:rsid w:val="00A44247"/>
    <w:rsid w:val="00A44561"/>
    <w:rsid w:val="00A446DF"/>
    <w:rsid w:val="00A44837"/>
    <w:rsid w:val="00A44943"/>
    <w:rsid w:val="00A449B7"/>
    <w:rsid w:val="00A44A0D"/>
    <w:rsid w:val="00A44A85"/>
    <w:rsid w:val="00A44BAB"/>
    <w:rsid w:val="00A44C0E"/>
    <w:rsid w:val="00A44CEA"/>
    <w:rsid w:val="00A44DDC"/>
    <w:rsid w:val="00A44DE1"/>
    <w:rsid w:val="00A44DFE"/>
    <w:rsid w:val="00A44E68"/>
    <w:rsid w:val="00A450E8"/>
    <w:rsid w:val="00A45266"/>
    <w:rsid w:val="00A453DC"/>
    <w:rsid w:val="00A4548C"/>
    <w:rsid w:val="00A4556E"/>
    <w:rsid w:val="00A45ABC"/>
    <w:rsid w:val="00A45B41"/>
    <w:rsid w:val="00A45B4D"/>
    <w:rsid w:val="00A45CC8"/>
    <w:rsid w:val="00A45D24"/>
    <w:rsid w:val="00A45E29"/>
    <w:rsid w:val="00A45EFC"/>
    <w:rsid w:val="00A45FEE"/>
    <w:rsid w:val="00A460C6"/>
    <w:rsid w:val="00A46187"/>
    <w:rsid w:val="00A4655F"/>
    <w:rsid w:val="00A4656C"/>
    <w:rsid w:val="00A4673A"/>
    <w:rsid w:val="00A46762"/>
    <w:rsid w:val="00A46B38"/>
    <w:rsid w:val="00A46BE0"/>
    <w:rsid w:val="00A46C82"/>
    <w:rsid w:val="00A46CF4"/>
    <w:rsid w:val="00A46D08"/>
    <w:rsid w:val="00A46F36"/>
    <w:rsid w:val="00A46FAF"/>
    <w:rsid w:val="00A47035"/>
    <w:rsid w:val="00A471E3"/>
    <w:rsid w:val="00A47201"/>
    <w:rsid w:val="00A472C3"/>
    <w:rsid w:val="00A473D2"/>
    <w:rsid w:val="00A4755E"/>
    <w:rsid w:val="00A47617"/>
    <w:rsid w:val="00A47639"/>
    <w:rsid w:val="00A47800"/>
    <w:rsid w:val="00A478B6"/>
    <w:rsid w:val="00A47A1F"/>
    <w:rsid w:val="00A47A24"/>
    <w:rsid w:val="00A47B75"/>
    <w:rsid w:val="00A47C6F"/>
    <w:rsid w:val="00A47D5E"/>
    <w:rsid w:val="00A47DCA"/>
    <w:rsid w:val="00A47F5A"/>
    <w:rsid w:val="00A47FE6"/>
    <w:rsid w:val="00A50176"/>
    <w:rsid w:val="00A506ED"/>
    <w:rsid w:val="00A506FE"/>
    <w:rsid w:val="00A5096D"/>
    <w:rsid w:val="00A50B92"/>
    <w:rsid w:val="00A50D38"/>
    <w:rsid w:val="00A50DF0"/>
    <w:rsid w:val="00A51038"/>
    <w:rsid w:val="00A5109E"/>
    <w:rsid w:val="00A510EC"/>
    <w:rsid w:val="00A51150"/>
    <w:rsid w:val="00A512B1"/>
    <w:rsid w:val="00A5146F"/>
    <w:rsid w:val="00A5155E"/>
    <w:rsid w:val="00A515A3"/>
    <w:rsid w:val="00A515E2"/>
    <w:rsid w:val="00A516CA"/>
    <w:rsid w:val="00A51743"/>
    <w:rsid w:val="00A51749"/>
    <w:rsid w:val="00A51B00"/>
    <w:rsid w:val="00A51BD8"/>
    <w:rsid w:val="00A51BFA"/>
    <w:rsid w:val="00A51CC9"/>
    <w:rsid w:val="00A51F86"/>
    <w:rsid w:val="00A51FFC"/>
    <w:rsid w:val="00A5206F"/>
    <w:rsid w:val="00A52102"/>
    <w:rsid w:val="00A521BB"/>
    <w:rsid w:val="00A521DB"/>
    <w:rsid w:val="00A5254E"/>
    <w:rsid w:val="00A525C6"/>
    <w:rsid w:val="00A5263D"/>
    <w:rsid w:val="00A52878"/>
    <w:rsid w:val="00A52985"/>
    <w:rsid w:val="00A529C4"/>
    <w:rsid w:val="00A52A1C"/>
    <w:rsid w:val="00A52AD9"/>
    <w:rsid w:val="00A52B02"/>
    <w:rsid w:val="00A52B1D"/>
    <w:rsid w:val="00A52B53"/>
    <w:rsid w:val="00A52C39"/>
    <w:rsid w:val="00A52D2E"/>
    <w:rsid w:val="00A52FCA"/>
    <w:rsid w:val="00A534EB"/>
    <w:rsid w:val="00A53558"/>
    <w:rsid w:val="00A535E0"/>
    <w:rsid w:val="00A535FF"/>
    <w:rsid w:val="00A5364C"/>
    <w:rsid w:val="00A5366B"/>
    <w:rsid w:val="00A536BA"/>
    <w:rsid w:val="00A53759"/>
    <w:rsid w:val="00A53A66"/>
    <w:rsid w:val="00A53B43"/>
    <w:rsid w:val="00A53C45"/>
    <w:rsid w:val="00A53E9B"/>
    <w:rsid w:val="00A54052"/>
    <w:rsid w:val="00A540C1"/>
    <w:rsid w:val="00A540CF"/>
    <w:rsid w:val="00A54168"/>
    <w:rsid w:val="00A54185"/>
    <w:rsid w:val="00A54201"/>
    <w:rsid w:val="00A54215"/>
    <w:rsid w:val="00A54345"/>
    <w:rsid w:val="00A54355"/>
    <w:rsid w:val="00A543D4"/>
    <w:rsid w:val="00A543E6"/>
    <w:rsid w:val="00A5457C"/>
    <w:rsid w:val="00A546C1"/>
    <w:rsid w:val="00A548EA"/>
    <w:rsid w:val="00A54A95"/>
    <w:rsid w:val="00A54BD3"/>
    <w:rsid w:val="00A5501E"/>
    <w:rsid w:val="00A5502A"/>
    <w:rsid w:val="00A55157"/>
    <w:rsid w:val="00A551E4"/>
    <w:rsid w:val="00A55367"/>
    <w:rsid w:val="00A553D6"/>
    <w:rsid w:val="00A555BF"/>
    <w:rsid w:val="00A5560F"/>
    <w:rsid w:val="00A5574F"/>
    <w:rsid w:val="00A557AC"/>
    <w:rsid w:val="00A55A01"/>
    <w:rsid w:val="00A55AAC"/>
    <w:rsid w:val="00A55AF4"/>
    <w:rsid w:val="00A55D4D"/>
    <w:rsid w:val="00A55DCB"/>
    <w:rsid w:val="00A55E60"/>
    <w:rsid w:val="00A55ECE"/>
    <w:rsid w:val="00A56015"/>
    <w:rsid w:val="00A56046"/>
    <w:rsid w:val="00A5618E"/>
    <w:rsid w:val="00A56399"/>
    <w:rsid w:val="00A56607"/>
    <w:rsid w:val="00A5664E"/>
    <w:rsid w:val="00A56962"/>
    <w:rsid w:val="00A56AB1"/>
    <w:rsid w:val="00A56B6B"/>
    <w:rsid w:val="00A56F5E"/>
    <w:rsid w:val="00A5751B"/>
    <w:rsid w:val="00A57703"/>
    <w:rsid w:val="00A578E5"/>
    <w:rsid w:val="00A578F8"/>
    <w:rsid w:val="00A57B56"/>
    <w:rsid w:val="00A57E06"/>
    <w:rsid w:val="00A57F76"/>
    <w:rsid w:val="00A57F89"/>
    <w:rsid w:val="00A600DB"/>
    <w:rsid w:val="00A60338"/>
    <w:rsid w:val="00A603F4"/>
    <w:rsid w:val="00A604C9"/>
    <w:rsid w:val="00A605CC"/>
    <w:rsid w:val="00A60619"/>
    <w:rsid w:val="00A60A35"/>
    <w:rsid w:val="00A60B80"/>
    <w:rsid w:val="00A60CDC"/>
    <w:rsid w:val="00A6117A"/>
    <w:rsid w:val="00A61226"/>
    <w:rsid w:val="00A61295"/>
    <w:rsid w:val="00A612F5"/>
    <w:rsid w:val="00A6134E"/>
    <w:rsid w:val="00A61379"/>
    <w:rsid w:val="00A6157E"/>
    <w:rsid w:val="00A615AE"/>
    <w:rsid w:val="00A616A9"/>
    <w:rsid w:val="00A61706"/>
    <w:rsid w:val="00A61785"/>
    <w:rsid w:val="00A61958"/>
    <w:rsid w:val="00A61A6C"/>
    <w:rsid w:val="00A61BC8"/>
    <w:rsid w:val="00A61D05"/>
    <w:rsid w:val="00A61EA0"/>
    <w:rsid w:val="00A61EFB"/>
    <w:rsid w:val="00A62068"/>
    <w:rsid w:val="00A620BC"/>
    <w:rsid w:val="00A62218"/>
    <w:rsid w:val="00A6224A"/>
    <w:rsid w:val="00A6238E"/>
    <w:rsid w:val="00A6244A"/>
    <w:rsid w:val="00A62639"/>
    <w:rsid w:val="00A627A4"/>
    <w:rsid w:val="00A62A3F"/>
    <w:rsid w:val="00A62ACA"/>
    <w:rsid w:val="00A62C04"/>
    <w:rsid w:val="00A62C25"/>
    <w:rsid w:val="00A62C39"/>
    <w:rsid w:val="00A62DE7"/>
    <w:rsid w:val="00A62E47"/>
    <w:rsid w:val="00A62E4C"/>
    <w:rsid w:val="00A62ED9"/>
    <w:rsid w:val="00A62F10"/>
    <w:rsid w:val="00A63142"/>
    <w:rsid w:val="00A631FA"/>
    <w:rsid w:val="00A63285"/>
    <w:rsid w:val="00A632AD"/>
    <w:rsid w:val="00A6332C"/>
    <w:rsid w:val="00A63419"/>
    <w:rsid w:val="00A634A0"/>
    <w:rsid w:val="00A634B6"/>
    <w:rsid w:val="00A634C6"/>
    <w:rsid w:val="00A634DF"/>
    <w:rsid w:val="00A63507"/>
    <w:rsid w:val="00A63584"/>
    <w:rsid w:val="00A635CC"/>
    <w:rsid w:val="00A6367F"/>
    <w:rsid w:val="00A636BB"/>
    <w:rsid w:val="00A63705"/>
    <w:rsid w:val="00A63856"/>
    <w:rsid w:val="00A63A82"/>
    <w:rsid w:val="00A63B6B"/>
    <w:rsid w:val="00A63F1E"/>
    <w:rsid w:val="00A63F41"/>
    <w:rsid w:val="00A63F78"/>
    <w:rsid w:val="00A63FD1"/>
    <w:rsid w:val="00A64152"/>
    <w:rsid w:val="00A641C9"/>
    <w:rsid w:val="00A64604"/>
    <w:rsid w:val="00A6465B"/>
    <w:rsid w:val="00A64683"/>
    <w:rsid w:val="00A6470A"/>
    <w:rsid w:val="00A64A45"/>
    <w:rsid w:val="00A64B80"/>
    <w:rsid w:val="00A64FEE"/>
    <w:rsid w:val="00A650A4"/>
    <w:rsid w:val="00A650F4"/>
    <w:rsid w:val="00A6529F"/>
    <w:rsid w:val="00A6547E"/>
    <w:rsid w:val="00A65495"/>
    <w:rsid w:val="00A655D0"/>
    <w:rsid w:val="00A655D5"/>
    <w:rsid w:val="00A65B75"/>
    <w:rsid w:val="00A65E65"/>
    <w:rsid w:val="00A65FFE"/>
    <w:rsid w:val="00A6608F"/>
    <w:rsid w:val="00A661DC"/>
    <w:rsid w:val="00A66226"/>
    <w:rsid w:val="00A6637C"/>
    <w:rsid w:val="00A6640B"/>
    <w:rsid w:val="00A66430"/>
    <w:rsid w:val="00A6659D"/>
    <w:rsid w:val="00A665B1"/>
    <w:rsid w:val="00A66692"/>
    <w:rsid w:val="00A6678F"/>
    <w:rsid w:val="00A6679C"/>
    <w:rsid w:val="00A66833"/>
    <w:rsid w:val="00A669C4"/>
    <w:rsid w:val="00A66A5B"/>
    <w:rsid w:val="00A66B57"/>
    <w:rsid w:val="00A66BD8"/>
    <w:rsid w:val="00A66D6F"/>
    <w:rsid w:val="00A66E6E"/>
    <w:rsid w:val="00A67074"/>
    <w:rsid w:val="00A6736B"/>
    <w:rsid w:val="00A67380"/>
    <w:rsid w:val="00A6741C"/>
    <w:rsid w:val="00A67432"/>
    <w:rsid w:val="00A6744D"/>
    <w:rsid w:val="00A675BA"/>
    <w:rsid w:val="00A6760E"/>
    <w:rsid w:val="00A67810"/>
    <w:rsid w:val="00A67992"/>
    <w:rsid w:val="00A67B01"/>
    <w:rsid w:val="00A67C05"/>
    <w:rsid w:val="00A67C73"/>
    <w:rsid w:val="00A67EC6"/>
    <w:rsid w:val="00A6AE9B"/>
    <w:rsid w:val="00A6E82C"/>
    <w:rsid w:val="00A702CF"/>
    <w:rsid w:val="00A7032C"/>
    <w:rsid w:val="00A703EA"/>
    <w:rsid w:val="00A7054F"/>
    <w:rsid w:val="00A705FA"/>
    <w:rsid w:val="00A7074B"/>
    <w:rsid w:val="00A70824"/>
    <w:rsid w:val="00A709A9"/>
    <w:rsid w:val="00A70A3C"/>
    <w:rsid w:val="00A70B58"/>
    <w:rsid w:val="00A70E6F"/>
    <w:rsid w:val="00A70EA1"/>
    <w:rsid w:val="00A7106A"/>
    <w:rsid w:val="00A712C6"/>
    <w:rsid w:val="00A713AE"/>
    <w:rsid w:val="00A713EC"/>
    <w:rsid w:val="00A714A5"/>
    <w:rsid w:val="00A714E1"/>
    <w:rsid w:val="00A715F2"/>
    <w:rsid w:val="00A71659"/>
    <w:rsid w:val="00A7178C"/>
    <w:rsid w:val="00A71977"/>
    <w:rsid w:val="00A71BDD"/>
    <w:rsid w:val="00A71C24"/>
    <w:rsid w:val="00A71C42"/>
    <w:rsid w:val="00A71CA5"/>
    <w:rsid w:val="00A71D21"/>
    <w:rsid w:val="00A71EDA"/>
    <w:rsid w:val="00A72157"/>
    <w:rsid w:val="00A72224"/>
    <w:rsid w:val="00A722C2"/>
    <w:rsid w:val="00A723ED"/>
    <w:rsid w:val="00A72643"/>
    <w:rsid w:val="00A726AE"/>
    <w:rsid w:val="00A726CB"/>
    <w:rsid w:val="00A7273A"/>
    <w:rsid w:val="00A72808"/>
    <w:rsid w:val="00A729BA"/>
    <w:rsid w:val="00A72B09"/>
    <w:rsid w:val="00A72B61"/>
    <w:rsid w:val="00A72CC2"/>
    <w:rsid w:val="00A72F3F"/>
    <w:rsid w:val="00A72F7C"/>
    <w:rsid w:val="00A73039"/>
    <w:rsid w:val="00A73071"/>
    <w:rsid w:val="00A73148"/>
    <w:rsid w:val="00A733AB"/>
    <w:rsid w:val="00A73EB0"/>
    <w:rsid w:val="00A7414F"/>
    <w:rsid w:val="00A742C2"/>
    <w:rsid w:val="00A74462"/>
    <w:rsid w:val="00A74561"/>
    <w:rsid w:val="00A746BB"/>
    <w:rsid w:val="00A7495E"/>
    <w:rsid w:val="00A74B07"/>
    <w:rsid w:val="00A74D79"/>
    <w:rsid w:val="00A75127"/>
    <w:rsid w:val="00A7519B"/>
    <w:rsid w:val="00A75283"/>
    <w:rsid w:val="00A75428"/>
    <w:rsid w:val="00A755B9"/>
    <w:rsid w:val="00A75612"/>
    <w:rsid w:val="00A75802"/>
    <w:rsid w:val="00A75A54"/>
    <w:rsid w:val="00A75D36"/>
    <w:rsid w:val="00A75DAB"/>
    <w:rsid w:val="00A75E6F"/>
    <w:rsid w:val="00A7609C"/>
    <w:rsid w:val="00A762B1"/>
    <w:rsid w:val="00A76434"/>
    <w:rsid w:val="00A764F2"/>
    <w:rsid w:val="00A766C6"/>
    <w:rsid w:val="00A76834"/>
    <w:rsid w:val="00A768BB"/>
    <w:rsid w:val="00A7691B"/>
    <w:rsid w:val="00A76B04"/>
    <w:rsid w:val="00A76DFB"/>
    <w:rsid w:val="00A76F72"/>
    <w:rsid w:val="00A77046"/>
    <w:rsid w:val="00A77237"/>
    <w:rsid w:val="00A7723B"/>
    <w:rsid w:val="00A772BE"/>
    <w:rsid w:val="00A775EE"/>
    <w:rsid w:val="00A775F5"/>
    <w:rsid w:val="00A77762"/>
    <w:rsid w:val="00A778A4"/>
    <w:rsid w:val="00A779FC"/>
    <w:rsid w:val="00A77D07"/>
    <w:rsid w:val="00A77DD3"/>
    <w:rsid w:val="00A77DDA"/>
    <w:rsid w:val="00A77E9B"/>
    <w:rsid w:val="00A8013D"/>
    <w:rsid w:val="00A8018E"/>
    <w:rsid w:val="00A801C4"/>
    <w:rsid w:val="00A801D2"/>
    <w:rsid w:val="00A8020F"/>
    <w:rsid w:val="00A8021A"/>
    <w:rsid w:val="00A803A5"/>
    <w:rsid w:val="00A803AB"/>
    <w:rsid w:val="00A8057E"/>
    <w:rsid w:val="00A80596"/>
    <w:rsid w:val="00A80666"/>
    <w:rsid w:val="00A8074A"/>
    <w:rsid w:val="00A80A1F"/>
    <w:rsid w:val="00A80AD4"/>
    <w:rsid w:val="00A80B70"/>
    <w:rsid w:val="00A80D3D"/>
    <w:rsid w:val="00A80FB7"/>
    <w:rsid w:val="00A81108"/>
    <w:rsid w:val="00A81578"/>
    <w:rsid w:val="00A816B1"/>
    <w:rsid w:val="00A8181F"/>
    <w:rsid w:val="00A818C0"/>
    <w:rsid w:val="00A81A9E"/>
    <w:rsid w:val="00A81C78"/>
    <w:rsid w:val="00A81D25"/>
    <w:rsid w:val="00A81DA9"/>
    <w:rsid w:val="00A81DE5"/>
    <w:rsid w:val="00A81E5C"/>
    <w:rsid w:val="00A81E84"/>
    <w:rsid w:val="00A81ECE"/>
    <w:rsid w:val="00A81F80"/>
    <w:rsid w:val="00A81F88"/>
    <w:rsid w:val="00A82037"/>
    <w:rsid w:val="00A820F1"/>
    <w:rsid w:val="00A82157"/>
    <w:rsid w:val="00A8237D"/>
    <w:rsid w:val="00A8242D"/>
    <w:rsid w:val="00A8256A"/>
    <w:rsid w:val="00A8258A"/>
    <w:rsid w:val="00A82699"/>
    <w:rsid w:val="00A826DB"/>
    <w:rsid w:val="00A826F5"/>
    <w:rsid w:val="00A82795"/>
    <w:rsid w:val="00A8283F"/>
    <w:rsid w:val="00A82C78"/>
    <w:rsid w:val="00A82F61"/>
    <w:rsid w:val="00A83065"/>
    <w:rsid w:val="00A83138"/>
    <w:rsid w:val="00A8327B"/>
    <w:rsid w:val="00A836CB"/>
    <w:rsid w:val="00A8377E"/>
    <w:rsid w:val="00A83A4F"/>
    <w:rsid w:val="00A83A5B"/>
    <w:rsid w:val="00A83A66"/>
    <w:rsid w:val="00A83A71"/>
    <w:rsid w:val="00A83A95"/>
    <w:rsid w:val="00A83B42"/>
    <w:rsid w:val="00A83B60"/>
    <w:rsid w:val="00A83C4A"/>
    <w:rsid w:val="00A83D25"/>
    <w:rsid w:val="00A83DBB"/>
    <w:rsid w:val="00A83EB7"/>
    <w:rsid w:val="00A84133"/>
    <w:rsid w:val="00A84153"/>
    <w:rsid w:val="00A84320"/>
    <w:rsid w:val="00A84563"/>
    <w:rsid w:val="00A84596"/>
    <w:rsid w:val="00A845DF"/>
    <w:rsid w:val="00A8484E"/>
    <w:rsid w:val="00A84934"/>
    <w:rsid w:val="00A84949"/>
    <w:rsid w:val="00A8499B"/>
    <w:rsid w:val="00A84A52"/>
    <w:rsid w:val="00A84D72"/>
    <w:rsid w:val="00A84EAF"/>
    <w:rsid w:val="00A85322"/>
    <w:rsid w:val="00A854BA"/>
    <w:rsid w:val="00A85587"/>
    <w:rsid w:val="00A855AC"/>
    <w:rsid w:val="00A856AB"/>
    <w:rsid w:val="00A857C7"/>
    <w:rsid w:val="00A8586E"/>
    <w:rsid w:val="00A859A7"/>
    <w:rsid w:val="00A85AA4"/>
    <w:rsid w:val="00A85AB2"/>
    <w:rsid w:val="00A85BC6"/>
    <w:rsid w:val="00A85C71"/>
    <w:rsid w:val="00A85CF0"/>
    <w:rsid w:val="00A85D0A"/>
    <w:rsid w:val="00A85D7E"/>
    <w:rsid w:val="00A85D86"/>
    <w:rsid w:val="00A85FB7"/>
    <w:rsid w:val="00A86128"/>
    <w:rsid w:val="00A8626B"/>
    <w:rsid w:val="00A863A2"/>
    <w:rsid w:val="00A863B3"/>
    <w:rsid w:val="00A863FB"/>
    <w:rsid w:val="00A86554"/>
    <w:rsid w:val="00A866C4"/>
    <w:rsid w:val="00A86751"/>
    <w:rsid w:val="00A86883"/>
    <w:rsid w:val="00A86A7A"/>
    <w:rsid w:val="00A86A87"/>
    <w:rsid w:val="00A86AE5"/>
    <w:rsid w:val="00A86BBE"/>
    <w:rsid w:val="00A86C15"/>
    <w:rsid w:val="00A870B6"/>
    <w:rsid w:val="00A871DB"/>
    <w:rsid w:val="00A871F1"/>
    <w:rsid w:val="00A873DB"/>
    <w:rsid w:val="00A8745C"/>
    <w:rsid w:val="00A87767"/>
    <w:rsid w:val="00A879D5"/>
    <w:rsid w:val="00A879E7"/>
    <w:rsid w:val="00A87B20"/>
    <w:rsid w:val="00A87B91"/>
    <w:rsid w:val="00A87CCF"/>
    <w:rsid w:val="00A87F65"/>
    <w:rsid w:val="00A8B8EE"/>
    <w:rsid w:val="00A903E1"/>
    <w:rsid w:val="00A904F0"/>
    <w:rsid w:val="00A905A0"/>
    <w:rsid w:val="00A90746"/>
    <w:rsid w:val="00A9074B"/>
    <w:rsid w:val="00A90917"/>
    <w:rsid w:val="00A90F63"/>
    <w:rsid w:val="00A91382"/>
    <w:rsid w:val="00A9140C"/>
    <w:rsid w:val="00A9143B"/>
    <w:rsid w:val="00A91455"/>
    <w:rsid w:val="00A91740"/>
    <w:rsid w:val="00A91A2F"/>
    <w:rsid w:val="00A91AC3"/>
    <w:rsid w:val="00A91B73"/>
    <w:rsid w:val="00A91BCE"/>
    <w:rsid w:val="00A91EAF"/>
    <w:rsid w:val="00A91F1B"/>
    <w:rsid w:val="00A91F40"/>
    <w:rsid w:val="00A923D2"/>
    <w:rsid w:val="00A92444"/>
    <w:rsid w:val="00A92616"/>
    <w:rsid w:val="00A9264F"/>
    <w:rsid w:val="00A928EA"/>
    <w:rsid w:val="00A92A59"/>
    <w:rsid w:val="00A92B6E"/>
    <w:rsid w:val="00A92C66"/>
    <w:rsid w:val="00A92DB1"/>
    <w:rsid w:val="00A92FE2"/>
    <w:rsid w:val="00A93144"/>
    <w:rsid w:val="00A93190"/>
    <w:rsid w:val="00A93239"/>
    <w:rsid w:val="00A9326C"/>
    <w:rsid w:val="00A93745"/>
    <w:rsid w:val="00A93961"/>
    <w:rsid w:val="00A939A7"/>
    <w:rsid w:val="00A939F9"/>
    <w:rsid w:val="00A93A43"/>
    <w:rsid w:val="00A93B78"/>
    <w:rsid w:val="00A93CBA"/>
    <w:rsid w:val="00A93D93"/>
    <w:rsid w:val="00A93E5E"/>
    <w:rsid w:val="00A94085"/>
    <w:rsid w:val="00A940B0"/>
    <w:rsid w:val="00A9422E"/>
    <w:rsid w:val="00A942D4"/>
    <w:rsid w:val="00A943D4"/>
    <w:rsid w:val="00A94409"/>
    <w:rsid w:val="00A9451D"/>
    <w:rsid w:val="00A9455D"/>
    <w:rsid w:val="00A9471D"/>
    <w:rsid w:val="00A9483B"/>
    <w:rsid w:val="00A94913"/>
    <w:rsid w:val="00A94988"/>
    <w:rsid w:val="00A950C8"/>
    <w:rsid w:val="00A951F8"/>
    <w:rsid w:val="00A952BF"/>
    <w:rsid w:val="00A952E8"/>
    <w:rsid w:val="00A9544D"/>
    <w:rsid w:val="00A959BE"/>
    <w:rsid w:val="00A95B3E"/>
    <w:rsid w:val="00A95C38"/>
    <w:rsid w:val="00A95DBF"/>
    <w:rsid w:val="00A95E9E"/>
    <w:rsid w:val="00A95F25"/>
    <w:rsid w:val="00A96073"/>
    <w:rsid w:val="00A961BB"/>
    <w:rsid w:val="00A961F3"/>
    <w:rsid w:val="00A96220"/>
    <w:rsid w:val="00A96224"/>
    <w:rsid w:val="00A962CC"/>
    <w:rsid w:val="00A9638E"/>
    <w:rsid w:val="00A963B2"/>
    <w:rsid w:val="00A96450"/>
    <w:rsid w:val="00A96469"/>
    <w:rsid w:val="00A964E3"/>
    <w:rsid w:val="00A96586"/>
    <w:rsid w:val="00A9689C"/>
    <w:rsid w:val="00A968A4"/>
    <w:rsid w:val="00A96CEF"/>
    <w:rsid w:val="00A96F33"/>
    <w:rsid w:val="00A96FF7"/>
    <w:rsid w:val="00A9713F"/>
    <w:rsid w:val="00A97174"/>
    <w:rsid w:val="00A97494"/>
    <w:rsid w:val="00A97522"/>
    <w:rsid w:val="00A976AD"/>
    <w:rsid w:val="00A97927"/>
    <w:rsid w:val="00A9795F"/>
    <w:rsid w:val="00A97AA2"/>
    <w:rsid w:val="00A97B1F"/>
    <w:rsid w:val="00A97B94"/>
    <w:rsid w:val="00A97C01"/>
    <w:rsid w:val="00A97F7E"/>
    <w:rsid w:val="00A9801C"/>
    <w:rsid w:val="00AA0061"/>
    <w:rsid w:val="00AA0149"/>
    <w:rsid w:val="00AA0222"/>
    <w:rsid w:val="00AA0264"/>
    <w:rsid w:val="00AA04F6"/>
    <w:rsid w:val="00AA057E"/>
    <w:rsid w:val="00AA0738"/>
    <w:rsid w:val="00AA09C1"/>
    <w:rsid w:val="00AA0A3A"/>
    <w:rsid w:val="00AA0C59"/>
    <w:rsid w:val="00AA0DA9"/>
    <w:rsid w:val="00AA0EDC"/>
    <w:rsid w:val="00AA0FF5"/>
    <w:rsid w:val="00AA1081"/>
    <w:rsid w:val="00AA108A"/>
    <w:rsid w:val="00AA125C"/>
    <w:rsid w:val="00AA125E"/>
    <w:rsid w:val="00AA13B0"/>
    <w:rsid w:val="00AA15D7"/>
    <w:rsid w:val="00AA16E3"/>
    <w:rsid w:val="00AA1931"/>
    <w:rsid w:val="00AA197E"/>
    <w:rsid w:val="00AA19A9"/>
    <w:rsid w:val="00AA19E1"/>
    <w:rsid w:val="00AA1E5B"/>
    <w:rsid w:val="00AA1F56"/>
    <w:rsid w:val="00AA23F7"/>
    <w:rsid w:val="00AA24BD"/>
    <w:rsid w:val="00AA24E3"/>
    <w:rsid w:val="00AA2588"/>
    <w:rsid w:val="00AA274E"/>
    <w:rsid w:val="00AA2779"/>
    <w:rsid w:val="00AA27AB"/>
    <w:rsid w:val="00AA280A"/>
    <w:rsid w:val="00AA2886"/>
    <w:rsid w:val="00AA2B8D"/>
    <w:rsid w:val="00AA2D80"/>
    <w:rsid w:val="00AA2DA1"/>
    <w:rsid w:val="00AA30FF"/>
    <w:rsid w:val="00AA310B"/>
    <w:rsid w:val="00AA321C"/>
    <w:rsid w:val="00AA3255"/>
    <w:rsid w:val="00AA326D"/>
    <w:rsid w:val="00AA33B8"/>
    <w:rsid w:val="00AA33F8"/>
    <w:rsid w:val="00AA3597"/>
    <w:rsid w:val="00AA373A"/>
    <w:rsid w:val="00AA374F"/>
    <w:rsid w:val="00AA38E0"/>
    <w:rsid w:val="00AA39A2"/>
    <w:rsid w:val="00AA39AB"/>
    <w:rsid w:val="00AA3AAE"/>
    <w:rsid w:val="00AA3DA7"/>
    <w:rsid w:val="00AA3F34"/>
    <w:rsid w:val="00AA3F6B"/>
    <w:rsid w:val="00AA404F"/>
    <w:rsid w:val="00AA43EA"/>
    <w:rsid w:val="00AA4400"/>
    <w:rsid w:val="00AA4783"/>
    <w:rsid w:val="00AA488A"/>
    <w:rsid w:val="00AA49AF"/>
    <w:rsid w:val="00AA4A7D"/>
    <w:rsid w:val="00AA4B4E"/>
    <w:rsid w:val="00AA525E"/>
    <w:rsid w:val="00AA54F4"/>
    <w:rsid w:val="00AA5601"/>
    <w:rsid w:val="00AA5695"/>
    <w:rsid w:val="00AA5928"/>
    <w:rsid w:val="00AA5A91"/>
    <w:rsid w:val="00AA5B1E"/>
    <w:rsid w:val="00AA5CF2"/>
    <w:rsid w:val="00AA5D88"/>
    <w:rsid w:val="00AA5EDF"/>
    <w:rsid w:val="00AA61C1"/>
    <w:rsid w:val="00AA6220"/>
    <w:rsid w:val="00AA6282"/>
    <w:rsid w:val="00AA6467"/>
    <w:rsid w:val="00AA646F"/>
    <w:rsid w:val="00AA64D4"/>
    <w:rsid w:val="00AA663C"/>
    <w:rsid w:val="00AA6678"/>
    <w:rsid w:val="00AA66D9"/>
    <w:rsid w:val="00AA6798"/>
    <w:rsid w:val="00AA6812"/>
    <w:rsid w:val="00AA6813"/>
    <w:rsid w:val="00AA6947"/>
    <w:rsid w:val="00AA6959"/>
    <w:rsid w:val="00AA6ABE"/>
    <w:rsid w:val="00AA6BA8"/>
    <w:rsid w:val="00AA6D0D"/>
    <w:rsid w:val="00AA6DA2"/>
    <w:rsid w:val="00AA6E3B"/>
    <w:rsid w:val="00AA6F92"/>
    <w:rsid w:val="00AA725B"/>
    <w:rsid w:val="00AA72A6"/>
    <w:rsid w:val="00AA7412"/>
    <w:rsid w:val="00AA74F1"/>
    <w:rsid w:val="00AA75CB"/>
    <w:rsid w:val="00AA76D1"/>
    <w:rsid w:val="00AA780B"/>
    <w:rsid w:val="00AA786E"/>
    <w:rsid w:val="00AA7943"/>
    <w:rsid w:val="00AA799B"/>
    <w:rsid w:val="00AA7AAB"/>
    <w:rsid w:val="00AA7AD9"/>
    <w:rsid w:val="00AA7DAB"/>
    <w:rsid w:val="00AA7DBA"/>
    <w:rsid w:val="00AA7EE5"/>
    <w:rsid w:val="00AB0000"/>
    <w:rsid w:val="00AB033E"/>
    <w:rsid w:val="00AB038B"/>
    <w:rsid w:val="00AB0633"/>
    <w:rsid w:val="00AB069F"/>
    <w:rsid w:val="00AB0972"/>
    <w:rsid w:val="00AB0BF0"/>
    <w:rsid w:val="00AB0BF8"/>
    <w:rsid w:val="00AB0D04"/>
    <w:rsid w:val="00AB0DF6"/>
    <w:rsid w:val="00AB0ED5"/>
    <w:rsid w:val="00AB1336"/>
    <w:rsid w:val="00AB134D"/>
    <w:rsid w:val="00AB144E"/>
    <w:rsid w:val="00AB1496"/>
    <w:rsid w:val="00AB1570"/>
    <w:rsid w:val="00AB15A6"/>
    <w:rsid w:val="00AB167A"/>
    <w:rsid w:val="00AB179E"/>
    <w:rsid w:val="00AB1906"/>
    <w:rsid w:val="00AB19C2"/>
    <w:rsid w:val="00AB1BB1"/>
    <w:rsid w:val="00AB1BDC"/>
    <w:rsid w:val="00AB20C4"/>
    <w:rsid w:val="00AB24E9"/>
    <w:rsid w:val="00AB259E"/>
    <w:rsid w:val="00AB27A9"/>
    <w:rsid w:val="00AB2926"/>
    <w:rsid w:val="00AB294A"/>
    <w:rsid w:val="00AB2CA5"/>
    <w:rsid w:val="00AB2E28"/>
    <w:rsid w:val="00AB2E66"/>
    <w:rsid w:val="00AB2F0E"/>
    <w:rsid w:val="00AB31DD"/>
    <w:rsid w:val="00AB3228"/>
    <w:rsid w:val="00AB3314"/>
    <w:rsid w:val="00AB3319"/>
    <w:rsid w:val="00AB3528"/>
    <w:rsid w:val="00AB373E"/>
    <w:rsid w:val="00AB37A6"/>
    <w:rsid w:val="00AB3812"/>
    <w:rsid w:val="00AB3864"/>
    <w:rsid w:val="00AB3925"/>
    <w:rsid w:val="00AB3AB2"/>
    <w:rsid w:val="00AB3AD6"/>
    <w:rsid w:val="00AB3C99"/>
    <w:rsid w:val="00AB3D1E"/>
    <w:rsid w:val="00AB3DCA"/>
    <w:rsid w:val="00AB3DF0"/>
    <w:rsid w:val="00AB40AE"/>
    <w:rsid w:val="00AB415C"/>
    <w:rsid w:val="00AB417F"/>
    <w:rsid w:val="00AB432F"/>
    <w:rsid w:val="00AB4406"/>
    <w:rsid w:val="00AB4515"/>
    <w:rsid w:val="00AB4599"/>
    <w:rsid w:val="00AB47B3"/>
    <w:rsid w:val="00AB48C6"/>
    <w:rsid w:val="00AB4998"/>
    <w:rsid w:val="00AB4D06"/>
    <w:rsid w:val="00AB4D7C"/>
    <w:rsid w:val="00AB4FA5"/>
    <w:rsid w:val="00AB501A"/>
    <w:rsid w:val="00AB50C9"/>
    <w:rsid w:val="00AB5285"/>
    <w:rsid w:val="00AB5327"/>
    <w:rsid w:val="00AB536B"/>
    <w:rsid w:val="00AB56F1"/>
    <w:rsid w:val="00AB5850"/>
    <w:rsid w:val="00AB5898"/>
    <w:rsid w:val="00AB58A7"/>
    <w:rsid w:val="00AB5926"/>
    <w:rsid w:val="00AB5B13"/>
    <w:rsid w:val="00AB5E13"/>
    <w:rsid w:val="00AB606D"/>
    <w:rsid w:val="00AB611B"/>
    <w:rsid w:val="00AB6768"/>
    <w:rsid w:val="00AB67E2"/>
    <w:rsid w:val="00AB6A13"/>
    <w:rsid w:val="00AB6A42"/>
    <w:rsid w:val="00AB6CD3"/>
    <w:rsid w:val="00AB6D92"/>
    <w:rsid w:val="00AB6EF5"/>
    <w:rsid w:val="00AB71F7"/>
    <w:rsid w:val="00AB7488"/>
    <w:rsid w:val="00AB74D1"/>
    <w:rsid w:val="00AB7500"/>
    <w:rsid w:val="00AB774B"/>
    <w:rsid w:val="00AB7944"/>
    <w:rsid w:val="00AB7977"/>
    <w:rsid w:val="00AB798D"/>
    <w:rsid w:val="00AB7BB3"/>
    <w:rsid w:val="00AB7E72"/>
    <w:rsid w:val="00AB7E7C"/>
    <w:rsid w:val="00AB89A6"/>
    <w:rsid w:val="00ABC51B"/>
    <w:rsid w:val="00AC015C"/>
    <w:rsid w:val="00AC02FE"/>
    <w:rsid w:val="00AC03C0"/>
    <w:rsid w:val="00AC05D6"/>
    <w:rsid w:val="00AC074E"/>
    <w:rsid w:val="00AC0919"/>
    <w:rsid w:val="00AC0A07"/>
    <w:rsid w:val="00AC0AC2"/>
    <w:rsid w:val="00AC0BFF"/>
    <w:rsid w:val="00AC0C63"/>
    <w:rsid w:val="00AC1092"/>
    <w:rsid w:val="00AC1117"/>
    <w:rsid w:val="00AC1362"/>
    <w:rsid w:val="00AC1379"/>
    <w:rsid w:val="00AC15F6"/>
    <w:rsid w:val="00AC1658"/>
    <w:rsid w:val="00AC1AE1"/>
    <w:rsid w:val="00AC1B23"/>
    <w:rsid w:val="00AC1D66"/>
    <w:rsid w:val="00AC1D7B"/>
    <w:rsid w:val="00AC1E5A"/>
    <w:rsid w:val="00AC1F91"/>
    <w:rsid w:val="00AC1FF7"/>
    <w:rsid w:val="00AC210B"/>
    <w:rsid w:val="00AC225E"/>
    <w:rsid w:val="00AC2276"/>
    <w:rsid w:val="00AC23BA"/>
    <w:rsid w:val="00AC23DD"/>
    <w:rsid w:val="00AC2519"/>
    <w:rsid w:val="00AC25EE"/>
    <w:rsid w:val="00AC27D0"/>
    <w:rsid w:val="00AC28E5"/>
    <w:rsid w:val="00AC2A6E"/>
    <w:rsid w:val="00AC2C74"/>
    <w:rsid w:val="00AC2DD2"/>
    <w:rsid w:val="00AC2DD3"/>
    <w:rsid w:val="00AC2E45"/>
    <w:rsid w:val="00AC30A4"/>
    <w:rsid w:val="00AC334A"/>
    <w:rsid w:val="00AC34BF"/>
    <w:rsid w:val="00AC359F"/>
    <w:rsid w:val="00AC365D"/>
    <w:rsid w:val="00AC367C"/>
    <w:rsid w:val="00AC36D2"/>
    <w:rsid w:val="00AC3777"/>
    <w:rsid w:val="00AC39E0"/>
    <w:rsid w:val="00AC3A48"/>
    <w:rsid w:val="00AC3C25"/>
    <w:rsid w:val="00AC3C32"/>
    <w:rsid w:val="00AC3CA3"/>
    <w:rsid w:val="00AC3EB3"/>
    <w:rsid w:val="00AC3F04"/>
    <w:rsid w:val="00AC425B"/>
    <w:rsid w:val="00AC44A6"/>
    <w:rsid w:val="00AC4850"/>
    <w:rsid w:val="00AC4852"/>
    <w:rsid w:val="00AC48AF"/>
    <w:rsid w:val="00AC4921"/>
    <w:rsid w:val="00AC4A4C"/>
    <w:rsid w:val="00AC4D2D"/>
    <w:rsid w:val="00AC4F33"/>
    <w:rsid w:val="00AC5003"/>
    <w:rsid w:val="00AC50F7"/>
    <w:rsid w:val="00AC5186"/>
    <w:rsid w:val="00AC519D"/>
    <w:rsid w:val="00AC51B6"/>
    <w:rsid w:val="00AC51FC"/>
    <w:rsid w:val="00AC5387"/>
    <w:rsid w:val="00AC54E6"/>
    <w:rsid w:val="00AC5500"/>
    <w:rsid w:val="00AC5719"/>
    <w:rsid w:val="00AC579C"/>
    <w:rsid w:val="00AC5880"/>
    <w:rsid w:val="00AC58F4"/>
    <w:rsid w:val="00AC593A"/>
    <w:rsid w:val="00AC5D4E"/>
    <w:rsid w:val="00AC5DBA"/>
    <w:rsid w:val="00AC5F8F"/>
    <w:rsid w:val="00AC619B"/>
    <w:rsid w:val="00AC6353"/>
    <w:rsid w:val="00AC637D"/>
    <w:rsid w:val="00AC639A"/>
    <w:rsid w:val="00AC64B6"/>
    <w:rsid w:val="00AC64E7"/>
    <w:rsid w:val="00AC65CD"/>
    <w:rsid w:val="00AC6BFE"/>
    <w:rsid w:val="00AC6CE3"/>
    <w:rsid w:val="00AC6D00"/>
    <w:rsid w:val="00AC6D8A"/>
    <w:rsid w:val="00AC6F66"/>
    <w:rsid w:val="00AC6FA5"/>
    <w:rsid w:val="00AC714C"/>
    <w:rsid w:val="00AC72B1"/>
    <w:rsid w:val="00AC730A"/>
    <w:rsid w:val="00AC76B7"/>
    <w:rsid w:val="00AC7745"/>
    <w:rsid w:val="00AC7857"/>
    <w:rsid w:val="00AC7921"/>
    <w:rsid w:val="00AD0033"/>
    <w:rsid w:val="00AD0211"/>
    <w:rsid w:val="00AD02F2"/>
    <w:rsid w:val="00AD02F6"/>
    <w:rsid w:val="00AD04EA"/>
    <w:rsid w:val="00AD056C"/>
    <w:rsid w:val="00AD05E4"/>
    <w:rsid w:val="00AD0772"/>
    <w:rsid w:val="00AD08A0"/>
    <w:rsid w:val="00AD0929"/>
    <w:rsid w:val="00AD0BAA"/>
    <w:rsid w:val="00AD0D4C"/>
    <w:rsid w:val="00AD0F36"/>
    <w:rsid w:val="00AD0F57"/>
    <w:rsid w:val="00AD0FB5"/>
    <w:rsid w:val="00AD11EC"/>
    <w:rsid w:val="00AD1261"/>
    <w:rsid w:val="00AD1335"/>
    <w:rsid w:val="00AD1416"/>
    <w:rsid w:val="00AD146C"/>
    <w:rsid w:val="00AD14A0"/>
    <w:rsid w:val="00AD1505"/>
    <w:rsid w:val="00AD1528"/>
    <w:rsid w:val="00AD167A"/>
    <w:rsid w:val="00AD1832"/>
    <w:rsid w:val="00AD1921"/>
    <w:rsid w:val="00AD1A8D"/>
    <w:rsid w:val="00AD1BD0"/>
    <w:rsid w:val="00AD1D6E"/>
    <w:rsid w:val="00AD1EBE"/>
    <w:rsid w:val="00AD1F75"/>
    <w:rsid w:val="00AD2056"/>
    <w:rsid w:val="00AD2276"/>
    <w:rsid w:val="00AD2315"/>
    <w:rsid w:val="00AD239A"/>
    <w:rsid w:val="00AD240A"/>
    <w:rsid w:val="00AD245B"/>
    <w:rsid w:val="00AD2834"/>
    <w:rsid w:val="00AD2A52"/>
    <w:rsid w:val="00AD2A98"/>
    <w:rsid w:val="00AD2B69"/>
    <w:rsid w:val="00AD2C35"/>
    <w:rsid w:val="00AD2CCA"/>
    <w:rsid w:val="00AD2E1A"/>
    <w:rsid w:val="00AD2E99"/>
    <w:rsid w:val="00AD31FE"/>
    <w:rsid w:val="00AD32C3"/>
    <w:rsid w:val="00AD33C9"/>
    <w:rsid w:val="00AD3801"/>
    <w:rsid w:val="00AD3921"/>
    <w:rsid w:val="00AD3A77"/>
    <w:rsid w:val="00AD3AA5"/>
    <w:rsid w:val="00AD3B46"/>
    <w:rsid w:val="00AD3E5F"/>
    <w:rsid w:val="00AD409A"/>
    <w:rsid w:val="00AD4242"/>
    <w:rsid w:val="00AD4570"/>
    <w:rsid w:val="00AD47A4"/>
    <w:rsid w:val="00AD4831"/>
    <w:rsid w:val="00AD4914"/>
    <w:rsid w:val="00AD49B5"/>
    <w:rsid w:val="00AD4ADE"/>
    <w:rsid w:val="00AD4BA9"/>
    <w:rsid w:val="00AD4CCC"/>
    <w:rsid w:val="00AD4EE5"/>
    <w:rsid w:val="00AD4EFD"/>
    <w:rsid w:val="00AD4FD6"/>
    <w:rsid w:val="00AD5143"/>
    <w:rsid w:val="00AD5291"/>
    <w:rsid w:val="00AD555F"/>
    <w:rsid w:val="00AD55D4"/>
    <w:rsid w:val="00AD56C0"/>
    <w:rsid w:val="00AD5763"/>
    <w:rsid w:val="00AD5B61"/>
    <w:rsid w:val="00AD5C5E"/>
    <w:rsid w:val="00AD5D0B"/>
    <w:rsid w:val="00AD6115"/>
    <w:rsid w:val="00AD6293"/>
    <w:rsid w:val="00AD62DF"/>
    <w:rsid w:val="00AD6343"/>
    <w:rsid w:val="00AD66B4"/>
    <w:rsid w:val="00AD6750"/>
    <w:rsid w:val="00AD6A55"/>
    <w:rsid w:val="00AD6A9C"/>
    <w:rsid w:val="00AD6BA6"/>
    <w:rsid w:val="00AD6CE0"/>
    <w:rsid w:val="00AD6DC8"/>
    <w:rsid w:val="00AD6DEA"/>
    <w:rsid w:val="00AD6E06"/>
    <w:rsid w:val="00AD6E63"/>
    <w:rsid w:val="00AD6F14"/>
    <w:rsid w:val="00AD74E4"/>
    <w:rsid w:val="00AD750A"/>
    <w:rsid w:val="00AD7622"/>
    <w:rsid w:val="00AD7A24"/>
    <w:rsid w:val="00AD7ABD"/>
    <w:rsid w:val="00AD7B65"/>
    <w:rsid w:val="00AD7BA6"/>
    <w:rsid w:val="00AD7C04"/>
    <w:rsid w:val="00AD7CA6"/>
    <w:rsid w:val="00AD7CD1"/>
    <w:rsid w:val="00AD7CE2"/>
    <w:rsid w:val="00AD7F00"/>
    <w:rsid w:val="00AD7F9E"/>
    <w:rsid w:val="00AE03C3"/>
    <w:rsid w:val="00AE03E3"/>
    <w:rsid w:val="00AE06E4"/>
    <w:rsid w:val="00AE09A8"/>
    <w:rsid w:val="00AE0A8D"/>
    <w:rsid w:val="00AE0DC6"/>
    <w:rsid w:val="00AE10E4"/>
    <w:rsid w:val="00AE12DA"/>
    <w:rsid w:val="00AE133B"/>
    <w:rsid w:val="00AE1586"/>
    <w:rsid w:val="00AE1883"/>
    <w:rsid w:val="00AE190A"/>
    <w:rsid w:val="00AE1947"/>
    <w:rsid w:val="00AE1A72"/>
    <w:rsid w:val="00AE1C46"/>
    <w:rsid w:val="00AE1E86"/>
    <w:rsid w:val="00AE1F8B"/>
    <w:rsid w:val="00AE21F8"/>
    <w:rsid w:val="00AE27B5"/>
    <w:rsid w:val="00AE27C2"/>
    <w:rsid w:val="00AE2834"/>
    <w:rsid w:val="00AE2A6C"/>
    <w:rsid w:val="00AE2AEB"/>
    <w:rsid w:val="00AE2C3B"/>
    <w:rsid w:val="00AE2C74"/>
    <w:rsid w:val="00AE2DC3"/>
    <w:rsid w:val="00AE2E5B"/>
    <w:rsid w:val="00AE3359"/>
    <w:rsid w:val="00AE336B"/>
    <w:rsid w:val="00AE3394"/>
    <w:rsid w:val="00AE3479"/>
    <w:rsid w:val="00AE3600"/>
    <w:rsid w:val="00AE36E6"/>
    <w:rsid w:val="00AE3B0C"/>
    <w:rsid w:val="00AE3B5A"/>
    <w:rsid w:val="00AE3E79"/>
    <w:rsid w:val="00AE406B"/>
    <w:rsid w:val="00AE40F4"/>
    <w:rsid w:val="00AE411C"/>
    <w:rsid w:val="00AE41AE"/>
    <w:rsid w:val="00AE42B1"/>
    <w:rsid w:val="00AE4386"/>
    <w:rsid w:val="00AE4557"/>
    <w:rsid w:val="00AE45B8"/>
    <w:rsid w:val="00AE476B"/>
    <w:rsid w:val="00AE49CD"/>
    <w:rsid w:val="00AE4ED1"/>
    <w:rsid w:val="00AE4EDA"/>
    <w:rsid w:val="00AE5066"/>
    <w:rsid w:val="00AE5091"/>
    <w:rsid w:val="00AE5488"/>
    <w:rsid w:val="00AE54FC"/>
    <w:rsid w:val="00AE5538"/>
    <w:rsid w:val="00AE5A70"/>
    <w:rsid w:val="00AE5B04"/>
    <w:rsid w:val="00AE5B1C"/>
    <w:rsid w:val="00AE5B7C"/>
    <w:rsid w:val="00AE5E84"/>
    <w:rsid w:val="00AE5EAC"/>
    <w:rsid w:val="00AE6031"/>
    <w:rsid w:val="00AE620C"/>
    <w:rsid w:val="00AE63FB"/>
    <w:rsid w:val="00AE64E9"/>
    <w:rsid w:val="00AE65E0"/>
    <w:rsid w:val="00AE67E1"/>
    <w:rsid w:val="00AE6835"/>
    <w:rsid w:val="00AE692F"/>
    <w:rsid w:val="00AE6CC7"/>
    <w:rsid w:val="00AE736E"/>
    <w:rsid w:val="00AE7426"/>
    <w:rsid w:val="00AE7507"/>
    <w:rsid w:val="00AE750F"/>
    <w:rsid w:val="00AE75F7"/>
    <w:rsid w:val="00AE7636"/>
    <w:rsid w:val="00AE7767"/>
    <w:rsid w:val="00AE777A"/>
    <w:rsid w:val="00AE7ABE"/>
    <w:rsid w:val="00AE7B6A"/>
    <w:rsid w:val="00AE7BA9"/>
    <w:rsid w:val="00AE7E8A"/>
    <w:rsid w:val="00AF02EA"/>
    <w:rsid w:val="00AF0391"/>
    <w:rsid w:val="00AF0472"/>
    <w:rsid w:val="00AF064B"/>
    <w:rsid w:val="00AF08E0"/>
    <w:rsid w:val="00AF0B20"/>
    <w:rsid w:val="00AF0C89"/>
    <w:rsid w:val="00AF0DF1"/>
    <w:rsid w:val="00AF0E2E"/>
    <w:rsid w:val="00AF0FDF"/>
    <w:rsid w:val="00AF0FE4"/>
    <w:rsid w:val="00AF102F"/>
    <w:rsid w:val="00AF10D8"/>
    <w:rsid w:val="00AF10F2"/>
    <w:rsid w:val="00AF11CE"/>
    <w:rsid w:val="00AF1278"/>
    <w:rsid w:val="00AF12AC"/>
    <w:rsid w:val="00AF1369"/>
    <w:rsid w:val="00AF143A"/>
    <w:rsid w:val="00AF1883"/>
    <w:rsid w:val="00AF1B3D"/>
    <w:rsid w:val="00AF1BB4"/>
    <w:rsid w:val="00AF1BB5"/>
    <w:rsid w:val="00AF1DA6"/>
    <w:rsid w:val="00AF1E39"/>
    <w:rsid w:val="00AF1E92"/>
    <w:rsid w:val="00AF1F0B"/>
    <w:rsid w:val="00AF235C"/>
    <w:rsid w:val="00AF2503"/>
    <w:rsid w:val="00AF260B"/>
    <w:rsid w:val="00AF269E"/>
    <w:rsid w:val="00AF26A4"/>
    <w:rsid w:val="00AF2861"/>
    <w:rsid w:val="00AF2CA8"/>
    <w:rsid w:val="00AF2E37"/>
    <w:rsid w:val="00AF2F4A"/>
    <w:rsid w:val="00AF3620"/>
    <w:rsid w:val="00AF37A9"/>
    <w:rsid w:val="00AF3877"/>
    <w:rsid w:val="00AF388F"/>
    <w:rsid w:val="00AF38C4"/>
    <w:rsid w:val="00AF394E"/>
    <w:rsid w:val="00AF3984"/>
    <w:rsid w:val="00AF39EC"/>
    <w:rsid w:val="00AF3C44"/>
    <w:rsid w:val="00AF3D12"/>
    <w:rsid w:val="00AF3DD6"/>
    <w:rsid w:val="00AF3E2B"/>
    <w:rsid w:val="00AF3E4E"/>
    <w:rsid w:val="00AF3F21"/>
    <w:rsid w:val="00AF4316"/>
    <w:rsid w:val="00AF4450"/>
    <w:rsid w:val="00AF45E9"/>
    <w:rsid w:val="00AF4871"/>
    <w:rsid w:val="00AF4A4F"/>
    <w:rsid w:val="00AF4AA5"/>
    <w:rsid w:val="00AF4AB5"/>
    <w:rsid w:val="00AF4C45"/>
    <w:rsid w:val="00AF4D07"/>
    <w:rsid w:val="00AF4D14"/>
    <w:rsid w:val="00AF4DBA"/>
    <w:rsid w:val="00AF514A"/>
    <w:rsid w:val="00AF5418"/>
    <w:rsid w:val="00AF5520"/>
    <w:rsid w:val="00AF55B5"/>
    <w:rsid w:val="00AF566A"/>
    <w:rsid w:val="00AF5AD3"/>
    <w:rsid w:val="00AF5AE0"/>
    <w:rsid w:val="00AF5C41"/>
    <w:rsid w:val="00AF5D69"/>
    <w:rsid w:val="00AF5D6E"/>
    <w:rsid w:val="00AF5DEC"/>
    <w:rsid w:val="00AF6234"/>
    <w:rsid w:val="00AF657F"/>
    <w:rsid w:val="00AF6772"/>
    <w:rsid w:val="00AF67A8"/>
    <w:rsid w:val="00AF6933"/>
    <w:rsid w:val="00AF6AAF"/>
    <w:rsid w:val="00AF6FB7"/>
    <w:rsid w:val="00AF7297"/>
    <w:rsid w:val="00AF72A8"/>
    <w:rsid w:val="00AF747C"/>
    <w:rsid w:val="00AF7698"/>
    <w:rsid w:val="00AF7870"/>
    <w:rsid w:val="00AF7955"/>
    <w:rsid w:val="00AF7B79"/>
    <w:rsid w:val="00AF7BB5"/>
    <w:rsid w:val="00AF7C18"/>
    <w:rsid w:val="00AF7CB0"/>
    <w:rsid w:val="00AF7CD9"/>
    <w:rsid w:val="00AF7F82"/>
    <w:rsid w:val="00B00063"/>
    <w:rsid w:val="00B000EF"/>
    <w:rsid w:val="00B001C8"/>
    <w:rsid w:val="00B0024F"/>
    <w:rsid w:val="00B003E9"/>
    <w:rsid w:val="00B0040B"/>
    <w:rsid w:val="00B008B6"/>
    <w:rsid w:val="00B00B80"/>
    <w:rsid w:val="00B00BD5"/>
    <w:rsid w:val="00B00C89"/>
    <w:rsid w:val="00B00CD2"/>
    <w:rsid w:val="00B00E34"/>
    <w:rsid w:val="00B01145"/>
    <w:rsid w:val="00B01173"/>
    <w:rsid w:val="00B01473"/>
    <w:rsid w:val="00B0156E"/>
    <w:rsid w:val="00B015CB"/>
    <w:rsid w:val="00B0165D"/>
    <w:rsid w:val="00B01960"/>
    <w:rsid w:val="00B019E8"/>
    <w:rsid w:val="00B01A96"/>
    <w:rsid w:val="00B01AC6"/>
    <w:rsid w:val="00B01AD9"/>
    <w:rsid w:val="00B01D94"/>
    <w:rsid w:val="00B02177"/>
    <w:rsid w:val="00B022C8"/>
    <w:rsid w:val="00B022F4"/>
    <w:rsid w:val="00B02392"/>
    <w:rsid w:val="00B024DC"/>
    <w:rsid w:val="00B02699"/>
    <w:rsid w:val="00B026EB"/>
    <w:rsid w:val="00B028DC"/>
    <w:rsid w:val="00B029B2"/>
    <w:rsid w:val="00B02A6F"/>
    <w:rsid w:val="00B02C0D"/>
    <w:rsid w:val="00B02C2D"/>
    <w:rsid w:val="00B02D2D"/>
    <w:rsid w:val="00B02D88"/>
    <w:rsid w:val="00B0304E"/>
    <w:rsid w:val="00B0312C"/>
    <w:rsid w:val="00B0320A"/>
    <w:rsid w:val="00B03302"/>
    <w:rsid w:val="00B0340D"/>
    <w:rsid w:val="00B03448"/>
    <w:rsid w:val="00B03540"/>
    <w:rsid w:val="00B0375F"/>
    <w:rsid w:val="00B03B99"/>
    <w:rsid w:val="00B03BD6"/>
    <w:rsid w:val="00B03F1C"/>
    <w:rsid w:val="00B04187"/>
    <w:rsid w:val="00B042D6"/>
    <w:rsid w:val="00B042F5"/>
    <w:rsid w:val="00B04302"/>
    <w:rsid w:val="00B046A6"/>
    <w:rsid w:val="00B046E7"/>
    <w:rsid w:val="00B04844"/>
    <w:rsid w:val="00B048E0"/>
    <w:rsid w:val="00B048F6"/>
    <w:rsid w:val="00B04916"/>
    <w:rsid w:val="00B0497D"/>
    <w:rsid w:val="00B049FA"/>
    <w:rsid w:val="00B04C26"/>
    <w:rsid w:val="00B04C2E"/>
    <w:rsid w:val="00B04DEE"/>
    <w:rsid w:val="00B04E86"/>
    <w:rsid w:val="00B05025"/>
    <w:rsid w:val="00B0508E"/>
    <w:rsid w:val="00B051F8"/>
    <w:rsid w:val="00B052E7"/>
    <w:rsid w:val="00B0542D"/>
    <w:rsid w:val="00B05489"/>
    <w:rsid w:val="00B054DC"/>
    <w:rsid w:val="00B055AE"/>
    <w:rsid w:val="00B055B8"/>
    <w:rsid w:val="00B056A4"/>
    <w:rsid w:val="00B056C9"/>
    <w:rsid w:val="00B05859"/>
    <w:rsid w:val="00B058F0"/>
    <w:rsid w:val="00B05A10"/>
    <w:rsid w:val="00B05A46"/>
    <w:rsid w:val="00B05B87"/>
    <w:rsid w:val="00B05BDA"/>
    <w:rsid w:val="00B05D45"/>
    <w:rsid w:val="00B05D4B"/>
    <w:rsid w:val="00B05E8F"/>
    <w:rsid w:val="00B060AD"/>
    <w:rsid w:val="00B062AE"/>
    <w:rsid w:val="00B062D3"/>
    <w:rsid w:val="00B06530"/>
    <w:rsid w:val="00B06743"/>
    <w:rsid w:val="00B067BD"/>
    <w:rsid w:val="00B067FC"/>
    <w:rsid w:val="00B068A0"/>
    <w:rsid w:val="00B068C3"/>
    <w:rsid w:val="00B06C65"/>
    <w:rsid w:val="00B06E25"/>
    <w:rsid w:val="00B06F5E"/>
    <w:rsid w:val="00B07202"/>
    <w:rsid w:val="00B07543"/>
    <w:rsid w:val="00B077B0"/>
    <w:rsid w:val="00B077B8"/>
    <w:rsid w:val="00B078D5"/>
    <w:rsid w:val="00B07935"/>
    <w:rsid w:val="00B07CEF"/>
    <w:rsid w:val="00B07DAB"/>
    <w:rsid w:val="00B07DF4"/>
    <w:rsid w:val="00B07F5A"/>
    <w:rsid w:val="00B07FF3"/>
    <w:rsid w:val="00B10113"/>
    <w:rsid w:val="00B1038D"/>
    <w:rsid w:val="00B10494"/>
    <w:rsid w:val="00B10973"/>
    <w:rsid w:val="00B109C3"/>
    <w:rsid w:val="00B10A76"/>
    <w:rsid w:val="00B10B8F"/>
    <w:rsid w:val="00B10BE9"/>
    <w:rsid w:val="00B10EA0"/>
    <w:rsid w:val="00B11131"/>
    <w:rsid w:val="00B1120C"/>
    <w:rsid w:val="00B1131C"/>
    <w:rsid w:val="00B1150D"/>
    <w:rsid w:val="00B11674"/>
    <w:rsid w:val="00B11696"/>
    <w:rsid w:val="00B1174C"/>
    <w:rsid w:val="00B117D1"/>
    <w:rsid w:val="00B11893"/>
    <w:rsid w:val="00B11B35"/>
    <w:rsid w:val="00B11D5E"/>
    <w:rsid w:val="00B11E6F"/>
    <w:rsid w:val="00B123F4"/>
    <w:rsid w:val="00B12748"/>
    <w:rsid w:val="00B12AC6"/>
    <w:rsid w:val="00B12AEB"/>
    <w:rsid w:val="00B12BBE"/>
    <w:rsid w:val="00B13181"/>
    <w:rsid w:val="00B131E5"/>
    <w:rsid w:val="00B133AF"/>
    <w:rsid w:val="00B134E5"/>
    <w:rsid w:val="00B13504"/>
    <w:rsid w:val="00B13604"/>
    <w:rsid w:val="00B13BAE"/>
    <w:rsid w:val="00B13C73"/>
    <w:rsid w:val="00B13C89"/>
    <w:rsid w:val="00B13D54"/>
    <w:rsid w:val="00B13DC6"/>
    <w:rsid w:val="00B13EA4"/>
    <w:rsid w:val="00B14005"/>
    <w:rsid w:val="00B1421C"/>
    <w:rsid w:val="00B1422D"/>
    <w:rsid w:val="00B1434D"/>
    <w:rsid w:val="00B1445D"/>
    <w:rsid w:val="00B145A0"/>
    <w:rsid w:val="00B145B0"/>
    <w:rsid w:val="00B14853"/>
    <w:rsid w:val="00B14AEB"/>
    <w:rsid w:val="00B14C08"/>
    <w:rsid w:val="00B14C4B"/>
    <w:rsid w:val="00B14D3A"/>
    <w:rsid w:val="00B14E5F"/>
    <w:rsid w:val="00B15041"/>
    <w:rsid w:val="00B150BF"/>
    <w:rsid w:val="00B151C0"/>
    <w:rsid w:val="00B15319"/>
    <w:rsid w:val="00B153CF"/>
    <w:rsid w:val="00B1542F"/>
    <w:rsid w:val="00B1585C"/>
    <w:rsid w:val="00B15933"/>
    <w:rsid w:val="00B15EEF"/>
    <w:rsid w:val="00B160A9"/>
    <w:rsid w:val="00B16239"/>
    <w:rsid w:val="00B162AF"/>
    <w:rsid w:val="00B162FE"/>
    <w:rsid w:val="00B1645E"/>
    <w:rsid w:val="00B1647A"/>
    <w:rsid w:val="00B16681"/>
    <w:rsid w:val="00B1673F"/>
    <w:rsid w:val="00B169FB"/>
    <w:rsid w:val="00B16BCB"/>
    <w:rsid w:val="00B16C95"/>
    <w:rsid w:val="00B16DE7"/>
    <w:rsid w:val="00B16F3C"/>
    <w:rsid w:val="00B17069"/>
    <w:rsid w:val="00B17276"/>
    <w:rsid w:val="00B173CA"/>
    <w:rsid w:val="00B174CF"/>
    <w:rsid w:val="00B175A2"/>
    <w:rsid w:val="00B17742"/>
    <w:rsid w:val="00B17839"/>
    <w:rsid w:val="00B179E6"/>
    <w:rsid w:val="00B17C0B"/>
    <w:rsid w:val="00B17C80"/>
    <w:rsid w:val="00B17D61"/>
    <w:rsid w:val="00B17DC7"/>
    <w:rsid w:val="00B17FCB"/>
    <w:rsid w:val="00B204C2"/>
    <w:rsid w:val="00B2051C"/>
    <w:rsid w:val="00B20633"/>
    <w:rsid w:val="00B20798"/>
    <w:rsid w:val="00B20895"/>
    <w:rsid w:val="00B20974"/>
    <w:rsid w:val="00B20980"/>
    <w:rsid w:val="00B20C06"/>
    <w:rsid w:val="00B21021"/>
    <w:rsid w:val="00B2128D"/>
    <w:rsid w:val="00B214CC"/>
    <w:rsid w:val="00B21505"/>
    <w:rsid w:val="00B2159C"/>
    <w:rsid w:val="00B21691"/>
    <w:rsid w:val="00B21860"/>
    <w:rsid w:val="00B21985"/>
    <w:rsid w:val="00B219B5"/>
    <w:rsid w:val="00B219EA"/>
    <w:rsid w:val="00B21ADB"/>
    <w:rsid w:val="00B21C2F"/>
    <w:rsid w:val="00B21E9F"/>
    <w:rsid w:val="00B22023"/>
    <w:rsid w:val="00B220E5"/>
    <w:rsid w:val="00B220EB"/>
    <w:rsid w:val="00B22279"/>
    <w:rsid w:val="00B2228B"/>
    <w:rsid w:val="00B224EF"/>
    <w:rsid w:val="00B2285D"/>
    <w:rsid w:val="00B22D2D"/>
    <w:rsid w:val="00B22FFA"/>
    <w:rsid w:val="00B23316"/>
    <w:rsid w:val="00B23411"/>
    <w:rsid w:val="00B2364B"/>
    <w:rsid w:val="00B23731"/>
    <w:rsid w:val="00B23A53"/>
    <w:rsid w:val="00B23C04"/>
    <w:rsid w:val="00B23C60"/>
    <w:rsid w:val="00B23CC7"/>
    <w:rsid w:val="00B23D8B"/>
    <w:rsid w:val="00B23F3A"/>
    <w:rsid w:val="00B23F62"/>
    <w:rsid w:val="00B23FFD"/>
    <w:rsid w:val="00B2405C"/>
    <w:rsid w:val="00B24191"/>
    <w:rsid w:val="00B241C5"/>
    <w:rsid w:val="00B24244"/>
    <w:rsid w:val="00B24481"/>
    <w:rsid w:val="00B24536"/>
    <w:rsid w:val="00B24577"/>
    <w:rsid w:val="00B24609"/>
    <w:rsid w:val="00B2471C"/>
    <w:rsid w:val="00B248C2"/>
    <w:rsid w:val="00B2492C"/>
    <w:rsid w:val="00B249C3"/>
    <w:rsid w:val="00B24A43"/>
    <w:rsid w:val="00B24B7F"/>
    <w:rsid w:val="00B24BF2"/>
    <w:rsid w:val="00B24C34"/>
    <w:rsid w:val="00B24CCA"/>
    <w:rsid w:val="00B2528C"/>
    <w:rsid w:val="00B25374"/>
    <w:rsid w:val="00B254D4"/>
    <w:rsid w:val="00B25589"/>
    <w:rsid w:val="00B255FC"/>
    <w:rsid w:val="00B257D3"/>
    <w:rsid w:val="00B257F0"/>
    <w:rsid w:val="00B2586C"/>
    <w:rsid w:val="00B25BAD"/>
    <w:rsid w:val="00B25DCB"/>
    <w:rsid w:val="00B25F51"/>
    <w:rsid w:val="00B26024"/>
    <w:rsid w:val="00B26088"/>
    <w:rsid w:val="00B260B0"/>
    <w:rsid w:val="00B260F3"/>
    <w:rsid w:val="00B261F1"/>
    <w:rsid w:val="00B262A6"/>
    <w:rsid w:val="00B262E9"/>
    <w:rsid w:val="00B26404"/>
    <w:rsid w:val="00B26406"/>
    <w:rsid w:val="00B2645C"/>
    <w:rsid w:val="00B26531"/>
    <w:rsid w:val="00B2656E"/>
    <w:rsid w:val="00B266DA"/>
    <w:rsid w:val="00B267A1"/>
    <w:rsid w:val="00B26ADE"/>
    <w:rsid w:val="00B26BBA"/>
    <w:rsid w:val="00B26BD3"/>
    <w:rsid w:val="00B26C7A"/>
    <w:rsid w:val="00B26E9D"/>
    <w:rsid w:val="00B26E9E"/>
    <w:rsid w:val="00B2705A"/>
    <w:rsid w:val="00B274A1"/>
    <w:rsid w:val="00B275B9"/>
    <w:rsid w:val="00B2764D"/>
    <w:rsid w:val="00B2768A"/>
    <w:rsid w:val="00B2770C"/>
    <w:rsid w:val="00B27927"/>
    <w:rsid w:val="00B27AA6"/>
    <w:rsid w:val="00B27B03"/>
    <w:rsid w:val="00B3014B"/>
    <w:rsid w:val="00B30271"/>
    <w:rsid w:val="00B30391"/>
    <w:rsid w:val="00B305C5"/>
    <w:rsid w:val="00B308A6"/>
    <w:rsid w:val="00B308D3"/>
    <w:rsid w:val="00B3094A"/>
    <w:rsid w:val="00B30A3F"/>
    <w:rsid w:val="00B30ABF"/>
    <w:rsid w:val="00B30ADA"/>
    <w:rsid w:val="00B30B69"/>
    <w:rsid w:val="00B30B91"/>
    <w:rsid w:val="00B30E53"/>
    <w:rsid w:val="00B30E6C"/>
    <w:rsid w:val="00B30F83"/>
    <w:rsid w:val="00B30FAF"/>
    <w:rsid w:val="00B31012"/>
    <w:rsid w:val="00B3115D"/>
    <w:rsid w:val="00B31201"/>
    <w:rsid w:val="00B31341"/>
    <w:rsid w:val="00B3155B"/>
    <w:rsid w:val="00B31775"/>
    <w:rsid w:val="00B3189C"/>
    <w:rsid w:val="00B31C48"/>
    <w:rsid w:val="00B320C9"/>
    <w:rsid w:val="00B320E3"/>
    <w:rsid w:val="00B321EF"/>
    <w:rsid w:val="00B3268C"/>
    <w:rsid w:val="00B326BF"/>
    <w:rsid w:val="00B3270E"/>
    <w:rsid w:val="00B32822"/>
    <w:rsid w:val="00B3283F"/>
    <w:rsid w:val="00B32A2F"/>
    <w:rsid w:val="00B32C7E"/>
    <w:rsid w:val="00B32C9F"/>
    <w:rsid w:val="00B32CA5"/>
    <w:rsid w:val="00B32D0B"/>
    <w:rsid w:val="00B32DB2"/>
    <w:rsid w:val="00B3315B"/>
    <w:rsid w:val="00B33766"/>
    <w:rsid w:val="00B3379D"/>
    <w:rsid w:val="00B339FA"/>
    <w:rsid w:val="00B33A88"/>
    <w:rsid w:val="00B33BC9"/>
    <w:rsid w:val="00B33CB1"/>
    <w:rsid w:val="00B33E86"/>
    <w:rsid w:val="00B33EB7"/>
    <w:rsid w:val="00B33F6A"/>
    <w:rsid w:val="00B340A2"/>
    <w:rsid w:val="00B34413"/>
    <w:rsid w:val="00B34861"/>
    <w:rsid w:val="00B34978"/>
    <w:rsid w:val="00B349D7"/>
    <w:rsid w:val="00B34CCA"/>
    <w:rsid w:val="00B34EC7"/>
    <w:rsid w:val="00B34ED9"/>
    <w:rsid w:val="00B35183"/>
    <w:rsid w:val="00B351B2"/>
    <w:rsid w:val="00B351BF"/>
    <w:rsid w:val="00B35383"/>
    <w:rsid w:val="00B35384"/>
    <w:rsid w:val="00B358D6"/>
    <w:rsid w:val="00B35ADA"/>
    <w:rsid w:val="00B35BD4"/>
    <w:rsid w:val="00B35CC2"/>
    <w:rsid w:val="00B35E67"/>
    <w:rsid w:val="00B35E86"/>
    <w:rsid w:val="00B35F49"/>
    <w:rsid w:val="00B35FC6"/>
    <w:rsid w:val="00B35FD5"/>
    <w:rsid w:val="00B360E1"/>
    <w:rsid w:val="00B36171"/>
    <w:rsid w:val="00B36242"/>
    <w:rsid w:val="00B362CC"/>
    <w:rsid w:val="00B36466"/>
    <w:rsid w:val="00B3651E"/>
    <w:rsid w:val="00B367C8"/>
    <w:rsid w:val="00B36A2B"/>
    <w:rsid w:val="00B36A53"/>
    <w:rsid w:val="00B36E12"/>
    <w:rsid w:val="00B36F31"/>
    <w:rsid w:val="00B36FB3"/>
    <w:rsid w:val="00B3700E"/>
    <w:rsid w:val="00B37025"/>
    <w:rsid w:val="00B37050"/>
    <w:rsid w:val="00B37116"/>
    <w:rsid w:val="00B37191"/>
    <w:rsid w:val="00B3735D"/>
    <w:rsid w:val="00B37408"/>
    <w:rsid w:val="00B37FB4"/>
    <w:rsid w:val="00B4014A"/>
    <w:rsid w:val="00B401AA"/>
    <w:rsid w:val="00B40454"/>
    <w:rsid w:val="00B4060E"/>
    <w:rsid w:val="00B4072D"/>
    <w:rsid w:val="00B40B1E"/>
    <w:rsid w:val="00B41095"/>
    <w:rsid w:val="00B4127A"/>
    <w:rsid w:val="00B4138E"/>
    <w:rsid w:val="00B41441"/>
    <w:rsid w:val="00B414FB"/>
    <w:rsid w:val="00B41547"/>
    <w:rsid w:val="00B4173D"/>
    <w:rsid w:val="00B4174B"/>
    <w:rsid w:val="00B417C2"/>
    <w:rsid w:val="00B41841"/>
    <w:rsid w:val="00B41AA0"/>
    <w:rsid w:val="00B41AAD"/>
    <w:rsid w:val="00B41B73"/>
    <w:rsid w:val="00B41B88"/>
    <w:rsid w:val="00B41D6B"/>
    <w:rsid w:val="00B41F2A"/>
    <w:rsid w:val="00B420DD"/>
    <w:rsid w:val="00B42335"/>
    <w:rsid w:val="00B42392"/>
    <w:rsid w:val="00B42475"/>
    <w:rsid w:val="00B4255A"/>
    <w:rsid w:val="00B4265E"/>
    <w:rsid w:val="00B42891"/>
    <w:rsid w:val="00B42962"/>
    <w:rsid w:val="00B42986"/>
    <w:rsid w:val="00B42A6B"/>
    <w:rsid w:val="00B42A8B"/>
    <w:rsid w:val="00B42B8E"/>
    <w:rsid w:val="00B42C23"/>
    <w:rsid w:val="00B42DA8"/>
    <w:rsid w:val="00B42E37"/>
    <w:rsid w:val="00B42E3F"/>
    <w:rsid w:val="00B42F26"/>
    <w:rsid w:val="00B42F5B"/>
    <w:rsid w:val="00B4302B"/>
    <w:rsid w:val="00B430A0"/>
    <w:rsid w:val="00B430D2"/>
    <w:rsid w:val="00B4333C"/>
    <w:rsid w:val="00B4334D"/>
    <w:rsid w:val="00B4350C"/>
    <w:rsid w:val="00B4358F"/>
    <w:rsid w:val="00B43632"/>
    <w:rsid w:val="00B4367B"/>
    <w:rsid w:val="00B4368A"/>
    <w:rsid w:val="00B439C7"/>
    <w:rsid w:val="00B43B4A"/>
    <w:rsid w:val="00B43CF1"/>
    <w:rsid w:val="00B43D66"/>
    <w:rsid w:val="00B43F23"/>
    <w:rsid w:val="00B441AD"/>
    <w:rsid w:val="00B442DC"/>
    <w:rsid w:val="00B444F7"/>
    <w:rsid w:val="00B448EE"/>
    <w:rsid w:val="00B4492F"/>
    <w:rsid w:val="00B44B22"/>
    <w:rsid w:val="00B44D48"/>
    <w:rsid w:val="00B44D80"/>
    <w:rsid w:val="00B4523F"/>
    <w:rsid w:val="00B452CD"/>
    <w:rsid w:val="00B452F6"/>
    <w:rsid w:val="00B4539B"/>
    <w:rsid w:val="00B45414"/>
    <w:rsid w:val="00B45504"/>
    <w:rsid w:val="00B4561A"/>
    <w:rsid w:val="00B45AAB"/>
    <w:rsid w:val="00B45E69"/>
    <w:rsid w:val="00B45E94"/>
    <w:rsid w:val="00B461B2"/>
    <w:rsid w:val="00B461B6"/>
    <w:rsid w:val="00B46201"/>
    <w:rsid w:val="00B466B6"/>
    <w:rsid w:val="00B468E9"/>
    <w:rsid w:val="00B469D4"/>
    <w:rsid w:val="00B46A3E"/>
    <w:rsid w:val="00B46DBA"/>
    <w:rsid w:val="00B46E61"/>
    <w:rsid w:val="00B46EAF"/>
    <w:rsid w:val="00B46F91"/>
    <w:rsid w:val="00B46F9C"/>
    <w:rsid w:val="00B470E3"/>
    <w:rsid w:val="00B470F8"/>
    <w:rsid w:val="00B4715C"/>
    <w:rsid w:val="00B4717F"/>
    <w:rsid w:val="00B47272"/>
    <w:rsid w:val="00B4729D"/>
    <w:rsid w:val="00B4742E"/>
    <w:rsid w:val="00B474D0"/>
    <w:rsid w:val="00B475B5"/>
    <w:rsid w:val="00B47603"/>
    <w:rsid w:val="00B4772C"/>
    <w:rsid w:val="00B47777"/>
    <w:rsid w:val="00B47816"/>
    <w:rsid w:val="00B47BCA"/>
    <w:rsid w:val="00B47D9F"/>
    <w:rsid w:val="00B50066"/>
    <w:rsid w:val="00B5035A"/>
    <w:rsid w:val="00B50385"/>
    <w:rsid w:val="00B50404"/>
    <w:rsid w:val="00B50526"/>
    <w:rsid w:val="00B5054E"/>
    <w:rsid w:val="00B5058A"/>
    <w:rsid w:val="00B50761"/>
    <w:rsid w:val="00B509BB"/>
    <w:rsid w:val="00B50E0F"/>
    <w:rsid w:val="00B5121D"/>
    <w:rsid w:val="00B51354"/>
    <w:rsid w:val="00B5178B"/>
    <w:rsid w:val="00B51792"/>
    <w:rsid w:val="00B518B5"/>
    <w:rsid w:val="00B51CB9"/>
    <w:rsid w:val="00B51DBE"/>
    <w:rsid w:val="00B51F73"/>
    <w:rsid w:val="00B51FB4"/>
    <w:rsid w:val="00B52026"/>
    <w:rsid w:val="00B520D3"/>
    <w:rsid w:val="00B52122"/>
    <w:rsid w:val="00B52202"/>
    <w:rsid w:val="00B52260"/>
    <w:rsid w:val="00B522FC"/>
    <w:rsid w:val="00B52543"/>
    <w:rsid w:val="00B526C7"/>
    <w:rsid w:val="00B526E2"/>
    <w:rsid w:val="00B52779"/>
    <w:rsid w:val="00B52A9A"/>
    <w:rsid w:val="00B52BA0"/>
    <w:rsid w:val="00B52E90"/>
    <w:rsid w:val="00B52F05"/>
    <w:rsid w:val="00B52F63"/>
    <w:rsid w:val="00B532C1"/>
    <w:rsid w:val="00B53301"/>
    <w:rsid w:val="00B53349"/>
    <w:rsid w:val="00B53532"/>
    <w:rsid w:val="00B53749"/>
    <w:rsid w:val="00B53ACA"/>
    <w:rsid w:val="00B53D14"/>
    <w:rsid w:val="00B53E0C"/>
    <w:rsid w:val="00B53E44"/>
    <w:rsid w:val="00B53E6F"/>
    <w:rsid w:val="00B53EBF"/>
    <w:rsid w:val="00B53F0B"/>
    <w:rsid w:val="00B54236"/>
    <w:rsid w:val="00B543C8"/>
    <w:rsid w:val="00B54441"/>
    <w:rsid w:val="00B547B0"/>
    <w:rsid w:val="00B5482D"/>
    <w:rsid w:val="00B5497D"/>
    <w:rsid w:val="00B54A1A"/>
    <w:rsid w:val="00B54AEE"/>
    <w:rsid w:val="00B54AFB"/>
    <w:rsid w:val="00B54E9A"/>
    <w:rsid w:val="00B54F63"/>
    <w:rsid w:val="00B551FF"/>
    <w:rsid w:val="00B554B4"/>
    <w:rsid w:val="00B554B5"/>
    <w:rsid w:val="00B555D1"/>
    <w:rsid w:val="00B55797"/>
    <w:rsid w:val="00B55816"/>
    <w:rsid w:val="00B55B8C"/>
    <w:rsid w:val="00B55BFC"/>
    <w:rsid w:val="00B55EEC"/>
    <w:rsid w:val="00B560CC"/>
    <w:rsid w:val="00B560CD"/>
    <w:rsid w:val="00B560E6"/>
    <w:rsid w:val="00B560F1"/>
    <w:rsid w:val="00B56115"/>
    <w:rsid w:val="00B5615E"/>
    <w:rsid w:val="00B5639E"/>
    <w:rsid w:val="00B563A4"/>
    <w:rsid w:val="00B5644B"/>
    <w:rsid w:val="00B5649B"/>
    <w:rsid w:val="00B564F1"/>
    <w:rsid w:val="00B565F0"/>
    <w:rsid w:val="00B5666C"/>
    <w:rsid w:val="00B566CF"/>
    <w:rsid w:val="00B566DC"/>
    <w:rsid w:val="00B567CB"/>
    <w:rsid w:val="00B568DA"/>
    <w:rsid w:val="00B56EE4"/>
    <w:rsid w:val="00B56F91"/>
    <w:rsid w:val="00B5728C"/>
    <w:rsid w:val="00B57341"/>
    <w:rsid w:val="00B573C0"/>
    <w:rsid w:val="00B573FA"/>
    <w:rsid w:val="00B573FC"/>
    <w:rsid w:val="00B574B7"/>
    <w:rsid w:val="00B575FC"/>
    <w:rsid w:val="00B5768A"/>
    <w:rsid w:val="00B57BD0"/>
    <w:rsid w:val="00B57CE8"/>
    <w:rsid w:val="00B57F8B"/>
    <w:rsid w:val="00B57F9A"/>
    <w:rsid w:val="00B600E8"/>
    <w:rsid w:val="00B6024C"/>
    <w:rsid w:val="00B602FA"/>
    <w:rsid w:val="00B60C3E"/>
    <w:rsid w:val="00B6104C"/>
    <w:rsid w:val="00B611A2"/>
    <w:rsid w:val="00B6125D"/>
    <w:rsid w:val="00B612B6"/>
    <w:rsid w:val="00B61323"/>
    <w:rsid w:val="00B61443"/>
    <w:rsid w:val="00B61471"/>
    <w:rsid w:val="00B614AC"/>
    <w:rsid w:val="00B617C0"/>
    <w:rsid w:val="00B61954"/>
    <w:rsid w:val="00B61A18"/>
    <w:rsid w:val="00B61B79"/>
    <w:rsid w:val="00B61DA1"/>
    <w:rsid w:val="00B61E53"/>
    <w:rsid w:val="00B620A4"/>
    <w:rsid w:val="00B6227D"/>
    <w:rsid w:val="00B622A1"/>
    <w:rsid w:val="00B623F0"/>
    <w:rsid w:val="00B62556"/>
    <w:rsid w:val="00B625E2"/>
    <w:rsid w:val="00B62665"/>
    <w:rsid w:val="00B62687"/>
    <w:rsid w:val="00B62855"/>
    <w:rsid w:val="00B62979"/>
    <w:rsid w:val="00B629D4"/>
    <w:rsid w:val="00B62A1C"/>
    <w:rsid w:val="00B62A5D"/>
    <w:rsid w:val="00B62B51"/>
    <w:rsid w:val="00B62C45"/>
    <w:rsid w:val="00B62EA2"/>
    <w:rsid w:val="00B62EE0"/>
    <w:rsid w:val="00B63187"/>
    <w:rsid w:val="00B6328B"/>
    <w:rsid w:val="00B63379"/>
    <w:rsid w:val="00B633ED"/>
    <w:rsid w:val="00B63519"/>
    <w:rsid w:val="00B63701"/>
    <w:rsid w:val="00B6374B"/>
    <w:rsid w:val="00B63804"/>
    <w:rsid w:val="00B63A2A"/>
    <w:rsid w:val="00B63BE1"/>
    <w:rsid w:val="00B63DC6"/>
    <w:rsid w:val="00B63DF8"/>
    <w:rsid w:val="00B63EDA"/>
    <w:rsid w:val="00B64110"/>
    <w:rsid w:val="00B6417F"/>
    <w:rsid w:val="00B641F4"/>
    <w:rsid w:val="00B64408"/>
    <w:rsid w:val="00B644DD"/>
    <w:rsid w:val="00B64653"/>
    <w:rsid w:val="00B646DC"/>
    <w:rsid w:val="00B646F7"/>
    <w:rsid w:val="00B64733"/>
    <w:rsid w:val="00B64EA5"/>
    <w:rsid w:val="00B64EB4"/>
    <w:rsid w:val="00B651EE"/>
    <w:rsid w:val="00B653CC"/>
    <w:rsid w:val="00B65513"/>
    <w:rsid w:val="00B65767"/>
    <w:rsid w:val="00B65825"/>
    <w:rsid w:val="00B65887"/>
    <w:rsid w:val="00B6588E"/>
    <w:rsid w:val="00B65941"/>
    <w:rsid w:val="00B6596E"/>
    <w:rsid w:val="00B659E4"/>
    <w:rsid w:val="00B65A1C"/>
    <w:rsid w:val="00B65AED"/>
    <w:rsid w:val="00B65E52"/>
    <w:rsid w:val="00B65E5C"/>
    <w:rsid w:val="00B660CB"/>
    <w:rsid w:val="00B660D4"/>
    <w:rsid w:val="00B66125"/>
    <w:rsid w:val="00B66389"/>
    <w:rsid w:val="00B66474"/>
    <w:rsid w:val="00B66818"/>
    <w:rsid w:val="00B66895"/>
    <w:rsid w:val="00B66C3C"/>
    <w:rsid w:val="00B67175"/>
    <w:rsid w:val="00B6752C"/>
    <w:rsid w:val="00B6756F"/>
    <w:rsid w:val="00B6769E"/>
    <w:rsid w:val="00B6777D"/>
    <w:rsid w:val="00B67913"/>
    <w:rsid w:val="00B6791B"/>
    <w:rsid w:val="00B67A59"/>
    <w:rsid w:val="00B67B78"/>
    <w:rsid w:val="00B67D36"/>
    <w:rsid w:val="00B67DE6"/>
    <w:rsid w:val="00B67DFC"/>
    <w:rsid w:val="00B70063"/>
    <w:rsid w:val="00B7021F"/>
    <w:rsid w:val="00B7055F"/>
    <w:rsid w:val="00B70664"/>
    <w:rsid w:val="00B7073C"/>
    <w:rsid w:val="00B7094B"/>
    <w:rsid w:val="00B70CA4"/>
    <w:rsid w:val="00B70DB6"/>
    <w:rsid w:val="00B710AD"/>
    <w:rsid w:val="00B712A9"/>
    <w:rsid w:val="00B713B7"/>
    <w:rsid w:val="00B71427"/>
    <w:rsid w:val="00B7161A"/>
    <w:rsid w:val="00B71666"/>
    <w:rsid w:val="00B716E7"/>
    <w:rsid w:val="00B7171D"/>
    <w:rsid w:val="00B717C9"/>
    <w:rsid w:val="00B7197A"/>
    <w:rsid w:val="00B71C3F"/>
    <w:rsid w:val="00B71D2F"/>
    <w:rsid w:val="00B720E1"/>
    <w:rsid w:val="00B721DB"/>
    <w:rsid w:val="00B722DC"/>
    <w:rsid w:val="00B7239E"/>
    <w:rsid w:val="00B72708"/>
    <w:rsid w:val="00B72719"/>
    <w:rsid w:val="00B72758"/>
    <w:rsid w:val="00B7278B"/>
    <w:rsid w:val="00B727F4"/>
    <w:rsid w:val="00B72A03"/>
    <w:rsid w:val="00B72B45"/>
    <w:rsid w:val="00B72C9D"/>
    <w:rsid w:val="00B72D5C"/>
    <w:rsid w:val="00B72E88"/>
    <w:rsid w:val="00B72F00"/>
    <w:rsid w:val="00B72FBB"/>
    <w:rsid w:val="00B72FD6"/>
    <w:rsid w:val="00B73308"/>
    <w:rsid w:val="00B73338"/>
    <w:rsid w:val="00B736F5"/>
    <w:rsid w:val="00B738C2"/>
    <w:rsid w:val="00B73A72"/>
    <w:rsid w:val="00B73B44"/>
    <w:rsid w:val="00B73B94"/>
    <w:rsid w:val="00B73D37"/>
    <w:rsid w:val="00B741B0"/>
    <w:rsid w:val="00B74335"/>
    <w:rsid w:val="00B74381"/>
    <w:rsid w:val="00B7443F"/>
    <w:rsid w:val="00B7458D"/>
    <w:rsid w:val="00B745C4"/>
    <w:rsid w:val="00B7463F"/>
    <w:rsid w:val="00B74685"/>
    <w:rsid w:val="00B74697"/>
    <w:rsid w:val="00B7492A"/>
    <w:rsid w:val="00B74C54"/>
    <w:rsid w:val="00B74E1B"/>
    <w:rsid w:val="00B74F36"/>
    <w:rsid w:val="00B74F39"/>
    <w:rsid w:val="00B74FB4"/>
    <w:rsid w:val="00B75051"/>
    <w:rsid w:val="00B751CD"/>
    <w:rsid w:val="00B751D8"/>
    <w:rsid w:val="00B751F8"/>
    <w:rsid w:val="00B751FD"/>
    <w:rsid w:val="00B75354"/>
    <w:rsid w:val="00B753D3"/>
    <w:rsid w:val="00B7553F"/>
    <w:rsid w:val="00B755CD"/>
    <w:rsid w:val="00B75606"/>
    <w:rsid w:val="00B758EA"/>
    <w:rsid w:val="00B75950"/>
    <w:rsid w:val="00B75A76"/>
    <w:rsid w:val="00B75EC2"/>
    <w:rsid w:val="00B7600B"/>
    <w:rsid w:val="00B76086"/>
    <w:rsid w:val="00B760CD"/>
    <w:rsid w:val="00B76121"/>
    <w:rsid w:val="00B76219"/>
    <w:rsid w:val="00B76241"/>
    <w:rsid w:val="00B76285"/>
    <w:rsid w:val="00B7630A"/>
    <w:rsid w:val="00B76527"/>
    <w:rsid w:val="00B76592"/>
    <w:rsid w:val="00B765C5"/>
    <w:rsid w:val="00B765D5"/>
    <w:rsid w:val="00B7662E"/>
    <w:rsid w:val="00B766C6"/>
    <w:rsid w:val="00B767E4"/>
    <w:rsid w:val="00B7684F"/>
    <w:rsid w:val="00B76887"/>
    <w:rsid w:val="00B76B47"/>
    <w:rsid w:val="00B76DF8"/>
    <w:rsid w:val="00B76EA3"/>
    <w:rsid w:val="00B7710A"/>
    <w:rsid w:val="00B77184"/>
    <w:rsid w:val="00B77331"/>
    <w:rsid w:val="00B773A5"/>
    <w:rsid w:val="00B773F4"/>
    <w:rsid w:val="00B77520"/>
    <w:rsid w:val="00B77551"/>
    <w:rsid w:val="00B77594"/>
    <w:rsid w:val="00B7759D"/>
    <w:rsid w:val="00B77761"/>
    <w:rsid w:val="00B77777"/>
    <w:rsid w:val="00B77816"/>
    <w:rsid w:val="00B7781B"/>
    <w:rsid w:val="00B7796A"/>
    <w:rsid w:val="00B779A9"/>
    <w:rsid w:val="00B77BD5"/>
    <w:rsid w:val="00B77C19"/>
    <w:rsid w:val="00B77C28"/>
    <w:rsid w:val="00B77C39"/>
    <w:rsid w:val="00B77C97"/>
    <w:rsid w:val="00B77D0D"/>
    <w:rsid w:val="00B77E28"/>
    <w:rsid w:val="00B77E66"/>
    <w:rsid w:val="00B8005E"/>
    <w:rsid w:val="00B8006C"/>
    <w:rsid w:val="00B800E9"/>
    <w:rsid w:val="00B80512"/>
    <w:rsid w:val="00B8087D"/>
    <w:rsid w:val="00B80944"/>
    <w:rsid w:val="00B80BCD"/>
    <w:rsid w:val="00B80F8B"/>
    <w:rsid w:val="00B8116D"/>
    <w:rsid w:val="00B81273"/>
    <w:rsid w:val="00B81345"/>
    <w:rsid w:val="00B81393"/>
    <w:rsid w:val="00B813A8"/>
    <w:rsid w:val="00B81487"/>
    <w:rsid w:val="00B815E8"/>
    <w:rsid w:val="00B819D2"/>
    <w:rsid w:val="00B81B5F"/>
    <w:rsid w:val="00B81C18"/>
    <w:rsid w:val="00B81E95"/>
    <w:rsid w:val="00B81FB5"/>
    <w:rsid w:val="00B82254"/>
    <w:rsid w:val="00B82486"/>
    <w:rsid w:val="00B8260A"/>
    <w:rsid w:val="00B82614"/>
    <w:rsid w:val="00B8274E"/>
    <w:rsid w:val="00B82787"/>
    <w:rsid w:val="00B82986"/>
    <w:rsid w:val="00B8299C"/>
    <w:rsid w:val="00B82A89"/>
    <w:rsid w:val="00B82B39"/>
    <w:rsid w:val="00B83036"/>
    <w:rsid w:val="00B8310D"/>
    <w:rsid w:val="00B83270"/>
    <w:rsid w:val="00B832A1"/>
    <w:rsid w:val="00B83415"/>
    <w:rsid w:val="00B834AA"/>
    <w:rsid w:val="00B83518"/>
    <w:rsid w:val="00B8362B"/>
    <w:rsid w:val="00B837AA"/>
    <w:rsid w:val="00B83819"/>
    <w:rsid w:val="00B8383A"/>
    <w:rsid w:val="00B839BF"/>
    <w:rsid w:val="00B83A3A"/>
    <w:rsid w:val="00B83AE6"/>
    <w:rsid w:val="00B83B4E"/>
    <w:rsid w:val="00B83CA8"/>
    <w:rsid w:val="00B83CC1"/>
    <w:rsid w:val="00B83D41"/>
    <w:rsid w:val="00B83D46"/>
    <w:rsid w:val="00B83D63"/>
    <w:rsid w:val="00B83EBC"/>
    <w:rsid w:val="00B84028"/>
    <w:rsid w:val="00B841A0"/>
    <w:rsid w:val="00B846C9"/>
    <w:rsid w:val="00B84705"/>
    <w:rsid w:val="00B8474B"/>
    <w:rsid w:val="00B84927"/>
    <w:rsid w:val="00B8496D"/>
    <w:rsid w:val="00B84A27"/>
    <w:rsid w:val="00B84A50"/>
    <w:rsid w:val="00B84ACD"/>
    <w:rsid w:val="00B84C9F"/>
    <w:rsid w:val="00B84CAB"/>
    <w:rsid w:val="00B84CFD"/>
    <w:rsid w:val="00B84D9B"/>
    <w:rsid w:val="00B84FDB"/>
    <w:rsid w:val="00B84FF4"/>
    <w:rsid w:val="00B85052"/>
    <w:rsid w:val="00B853AE"/>
    <w:rsid w:val="00B853E6"/>
    <w:rsid w:val="00B85422"/>
    <w:rsid w:val="00B854D6"/>
    <w:rsid w:val="00B85514"/>
    <w:rsid w:val="00B85518"/>
    <w:rsid w:val="00B856BF"/>
    <w:rsid w:val="00B858D5"/>
    <w:rsid w:val="00B858DC"/>
    <w:rsid w:val="00B85954"/>
    <w:rsid w:val="00B859C8"/>
    <w:rsid w:val="00B85D35"/>
    <w:rsid w:val="00B85D36"/>
    <w:rsid w:val="00B85E4E"/>
    <w:rsid w:val="00B85E70"/>
    <w:rsid w:val="00B85FD6"/>
    <w:rsid w:val="00B85FD8"/>
    <w:rsid w:val="00B86087"/>
    <w:rsid w:val="00B86290"/>
    <w:rsid w:val="00B8632A"/>
    <w:rsid w:val="00B8639F"/>
    <w:rsid w:val="00B86627"/>
    <w:rsid w:val="00B86645"/>
    <w:rsid w:val="00B869FE"/>
    <w:rsid w:val="00B86A82"/>
    <w:rsid w:val="00B86E53"/>
    <w:rsid w:val="00B86F28"/>
    <w:rsid w:val="00B86F6F"/>
    <w:rsid w:val="00B870C3"/>
    <w:rsid w:val="00B872F4"/>
    <w:rsid w:val="00B87440"/>
    <w:rsid w:val="00B87498"/>
    <w:rsid w:val="00B875E8"/>
    <w:rsid w:val="00B87AC8"/>
    <w:rsid w:val="00B87BF2"/>
    <w:rsid w:val="00B90136"/>
    <w:rsid w:val="00B901B2"/>
    <w:rsid w:val="00B9022D"/>
    <w:rsid w:val="00B904C7"/>
    <w:rsid w:val="00B904F3"/>
    <w:rsid w:val="00B90620"/>
    <w:rsid w:val="00B90638"/>
    <w:rsid w:val="00B908C5"/>
    <w:rsid w:val="00B90B30"/>
    <w:rsid w:val="00B90C94"/>
    <w:rsid w:val="00B90CAA"/>
    <w:rsid w:val="00B90CF8"/>
    <w:rsid w:val="00B90D2D"/>
    <w:rsid w:val="00B90DDC"/>
    <w:rsid w:val="00B90E45"/>
    <w:rsid w:val="00B90F24"/>
    <w:rsid w:val="00B911C9"/>
    <w:rsid w:val="00B9123D"/>
    <w:rsid w:val="00B913C1"/>
    <w:rsid w:val="00B9159E"/>
    <w:rsid w:val="00B91690"/>
    <w:rsid w:val="00B91729"/>
    <w:rsid w:val="00B91AA9"/>
    <w:rsid w:val="00B91E81"/>
    <w:rsid w:val="00B91EF6"/>
    <w:rsid w:val="00B920FA"/>
    <w:rsid w:val="00B921F3"/>
    <w:rsid w:val="00B9222F"/>
    <w:rsid w:val="00B926C7"/>
    <w:rsid w:val="00B927F4"/>
    <w:rsid w:val="00B9280E"/>
    <w:rsid w:val="00B92976"/>
    <w:rsid w:val="00B92AEF"/>
    <w:rsid w:val="00B92CEA"/>
    <w:rsid w:val="00B92D1A"/>
    <w:rsid w:val="00B930FF"/>
    <w:rsid w:val="00B9311E"/>
    <w:rsid w:val="00B931CC"/>
    <w:rsid w:val="00B931F9"/>
    <w:rsid w:val="00B93700"/>
    <w:rsid w:val="00B93738"/>
    <w:rsid w:val="00B9377B"/>
    <w:rsid w:val="00B938DF"/>
    <w:rsid w:val="00B9390B"/>
    <w:rsid w:val="00B93D6C"/>
    <w:rsid w:val="00B93F07"/>
    <w:rsid w:val="00B940A0"/>
    <w:rsid w:val="00B9422A"/>
    <w:rsid w:val="00B9423A"/>
    <w:rsid w:val="00B942BB"/>
    <w:rsid w:val="00B94350"/>
    <w:rsid w:val="00B944A8"/>
    <w:rsid w:val="00B947A9"/>
    <w:rsid w:val="00B947F5"/>
    <w:rsid w:val="00B9483D"/>
    <w:rsid w:val="00B94860"/>
    <w:rsid w:val="00B948A9"/>
    <w:rsid w:val="00B94AA1"/>
    <w:rsid w:val="00B94AEC"/>
    <w:rsid w:val="00B94AF0"/>
    <w:rsid w:val="00B94B98"/>
    <w:rsid w:val="00B94BA4"/>
    <w:rsid w:val="00B94D21"/>
    <w:rsid w:val="00B94D80"/>
    <w:rsid w:val="00B94FFF"/>
    <w:rsid w:val="00B950A3"/>
    <w:rsid w:val="00B951B0"/>
    <w:rsid w:val="00B9520C"/>
    <w:rsid w:val="00B953AF"/>
    <w:rsid w:val="00B953E3"/>
    <w:rsid w:val="00B9588B"/>
    <w:rsid w:val="00B95A44"/>
    <w:rsid w:val="00B95BB3"/>
    <w:rsid w:val="00B95C6B"/>
    <w:rsid w:val="00B96212"/>
    <w:rsid w:val="00B965B6"/>
    <w:rsid w:val="00B965DD"/>
    <w:rsid w:val="00B966C0"/>
    <w:rsid w:val="00B96932"/>
    <w:rsid w:val="00B96B24"/>
    <w:rsid w:val="00B96B2D"/>
    <w:rsid w:val="00B96B85"/>
    <w:rsid w:val="00B96BE2"/>
    <w:rsid w:val="00B96E34"/>
    <w:rsid w:val="00B96E63"/>
    <w:rsid w:val="00B9703E"/>
    <w:rsid w:val="00B9710B"/>
    <w:rsid w:val="00B972C2"/>
    <w:rsid w:val="00B97331"/>
    <w:rsid w:val="00B9739F"/>
    <w:rsid w:val="00B97425"/>
    <w:rsid w:val="00B974E9"/>
    <w:rsid w:val="00B976A4"/>
    <w:rsid w:val="00B977E4"/>
    <w:rsid w:val="00B97A60"/>
    <w:rsid w:val="00B97A73"/>
    <w:rsid w:val="00B97AD8"/>
    <w:rsid w:val="00B97C08"/>
    <w:rsid w:val="00B97C59"/>
    <w:rsid w:val="00B97F96"/>
    <w:rsid w:val="00B97FE3"/>
    <w:rsid w:val="00B9BA6D"/>
    <w:rsid w:val="00BA0080"/>
    <w:rsid w:val="00BA027C"/>
    <w:rsid w:val="00BA0459"/>
    <w:rsid w:val="00BA0616"/>
    <w:rsid w:val="00BA0691"/>
    <w:rsid w:val="00BA0716"/>
    <w:rsid w:val="00BA0932"/>
    <w:rsid w:val="00BA0A11"/>
    <w:rsid w:val="00BA0A20"/>
    <w:rsid w:val="00BA0CD5"/>
    <w:rsid w:val="00BA0D17"/>
    <w:rsid w:val="00BA10CF"/>
    <w:rsid w:val="00BA1161"/>
    <w:rsid w:val="00BA1288"/>
    <w:rsid w:val="00BA12D7"/>
    <w:rsid w:val="00BA1334"/>
    <w:rsid w:val="00BA13AC"/>
    <w:rsid w:val="00BA13D0"/>
    <w:rsid w:val="00BA14E2"/>
    <w:rsid w:val="00BA15FA"/>
    <w:rsid w:val="00BA1668"/>
    <w:rsid w:val="00BA1695"/>
    <w:rsid w:val="00BA1776"/>
    <w:rsid w:val="00BA1796"/>
    <w:rsid w:val="00BA1878"/>
    <w:rsid w:val="00BA1A0F"/>
    <w:rsid w:val="00BA1A2B"/>
    <w:rsid w:val="00BA1B39"/>
    <w:rsid w:val="00BA1B40"/>
    <w:rsid w:val="00BA1B70"/>
    <w:rsid w:val="00BA1C1E"/>
    <w:rsid w:val="00BA1FC5"/>
    <w:rsid w:val="00BA228E"/>
    <w:rsid w:val="00BA235D"/>
    <w:rsid w:val="00BA2412"/>
    <w:rsid w:val="00BA2460"/>
    <w:rsid w:val="00BA2472"/>
    <w:rsid w:val="00BA247C"/>
    <w:rsid w:val="00BA24F2"/>
    <w:rsid w:val="00BA2510"/>
    <w:rsid w:val="00BA2737"/>
    <w:rsid w:val="00BA274F"/>
    <w:rsid w:val="00BA2849"/>
    <w:rsid w:val="00BA2891"/>
    <w:rsid w:val="00BA28B7"/>
    <w:rsid w:val="00BA28FF"/>
    <w:rsid w:val="00BA2CFC"/>
    <w:rsid w:val="00BA2CFD"/>
    <w:rsid w:val="00BA2E4E"/>
    <w:rsid w:val="00BA2ED9"/>
    <w:rsid w:val="00BA2F71"/>
    <w:rsid w:val="00BA2FF9"/>
    <w:rsid w:val="00BA3201"/>
    <w:rsid w:val="00BA32DF"/>
    <w:rsid w:val="00BA33B0"/>
    <w:rsid w:val="00BA34D1"/>
    <w:rsid w:val="00BA373C"/>
    <w:rsid w:val="00BA3970"/>
    <w:rsid w:val="00BA3AE6"/>
    <w:rsid w:val="00BA3CE7"/>
    <w:rsid w:val="00BA4104"/>
    <w:rsid w:val="00BA445E"/>
    <w:rsid w:val="00BA44CA"/>
    <w:rsid w:val="00BA4509"/>
    <w:rsid w:val="00BA4541"/>
    <w:rsid w:val="00BA47D3"/>
    <w:rsid w:val="00BA49F3"/>
    <w:rsid w:val="00BA4A55"/>
    <w:rsid w:val="00BA4AE6"/>
    <w:rsid w:val="00BA4C96"/>
    <w:rsid w:val="00BA4CF7"/>
    <w:rsid w:val="00BA4E6A"/>
    <w:rsid w:val="00BA4EE5"/>
    <w:rsid w:val="00BA509E"/>
    <w:rsid w:val="00BA50F5"/>
    <w:rsid w:val="00BA5139"/>
    <w:rsid w:val="00BA5159"/>
    <w:rsid w:val="00BA528A"/>
    <w:rsid w:val="00BA5371"/>
    <w:rsid w:val="00BA5501"/>
    <w:rsid w:val="00BA5511"/>
    <w:rsid w:val="00BA55E0"/>
    <w:rsid w:val="00BA579A"/>
    <w:rsid w:val="00BA57C4"/>
    <w:rsid w:val="00BA57D1"/>
    <w:rsid w:val="00BA5881"/>
    <w:rsid w:val="00BA591B"/>
    <w:rsid w:val="00BA59F4"/>
    <w:rsid w:val="00BA5AEA"/>
    <w:rsid w:val="00BA5C35"/>
    <w:rsid w:val="00BA5C55"/>
    <w:rsid w:val="00BA5C6F"/>
    <w:rsid w:val="00BA5D6E"/>
    <w:rsid w:val="00BA5F61"/>
    <w:rsid w:val="00BA611F"/>
    <w:rsid w:val="00BA61A9"/>
    <w:rsid w:val="00BA662B"/>
    <w:rsid w:val="00BA6640"/>
    <w:rsid w:val="00BA6777"/>
    <w:rsid w:val="00BA68E3"/>
    <w:rsid w:val="00BA6D3B"/>
    <w:rsid w:val="00BA6EA2"/>
    <w:rsid w:val="00BA702E"/>
    <w:rsid w:val="00BA716E"/>
    <w:rsid w:val="00BA746D"/>
    <w:rsid w:val="00BA747A"/>
    <w:rsid w:val="00BA7559"/>
    <w:rsid w:val="00BA7901"/>
    <w:rsid w:val="00BA7B66"/>
    <w:rsid w:val="00BA7C8F"/>
    <w:rsid w:val="00BA7DD6"/>
    <w:rsid w:val="00BA7E09"/>
    <w:rsid w:val="00BA7E5A"/>
    <w:rsid w:val="00BB0067"/>
    <w:rsid w:val="00BB0176"/>
    <w:rsid w:val="00BB028E"/>
    <w:rsid w:val="00BB0796"/>
    <w:rsid w:val="00BB090E"/>
    <w:rsid w:val="00BB0A39"/>
    <w:rsid w:val="00BB0BF8"/>
    <w:rsid w:val="00BB11D3"/>
    <w:rsid w:val="00BB1375"/>
    <w:rsid w:val="00BB14B5"/>
    <w:rsid w:val="00BB1519"/>
    <w:rsid w:val="00BB161F"/>
    <w:rsid w:val="00BB1895"/>
    <w:rsid w:val="00BB1A05"/>
    <w:rsid w:val="00BB1D73"/>
    <w:rsid w:val="00BB1F9B"/>
    <w:rsid w:val="00BB2184"/>
    <w:rsid w:val="00BB2268"/>
    <w:rsid w:val="00BB23D7"/>
    <w:rsid w:val="00BB247E"/>
    <w:rsid w:val="00BB25B0"/>
    <w:rsid w:val="00BB262F"/>
    <w:rsid w:val="00BB26A9"/>
    <w:rsid w:val="00BB27E4"/>
    <w:rsid w:val="00BB2AA0"/>
    <w:rsid w:val="00BB2AC6"/>
    <w:rsid w:val="00BB2B80"/>
    <w:rsid w:val="00BB2C18"/>
    <w:rsid w:val="00BB3028"/>
    <w:rsid w:val="00BB30CD"/>
    <w:rsid w:val="00BB316C"/>
    <w:rsid w:val="00BB318F"/>
    <w:rsid w:val="00BB3208"/>
    <w:rsid w:val="00BB3233"/>
    <w:rsid w:val="00BB33A2"/>
    <w:rsid w:val="00BB33B2"/>
    <w:rsid w:val="00BB34DE"/>
    <w:rsid w:val="00BB3594"/>
    <w:rsid w:val="00BB35E2"/>
    <w:rsid w:val="00BB366A"/>
    <w:rsid w:val="00BB3757"/>
    <w:rsid w:val="00BB38B5"/>
    <w:rsid w:val="00BB3A6B"/>
    <w:rsid w:val="00BB3BCA"/>
    <w:rsid w:val="00BB3C3D"/>
    <w:rsid w:val="00BB3DC2"/>
    <w:rsid w:val="00BB3E4E"/>
    <w:rsid w:val="00BB4254"/>
    <w:rsid w:val="00BB4466"/>
    <w:rsid w:val="00BB453D"/>
    <w:rsid w:val="00BB4619"/>
    <w:rsid w:val="00BB48A6"/>
    <w:rsid w:val="00BB4BB6"/>
    <w:rsid w:val="00BB4C13"/>
    <w:rsid w:val="00BB4CC7"/>
    <w:rsid w:val="00BB4D61"/>
    <w:rsid w:val="00BB4DCA"/>
    <w:rsid w:val="00BB4DCD"/>
    <w:rsid w:val="00BB4F73"/>
    <w:rsid w:val="00BB4F80"/>
    <w:rsid w:val="00BB5055"/>
    <w:rsid w:val="00BB51A2"/>
    <w:rsid w:val="00BB51B0"/>
    <w:rsid w:val="00BB5799"/>
    <w:rsid w:val="00BB5C12"/>
    <w:rsid w:val="00BB5C85"/>
    <w:rsid w:val="00BB5CFE"/>
    <w:rsid w:val="00BB5DC3"/>
    <w:rsid w:val="00BB5EA5"/>
    <w:rsid w:val="00BB5F2E"/>
    <w:rsid w:val="00BB605C"/>
    <w:rsid w:val="00BB6107"/>
    <w:rsid w:val="00BB6173"/>
    <w:rsid w:val="00BB623C"/>
    <w:rsid w:val="00BB6497"/>
    <w:rsid w:val="00BB64E4"/>
    <w:rsid w:val="00BB67A3"/>
    <w:rsid w:val="00BB684B"/>
    <w:rsid w:val="00BB69BC"/>
    <w:rsid w:val="00BB6BD2"/>
    <w:rsid w:val="00BB6E24"/>
    <w:rsid w:val="00BB6E5F"/>
    <w:rsid w:val="00BB70DF"/>
    <w:rsid w:val="00BB713E"/>
    <w:rsid w:val="00BB74FA"/>
    <w:rsid w:val="00BB7612"/>
    <w:rsid w:val="00BB7719"/>
    <w:rsid w:val="00BB7879"/>
    <w:rsid w:val="00BB78D1"/>
    <w:rsid w:val="00BB79D7"/>
    <w:rsid w:val="00BB79DF"/>
    <w:rsid w:val="00BB7B06"/>
    <w:rsid w:val="00BB7F1C"/>
    <w:rsid w:val="00BB7FA8"/>
    <w:rsid w:val="00BC0119"/>
    <w:rsid w:val="00BC0458"/>
    <w:rsid w:val="00BC06DA"/>
    <w:rsid w:val="00BC0925"/>
    <w:rsid w:val="00BC098D"/>
    <w:rsid w:val="00BC098E"/>
    <w:rsid w:val="00BC0A61"/>
    <w:rsid w:val="00BC0A7C"/>
    <w:rsid w:val="00BC0B0D"/>
    <w:rsid w:val="00BC0D06"/>
    <w:rsid w:val="00BC0D19"/>
    <w:rsid w:val="00BC0F83"/>
    <w:rsid w:val="00BC0FED"/>
    <w:rsid w:val="00BC10DC"/>
    <w:rsid w:val="00BC118F"/>
    <w:rsid w:val="00BC141B"/>
    <w:rsid w:val="00BC15DF"/>
    <w:rsid w:val="00BC16B8"/>
    <w:rsid w:val="00BC16E6"/>
    <w:rsid w:val="00BC1A75"/>
    <w:rsid w:val="00BC1B06"/>
    <w:rsid w:val="00BC1BFC"/>
    <w:rsid w:val="00BC1EF3"/>
    <w:rsid w:val="00BC1F5D"/>
    <w:rsid w:val="00BC217F"/>
    <w:rsid w:val="00BC21B3"/>
    <w:rsid w:val="00BC21EC"/>
    <w:rsid w:val="00BC2236"/>
    <w:rsid w:val="00BC2271"/>
    <w:rsid w:val="00BC22B1"/>
    <w:rsid w:val="00BC22F8"/>
    <w:rsid w:val="00BC250C"/>
    <w:rsid w:val="00BC27C8"/>
    <w:rsid w:val="00BC294B"/>
    <w:rsid w:val="00BC294C"/>
    <w:rsid w:val="00BC29FC"/>
    <w:rsid w:val="00BC2A62"/>
    <w:rsid w:val="00BC2AE1"/>
    <w:rsid w:val="00BC2B66"/>
    <w:rsid w:val="00BC2D48"/>
    <w:rsid w:val="00BC2F25"/>
    <w:rsid w:val="00BC300C"/>
    <w:rsid w:val="00BC3015"/>
    <w:rsid w:val="00BC312B"/>
    <w:rsid w:val="00BC31D0"/>
    <w:rsid w:val="00BC331E"/>
    <w:rsid w:val="00BC33D4"/>
    <w:rsid w:val="00BC3603"/>
    <w:rsid w:val="00BC3672"/>
    <w:rsid w:val="00BC36AD"/>
    <w:rsid w:val="00BC3847"/>
    <w:rsid w:val="00BC3A27"/>
    <w:rsid w:val="00BC3B38"/>
    <w:rsid w:val="00BC3BD3"/>
    <w:rsid w:val="00BC3EB5"/>
    <w:rsid w:val="00BC3F26"/>
    <w:rsid w:val="00BC4465"/>
    <w:rsid w:val="00BC4507"/>
    <w:rsid w:val="00BC483C"/>
    <w:rsid w:val="00BC48AA"/>
    <w:rsid w:val="00BC4A69"/>
    <w:rsid w:val="00BC4B3D"/>
    <w:rsid w:val="00BC4CFD"/>
    <w:rsid w:val="00BC4D5F"/>
    <w:rsid w:val="00BC4DA5"/>
    <w:rsid w:val="00BC4F8D"/>
    <w:rsid w:val="00BC50A3"/>
    <w:rsid w:val="00BC50EF"/>
    <w:rsid w:val="00BC51DA"/>
    <w:rsid w:val="00BC5438"/>
    <w:rsid w:val="00BC54AF"/>
    <w:rsid w:val="00BC5585"/>
    <w:rsid w:val="00BC56D7"/>
    <w:rsid w:val="00BC57CD"/>
    <w:rsid w:val="00BC5953"/>
    <w:rsid w:val="00BC59FF"/>
    <w:rsid w:val="00BC5AE5"/>
    <w:rsid w:val="00BC5D01"/>
    <w:rsid w:val="00BC5D9B"/>
    <w:rsid w:val="00BC6357"/>
    <w:rsid w:val="00BC660F"/>
    <w:rsid w:val="00BC673A"/>
    <w:rsid w:val="00BC68F6"/>
    <w:rsid w:val="00BC6A21"/>
    <w:rsid w:val="00BC6B7C"/>
    <w:rsid w:val="00BC6CB0"/>
    <w:rsid w:val="00BC6F65"/>
    <w:rsid w:val="00BC73D0"/>
    <w:rsid w:val="00BC74BF"/>
    <w:rsid w:val="00BC74E6"/>
    <w:rsid w:val="00BC7525"/>
    <w:rsid w:val="00BC7589"/>
    <w:rsid w:val="00BC76C7"/>
    <w:rsid w:val="00BC787B"/>
    <w:rsid w:val="00BC79C7"/>
    <w:rsid w:val="00BC7A77"/>
    <w:rsid w:val="00BC7ADC"/>
    <w:rsid w:val="00BC7B6C"/>
    <w:rsid w:val="00BC7DF9"/>
    <w:rsid w:val="00BC7EC3"/>
    <w:rsid w:val="00BCA226"/>
    <w:rsid w:val="00BD0001"/>
    <w:rsid w:val="00BD0091"/>
    <w:rsid w:val="00BD00A2"/>
    <w:rsid w:val="00BD00DF"/>
    <w:rsid w:val="00BD0257"/>
    <w:rsid w:val="00BD0302"/>
    <w:rsid w:val="00BD0409"/>
    <w:rsid w:val="00BD042B"/>
    <w:rsid w:val="00BD04EE"/>
    <w:rsid w:val="00BD0507"/>
    <w:rsid w:val="00BD0684"/>
    <w:rsid w:val="00BD06A4"/>
    <w:rsid w:val="00BD06E3"/>
    <w:rsid w:val="00BD077B"/>
    <w:rsid w:val="00BD08B6"/>
    <w:rsid w:val="00BD0D76"/>
    <w:rsid w:val="00BD0F45"/>
    <w:rsid w:val="00BD10C4"/>
    <w:rsid w:val="00BD110D"/>
    <w:rsid w:val="00BD11DA"/>
    <w:rsid w:val="00BD1243"/>
    <w:rsid w:val="00BD1309"/>
    <w:rsid w:val="00BD1380"/>
    <w:rsid w:val="00BD14DF"/>
    <w:rsid w:val="00BD165B"/>
    <w:rsid w:val="00BD1750"/>
    <w:rsid w:val="00BD1925"/>
    <w:rsid w:val="00BD19B6"/>
    <w:rsid w:val="00BD1A4A"/>
    <w:rsid w:val="00BD1E40"/>
    <w:rsid w:val="00BD1E41"/>
    <w:rsid w:val="00BD2254"/>
    <w:rsid w:val="00BD2528"/>
    <w:rsid w:val="00BD25BB"/>
    <w:rsid w:val="00BD2737"/>
    <w:rsid w:val="00BD28A1"/>
    <w:rsid w:val="00BD2BA3"/>
    <w:rsid w:val="00BD2C38"/>
    <w:rsid w:val="00BD2D47"/>
    <w:rsid w:val="00BD2D93"/>
    <w:rsid w:val="00BD30C4"/>
    <w:rsid w:val="00BD3103"/>
    <w:rsid w:val="00BD32F1"/>
    <w:rsid w:val="00BD347D"/>
    <w:rsid w:val="00BD371A"/>
    <w:rsid w:val="00BD38D2"/>
    <w:rsid w:val="00BD3A00"/>
    <w:rsid w:val="00BD3A70"/>
    <w:rsid w:val="00BD3B42"/>
    <w:rsid w:val="00BD3B6B"/>
    <w:rsid w:val="00BD3BE3"/>
    <w:rsid w:val="00BD3D50"/>
    <w:rsid w:val="00BD3DD9"/>
    <w:rsid w:val="00BD3EB3"/>
    <w:rsid w:val="00BD3F42"/>
    <w:rsid w:val="00BD3FA9"/>
    <w:rsid w:val="00BD40C5"/>
    <w:rsid w:val="00BD41D1"/>
    <w:rsid w:val="00BD432A"/>
    <w:rsid w:val="00BD4597"/>
    <w:rsid w:val="00BD462C"/>
    <w:rsid w:val="00BD465D"/>
    <w:rsid w:val="00BD48B3"/>
    <w:rsid w:val="00BD4BBF"/>
    <w:rsid w:val="00BD4C3E"/>
    <w:rsid w:val="00BD4C84"/>
    <w:rsid w:val="00BD4C95"/>
    <w:rsid w:val="00BD4D2D"/>
    <w:rsid w:val="00BD4E20"/>
    <w:rsid w:val="00BD4E4D"/>
    <w:rsid w:val="00BD4ECB"/>
    <w:rsid w:val="00BD552F"/>
    <w:rsid w:val="00BD562B"/>
    <w:rsid w:val="00BD5637"/>
    <w:rsid w:val="00BD5A6F"/>
    <w:rsid w:val="00BD5E04"/>
    <w:rsid w:val="00BD5E41"/>
    <w:rsid w:val="00BD5E48"/>
    <w:rsid w:val="00BD5E54"/>
    <w:rsid w:val="00BD6145"/>
    <w:rsid w:val="00BD62F0"/>
    <w:rsid w:val="00BD63A4"/>
    <w:rsid w:val="00BD64E6"/>
    <w:rsid w:val="00BD651D"/>
    <w:rsid w:val="00BD67CA"/>
    <w:rsid w:val="00BD69F0"/>
    <w:rsid w:val="00BD6A70"/>
    <w:rsid w:val="00BD6A9A"/>
    <w:rsid w:val="00BD6AD7"/>
    <w:rsid w:val="00BD6AF7"/>
    <w:rsid w:val="00BD6BF8"/>
    <w:rsid w:val="00BD6C5B"/>
    <w:rsid w:val="00BD6E36"/>
    <w:rsid w:val="00BD6E73"/>
    <w:rsid w:val="00BD6F4C"/>
    <w:rsid w:val="00BD7003"/>
    <w:rsid w:val="00BD7053"/>
    <w:rsid w:val="00BD734A"/>
    <w:rsid w:val="00BD779E"/>
    <w:rsid w:val="00BD77C3"/>
    <w:rsid w:val="00BD7A79"/>
    <w:rsid w:val="00BD7B92"/>
    <w:rsid w:val="00BD7C6B"/>
    <w:rsid w:val="00BD7CCC"/>
    <w:rsid w:val="00BE0017"/>
    <w:rsid w:val="00BE015C"/>
    <w:rsid w:val="00BE01A5"/>
    <w:rsid w:val="00BE0200"/>
    <w:rsid w:val="00BE037E"/>
    <w:rsid w:val="00BE041D"/>
    <w:rsid w:val="00BE04F7"/>
    <w:rsid w:val="00BE05D7"/>
    <w:rsid w:val="00BE065A"/>
    <w:rsid w:val="00BE0726"/>
    <w:rsid w:val="00BE0C48"/>
    <w:rsid w:val="00BE0D82"/>
    <w:rsid w:val="00BE0F8A"/>
    <w:rsid w:val="00BE1292"/>
    <w:rsid w:val="00BE1475"/>
    <w:rsid w:val="00BE1479"/>
    <w:rsid w:val="00BE14C1"/>
    <w:rsid w:val="00BE171A"/>
    <w:rsid w:val="00BE1782"/>
    <w:rsid w:val="00BE19C8"/>
    <w:rsid w:val="00BE19D3"/>
    <w:rsid w:val="00BE19E9"/>
    <w:rsid w:val="00BE1B50"/>
    <w:rsid w:val="00BE1CD0"/>
    <w:rsid w:val="00BE1D36"/>
    <w:rsid w:val="00BE1EBA"/>
    <w:rsid w:val="00BE1ED4"/>
    <w:rsid w:val="00BE1F76"/>
    <w:rsid w:val="00BE20C0"/>
    <w:rsid w:val="00BE2124"/>
    <w:rsid w:val="00BE2166"/>
    <w:rsid w:val="00BE21D6"/>
    <w:rsid w:val="00BE21E6"/>
    <w:rsid w:val="00BE223D"/>
    <w:rsid w:val="00BE22B9"/>
    <w:rsid w:val="00BE236D"/>
    <w:rsid w:val="00BE2571"/>
    <w:rsid w:val="00BE2741"/>
    <w:rsid w:val="00BE2857"/>
    <w:rsid w:val="00BE2A38"/>
    <w:rsid w:val="00BE2BA0"/>
    <w:rsid w:val="00BE2C66"/>
    <w:rsid w:val="00BE2D62"/>
    <w:rsid w:val="00BE2EF2"/>
    <w:rsid w:val="00BE31A8"/>
    <w:rsid w:val="00BE31B4"/>
    <w:rsid w:val="00BE324C"/>
    <w:rsid w:val="00BE3314"/>
    <w:rsid w:val="00BE3330"/>
    <w:rsid w:val="00BE3403"/>
    <w:rsid w:val="00BE34E3"/>
    <w:rsid w:val="00BE35C4"/>
    <w:rsid w:val="00BE378F"/>
    <w:rsid w:val="00BE3817"/>
    <w:rsid w:val="00BE38EA"/>
    <w:rsid w:val="00BE3900"/>
    <w:rsid w:val="00BE3AB8"/>
    <w:rsid w:val="00BE4087"/>
    <w:rsid w:val="00BE414E"/>
    <w:rsid w:val="00BE41B4"/>
    <w:rsid w:val="00BE4306"/>
    <w:rsid w:val="00BE4396"/>
    <w:rsid w:val="00BE43CC"/>
    <w:rsid w:val="00BE43E9"/>
    <w:rsid w:val="00BE4614"/>
    <w:rsid w:val="00BE4698"/>
    <w:rsid w:val="00BE47CD"/>
    <w:rsid w:val="00BE4978"/>
    <w:rsid w:val="00BE4A3A"/>
    <w:rsid w:val="00BE4AF9"/>
    <w:rsid w:val="00BE4B56"/>
    <w:rsid w:val="00BE4B70"/>
    <w:rsid w:val="00BE4BB3"/>
    <w:rsid w:val="00BE4EC7"/>
    <w:rsid w:val="00BE4F72"/>
    <w:rsid w:val="00BE5133"/>
    <w:rsid w:val="00BE5193"/>
    <w:rsid w:val="00BE523C"/>
    <w:rsid w:val="00BE565D"/>
    <w:rsid w:val="00BE5787"/>
    <w:rsid w:val="00BE5926"/>
    <w:rsid w:val="00BE5D46"/>
    <w:rsid w:val="00BE5ED2"/>
    <w:rsid w:val="00BE5F0D"/>
    <w:rsid w:val="00BE5F6E"/>
    <w:rsid w:val="00BE5FCC"/>
    <w:rsid w:val="00BE602A"/>
    <w:rsid w:val="00BE61E3"/>
    <w:rsid w:val="00BE62D4"/>
    <w:rsid w:val="00BE62E6"/>
    <w:rsid w:val="00BE64D1"/>
    <w:rsid w:val="00BE65CC"/>
    <w:rsid w:val="00BE66A0"/>
    <w:rsid w:val="00BE66DE"/>
    <w:rsid w:val="00BE671D"/>
    <w:rsid w:val="00BE6865"/>
    <w:rsid w:val="00BE68CC"/>
    <w:rsid w:val="00BE68F1"/>
    <w:rsid w:val="00BE6AAA"/>
    <w:rsid w:val="00BE6B5B"/>
    <w:rsid w:val="00BE6C39"/>
    <w:rsid w:val="00BE6D27"/>
    <w:rsid w:val="00BE6DB6"/>
    <w:rsid w:val="00BE6F19"/>
    <w:rsid w:val="00BE6FCA"/>
    <w:rsid w:val="00BE71A7"/>
    <w:rsid w:val="00BE7544"/>
    <w:rsid w:val="00BE7556"/>
    <w:rsid w:val="00BE7624"/>
    <w:rsid w:val="00BE7756"/>
    <w:rsid w:val="00BE7770"/>
    <w:rsid w:val="00BE77F5"/>
    <w:rsid w:val="00BE7A0E"/>
    <w:rsid w:val="00BE7A3E"/>
    <w:rsid w:val="00BE7AD0"/>
    <w:rsid w:val="00BE7DE4"/>
    <w:rsid w:val="00BE7E57"/>
    <w:rsid w:val="00BE7F42"/>
    <w:rsid w:val="00BE7F9F"/>
    <w:rsid w:val="00BF007B"/>
    <w:rsid w:val="00BF02AA"/>
    <w:rsid w:val="00BF03F1"/>
    <w:rsid w:val="00BF0677"/>
    <w:rsid w:val="00BF07C2"/>
    <w:rsid w:val="00BF0A72"/>
    <w:rsid w:val="00BF0C1A"/>
    <w:rsid w:val="00BF0D2F"/>
    <w:rsid w:val="00BF0E20"/>
    <w:rsid w:val="00BF0E2F"/>
    <w:rsid w:val="00BF0E5D"/>
    <w:rsid w:val="00BF0EA3"/>
    <w:rsid w:val="00BF0FDE"/>
    <w:rsid w:val="00BF10FB"/>
    <w:rsid w:val="00BF11FA"/>
    <w:rsid w:val="00BF11FE"/>
    <w:rsid w:val="00BF1244"/>
    <w:rsid w:val="00BF1363"/>
    <w:rsid w:val="00BF13EA"/>
    <w:rsid w:val="00BF1525"/>
    <w:rsid w:val="00BF15FC"/>
    <w:rsid w:val="00BF18BE"/>
    <w:rsid w:val="00BF18F8"/>
    <w:rsid w:val="00BF1928"/>
    <w:rsid w:val="00BF197D"/>
    <w:rsid w:val="00BF1B26"/>
    <w:rsid w:val="00BF1B4F"/>
    <w:rsid w:val="00BF1C44"/>
    <w:rsid w:val="00BF1D25"/>
    <w:rsid w:val="00BF1D6A"/>
    <w:rsid w:val="00BF1F1F"/>
    <w:rsid w:val="00BF1FB0"/>
    <w:rsid w:val="00BF229F"/>
    <w:rsid w:val="00BF231E"/>
    <w:rsid w:val="00BF234A"/>
    <w:rsid w:val="00BF23C7"/>
    <w:rsid w:val="00BF27CB"/>
    <w:rsid w:val="00BF283D"/>
    <w:rsid w:val="00BF29D5"/>
    <w:rsid w:val="00BF2EC5"/>
    <w:rsid w:val="00BF2EE6"/>
    <w:rsid w:val="00BF2F7C"/>
    <w:rsid w:val="00BF2FBE"/>
    <w:rsid w:val="00BF3002"/>
    <w:rsid w:val="00BF302E"/>
    <w:rsid w:val="00BF32A9"/>
    <w:rsid w:val="00BF33EE"/>
    <w:rsid w:val="00BF3451"/>
    <w:rsid w:val="00BF3566"/>
    <w:rsid w:val="00BF3769"/>
    <w:rsid w:val="00BF382A"/>
    <w:rsid w:val="00BF38D1"/>
    <w:rsid w:val="00BF3AE9"/>
    <w:rsid w:val="00BF3B9A"/>
    <w:rsid w:val="00BF3C82"/>
    <w:rsid w:val="00BF3D24"/>
    <w:rsid w:val="00BF3DED"/>
    <w:rsid w:val="00BF3E6B"/>
    <w:rsid w:val="00BF4216"/>
    <w:rsid w:val="00BF425D"/>
    <w:rsid w:val="00BF474E"/>
    <w:rsid w:val="00BF48C6"/>
    <w:rsid w:val="00BF4948"/>
    <w:rsid w:val="00BF4C58"/>
    <w:rsid w:val="00BF4CA3"/>
    <w:rsid w:val="00BF4CAE"/>
    <w:rsid w:val="00BF4D21"/>
    <w:rsid w:val="00BF4D23"/>
    <w:rsid w:val="00BF4E3F"/>
    <w:rsid w:val="00BF4E47"/>
    <w:rsid w:val="00BF5075"/>
    <w:rsid w:val="00BF5097"/>
    <w:rsid w:val="00BF50AD"/>
    <w:rsid w:val="00BF50B4"/>
    <w:rsid w:val="00BF512B"/>
    <w:rsid w:val="00BF527E"/>
    <w:rsid w:val="00BF5477"/>
    <w:rsid w:val="00BF578F"/>
    <w:rsid w:val="00BF58F0"/>
    <w:rsid w:val="00BF59BE"/>
    <w:rsid w:val="00BF59ED"/>
    <w:rsid w:val="00BF5B70"/>
    <w:rsid w:val="00BF5FCB"/>
    <w:rsid w:val="00BF61D8"/>
    <w:rsid w:val="00BF6257"/>
    <w:rsid w:val="00BF65A7"/>
    <w:rsid w:val="00BF687A"/>
    <w:rsid w:val="00BF6898"/>
    <w:rsid w:val="00BF6B2F"/>
    <w:rsid w:val="00BF6D0A"/>
    <w:rsid w:val="00BF6E53"/>
    <w:rsid w:val="00BF6FE1"/>
    <w:rsid w:val="00BF6FF1"/>
    <w:rsid w:val="00BF7049"/>
    <w:rsid w:val="00BF7067"/>
    <w:rsid w:val="00BF70E6"/>
    <w:rsid w:val="00BF71A3"/>
    <w:rsid w:val="00BF71AF"/>
    <w:rsid w:val="00BF7BE8"/>
    <w:rsid w:val="00C00097"/>
    <w:rsid w:val="00C000AF"/>
    <w:rsid w:val="00C0049F"/>
    <w:rsid w:val="00C005D5"/>
    <w:rsid w:val="00C006A8"/>
    <w:rsid w:val="00C008EA"/>
    <w:rsid w:val="00C00A77"/>
    <w:rsid w:val="00C00A7A"/>
    <w:rsid w:val="00C00C50"/>
    <w:rsid w:val="00C00ED0"/>
    <w:rsid w:val="00C01224"/>
    <w:rsid w:val="00C0137A"/>
    <w:rsid w:val="00C01552"/>
    <w:rsid w:val="00C01807"/>
    <w:rsid w:val="00C0182F"/>
    <w:rsid w:val="00C01848"/>
    <w:rsid w:val="00C018D1"/>
    <w:rsid w:val="00C01918"/>
    <w:rsid w:val="00C019D5"/>
    <w:rsid w:val="00C01A1D"/>
    <w:rsid w:val="00C01A23"/>
    <w:rsid w:val="00C01B5D"/>
    <w:rsid w:val="00C01B8D"/>
    <w:rsid w:val="00C01BFC"/>
    <w:rsid w:val="00C01E04"/>
    <w:rsid w:val="00C01E11"/>
    <w:rsid w:val="00C01ECA"/>
    <w:rsid w:val="00C01F50"/>
    <w:rsid w:val="00C01FED"/>
    <w:rsid w:val="00C021B9"/>
    <w:rsid w:val="00C02663"/>
    <w:rsid w:val="00C02728"/>
    <w:rsid w:val="00C029E1"/>
    <w:rsid w:val="00C02ABE"/>
    <w:rsid w:val="00C02B66"/>
    <w:rsid w:val="00C02BB7"/>
    <w:rsid w:val="00C02C27"/>
    <w:rsid w:val="00C02C29"/>
    <w:rsid w:val="00C02E0B"/>
    <w:rsid w:val="00C02EBE"/>
    <w:rsid w:val="00C02EF0"/>
    <w:rsid w:val="00C0300D"/>
    <w:rsid w:val="00C03045"/>
    <w:rsid w:val="00C032D2"/>
    <w:rsid w:val="00C033A9"/>
    <w:rsid w:val="00C0354E"/>
    <w:rsid w:val="00C0375F"/>
    <w:rsid w:val="00C0391E"/>
    <w:rsid w:val="00C03CDD"/>
    <w:rsid w:val="00C03D48"/>
    <w:rsid w:val="00C04058"/>
    <w:rsid w:val="00C04089"/>
    <w:rsid w:val="00C04140"/>
    <w:rsid w:val="00C041C2"/>
    <w:rsid w:val="00C0420D"/>
    <w:rsid w:val="00C0426F"/>
    <w:rsid w:val="00C042A9"/>
    <w:rsid w:val="00C042DE"/>
    <w:rsid w:val="00C04416"/>
    <w:rsid w:val="00C047EB"/>
    <w:rsid w:val="00C048AB"/>
    <w:rsid w:val="00C048F6"/>
    <w:rsid w:val="00C049F9"/>
    <w:rsid w:val="00C04B03"/>
    <w:rsid w:val="00C04BC5"/>
    <w:rsid w:val="00C04C12"/>
    <w:rsid w:val="00C04C5F"/>
    <w:rsid w:val="00C04DCC"/>
    <w:rsid w:val="00C04E9A"/>
    <w:rsid w:val="00C04EE3"/>
    <w:rsid w:val="00C04EFF"/>
    <w:rsid w:val="00C04F29"/>
    <w:rsid w:val="00C050D5"/>
    <w:rsid w:val="00C051BB"/>
    <w:rsid w:val="00C0528E"/>
    <w:rsid w:val="00C052B6"/>
    <w:rsid w:val="00C052DC"/>
    <w:rsid w:val="00C053B3"/>
    <w:rsid w:val="00C0558F"/>
    <w:rsid w:val="00C055BB"/>
    <w:rsid w:val="00C05681"/>
    <w:rsid w:val="00C05781"/>
    <w:rsid w:val="00C059DD"/>
    <w:rsid w:val="00C05A14"/>
    <w:rsid w:val="00C05A36"/>
    <w:rsid w:val="00C05BA8"/>
    <w:rsid w:val="00C05E5B"/>
    <w:rsid w:val="00C05EE1"/>
    <w:rsid w:val="00C05F57"/>
    <w:rsid w:val="00C06036"/>
    <w:rsid w:val="00C060DB"/>
    <w:rsid w:val="00C06318"/>
    <w:rsid w:val="00C063F1"/>
    <w:rsid w:val="00C065BF"/>
    <w:rsid w:val="00C0671A"/>
    <w:rsid w:val="00C068B0"/>
    <w:rsid w:val="00C068CC"/>
    <w:rsid w:val="00C06B5E"/>
    <w:rsid w:val="00C06C2F"/>
    <w:rsid w:val="00C06C9B"/>
    <w:rsid w:val="00C06CD0"/>
    <w:rsid w:val="00C06D2E"/>
    <w:rsid w:val="00C06E6D"/>
    <w:rsid w:val="00C06FF5"/>
    <w:rsid w:val="00C07157"/>
    <w:rsid w:val="00C07169"/>
    <w:rsid w:val="00C0718E"/>
    <w:rsid w:val="00C0728E"/>
    <w:rsid w:val="00C0730B"/>
    <w:rsid w:val="00C0743A"/>
    <w:rsid w:val="00C0750C"/>
    <w:rsid w:val="00C07565"/>
    <w:rsid w:val="00C0775F"/>
    <w:rsid w:val="00C07776"/>
    <w:rsid w:val="00C07804"/>
    <w:rsid w:val="00C0790C"/>
    <w:rsid w:val="00C0792A"/>
    <w:rsid w:val="00C07A9B"/>
    <w:rsid w:val="00C07AC6"/>
    <w:rsid w:val="00C07DB9"/>
    <w:rsid w:val="00C07E68"/>
    <w:rsid w:val="00C07EC0"/>
    <w:rsid w:val="00C07EC5"/>
    <w:rsid w:val="00C07EFC"/>
    <w:rsid w:val="00C07FB8"/>
    <w:rsid w:val="00C07FB9"/>
    <w:rsid w:val="00C07FC6"/>
    <w:rsid w:val="00C0DDB8"/>
    <w:rsid w:val="00C1011E"/>
    <w:rsid w:val="00C10214"/>
    <w:rsid w:val="00C104EA"/>
    <w:rsid w:val="00C1094B"/>
    <w:rsid w:val="00C10B0C"/>
    <w:rsid w:val="00C10C4A"/>
    <w:rsid w:val="00C10FE0"/>
    <w:rsid w:val="00C11092"/>
    <w:rsid w:val="00C1152B"/>
    <w:rsid w:val="00C115AD"/>
    <w:rsid w:val="00C115C5"/>
    <w:rsid w:val="00C11630"/>
    <w:rsid w:val="00C117BA"/>
    <w:rsid w:val="00C118F3"/>
    <w:rsid w:val="00C119A9"/>
    <w:rsid w:val="00C11B0C"/>
    <w:rsid w:val="00C11C9B"/>
    <w:rsid w:val="00C11D0B"/>
    <w:rsid w:val="00C11FA0"/>
    <w:rsid w:val="00C12059"/>
    <w:rsid w:val="00C121E3"/>
    <w:rsid w:val="00C12200"/>
    <w:rsid w:val="00C1227D"/>
    <w:rsid w:val="00C12284"/>
    <w:rsid w:val="00C122D5"/>
    <w:rsid w:val="00C12378"/>
    <w:rsid w:val="00C123C5"/>
    <w:rsid w:val="00C128F1"/>
    <w:rsid w:val="00C12D93"/>
    <w:rsid w:val="00C12E0E"/>
    <w:rsid w:val="00C12E55"/>
    <w:rsid w:val="00C12E87"/>
    <w:rsid w:val="00C12F4D"/>
    <w:rsid w:val="00C13246"/>
    <w:rsid w:val="00C1326E"/>
    <w:rsid w:val="00C13915"/>
    <w:rsid w:val="00C13969"/>
    <w:rsid w:val="00C13996"/>
    <w:rsid w:val="00C13FC8"/>
    <w:rsid w:val="00C1417B"/>
    <w:rsid w:val="00C144C3"/>
    <w:rsid w:val="00C1479D"/>
    <w:rsid w:val="00C149BE"/>
    <w:rsid w:val="00C14D34"/>
    <w:rsid w:val="00C14E9C"/>
    <w:rsid w:val="00C14F0A"/>
    <w:rsid w:val="00C1523C"/>
    <w:rsid w:val="00C153CF"/>
    <w:rsid w:val="00C15478"/>
    <w:rsid w:val="00C154B0"/>
    <w:rsid w:val="00C15C7A"/>
    <w:rsid w:val="00C15CB2"/>
    <w:rsid w:val="00C15D4C"/>
    <w:rsid w:val="00C15D9A"/>
    <w:rsid w:val="00C160F4"/>
    <w:rsid w:val="00C16179"/>
    <w:rsid w:val="00C1638A"/>
    <w:rsid w:val="00C16488"/>
    <w:rsid w:val="00C165D5"/>
    <w:rsid w:val="00C16921"/>
    <w:rsid w:val="00C16B55"/>
    <w:rsid w:val="00C16B74"/>
    <w:rsid w:val="00C16BD6"/>
    <w:rsid w:val="00C16C14"/>
    <w:rsid w:val="00C16C72"/>
    <w:rsid w:val="00C16C86"/>
    <w:rsid w:val="00C16D50"/>
    <w:rsid w:val="00C16D97"/>
    <w:rsid w:val="00C16DCB"/>
    <w:rsid w:val="00C16E94"/>
    <w:rsid w:val="00C17143"/>
    <w:rsid w:val="00C17445"/>
    <w:rsid w:val="00C177CF"/>
    <w:rsid w:val="00C17831"/>
    <w:rsid w:val="00C178D4"/>
    <w:rsid w:val="00C17908"/>
    <w:rsid w:val="00C17B15"/>
    <w:rsid w:val="00C17C75"/>
    <w:rsid w:val="00C17D1F"/>
    <w:rsid w:val="00C17DAC"/>
    <w:rsid w:val="00C17EDA"/>
    <w:rsid w:val="00C17F34"/>
    <w:rsid w:val="00C17FF0"/>
    <w:rsid w:val="00C201B8"/>
    <w:rsid w:val="00C201F8"/>
    <w:rsid w:val="00C20225"/>
    <w:rsid w:val="00C205A8"/>
    <w:rsid w:val="00C205A9"/>
    <w:rsid w:val="00C20841"/>
    <w:rsid w:val="00C208BF"/>
    <w:rsid w:val="00C20905"/>
    <w:rsid w:val="00C20920"/>
    <w:rsid w:val="00C20A29"/>
    <w:rsid w:val="00C20D50"/>
    <w:rsid w:val="00C20DE7"/>
    <w:rsid w:val="00C20EDE"/>
    <w:rsid w:val="00C20F00"/>
    <w:rsid w:val="00C20FEE"/>
    <w:rsid w:val="00C2105C"/>
    <w:rsid w:val="00C210BC"/>
    <w:rsid w:val="00C21153"/>
    <w:rsid w:val="00C2117C"/>
    <w:rsid w:val="00C21234"/>
    <w:rsid w:val="00C2129F"/>
    <w:rsid w:val="00C212C4"/>
    <w:rsid w:val="00C21353"/>
    <w:rsid w:val="00C2140E"/>
    <w:rsid w:val="00C21549"/>
    <w:rsid w:val="00C2162A"/>
    <w:rsid w:val="00C21B94"/>
    <w:rsid w:val="00C21BA9"/>
    <w:rsid w:val="00C21D6A"/>
    <w:rsid w:val="00C21F5A"/>
    <w:rsid w:val="00C21F9B"/>
    <w:rsid w:val="00C21FF4"/>
    <w:rsid w:val="00C22029"/>
    <w:rsid w:val="00C22182"/>
    <w:rsid w:val="00C22199"/>
    <w:rsid w:val="00C22306"/>
    <w:rsid w:val="00C22328"/>
    <w:rsid w:val="00C22398"/>
    <w:rsid w:val="00C22757"/>
    <w:rsid w:val="00C227FA"/>
    <w:rsid w:val="00C22A61"/>
    <w:rsid w:val="00C22AE9"/>
    <w:rsid w:val="00C22AEA"/>
    <w:rsid w:val="00C22B60"/>
    <w:rsid w:val="00C22D7C"/>
    <w:rsid w:val="00C22E1A"/>
    <w:rsid w:val="00C22E88"/>
    <w:rsid w:val="00C2311C"/>
    <w:rsid w:val="00C2312F"/>
    <w:rsid w:val="00C23276"/>
    <w:rsid w:val="00C23291"/>
    <w:rsid w:val="00C2348C"/>
    <w:rsid w:val="00C23559"/>
    <w:rsid w:val="00C2365C"/>
    <w:rsid w:val="00C23730"/>
    <w:rsid w:val="00C2374E"/>
    <w:rsid w:val="00C237B1"/>
    <w:rsid w:val="00C2399C"/>
    <w:rsid w:val="00C23B0B"/>
    <w:rsid w:val="00C23CD5"/>
    <w:rsid w:val="00C23F22"/>
    <w:rsid w:val="00C23F83"/>
    <w:rsid w:val="00C24050"/>
    <w:rsid w:val="00C24318"/>
    <w:rsid w:val="00C2433E"/>
    <w:rsid w:val="00C243F4"/>
    <w:rsid w:val="00C245BA"/>
    <w:rsid w:val="00C24634"/>
    <w:rsid w:val="00C2471B"/>
    <w:rsid w:val="00C247CF"/>
    <w:rsid w:val="00C248D5"/>
    <w:rsid w:val="00C24A75"/>
    <w:rsid w:val="00C24B28"/>
    <w:rsid w:val="00C24C05"/>
    <w:rsid w:val="00C24E3E"/>
    <w:rsid w:val="00C24E82"/>
    <w:rsid w:val="00C24F99"/>
    <w:rsid w:val="00C25065"/>
    <w:rsid w:val="00C252A1"/>
    <w:rsid w:val="00C252CB"/>
    <w:rsid w:val="00C25465"/>
    <w:rsid w:val="00C2563D"/>
    <w:rsid w:val="00C256C8"/>
    <w:rsid w:val="00C256ED"/>
    <w:rsid w:val="00C2575C"/>
    <w:rsid w:val="00C25801"/>
    <w:rsid w:val="00C2583E"/>
    <w:rsid w:val="00C25962"/>
    <w:rsid w:val="00C25AC8"/>
    <w:rsid w:val="00C25ADE"/>
    <w:rsid w:val="00C25EF4"/>
    <w:rsid w:val="00C25F16"/>
    <w:rsid w:val="00C26096"/>
    <w:rsid w:val="00C261AC"/>
    <w:rsid w:val="00C26551"/>
    <w:rsid w:val="00C2658C"/>
    <w:rsid w:val="00C265F2"/>
    <w:rsid w:val="00C266AE"/>
    <w:rsid w:val="00C26749"/>
    <w:rsid w:val="00C2685D"/>
    <w:rsid w:val="00C2687E"/>
    <w:rsid w:val="00C268D7"/>
    <w:rsid w:val="00C26AE1"/>
    <w:rsid w:val="00C26B7A"/>
    <w:rsid w:val="00C26CB6"/>
    <w:rsid w:val="00C26E53"/>
    <w:rsid w:val="00C26EAC"/>
    <w:rsid w:val="00C270C7"/>
    <w:rsid w:val="00C273DC"/>
    <w:rsid w:val="00C274A0"/>
    <w:rsid w:val="00C27529"/>
    <w:rsid w:val="00C27AC4"/>
    <w:rsid w:val="00C27EF5"/>
    <w:rsid w:val="00C30013"/>
    <w:rsid w:val="00C3034A"/>
    <w:rsid w:val="00C30667"/>
    <w:rsid w:val="00C306D6"/>
    <w:rsid w:val="00C30767"/>
    <w:rsid w:val="00C308B6"/>
    <w:rsid w:val="00C30958"/>
    <w:rsid w:val="00C30B2C"/>
    <w:rsid w:val="00C30C1E"/>
    <w:rsid w:val="00C30F82"/>
    <w:rsid w:val="00C31473"/>
    <w:rsid w:val="00C314D5"/>
    <w:rsid w:val="00C31513"/>
    <w:rsid w:val="00C3155F"/>
    <w:rsid w:val="00C31633"/>
    <w:rsid w:val="00C318C6"/>
    <w:rsid w:val="00C31915"/>
    <w:rsid w:val="00C3195F"/>
    <w:rsid w:val="00C31C3A"/>
    <w:rsid w:val="00C31D20"/>
    <w:rsid w:val="00C31E7E"/>
    <w:rsid w:val="00C31F70"/>
    <w:rsid w:val="00C32101"/>
    <w:rsid w:val="00C32217"/>
    <w:rsid w:val="00C3229B"/>
    <w:rsid w:val="00C322C8"/>
    <w:rsid w:val="00C3236D"/>
    <w:rsid w:val="00C3245F"/>
    <w:rsid w:val="00C32500"/>
    <w:rsid w:val="00C326B0"/>
    <w:rsid w:val="00C329EF"/>
    <w:rsid w:val="00C32AE9"/>
    <w:rsid w:val="00C32AEA"/>
    <w:rsid w:val="00C32E8A"/>
    <w:rsid w:val="00C32FF7"/>
    <w:rsid w:val="00C33047"/>
    <w:rsid w:val="00C332B9"/>
    <w:rsid w:val="00C332CB"/>
    <w:rsid w:val="00C332D6"/>
    <w:rsid w:val="00C33334"/>
    <w:rsid w:val="00C334D2"/>
    <w:rsid w:val="00C334D6"/>
    <w:rsid w:val="00C33997"/>
    <w:rsid w:val="00C33A46"/>
    <w:rsid w:val="00C33CC7"/>
    <w:rsid w:val="00C33FBB"/>
    <w:rsid w:val="00C340CA"/>
    <w:rsid w:val="00C340E5"/>
    <w:rsid w:val="00C34103"/>
    <w:rsid w:val="00C342CA"/>
    <w:rsid w:val="00C34372"/>
    <w:rsid w:val="00C34560"/>
    <w:rsid w:val="00C3470F"/>
    <w:rsid w:val="00C347E8"/>
    <w:rsid w:val="00C34C25"/>
    <w:rsid w:val="00C34CCE"/>
    <w:rsid w:val="00C34E57"/>
    <w:rsid w:val="00C3509E"/>
    <w:rsid w:val="00C35221"/>
    <w:rsid w:val="00C3522D"/>
    <w:rsid w:val="00C35384"/>
    <w:rsid w:val="00C353E8"/>
    <w:rsid w:val="00C355AE"/>
    <w:rsid w:val="00C355DC"/>
    <w:rsid w:val="00C35861"/>
    <w:rsid w:val="00C358FF"/>
    <w:rsid w:val="00C35BA7"/>
    <w:rsid w:val="00C35BD9"/>
    <w:rsid w:val="00C35C47"/>
    <w:rsid w:val="00C35D03"/>
    <w:rsid w:val="00C35E9A"/>
    <w:rsid w:val="00C360D3"/>
    <w:rsid w:val="00C36143"/>
    <w:rsid w:val="00C3629C"/>
    <w:rsid w:val="00C36457"/>
    <w:rsid w:val="00C36533"/>
    <w:rsid w:val="00C365A5"/>
    <w:rsid w:val="00C3668A"/>
    <w:rsid w:val="00C3674B"/>
    <w:rsid w:val="00C368B6"/>
    <w:rsid w:val="00C368FD"/>
    <w:rsid w:val="00C36DB9"/>
    <w:rsid w:val="00C37233"/>
    <w:rsid w:val="00C3724F"/>
    <w:rsid w:val="00C372BA"/>
    <w:rsid w:val="00C37358"/>
    <w:rsid w:val="00C37503"/>
    <w:rsid w:val="00C3750E"/>
    <w:rsid w:val="00C3755E"/>
    <w:rsid w:val="00C37610"/>
    <w:rsid w:val="00C3761F"/>
    <w:rsid w:val="00C37691"/>
    <w:rsid w:val="00C37797"/>
    <w:rsid w:val="00C37828"/>
    <w:rsid w:val="00C37842"/>
    <w:rsid w:val="00C379F9"/>
    <w:rsid w:val="00C37A57"/>
    <w:rsid w:val="00C37C43"/>
    <w:rsid w:val="00C37C4A"/>
    <w:rsid w:val="00C37CBF"/>
    <w:rsid w:val="00C37D0B"/>
    <w:rsid w:val="00C37F7B"/>
    <w:rsid w:val="00C3EE1E"/>
    <w:rsid w:val="00C4027E"/>
    <w:rsid w:val="00C4029E"/>
    <w:rsid w:val="00C403BA"/>
    <w:rsid w:val="00C40449"/>
    <w:rsid w:val="00C405CF"/>
    <w:rsid w:val="00C40869"/>
    <w:rsid w:val="00C40A0C"/>
    <w:rsid w:val="00C40B44"/>
    <w:rsid w:val="00C40BC6"/>
    <w:rsid w:val="00C40DE7"/>
    <w:rsid w:val="00C40E3B"/>
    <w:rsid w:val="00C40ED2"/>
    <w:rsid w:val="00C40F10"/>
    <w:rsid w:val="00C411C4"/>
    <w:rsid w:val="00C41294"/>
    <w:rsid w:val="00C415FF"/>
    <w:rsid w:val="00C41607"/>
    <w:rsid w:val="00C41754"/>
    <w:rsid w:val="00C41776"/>
    <w:rsid w:val="00C417EF"/>
    <w:rsid w:val="00C41968"/>
    <w:rsid w:val="00C41C9C"/>
    <w:rsid w:val="00C41CE4"/>
    <w:rsid w:val="00C41E03"/>
    <w:rsid w:val="00C41FD8"/>
    <w:rsid w:val="00C4205E"/>
    <w:rsid w:val="00C420EE"/>
    <w:rsid w:val="00C421E7"/>
    <w:rsid w:val="00C422D6"/>
    <w:rsid w:val="00C425BF"/>
    <w:rsid w:val="00C425D3"/>
    <w:rsid w:val="00C42B4E"/>
    <w:rsid w:val="00C42B9B"/>
    <w:rsid w:val="00C42C11"/>
    <w:rsid w:val="00C42D93"/>
    <w:rsid w:val="00C42DBB"/>
    <w:rsid w:val="00C431CB"/>
    <w:rsid w:val="00C43231"/>
    <w:rsid w:val="00C43283"/>
    <w:rsid w:val="00C43432"/>
    <w:rsid w:val="00C43491"/>
    <w:rsid w:val="00C43605"/>
    <w:rsid w:val="00C43B02"/>
    <w:rsid w:val="00C43DF3"/>
    <w:rsid w:val="00C43E00"/>
    <w:rsid w:val="00C43E0C"/>
    <w:rsid w:val="00C43E78"/>
    <w:rsid w:val="00C43FD9"/>
    <w:rsid w:val="00C440AD"/>
    <w:rsid w:val="00C4434A"/>
    <w:rsid w:val="00C44353"/>
    <w:rsid w:val="00C44375"/>
    <w:rsid w:val="00C4447C"/>
    <w:rsid w:val="00C44527"/>
    <w:rsid w:val="00C44598"/>
    <w:rsid w:val="00C4479A"/>
    <w:rsid w:val="00C44836"/>
    <w:rsid w:val="00C4490A"/>
    <w:rsid w:val="00C44963"/>
    <w:rsid w:val="00C449BB"/>
    <w:rsid w:val="00C44A6C"/>
    <w:rsid w:val="00C44B35"/>
    <w:rsid w:val="00C44CB2"/>
    <w:rsid w:val="00C44D2E"/>
    <w:rsid w:val="00C44ECE"/>
    <w:rsid w:val="00C44F60"/>
    <w:rsid w:val="00C45120"/>
    <w:rsid w:val="00C45131"/>
    <w:rsid w:val="00C4516A"/>
    <w:rsid w:val="00C4525A"/>
    <w:rsid w:val="00C4528A"/>
    <w:rsid w:val="00C4528D"/>
    <w:rsid w:val="00C4546C"/>
    <w:rsid w:val="00C454F6"/>
    <w:rsid w:val="00C4597B"/>
    <w:rsid w:val="00C459D1"/>
    <w:rsid w:val="00C45B1B"/>
    <w:rsid w:val="00C45B7C"/>
    <w:rsid w:val="00C45C88"/>
    <w:rsid w:val="00C45CC5"/>
    <w:rsid w:val="00C45FA5"/>
    <w:rsid w:val="00C462F2"/>
    <w:rsid w:val="00C4641F"/>
    <w:rsid w:val="00C466F3"/>
    <w:rsid w:val="00C46729"/>
    <w:rsid w:val="00C4678F"/>
    <w:rsid w:val="00C46842"/>
    <w:rsid w:val="00C468A9"/>
    <w:rsid w:val="00C468D1"/>
    <w:rsid w:val="00C4693B"/>
    <w:rsid w:val="00C4693C"/>
    <w:rsid w:val="00C46979"/>
    <w:rsid w:val="00C46D8F"/>
    <w:rsid w:val="00C46E0A"/>
    <w:rsid w:val="00C46E62"/>
    <w:rsid w:val="00C46F64"/>
    <w:rsid w:val="00C47058"/>
    <w:rsid w:val="00C4715F"/>
    <w:rsid w:val="00C47303"/>
    <w:rsid w:val="00C47378"/>
    <w:rsid w:val="00C47511"/>
    <w:rsid w:val="00C47688"/>
    <w:rsid w:val="00C47745"/>
    <w:rsid w:val="00C47757"/>
    <w:rsid w:val="00C4777C"/>
    <w:rsid w:val="00C4791B"/>
    <w:rsid w:val="00C47B73"/>
    <w:rsid w:val="00C47BFF"/>
    <w:rsid w:val="00C47C06"/>
    <w:rsid w:val="00C47C8B"/>
    <w:rsid w:val="00C47CDD"/>
    <w:rsid w:val="00C47D77"/>
    <w:rsid w:val="00C47DFC"/>
    <w:rsid w:val="00C50282"/>
    <w:rsid w:val="00C50790"/>
    <w:rsid w:val="00C507A7"/>
    <w:rsid w:val="00C50811"/>
    <w:rsid w:val="00C5096B"/>
    <w:rsid w:val="00C50973"/>
    <w:rsid w:val="00C50A36"/>
    <w:rsid w:val="00C50A45"/>
    <w:rsid w:val="00C50BFC"/>
    <w:rsid w:val="00C50C17"/>
    <w:rsid w:val="00C50F59"/>
    <w:rsid w:val="00C51041"/>
    <w:rsid w:val="00C5114E"/>
    <w:rsid w:val="00C51318"/>
    <w:rsid w:val="00C5167F"/>
    <w:rsid w:val="00C516AF"/>
    <w:rsid w:val="00C518B2"/>
    <w:rsid w:val="00C51BC6"/>
    <w:rsid w:val="00C51D84"/>
    <w:rsid w:val="00C51D93"/>
    <w:rsid w:val="00C51F79"/>
    <w:rsid w:val="00C52097"/>
    <w:rsid w:val="00C5223A"/>
    <w:rsid w:val="00C52305"/>
    <w:rsid w:val="00C523E4"/>
    <w:rsid w:val="00C52431"/>
    <w:rsid w:val="00C5244A"/>
    <w:rsid w:val="00C52514"/>
    <w:rsid w:val="00C52652"/>
    <w:rsid w:val="00C52924"/>
    <w:rsid w:val="00C52A52"/>
    <w:rsid w:val="00C52AF6"/>
    <w:rsid w:val="00C52BD0"/>
    <w:rsid w:val="00C52CC7"/>
    <w:rsid w:val="00C52EEC"/>
    <w:rsid w:val="00C52F36"/>
    <w:rsid w:val="00C5304A"/>
    <w:rsid w:val="00C530A5"/>
    <w:rsid w:val="00C530A7"/>
    <w:rsid w:val="00C530D6"/>
    <w:rsid w:val="00C5332C"/>
    <w:rsid w:val="00C53494"/>
    <w:rsid w:val="00C536C5"/>
    <w:rsid w:val="00C53A77"/>
    <w:rsid w:val="00C53B32"/>
    <w:rsid w:val="00C53EF9"/>
    <w:rsid w:val="00C540D2"/>
    <w:rsid w:val="00C540D9"/>
    <w:rsid w:val="00C542C1"/>
    <w:rsid w:val="00C54362"/>
    <w:rsid w:val="00C54717"/>
    <w:rsid w:val="00C54A35"/>
    <w:rsid w:val="00C54E03"/>
    <w:rsid w:val="00C54E70"/>
    <w:rsid w:val="00C551BE"/>
    <w:rsid w:val="00C55261"/>
    <w:rsid w:val="00C552C6"/>
    <w:rsid w:val="00C55395"/>
    <w:rsid w:val="00C553BA"/>
    <w:rsid w:val="00C55441"/>
    <w:rsid w:val="00C55511"/>
    <w:rsid w:val="00C5552F"/>
    <w:rsid w:val="00C55654"/>
    <w:rsid w:val="00C55956"/>
    <w:rsid w:val="00C55A76"/>
    <w:rsid w:val="00C55BD2"/>
    <w:rsid w:val="00C561C4"/>
    <w:rsid w:val="00C56377"/>
    <w:rsid w:val="00C563C4"/>
    <w:rsid w:val="00C564B9"/>
    <w:rsid w:val="00C564F2"/>
    <w:rsid w:val="00C565D6"/>
    <w:rsid w:val="00C565E0"/>
    <w:rsid w:val="00C56615"/>
    <w:rsid w:val="00C5663B"/>
    <w:rsid w:val="00C56653"/>
    <w:rsid w:val="00C56766"/>
    <w:rsid w:val="00C56847"/>
    <w:rsid w:val="00C56A86"/>
    <w:rsid w:val="00C56AB5"/>
    <w:rsid w:val="00C56E82"/>
    <w:rsid w:val="00C57044"/>
    <w:rsid w:val="00C570C2"/>
    <w:rsid w:val="00C57108"/>
    <w:rsid w:val="00C571BD"/>
    <w:rsid w:val="00C57555"/>
    <w:rsid w:val="00C57720"/>
    <w:rsid w:val="00C57733"/>
    <w:rsid w:val="00C579DE"/>
    <w:rsid w:val="00C57B6D"/>
    <w:rsid w:val="00C57B92"/>
    <w:rsid w:val="00C57C9C"/>
    <w:rsid w:val="00C57DED"/>
    <w:rsid w:val="00C57EA5"/>
    <w:rsid w:val="00C57EBC"/>
    <w:rsid w:val="00C57F44"/>
    <w:rsid w:val="00C60176"/>
    <w:rsid w:val="00C601D5"/>
    <w:rsid w:val="00C601F1"/>
    <w:rsid w:val="00C602AD"/>
    <w:rsid w:val="00C604B6"/>
    <w:rsid w:val="00C605F0"/>
    <w:rsid w:val="00C60A12"/>
    <w:rsid w:val="00C60A32"/>
    <w:rsid w:val="00C60ABC"/>
    <w:rsid w:val="00C60C00"/>
    <w:rsid w:val="00C60D40"/>
    <w:rsid w:val="00C60E19"/>
    <w:rsid w:val="00C60F97"/>
    <w:rsid w:val="00C61125"/>
    <w:rsid w:val="00C613E2"/>
    <w:rsid w:val="00C614C5"/>
    <w:rsid w:val="00C615C9"/>
    <w:rsid w:val="00C61633"/>
    <w:rsid w:val="00C6172B"/>
    <w:rsid w:val="00C6176D"/>
    <w:rsid w:val="00C61BFF"/>
    <w:rsid w:val="00C61D52"/>
    <w:rsid w:val="00C61D56"/>
    <w:rsid w:val="00C61DD9"/>
    <w:rsid w:val="00C61DE9"/>
    <w:rsid w:val="00C620AA"/>
    <w:rsid w:val="00C6222A"/>
    <w:rsid w:val="00C62268"/>
    <w:rsid w:val="00C624EF"/>
    <w:rsid w:val="00C624FF"/>
    <w:rsid w:val="00C62607"/>
    <w:rsid w:val="00C6262E"/>
    <w:rsid w:val="00C6271F"/>
    <w:rsid w:val="00C62913"/>
    <w:rsid w:val="00C62B07"/>
    <w:rsid w:val="00C62B0A"/>
    <w:rsid w:val="00C62BEC"/>
    <w:rsid w:val="00C62C88"/>
    <w:rsid w:val="00C62E95"/>
    <w:rsid w:val="00C62FB2"/>
    <w:rsid w:val="00C62FFF"/>
    <w:rsid w:val="00C6305B"/>
    <w:rsid w:val="00C63105"/>
    <w:rsid w:val="00C6327E"/>
    <w:rsid w:val="00C633A1"/>
    <w:rsid w:val="00C6349A"/>
    <w:rsid w:val="00C634CB"/>
    <w:rsid w:val="00C63505"/>
    <w:rsid w:val="00C63506"/>
    <w:rsid w:val="00C63762"/>
    <w:rsid w:val="00C63879"/>
    <w:rsid w:val="00C63922"/>
    <w:rsid w:val="00C63B44"/>
    <w:rsid w:val="00C63BBA"/>
    <w:rsid w:val="00C63C76"/>
    <w:rsid w:val="00C63D66"/>
    <w:rsid w:val="00C63D69"/>
    <w:rsid w:val="00C63E67"/>
    <w:rsid w:val="00C63E76"/>
    <w:rsid w:val="00C63F43"/>
    <w:rsid w:val="00C64000"/>
    <w:rsid w:val="00C642CC"/>
    <w:rsid w:val="00C644D6"/>
    <w:rsid w:val="00C6454C"/>
    <w:rsid w:val="00C645C1"/>
    <w:rsid w:val="00C64648"/>
    <w:rsid w:val="00C6466E"/>
    <w:rsid w:val="00C646D8"/>
    <w:rsid w:val="00C64731"/>
    <w:rsid w:val="00C6487B"/>
    <w:rsid w:val="00C6488A"/>
    <w:rsid w:val="00C648CC"/>
    <w:rsid w:val="00C649FB"/>
    <w:rsid w:val="00C64A62"/>
    <w:rsid w:val="00C64A65"/>
    <w:rsid w:val="00C64B2F"/>
    <w:rsid w:val="00C64CC1"/>
    <w:rsid w:val="00C64F6B"/>
    <w:rsid w:val="00C65120"/>
    <w:rsid w:val="00C65198"/>
    <w:rsid w:val="00C65399"/>
    <w:rsid w:val="00C653A9"/>
    <w:rsid w:val="00C6545E"/>
    <w:rsid w:val="00C65727"/>
    <w:rsid w:val="00C657D1"/>
    <w:rsid w:val="00C65819"/>
    <w:rsid w:val="00C6597E"/>
    <w:rsid w:val="00C65AA0"/>
    <w:rsid w:val="00C65B0F"/>
    <w:rsid w:val="00C65E80"/>
    <w:rsid w:val="00C65FAE"/>
    <w:rsid w:val="00C662DE"/>
    <w:rsid w:val="00C662EB"/>
    <w:rsid w:val="00C66383"/>
    <w:rsid w:val="00C663A4"/>
    <w:rsid w:val="00C66477"/>
    <w:rsid w:val="00C66579"/>
    <w:rsid w:val="00C6661C"/>
    <w:rsid w:val="00C66858"/>
    <w:rsid w:val="00C66CBF"/>
    <w:rsid w:val="00C66D85"/>
    <w:rsid w:val="00C66DAE"/>
    <w:rsid w:val="00C67035"/>
    <w:rsid w:val="00C670BA"/>
    <w:rsid w:val="00C670CF"/>
    <w:rsid w:val="00C671E5"/>
    <w:rsid w:val="00C672AB"/>
    <w:rsid w:val="00C6763F"/>
    <w:rsid w:val="00C676F2"/>
    <w:rsid w:val="00C677FD"/>
    <w:rsid w:val="00C67925"/>
    <w:rsid w:val="00C6EC34"/>
    <w:rsid w:val="00C70012"/>
    <w:rsid w:val="00C701FB"/>
    <w:rsid w:val="00C7021F"/>
    <w:rsid w:val="00C70273"/>
    <w:rsid w:val="00C70334"/>
    <w:rsid w:val="00C7080F"/>
    <w:rsid w:val="00C7094F"/>
    <w:rsid w:val="00C70BEB"/>
    <w:rsid w:val="00C70BFC"/>
    <w:rsid w:val="00C70DBE"/>
    <w:rsid w:val="00C70E83"/>
    <w:rsid w:val="00C70FB0"/>
    <w:rsid w:val="00C710AE"/>
    <w:rsid w:val="00C71135"/>
    <w:rsid w:val="00C71225"/>
    <w:rsid w:val="00C713C9"/>
    <w:rsid w:val="00C7152C"/>
    <w:rsid w:val="00C7186C"/>
    <w:rsid w:val="00C7188B"/>
    <w:rsid w:val="00C7190A"/>
    <w:rsid w:val="00C71CB3"/>
    <w:rsid w:val="00C71DD1"/>
    <w:rsid w:val="00C71EC3"/>
    <w:rsid w:val="00C71EFB"/>
    <w:rsid w:val="00C71F89"/>
    <w:rsid w:val="00C7208F"/>
    <w:rsid w:val="00C721A6"/>
    <w:rsid w:val="00C721C5"/>
    <w:rsid w:val="00C7223F"/>
    <w:rsid w:val="00C72354"/>
    <w:rsid w:val="00C7250B"/>
    <w:rsid w:val="00C726A1"/>
    <w:rsid w:val="00C72AE3"/>
    <w:rsid w:val="00C72AF2"/>
    <w:rsid w:val="00C72B40"/>
    <w:rsid w:val="00C72C85"/>
    <w:rsid w:val="00C72E22"/>
    <w:rsid w:val="00C72E55"/>
    <w:rsid w:val="00C72EB7"/>
    <w:rsid w:val="00C73094"/>
    <w:rsid w:val="00C730AF"/>
    <w:rsid w:val="00C7318D"/>
    <w:rsid w:val="00C7331D"/>
    <w:rsid w:val="00C73567"/>
    <w:rsid w:val="00C73662"/>
    <w:rsid w:val="00C73820"/>
    <w:rsid w:val="00C7389B"/>
    <w:rsid w:val="00C7399D"/>
    <w:rsid w:val="00C73AD1"/>
    <w:rsid w:val="00C73AD3"/>
    <w:rsid w:val="00C73CE7"/>
    <w:rsid w:val="00C73CEF"/>
    <w:rsid w:val="00C73ED7"/>
    <w:rsid w:val="00C73F73"/>
    <w:rsid w:val="00C74040"/>
    <w:rsid w:val="00C74161"/>
    <w:rsid w:val="00C74263"/>
    <w:rsid w:val="00C74379"/>
    <w:rsid w:val="00C743C3"/>
    <w:rsid w:val="00C744BD"/>
    <w:rsid w:val="00C744E0"/>
    <w:rsid w:val="00C74541"/>
    <w:rsid w:val="00C747F5"/>
    <w:rsid w:val="00C74C05"/>
    <w:rsid w:val="00C74DDB"/>
    <w:rsid w:val="00C74E0D"/>
    <w:rsid w:val="00C74EDE"/>
    <w:rsid w:val="00C74F1F"/>
    <w:rsid w:val="00C74F37"/>
    <w:rsid w:val="00C74FDC"/>
    <w:rsid w:val="00C7504E"/>
    <w:rsid w:val="00C7519E"/>
    <w:rsid w:val="00C751C9"/>
    <w:rsid w:val="00C752AE"/>
    <w:rsid w:val="00C753A4"/>
    <w:rsid w:val="00C75449"/>
    <w:rsid w:val="00C7592D"/>
    <w:rsid w:val="00C75996"/>
    <w:rsid w:val="00C75A97"/>
    <w:rsid w:val="00C75C26"/>
    <w:rsid w:val="00C75D30"/>
    <w:rsid w:val="00C75DEE"/>
    <w:rsid w:val="00C75DF6"/>
    <w:rsid w:val="00C75E84"/>
    <w:rsid w:val="00C76195"/>
    <w:rsid w:val="00C76206"/>
    <w:rsid w:val="00C76396"/>
    <w:rsid w:val="00C7657F"/>
    <w:rsid w:val="00C76659"/>
    <w:rsid w:val="00C76685"/>
    <w:rsid w:val="00C76A7A"/>
    <w:rsid w:val="00C76AF7"/>
    <w:rsid w:val="00C76CCF"/>
    <w:rsid w:val="00C76E41"/>
    <w:rsid w:val="00C76F88"/>
    <w:rsid w:val="00C770D8"/>
    <w:rsid w:val="00C77334"/>
    <w:rsid w:val="00C77339"/>
    <w:rsid w:val="00C77398"/>
    <w:rsid w:val="00C773FF"/>
    <w:rsid w:val="00C77411"/>
    <w:rsid w:val="00C7753D"/>
    <w:rsid w:val="00C77802"/>
    <w:rsid w:val="00C77885"/>
    <w:rsid w:val="00C77C4A"/>
    <w:rsid w:val="00C77D2A"/>
    <w:rsid w:val="00C77E50"/>
    <w:rsid w:val="00C803C7"/>
    <w:rsid w:val="00C80622"/>
    <w:rsid w:val="00C8082F"/>
    <w:rsid w:val="00C80902"/>
    <w:rsid w:val="00C809C5"/>
    <w:rsid w:val="00C80A01"/>
    <w:rsid w:val="00C80A67"/>
    <w:rsid w:val="00C80D0E"/>
    <w:rsid w:val="00C80D4C"/>
    <w:rsid w:val="00C80DEF"/>
    <w:rsid w:val="00C8114F"/>
    <w:rsid w:val="00C81179"/>
    <w:rsid w:val="00C812E1"/>
    <w:rsid w:val="00C814FA"/>
    <w:rsid w:val="00C81569"/>
    <w:rsid w:val="00C815F8"/>
    <w:rsid w:val="00C81659"/>
    <w:rsid w:val="00C81C5A"/>
    <w:rsid w:val="00C81D55"/>
    <w:rsid w:val="00C81E57"/>
    <w:rsid w:val="00C81E7D"/>
    <w:rsid w:val="00C82024"/>
    <w:rsid w:val="00C82071"/>
    <w:rsid w:val="00C821E2"/>
    <w:rsid w:val="00C82374"/>
    <w:rsid w:val="00C823E3"/>
    <w:rsid w:val="00C82461"/>
    <w:rsid w:val="00C82465"/>
    <w:rsid w:val="00C8255B"/>
    <w:rsid w:val="00C82654"/>
    <w:rsid w:val="00C8271B"/>
    <w:rsid w:val="00C82758"/>
    <w:rsid w:val="00C82874"/>
    <w:rsid w:val="00C828CC"/>
    <w:rsid w:val="00C829A8"/>
    <w:rsid w:val="00C82A9D"/>
    <w:rsid w:val="00C82B98"/>
    <w:rsid w:val="00C82C1F"/>
    <w:rsid w:val="00C82CAD"/>
    <w:rsid w:val="00C82D49"/>
    <w:rsid w:val="00C82DC8"/>
    <w:rsid w:val="00C82E00"/>
    <w:rsid w:val="00C82E42"/>
    <w:rsid w:val="00C82E9B"/>
    <w:rsid w:val="00C82F3E"/>
    <w:rsid w:val="00C82F83"/>
    <w:rsid w:val="00C83231"/>
    <w:rsid w:val="00C833AD"/>
    <w:rsid w:val="00C8354D"/>
    <w:rsid w:val="00C83558"/>
    <w:rsid w:val="00C836EC"/>
    <w:rsid w:val="00C8380D"/>
    <w:rsid w:val="00C83FCF"/>
    <w:rsid w:val="00C841FA"/>
    <w:rsid w:val="00C8425C"/>
    <w:rsid w:val="00C84408"/>
    <w:rsid w:val="00C844C0"/>
    <w:rsid w:val="00C84734"/>
    <w:rsid w:val="00C848A1"/>
    <w:rsid w:val="00C848A5"/>
    <w:rsid w:val="00C84948"/>
    <w:rsid w:val="00C8498C"/>
    <w:rsid w:val="00C84A3D"/>
    <w:rsid w:val="00C84AFF"/>
    <w:rsid w:val="00C84BE0"/>
    <w:rsid w:val="00C84C1B"/>
    <w:rsid w:val="00C84D66"/>
    <w:rsid w:val="00C84F71"/>
    <w:rsid w:val="00C8513C"/>
    <w:rsid w:val="00C8515B"/>
    <w:rsid w:val="00C85306"/>
    <w:rsid w:val="00C8536E"/>
    <w:rsid w:val="00C85412"/>
    <w:rsid w:val="00C855E0"/>
    <w:rsid w:val="00C85654"/>
    <w:rsid w:val="00C8569B"/>
    <w:rsid w:val="00C856D8"/>
    <w:rsid w:val="00C8575D"/>
    <w:rsid w:val="00C8589A"/>
    <w:rsid w:val="00C858C8"/>
    <w:rsid w:val="00C85988"/>
    <w:rsid w:val="00C859BD"/>
    <w:rsid w:val="00C85AC3"/>
    <w:rsid w:val="00C85B15"/>
    <w:rsid w:val="00C85D1F"/>
    <w:rsid w:val="00C85D51"/>
    <w:rsid w:val="00C85F76"/>
    <w:rsid w:val="00C8610C"/>
    <w:rsid w:val="00C864EC"/>
    <w:rsid w:val="00C86622"/>
    <w:rsid w:val="00C86A3C"/>
    <w:rsid w:val="00C86B05"/>
    <w:rsid w:val="00C86BA5"/>
    <w:rsid w:val="00C86D07"/>
    <w:rsid w:val="00C86F8C"/>
    <w:rsid w:val="00C870A4"/>
    <w:rsid w:val="00C8738F"/>
    <w:rsid w:val="00C874CF"/>
    <w:rsid w:val="00C8782C"/>
    <w:rsid w:val="00C878FF"/>
    <w:rsid w:val="00C879BD"/>
    <w:rsid w:val="00C879DC"/>
    <w:rsid w:val="00C87A2B"/>
    <w:rsid w:val="00C87AF1"/>
    <w:rsid w:val="00C87B10"/>
    <w:rsid w:val="00C87D74"/>
    <w:rsid w:val="00C87E92"/>
    <w:rsid w:val="00C87F8F"/>
    <w:rsid w:val="00C87FAB"/>
    <w:rsid w:val="00C87FBF"/>
    <w:rsid w:val="00C87FC2"/>
    <w:rsid w:val="00C901BF"/>
    <w:rsid w:val="00C9026A"/>
    <w:rsid w:val="00C902F7"/>
    <w:rsid w:val="00C90303"/>
    <w:rsid w:val="00C903F7"/>
    <w:rsid w:val="00C904C3"/>
    <w:rsid w:val="00C906E6"/>
    <w:rsid w:val="00C9074D"/>
    <w:rsid w:val="00C907C4"/>
    <w:rsid w:val="00C9097E"/>
    <w:rsid w:val="00C90A90"/>
    <w:rsid w:val="00C90AF6"/>
    <w:rsid w:val="00C90AF9"/>
    <w:rsid w:val="00C90C69"/>
    <w:rsid w:val="00C90F88"/>
    <w:rsid w:val="00C910D1"/>
    <w:rsid w:val="00C911D1"/>
    <w:rsid w:val="00C91211"/>
    <w:rsid w:val="00C91755"/>
    <w:rsid w:val="00C91768"/>
    <w:rsid w:val="00C91853"/>
    <w:rsid w:val="00C918B6"/>
    <w:rsid w:val="00C91980"/>
    <w:rsid w:val="00C91985"/>
    <w:rsid w:val="00C91A76"/>
    <w:rsid w:val="00C91B6B"/>
    <w:rsid w:val="00C91C6E"/>
    <w:rsid w:val="00C91D59"/>
    <w:rsid w:val="00C91D9F"/>
    <w:rsid w:val="00C91DAB"/>
    <w:rsid w:val="00C91F39"/>
    <w:rsid w:val="00C91FC9"/>
    <w:rsid w:val="00C91FD7"/>
    <w:rsid w:val="00C9217F"/>
    <w:rsid w:val="00C9230D"/>
    <w:rsid w:val="00C92379"/>
    <w:rsid w:val="00C923C2"/>
    <w:rsid w:val="00C926EF"/>
    <w:rsid w:val="00C9286E"/>
    <w:rsid w:val="00C9297F"/>
    <w:rsid w:val="00C92C1C"/>
    <w:rsid w:val="00C92C47"/>
    <w:rsid w:val="00C93275"/>
    <w:rsid w:val="00C93596"/>
    <w:rsid w:val="00C935B1"/>
    <w:rsid w:val="00C935B4"/>
    <w:rsid w:val="00C936BD"/>
    <w:rsid w:val="00C936D0"/>
    <w:rsid w:val="00C937E7"/>
    <w:rsid w:val="00C9388A"/>
    <w:rsid w:val="00C93C38"/>
    <w:rsid w:val="00C940F3"/>
    <w:rsid w:val="00C94737"/>
    <w:rsid w:val="00C947B5"/>
    <w:rsid w:val="00C947FD"/>
    <w:rsid w:val="00C94803"/>
    <w:rsid w:val="00C9483B"/>
    <w:rsid w:val="00C94DD7"/>
    <w:rsid w:val="00C94ED8"/>
    <w:rsid w:val="00C94F96"/>
    <w:rsid w:val="00C95032"/>
    <w:rsid w:val="00C95033"/>
    <w:rsid w:val="00C95318"/>
    <w:rsid w:val="00C958CF"/>
    <w:rsid w:val="00C95B1C"/>
    <w:rsid w:val="00C95D83"/>
    <w:rsid w:val="00C95EB4"/>
    <w:rsid w:val="00C95EB5"/>
    <w:rsid w:val="00C95F70"/>
    <w:rsid w:val="00C95FC4"/>
    <w:rsid w:val="00C95FDF"/>
    <w:rsid w:val="00C96079"/>
    <w:rsid w:val="00C96505"/>
    <w:rsid w:val="00C965E7"/>
    <w:rsid w:val="00C96F90"/>
    <w:rsid w:val="00C97271"/>
    <w:rsid w:val="00C9730D"/>
    <w:rsid w:val="00C975B8"/>
    <w:rsid w:val="00C97686"/>
    <w:rsid w:val="00C97722"/>
    <w:rsid w:val="00C9781F"/>
    <w:rsid w:val="00C9784B"/>
    <w:rsid w:val="00C9793C"/>
    <w:rsid w:val="00C97B82"/>
    <w:rsid w:val="00C97B93"/>
    <w:rsid w:val="00C97BA1"/>
    <w:rsid w:val="00C97F69"/>
    <w:rsid w:val="00C9FE5B"/>
    <w:rsid w:val="00CA033B"/>
    <w:rsid w:val="00CA04B0"/>
    <w:rsid w:val="00CA059A"/>
    <w:rsid w:val="00CA0B52"/>
    <w:rsid w:val="00CA0EDD"/>
    <w:rsid w:val="00CA0FBD"/>
    <w:rsid w:val="00CA1220"/>
    <w:rsid w:val="00CA1373"/>
    <w:rsid w:val="00CA163C"/>
    <w:rsid w:val="00CA177B"/>
    <w:rsid w:val="00CA1B73"/>
    <w:rsid w:val="00CA1CB1"/>
    <w:rsid w:val="00CA1EDF"/>
    <w:rsid w:val="00CA1FA3"/>
    <w:rsid w:val="00CA2034"/>
    <w:rsid w:val="00CA20E1"/>
    <w:rsid w:val="00CA2187"/>
    <w:rsid w:val="00CA2215"/>
    <w:rsid w:val="00CA236C"/>
    <w:rsid w:val="00CA25BC"/>
    <w:rsid w:val="00CA276A"/>
    <w:rsid w:val="00CA28CB"/>
    <w:rsid w:val="00CA2A1C"/>
    <w:rsid w:val="00CA2D2E"/>
    <w:rsid w:val="00CA2DF2"/>
    <w:rsid w:val="00CA2DF4"/>
    <w:rsid w:val="00CA32A5"/>
    <w:rsid w:val="00CA357A"/>
    <w:rsid w:val="00CA36B6"/>
    <w:rsid w:val="00CA3846"/>
    <w:rsid w:val="00CA3859"/>
    <w:rsid w:val="00CA385F"/>
    <w:rsid w:val="00CA39E4"/>
    <w:rsid w:val="00CA39F3"/>
    <w:rsid w:val="00CA3CC1"/>
    <w:rsid w:val="00CA3CE2"/>
    <w:rsid w:val="00CA416E"/>
    <w:rsid w:val="00CA430A"/>
    <w:rsid w:val="00CA45AD"/>
    <w:rsid w:val="00CA496D"/>
    <w:rsid w:val="00CA4A06"/>
    <w:rsid w:val="00CA4A46"/>
    <w:rsid w:val="00CA4A68"/>
    <w:rsid w:val="00CA4A78"/>
    <w:rsid w:val="00CA4AAD"/>
    <w:rsid w:val="00CA4BBE"/>
    <w:rsid w:val="00CA4BCB"/>
    <w:rsid w:val="00CA4D95"/>
    <w:rsid w:val="00CA4E8D"/>
    <w:rsid w:val="00CA4FF7"/>
    <w:rsid w:val="00CA5262"/>
    <w:rsid w:val="00CA52BC"/>
    <w:rsid w:val="00CA5379"/>
    <w:rsid w:val="00CA5518"/>
    <w:rsid w:val="00CA55AA"/>
    <w:rsid w:val="00CA57A1"/>
    <w:rsid w:val="00CA5876"/>
    <w:rsid w:val="00CA59C2"/>
    <w:rsid w:val="00CA5BA8"/>
    <w:rsid w:val="00CA5BAF"/>
    <w:rsid w:val="00CA60A5"/>
    <w:rsid w:val="00CA60FA"/>
    <w:rsid w:val="00CA635A"/>
    <w:rsid w:val="00CA6442"/>
    <w:rsid w:val="00CA64BB"/>
    <w:rsid w:val="00CA6545"/>
    <w:rsid w:val="00CA655D"/>
    <w:rsid w:val="00CA659E"/>
    <w:rsid w:val="00CA65B9"/>
    <w:rsid w:val="00CA65CE"/>
    <w:rsid w:val="00CA6631"/>
    <w:rsid w:val="00CA6642"/>
    <w:rsid w:val="00CA6647"/>
    <w:rsid w:val="00CA686D"/>
    <w:rsid w:val="00CA6A17"/>
    <w:rsid w:val="00CA6C6A"/>
    <w:rsid w:val="00CA6E71"/>
    <w:rsid w:val="00CA6E7B"/>
    <w:rsid w:val="00CA6F45"/>
    <w:rsid w:val="00CA70DC"/>
    <w:rsid w:val="00CA7201"/>
    <w:rsid w:val="00CA732F"/>
    <w:rsid w:val="00CA7491"/>
    <w:rsid w:val="00CA7831"/>
    <w:rsid w:val="00CA784B"/>
    <w:rsid w:val="00CA78C7"/>
    <w:rsid w:val="00CA791B"/>
    <w:rsid w:val="00CA7BEF"/>
    <w:rsid w:val="00CA7CF3"/>
    <w:rsid w:val="00CA7D49"/>
    <w:rsid w:val="00CA7EB9"/>
    <w:rsid w:val="00CA7F5F"/>
    <w:rsid w:val="00CAAACD"/>
    <w:rsid w:val="00CB021E"/>
    <w:rsid w:val="00CB03ED"/>
    <w:rsid w:val="00CB06B2"/>
    <w:rsid w:val="00CB0BAB"/>
    <w:rsid w:val="00CB0D93"/>
    <w:rsid w:val="00CB0E6F"/>
    <w:rsid w:val="00CB1045"/>
    <w:rsid w:val="00CB10CA"/>
    <w:rsid w:val="00CB1545"/>
    <w:rsid w:val="00CB163C"/>
    <w:rsid w:val="00CB1857"/>
    <w:rsid w:val="00CB18AC"/>
    <w:rsid w:val="00CB193A"/>
    <w:rsid w:val="00CB1A02"/>
    <w:rsid w:val="00CB1A74"/>
    <w:rsid w:val="00CB1BA8"/>
    <w:rsid w:val="00CB1E6A"/>
    <w:rsid w:val="00CB23B2"/>
    <w:rsid w:val="00CB23C0"/>
    <w:rsid w:val="00CB2521"/>
    <w:rsid w:val="00CB2572"/>
    <w:rsid w:val="00CB281C"/>
    <w:rsid w:val="00CB28A8"/>
    <w:rsid w:val="00CB2956"/>
    <w:rsid w:val="00CB2B62"/>
    <w:rsid w:val="00CB2D46"/>
    <w:rsid w:val="00CB2E4C"/>
    <w:rsid w:val="00CB3175"/>
    <w:rsid w:val="00CB3195"/>
    <w:rsid w:val="00CB3479"/>
    <w:rsid w:val="00CB35C1"/>
    <w:rsid w:val="00CB3620"/>
    <w:rsid w:val="00CB384F"/>
    <w:rsid w:val="00CB385D"/>
    <w:rsid w:val="00CB38C1"/>
    <w:rsid w:val="00CB3AC4"/>
    <w:rsid w:val="00CB3AE6"/>
    <w:rsid w:val="00CB3B4F"/>
    <w:rsid w:val="00CB3C90"/>
    <w:rsid w:val="00CB3E06"/>
    <w:rsid w:val="00CB3E5A"/>
    <w:rsid w:val="00CB3F4D"/>
    <w:rsid w:val="00CB40C6"/>
    <w:rsid w:val="00CB41D5"/>
    <w:rsid w:val="00CB423A"/>
    <w:rsid w:val="00CB42C2"/>
    <w:rsid w:val="00CB4505"/>
    <w:rsid w:val="00CB458A"/>
    <w:rsid w:val="00CB45F4"/>
    <w:rsid w:val="00CB471D"/>
    <w:rsid w:val="00CB4733"/>
    <w:rsid w:val="00CB4A2F"/>
    <w:rsid w:val="00CB4AE8"/>
    <w:rsid w:val="00CB4B5C"/>
    <w:rsid w:val="00CB4B61"/>
    <w:rsid w:val="00CB4C84"/>
    <w:rsid w:val="00CB4EB0"/>
    <w:rsid w:val="00CB4F9D"/>
    <w:rsid w:val="00CB503F"/>
    <w:rsid w:val="00CB50D3"/>
    <w:rsid w:val="00CB50FD"/>
    <w:rsid w:val="00CB51A1"/>
    <w:rsid w:val="00CB54E2"/>
    <w:rsid w:val="00CB56C3"/>
    <w:rsid w:val="00CB5795"/>
    <w:rsid w:val="00CB5887"/>
    <w:rsid w:val="00CB58C5"/>
    <w:rsid w:val="00CB5A10"/>
    <w:rsid w:val="00CB5D36"/>
    <w:rsid w:val="00CB5DB6"/>
    <w:rsid w:val="00CB5DC4"/>
    <w:rsid w:val="00CB6149"/>
    <w:rsid w:val="00CB62DC"/>
    <w:rsid w:val="00CB6366"/>
    <w:rsid w:val="00CB638C"/>
    <w:rsid w:val="00CB6577"/>
    <w:rsid w:val="00CB6854"/>
    <w:rsid w:val="00CB6ACA"/>
    <w:rsid w:val="00CB6AD1"/>
    <w:rsid w:val="00CB6B3B"/>
    <w:rsid w:val="00CB6B9B"/>
    <w:rsid w:val="00CB6BBA"/>
    <w:rsid w:val="00CB6C50"/>
    <w:rsid w:val="00CB706C"/>
    <w:rsid w:val="00CB70F6"/>
    <w:rsid w:val="00CB71B0"/>
    <w:rsid w:val="00CB726B"/>
    <w:rsid w:val="00CB7278"/>
    <w:rsid w:val="00CB73B8"/>
    <w:rsid w:val="00CB740F"/>
    <w:rsid w:val="00CB74D9"/>
    <w:rsid w:val="00CB75FF"/>
    <w:rsid w:val="00CB773C"/>
    <w:rsid w:val="00CB78AF"/>
    <w:rsid w:val="00CB7ACC"/>
    <w:rsid w:val="00CB7D2A"/>
    <w:rsid w:val="00CB7E4C"/>
    <w:rsid w:val="00CB7E57"/>
    <w:rsid w:val="00CB7ECE"/>
    <w:rsid w:val="00CB7F37"/>
    <w:rsid w:val="00CC02B4"/>
    <w:rsid w:val="00CC0548"/>
    <w:rsid w:val="00CC0762"/>
    <w:rsid w:val="00CC0908"/>
    <w:rsid w:val="00CC0958"/>
    <w:rsid w:val="00CC0AD2"/>
    <w:rsid w:val="00CC0B3D"/>
    <w:rsid w:val="00CC0CF7"/>
    <w:rsid w:val="00CC0D10"/>
    <w:rsid w:val="00CC0DC5"/>
    <w:rsid w:val="00CC0E18"/>
    <w:rsid w:val="00CC15D1"/>
    <w:rsid w:val="00CC166E"/>
    <w:rsid w:val="00CC16B6"/>
    <w:rsid w:val="00CC17B2"/>
    <w:rsid w:val="00CC17E6"/>
    <w:rsid w:val="00CC180E"/>
    <w:rsid w:val="00CC1883"/>
    <w:rsid w:val="00CC18F9"/>
    <w:rsid w:val="00CC1B49"/>
    <w:rsid w:val="00CC1B4E"/>
    <w:rsid w:val="00CC1C40"/>
    <w:rsid w:val="00CC1E4D"/>
    <w:rsid w:val="00CC1ED9"/>
    <w:rsid w:val="00CC1F11"/>
    <w:rsid w:val="00CC1F32"/>
    <w:rsid w:val="00CC230C"/>
    <w:rsid w:val="00CC23CB"/>
    <w:rsid w:val="00CC2609"/>
    <w:rsid w:val="00CC26F8"/>
    <w:rsid w:val="00CC27A8"/>
    <w:rsid w:val="00CC28C5"/>
    <w:rsid w:val="00CC29B1"/>
    <w:rsid w:val="00CC2C0B"/>
    <w:rsid w:val="00CC2E37"/>
    <w:rsid w:val="00CC2E75"/>
    <w:rsid w:val="00CC310D"/>
    <w:rsid w:val="00CC32BD"/>
    <w:rsid w:val="00CC32E0"/>
    <w:rsid w:val="00CC33EA"/>
    <w:rsid w:val="00CC349D"/>
    <w:rsid w:val="00CC3678"/>
    <w:rsid w:val="00CC38C3"/>
    <w:rsid w:val="00CC393E"/>
    <w:rsid w:val="00CC3A76"/>
    <w:rsid w:val="00CC3A79"/>
    <w:rsid w:val="00CC3AFD"/>
    <w:rsid w:val="00CC3B0E"/>
    <w:rsid w:val="00CC3C32"/>
    <w:rsid w:val="00CC3CDC"/>
    <w:rsid w:val="00CC3E2B"/>
    <w:rsid w:val="00CC4047"/>
    <w:rsid w:val="00CC40BA"/>
    <w:rsid w:val="00CC40E4"/>
    <w:rsid w:val="00CC415B"/>
    <w:rsid w:val="00CC41D0"/>
    <w:rsid w:val="00CC426E"/>
    <w:rsid w:val="00CC4325"/>
    <w:rsid w:val="00CC4443"/>
    <w:rsid w:val="00CC4521"/>
    <w:rsid w:val="00CC456D"/>
    <w:rsid w:val="00CC45B0"/>
    <w:rsid w:val="00CC46CA"/>
    <w:rsid w:val="00CC4AD3"/>
    <w:rsid w:val="00CC4B01"/>
    <w:rsid w:val="00CC4BE0"/>
    <w:rsid w:val="00CC4DC7"/>
    <w:rsid w:val="00CC4EAD"/>
    <w:rsid w:val="00CC4EBF"/>
    <w:rsid w:val="00CC4F69"/>
    <w:rsid w:val="00CC4FA2"/>
    <w:rsid w:val="00CC508A"/>
    <w:rsid w:val="00CC52B2"/>
    <w:rsid w:val="00CC52CA"/>
    <w:rsid w:val="00CC52DC"/>
    <w:rsid w:val="00CC54EF"/>
    <w:rsid w:val="00CC5519"/>
    <w:rsid w:val="00CC5546"/>
    <w:rsid w:val="00CC558A"/>
    <w:rsid w:val="00CC5637"/>
    <w:rsid w:val="00CC5702"/>
    <w:rsid w:val="00CC5765"/>
    <w:rsid w:val="00CC57C6"/>
    <w:rsid w:val="00CC590F"/>
    <w:rsid w:val="00CC593B"/>
    <w:rsid w:val="00CC5A88"/>
    <w:rsid w:val="00CC5C4A"/>
    <w:rsid w:val="00CC5C87"/>
    <w:rsid w:val="00CC5E4A"/>
    <w:rsid w:val="00CC625C"/>
    <w:rsid w:val="00CC62E6"/>
    <w:rsid w:val="00CC63D7"/>
    <w:rsid w:val="00CC643D"/>
    <w:rsid w:val="00CC6456"/>
    <w:rsid w:val="00CC6486"/>
    <w:rsid w:val="00CC649D"/>
    <w:rsid w:val="00CC65B5"/>
    <w:rsid w:val="00CC65E1"/>
    <w:rsid w:val="00CC6606"/>
    <w:rsid w:val="00CC6911"/>
    <w:rsid w:val="00CC6A0D"/>
    <w:rsid w:val="00CC6A47"/>
    <w:rsid w:val="00CC6A97"/>
    <w:rsid w:val="00CC6BC0"/>
    <w:rsid w:val="00CC6C23"/>
    <w:rsid w:val="00CC6CF3"/>
    <w:rsid w:val="00CC6E29"/>
    <w:rsid w:val="00CC70D6"/>
    <w:rsid w:val="00CC76C7"/>
    <w:rsid w:val="00CC7B75"/>
    <w:rsid w:val="00CC7EEB"/>
    <w:rsid w:val="00CC7EFC"/>
    <w:rsid w:val="00CC7F6E"/>
    <w:rsid w:val="00CD0040"/>
    <w:rsid w:val="00CD017D"/>
    <w:rsid w:val="00CD024C"/>
    <w:rsid w:val="00CD045A"/>
    <w:rsid w:val="00CD04D6"/>
    <w:rsid w:val="00CD0559"/>
    <w:rsid w:val="00CD05F4"/>
    <w:rsid w:val="00CD0904"/>
    <w:rsid w:val="00CD0963"/>
    <w:rsid w:val="00CD09E7"/>
    <w:rsid w:val="00CD0A27"/>
    <w:rsid w:val="00CD0B24"/>
    <w:rsid w:val="00CD0BE9"/>
    <w:rsid w:val="00CD0DBE"/>
    <w:rsid w:val="00CD1017"/>
    <w:rsid w:val="00CD10F5"/>
    <w:rsid w:val="00CD123F"/>
    <w:rsid w:val="00CD12D0"/>
    <w:rsid w:val="00CD13DC"/>
    <w:rsid w:val="00CD16FB"/>
    <w:rsid w:val="00CD184F"/>
    <w:rsid w:val="00CD18E3"/>
    <w:rsid w:val="00CD1AB4"/>
    <w:rsid w:val="00CD1DD0"/>
    <w:rsid w:val="00CD1FFF"/>
    <w:rsid w:val="00CD2202"/>
    <w:rsid w:val="00CD22E9"/>
    <w:rsid w:val="00CD2387"/>
    <w:rsid w:val="00CD264A"/>
    <w:rsid w:val="00CD2653"/>
    <w:rsid w:val="00CD2660"/>
    <w:rsid w:val="00CD2677"/>
    <w:rsid w:val="00CD2744"/>
    <w:rsid w:val="00CD279D"/>
    <w:rsid w:val="00CD291F"/>
    <w:rsid w:val="00CD2AC4"/>
    <w:rsid w:val="00CD2C19"/>
    <w:rsid w:val="00CD2F97"/>
    <w:rsid w:val="00CD3023"/>
    <w:rsid w:val="00CD3232"/>
    <w:rsid w:val="00CD3298"/>
    <w:rsid w:val="00CD32D9"/>
    <w:rsid w:val="00CD3369"/>
    <w:rsid w:val="00CD33C2"/>
    <w:rsid w:val="00CD3416"/>
    <w:rsid w:val="00CD3552"/>
    <w:rsid w:val="00CD365F"/>
    <w:rsid w:val="00CD393C"/>
    <w:rsid w:val="00CD3AE7"/>
    <w:rsid w:val="00CD3BAB"/>
    <w:rsid w:val="00CD3CE7"/>
    <w:rsid w:val="00CD3D0A"/>
    <w:rsid w:val="00CD3D0D"/>
    <w:rsid w:val="00CD3DEB"/>
    <w:rsid w:val="00CD3E4A"/>
    <w:rsid w:val="00CD41C8"/>
    <w:rsid w:val="00CD41E4"/>
    <w:rsid w:val="00CD44BC"/>
    <w:rsid w:val="00CD4567"/>
    <w:rsid w:val="00CD45C5"/>
    <w:rsid w:val="00CD4668"/>
    <w:rsid w:val="00CD4772"/>
    <w:rsid w:val="00CD4815"/>
    <w:rsid w:val="00CD4863"/>
    <w:rsid w:val="00CD4A8B"/>
    <w:rsid w:val="00CD4AD1"/>
    <w:rsid w:val="00CD4B4D"/>
    <w:rsid w:val="00CD4BFF"/>
    <w:rsid w:val="00CD4CAC"/>
    <w:rsid w:val="00CD4F7C"/>
    <w:rsid w:val="00CD51AA"/>
    <w:rsid w:val="00CD5344"/>
    <w:rsid w:val="00CD54B6"/>
    <w:rsid w:val="00CD55AC"/>
    <w:rsid w:val="00CD55B4"/>
    <w:rsid w:val="00CD5664"/>
    <w:rsid w:val="00CD5670"/>
    <w:rsid w:val="00CD5685"/>
    <w:rsid w:val="00CD56F5"/>
    <w:rsid w:val="00CD5804"/>
    <w:rsid w:val="00CD589C"/>
    <w:rsid w:val="00CD58CC"/>
    <w:rsid w:val="00CD5A25"/>
    <w:rsid w:val="00CD5AB2"/>
    <w:rsid w:val="00CD5B45"/>
    <w:rsid w:val="00CD5BF7"/>
    <w:rsid w:val="00CD5C48"/>
    <w:rsid w:val="00CD5E05"/>
    <w:rsid w:val="00CD5F60"/>
    <w:rsid w:val="00CD605D"/>
    <w:rsid w:val="00CD6125"/>
    <w:rsid w:val="00CD628E"/>
    <w:rsid w:val="00CD633E"/>
    <w:rsid w:val="00CD63A2"/>
    <w:rsid w:val="00CD6402"/>
    <w:rsid w:val="00CD6569"/>
    <w:rsid w:val="00CD6630"/>
    <w:rsid w:val="00CD6A3B"/>
    <w:rsid w:val="00CD6D52"/>
    <w:rsid w:val="00CD6E23"/>
    <w:rsid w:val="00CD6F12"/>
    <w:rsid w:val="00CD6FB4"/>
    <w:rsid w:val="00CD7003"/>
    <w:rsid w:val="00CD705E"/>
    <w:rsid w:val="00CD728F"/>
    <w:rsid w:val="00CD745D"/>
    <w:rsid w:val="00CD75C9"/>
    <w:rsid w:val="00CD7639"/>
    <w:rsid w:val="00CD7B57"/>
    <w:rsid w:val="00CD7B70"/>
    <w:rsid w:val="00CD7C82"/>
    <w:rsid w:val="00CD7CEE"/>
    <w:rsid w:val="00CD7E6A"/>
    <w:rsid w:val="00CD7FAC"/>
    <w:rsid w:val="00CE01BC"/>
    <w:rsid w:val="00CE02B2"/>
    <w:rsid w:val="00CE03F1"/>
    <w:rsid w:val="00CE0411"/>
    <w:rsid w:val="00CE0524"/>
    <w:rsid w:val="00CE0913"/>
    <w:rsid w:val="00CE09F7"/>
    <w:rsid w:val="00CE0A39"/>
    <w:rsid w:val="00CE0A3A"/>
    <w:rsid w:val="00CE0DE5"/>
    <w:rsid w:val="00CE0ECF"/>
    <w:rsid w:val="00CE0FEA"/>
    <w:rsid w:val="00CE106B"/>
    <w:rsid w:val="00CE11DD"/>
    <w:rsid w:val="00CE137D"/>
    <w:rsid w:val="00CE13A3"/>
    <w:rsid w:val="00CE13A8"/>
    <w:rsid w:val="00CE1527"/>
    <w:rsid w:val="00CE15BE"/>
    <w:rsid w:val="00CE15CD"/>
    <w:rsid w:val="00CE16F9"/>
    <w:rsid w:val="00CE1959"/>
    <w:rsid w:val="00CE1A33"/>
    <w:rsid w:val="00CE1AD4"/>
    <w:rsid w:val="00CE1B65"/>
    <w:rsid w:val="00CE1D37"/>
    <w:rsid w:val="00CE1DA2"/>
    <w:rsid w:val="00CE2160"/>
    <w:rsid w:val="00CE223B"/>
    <w:rsid w:val="00CE2286"/>
    <w:rsid w:val="00CE2364"/>
    <w:rsid w:val="00CE2486"/>
    <w:rsid w:val="00CE2716"/>
    <w:rsid w:val="00CE288D"/>
    <w:rsid w:val="00CE29CF"/>
    <w:rsid w:val="00CE2A53"/>
    <w:rsid w:val="00CE2ACF"/>
    <w:rsid w:val="00CE2BF6"/>
    <w:rsid w:val="00CE2BFC"/>
    <w:rsid w:val="00CE2D30"/>
    <w:rsid w:val="00CE2DEE"/>
    <w:rsid w:val="00CE2E58"/>
    <w:rsid w:val="00CE2F46"/>
    <w:rsid w:val="00CE306C"/>
    <w:rsid w:val="00CE32BE"/>
    <w:rsid w:val="00CE356A"/>
    <w:rsid w:val="00CE36CF"/>
    <w:rsid w:val="00CE3930"/>
    <w:rsid w:val="00CE3B2E"/>
    <w:rsid w:val="00CE3B4B"/>
    <w:rsid w:val="00CE3B50"/>
    <w:rsid w:val="00CE3D5C"/>
    <w:rsid w:val="00CE4182"/>
    <w:rsid w:val="00CE42E1"/>
    <w:rsid w:val="00CE4508"/>
    <w:rsid w:val="00CE4561"/>
    <w:rsid w:val="00CE46C4"/>
    <w:rsid w:val="00CE476A"/>
    <w:rsid w:val="00CE48FD"/>
    <w:rsid w:val="00CE49E0"/>
    <w:rsid w:val="00CE4B05"/>
    <w:rsid w:val="00CE4BBF"/>
    <w:rsid w:val="00CE4BDF"/>
    <w:rsid w:val="00CE4C55"/>
    <w:rsid w:val="00CE530F"/>
    <w:rsid w:val="00CE53B0"/>
    <w:rsid w:val="00CE5741"/>
    <w:rsid w:val="00CE5881"/>
    <w:rsid w:val="00CE598F"/>
    <w:rsid w:val="00CE599D"/>
    <w:rsid w:val="00CE59F4"/>
    <w:rsid w:val="00CE5DD8"/>
    <w:rsid w:val="00CE5F05"/>
    <w:rsid w:val="00CE5F1B"/>
    <w:rsid w:val="00CE5FAD"/>
    <w:rsid w:val="00CE603E"/>
    <w:rsid w:val="00CE60A5"/>
    <w:rsid w:val="00CE6151"/>
    <w:rsid w:val="00CE617C"/>
    <w:rsid w:val="00CE62AD"/>
    <w:rsid w:val="00CE643A"/>
    <w:rsid w:val="00CE652B"/>
    <w:rsid w:val="00CE65C9"/>
    <w:rsid w:val="00CE66EC"/>
    <w:rsid w:val="00CE67CC"/>
    <w:rsid w:val="00CE680A"/>
    <w:rsid w:val="00CE6B3A"/>
    <w:rsid w:val="00CE6F54"/>
    <w:rsid w:val="00CE71B7"/>
    <w:rsid w:val="00CE71F7"/>
    <w:rsid w:val="00CE74DB"/>
    <w:rsid w:val="00CE77DE"/>
    <w:rsid w:val="00CE7800"/>
    <w:rsid w:val="00CE7A19"/>
    <w:rsid w:val="00CE7ABC"/>
    <w:rsid w:val="00CE7C80"/>
    <w:rsid w:val="00CE7D61"/>
    <w:rsid w:val="00CE924C"/>
    <w:rsid w:val="00CF0068"/>
    <w:rsid w:val="00CF00E4"/>
    <w:rsid w:val="00CF0225"/>
    <w:rsid w:val="00CF0415"/>
    <w:rsid w:val="00CF0656"/>
    <w:rsid w:val="00CF0819"/>
    <w:rsid w:val="00CF0938"/>
    <w:rsid w:val="00CF0A15"/>
    <w:rsid w:val="00CF0C6F"/>
    <w:rsid w:val="00CF0CA9"/>
    <w:rsid w:val="00CF0DEC"/>
    <w:rsid w:val="00CF0E12"/>
    <w:rsid w:val="00CF0E6E"/>
    <w:rsid w:val="00CF0F43"/>
    <w:rsid w:val="00CF1119"/>
    <w:rsid w:val="00CF1172"/>
    <w:rsid w:val="00CF14A0"/>
    <w:rsid w:val="00CF14AF"/>
    <w:rsid w:val="00CF1584"/>
    <w:rsid w:val="00CF163B"/>
    <w:rsid w:val="00CF17FF"/>
    <w:rsid w:val="00CF18B3"/>
    <w:rsid w:val="00CF1A45"/>
    <w:rsid w:val="00CF1D99"/>
    <w:rsid w:val="00CF1F0A"/>
    <w:rsid w:val="00CF2280"/>
    <w:rsid w:val="00CF2389"/>
    <w:rsid w:val="00CF252A"/>
    <w:rsid w:val="00CF2626"/>
    <w:rsid w:val="00CF2925"/>
    <w:rsid w:val="00CF29AF"/>
    <w:rsid w:val="00CF2BF5"/>
    <w:rsid w:val="00CF2C0B"/>
    <w:rsid w:val="00CF2CA2"/>
    <w:rsid w:val="00CF2CA5"/>
    <w:rsid w:val="00CF2D3A"/>
    <w:rsid w:val="00CF2EF5"/>
    <w:rsid w:val="00CF2FF6"/>
    <w:rsid w:val="00CF31CB"/>
    <w:rsid w:val="00CF3265"/>
    <w:rsid w:val="00CF326B"/>
    <w:rsid w:val="00CF32CD"/>
    <w:rsid w:val="00CF33C2"/>
    <w:rsid w:val="00CF34CB"/>
    <w:rsid w:val="00CF3586"/>
    <w:rsid w:val="00CF35A1"/>
    <w:rsid w:val="00CF3733"/>
    <w:rsid w:val="00CF38B4"/>
    <w:rsid w:val="00CF3A5D"/>
    <w:rsid w:val="00CF3AD3"/>
    <w:rsid w:val="00CF3B48"/>
    <w:rsid w:val="00CF3CB7"/>
    <w:rsid w:val="00CF3CFA"/>
    <w:rsid w:val="00CF3D5D"/>
    <w:rsid w:val="00CF3DBF"/>
    <w:rsid w:val="00CF3E91"/>
    <w:rsid w:val="00CF3EAA"/>
    <w:rsid w:val="00CF3FA8"/>
    <w:rsid w:val="00CF4005"/>
    <w:rsid w:val="00CF414A"/>
    <w:rsid w:val="00CF4210"/>
    <w:rsid w:val="00CF42DF"/>
    <w:rsid w:val="00CF42E0"/>
    <w:rsid w:val="00CF44FB"/>
    <w:rsid w:val="00CF465A"/>
    <w:rsid w:val="00CF4801"/>
    <w:rsid w:val="00CF48C8"/>
    <w:rsid w:val="00CF494B"/>
    <w:rsid w:val="00CF4FB5"/>
    <w:rsid w:val="00CF51B1"/>
    <w:rsid w:val="00CF5215"/>
    <w:rsid w:val="00CF535F"/>
    <w:rsid w:val="00CF5390"/>
    <w:rsid w:val="00CF53B9"/>
    <w:rsid w:val="00CF54B4"/>
    <w:rsid w:val="00CF56AA"/>
    <w:rsid w:val="00CF56EA"/>
    <w:rsid w:val="00CF5731"/>
    <w:rsid w:val="00CF598C"/>
    <w:rsid w:val="00CF5A90"/>
    <w:rsid w:val="00CF5AA3"/>
    <w:rsid w:val="00CF5B3F"/>
    <w:rsid w:val="00CF5DC5"/>
    <w:rsid w:val="00CF5F3F"/>
    <w:rsid w:val="00CF61BA"/>
    <w:rsid w:val="00CF6429"/>
    <w:rsid w:val="00CF6760"/>
    <w:rsid w:val="00CF6876"/>
    <w:rsid w:val="00CF6A81"/>
    <w:rsid w:val="00CF6AB5"/>
    <w:rsid w:val="00CF6BEF"/>
    <w:rsid w:val="00CF6C56"/>
    <w:rsid w:val="00CF6DF3"/>
    <w:rsid w:val="00CF6F4F"/>
    <w:rsid w:val="00CF701B"/>
    <w:rsid w:val="00CF7059"/>
    <w:rsid w:val="00CF71A1"/>
    <w:rsid w:val="00CF72A8"/>
    <w:rsid w:val="00CF73A7"/>
    <w:rsid w:val="00CF7430"/>
    <w:rsid w:val="00CF7585"/>
    <w:rsid w:val="00CF767D"/>
    <w:rsid w:val="00CF77E1"/>
    <w:rsid w:val="00CF7850"/>
    <w:rsid w:val="00CF796A"/>
    <w:rsid w:val="00CF7B0B"/>
    <w:rsid w:val="00CF7BF0"/>
    <w:rsid w:val="00CF7D49"/>
    <w:rsid w:val="00CF7D7C"/>
    <w:rsid w:val="00CF7DA4"/>
    <w:rsid w:val="00CF7FB8"/>
    <w:rsid w:val="00D0008B"/>
    <w:rsid w:val="00D000A2"/>
    <w:rsid w:val="00D000BD"/>
    <w:rsid w:val="00D00108"/>
    <w:rsid w:val="00D001B1"/>
    <w:rsid w:val="00D00331"/>
    <w:rsid w:val="00D00564"/>
    <w:rsid w:val="00D005E6"/>
    <w:rsid w:val="00D0065E"/>
    <w:rsid w:val="00D006FE"/>
    <w:rsid w:val="00D00ADD"/>
    <w:rsid w:val="00D00AF5"/>
    <w:rsid w:val="00D00F28"/>
    <w:rsid w:val="00D00F68"/>
    <w:rsid w:val="00D010D9"/>
    <w:rsid w:val="00D010E6"/>
    <w:rsid w:val="00D010F1"/>
    <w:rsid w:val="00D01214"/>
    <w:rsid w:val="00D0139E"/>
    <w:rsid w:val="00D014C6"/>
    <w:rsid w:val="00D01638"/>
    <w:rsid w:val="00D01992"/>
    <w:rsid w:val="00D01B53"/>
    <w:rsid w:val="00D01CE1"/>
    <w:rsid w:val="00D0205D"/>
    <w:rsid w:val="00D021BC"/>
    <w:rsid w:val="00D021DC"/>
    <w:rsid w:val="00D02304"/>
    <w:rsid w:val="00D0235A"/>
    <w:rsid w:val="00D0240D"/>
    <w:rsid w:val="00D024E2"/>
    <w:rsid w:val="00D0265F"/>
    <w:rsid w:val="00D026CF"/>
    <w:rsid w:val="00D0277D"/>
    <w:rsid w:val="00D02791"/>
    <w:rsid w:val="00D02807"/>
    <w:rsid w:val="00D02929"/>
    <w:rsid w:val="00D02A56"/>
    <w:rsid w:val="00D02BBE"/>
    <w:rsid w:val="00D02BF9"/>
    <w:rsid w:val="00D02CE1"/>
    <w:rsid w:val="00D02CF4"/>
    <w:rsid w:val="00D02E39"/>
    <w:rsid w:val="00D032B1"/>
    <w:rsid w:val="00D0346C"/>
    <w:rsid w:val="00D03503"/>
    <w:rsid w:val="00D03519"/>
    <w:rsid w:val="00D035F7"/>
    <w:rsid w:val="00D03637"/>
    <w:rsid w:val="00D03897"/>
    <w:rsid w:val="00D03A98"/>
    <w:rsid w:val="00D03B9D"/>
    <w:rsid w:val="00D03C9C"/>
    <w:rsid w:val="00D03CAB"/>
    <w:rsid w:val="00D03DA1"/>
    <w:rsid w:val="00D04283"/>
    <w:rsid w:val="00D0430D"/>
    <w:rsid w:val="00D0435C"/>
    <w:rsid w:val="00D04395"/>
    <w:rsid w:val="00D04398"/>
    <w:rsid w:val="00D04491"/>
    <w:rsid w:val="00D04556"/>
    <w:rsid w:val="00D0457F"/>
    <w:rsid w:val="00D0459C"/>
    <w:rsid w:val="00D04655"/>
    <w:rsid w:val="00D0478B"/>
    <w:rsid w:val="00D04AAD"/>
    <w:rsid w:val="00D04CB6"/>
    <w:rsid w:val="00D04DDB"/>
    <w:rsid w:val="00D056CC"/>
    <w:rsid w:val="00D056D1"/>
    <w:rsid w:val="00D05860"/>
    <w:rsid w:val="00D058E2"/>
    <w:rsid w:val="00D05A15"/>
    <w:rsid w:val="00D05B64"/>
    <w:rsid w:val="00D05C89"/>
    <w:rsid w:val="00D05C92"/>
    <w:rsid w:val="00D05DEF"/>
    <w:rsid w:val="00D05F6D"/>
    <w:rsid w:val="00D06142"/>
    <w:rsid w:val="00D062A9"/>
    <w:rsid w:val="00D062AB"/>
    <w:rsid w:val="00D0643D"/>
    <w:rsid w:val="00D064BB"/>
    <w:rsid w:val="00D065E3"/>
    <w:rsid w:val="00D06690"/>
    <w:rsid w:val="00D066D5"/>
    <w:rsid w:val="00D0679E"/>
    <w:rsid w:val="00D06889"/>
    <w:rsid w:val="00D06AF8"/>
    <w:rsid w:val="00D06B12"/>
    <w:rsid w:val="00D06C09"/>
    <w:rsid w:val="00D06C15"/>
    <w:rsid w:val="00D06CF8"/>
    <w:rsid w:val="00D06E6A"/>
    <w:rsid w:val="00D06F2F"/>
    <w:rsid w:val="00D070AC"/>
    <w:rsid w:val="00D071F2"/>
    <w:rsid w:val="00D07537"/>
    <w:rsid w:val="00D076C1"/>
    <w:rsid w:val="00D07742"/>
    <w:rsid w:val="00D07837"/>
    <w:rsid w:val="00D0788E"/>
    <w:rsid w:val="00D079A2"/>
    <w:rsid w:val="00D07A00"/>
    <w:rsid w:val="00D07C87"/>
    <w:rsid w:val="00D07D92"/>
    <w:rsid w:val="00D07FED"/>
    <w:rsid w:val="00D0F5F6"/>
    <w:rsid w:val="00D10519"/>
    <w:rsid w:val="00D1058D"/>
    <w:rsid w:val="00D105B2"/>
    <w:rsid w:val="00D1072D"/>
    <w:rsid w:val="00D1073A"/>
    <w:rsid w:val="00D108AE"/>
    <w:rsid w:val="00D10991"/>
    <w:rsid w:val="00D109E8"/>
    <w:rsid w:val="00D109EC"/>
    <w:rsid w:val="00D10A17"/>
    <w:rsid w:val="00D10B7C"/>
    <w:rsid w:val="00D10BA2"/>
    <w:rsid w:val="00D10BC9"/>
    <w:rsid w:val="00D10E77"/>
    <w:rsid w:val="00D110E4"/>
    <w:rsid w:val="00D1136B"/>
    <w:rsid w:val="00D11413"/>
    <w:rsid w:val="00D114C4"/>
    <w:rsid w:val="00D1197B"/>
    <w:rsid w:val="00D119CB"/>
    <w:rsid w:val="00D119E6"/>
    <w:rsid w:val="00D11C1B"/>
    <w:rsid w:val="00D11D11"/>
    <w:rsid w:val="00D11D54"/>
    <w:rsid w:val="00D11E01"/>
    <w:rsid w:val="00D11E68"/>
    <w:rsid w:val="00D11E95"/>
    <w:rsid w:val="00D121C5"/>
    <w:rsid w:val="00D123D5"/>
    <w:rsid w:val="00D12520"/>
    <w:rsid w:val="00D126F5"/>
    <w:rsid w:val="00D12AEC"/>
    <w:rsid w:val="00D12CE2"/>
    <w:rsid w:val="00D12CE7"/>
    <w:rsid w:val="00D12DC3"/>
    <w:rsid w:val="00D13053"/>
    <w:rsid w:val="00D130F5"/>
    <w:rsid w:val="00D1316A"/>
    <w:rsid w:val="00D131FD"/>
    <w:rsid w:val="00D13291"/>
    <w:rsid w:val="00D1365C"/>
    <w:rsid w:val="00D137D1"/>
    <w:rsid w:val="00D1395F"/>
    <w:rsid w:val="00D139A0"/>
    <w:rsid w:val="00D13AE0"/>
    <w:rsid w:val="00D13BA5"/>
    <w:rsid w:val="00D13DBD"/>
    <w:rsid w:val="00D13E20"/>
    <w:rsid w:val="00D13E81"/>
    <w:rsid w:val="00D140D9"/>
    <w:rsid w:val="00D143AF"/>
    <w:rsid w:val="00D14419"/>
    <w:rsid w:val="00D144D5"/>
    <w:rsid w:val="00D14559"/>
    <w:rsid w:val="00D1463D"/>
    <w:rsid w:val="00D14650"/>
    <w:rsid w:val="00D14722"/>
    <w:rsid w:val="00D147E6"/>
    <w:rsid w:val="00D14935"/>
    <w:rsid w:val="00D14ACA"/>
    <w:rsid w:val="00D14C1F"/>
    <w:rsid w:val="00D14C90"/>
    <w:rsid w:val="00D14D7D"/>
    <w:rsid w:val="00D14E01"/>
    <w:rsid w:val="00D14E2D"/>
    <w:rsid w:val="00D14EB4"/>
    <w:rsid w:val="00D150B8"/>
    <w:rsid w:val="00D1516D"/>
    <w:rsid w:val="00D153DE"/>
    <w:rsid w:val="00D155A4"/>
    <w:rsid w:val="00D15672"/>
    <w:rsid w:val="00D157D9"/>
    <w:rsid w:val="00D1586D"/>
    <w:rsid w:val="00D1597D"/>
    <w:rsid w:val="00D159B5"/>
    <w:rsid w:val="00D159C0"/>
    <w:rsid w:val="00D15BEF"/>
    <w:rsid w:val="00D15D9C"/>
    <w:rsid w:val="00D15DB6"/>
    <w:rsid w:val="00D15F3C"/>
    <w:rsid w:val="00D15F4D"/>
    <w:rsid w:val="00D1619A"/>
    <w:rsid w:val="00D1623E"/>
    <w:rsid w:val="00D162D0"/>
    <w:rsid w:val="00D16536"/>
    <w:rsid w:val="00D1658A"/>
    <w:rsid w:val="00D165EA"/>
    <w:rsid w:val="00D16654"/>
    <w:rsid w:val="00D16668"/>
    <w:rsid w:val="00D16674"/>
    <w:rsid w:val="00D16A3E"/>
    <w:rsid w:val="00D16CE0"/>
    <w:rsid w:val="00D16D74"/>
    <w:rsid w:val="00D16D97"/>
    <w:rsid w:val="00D16F5F"/>
    <w:rsid w:val="00D16FCF"/>
    <w:rsid w:val="00D17004"/>
    <w:rsid w:val="00D172CC"/>
    <w:rsid w:val="00D174E5"/>
    <w:rsid w:val="00D174FC"/>
    <w:rsid w:val="00D1752E"/>
    <w:rsid w:val="00D1769A"/>
    <w:rsid w:val="00D17907"/>
    <w:rsid w:val="00D179AE"/>
    <w:rsid w:val="00D17A1A"/>
    <w:rsid w:val="00D17C25"/>
    <w:rsid w:val="00D17DBB"/>
    <w:rsid w:val="00D17E04"/>
    <w:rsid w:val="00D17F49"/>
    <w:rsid w:val="00D201FC"/>
    <w:rsid w:val="00D202D3"/>
    <w:rsid w:val="00D20571"/>
    <w:rsid w:val="00D205CC"/>
    <w:rsid w:val="00D206B1"/>
    <w:rsid w:val="00D2099F"/>
    <w:rsid w:val="00D20BC8"/>
    <w:rsid w:val="00D20CAA"/>
    <w:rsid w:val="00D20E76"/>
    <w:rsid w:val="00D21090"/>
    <w:rsid w:val="00D210E5"/>
    <w:rsid w:val="00D211EE"/>
    <w:rsid w:val="00D21279"/>
    <w:rsid w:val="00D2130F"/>
    <w:rsid w:val="00D2132B"/>
    <w:rsid w:val="00D21421"/>
    <w:rsid w:val="00D21584"/>
    <w:rsid w:val="00D2161B"/>
    <w:rsid w:val="00D21750"/>
    <w:rsid w:val="00D21751"/>
    <w:rsid w:val="00D21838"/>
    <w:rsid w:val="00D218D8"/>
    <w:rsid w:val="00D21A89"/>
    <w:rsid w:val="00D21AB7"/>
    <w:rsid w:val="00D21C51"/>
    <w:rsid w:val="00D21CBF"/>
    <w:rsid w:val="00D21D66"/>
    <w:rsid w:val="00D21FDA"/>
    <w:rsid w:val="00D220BD"/>
    <w:rsid w:val="00D224D1"/>
    <w:rsid w:val="00D2251A"/>
    <w:rsid w:val="00D2257B"/>
    <w:rsid w:val="00D2268E"/>
    <w:rsid w:val="00D226B3"/>
    <w:rsid w:val="00D226B9"/>
    <w:rsid w:val="00D228C4"/>
    <w:rsid w:val="00D22911"/>
    <w:rsid w:val="00D22C26"/>
    <w:rsid w:val="00D22D35"/>
    <w:rsid w:val="00D22F46"/>
    <w:rsid w:val="00D2307E"/>
    <w:rsid w:val="00D230BB"/>
    <w:rsid w:val="00D232B6"/>
    <w:rsid w:val="00D23307"/>
    <w:rsid w:val="00D2335D"/>
    <w:rsid w:val="00D23521"/>
    <w:rsid w:val="00D2358F"/>
    <w:rsid w:val="00D2360C"/>
    <w:rsid w:val="00D2388E"/>
    <w:rsid w:val="00D238DA"/>
    <w:rsid w:val="00D23ACD"/>
    <w:rsid w:val="00D23C22"/>
    <w:rsid w:val="00D23F9F"/>
    <w:rsid w:val="00D2404D"/>
    <w:rsid w:val="00D240E5"/>
    <w:rsid w:val="00D24185"/>
    <w:rsid w:val="00D244A1"/>
    <w:rsid w:val="00D24723"/>
    <w:rsid w:val="00D247AD"/>
    <w:rsid w:val="00D247EE"/>
    <w:rsid w:val="00D248C1"/>
    <w:rsid w:val="00D24A4B"/>
    <w:rsid w:val="00D24B38"/>
    <w:rsid w:val="00D24C8C"/>
    <w:rsid w:val="00D24D8C"/>
    <w:rsid w:val="00D24EE0"/>
    <w:rsid w:val="00D24F33"/>
    <w:rsid w:val="00D250F1"/>
    <w:rsid w:val="00D2562D"/>
    <w:rsid w:val="00D256AB"/>
    <w:rsid w:val="00D25752"/>
    <w:rsid w:val="00D25786"/>
    <w:rsid w:val="00D25A89"/>
    <w:rsid w:val="00D25ABB"/>
    <w:rsid w:val="00D25C7F"/>
    <w:rsid w:val="00D25DB2"/>
    <w:rsid w:val="00D25E64"/>
    <w:rsid w:val="00D25E88"/>
    <w:rsid w:val="00D25F44"/>
    <w:rsid w:val="00D25F8B"/>
    <w:rsid w:val="00D26121"/>
    <w:rsid w:val="00D2612F"/>
    <w:rsid w:val="00D2635E"/>
    <w:rsid w:val="00D26605"/>
    <w:rsid w:val="00D2667E"/>
    <w:rsid w:val="00D269AF"/>
    <w:rsid w:val="00D269FA"/>
    <w:rsid w:val="00D26A8D"/>
    <w:rsid w:val="00D26ED0"/>
    <w:rsid w:val="00D27034"/>
    <w:rsid w:val="00D2752D"/>
    <w:rsid w:val="00D2754D"/>
    <w:rsid w:val="00D275FA"/>
    <w:rsid w:val="00D277B5"/>
    <w:rsid w:val="00D27887"/>
    <w:rsid w:val="00D27B12"/>
    <w:rsid w:val="00D27BD8"/>
    <w:rsid w:val="00D27CB0"/>
    <w:rsid w:val="00D27FA1"/>
    <w:rsid w:val="00D2EF27"/>
    <w:rsid w:val="00D3005F"/>
    <w:rsid w:val="00D301A4"/>
    <w:rsid w:val="00D302FC"/>
    <w:rsid w:val="00D302FD"/>
    <w:rsid w:val="00D307F1"/>
    <w:rsid w:val="00D308D6"/>
    <w:rsid w:val="00D309CC"/>
    <w:rsid w:val="00D30BEA"/>
    <w:rsid w:val="00D30C8C"/>
    <w:rsid w:val="00D30E02"/>
    <w:rsid w:val="00D30F90"/>
    <w:rsid w:val="00D31044"/>
    <w:rsid w:val="00D31501"/>
    <w:rsid w:val="00D31530"/>
    <w:rsid w:val="00D3164B"/>
    <w:rsid w:val="00D3166E"/>
    <w:rsid w:val="00D31AA4"/>
    <w:rsid w:val="00D31B1D"/>
    <w:rsid w:val="00D31B1E"/>
    <w:rsid w:val="00D31E38"/>
    <w:rsid w:val="00D322BB"/>
    <w:rsid w:val="00D3247D"/>
    <w:rsid w:val="00D325F5"/>
    <w:rsid w:val="00D326C4"/>
    <w:rsid w:val="00D32C18"/>
    <w:rsid w:val="00D33141"/>
    <w:rsid w:val="00D331BE"/>
    <w:rsid w:val="00D3320B"/>
    <w:rsid w:val="00D3321E"/>
    <w:rsid w:val="00D33267"/>
    <w:rsid w:val="00D3326B"/>
    <w:rsid w:val="00D33291"/>
    <w:rsid w:val="00D332B0"/>
    <w:rsid w:val="00D332E9"/>
    <w:rsid w:val="00D333D1"/>
    <w:rsid w:val="00D334C7"/>
    <w:rsid w:val="00D33755"/>
    <w:rsid w:val="00D338A2"/>
    <w:rsid w:val="00D338D4"/>
    <w:rsid w:val="00D338FC"/>
    <w:rsid w:val="00D339FF"/>
    <w:rsid w:val="00D33BB1"/>
    <w:rsid w:val="00D33BE8"/>
    <w:rsid w:val="00D33CB2"/>
    <w:rsid w:val="00D33CD9"/>
    <w:rsid w:val="00D33E50"/>
    <w:rsid w:val="00D33EAA"/>
    <w:rsid w:val="00D341D2"/>
    <w:rsid w:val="00D342C4"/>
    <w:rsid w:val="00D34450"/>
    <w:rsid w:val="00D34540"/>
    <w:rsid w:val="00D348B0"/>
    <w:rsid w:val="00D34918"/>
    <w:rsid w:val="00D34A6C"/>
    <w:rsid w:val="00D34CAB"/>
    <w:rsid w:val="00D34D3F"/>
    <w:rsid w:val="00D34E9C"/>
    <w:rsid w:val="00D34FC4"/>
    <w:rsid w:val="00D3516F"/>
    <w:rsid w:val="00D352FE"/>
    <w:rsid w:val="00D35310"/>
    <w:rsid w:val="00D3532F"/>
    <w:rsid w:val="00D35991"/>
    <w:rsid w:val="00D35ADE"/>
    <w:rsid w:val="00D35CA6"/>
    <w:rsid w:val="00D35D04"/>
    <w:rsid w:val="00D35DF6"/>
    <w:rsid w:val="00D35F92"/>
    <w:rsid w:val="00D36044"/>
    <w:rsid w:val="00D360A3"/>
    <w:rsid w:val="00D36138"/>
    <w:rsid w:val="00D36566"/>
    <w:rsid w:val="00D366A2"/>
    <w:rsid w:val="00D36804"/>
    <w:rsid w:val="00D368AB"/>
    <w:rsid w:val="00D3694E"/>
    <w:rsid w:val="00D369E0"/>
    <w:rsid w:val="00D36A3D"/>
    <w:rsid w:val="00D36AB5"/>
    <w:rsid w:val="00D36AF6"/>
    <w:rsid w:val="00D36B8C"/>
    <w:rsid w:val="00D36DFD"/>
    <w:rsid w:val="00D36E4F"/>
    <w:rsid w:val="00D36F36"/>
    <w:rsid w:val="00D37207"/>
    <w:rsid w:val="00D37530"/>
    <w:rsid w:val="00D375C3"/>
    <w:rsid w:val="00D37790"/>
    <w:rsid w:val="00D37839"/>
    <w:rsid w:val="00D37A7B"/>
    <w:rsid w:val="00D37AFE"/>
    <w:rsid w:val="00D37BD8"/>
    <w:rsid w:val="00D37C66"/>
    <w:rsid w:val="00D37DA1"/>
    <w:rsid w:val="00D37DB8"/>
    <w:rsid w:val="00D37DC6"/>
    <w:rsid w:val="00D37E05"/>
    <w:rsid w:val="00D37E70"/>
    <w:rsid w:val="00D37F6D"/>
    <w:rsid w:val="00D4003C"/>
    <w:rsid w:val="00D400B2"/>
    <w:rsid w:val="00D401B1"/>
    <w:rsid w:val="00D401C6"/>
    <w:rsid w:val="00D4056F"/>
    <w:rsid w:val="00D4064C"/>
    <w:rsid w:val="00D408C5"/>
    <w:rsid w:val="00D40A56"/>
    <w:rsid w:val="00D40AC0"/>
    <w:rsid w:val="00D40B53"/>
    <w:rsid w:val="00D40BDF"/>
    <w:rsid w:val="00D40C62"/>
    <w:rsid w:val="00D40E7B"/>
    <w:rsid w:val="00D40EED"/>
    <w:rsid w:val="00D40F55"/>
    <w:rsid w:val="00D40FB1"/>
    <w:rsid w:val="00D410FA"/>
    <w:rsid w:val="00D41210"/>
    <w:rsid w:val="00D41342"/>
    <w:rsid w:val="00D413C7"/>
    <w:rsid w:val="00D414F4"/>
    <w:rsid w:val="00D4152D"/>
    <w:rsid w:val="00D4162B"/>
    <w:rsid w:val="00D418E8"/>
    <w:rsid w:val="00D41918"/>
    <w:rsid w:val="00D41ADA"/>
    <w:rsid w:val="00D41BE3"/>
    <w:rsid w:val="00D41E81"/>
    <w:rsid w:val="00D420DC"/>
    <w:rsid w:val="00D427E9"/>
    <w:rsid w:val="00D42806"/>
    <w:rsid w:val="00D42996"/>
    <w:rsid w:val="00D42A15"/>
    <w:rsid w:val="00D42AB6"/>
    <w:rsid w:val="00D42B15"/>
    <w:rsid w:val="00D42DA0"/>
    <w:rsid w:val="00D42F59"/>
    <w:rsid w:val="00D42FD1"/>
    <w:rsid w:val="00D43149"/>
    <w:rsid w:val="00D4315E"/>
    <w:rsid w:val="00D43870"/>
    <w:rsid w:val="00D43983"/>
    <w:rsid w:val="00D43A32"/>
    <w:rsid w:val="00D43B98"/>
    <w:rsid w:val="00D43C3B"/>
    <w:rsid w:val="00D43DE8"/>
    <w:rsid w:val="00D43E50"/>
    <w:rsid w:val="00D43EAD"/>
    <w:rsid w:val="00D43FB2"/>
    <w:rsid w:val="00D443FD"/>
    <w:rsid w:val="00D449E8"/>
    <w:rsid w:val="00D44A51"/>
    <w:rsid w:val="00D44BBB"/>
    <w:rsid w:val="00D44F27"/>
    <w:rsid w:val="00D44F69"/>
    <w:rsid w:val="00D44F7B"/>
    <w:rsid w:val="00D44FA4"/>
    <w:rsid w:val="00D452F3"/>
    <w:rsid w:val="00D452F4"/>
    <w:rsid w:val="00D45355"/>
    <w:rsid w:val="00D456DF"/>
    <w:rsid w:val="00D45981"/>
    <w:rsid w:val="00D45A52"/>
    <w:rsid w:val="00D45AE0"/>
    <w:rsid w:val="00D45BF5"/>
    <w:rsid w:val="00D45EB7"/>
    <w:rsid w:val="00D45EEE"/>
    <w:rsid w:val="00D4618C"/>
    <w:rsid w:val="00D4662B"/>
    <w:rsid w:val="00D4672D"/>
    <w:rsid w:val="00D4677C"/>
    <w:rsid w:val="00D469E6"/>
    <w:rsid w:val="00D46C19"/>
    <w:rsid w:val="00D46C8C"/>
    <w:rsid w:val="00D46E16"/>
    <w:rsid w:val="00D47698"/>
    <w:rsid w:val="00D476BB"/>
    <w:rsid w:val="00D47735"/>
    <w:rsid w:val="00D477D9"/>
    <w:rsid w:val="00D4787D"/>
    <w:rsid w:val="00D478F4"/>
    <w:rsid w:val="00D47931"/>
    <w:rsid w:val="00D47A77"/>
    <w:rsid w:val="00D47B8A"/>
    <w:rsid w:val="00D47D22"/>
    <w:rsid w:val="00D47E0E"/>
    <w:rsid w:val="00D50036"/>
    <w:rsid w:val="00D500D9"/>
    <w:rsid w:val="00D500F4"/>
    <w:rsid w:val="00D5015C"/>
    <w:rsid w:val="00D5037B"/>
    <w:rsid w:val="00D504F4"/>
    <w:rsid w:val="00D50714"/>
    <w:rsid w:val="00D508D6"/>
    <w:rsid w:val="00D50E0A"/>
    <w:rsid w:val="00D510C5"/>
    <w:rsid w:val="00D510FE"/>
    <w:rsid w:val="00D51119"/>
    <w:rsid w:val="00D511F7"/>
    <w:rsid w:val="00D51248"/>
    <w:rsid w:val="00D51374"/>
    <w:rsid w:val="00D513BB"/>
    <w:rsid w:val="00D513FF"/>
    <w:rsid w:val="00D51523"/>
    <w:rsid w:val="00D51809"/>
    <w:rsid w:val="00D51D57"/>
    <w:rsid w:val="00D51DA6"/>
    <w:rsid w:val="00D51E64"/>
    <w:rsid w:val="00D51FF4"/>
    <w:rsid w:val="00D52194"/>
    <w:rsid w:val="00D5232B"/>
    <w:rsid w:val="00D52624"/>
    <w:rsid w:val="00D52635"/>
    <w:rsid w:val="00D526E6"/>
    <w:rsid w:val="00D52827"/>
    <w:rsid w:val="00D52A67"/>
    <w:rsid w:val="00D52AE3"/>
    <w:rsid w:val="00D52BB9"/>
    <w:rsid w:val="00D52C8D"/>
    <w:rsid w:val="00D52E13"/>
    <w:rsid w:val="00D52E6E"/>
    <w:rsid w:val="00D52F24"/>
    <w:rsid w:val="00D5301E"/>
    <w:rsid w:val="00D5315C"/>
    <w:rsid w:val="00D534D7"/>
    <w:rsid w:val="00D53653"/>
    <w:rsid w:val="00D53678"/>
    <w:rsid w:val="00D536D6"/>
    <w:rsid w:val="00D5379D"/>
    <w:rsid w:val="00D5386C"/>
    <w:rsid w:val="00D53E61"/>
    <w:rsid w:val="00D53F0E"/>
    <w:rsid w:val="00D540F3"/>
    <w:rsid w:val="00D540FE"/>
    <w:rsid w:val="00D5410E"/>
    <w:rsid w:val="00D54179"/>
    <w:rsid w:val="00D544A6"/>
    <w:rsid w:val="00D547A3"/>
    <w:rsid w:val="00D54876"/>
    <w:rsid w:val="00D54AAE"/>
    <w:rsid w:val="00D54F77"/>
    <w:rsid w:val="00D550EC"/>
    <w:rsid w:val="00D551A7"/>
    <w:rsid w:val="00D5539E"/>
    <w:rsid w:val="00D554C7"/>
    <w:rsid w:val="00D556AB"/>
    <w:rsid w:val="00D557C5"/>
    <w:rsid w:val="00D558F4"/>
    <w:rsid w:val="00D55B5D"/>
    <w:rsid w:val="00D55C0C"/>
    <w:rsid w:val="00D55E35"/>
    <w:rsid w:val="00D5617F"/>
    <w:rsid w:val="00D56202"/>
    <w:rsid w:val="00D56227"/>
    <w:rsid w:val="00D5623C"/>
    <w:rsid w:val="00D56440"/>
    <w:rsid w:val="00D56706"/>
    <w:rsid w:val="00D56731"/>
    <w:rsid w:val="00D567A7"/>
    <w:rsid w:val="00D567B6"/>
    <w:rsid w:val="00D5686E"/>
    <w:rsid w:val="00D56AD4"/>
    <w:rsid w:val="00D56B5B"/>
    <w:rsid w:val="00D56E1A"/>
    <w:rsid w:val="00D570DD"/>
    <w:rsid w:val="00D57147"/>
    <w:rsid w:val="00D57160"/>
    <w:rsid w:val="00D572E5"/>
    <w:rsid w:val="00D573E5"/>
    <w:rsid w:val="00D57495"/>
    <w:rsid w:val="00D574CF"/>
    <w:rsid w:val="00D575A2"/>
    <w:rsid w:val="00D5771C"/>
    <w:rsid w:val="00D577B3"/>
    <w:rsid w:val="00D57ADE"/>
    <w:rsid w:val="00D57B9D"/>
    <w:rsid w:val="00D57CEE"/>
    <w:rsid w:val="00D57DC0"/>
    <w:rsid w:val="00D60198"/>
    <w:rsid w:val="00D60381"/>
    <w:rsid w:val="00D60387"/>
    <w:rsid w:val="00D603C0"/>
    <w:rsid w:val="00D60781"/>
    <w:rsid w:val="00D60802"/>
    <w:rsid w:val="00D60A50"/>
    <w:rsid w:val="00D60AB2"/>
    <w:rsid w:val="00D60C3C"/>
    <w:rsid w:val="00D60CED"/>
    <w:rsid w:val="00D60D7A"/>
    <w:rsid w:val="00D61022"/>
    <w:rsid w:val="00D61103"/>
    <w:rsid w:val="00D613B6"/>
    <w:rsid w:val="00D6145B"/>
    <w:rsid w:val="00D61470"/>
    <w:rsid w:val="00D614A1"/>
    <w:rsid w:val="00D615E1"/>
    <w:rsid w:val="00D61750"/>
    <w:rsid w:val="00D61789"/>
    <w:rsid w:val="00D617E3"/>
    <w:rsid w:val="00D6193F"/>
    <w:rsid w:val="00D61AEF"/>
    <w:rsid w:val="00D61B72"/>
    <w:rsid w:val="00D61C95"/>
    <w:rsid w:val="00D61E13"/>
    <w:rsid w:val="00D61E5B"/>
    <w:rsid w:val="00D622B3"/>
    <w:rsid w:val="00D62423"/>
    <w:rsid w:val="00D6251E"/>
    <w:rsid w:val="00D625C4"/>
    <w:rsid w:val="00D625EC"/>
    <w:rsid w:val="00D6264A"/>
    <w:rsid w:val="00D62682"/>
    <w:rsid w:val="00D626BC"/>
    <w:rsid w:val="00D62856"/>
    <w:rsid w:val="00D628ED"/>
    <w:rsid w:val="00D62ADA"/>
    <w:rsid w:val="00D62E44"/>
    <w:rsid w:val="00D62FBF"/>
    <w:rsid w:val="00D6305A"/>
    <w:rsid w:val="00D63119"/>
    <w:rsid w:val="00D631FD"/>
    <w:rsid w:val="00D63404"/>
    <w:rsid w:val="00D63443"/>
    <w:rsid w:val="00D634BC"/>
    <w:rsid w:val="00D63696"/>
    <w:rsid w:val="00D637B5"/>
    <w:rsid w:val="00D637F1"/>
    <w:rsid w:val="00D638A0"/>
    <w:rsid w:val="00D63936"/>
    <w:rsid w:val="00D639BB"/>
    <w:rsid w:val="00D63C1D"/>
    <w:rsid w:val="00D63CD0"/>
    <w:rsid w:val="00D63D13"/>
    <w:rsid w:val="00D63F5A"/>
    <w:rsid w:val="00D64012"/>
    <w:rsid w:val="00D6409D"/>
    <w:rsid w:val="00D641D6"/>
    <w:rsid w:val="00D64322"/>
    <w:rsid w:val="00D64435"/>
    <w:rsid w:val="00D6455D"/>
    <w:rsid w:val="00D645D4"/>
    <w:rsid w:val="00D64864"/>
    <w:rsid w:val="00D648DF"/>
    <w:rsid w:val="00D64A1B"/>
    <w:rsid w:val="00D64A4A"/>
    <w:rsid w:val="00D64A73"/>
    <w:rsid w:val="00D64B4A"/>
    <w:rsid w:val="00D64BBD"/>
    <w:rsid w:val="00D64C80"/>
    <w:rsid w:val="00D64CA4"/>
    <w:rsid w:val="00D64D9F"/>
    <w:rsid w:val="00D65069"/>
    <w:rsid w:val="00D650BE"/>
    <w:rsid w:val="00D650C4"/>
    <w:rsid w:val="00D65111"/>
    <w:rsid w:val="00D65218"/>
    <w:rsid w:val="00D6529D"/>
    <w:rsid w:val="00D65503"/>
    <w:rsid w:val="00D65599"/>
    <w:rsid w:val="00D6567F"/>
    <w:rsid w:val="00D6578C"/>
    <w:rsid w:val="00D65CA3"/>
    <w:rsid w:val="00D65DA3"/>
    <w:rsid w:val="00D65DD5"/>
    <w:rsid w:val="00D65E59"/>
    <w:rsid w:val="00D66444"/>
    <w:rsid w:val="00D66458"/>
    <w:rsid w:val="00D66459"/>
    <w:rsid w:val="00D66625"/>
    <w:rsid w:val="00D66778"/>
    <w:rsid w:val="00D668D5"/>
    <w:rsid w:val="00D66933"/>
    <w:rsid w:val="00D669AD"/>
    <w:rsid w:val="00D66AA2"/>
    <w:rsid w:val="00D66AAB"/>
    <w:rsid w:val="00D66ABD"/>
    <w:rsid w:val="00D66BCB"/>
    <w:rsid w:val="00D66BF2"/>
    <w:rsid w:val="00D66CFC"/>
    <w:rsid w:val="00D66E39"/>
    <w:rsid w:val="00D66F3A"/>
    <w:rsid w:val="00D67010"/>
    <w:rsid w:val="00D6723C"/>
    <w:rsid w:val="00D672C5"/>
    <w:rsid w:val="00D67516"/>
    <w:rsid w:val="00D6753F"/>
    <w:rsid w:val="00D676BB"/>
    <w:rsid w:val="00D67717"/>
    <w:rsid w:val="00D67793"/>
    <w:rsid w:val="00D677B2"/>
    <w:rsid w:val="00D67866"/>
    <w:rsid w:val="00D67AEE"/>
    <w:rsid w:val="00D67B05"/>
    <w:rsid w:val="00D70020"/>
    <w:rsid w:val="00D702E8"/>
    <w:rsid w:val="00D70386"/>
    <w:rsid w:val="00D704CF"/>
    <w:rsid w:val="00D70649"/>
    <w:rsid w:val="00D706F3"/>
    <w:rsid w:val="00D7092B"/>
    <w:rsid w:val="00D709C5"/>
    <w:rsid w:val="00D70B4B"/>
    <w:rsid w:val="00D70C72"/>
    <w:rsid w:val="00D70F63"/>
    <w:rsid w:val="00D711F0"/>
    <w:rsid w:val="00D712E7"/>
    <w:rsid w:val="00D71376"/>
    <w:rsid w:val="00D713E8"/>
    <w:rsid w:val="00D71435"/>
    <w:rsid w:val="00D71526"/>
    <w:rsid w:val="00D7152F"/>
    <w:rsid w:val="00D7197A"/>
    <w:rsid w:val="00D71ADB"/>
    <w:rsid w:val="00D71B56"/>
    <w:rsid w:val="00D71B73"/>
    <w:rsid w:val="00D71C5C"/>
    <w:rsid w:val="00D71CBC"/>
    <w:rsid w:val="00D72133"/>
    <w:rsid w:val="00D72137"/>
    <w:rsid w:val="00D72242"/>
    <w:rsid w:val="00D7227B"/>
    <w:rsid w:val="00D722E6"/>
    <w:rsid w:val="00D724EF"/>
    <w:rsid w:val="00D7251C"/>
    <w:rsid w:val="00D72786"/>
    <w:rsid w:val="00D72833"/>
    <w:rsid w:val="00D729B2"/>
    <w:rsid w:val="00D729D4"/>
    <w:rsid w:val="00D72A91"/>
    <w:rsid w:val="00D72D0A"/>
    <w:rsid w:val="00D72D99"/>
    <w:rsid w:val="00D731FE"/>
    <w:rsid w:val="00D733E6"/>
    <w:rsid w:val="00D73721"/>
    <w:rsid w:val="00D73797"/>
    <w:rsid w:val="00D73812"/>
    <w:rsid w:val="00D73967"/>
    <w:rsid w:val="00D73979"/>
    <w:rsid w:val="00D73AD9"/>
    <w:rsid w:val="00D73B99"/>
    <w:rsid w:val="00D74079"/>
    <w:rsid w:val="00D74193"/>
    <w:rsid w:val="00D7419F"/>
    <w:rsid w:val="00D745B0"/>
    <w:rsid w:val="00D746EB"/>
    <w:rsid w:val="00D74C66"/>
    <w:rsid w:val="00D75164"/>
    <w:rsid w:val="00D75176"/>
    <w:rsid w:val="00D751E7"/>
    <w:rsid w:val="00D752FC"/>
    <w:rsid w:val="00D7534E"/>
    <w:rsid w:val="00D7549E"/>
    <w:rsid w:val="00D755D4"/>
    <w:rsid w:val="00D755FA"/>
    <w:rsid w:val="00D7560D"/>
    <w:rsid w:val="00D75669"/>
    <w:rsid w:val="00D756A3"/>
    <w:rsid w:val="00D75742"/>
    <w:rsid w:val="00D758D6"/>
    <w:rsid w:val="00D75A98"/>
    <w:rsid w:val="00D75C9B"/>
    <w:rsid w:val="00D75D1B"/>
    <w:rsid w:val="00D75EF7"/>
    <w:rsid w:val="00D75FB0"/>
    <w:rsid w:val="00D75FDA"/>
    <w:rsid w:val="00D75FDB"/>
    <w:rsid w:val="00D763C9"/>
    <w:rsid w:val="00D7641E"/>
    <w:rsid w:val="00D76450"/>
    <w:rsid w:val="00D76482"/>
    <w:rsid w:val="00D764C0"/>
    <w:rsid w:val="00D764FB"/>
    <w:rsid w:val="00D76541"/>
    <w:rsid w:val="00D7664C"/>
    <w:rsid w:val="00D7694A"/>
    <w:rsid w:val="00D769BF"/>
    <w:rsid w:val="00D769E0"/>
    <w:rsid w:val="00D76A26"/>
    <w:rsid w:val="00D76A73"/>
    <w:rsid w:val="00D76B1D"/>
    <w:rsid w:val="00D76B64"/>
    <w:rsid w:val="00D76D16"/>
    <w:rsid w:val="00D76DA8"/>
    <w:rsid w:val="00D76DF3"/>
    <w:rsid w:val="00D76EF1"/>
    <w:rsid w:val="00D76F80"/>
    <w:rsid w:val="00D771B5"/>
    <w:rsid w:val="00D772DE"/>
    <w:rsid w:val="00D773C5"/>
    <w:rsid w:val="00D77541"/>
    <w:rsid w:val="00D775D5"/>
    <w:rsid w:val="00D777E5"/>
    <w:rsid w:val="00D7786E"/>
    <w:rsid w:val="00D77873"/>
    <w:rsid w:val="00D77B33"/>
    <w:rsid w:val="00D77B36"/>
    <w:rsid w:val="00D77B5A"/>
    <w:rsid w:val="00D77C59"/>
    <w:rsid w:val="00D77D1D"/>
    <w:rsid w:val="00D77F17"/>
    <w:rsid w:val="00D77F23"/>
    <w:rsid w:val="00D8015D"/>
    <w:rsid w:val="00D8029E"/>
    <w:rsid w:val="00D8030D"/>
    <w:rsid w:val="00D803CB"/>
    <w:rsid w:val="00D80464"/>
    <w:rsid w:val="00D80558"/>
    <w:rsid w:val="00D805AE"/>
    <w:rsid w:val="00D80652"/>
    <w:rsid w:val="00D8078F"/>
    <w:rsid w:val="00D80AC7"/>
    <w:rsid w:val="00D80B65"/>
    <w:rsid w:val="00D81316"/>
    <w:rsid w:val="00D81587"/>
    <w:rsid w:val="00D815A8"/>
    <w:rsid w:val="00D81652"/>
    <w:rsid w:val="00D816EC"/>
    <w:rsid w:val="00D817A9"/>
    <w:rsid w:val="00D817D3"/>
    <w:rsid w:val="00D8197C"/>
    <w:rsid w:val="00D81C23"/>
    <w:rsid w:val="00D81C5F"/>
    <w:rsid w:val="00D81D47"/>
    <w:rsid w:val="00D81F0A"/>
    <w:rsid w:val="00D8204D"/>
    <w:rsid w:val="00D82147"/>
    <w:rsid w:val="00D82195"/>
    <w:rsid w:val="00D82276"/>
    <w:rsid w:val="00D82550"/>
    <w:rsid w:val="00D826A2"/>
    <w:rsid w:val="00D826D8"/>
    <w:rsid w:val="00D8271C"/>
    <w:rsid w:val="00D82A6A"/>
    <w:rsid w:val="00D82AE2"/>
    <w:rsid w:val="00D82B48"/>
    <w:rsid w:val="00D82D3F"/>
    <w:rsid w:val="00D82DED"/>
    <w:rsid w:val="00D82E97"/>
    <w:rsid w:val="00D830B2"/>
    <w:rsid w:val="00D830DD"/>
    <w:rsid w:val="00D831CB"/>
    <w:rsid w:val="00D833B6"/>
    <w:rsid w:val="00D834A0"/>
    <w:rsid w:val="00D8356E"/>
    <w:rsid w:val="00D835E3"/>
    <w:rsid w:val="00D83765"/>
    <w:rsid w:val="00D8392D"/>
    <w:rsid w:val="00D83991"/>
    <w:rsid w:val="00D83A28"/>
    <w:rsid w:val="00D83B74"/>
    <w:rsid w:val="00D83BD6"/>
    <w:rsid w:val="00D83D73"/>
    <w:rsid w:val="00D83DCE"/>
    <w:rsid w:val="00D83DD5"/>
    <w:rsid w:val="00D83E16"/>
    <w:rsid w:val="00D83E59"/>
    <w:rsid w:val="00D84101"/>
    <w:rsid w:val="00D84386"/>
    <w:rsid w:val="00D845B4"/>
    <w:rsid w:val="00D84674"/>
    <w:rsid w:val="00D847E9"/>
    <w:rsid w:val="00D84968"/>
    <w:rsid w:val="00D8498B"/>
    <w:rsid w:val="00D84A51"/>
    <w:rsid w:val="00D84A64"/>
    <w:rsid w:val="00D84AD1"/>
    <w:rsid w:val="00D84B2E"/>
    <w:rsid w:val="00D84D2B"/>
    <w:rsid w:val="00D84E01"/>
    <w:rsid w:val="00D84EF2"/>
    <w:rsid w:val="00D850B3"/>
    <w:rsid w:val="00D8516F"/>
    <w:rsid w:val="00D8517A"/>
    <w:rsid w:val="00D85549"/>
    <w:rsid w:val="00D855CD"/>
    <w:rsid w:val="00D85764"/>
    <w:rsid w:val="00D85A7F"/>
    <w:rsid w:val="00D85BE6"/>
    <w:rsid w:val="00D85C29"/>
    <w:rsid w:val="00D85CC0"/>
    <w:rsid w:val="00D85E9E"/>
    <w:rsid w:val="00D85F52"/>
    <w:rsid w:val="00D860C8"/>
    <w:rsid w:val="00D86147"/>
    <w:rsid w:val="00D8614F"/>
    <w:rsid w:val="00D86282"/>
    <w:rsid w:val="00D86407"/>
    <w:rsid w:val="00D86416"/>
    <w:rsid w:val="00D86496"/>
    <w:rsid w:val="00D864EE"/>
    <w:rsid w:val="00D864F2"/>
    <w:rsid w:val="00D868EB"/>
    <w:rsid w:val="00D86936"/>
    <w:rsid w:val="00D86968"/>
    <w:rsid w:val="00D869BA"/>
    <w:rsid w:val="00D869C2"/>
    <w:rsid w:val="00D86B51"/>
    <w:rsid w:val="00D86EB9"/>
    <w:rsid w:val="00D86F3C"/>
    <w:rsid w:val="00D87004"/>
    <w:rsid w:val="00D87037"/>
    <w:rsid w:val="00D8707E"/>
    <w:rsid w:val="00D871FE"/>
    <w:rsid w:val="00D87561"/>
    <w:rsid w:val="00D87A87"/>
    <w:rsid w:val="00D87C62"/>
    <w:rsid w:val="00D87E58"/>
    <w:rsid w:val="00D90098"/>
    <w:rsid w:val="00D90135"/>
    <w:rsid w:val="00D90314"/>
    <w:rsid w:val="00D90381"/>
    <w:rsid w:val="00D9063D"/>
    <w:rsid w:val="00D90738"/>
    <w:rsid w:val="00D90CA2"/>
    <w:rsid w:val="00D90D59"/>
    <w:rsid w:val="00D90F73"/>
    <w:rsid w:val="00D90F86"/>
    <w:rsid w:val="00D91079"/>
    <w:rsid w:val="00D9125B"/>
    <w:rsid w:val="00D91404"/>
    <w:rsid w:val="00D91415"/>
    <w:rsid w:val="00D91442"/>
    <w:rsid w:val="00D91477"/>
    <w:rsid w:val="00D916DA"/>
    <w:rsid w:val="00D9175E"/>
    <w:rsid w:val="00D91803"/>
    <w:rsid w:val="00D91AF3"/>
    <w:rsid w:val="00D91E37"/>
    <w:rsid w:val="00D91E9A"/>
    <w:rsid w:val="00D91F90"/>
    <w:rsid w:val="00D92045"/>
    <w:rsid w:val="00D92064"/>
    <w:rsid w:val="00D92675"/>
    <w:rsid w:val="00D926F4"/>
    <w:rsid w:val="00D9271E"/>
    <w:rsid w:val="00D928FE"/>
    <w:rsid w:val="00D929EF"/>
    <w:rsid w:val="00D92E20"/>
    <w:rsid w:val="00D9304A"/>
    <w:rsid w:val="00D936F6"/>
    <w:rsid w:val="00D937B1"/>
    <w:rsid w:val="00D937BA"/>
    <w:rsid w:val="00D937F0"/>
    <w:rsid w:val="00D9387A"/>
    <w:rsid w:val="00D93901"/>
    <w:rsid w:val="00D93971"/>
    <w:rsid w:val="00D93CC8"/>
    <w:rsid w:val="00D93D2A"/>
    <w:rsid w:val="00D93D4F"/>
    <w:rsid w:val="00D93E9A"/>
    <w:rsid w:val="00D93E9F"/>
    <w:rsid w:val="00D9408E"/>
    <w:rsid w:val="00D941CD"/>
    <w:rsid w:val="00D9422E"/>
    <w:rsid w:val="00D943EE"/>
    <w:rsid w:val="00D94542"/>
    <w:rsid w:val="00D9467F"/>
    <w:rsid w:val="00D94888"/>
    <w:rsid w:val="00D9498C"/>
    <w:rsid w:val="00D949B1"/>
    <w:rsid w:val="00D949D0"/>
    <w:rsid w:val="00D94A0A"/>
    <w:rsid w:val="00D94EE4"/>
    <w:rsid w:val="00D94FB1"/>
    <w:rsid w:val="00D95188"/>
    <w:rsid w:val="00D9526E"/>
    <w:rsid w:val="00D95626"/>
    <w:rsid w:val="00D95659"/>
    <w:rsid w:val="00D957CC"/>
    <w:rsid w:val="00D958DA"/>
    <w:rsid w:val="00D95C48"/>
    <w:rsid w:val="00D95CD4"/>
    <w:rsid w:val="00D95D9C"/>
    <w:rsid w:val="00D95D9D"/>
    <w:rsid w:val="00D95DD7"/>
    <w:rsid w:val="00D95ED7"/>
    <w:rsid w:val="00D95F27"/>
    <w:rsid w:val="00D95F8B"/>
    <w:rsid w:val="00D96270"/>
    <w:rsid w:val="00D9634F"/>
    <w:rsid w:val="00D968AC"/>
    <w:rsid w:val="00D968F3"/>
    <w:rsid w:val="00D96A8A"/>
    <w:rsid w:val="00D96B33"/>
    <w:rsid w:val="00D96BAD"/>
    <w:rsid w:val="00D96BB9"/>
    <w:rsid w:val="00D96BDB"/>
    <w:rsid w:val="00D96DB1"/>
    <w:rsid w:val="00D96DE0"/>
    <w:rsid w:val="00D96E0B"/>
    <w:rsid w:val="00D96E2A"/>
    <w:rsid w:val="00D97050"/>
    <w:rsid w:val="00D97062"/>
    <w:rsid w:val="00D972F7"/>
    <w:rsid w:val="00D97552"/>
    <w:rsid w:val="00D9767D"/>
    <w:rsid w:val="00D977A8"/>
    <w:rsid w:val="00D977BE"/>
    <w:rsid w:val="00D977C0"/>
    <w:rsid w:val="00D978E6"/>
    <w:rsid w:val="00D97B35"/>
    <w:rsid w:val="00D97D13"/>
    <w:rsid w:val="00D97DBD"/>
    <w:rsid w:val="00D9B38E"/>
    <w:rsid w:val="00DA0060"/>
    <w:rsid w:val="00DA00BB"/>
    <w:rsid w:val="00DA00D9"/>
    <w:rsid w:val="00DA0103"/>
    <w:rsid w:val="00DA0281"/>
    <w:rsid w:val="00DA0504"/>
    <w:rsid w:val="00DA06DD"/>
    <w:rsid w:val="00DA0858"/>
    <w:rsid w:val="00DA0861"/>
    <w:rsid w:val="00DA0A18"/>
    <w:rsid w:val="00DA0B88"/>
    <w:rsid w:val="00DA0CDF"/>
    <w:rsid w:val="00DA0DB9"/>
    <w:rsid w:val="00DA0FC9"/>
    <w:rsid w:val="00DA103B"/>
    <w:rsid w:val="00DA10E6"/>
    <w:rsid w:val="00DA1398"/>
    <w:rsid w:val="00DA1405"/>
    <w:rsid w:val="00DA147D"/>
    <w:rsid w:val="00DA151E"/>
    <w:rsid w:val="00DA15C1"/>
    <w:rsid w:val="00DA1656"/>
    <w:rsid w:val="00DA173F"/>
    <w:rsid w:val="00DA17B4"/>
    <w:rsid w:val="00DA1820"/>
    <w:rsid w:val="00DA185A"/>
    <w:rsid w:val="00DA1A82"/>
    <w:rsid w:val="00DA1B7A"/>
    <w:rsid w:val="00DA1C24"/>
    <w:rsid w:val="00DA1C45"/>
    <w:rsid w:val="00DA1C70"/>
    <w:rsid w:val="00DA1C8E"/>
    <w:rsid w:val="00DA1D01"/>
    <w:rsid w:val="00DA1DB7"/>
    <w:rsid w:val="00DA1EB1"/>
    <w:rsid w:val="00DA1F0A"/>
    <w:rsid w:val="00DA22C8"/>
    <w:rsid w:val="00DA2690"/>
    <w:rsid w:val="00DA26D6"/>
    <w:rsid w:val="00DA2703"/>
    <w:rsid w:val="00DA2761"/>
    <w:rsid w:val="00DA27C6"/>
    <w:rsid w:val="00DA2803"/>
    <w:rsid w:val="00DA2919"/>
    <w:rsid w:val="00DA29B3"/>
    <w:rsid w:val="00DA304C"/>
    <w:rsid w:val="00DA31C2"/>
    <w:rsid w:val="00DA33D5"/>
    <w:rsid w:val="00DA33EA"/>
    <w:rsid w:val="00DA3619"/>
    <w:rsid w:val="00DA372A"/>
    <w:rsid w:val="00DA38D7"/>
    <w:rsid w:val="00DA38F0"/>
    <w:rsid w:val="00DA3904"/>
    <w:rsid w:val="00DA393E"/>
    <w:rsid w:val="00DA3D26"/>
    <w:rsid w:val="00DA3EC7"/>
    <w:rsid w:val="00DA3FC6"/>
    <w:rsid w:val="00DA4024"/>
    <w:rsid w:val="00DA411C"/>
    <w:rsid w:val="00DA421D"/>
    <w:rsid w:val="00DA43CA"/>
    <w:rsid w:val="00DA46DF"/>
    <w:rsid w:val="00DA4706"/>
    <w:rsid w:val="00DA4940"/>
    <w:rsid w:val="00DA4942"/>
    <w:rsid w:val="00DA4A54"/>
    <w:rsid w:val="00DA4C11"/>
    <w:rsid w:val="00DA4D4A"/>
    <w:rsid w:val="00DA4E0D"/>
    <w:rsid w:val="00DA4E59"/>
    <w:rsid w:val="00DA51CD"/>
    <w:rsid w:val="00DA536A"/>
    <w:rsid w:val="00DA53C7"/>
    <w:rsid w:val="00DA5539"/>
    <w:rsid w:val="00DA560C"/>
    <w:rsid w:val="00DA56DD"/>
    <w:rsid w:val="00DA5985"/>
    <w:rsid w:val="00DA5A3C"/>
    <w:rsid w:val="00DA5EC3"/>
    <w:rsid w:val="00DA5F82"/>
    <w:rsid w:val="00DA6034"/>
    <w:rsid w:val="00DA6148"/>
    <w:rsid w:val="00DA662C"/>
    <w:rsid w:val="00DA66BC"/>
    <w:rsid w:val="00DA66CD"/>
    <w:rsid w:val="00DA693C"/>
    <w:rsid w:val="00DA698D"/>
    <w:rsid w:val="00DA6990"/>
    <w:rsid w:val="00DA6A3C"/>
    <w:rsid w:val="00DA6AB0"/>
    <w:rsid w:val="00DA6B95"/>
    <w:rsid w:val="00DA6D12"/>
    <w:rsid w:val="00DA6F91"/>
    <w:rsid w:val="00DA6F92"/>
    <w:rsid w:val="00DA700B"/>
    <w:rsid w:val="00DA7136"/>
    <w:rsid w:val="00DA763A"/>
    <w:rsid w:val="00DA76B1"/>
    <w:rsid w:val="00DA784A"/>
    <w:rsid w:val="00DA7896"/>
    <w:rsid w:val="00DA797E"/>
    <w:rsid w:val="00DA7A2A"/>
    <w:rsid w:val="00DA7C01"/>
    <w:rsid w:val="00DA7C6A"/>
    <w:rsid w:val="00DA7CD6"/>
    <w:rsid w:val="00DB011E"/>
    <w:rsid w:val="00DB0243"/>
    <w:rsid w:val="00DB0342"/>
    <w:rsid w:val="00DB050B"/>
    <w:rsid w:val="00DB0538"/>
    <w:rsid w:val="00DB0548"/>
    <w:rsid w:val="00DB0CCC"/>
    <w:rsid w:val="00DB1127"/>
    <w:rsid w:val="00DB1131"/>
    <w:rsid w:val="00DB11A3"/>
    <w:rsid w:val="00DB13B0"/>
    <w:rsid w:val="00DB15D2"/>
    <w:rsid w:val="00DB17A2"/>
    <w:rsid w:val="00DB1A7F"/>
    <w:rsid w:val="00DB1A91"/>
    <w:rsid w:val="00DB1B23"/>
    <w:rsid w:val="00DB1C07"/>
    <w:rsid w:val="00DB1E09"/>
    <w:rsid w:val="00DB1EA2"/>
    <w:rsid w:val="00DB1F6A"/>
    <w:rsid w:val="00DB2295"/>
    <w:rsid w:val="00DB235E"/>
    <w:rsid w:val="00DB2459"/>
    <w:rsid w:val="00DB25E7"/>
    <w:rsid w:val="00DB2602"/>
    <w:rsid w:val="00DB2606"/>
    <w:rsid w:val="00DB2632"/>
    <w:rsid w:val="00DB270E"/>
    <w:rsid w:val="00DB2795"/>
    <w:rsid w:val="00DB2866"/>
    <w:rsid w:val="00DB28DC"/>
    <w:rsid w:val="00DB292A"/>
    <w:rsid w:val="00DB293E"/>
    <w:rsid w:val="00DB2AA5"/>
    <w:rsid w:val="00DB2C6B"/>
    <w:rsid w:val="00DB2D19"/>
    <w:rsid w:val="00DB2DB4"/>
    <w:rsid w:val="00DB3202"/>
    <w:rsid w:val="00DB3271"/>
    <w:rsid w:val="00DB3290"/>
    <w:rsid w:val="00DB3499"/>
    <w:rsid w:val="00DB386E"/>
    <w:rsid w:val="00DB3913"/>
    <w:rsid w:val="00DB3924"/>
    <w:rsid w:val="00DB3942"/>
    <w:rsid w:val="00DB3964"/>
    <w:rsid w:val="00DB3A4D"/>
    <w:rsid w:val="00DB3A83"/>
    <w:rsid w:val="00DB3C10"/>
    <w:rsid w:val="00DB3CCE"/>
    <w:rsid w:val="00DB3D08"/>
    <w:rsid w:val="00DB3D0C"/>
    <w:rsid w:val="00DB3D46"/>
    <w:rsid w:val="00DB3F2A"/>
    <w:rsid w:val="00DB3F54"/>
    <w:rsid w:val="00DB423E"/>
    <w:rsid w:val="00DB4246"/>
    <w:rsid w:val="00DB445B"/>
    <w:rsid w:val="00DB447A"/>
    <w:rsid w:val="00DB4528"/>
    <w:rsid w:val="00DB45BF"/>
    <w:rsid w:val="00DB45F1"/>
    <w:rsid w:val="00DB4666"/>
    <w:rsid w:val="00DB4AD8"/>
    <w:rsid w:val="00DB4BF0"/>
    <w:rsid w:val="00DB4C1B"/>
    <w:rsid w:val="00DB4CEC"/>
    <w:rsid w:val="00DB4D78"/>
    <w:rsid w:val="00DB5092"/>
    <w:rsid w:val="00DB50A1"/>
    <w:rsid w:val="00DB50C3"/>
    <w:rsid w:val="00DB50CB"/>
    <w:rsid w:val="00DB5177"/>
    <w:rsid w:val="00DB535C"/>
    <w:rsid w:val="00DB539E"/>
    <w:rsid w:val="00DB547F"/>
    <w:rsid w:val="00DB5640"/>
    <w:rsid w:val="00DB56E4"/>
    <w:rsid w:val="00DB5770"/>
    <w:rsid w:val="00DB57C3"/>
    <w:rsid w:val="00DB584B"/>
    <w:rsid w:val="00DB58B7"/>
    <w:rsid w:val="00DB5AA0"/>
    <w:rsid w:val="00DB5BFF"/>
    <w:rsid w:val="00DB5D2B"/>
    <w:rsid w:val="00DB5D66"/>
    <w:rsid w:val="00DB5D86"/>
    <w:rsid w:val="00DB5DD8"/>
    <w:rsid w:val="00DB5E7D"/>
    <w:rsid w:val="00DB5F3E"/>
    <w:rsid w:val="00DB6230"/>
    <w:rsid w:val="00DB63E4"/>
    <w:rsid w:val="00DB64EE"/>
    <w:rsid w:val="00DB65A0"/>
    <w:rsid w:val="00DB692B"/>
    <w:rsid w:val="00DB6A50"/>
    <w:rsid w:val="00DB6A75"/>
    <w:rsid w:val="00DB6AB7"/>
    <w:rsid w:val="00DB6F09"/>
    <w:rsid w:val="00DB6F48"/>
    <w:rsid w:val="00DB7644"/>
    <w:rsid w:val="00DB7726"/>
    <w:rsid w:val="00DB77BD"/>
    <w:rsid w:val="00DB7A38"/>
    <w:rsid w:val="00DB7AB8"/>
    <w:rsid w:val="00DB7D18"/>
    <w:rsid w:val="00DB7D9F"/>
    <w:rsid w:val="00DB85C8"/>
    <w:rsid w:val="00DC0159"/>
    <w:rsid w:val="00DC0449"/>
    <w:rsid w:val="00DC071B"/>
    <w:rsid w:val="00DC0723"/>
    <w:rsid w:val="00DC0785"/>
    <w:rsid w:val="00DC080D"/>
    <w:rsid w:val="00DC0811"/>
    <w:rsid w:val="00DC08D6"/>
    <w:rsid w:val="00DC09B5"/>
    <w:rsid w:val="00DC0A6D"/>
    <w:rsid w:val="00DC0AE1"/>
    <w:rsid w:val="00DC0D49"/>
    <w:rsid w:val="00DC0F55"/>
    <w:rsid w:val="00DC0F67"/>
    <w:rsid w:val="00DC105A"/>
    <w:rsid w:val="00DC1198"/>
    <w:rsid w:val="00DC11C3"/>
    <w:rsid w:val="00DC11DF"/>
    <w:rsid w:val="00DC123A"/>
    <w:rsid w:val="00DC12A3"/>
    <w:rsid w:val="00DC13CB"/>
    <w:rsid w:val="00DC1443"/>
    <w:rsid w:val="00DC14F7"/>
    <w:rsid w:val="00DC17DA"/>
    <w:rsid w:val="00DC17EB"/>
    <w:rsid w:val="00DC1825"/>
    <w:rsid w:val="00DC19EF"/>
    <w:rsid w:val="00DC1C95"/>
    <w:rsid w:val="00DC1CA2"/>
    <w:rsid w:val="00DC1DA7"/>
    <w:rsid w:val="00DC1F2A"/>
    <w:rsid w:val="00DC1F37"/>
    <w:rsid w:val="00DC2034"/>
    <w:rsid w:val="00DC204D"/>
    <w:rsid w:val="00DC2102"/>
    <w:rsid w:val="00DC2210"/>
    <w:rsid w:val="00DC2364"/>
    <w:rsid w:val="00DC2438"/>
    <w:rsid w:val="00DC24AE"/>
    <w:rsid w:val="00DC253A"/>
    <w:rsid w:val="00DC25D0"/>
    <w:rsid w:val="00DC267C"/>
    <w:rsid w:val="00DC2842"/>
    <w:rsid w:val="00DC29E9"/>
    <w:rsid w:val="00DC2A15"/>
    <w:rsid w:val="00DC2B33"/>
    <w:rsid w:val="00DC2B6E"/>
    <w:rsid w:val="00DC2D04"/>
    <w:rsid w:val="00DC2E0E"/>
    <w:rsid w:val="00DC2E34"/>
    <w:rsid w:val="00DC2EAF"/>
    <w:rsid w:val="00DC30E7"/>
    <w:rsid w:val="00DC30E8"/>
    <w:rsid w:val="00DC3347"/>
    <w:rsid w:val="00DC3657"/>
    <w:rsid w:val="00DC3764"/>
    <w:rsid w:val="00DC37B7"/>
    <w:rsid w:val="00DC3996"/>
    <w:rsid w:val="00DC3A17"/>
    <w:rsid w:val="00DC3C01"/>
    <w:rsid w:val="00DC3CD2"/>
    <w:rsid w:val="00DC3E78"/>
    <w:rsid w:val="00DC4127"/>
    <w:rsid w:val="00DC412B"/>
    <w:rsid w:val="00DC42EC"/>
    <w:rsid w:val="00DC42FB"/>
    <w:rsid w:val="00DC437F"/>
    <w:rsid w:val="00DC44F7"/>
    <w:rsid w:val="00DC4723"/>
    <w:rsid w:val="00DC491F"/>
    <w:rsid w:val="00DC4E88"/>
    <w:rsid w:val="00DC4FDD"/>
    <w:rsid w:val="00DC4FF7"/>
    <w:rsid w:val="00DC5048"/>
    <w:rsid w:val="00DC522E"/>
    <w:rsid w:val="00DC5535"/>
    <w:rsid w:val="00DC5556"/>
    <w:rsid w:val="00DC5655"/>
    <w:rsid w:val="00DC56E4"/>
    <w:rsid w:val="00DC5716"/>
    <w:rsid w:val="00DC5764"/>
    <w:rsid w:val="00DC5801"/>
    <w:rsid w:val="00DC59A6"/>
    <w:rsid w:val="00DC5A0E"/>
    <w:rsid w:val="00DC5A12"/>
    <w:rsid w:val="00DC5AB3"/>
    <w:rsid w:val="00DC5DE9"/>
    <w:rsid w:val="00DC5ED4"/>
    <w:rsid w:val="00DC5EEB"/>
    <w:rsid w:val="00DC6150"/>
    <w:rsid w:val="00DC6279"/>
    <w:rsid w:val="00DC631E"/>
    <w:rsid w:val="00DC6774"/>
    <w:rsid w:val="00DC677D"/>
    <w:rsid w:val="00DC67E2"/>
    <w:rsid w:val="00DC67EA"/>
    <w:rsid w:val="00DC6920"/>
    <w:rsid w:val="00DC6D66"/>
    <w:rsid w:val="00DC6DAD"/>
    <w:rsid w:val="00DC703E"/>
    <w:rsid w:val="00DC71FE"/>
    <w:rsid w:val="00DC7235"/>
    <w:rsid w:val="00DC72E1"/>
    <w:rsid w:val="00DC7361"/>
    <w:rsid w:val="00DC7751"/>
    <w:rsid w:val="00DC7927"/>
    <w:rsid w:val="00DC7B06"/>
    <w:rsid w:val="00DC7B0F"/>
    <w:rsid w:val="00DC7E22"/>
    <w:rsid w:val="00DC7E4A"/>
    <w:rsid w:val="00DC7E6D"/>
    <w:rsid w:val="00DD00CE"/>
    <w:rsid w:val="00DD0229"/>
    <w:rsid w:val="00DD0362"/>
    <w:rsid w:val="00DD03BD"/>
    <w:rsid w:val="00DD03EF"/>
    <w:rsid w:val="00DD049C"/>
    <w:rsid w:val="00DD05D9"/>
    <w:rsid w:val="00DD06AE"/>
    <w:rsid w:val="00DD06C3"/>
    <w:rsid w:val="00DD0A3D"/>
    <w:rsid w:val="00DD0BF1"/>
    <w:rsid w:val="00DD0C61"/>
    <w:rsid w:val="00DD10F7"/>
    <w:rsid w:val="00DD120C"/>
    <w:rsid w:val="00DD1287"/>
    <w:rsid w:val="00DD1354"/>
    <w:rsid w:val="00DD13F6"/>
    <w:rsid w:val="00DD1419"/>
    <w:rsid w:val="00DD14BE"/>
    <w:rsid w:val="00DD1691"/>
    <w:rsid w:val="00DD173F"/>
    <w:rsid w:val="00DD1749"/>
    <w:rsid w:val="00DD1A19"/>
    <w:rsid w:val="00DD1D5E"/>
    <w:rsid w:val="00DD1E55"/>
    <w:rsid w:val="00DD1EDF"/>
    <w:rsid w:val="00DD20B8"/>
    <w:rsid w:val="00DD20C1"/>
    <w:rsid w:val="00DD218C"/>
    <w:rsid w:val="00DD22B9"/>
    <w:rsid w:val="00DD26D0"/>
    <w:rsid w:val="00DD26F8"/>
    <w:rsid w:val="00DD2708"/>
    <w:rsid w:val="00DD270D"/>
    <w:rsid w:val="00DD289C"/>
    <w:rsid w:val="00DD2AB1"/>
    <w:rsid w:val="00DD2B45"/>
    <w:rsid w:val="00DD2C69"/>
    <w:rsid w:val="00DD2C9F"/>
    <w:rsid w:val="00DD2F05"/>
    <w:rsid w:val="00DD30AE"/>
    <w:rsid w:val="00DD350D"/>
    <w:rsid w:val="00DD36CB"/>
    <w:rsid w:val="00DD3752"/>
    <w:rsid w:val="00DD3763"/>
    <w:rsid w:val="00DD3A39"/>
    <w:rsid w:val="00DD3DE2"/>
    <w:rsid w:val="00DD3E3A"/>
    <w:rsid w:val="00DD3E65"/>
    <w:rsid w:val="00DD3F7C"/>
    <w:rsid w:val="00DD4052"/>
    <w:rsid w:val="00DD4147"/>
    <w:rsid w:val="00DD4157"/>
    <w:rsid w:val="00DD4314"/>
    <w:rsid w:val="00DD433A"/>
    <w:rsid w:val="00DD48AA"/>
    <w:rsid w:val="00DD4A06"/>
    <w:rsid w:val="00DD4E0F"/>
    <w:rsid w:val="00DD4F66"/>
    <w:rsid w:val="00DD5016"/>
    <w:rsid w:val="00DD50CA"/>
    <w:rsid w:val="00DD50CF"/>
    <w:rsid w:val="00DD50D2"/>
    <w:rsid w:val="00DD512B"/>
    <w:rsid w:val="00DD5433"/>
    <w:rsid w:val="00DD556D"/>
    <w:rsid w:val="00DD557C"/>
    <w:rsid w:val="00DD55B1"/>
    <w:rsid w:val="00DD56CC"/>
    <w:rsid w:val="00DD5826"/>
    <w:rsid w:val="00DD5850"/>
    <w:rsid w:val="00DD5C91"/>
    <w:rsid w:val="00DD6110"/>
    <w:rsid w:val="00DD6261"/>
    <w:rsid w:val="00DD640A"/>
    <w:rsid w:val="00DD6467"/>
    <w:rsid w:val="00DD65C1"/>
    <w:rsid w:val="00DD676A"/>
    <w:rsid w:val="00DD68B8"/>
    <w:rsid w:val="00DD6B3F"/>
    <w:rsid w:val="00DD6B50"/>
    <w:rsid w:val="00DD6C68"/>
    <w:rsid w:val="00DD6D41"/>
    <w:rsid w:val="00DD6E8C"/>
    <w:rsid w:val="00DD73DB"/>
    <w:rsid w:val="00DD7505"/>
    <w:rsid w:val="00DD78A2"/>
    <w:rsid w:val="00DD79AF"/>
    <w:rsid w:val="00DD7A0B"/>
    <w:rsid w:val="00DD7A87"/>
    <w:rsid w:val="00DD7B4F"/>
    <w:rsid w:val="00DD7C1E"/>
    <w:rsid w:val="00DD7CE1"/>
    <w:rsid w:val="00DD7E68"/>
    <w:rsid w:val="00DD7F2A"/>
    <w:rsid w:val="00DD7FEF"/>
    <w:rsid w:val="00DE013F"/>
    <w:rsid w:val="00DE05E6"/>
    <w:rsid w:val="00DE0652"/>
    <w:rsid w:val="00DE06FB"/>
    <w:rsid w:val="00DE09FC"/>
    <w:rsid w:val="00DE0B90"/>
    <w:rsid w:val="00DE0F00"/>
    <w:rsid w:val="00DE1166"/>
    <w:rsid w:val="00DE11CE"/>
    <w:rsid w:val="00DE1305"/>
    <w:rsid w:val="00DE191A"/>
    <w:rsid w:val="00DE1A3C"/>
    <w:rsid w:val="00DE1C77"/>
    <w:rsid w:val="00DE1D11"/>
    <w:rsid w:val="00DE1E5F"/>
    <w:rsid w:val="00DE204C"/>
    <w:rsid w:val="00DE2097"/>
    <w:rsid w:val="00DE20B5"/>
    <w:rsid w:val="00DE21A9"/>
    <w:rsid w:val="00DE21DC"/>
    <w:rsid w:val="00DE22FB"/>
    <w:rsid w:val="00DE234F"/>
    <w:rsid w:val="00DE23AF"/>
    <w:rsid w:val="00DE24F7"/>
    <w:rsid w:val="00DE2831"/>
    <w:rsid w:val="00DE291C"/>
    <w:rsid w:val="00DE29B3"/>
    <w:rsid w:val="00DE2A2D"/>
    <w:rsid w:val="00DE2A39"/>
    <w:rsid w:val="00DE2AFB"/>
    <w:rsid w:val="00DE2B0D"/>
    <w:rsid w:val="00DE2BDE"/>
    <w:rsid w:val="00DE2F4E"/>
    <w:rsid w:val="00DE303D"/>
    <w:rsid w:val="00DE3057"/>
    <w:rsid w:val="00DE3182"/>
    <w:rsid w:val="00DE3228"/>
    <w:rsid w:val="00DE327D"/>
    <w:rsid w:val="00DE349D"/>
    <w:rsid w:val="00DE37D7"/>
    <w:rsid w:val="00DE3849"/>
    <w:rsid w:val="00DE3936"/>
    <w:rsid w:val="00DE39B0"/>
    <w:rsid w:val="00DE3AAC"/>
    <w:rsid w:val="00DE3B63"/>
    <w:rsid w:val="00DE3BA2"/>
    <w:rsid w:val="00DE3D11"/>
    <w:rsid w:val="00DE3D86"/>
    <w:rsid w:val="00DE3D8E"/>
    <w:rsid w:val="00DE3DBC"/>
    <w:rsid w:val="00DE4123"/>
    <w:rsid w:val="00DE435D"/>
    <w:rsid w:val="00DE4382"/>
    <w:rsid w:val="00DE43B8"/>
    <w:rsid w:val="00DE4422"/>
    <w:rsid w:val="00DE4426"/>
    <w:rsid w:val="00DE44D4"/>
    <w:rsid w:val="00DE44ED"/>
    <w:rsid w:val="00DE48AD"/>
    <w:rsid w:val="00DE49A3"/>
    <w:rsid w:val="00DE4A7E"/>
    <w:rsid w:val="00DE4BDD"/>
    <w:rsid w:val="00DE4C9B"/>
    <w:rsid w:val="00DE4CFA"/>
    <w:rsid w:val="00DE4EE8"/>
    <w:rsid w:val="00DE5012"/>
    <w:rsid w:val="00DE5489"/>
    <w:rsid w:val="00DE5543"/>
    <w:rsid w:val="00DE5603"/>
    <w:rsid w:val="00DE56DF"/>
    <w:rsid w:val="00DE579A"/>
    <w:rsid w:val="00DE584B"/>
    <w:rsid w:val="00DE591A"/>
    <w:rsid w:val="00DE5BC4"/>
    <w:rsid w:val="00DE5E53"/>
    <w:rsid w:val="00DE5E70"/>
    <w:rsid w:val="00DE605A"/>
    <w:rsid w:val="00DE6170"/>
    <w:rsid w:val="00DE6290"/>
    <w:rsid w:val="00DE63A4"/>
    <w:rsid w:val="00DE6727"/>
    <w:rsid w:val="00DE6A4F"/>
    <w:rsid w:val="00DE6B47"/>
    <w:rsid w:val="00DE6B92"/>
    <w:rsid w:val="00DE6D6D"/>
    <w:rsid w:val="00DE72A9"/>
    <w:rsid w:val="00DE75CD"/>
    <w:rsid w:val="00DE7675"/>
    <w:rsid w:val="00DE76D6"/>
    <w:rsid w:val="00DE7750"/>
    <w:rsid w:val="00DE7853"/>
    <w:rsid w:val="00DE7A0C"/>
    <w:rsid w:val="00DE7A8D"/>
    <w:rsid w:val="00DE7AB7"/>
    <w:rsid w:val="00DE7B46"/>
    <w:rsid w:val="00DF0101"/>
    <w:rsid w:val="00DF02BF"/>
    <w:rsid w:val="00DF0570"/>
    <w:rsid w:val="00DF068B"/>
    <w:rsid w:val="00DF0692"/>
    <w:rsid w:val="00DF0761"/>
    <w:rsid w:val="00DF07BB"/>
    <w:rsid w:val="00DF088F"/>
    <w:rsid w:val="00DF09C8"/>
    <w:rsid w:val="00DF0A17"/>
    <w:rsid w:val="00DF0D36"/>
    <w:rsid w:val="00DF0F51"/>
    <w:rsid w:val="00DF100F"/>
    <w:rsid w:val="00DF110B"/>
    <w:rsid w:val="00DF1125"/>
    <w:rsid w:val="00DF1162"/>
    <w:rsid w:val="00DF120F"/>
    <w:rsid w:val="00DF12DA"/>
    <w:rsid w:val="00DF1321"/>
    <w:rsid w:val="00DF14F1"/>
    <w:rsid w:val="00DF1732"/>
    <w:rsid w:val="00DF193D"/>
    <w:rsid w:val="00DF199E"/>
    <w:rsid w:val="00DF1A46"/>
    <w:rsid w:val="00DF1AE0"/>
    <w:rsid w:val="00DF20BC"/>
    <w:rsid w:val="00DF2298"/>
    <w:rsid w:val="00DF24FB"/>
    <w:rsid w:val="00DF25B7"/>
    <w:rsid w:val="00DF2601"/>
    <w:rsid w:val="00DF2632"/>
    <w:rsid w:val="00DF2967"/>
    <w:rsid w:val="00DF2B7B"/>
    <w:rsid w:val="00DF2D5A"/>
    <w:rsid w:val="00DF2DD2"/>
    <w:rsid w:val="00DF2E91"/>
    <w:rsid w:val="00DF2F5B"/>
    <w:rsid w:val="00DF3083"/>
    <w:rsid w:val="00DF3088"/>
    <w:rsid w:val="00DF3136"/>
    <w:rsid w:val="00DF3157"/>
    <w:rsid w:val="00DF31F9"/>
    <w:rsid w:val="00DF327C"/>
    <w:rsid w:val="00DF334A"/>
    <w:rsid w:val="00DF335C"/>
    <w:rsid w:val="00DF34F3"/>
    <w:rsid w:val="00DF351C"/>
    <w:rsid w:val="00DF3590"/>
    <w:rsid w:val="00DF391B"/>
    <w:rsid w:val="00DF39F3"/>
    <w:rsid w:val="00DF3BA6"/>
    <w:rsid w:val="00DF3C1E"/>
    <w:rsid w:val="00DF402B"/>
    <w:rsid w:val="00DF40BE"/>
    <w:rsid w:val="00DF40D8"/>
    <w:rsid w:val="00DF42AA"/>
    <w:rsid w:val="00DF440E"/>
    <w:rsid w:val="00DF4473"/>
    <w:rsid w:val="00DF4555"/>
    <w:rsid w:val="00DF4585"/>
    <w:rsid w:val="00DF46A9"/>
    <w:rsid w:val="00DF47E7"/>
    <w:rsid w:val="00DF498B"/>
    <w:rsid w:val="00DF5212"/>
    <w:rsid w:val="00DF53A8"/>
    <w:rsid w:val="00DF55B7"/>
    <w:rsid w:val="00DF56FA"/>
    <w:rsid w:val="00DF5ABC"/>
    <w:rsid w:val="00DF5C4B"/>
    <w:rsid w:val="00DF5D8E"/>
    <w:rsid w:val="00DF61B7"/>
    <w:rsid w:val="00DF62DD"/>
    <w:rsid w:val="00DF63BE"/>
    <w:rsid w:val="00DF6467"/>
    <w:rsid w:val="00DF6598"/>
    <w:rsid w:val="00DF663B"/>
    <w:rsid w:val="00DF69A9"/>
    <w:rsid w:val="00DF6B41"/>
    <w:rsid w:val="00DF6B4C"/>
    <w:rsid w:val="00DF6F60"/>
    <w:rsid w:val="00DF70B8"/>
    <w:rsid w:val="00DF736E"/>
    <w:rsid w:val="00DF73EC"/>
    <w:rsid w:val="00DF74F6"/>
    <w:rsid w:val="00DF76A9"/>
    <w:rsid w:val="00DF76AD"/>
    <w:rsid w:val="00DF76E7"/>
    <w:rsid w:val="00DF7717"/>
    <w:rsid w:val="00DF7961"/>
    <w:rsid w:val="00DF7A71"/>
    <w:rsid w:val="00DF7CF4"/>
    <w:rsid w:val="00DF7DEE"/>
    <w:rsid w:val="00DF7E49"/>
    <w:rsid w:val="00DF7FAA"/>
    <w:rsid w:val="00E0002F"/>
    <w:rsid w:val="00E00078"/>
    <w:rsid w:val="00E0027B"/>
    <w:rsid w:val="00E003C0"/>
    <w:rsid w:val="00E003ED"/>
    <w:rsid w:val="00E00497"/>
    <w:rsid w:val="00E00506"/>
    <w:rsid w:val="00E0055D"/>
    <w:rsid w:val="00E0057A"/>
    <w:rsid w:val="00E0061C"/>
    <w:rsid w:val="00E006F9"/>
    <w:rsid w:val="00E00735"/>
    <w:rsid w:val="00E009D2"/>
    <w:rsid w:val="00E00C04"/>
    <w:rsid w:val="00E00C53"/>
    <w:rsid w:val="00E00CE9"/>
    <w:rsid w:val="00E00F96"/>
    <w:rsid w:val="00E0114F"/>
    <w:rsid w:val="00E016FF"/>
    <w:rsid w:val="00E01701"/>
    <w:rsid w:val="00E0171F"/>
    <w:rsid w:val="00E01928"/>
    <w:rsid w:val="00E0193B"/>
    <w:rsid w:val="00E01A4A"/>
    <w:rsid w:val="00E01AE7"/>
    <w:rsid w:val="00E01C83"/>
    <w:rsid w:val="00E01CC1"/>
    <w:rsid w:val="00E01ED3"/>
    <w:rsid w:val="00E0200F"/>
    <w:rsid w:val="00E02075"/>
    <w:rsid w:val="00E02109"/>
    <w:rsid w:val="00E02191"/>
    <w:rsid w:val="00E022C5"/>
    <w:rsid w:val="00E0242A"/>
    <w:rsid w:val="00E025AF"/>
    <w:rsid w:val="00E02A2F"/>
    <w:rsid w:val="00E02BD6"/>
    <w:rsid w:val="00E02C28"/>
    <w:rsid w:val="00E02C33"/>
    <w:rsid w:val="00E02C51"/>
    <w:rsid w:val="00E02E29"/>
    <w:rsid w:val="00E02E53"/>
    <w:rsid w:val="00E03175"/>
    <w:rsid w:val="00E03288"/>
    <w:rsid w:val="00E03512"/>
    <w:rsid w:val="00E0355D"/>
    <w:rsid w:val="00E035EB"/>
    <w:rsid w:val="00E03601"/>
    <w:rsid w:val="00E03618"/>
    <w:rsid w:val="00E0363A"/>
    <w:rsid w:val="00E0392F"/>
    <w:rsid w:val="00E03A29"/>
    <w:rsid w:val="00E03A6F"/>
    <w:rsid w:val="00E03B16"/>
    <w:rsid w:val="00E03C21"/>
    <w:rsid w:val="00E03D73"/>
    <w:rsid w:val="00E04026"/>
    <w:rsid w:val="00E040FF"/>
    <w:rsid w:val="00E0422E"/>
    <w:rsid w:val="00E042FD"/>
    <w:rsid w:val="00E0462D"/>
    <w:rsid w:val="00E0494C"/>
    <w:rsid w:val="00E04972"/>
    <w:rsid w:val="00E04F1E"/>
    <w:rsid w:val="00E0536F"/>
    <w:rsid w:val="00E055E2"/>
    <w:rsid w:val="00E05733"/>
    <w:rsid w:val="00E0586D"/>
    <w:rsid w:val="00E058D4"/>
    <w:rsid w:val="00E05998"/>
    <w:rsid w:val="00E059C9"/>
    <w:rsid w:val="00E05A68"/>
    <w:rsid w:val="00E05B2B"/>
    <w:rsid w:val="00E05CAE"/>
    <w:rsid w:val="00E05CD6"/>
    <w:rsid w:val="00E05E42"/>
    <w:rsid w:val="00E05F05"/>
    <w:rsid w:val="00E062C5"/>
    <w:rsid w:val="00E062D5"/>
    <w:rsid w:val="00E0663F"/>
    <w:rsid w:val="00E06757"/>
    <w:rsid w:val="00E067B8"/>
    <w:rsid w:val="00E06825"/>
    <w:rsid w:val="00E06957"/>
    <w:rsid w:val="00E06965"/>
    <w:rsid w:val="00E06FB4"/>
    <w:rsid w:val="00E06FC2"/>
    <w:rsid w:val="00E07007"/>
    <w:rsid w:val="00E070DD"/>
    <w:rsid w:val="00E07303"/>
    <w:rsid w:val="00E073BF"/>
    <w:rsid w:val="00E073E1"/>
    <w:rsid w:val="00E0740D"/>
    <w:rsid w:val="00E07411"/>
    <w:rsid w:val="00E0743F"/>
    <w:rsid w:val="00E075EF"/>
    <w:rsid w:val="00E0781B"/>
    <w:rsid w:val="00E07939"/>
    <w:rsid w:val="00E07B85"/>
    <w:rsid w:val="00E1008E"/>
    <w:rsid w:val="00E100C4"/>
    <w:rsid w:val="00E10174"/>
    <w:rsid w:val="00E101B8"/>
    <w:rsid w:val="00E102AE"/>
    <w:rsid w:val="00E103F3"/>
    <w:rsid w:val="00E10493"/>
    <w:rsid w:val="00E104F3"/>
    <w:rsid w:val="00E10756"/>
    <w:rsid w:val="00E1080D"/>
    <w:rsid w:val="00E10989"/>
    <w:rsid w:val="00E10A4E"/>
    <w:rsid w:val="00E10AE0"/>
    <w:rsid w:val="00E10C88"/>
    <w:rsid w:val="00E10D5D"/>
    <w:rsid w:val="00E10D87"/>
    <w:rsid w:val="00E10E0D"/>
    <w:rsid w:val="00E10EDA"/>
    <w:rsid w:val="00E10FB3"/>
    <w:rsid w:val="00E1110E"/>
    <w:rsid w:val="00E11122"/>
    <w:rsid w:val="00E1146B"/>
    <w:rsid w:val="00E11632"/>
    <w:rsid w:val="00E1165A"/>
    <w:rsid w:val="00E11716"/>
    <w:rsid w:val="00E117AB"/>
    <w:rsid w:val="00E118DD"/>
    <w:rsid w:val="00E119E0"/>
    <w:rsid w:val="00E11BCA"/>
    <w:rsid w:val="00E11C8F"/>
    <w:rsid w:val="00E11D90"/>
    <w:rsid w:val="00E1231E"/>
    <w:rsid w:val="00E1236F"/>
    <w:rsid w:val="00E12422"/>
    <w:rsid w:val="00E12467"/>
    <w:rsid w:val="00E12589"/>
    <w:rsid w:val="00E12670"/>
    <w:rsid w:val="00E12676"/>
    <w:rsid w:val="00E12790"/>
    <w:rsid w:val="00E127A2"/>
    <w:rsid w:val="00E129D7"/>
    <w:rsid w:val="00E12D53"/>
    <w:rsid w:val="00E12DA4"/>
    <w:rsid w:val="00E12E7C"/>
    <w:rsid w:val="00E12EEF"/>
    <w:rsid w:val="00E13007"/>
    <w:rsid w:val="00E13059"/>
    <w:rsid w:val="00E13457"/>
    <w:rsid w:val="00E1347B"/>
    <w:rsid w:val="00E1351A"/>
    <w:rsid w:val="00E13C30"/>
    <w:rsid w:val="00E13DC3"/>
    <w:rsid w:val="00E13E24"/>
    <w:rsid w:val="00E13EAB"/>
    <w:rsid w:val="00E13EEF"/>
    <w:rsid w:val="00E13F18"/>
    <w:rsid w:val="00E13FA2"/>
    <w:rsid w:val="00E13FD6"/>
    <w:rsid w:val="00E13FE0"/>
    <w:rsid w:val="00E140EA"/>
    <w:rsid w:val="00E14520"/>
    <w:rsid w:val="00E1461E"/>
    <w:rsid w:val="00E14877"/>
    <w:rsid w:val="00E14929"/>
    <w:rsid w:val="00E14980"/>
    <w:rsid w:val="00E14992"/>
    <w:rsid w:val="00E1499B"/>
    <w:rsid w:val="00E14A16"/>
    <w:rsid w:val="00E14A3B"/>
    <w:rsid w:val="00E14BFF"/>
    <w:rsid w:val="00E14C2A"/>
    <w:rsid w:val="00E14D15"/>
    <w:rsid w:val="00E152F2"/>
    <w:rsid w:val="00E15583"/>
    <w:rsid w:val="00E15741"/>
    <w:rsid w:val="00E15777"/>
    <w:rsid w:val="00E158E4"/>
    <w:rsid w:val="00E15970"/>
    <w:rsid w:val="00E15A72"/>
    <w:rsid w:val="00E15AC0"/>
    <w:rsid w:val="00E15E0E"/>
    <w:rsid w:val="00E15E81"/>
    <w:rsid w:val="00E160FA"/>
    <w:rsid w:val="00E16304"/>
    <w:rsid w:val="00E164B5"/>
    <w:rsid w:val="00E16539"/>
    <w:rsid w:val="00E167CE"/>
    <w:rsid w:val="00E168E1"/>
    <w:rsid w:val="00E16B42"/>
    <w:rsid w:val="00E16CC5"/>
    <w:rsid w:val="00E16D08"/>
    <w:rsid w:val="00E16D65"/>
    <w:rsid w:val="00E16DA9"/>
    <w:rsid w:val="00E16E29"/>
    <w:rsid w:val="00E16E8D"/>
    <w:rsid w:val="00E17164"/>
    <w:rsid w:val="00E17224"/>
    <w:rsid w:val="00E17240"/>
    <w:rsid w:val="00E1724E"/>
    <w:rsid w:val="00E17295"/>
    <w:rsid w:val="00E175B2"/>
    <w:rsid w:val="00E1775B"/>
    <w:rsid w:val="00E17790"/>
    <w:rsid w:val="00E177F8"/>
    <w:rsid w:val="00E17829"/>
    <w:rsid w:val="00E17CD5"/>
    <w:rsid w:val="00E17EF4"/>
    <w:rsid w:val="00E17F40"/>
    <w:rsid w:val="00E200AF"/>
    <w:rsid w:val="00E20574"/>
    <w:rsid w:val="00E20765"/>
    <w:rsid w:val="00E20768"/>
    <w:rsid w:val="00E20A4D"/>
    <w:rsid w:val="00E20D25"/>
    <w:rsid w:val="00E20D3B"/>
    <w:rsid w:val="00E20E52"/>
    <w:rsid w:val="00E20F15"/>
    <w:rsid w:val="00E21021"/>
    <w:rsid w:val="00E210FB"/>
    <w:rsid w:val="00E2138D"/>
    <w:rsid w:val="00E21B89"/>
    <w:rsid w:val="00E21C48"/>
    <w:rsid w:val="00E22176"/>
    <w:rsid w:val="00E22313"/>
    <w:rsid w:val="00E2239E"/>
    <w:rsid w:val="00E22564"/>
    <w:rsid w:val="00E227D9"/>
    <w:rsid w:val="00E22A1D"/>
    <w:rsid w:val="00E22B33"/>
    <w:rsid w:val="00E22F08"/>
    <w:rsid w:val="00E23214"/>
    <w:rsid w:val="00E232AE"/>
    <w:rsid w:val="00E2330E"/>
    <w:rsid w:val="00E23323"/>
    <w:rsid w:val="00E233D1"/>
    <w:rsid w:val="00E2341E"/>
    <w:rsid w:val="00E234CC"/>
    <w:rsid w:val="00E234E4"/>
    <w:rsid w:val="00E2360E"/>
    <w:rsid w:val="00E2386D"/>
    <w:rsid w:val="00E239E0"/>
    <w:rsid w:val="00E23B3B"/>
    <w:rsid w:val="00E23F0B"/>
    <w:rsid w:val="00E23F5E"/>
    <w:rsid w:val="00E23FC8"/>
    <w:rsid w:val="00E24038"/>
    <w:rsid w:val="00E24098"/>
    <w:rsid w:val="00E240F5"/>
    <w:rsid w:val="00E2436B"/>
    <w:rsid w:val="00E2474D"/>
    <w:rsid w:val="00E247B9"/>
    <w:rsid w:val="00E247D8"/>
    <w:rsid w:val="00E24808"/>
    <w:rsid w:val="00E24A80"/>
    <w:rsid w:val="00E24AAF"/>
    <w:rsid w:val="00E24AC7"/>
    <w:rsid w:val="00E24B71"/>
    <w:rsid w:val="00E24C50"/>
    <w:rsid w:val="00E24D03"/>
    <w:rsid w:val="00E24FCD"/>
    <w:rsid w:val="00E24FD7"/>
    <w:rsid w:val="00E250A8"/>
    <w:rsid w:val="00E25399"/>
    <w:rsid w:val="00E253DF"/>
    <w:rsid w:val="00E25436"/>
    <w:rsid w:val="00E254CB"/>
    <w:rsid w:val="00E2560B"/>
    <w:rsid w:val="00E25629"/>
    <w:rsid w:val="00E256F8"/>
    <w:rsid w:val="00E257AA"/>
    <w:rsid w:val="00E25898"/>
    <w:rsid w:val="00E258A2"/>
    <w:rsid w:val="00E2591A"/>
    <w:rsid w:val="00E259FC"/>
    <w:rsid w:val="00E25A38"/>
    <w:rsid w:val="00E25A43"/>
    <w:rsid w:val="00E25A73"/>
    <w:rsid w:val="00E25ABE"/>
    <w:rsid w:val="00E25C86"/>
    <w:rsid w:val="00E25E57"/>
    <w:rsid w:val="00E25F23"/>
    <w:rsid w:val="00E25F37"/>
    <w:rsid w:val="00E26014"/>
    <w:rsid w:val="00E260D4"/>
    <w:rsid w:val="00E26166"/>
    <w:rsid w:val="00E26241"/>
    <w:rsid w:val="00E265A0"/>
    <w:rsid w:val="00E26683"/>
    <w:rsid w:val="00E266A4"/>
    <w:rsid w:val="00E2675C"/>
    <w:rsid w:val="00E267A1"/>
    <w:rsid w:val="00E26A85"/>
    <w:rsid w:val="00E26B89"/>
    <w:rsid w:val="00E26E45"/>
    <w:rsid w:val="00E26E9C"/>
    <w:rsid w:val="00E26FAB"/>
    <w:rsid w:val="00E271A1"/>
    <w:rsid w:val="00E27306"/>
    <w:rsid w:val="00E27368"/>
    <w:rsid w:val="00E273C4"/>
    <w:rsid w:val="00E274BB"/>
    <w:rsid w:val="00E274F0"/>
    <w:rsid w:val="00E27591"/>
    <w:rsid w:val="00E2795B"/>
    <w:rsid w:val="00E27A9C"/>
    <w:rsid w:val="00E3043F"/>
    <w:rsid w:val="00E30495"/>
    <w:rsid w:val="00E304FC"/>
    <w:rsid w:val="00E30531"/>
    <w:rsid w:val="00E3058B"/>
    <w:rsid w:val="00E30841"/>
    <w:rsid w:val="00E308EA"/>
    <w:rsid w:val="00E309F1"/>
    <w:rsid w:val="00E30B87"/>
    <w:rsid w:val="00E30BBF"/>
    <w:rsid w:val="00E30C2B"/>
    <w:rsid w:val="00E30D91"/>
    <w:rsid w:val="00E30E23"/>
    <w:rsid w:val="00E30F46"/>
    <w:rsid w:val="00E30F59"/>
    <w:rsid w:val="00E31096"/>
    <w:rsid w:val="00E31277"/>
    <w:rsid w:val="00E313DB"/>
    <w:rsid w:val="00E3140F"/>
    <w:rsid w:val="00E314C4"/>
    <w:rsid w:val="00E319DE"/>
    <w:rsid w:val="00E31C24"/>
    <w:rsid w:val="00E31D49"/>
    <w:rsid w:val="00E31D86"/>
    <w:rsid w:val="00E31D98"/>
    <w:rsid w:val="00E31DD5"/>
    <w:rsid w:val="00E31E54"/>
    <w:rsid w:val="00E31ECB"/>
    <w:rsid w:val="00E32129"/>
    <w:rsid w:val="00E3215E"/>
    <w:rsid w:val="00E322D9"/>
    <w:rsid w:val="00E3256B"/>
    <w:rsid w:val="00E3258A"/>
    <w:rsid w:val="00E3265E"/>
    <w:rsid w:val="00E328E1"/>
    <w:rsid w:val="00E32AD9"/>
    <w:rsid w:val="00E32CED"/>
    <w:rsid w:val="00E32D3F"/>
    <w:rsid w:val="00E32DD5"/>
    <w:rsid w:val="00E32E76"/>
    <w:rsid w:val="00E32F99"/>
    <w:rsid w:val="00E33087"/>
    <w:rsid w:val="00E331F6"/>
    <w:rsid w:val="00E33355"/>
    <w:rsid w:val="00E3335D"/>
    <w:rsid w:val="00E333F5"/>
    <w:rsid w:val="00E335BA"/>
    <w:rsid w:val="00E335CD"/>
    <w:rsid w:val="00E33674"/>
    <w:rsid w:val="00E336C7"/>
    <w:rsid w:val="00E33819"/>
    <w:rsid w:val="00E33875"/>
    <w:rsid w:val="00E33BAD"/>
    <w:rsid w:val="00E33C39"/>
    <w:rsid w:val="00E33EB2"/>
    <w:rsid w:val="00E33FDB"/>
    <w:rsid w:val="00E340B5"/>
    <w:rsid w:val="00E340C9"/>
    <w:rsid w:val="00E3430D"/>
    <w:rsid w:val="00E3470D"/>
    <w:rsid w:val="00E34995"/>
    <w:rsid w:val="00E349D8"/>
    <w:rsid w:val="00E34AE5"/>
    <w:rsid w:val="00E34DDC"/>
    <w:rsid w:val="00E34FD5"/>
    <w:rsid w:val="00E35287"/>
    <w:rsid w:val="00E353A5"/>
    <w:rsid w:val="00E353BF"/>
    <w:rsid w:val="00E3564A"/>
    <w:rsid w:val="00E358A2"/>
    <w:rsid w:val="00E35BC5"/>
    <w:rsid w:val="00E3606D"/>
    <w:rsid w:val="00E36071"/>
    <w:rsid w:val="00E36131"/>
    <w:rsid w:val="00E36141"/>
    <w:rsid w:val="00E3614F"/>
    <w:rsid w:val="00E3618C"/>
    <w:rsid w:val="00E36199"/>
    <w:rsid w:val="00E3628B"/>
    <w:rsid w:val="00E36586"/>
    <w:rsid w:val="00E36662"/>
    <w:rsid w:val="00E36735"/>
    <w:rsid w:val="00E36845"/>
    <w:rsid w:val="00E36AF3"/>
    <w:rsid w:val="00E36BB1"/>
    <w:rsid w:val="00E36D2F"/>
    <w:rsid w:val="00E36D83"/>
    <w:rsid w:val="00E36D8B"/>
    <w:rsid w:val="00E36DEF"/>
    <w:rsid w:val="00E36F0F"/>
    <w:rsid w:val="00E371F0"/>
    <w:rsid w:val="00E3726D"/>
    <w:rsid w:val="00E3730C"/>
    <w:rsid w:val="00E37322"/>
    <w:rsid w:val="00E3738E"/>
    <w:rsid w:val="00E3755D"/>
    <w:rsid w:val="00E375A7"/>
    <w:rsid w:val="00E37684"/>
    <w:rsid w:val="00E37704"/>
    <w:rsid w:val="00E37841"/>
    <w:rsid w:val="00E3788F"/>
    <w:rsid w:val="00E37CF8"/>
    <w:rsid w:val="00E37D58"/>
    <w:rsid w:val="00E37DBA"/>
    <w:rsid w:val="00E37E55"/>
    <w:rsid w:val="00E37E76"/>
    <w:rsid w:val="00E4002D"/>
    <w:rsid w:val="00E400C8"/>
    <w:rsid w:val="00E404F3"/>
    <w:rsid w:val="00E404FB"/>
    <w:rsid w:val="00E40629"/>
    <w:rsid w:val="00E40637"/>
    <w:rsid w:val="00E406B2"/>
    <w:rsid w:val="00E4070A"/>
    <w:rsid w:val="00E4090E"/>
    <w:rsid w:val="00E40982"/>
    <w:rsid w:val="00E40A1F"/>
    <w:rsid w:val="00E40BDF"/>
    <w:rsid w:val="00E40DBB"/>
    <w:rsid w:val="00E41089"/>
    <w:rsid w:val="00E4135E"/>
    <w:rsid w:val="00E4154F"/>
    <w:rsid w:val="00E4158F"/>
    <w:rsid w:val="00E4198C"/>
    <w:rsid w:val="00E41A89"/>
    <w:rsid w:val="00E41AD0"/>
    <w:rsid w:val="00E41B77"/>
    <w:rsid w:val="00E41D7B"/>
    <w:rsid w:val="00E41EF4"/>
    <w:rsid w:val="00E42098"/>
    <w:rsid w:val="00E42155"/>
    <w:rsid w:val="00E42248"/>
    <w:rsid w:val="00E425B8"/>
    <w:rsid w:val="00E426D6"/>
    <w:rsid w:val="00E427B4"/>
    <w:rsid w:val="00E428A4"/>
    <w:rsid w:val="00E428D8"/>
    <w:rsid w:val="00E42CC2"/>
    <w:rsid w:val="00E42CEF"/>
    <w:rsid w:val="00E42F6D"/>
    <w:rsid w:val="00E43085"/>
    <w:rsid w:val="00E43121"/>
    <w:rsid w:val="00E4319E"/>
    <w:rsid w:val="00E4337D"/>
    <w:rsid w:val="00E434DD"/>
    <w:rsid w:val="00E43C15"/>
    <w:rsid w:val="00E43C40"/>
    <w:rsid w:val="00E43C81"/>
    <w:rsid w:val="00E43C99"/>
    <w:rsid w:val="00E43D36"/>
    <w:rsid w:val="00E43D80"/>
    <w:rsid w:val="00E43DB9"/>
    <w:rsid w:val="00E43EEC"/>
    <w:rsid w:val="00E43FFF"/>
    <w:rsid w:val="00E4407A"/>
    <w:rsid w:val="00E440D2"/>
    <w:rsid w:val="00E441BD"/>
    <w:rsid w:val="00E443C0"/>
    <w:rsid w:val="00E44720"/>
    <w:rsid w:val="00E44772"/>
    <w:rsid w:val="00E44822"/>
    <w:rsid w:val="00E44BD4"/>
    <w:rsid w:val="00E44BDD"/>
    <w:rsid w:val="00E44BE8"/>
    <w:rsid w:val="00E44CCC"/>
    <w:rsid w:val="00E451EA"/>
    <w:rsid w:val="00E4528C"/>
    <w:rsid w:val="00E452AB"/>
    <w:rsid w:val="00E4573D"/>
    <w:rsid w:val="00E45A1B"/>
    <w:rsid w:val="00E45B8A"/>
    <w:rsid w:val="00E45C3B"/>
    <w:rsid w:val="00E45D23"/>
    <w:rsid w:val="00E45EB1"/>
    <w:rsid w:val="00E45FA0"/>
    <w:rsid w:val="00E45FD6"/>
    <w:rsid w:val="00E45FF8"/>
    <w:rsid w:val="00E4606F"/>
    <w:rsid w:val="00E460A6"/>
    <w:rsid w:val="00E46121"/>
    <w:rsid w:val="00E461DE"/>
    <w:rsid w:val="00E46376"/>
    <w:rsid w:val="00E46447"/>
    <w:rsid w:val="00E46590"/>
    <w:rsid w:val="00E46760"/>
    <w:rsid w:val="00E46935"/>
    <w:rsid w:val="00E46A41"/>
    <w:rsid w:val="00E46A63"/>
    <w:rsid w:val="00E46B8B"/>
    <w:rsid w:val="00E46E00"/>
    <w:rsid w:val="00E470A6"/>
    <w:rsid w:val="00E470A8"/>
    <w:rsid w:val="00E477BF"/>
    <w:rsid w:val="00E47958"/>
    <w:rsid w:val="00E47BAB"/>
    <w:rsid w:val="00E47E51"/>
    <w:rsid w:val="00E5013A"/>
    <w:rsid w:val="00E5013F"/>
    <w:rsid w:val="00E50199"/>
    <w:rsid w:val="00E5019A"/>
    <w:rsid w:val="00E5019E"/>
    <w:rsid w:val="00E501B7"/>
    <w:rsid w:val="00E501ED"/>
    <w:rsid w:val="00E502A8"/>
    <w:rsid w:val="00E50377"/>
    <w:rsid w:val="00E50443"/>
    <w:rsid w:val="00E50451"/>
    <w:rsid w:val="00E5056B"/>
    <w:rsid w:val="00E506BF"/>
    <w:rsid w:val="00E506FC"/>
    <w:rsid w:val="00E50A9A"/>
    <w:rsid w:val="00E50AE6"/>
    <w:rsid w:val="00E50C76"/>
    <w:rsid w:val="00E50D0A"/>
    <w:rsid w:val="00E50E7C"/>
    <w:rsid w:val="00E51277"/>
    <w:rsid w:val="00E51350"/>
    <w:rsid w:val="00E5171C"/>
    <w:rsid w:val="00E5195B"/>
    <w:rsid w:val="00E51AF8"/>
    <w:rsid w:val="00E51BAC"/>
    <w:rsid w:val="00E51C1E"/>
    <w:rsid w:val="00E51CC8"/>
    <w:rsid w:val="00E51CC9"/>
    <w:rsid w:val="00E51D3E"/>
    <w:rsid w:val="00E51E2F"/>
    <w:rsid w:val="00E51E45"/>
    <w:rsid w:val="00E51E7B"/>
    <w:rsid w:val="00E520CC"/>
    <w:rsid w:val="00E521C9"/>
    <w:rsid w:val="00E52468"/>
    <w:rsid w:val="00E525BE"/>
    <w:rsid w:val="00E525EE"/>
    <w:rsid w:val="00E5267F"/>
    <w:rsid w:val="00E52680"/>
    <w:rsid w:val="00E526A7"/>
    <w:rsid w:val="00E52785"/>
    <w:rsid w:val="00E5292F"/>
    <w:rsid w:val="00E52B14"/>
    <w:rsid w:val="00E52B78"/>
    <w:rsid w:val="00E52D2B"/>
    <w:rsid w:val="00E52EC7"/>
    <w:rsid w:val="00E5328D"/>
    <w:rsid w:val="00E53308"/>
    <w:rsid w:val="00E534E4"/>
    <w:rsid w:val="00E53598"/>
    <w:rsid w:val="00E53782"/>
    <w:rsid w:val="00E5387A"/>
    <w:rsid w:val="00E53BF8"/>
    <w:rsid w:val="00E53C42"/>
    <w:rsid w:val="00E53E6E"/>
    <w:rsid w:val="00E53EE2"/>
    <w:rsid w:val="00E54167"/>
    <w:rsid w:val="00E54295"/>
    <w:rsid w:val="00E54594"/>
    <w:rsid w:val="00E547B2"/>
    <w:rsid w:val="00E5488D"/>
    <w:rsid w:val="00E54945"/>
    <w:rsid w:val="00E5494E"/>
    <w:rsid w:val="00E549CE"/>
    <w:rsid w:val="00E54A68"/>
    <w:rsid w:val="00E54AA4"/>
    <w:rsid w:val="00E54C12"/>
    <w:rsid w:val="00E54CBC"/>
    <w:rsid w:val="00E54D76"/>
    <w:rsid w:val="00E54DCC"/>
    <w:rsid w:val="00E54E6C"/>
    <w:rsid w:val="00E54F4F"/>
    <w:rsid w:val="00E54F8B"/>
    <w:rsid w:val="00E55251"/>
    <w:rsid w:val="00E55389"/>
    <w:rsid w:val="00E5559C"/>
    <w:rsid w:val="00E555C4"/>
    <w:rsid w:val="00E55703"/>
    <w:rsid w:val="00E55758"/>
    <w:rsid w:val="00E557AB"/>
    <w:rsid w:val="00E55904"/>
    <w:rsid w:val="00E55A69"/>
    <w:rsid w:val="00E55A8A"/>
    <w:rsid w:val="00E55B39"/>
    <w:rsid w:val="00E55B6A"/>
    <w:rsid w:val="00E55C3D"/>
    <w:rsid w:val="00E55CB2"/>
    <w:rsid w:val="00E55D42"/>
    <w:rsid w:val="00E55D9A"/>
    <w:rsid w:val="00E55DE6"/>
    <w:rsid w:val="00E55F23"/>
    <w:rsid w:val="00E5619C"/>
    <w:rsid w:val="00E56216"/>
    <w:rsid w:val="00E5638D"/>
    <w:rsid w:val="00E56429"/>
    <w:rsid w:val="00E56462"/>
    <w:rsid w:val="00E5652C"/>
    <w:rsid w:val="00E56602"/>
    <w:rsid w:val="00E56684"/>
    <w:rsid w:val="00E56892"/>
    <w:rsid w:val="00E568EC"/>
    <w:rsid w:val="00E56FAC"/>
    <w:rsid w:val="00E56FD7"/>
    <w:rsid w:val="00E570C1"/>
    <w:rsid w:val="00E571EF"/>
    <w:rsid w:val="00E57231"/>
    <w:rsid w:val="00E572DF"/>
    <w:rsid w:val="00E57477"/>
    <w:rsid w:val="00E574F1"/>
    <w:rsid w:val="00E576FD"/>
    <w:rsid w:val="00E578EA"/>
    <w:rsid w:val="00E57A05"/>
    <w:rsid w:val="00E57A17"/>
    <w:rsid w:val="00E57ABD"/>
    <w:rsid w:val="00E57BD0"/>
    <w:rsid w:val="00E57BFF"/>
    <w:rsid w:val="00E57C82"/>
    <w:rsid w:val="00E57CDE"/>
    <w:rsid w:val="00E57D56"/>
    <w:rsid w:val="00E5EF1C"/>
    <w:rsid w:val="00E600CD"/>
    <w:rsid w:val="00E601D9"/>
    <w:rsid w:val="00E60244"/>
    <w:rsid w:val="00E6027B"/>
    <w:rsid w:val="00E604DC"/>
    <w:rsid w:val="00E60722"/>
    <w:rsid w:val="00E6085B"/>
    <w:rsid w:val="00E6090B"/>
    <w:rsid w:val="00E60996"/>
    <w:rsid w:val="00E609A0"/>
    <w:rsid w:val="00E60A4B"/>
    <w:rsid w:val="00E60A4E"/>
    <w:rsid w:val="00E60A83"/>
    <w:rsid w:val="00E60E6E"/>
    <w:rsid w:val="00E60E8E"/>
    <w:rsid w:val="00E61000"/>
    <w:rsid w:val="00E6102F"/>
    <w:rsid w:val="00E610C3"/>
    <w:rsid w:val="00E6121F"/>
    <w:rsid w:val="00E61249"/>
    <w:rsid w:val="00E6128D"/>
    <w:rsid w:val="00E6129C"/>
    <w:rsid w:val="00E6134A"/>
    <w:rsid w:val="00E614E6"/>
    <w:rsid w:val="00E6164B"/>
    <w:rsid w:val="00E61A2F"/>
    <w:rsid w:val="00E61B17"/>
    <w:rsid w:val="00E61B77"/>
    <w:rsid w:val="00E61B89"/>
    <w:rsid w:val="00E61C73"/>
    <w:rsid w:val="00E61CAE"/>
    <w:rsid w:val="00E61CF3"/>
    <w:rsid w:val="00E61D19"/>
    <w:rsid w:val="00E61E4F"/>
    <w:rsid w:val="00E61EB2"/>
    <w:rsid w:val="00E61FB0"/>
    <w:rsid w:val="00E6203B"/>
    <w:rsid w:val="00E62053"/>
    <w:rsid w:val="00E62054"/>
    <w:rsid w:val="00E620B9"/>
    <w:rsid w:val="00E620DF"/>
    <w:rsid w:val="00E62617"/>
    <w:rsid w:val="00E62622"/>
    <w:rsid w:val="00E6266F"/>
    <w:rsid w:val="00E62822"/>
    <w:rsid w:val="00E62B1A"/>
    <w:rsid w:val="00E62F18"/>
    <w:rsid w:val="00E62FA7"/>
    <w:rsid w:val="00E62FDC"/>
    <w:rsid w:val="00E63114"/>
    <w:rsid w:val="00E63316"/>
    <w:rsid w:val="00E6348F"/>
    <w:rsid w:val="00E63616"/>
    <w:rsid w:val="00E63653"/>
    <w:rsid w:val="00E636A5"/>
    <w:rsid w:val="00E63725"/>
    <w:rsid w:val="00E63792"/>
    <w:rsid w:val="00E63886"/>
    <w:rsid w:val="00E6389F"/>
    <w:rsid w:val="00E638E2"/>
    <w:rsid w:val="00E6393E"/>
    <w:rsid w:val="00E639DE"/>
    <w:rsid w:val="00E63B2A"/>
    <w:rsid w:val="00E63F75"/>
    <w:rsid w:val="00E642F3"/>
    <w:rsid w:val="00E646B1"/>
    <w:rsid w:val="00E648C9"/>
    <w:rsid w:val="00E64AEC"/>
    <w:rsid w:val="00E64C66"/>
    <w:rsid w:val="00E64F47"/>
    <w:rsid w:val="00E64FC7"/>
    <w:rsid w:val="00E650FA"/>
    <w:rsid w:val="00E65286"/>
    <w:rsid w:val="00E65370"/>
    <w:rsid w:val="00E6559F"/>
    <w:rsid w:val="00E655F1"/>
    <w:rsid w:val="00E6593B"/>
    <w:rsid w:val="00E65974"/>
    <w:rsid w:val="00E65C72"/>
    <w:rsid w:val="00E65E56"/>
    <w:rsid w:val="00E65FC7"/>
    <w:rsid w:val="00E6626A"/>
    <w:rsid w:val="00E66352"/>
    <w:rsid w:val="00E666D2"/>
    <w:rsid w:val="00E6692A"/>
    <w:rsid w:val="00E669CF"/>
    <w:rsid w:val="00E66BF6"/>
    <w:rsid w:val="00E66D39"/>
    <w:rsid w:val="00E66D52"/>
    <w:rsid w:val="00E66DF8"/>
    <w:rsid w:val="00E66EF7"/>
    <w:rsid w:val="00E66F08"/>
    <w:rsid w:val="00E672A9"/>
    <w:rsid w:val="00E679C6"/>
    <w:rsid w:val="00E679F7"/>
    <w:rsid w:val="00E67BDB"/>
    <w:rsid w:val="00E67C8C"/>
    <w:rsid w:val="00E67CE7"/>
    <w:rsid w:val="00E67D93"/>
    <w:rsid w:val="00E67DA1"/>
    <w:rsid w:val="00E67FB1"/>
    <w:rsid w:val="00E6AB4E"/>
    <w:rsid w:val="00E70077"/>
    <w:rsid w:val="00E701F5"/>
    <w:rsid w:val="00E701FC"/>
    <w:rsid w:val="00E7020D"/>
    <w:rsid w:val="00E70244"/>
    <w:rsid w:val="00E702DB"/>
    <w:rsid w:val="00E706B8"/>
    <w:rsid w:val="00E70748"/>
    <w:rsid w:val="00E70830"/>
    <w:rsid w:val="00E708CE"/>
    <w:rsid w:val="00E709FA"/>
    <w:rsid w:val="00E70D9A"/>
    <w:rsid w:val="00E70EC6"/>
    <w:rsid w:val="00E70FB1"/>
    <w:rsid w:val="00E71153"/>
    <w:rsid w:val="00E711B9"/>
    <w:rsid w:val="00E71384"/>
    <w:rsid w:val="00E71463"/>
    <w:rsid w:val="00E71783"/>
    <w:rsid w:val="00E71AC6"/>
    <w:rsid w:val="00E71B5C"/>
    <w:rsid w:val="00E71BD6"/>
    <w:rsid w:val="00E71BF0"/>
    <w:rsid w:val="00E71D00"/>
    <w:rsid w:val="00E71EC3"/>
    <w:rsid w:val="00E7207D"/>
    <w:rsid w:val="00E720BC"/>
    <w:rsid w:val="00E720DC"/>
    <w:rsid w:val="00E72258"/>
    <w:rsid w:val="00E72340"/>
    <w:rsid w:val="00E7236E"/>
    <w:rsid w:val="00E72638"/>
    <w:rsid w:val="00E7264C"/>
    <w:rsid w:val="00E729BB"/>
    <w:rsid w:val="00E72A9C"/>
    <w:rsid w:val="00E72AC5"/>
    <w:rsid w:val="00E72B5E"/>
    <w:rsid w:val="00E72E16"/>
    <w:rsid w:val="00E72FC7"/>
    <w:rsid w:val="00E730E0"/>
    <w:rsid w:val="00E732C5"/>
    <w:rsid w:val="00E73498"/>
    <w:rsid w:val="00E7352D"/>
    <w:rsid w:val="00E7357B"/>
    <w:rsid w:val="00E735DD"/>
    <w:rsid w:val="00E735E6"/>
    <w:rsid w:val="00E7360B"/>
    <w:rsid w:val="00E7370F"/>
    <w:rsid w:val="00E73723"/>
    <w:rsid w:val="00E7374A"/>
    <w:rsid w:val="00E73819"/>
    <w:rsid w:val="00E738D9"/>
    <w:rsid w:val="00E739E2"/>
    <w:rsid w:val="00E73B07"/>
    <w:rsid w:val="00E73B8D"/>
    <w:rsid w:val="00E73C14"/>
    <w:rsid w:val="00E73DAB"/>
    <w:rsid w:val="00E73E68"/>
    <w:rsid w:val="00E73EB0"/>
    <w:rsid w:val="00E73F44"/>
    <w:rsid w:val="00E73FA5"/>
    <w:rsid w:val="00E74075"/>
    <w:rsid w:val="00E7407A"/>
    <w:rsid w:val="00E74244"/>
    <w:rsid w:val="00E7436A"/>
    <w:rsid w:val="00E743C7"/>
    <w:rsid w:val="00E743D2"/>
    <w:rsid w:val="00E7485F"/>
    <w:rsid w:val="00E74882"/>
    <w:rsid w:val="00E7499F"/>
    <w:rsid w:val="00E74B91"/>
    <w:rsid w:val="00E74BBE"/>
    <w:rsid w:val="00E74C4A"/>
    <w:rsid w:val="00E74CF8"/>
    <w:rsid w:val="00E74D13"/>
    <w:rsid w:val="00E74F3C"/>
    <w:rsid w:val="00E7509C"/>
    <w:rsid w:val="00E752E4"/>
    <w:rsid w:val="00E752F3"/>
    <w:rsid w:val="00E7531F"/>
    <w:rsid w:val="00E75332"/>
    <w:rsid w:val="00E75388"/>
    <w:rsid w:val="00E75396"/>
    <w:rsid w:val="00E758D5"/>
    <w:rsid w:val="00E758E5"/>
    <w:rsid w:val="00E75A3B"/>
    <w:rsid w:val="00E75C55"/>
    <w:rsid w:val="00E75CD8"/>
    <w:rsid w:val="00E75CDD"/>
    <w:rsid w:val="00E75CF6"/>
    <w:rsid w:val="00E75E4F"/>
    <w:rsid w:val="00E76008"/>
    <w:rsid w:val="00E76108"/>
    <w:rsid w:val="00E76271"/>
    <w:rsid w:val="00E76308"/>
    <w:rsid w:val="00E764CF"/>
    <w:rsid w:val="00E766D6"/>
    <w:rsid w:val="00E76728"/>
    <w:rsid w:val="00E767B9"/>
    <w:rsid w:val="00E7695E"/>
    <w:rsid w:val="00E76A3A"/>
    <w:rsid w:val="00E76B34"/>
    <w:rsid w:val="00E76D5C"/>
    <w:rsid w:val="00E76EFA"/>
    <w:rsid w:val="00E7702B"/>
    <w:rsid w:val="00E770EF"/>
    <w:rsid w:val="00E77120"/>
    <w:rsid w:val="00E771EA"/>
    <w:rsid w:val="00E77220"/>
    <w:rsid w:val="00E77542"/>
    <w:rsid w:val="00E776BB"/>
    <w:rsid w:val="00E7781C"/>
    <w:rsid w:val="00E7786C"/>
    <w:rsid w:val="00E7790D"/>
    <w:rsid w:val="00E77A7E"/>
    <w:rsid w:val="00E77C64"/>
    <w:rsid w:val="00E77D0A"/>
    <w:rsid w:val="00E77FA8"/>
    <w:rsid w:val="00E80062"/>
    <w:rsid w:val="00E8009C"/>
    <w:rsid w:val="00E800E3"/>
    <w:rsid w:val="00E80377"/>
    <w:rsid w:val="00E804F0"/>
    <w:rsid w:val="00E8054C"/>
    <w:rsid w:val="00E8056E"/>
    <w:rsid w:val="00E8060C"/>
    <w:rsid w:val="00E807CE"/>
    <w:rsid w:val="00E80A5A"/>
    <w:rsid w:val="00E80E35"/>
    <w:rsid w:val="00E811B2"/>
    <w:rsid w:val="00E812B9"/>
    <w:rsid w:val="00E812E3"/>
    <w:rsid w:val="00E814D6"/>
    <w:rsid w:val="00E81559"/>
    <w:rsid w:val="00E815FB"/>
    <w:rsid w:val="00E8167C"/>
    <w:rsid w:val="00E816DA"/>
    <w:rsid w:val="00E8180E"/>
    <w:rsid w:val="00E818DA"/>
    <w:rsid w:val="00E81A94"/>
    <w:rsid w:val="00E81BB2"/>
    <w:rsid w:val="00E81C06"/>
    <w:rsid w:val="00E81C6C"/>
    <w:rsid w:val="00E81CAE"/>
    <w:rsid w:val="00E81DAA"/>
    <w:rsid w:val="00E81DB5"/>
    <w:rsid w:val="00E81E9B"/>
    <w:rsid w:val="00E82011"/>
    <w:rsid w:val="00E82063"/>
    <w:rsid w:val="00E82275"/>
    <w:rsid w:val="00E82463"/>
    <w:rsid w:val="00E82467"/>
    <w:rsid w:val="00E82475"/>
    <w:rsid w:val="00E828A1"/>
    <w:rsid w:val="00E82A64"/>
    <w:rsid w:val="00E82C96"/>
    <w:rsid w:val="00E82CBC"/>
    <w:rsid w:val="00E83083"/>
    <w:rsid w:val="00E830A7"/>
    <w:rsid w:val="00E832DD"/>
    <w:rsid w:val="00E832E4"/>
    <w:rsid w:val="00E83303"/>
    <w:rsid w:val="00E83531"/>
    <w:rsid w:val="00E83590"/>
    <w:rsid w:val="00E83709"/>
    <w:rsid w:val="00E83984"/>
    <w:rsid w:val="00E83A38"/>
    <w:rsid w:val="00E83AE5"/>
    <w:rsid w:val="00E83DC1"/>
    <w:rsid w:val="00E83EF1"/>
    <w:rsid w:val="00E8405C"/>
    <w:rsid w:val="00E842A2"/>
    <w:rsid w:val="00E84411"/>
    <w:rsid w:val="00E84484"/>
    <w:rsid w:val="00E8454A"/>
    <w:rsid w:val="00E8464C"/>
    <w:rsid w:val="00E847C5"/>
    <w:rsid w:val="00E847DE"/>
    <w:rsid w:val="00E84833"/>
    <w:rsid w:val="00E84A07"/>
    <w:rsid w:val="00E84AA8"/>
    <w:rsid w:val="00E84E3D"/>
    <w:rsid w:val="00E8510D"/>
    <w:rsid w:val="00E85200"/>
    <w:rsid w:val="00E8556E"/>
    <w:rsid w:val="00E85584"/>
    <w:rsid w:val="00E856F9"/>
    <w:rsid w:val="00E85720"/>
    <w:rsid w:val="00E85847"/>
    <w:rsid w:val="00E858BD"/>
    <w:rsid w:val="00E859BD"/>
    <w:rsid w:val="00E85A2C"/>
    <w:rsid w:val="00E85B4A"/>
    <w:rsid w:val="00E85C43"/>
    <w:rsid w:val="00E85FEB"/>
    <w:rsid w:val="00E8616D"/>
    <w:rsid w:val="00E862E7"/>
    <w:rsid w:val="00E862F7"/>
    <w:rsid w:val="00E862FD"/>
    <w:rsid w:val="00E864E2"/>
    <w:rsid w:val="00E8658E"/>
    <w:rsid w:val="00E8667C"/>
    <w:rsid w:val="00E8673F"/>
    <w:rsid w:val="00E8694D"/>
    <w:rsid w:val="00E869B7"/>
    <w:rsid w:val="00E86A84"/>
    <w:rsid w:val="00E86C18"/>
    <w:rsid w:val="00E86C85"/>
    <w:rsid w:val="00E86E2F"/>
    <w:rsid w:val="00E86F53"/>
    <w:rsid w:val="00E87183"/>
    <w:rsid w:val="00E872E2"/>
    <w:rsid w:val="00E87374"/>
    <w:rsid w:val="00E874C5"/>
    <w:rsid w:val="00E875A5"/>
    <w:rsid w:val="00E8760B"/>
    <w:rsid w:val="00E87753"/>
    <w:rsid w:val="00E87808"/>
    <w:rsid w:val="00E87897"/>
    <w:rsid w:val="00E87996"/>
    <w:rsid w:val="00E87AA2"/>
    <w:rsid w:val="00E87BCA"/>
    <w:rsid w:val="00E87DDB"/>
    <w:rsid w:val="00E87E09"/>
    <w:rsid w:val="00E87EBD"/>
    <w:rsid w:val="00E87FD2"/>
    <w:rsid w:val="00E87FF2"/>
    <w:rsid w:val="00E87FF8"/>
    <w:rsid w:val="00E90035"/>
    <w:rsid w:val="00E90084"/>
    <w:rsid w:val="00E9016F"/>
    <w:rsid w:val="00E9019D"/>
    <w:rsid w:val="00E90356"/>
    <w:rsid w:val="00E90571"/>
    <w:rsid w:val="00E905D5"/>
    <w:rsid w:val="00E90834"/>
    <w:rsid w:val="00E90884"/>
    <w:rsid w:val="00E908F1"/>
    <w:rsid w:val="00E90977"/>
    <w:rsid w:val="00E909CC"/>
    <w:rsid w:val="00E909EE"/>
    <w:rsid w:val="00E90A2A"/>
    <w:rsid w:val="00E90A3C"/>
    <w:rsid w:val="00E90BC8"/>
    <w:rsid w:val="00E90EFB"/>
    <w:rsid w:val="00E91049"/>
    <w:rsid w:val="00E91074"/>
    <w:rsid w:val="00E912B5"/>
    <w:rsid w:val="00E913C7"/>
    <w:rsid w:val="00E913CD"/>
    <w:rsid w:val="00E91604"/>
    <w:rsid w:val="00E91843"/>
    <w:rsid w:val="00E9186E"/>
    <w:rsid w:val="00E91934"/>
    <w:rsid w:val="00E91BF1"/>
    <w:rsid w:val="00E91D1F"/>
    <w:rsid w:val="00E91D7A"/>
    <w:rsid w:val="00E91DB6"/>
    <w:rsid w:val="00E91EE0"/>
    <w:rsid w:val="00E91F39"/>
    <w:rsid w:val="00E91F88"/>
    <w:rsid w:val="00E92194"/>
    <w:rsid w:val="00E9237F"/>
    <w:rsid w:val="00E92516"/>
    <w:rsid w:val="00E92523"/>
    <w:rsid w:val="00E9257D"/>
    <w:rsid w:val="00E925DF"/>
    <w:rsid w:val="00E92665"/>
    <w:rsid w:val="00E92A59"/>
    <w:rsid w:val="00E92B07"/>
    <w:rsid w:val="00E92B64"/>
    <w:rsid w:val="00E92BE1"/>
    <w:rsid w:val="00E92BFD"/>
    <w:rsid w:val="00E92E7E"/>
    <w:rsid w:val="00E93051"/>
    <w:rsid w:val="00E9314A"/>
    <w:rsid w:val="00E9338E"/>
    <w:rsid w:val="00E93435"/>
    <w:rsid w:val="00E93624"/>
    <w:rsid w:val="00E936A2"/>
    <w:rsid w:val="00E937D1"/>
    <w:rsid w:val="00E93902"/>
    <w:rsid w:val="00E93CB5"/>
    <w:rsid w:val="00E93DF9"/>
    <w:rsid w:val="00E93F45"/>
    <w:rsid w:val="00E93FE1"/>
    <w:rsid w:val="00E94005"/>
    <w:rsid w:val="00E94191"/>
    <w:rsid w:val="00E9421E"/>
    <w:rsid w:val="00E94248"/>
    <w:rsid w:val="00E945FC"/>
    <w:rsid w:val="00E9460F"/>
    <w:rsid w:val="00E946A6"/>
    <w:rsid w:val="00E946E8"/>
    <w:rsid w:val="00E94735"/>
    <w:rsid w:val="00E94CE2"/>
    <w:rsid w:val="00E94F7E"/>
    <w:rsid w:val="00E9514B"/>
    <w:rsid w:val="00E9515D"/>
    <w:rsid w:val="00E9570A"/>
    <w:rsid w:val="00E95B32"/>
    <w:rsid w:val="00E95B79"/>
    <w:rsid w:val="00E95C30"/>
    <w:rsid w:val="00E95F3F"/>
    <w:rsid w:val="00E95F65"/>
    <w:rsid w:val="00E96294"/>
    <w:rsid w:val="00E966C8"/>
    <w:rsid w:val="00E96723"/>
    <w:rsid w:val="00E9695E"/>
    <w:rsid w:val="00E9697E"/>
    <w:rsid w:val="00E96B48"/>
    <w:rsid w:val="00E96E0D"/>
    <w:rsid w:val="00E96E2C"/>
    <w:rsid w:val="00E96E53"/>
    <w:rsid w:val="00E96EA9"/>
    <w:rsid w:val="00E972B7"/>
    <w:rsid w:val="00E974B3"/>
    <w:rsid w:val="00E975A0"/>
    <w:rsid w:val="00E9765F"/>
    <w:rsid w:val="00E9792B"/>
    <w:rsid w:val="00E9794B"/>
    <w:rsid w:val="00E97A11"/>
    <w:rsid w:val="00E97A5A"/>
    <w:rsid w:val="00E97A61"/>
    <w:rsid w:val="00E97B57"/>
    <w:rsid w:val="00E97B8E"/>
    <w:rsid w:val="00E97C9D"/>
    <w:rsid w:val="00E97CD9"/>
    <w:rsid w:val="00E97D70"/>
    <w:rsid w:val="00E97E5E"/>
    <w:rsid w:val="00E97F74"/>
    <w:rsid w:val="00EA0093"/>
    <w:rsid w:val="00EA00E8"/>
    <w:rsid w:val="00EA018D"/>
    <w:rsid w:val="00EA0262"/>
    <w:rsid w:val="00EA03B3"/>
    <w:rsid w:val="00EA0453"/>
    <w:rsid w:val="00EA083D"/>
    <w:rsid w:val="00EA08AA"/>
    <w:rsid w:val="00EA09AE"/>
    <w:rsid w:val="00EA0ACE"/>
    <w:rsid w:val="00EA0B79"/>
    <w:rsid w:val="00EA0BA4"/>
    <w:rsid w:val="00EA0C86"/>
    <w:rsid w:val="00EA148B"/>
    <w:rsid w:val="00EA175B"/>
    <w:rsid w:val="00EA179D"/>
    <w:rsid w:val="00EA1837"/>
    <w:rsid w:val="00EA18EF"/>
    <w:rsid w:val="00EA1A01"/>
    <w:rsid w:val="00EA1B65"/>
    <w:rsid w:val="00EA1BF4"/>
    <w:rsid w:val="00EA1C46"/>
    <w:rsid w:val="00EA1DE2"/>
    <w:rsid w:val="00EA1FF1"/>
    <w:rsid w:val="00EA20BC"/>
    <w:rsid w:val="00EA21D3"/>
    <w:rsid w:val="00EA21DD"/>
    <w:rsid w:val="00EA24D2"/>
    <w:rsid w:val="00EA250B"/>
    <w:rsid w:val="00EA2950"/>
    <w:rsid w:val="00EA2A13"/>
    <w:rsid w:val="00EA2DE6"/>
    <w:rsid w:val="00EA2E63"/>
    <w:rsid w:val="00EA2EAB"/>
    <w:rsid w:val="00EA2F28"/>
    <w:rsid w:val="00EA2FD9"/>
    <w:rsid w:val="00EA2FE9"/>
    <w:rsid w:val="00EA31C4"/>
    <w:rsid w:val="00EA32F7"/>
    <w:rsid w:val="00EA337C"/>
    <w:rsid w:val="00EA33D0"/>
    <w:rsid w:val="00EA342C"/>
    <w:rsid w:val="00EA355C"/>
    <w:rsid w:val="00EA37A5"/>
    <w:rsid w:val="00EA3870"/>
    <w:rsid w:val="00EA3ACE"/>
    <w:rsid w:val="00EA3AE9"/>
    <w:rsid w:val="00EA3E3F"/>
    <w:rsid w:val="00EA3F67"/>
    <w:rsid w:val="00EA419C"/>
    <w:rsid w:val="00EA41DF"/>
    <w:rsid w:val="00EA445F"/>
    <w:rsid w:val="00EA448D"/>
    <w:rsid w:val="00EA4591"/>
    <w:rsid w:val="00EA45A7"/>
    <w:rsid w:val="00EA45DB"/>
    <w:rsid w:val="00EA45E6"/>
    <w:rsid w:val="00EA4800"/>
    <w:rsid w:val="00EA4B3E"/>
    <w:rsid w:val="00EA4CCB"/>
    <w:rsid w:val="00EA4CFD"/>
    <w:rsid w:val="00EA4D17"/>
    <w:rsid w:val="00EA4D4F"/>
    <w:rsid w:val="00EA4E42"/>
    <w:rsid w:val="00EA5047"/>
    <w:rsid w:val="00EA515F"/>
    <w:rsid w:val="00EA5250"/>
    <w:rsid w:val="00EA5426"/>
    <w:rsid w:val="00EA5869"/>
    <w:rsid w:val="00EA58BE"/>
    <w:rsid w:val="00EA59EF"/>
    <w:rsid w:val="00EA5B3D"/>
    <w:rsid w:val="00EA5BB5"/>
    <w:rsid w:val="00EA60B9"/>
    <w:rsid w:val="00EA618C"/>
    <w:rsid w:val="00EA62BB"/>
    <w:rsid w:val="00EA63D3"/>
    <w:rsid w:val="00EA63D9"/>
    <w:rsid w:val="00EA6425"/>
    <w:rsid w:val="00EA6478"/>
    <w:rsid w:val="00EA678E"/>
    <w:rsid w:val="00EA67FC"/>
    <w:rsid w:val="00EA6946"/>
    <w:rsid w:val="00EA69B4"/>
    <w:rsid w:val="00EA6AF2"/>
    <w:rsid w:val="00EA6F70"/>
    <w:rsid w:val="00EA70BA"/>
    <w:rsid w:val="00EA7167"/>
    <w:rsid w:val="00EA720D"/>
    <w:rsid w:val="00EA75A6"/>
    <w:rsid w:val="00EA760F"/>
    <w:rsid w:val="00EA7794"/>
    <w:rsid w:val="00EA7B3B"/>
    <w:rsid w:val="00EA7C1D"/>
    <w:rsid w:val="00EA7C50"/>
    <w:rsid w:val="00EA7C73"/>
    <w:rsid w:val="00EA7D66"/>
    <w:rsid w:val="00EA7DB6"/>
    <w:rsid w:val="00EA7F3A"/>
    <w:rsid w:val="00EA9F66"/>
    <w:rsid w:val="00EB007C"/>
    <w:rsid w:val="00EB0127"/>
    <w:rsid w:val="00EB01B0"/>
    <w:rsid w:val="00EB01DC"/>
    <w:rsid w:val="00EB0407"/>
    <w:rsid w:val="00EB0614"/>
    <w:rsid w:val="00EB099D"/>
    <w:rsid w:val="00EB09E2"/>
    <w:rsid w:val="00EB0ADE"/>
    <w:rsid w:val="00EB0BA0"/>
    <w:rsid w:val="00EB0D26"/>
    <w:rsid w:val="00EB0D49"/>
    <w:rsid w:val="00EB0E40"/>
    <w:rsid w:val="00EB0E43"/>
    <w:rsid w:val="00EB1249"/>
    <w:rsid w:val="00EB1515"/>
    <w:rsid w:val="00EB1552"/>
    <w:rsid w:val="00EB15C9"/>
    <w:rsid w:val="00EB17D1"/>
    <w:rsid w:val="00EB19CE"/>
    <w:rsid w:val="00EB1A52"/>
    <w:rsid w:val="00EB1AAC"/>
    <w:rsid w:val="00EB1B59"/>
    <w:rsid w:val="00EB1DE8"/>
    <w:rsid w:val="00EB2056"/>
    <w:rsid w:val="00EB2243"/>
    <w:rsid w:val="00EB2367"/>
    <w:rsid w:val="00EB2574"/>
    <w:rsid w:val="00EB267C"/>
    <w:rsid w:val="00EB26CB"/>
    <w:rsid w:val="00EB281C"/>
    <w:rsid w:val="00EB28E4"/>
    <w:rsid w:val="00EB2C23"/>
    <w:rsid w:val="00EB2C3A"/>
    <w:rsid w:val="00EB2E74"/>
    <w:rsid w:val="00EB3016"/>
    <w:rsid w:val="00EB3346"/>
    <w:rsid w:val="00EB3383"/>
    <w:rsid w:val="00EB3450"/>
    <w:rsid w:val="00EB3491"/>
    <w:rsid w:val="00EB352A"/>
    <w:rsid w:val="00EB3634"/>
    <w:rsid w:val="00EB36A0"/>
    <w:rsid w:val="00EB3710"/>
    <w:rsid w:val="00EB3750"/>
    <w:rsid w:val="00EB384F"/>
    <w:rsid w:val="00EB3B11"/>
    <w:rsid w:val="00EB3BE1"/>
    <w:rsid w:val="00EB3C0D"/>
    <w:rsid w:val="00EB3EDA"/>
    <w:rsid w:val="00EB3EE4"/>
    <w:rsid w:val="00EB4029"/>
    <w:rsid w:val="00EB41E2"/>
    <w:rsid w:val="00EB4746"/>
    <w:rsid w:val="00EB4972"/>
    <w:rsid w:val="00EB4AB6"/>
    <w:rsid w:val="00EB4B5D"/>
    <w:rsid w:val="00EB4D7F"/>
    <w:rsid w:val="00EB4EF3"/>
    <w:rsid w:val="00EB50F0"/>
    <w:rsid w:val="00EB5185"/>
    <w:rsid w:val="00EB5435"/>
    <w:rsid w:val="00EB54DC"/>
    <w:rsid w:val="00EB5527"/>
    <w:rsid w:val="00EB559C"/>
    <w:rsid w:val="00EB563C"/>
    <w:rsid w:val="00EB59DB"/>
    <w:rsid w:val="00EB5A12"/>
    <w:rsid w:val="00EB5BBC"/>
    <w:rsid w:val="00EB5DA2"/>
    <w:rsid w:val="00EB5F06"/>
    <w:rsid w:val="00EB5F40"/>
    <w:rsid w:val="00EB60C4"/>
    <w:rsid w:val="00EB61B0"/>
    <w:rsid w:val="00EB6259"/>
    <w:rsid w:val="00EB6260"/>
    <w:rsid w:val="00EB6514"/>
    <w:rsid w:val="00EB6686"/>
    <w:rsid w:val="00EB681B"/>
    <w:rsid w:val="00EB6AAF"/>
    <w:rsid w:val="00EB6B46"/>
    <w:rsid w:val="00EB6DC8"/>
    <w:rsid w:val="00EB6E29"/>
    <w:rsid w:val="00EB70C3"/>
    <w:rsid w:val="00EB70CC"/>
    <w:rsid w:val="00EB74A1"/>
    <w:rsid w:val="00EB74C2"/>
    <w:rsid w:val="00EB7A9E"/>
    <w:rsid w:val="00EB7B8E"/>
    <w:rsid w:val="00EB7DF7"/>
    <w:rsid w:val="00EB7F8C"/>
    <w:rsid w:val="00EC0414"/>
    <w:rsid w:val="00EC0B6D"/>
    <w:rsid w:val="00EC0CDE"/>
    <w:rsid w:val="00EC0F1F"/>
    <w:rsid w:val="00EC1325"/>
    <w:rsid w:val="00EC14F9"/>
    <w:rsid w:val="00EC14FB"/>
    <w:rsid w:val="00EC1590"/>
    <w:rsid w:val="00EC1748"/>
    <w:rsid w:val="00EC18A8"/>
    <w:rsid w:val="00EC196A"/>
    <w:rsid w:val="00EC1AE7"/>
    <w:rsid w:val="00EC1B60"/>
    <w:rsid w:val="00EC1E68"/>
    <w:rsid w:val="00EC1FF7"/>
    <w:rsid w:val="00EC2056"/>
    <w:rsid w:val="00EC22B6"/>
    <w:rsid w:val="00EC24A3"/>
    <w:rsid w:val="00EC25A9"/>
    <w:rsid w:val="00EC271C"/>
    <w:rsid w:val="00EC2787"/>
    <w:rsid w:val="00EC2C2E"/>
    <w:rsid w:val="00EC2F7D"/>
    <w:rsid w:val="00EC30D4"/>
    <w:rsid w:val="00EC3122"/>
    <w:rsid w:val="00EC3359"/>
    <w:rsid w:val="00EC338A"/>
    <w:rsid w:val="00EC33E7"/>
    <w:rsid w:val="00EC34EB"/>
    <w:rsid w:val="00EC355C"/>
    <w:rsid w:val="00EC3628"/>
    <w:rsid w:val="00EC3659"/>
    <w:rsid w:val="00EC3856"/>
    <w:rsid w:val="00EC38D3"/>
    <w:rsid w:val="00EC3A6A"/>
    <w:rsid w:val="00EC3BB5"/>
    <w:rsid w:val="00EC3F06"/>
    <w:rsid w:val="00EC3FB5"/>
    <w:rsid w:val="00EC4133"/>
    <w:rsid w:val="00EC4257"/>
    <w:rsid w:val="00EC42CF"/>
    <w:rsid w:val="00EC449F"/>
    <w:rsid w:val="00EC44E1"/>
    <w:rsid w:val="00EC4568"/>
    <w:rsid w:val="00EC461C"/>
    <w:rsid w:val="00EC462C"/>
    <w:rsid w:val="00EC463E"/>
    <w:rsid w:val="00EC4672"/>
    <w:rsid w:val="00EC47E4"/>
    <w:rsid w:val="00EC4AAF"/>
    <w:rsid w:val="00EC4AC2"/>
    <w:rsid w:val="00EC4AD8"/>
    <w:rsid w:val="00EC4B58"/>
    <w:rsid w:val="00EC4B72"/>
    <w:rsid w:val="00EC50B7"/>
    <w:rsid w:val="00EC52D6"/>
    <w:rsid w:val="00EC5430"/>
    <w:rsid w:val="00EC551D"/>
    <w:rsid w:val="00EC55BA"/>
    <w:rsid w:val="00EC5656"/>
    <w:rsid w:val="00EC59AE"/>
    <w:rsid w:val="00EC59FB"/>
    <w:rsid w:val="00EC5C6E"/>
    <w:rsid w:val="00EC5CC5"/>
    <w:rsid w:val="00EC5DE9"/>
    <w:rsid w:val="00EC5DF4"/>
    <w:rsid w:val="00EC5E15"/>
    <w:rsid w:val="00EC5E2D"/>
    <w:rsid w:val="00EC5EE8"/>
    <w:rsid w:val="00EC6036"/>
    <w:rsid w:val="00EC624C"/>
    <w:rsid w:val="00EC6440"/>
    <w:rsid w:val="00EC6488"/>
    <w:rsid w:val="00EC65F9"/>
    <w:rsid w:val="00EC675A"/>
    <w:rsid w:val="00EC6780"/>
    <w:rsid w:val="00EC67F8"/>
    <w:rsid w:val="00EC6878"/>
    <w:rsid w:val="00EC68B8"/>
    <w:rsid w:val="00EC68DA"/>
    <w:rsid w:val="00EC6946"/>
    <w:rsid w:val="00EC6B80"/>
    <w:rsid w:val="00EC6C01"/>
    <w:rsid w:val="00EC706D"/>
    <w:rsid w:val="00EC7095"/>
    <w:rsid w:val="00EC71FB"/>
    <w:rsid w:val="00EC7213"/>
    <w:rsid w:val="00EC72FE"/>
    <w:rsid w:val="00EC7390"/>
    <w:rsid w:val="00EC78EF"/>
    <w:rsid w:val="00EC7A86"/>
    <w:rsid w:val="00EC7C11"/>
    <w:rsid w:val="00EC7C5B"/>
    <w:rsid w:val="00EC7C94"/>
    <w:rsid w:val="00EC7DB1"/>
    <w:rsid w:val="00EC7F41"/>
    <w:rsid w:val="00EC7FF7"/>
    <w:rsid w:val="00EC7FFC"/>
    <w:rsid w:val="00ED00AA"/>
    <w:rsid w:val="00ED00B9"/>
    <w:rsid w:val="00ED0203"/>
    <w:rsid w:val="00ED02DE"/>
    <w:rsid w:val="00ED0422"/>
    <w:rsid w:val="00ED04AA"/>
    <w:rsid w:val="00ED062B"/>
    <w:rsid w:val="00ED066B"/>
    <w:rsid w:val="00ED08E5"/>
    <w:rsid w:val="00ED0956"/>
    <w:rsid w:val="00ED0A94"/>
    <w:rsid w:val="00ED0AB5"/>
    <w:rsid w:val="00ED0B9B"/>
    <w:rsid w:val="00ED0F08"/>
    <w:rsid w:val="00ED1028"/>
    <w:rsid w:val="00ED11C5"/>
    <w:rsid w:val="00ED12EC"/>
    <w:rsid w:val="00ED1488"/>
    <w:rsid w:val="00ED16F9"/>
    <w:rsid w:val="00ED1725"/>
    <w:rsid w:val="00ED17D8"/>
    <w:rsid w:val="00ED1880"/>
    <w:rsid w:val="00ED1C88"/>
    <w:rsid w:val="00ED1C8C"/>
    <w:rsid w:val="00ED1DBF"/>
    <w:rsid w:val="00ED1F12"/>
    <w:rsid w:val="00ED1FB9"/>
    <w:rsid w:val="00ED2090"/>
    <w:rsid w:val="00ED2751"/>
    <w:rsid w:val="00ED27A0"/>
    <w:rsid w:val="00ED280B"/>
    <w:rsid w:val="00ED28CC"/>
    <w:rsid w:val="00ED2A5E"/>
    <w:rsid w:val="00ED2B08"/>
    <w:rsid w:val="00ED2CB6"/>
    <w:rsid w:val="00ED2DFA"/>
    <w:rsid w:val="00ED2F7A"/>
    <w:rsid w:val="00ED2F80"/>
    <w:rsid w:val="00ED2FDF"/>
    <w:rsid w:val="00ED3053"/>
    <w:rsid w:val="00ED3155"/>
    <w:rsid w:val="00ED315C"/>
    <w:rsid w:val="00ED321C"/>
    <w:rsid w:val="00ED335F"/>
    <w:rsid w:val="00ED34EC"/>
    <w:rsid w:val="00ED356A"/>
    <w:rsid w:val="00ED366E"/>
    <w:rsid w:val="00ED372D"/>
    <w:rsid w:val="00ED3736"/>
    <w:rsid w:val="00ED377D"/>
    <w:rsid w:val="00ED37E7"/>
    <w:rsid w:val="00ED3A35"/>
    <w:rsid w:val="00ED3DB8"/>
    <w:rsid w:val="00ED3F24"/>
    <w:rsid w:val="00ED405C"/>
    <w:rsid w:val="00ED4066"/>
    <w:rsid w:val="00ED43EC"/>
    <w:rsid w:val="00ED440B"/>
    <w:rsid w:val="00ED45AC"/>
    <w:rsid w:val="00ED46A7"/>
    <w:rsid w:val="00ED4813"/>
    <w:rsid w:val="00ED48F2"/>
    <w:rsid w:val="00ED499F"/>
    <w:rsid w:val="00ED49DA"/>
    <w:rsid w:val="00ED4A04"/>
    <w:rsid w:val="00ED4BDF"/>
    <w:rsid w:val="00ED4BEB"/>
    <w:rsid w:val="00ED4BEE"/>
    <w:rsid w:val="00ED4D8E"/>
    <w:rsid w:val="00ED4E81"/>
    <w:rsid w:val="00ED4E99"/>
    <w:rsid w:val="00ED4F25"/>
    <w:rsid w:val="00ED5148"/>
    <w:rsid w:val="00ED51C7"/>
    <w:rsid w:val="00ED5584"/>
    <w:rsid w:val="00ED577E"/>
    <w:rsid w:val="00ED600A"/>
    <w:rsid w:val="00ED603B"/>
    <w:rsid w:val="00ED6306"/>
    <w:rsid w:val="00ED6398"/>
    <w:rsid w:val="00ED6525"/>
    <w:rsid w:val="00ED6537"/>
    <w:rsid w:val="00ED65AC"/>
    <w:rsid w:val="00ED65CB"/>
    <w:rsid w:val="00ED673E"/>
    <w:rsid w:val="00ED6872"/>
    <w:rsid w:val="00ED6A53"/>
    <w:rsid w:val="00ED6F2C"/>
    <w:rsid w:val="00ED71B4"/>
    <w:rsid w:val="00ED746C"/>
    <w:rsid w:val="00ED747C"/>
    <w:rsid w:val="00ED7483"/>
    <w:rsid w:val="00ED74BB"/>
    <w:rsid w:val="00ED74C3"/>
    <w:rsid w:val="00ED78E4"/>
    <w:rsid w:val="00ED78EB"/>
    <w:rsid w:val="00ED7908"/>
    <w:rsid w:val="00ED7914"/>
    <w:rsid w:val="00ED7A02"/>
    <w:rsid w:val="00ED7A88"/>
    <w:rsid w:val="00ED7ABB"/>
    <w:rsid w:val="00ED7D5F"/>
    <w:rsid w:val="00ED7DF1"/>
    <w:rsid w:val="00ED7E91"/>
    <w:rsid w:val="00ED7E9B"/>
    <w:rsid w:val="00ED7F25"/>
    <w:rsid w:val="00ED7F9F"/>
    <w:rsid w:val="00ED81F3"/>
    <w:rsid w:val="00EE0383"/>
    <w:rsid w:val="00EE03C0"/>
    <w:rsid w:val="00EE04AE"/>
    <w:rsid w:val="00EE060D"/>
    <w:rsid w:val="00EE087D"/>
    <w:rsid w:val="00EE09CD"/>
    <w:rsid w:val="00EE0A28"/>
    <w:rsid w:val="00EE0B66"/>
    <w:rsid w:val="00EE0B79"/>
    <w:rsid w:val="00EE0E0E"/>
    <w:rsid w:val="00EE0F13"/>
    <w:rsid w:val="00EE0FB0"/>
    <w:rsid w:val="00EE0FFE"/>
    <w:rsid w:val="00EE1036"/>
    <w:rsid w:val="00EE1105"/>
    <w:rsid w:val="00EE12FE"/>
    <w:rsid w:val="00EE13CF"/>
    <w:rsid w:val="00EE13E6"/>
    <w:rsid w:val="00EE1453"/>
    <w:rsid w:val="00EE16BD"/>
    <w:rsid w:val="00EE1906"/>
    <w:rsid w:val="00EE19F9"/>
    <w:rsid w:val="00EE1C58"/>
    <w:rsid w:val="00EE1FB8"/>
    <w:rsid w:val="00EE1FE2"/>
    <w:rsid w:val="00EE208A"/>
    <w:rsid w:val="00EE2090"/>
    <w:rsid w:val="00EE20F3"/>
    <w:rsid w:val="00EE217F"/>
    <w:rsid w:val="00EE23E4"/>
    <w:rsid w:val="00EE266F"/>
    <w:rsid w:val="00EE2692"/>
    <w:rsid w:val="00EE270E"/>
    <w:rsid w:val="00EE2762"/>
    <w:rsid w:val="00EE278C"/>
    <w:rsid w:val="00EE282B"/>
    <w:rsid w:val="00EE2AB9"/>
    <w:rsid w:val="00EE2ACD"/>
    <w:rsid w:val="00EE2C71"/>
    <w:rsid w:val="00EE30BC"/>
    <w:rsid w:val="00EE315B"/>
    <w:rsid w:val="00EE31BC"/>
    <w:rsid w:val="00EE31FB"/>
    <w:rsid w:val="00EE35D1"/>
    <w:rsid w:val="00EE35E2"/>
    <w:rsid w:val="00EE36A3"/>
    <w:rsid w:val="00EE3C13"/>
    <w:rsid w:val="00EE3CFB"/>
    <w:rsid w:val="00EE3D21"/>
    <w:rsid w:val="00EE3DBD"/>
    <w:rsid w:val="00EE3E5C"/>
    <w:rsid w:val="00EE40B9"/>
    <w:rsid w:val="00EE4451"/>
    <w:rsid w:val="00EE44BB"/>
    <w:rsid w:val="00EE4531"/>
    <w:rsid w:val="00EE4585"/>
    <w:rsid w:val="00EE460C"/>
    <w:rsid w:val="00EE49FC"/>
    <w:rsid w:val="00EE4A40"/>
    <w:rsid w:val="00EE4B94"/>
    <w:rsid w:val="00EE4CAD"/>
    <w:rsid w:val="00EE4CB6"/>
    <w:rsid w:val="00EE4E6F"/>
    <w:rsid w:val="00EE5030"/>
    <w:rsid w:val="00EE5522"/>
    <w:rsid w:val="00EE57BD"/>
    <w:rsid w:val="00EE588F"/>
    <w:rsid w:val="00EE5A75"/>
    <w:rsid w:val="00EE5B01"/>
    <w:rsid w:val="00EE5BF0"/>
    <w:rsid w:val="00EE5C24"/>
    <w:rsid w:val="00EE5D56"/>
    <w:rsid w:val="00EE5D99"/>
    <w:rsid w:val="00EE5F67"/>
    <w:rsid w:val="00EE6031"/>
    <w:rsid w:val="00EE6123"/>
    <w:rsid w:val="00EE6172"/>
    <w:rsid w:val="00EE6288"/>
    <w:rsid w:val="00EE62CF"/>
    <w:rsid w:val="00EE62E7"/>
    <w:rsid w:val="00EE631B"/>
    <w:rsid w:val="00EE63E6"/>
    <w:rsid w:val="00EE67EE"/>
    <w:rsid w:val="00EE6813"/>
    <w:rsid w:val="00EE6851"/>
    <w:rsid w:val="00EE69F9"/>
    <w:rsid w:val="00EE6A18"/>
    <w:rsid w:val="00EE6C37"/>
    <w:rsid w:val="00EE6E30"/>
    <w:rsid w:val="00EE6FD5"/>
    <w:rsid w:val="00EE701F"/>
    <w:rsid w:val="00EE7393"/>
    <w:rsid w:val="00EE752D"/>
    <w:rsid w:val="00EE7632"/>
    <w:rsid w:val="00EE76B7"/>
    <w:rsid w:val="00EE76D2"/>
    <w:rsid w:val="00EE76D7"/>
    <w:rsid w:val="00EE7758"/>
    <w:rsid w:val="00EE7783"/>
    <w:rsid w:val="00EE77AD"/>
    <w:rsid w:val="00EE7A7B"/>
    <w:rsid w:val="00EE7B23"/>
    <w:rsid w:val="00EE7C1E"/>
    <w:rsid w:val="00EE7CF1"/>
    <w:rsid w:val="00EE7D3E"/>
    <w:rsid w:val="00EE7DF6"/>
    <w:rsid w:val="00EF007D"/>
    <w:rsid w:val="00EF00F6"/>
    <w:rsid w:val="00EF0275"/>
    <w:rsid w:val="00EF036F"/>
    <w:rsid w:val="00EF05E9"/>
    <w:rsid w:val="00EF065A"/>
    <w:rsid w:val="00EF067C"/>
    <w:rsid w:val="00EF07B3"/>
    <w:rsid w:val="00EF0A25"/>
    <w:rsid w:val="00EF0ACE"/>
    <w:rsid w:val="00EF0B02"/>
    <w:rsid w:val="00EF0D87"/>
    <w:rsid w:val="00EF0E3F"/>
    <w:rsid w:val="00EF0EA9"/>
    <w:rsid w:val="00EF11D0"/>
    <w:rsid w:val="00EF1484"/>
    <w:rsid w:val="00EF14C3"/>
    <w:rsid w:val="00EF16AA"/>
    <w:rsid w:val="00EF1A0F"/>
    <w:rsid w:val="00EF1B3D"/>
    <w:rsid w:val="00EF1B8D"/>
    <w:rsid w:val="00EF1BF1"/>
    <w:rsid w:val="00EF1D13"/>
    <w:rsid w:val="00EF1D9C"/>
    <w:rsid w:val="00EF1E36"/>
    <w:rsid w:val="00EF1EAD"/>
    <w:rsid w:val="00EF2082"/>
    <w:rsid w:val="00EF2121"/>
    <w:rsid w:val="00EF22BA"/>
    <w:rsid w:val="00EF23BD"/>
    <w:rsid w:val="00EF25C3"/>
    <w:rsid w:val="00EF278B"/>
    <w:rsid w:val="00EF2798"/>
    <w:rsid w:val="00EF2915"/>
    <w:rsid w:val="00EF2ADA"/>
    <w:rsid w:val="00EF2E04"/>
    <w:rsid w:val="00EF2EA6"/>
    <w:rsid w:val="00EF2EEA"/>
    <w:rsid w:val="00EF3016"/>
    <w:rsid w:val="00EF3166"/>
    <w:rsid w:val="00EF31A3"/>
    <w:rsid w:val="00EF335C"/>
    <w:rsid w:val="00EF344C"/>
    <w:rsid w:val="00EF34E3"/>
    <w:rsid w:val="00EF366A"/>
    <w:rsid w:val="00EF3755"/>
    <w:rsid w:val="00EF375D"/>
    <w:rsid w:val="00EF3EFB"/>
    <w:rsid w:val="00EF4068"/>
    <w:rsid w:val="00EF40B5"/>
    <w:rsid w:val="00EF4177"/>
    <w:rsid w:val="00EF4350"/>
    <w:rsid w:val="00EF4509"/>
    <w:rsid w:val="00EF46BE"/>
    <w:rsid w:val="00EF4838"/>
    <w:rsid w:val="00EF48CE"/>
    <w:rsid w:val="00EF4D34"/>
    <w:rsid w:val="00EF506D"/>
    <w:rsid w:val="00EF5096"/>
    <w:rsid w:val="00EF51D3"/>
    <w:rsid w:val="00EF5545"/>
    <w:rsid w:val="00EF5589"/>
    <w:rsid w:val="00EF55B3"/>
    <w:rsid w:val="00EF570D"/>
    <w:rsid w:val="00EF571E"/>
    <w:rsid w:val="00EF5755"/>
    <w:rsid w:val="00EF581E"/>
    <w:rsid w:val="00EF5B5C"/>
    <w:rsid w:val="00EF5D18"/>
    <w:rsid w:val="00EF5DCE"/>
    <w:rsid w:val="00EF5DD4"/>
    <w:rsid w:val="00EF5E21"/>
    <w:rsid w:val="00EF5E7E"/>
    <w:rsid w:val="00EF5F4B"/>
    <w:rsid w:val="00EF60C5"/>
    <w:rsid w:val="00EF61F5"/>
    <w:rsid w:val="00EF6258"/>
    <w:rsid w:val="00EF62F4"/>
    <w:rsid w:val="00EF6301"/>
    <w:rsid w:val="00EF639F"/>
    <w:rsid w:val="00EF645A"/>
    <w:rsid w:val="00EF6469"/>
    <w:rsid w:val="00EF65A7"/>
    <w:rsid w:val="00EF65B2"/>
    <w:rsid w:val="00EF66A3"/>
    <w:rsid w:val="00EF66AD"/>
    <w:rsid w:val="00EF67BA"/>
    <w:rsid w:val="00EF686D"/>
    <w:rsid w:val="00EF68AC"/>
    <w:rsid w:val="00EF692F"/>
    <w:rsid w:val="00EF6F15"/>
    <w:rsid w:val="00EF6F77"/>
    <w:rsid w:val="00EF707B"/>
    <w:rsid w:val="00EF749C"/>
    <w:rsid w:val="00EF75E4"/>
    <w:rsid w:val="00EF762C"/>
    <w:rsid w:val="00EF7707"/>
    <w:rsid w:val="00EF78EB"/>
    <w:rsid w:val="00EF7AD0"/>
    <w:rsid w:val="00EF7C7C"/>
    <w:rsid w:val="00EF7E29"/>
    <w:rsid w:val="00EF7E67"/>
    <w:rsid w:val="00EF7F8D"/>
    <w:rsid w:val="00F00026"/>
    <w:rsid w:val="00F00073"/>
    <w:rsid w:val="00F0040D"/>
    <w:rsid w:val="00F0051B"/>
    <w:rsid w:val="00F00736"/>
    <w:rsid w:val="00F0088C"/>
    <w:rsid w:val="00F00E42"/>
    <w:rsid w:val="00F01057"/>
    <w:rsid w:val="00F01093"/>
    <w:rsid w:val="00F010E2"/>
    <w:rsid w:val="00F01411"/>
    <w:rsid w:val="00F01505"/>
    <w:rsid w:val="00F01646"/>
    <w:rsid w:val="00F016C6"/>
    <w:rsid w:val="00F0172A"/>
    <w:rsid w:val="00F01911"/>
    <w:rsid w:val="00F01D4A"/>
    <w:rsid w:val="00F01D4E"/>
    <w:rsid w:val="00F01D93"/>
    <w:rsid w:val="00F01F88"/>
    <w:rsid w:val="00F02116"/>
    <w:rsid w:val="00F02118"/>
    <w:rsid w:val="00F021A4"/>
    <w:rsid w:val="00F02300"/>
    <w:rsid w:val="00F024AB"/>
    <w:rsid w:val="00F02504"/>
    <w:rsid w:val="00F027D0"/>
    <w:rsid w:val="00F02977"/>
    <w:rsid w:val="00F029A6"/>
    <w:rsid w:val="00F029D8"/>
    <w:rsid w:val="00F02A70"/>
    <w:rsid w:val="00F02A87"/>
    <w:rsid w:val="00F02AFC"/>
    <w:rsid w:val="00F02B50"/>
    <w:rsid w:val="00F02CBA"/>
    <w:rsid w:val="00F02CDB"/>
    <w:rsid w:val="00F02D22"/>
    <w:rsid w:val="00F02FC5"/>
    <w:rsid w:val="00F033A3"/>
    <w:rsid w:val="00F033B7"/>
    <w:rsid w:val="00F033FA"/>
    <w:rsid w:val="00F03614"/>
    <w:rsid w:val="00F03649"/>
    <w:rsid w:val="00F036D7"/>
    <w:rsid w:val="00F0378C"/>
    <w:rsid w:val="00F037AE"/>
    <w:rsid w:val="00F03819"/>
    <w:rsid w:val="00F0383C"/>
    <w:rsid w:val="00F03844"/>
    <w:rsid w:val="00F03862"/>
    <w:rsid w:val="00F0387E"/>
    <w:rsid w:val="00F0392A"/>
    <w:rsid w:val="00F03979"/>
    <w:rsid w:val="00F03A99"/>
    <w:rsid w:val="00F03D48"/>
    <w:rsid w:val="00F03E66"/>
    <w:rsid w:val="00F03E8E"/>
    <w:rsid w:val="00F03EF6"/>
    <w:rsid w:val="00F04072"/>
    <w:rsid w:val="00F040CA"/>
    <w:rsid w:val="00F041D3"/>
    <w:rsid w:val="00F04382"/>
    <w:rsid w:val="00F04531"/>
    <w:rsid w:val="00F04664"/>
    <w:rsid w:val="00F04848"/>
    <w:rsid w:val="00F04B6A"/>
    <w:rsid w:val="00F04C82"/>
    <w:rsid w:val="00F04D61"/>
    <w:rsid w:val="00F04EB4"/>
    <w:rsid w:val="00F04F2B"/>
    <w:rsid w:val="00F052DB"/>
    <w:rsid w:val="00F0547B"/>
    <w:rsid w:val="00F0555D"/>
    <w:rsid w:val="00F05576"/>
    <w:rsid w:val="00F05800"/>
    <w:rsid w:val="00F0583D"/>
    <w:rsid w:val="00F05AE2"/>
    <w:rsid w:val="00F05B89"/>
    <w:rsid w:val="00F05C8C"/>
    <w:rsid w:val="00F05E87"/>
    <w:rsid w:val="00F05F5C"/>
    <w:rsid w:val="00F05F9D"/>
    <w:rsid w:val="00F06112"/>
    <w:rsid w:val="00F06410"/>
    <w:rsid w:val="00F06463"/>
    <w:rsid w:val="00F06577"/>
    <w:rsid w:val="00F06656"/>
    <w:rsid w:val="00F066C2"/>
    <w:rsid w:val="00F067A0"/>
    <w:rsid w:val="00F069EA"/>
    <w:rsid w:val="00F06AF7"/>
    <w:rsid w:val="00F06C01"/>
    <w:rsid w:val="00F06C61"/>
    <w:rsid w:val="00F06D2C"/>
    <w:rsid w:val="00F06D63"/>
    <w:rsid w:val="00F070FC"/>
    <w:rsid w:val="00F071A1"/>
    <w:rsid w:val="00F0725E"/>
    <w:rsid w:val="00F072B3"/>
    <w:rsid w:val="00F072B6"/>
    <w:rsid w:val="00F0736F"/>
    <w:rsid w:val="00F076B9"/>
    <w:rsid w:val="00F077B4"/>
    <w:rsid w:val="00F07AAA"/>
    <w:rsid w:val="00F07BDA"/>
    <w:rsid w:val="00F07C34"/>
    <w:rsid w:val="00F07C99"/>
    <w:rsid w:val="00F07D62"/>
    <w:rsid w:val="00F07FE4"/>
    <w:rsid w:val="00F0D200"/>
    <w:rsid w:val="00F101A2"/>
    <w:rsid w:val="00F10254"/>
    <w:rsid w:val="00F103A1"/>
    <w:rsid w:val="00F1052D"/>
    <w:rsid w:val="00F106D5"/>
    <w:rsid w:val="00F10916"/>
    <w:rsid w:val="00F10918"/>
    <w:rsid w:val="00F10B18"/>
    <w:rsid w:val="00F10C13"/>
    <w:rsid w:val="00F10C62"/>
    <w:rsid w:val="00F10D8A"/>
    <w:rsid w:val="00F11278"/>
    <w:rsid w:val="00F11547"/>
    <w:rsid w:val="00F115C3"/>
    <w:rsid w:val="00F11823"/>
    <w:rsid w:val="00F1196E"/>
    <w:rsid w:val="00F11A67"/>
    <w:rsid w:val="00F11A88"/>
    <w:rsid w:val="00F11A8E"/>
    <w:rsid w:val="00F11D25"/>
    <w:rsid w:val="00F1207D"/>
    <w:rsid w:val="00F12120"/>
    <w:rsid w:val="00F12169"/>
    <w:rsid w:val="00F12278"/>
    <w:rsid w:val="00F12509"/>
    <w:rsid w:val="00F12544"/>
    <w:rsid w:val="00F125C9"/>
    <w:rsid w:val="00F125EC"/>
    <w:rsid w:val="00F12756"/>
    <w:rsid w:val="00F1291C"/>
    <w:rsid w:val="00F12956"/>
    <w:rsid w:val="00F129A3"/>
    <w:rsid w:val="00F12A48"/>
    <w:rsid w:val="00F12A83"/>
    <w:rsid w:val="00F12ADE"/>
    <w:rsid w:val="00F12B6C"/>
    <w:rsid w:val="00F12B9D"/>
    <w:rsid w:val="00F12BA6"/>
    <w:rsid w:val="00F12C47"/>
    <w:rsid w:val="00F12DCB"/>
    <w:rsid w:val="00F13051"/>
    <w:rsid w:val="00F1317C"/>
    <w:rsid w:val="00F131B6"/>
    <w:rsid w:val="00F1332D"/>
    <w:rsid w:val="00F13362"/>
    <w:rsid w:val="00F13391"/>
    <w:rsid w:val="00F137A4"/>
    <w:rsid w:val="00F138BD"/>
    <w:rsid w:val="00F13923"/>
    <w:rsid w:val="00F13933"/>
    <w:rsid w:val="00F13F5E"/>
    <w:rsid w:val="00F13FA3"/>
    <w:rsid w:val="00F13FD0"/>
    <w:rsid w:val="00F14034"/>
    <w:rsid w:val="00F1415A"/>
    <w:rsid w:val="00F1440A"/>
    <w:rsid w:val="00F1446C"/>
    <w:rsid w:val="00F14515"/>
    <w:rsid w:val="00F14572"/>
    <w:rsid w:val="00F146D4"/>
    <w:rsid w:val="00F14739"/>
    <w:rsid w:val="00F149E2"/>
    <w:rsid w:val="00F14CA3"/>
    <w:rsid w:val="00F14D12"/>
    <w:rsid w:val="00F1503E"/>
    <w:rsid w:val="00F15272"/>
    <w:rsid w:val="00F15282"/>
    <w:rsid w:val="00F152C2"/>
    <w:rsid w:val="00F1530E"/>
    <w:rsid w:val="00F15360"/>
    <w:rsid w:val="00F153AB"/>
    <w:rsid w:val="00F1559C"/>
    <w:rsid w:val="00F155A4"/>
    <w:rsid w:val="00F158CE"/>
    <w:rsid w:val="00F158DA"/>
    <w:rsid w:val="00F15B19"/>
    <w:rsid w:val="00F15B1D"/>
    <w:rsid w:val="00F15D38"/>
    <w:rsid w:val="00F15E54"/>
    <w:rsid w:val="00F15E8A"/>
    <w:rsid w:val="00F15F2B"/>
    <w:rsid w:val="00F15FE4"/>
    <w:rsid w:val="00F16075"/>
    <w:rsid w:val="00F16182"/>
    <w:rsid w:val="00F1635E"/>
    <w:rsid w:val="00F16463"/>
    <w:rsid w:val="00F16527"/>
    <w:rsid w:val="00F165C1"/>
    <w:rsid w:val="00F1667A"/>
    <w:rsid w:val="00F16891"/>
    <w:rsid w:val="00F16902"/>
    <w:rsid w:val="00F16967"/>
    <w:rsid w:val="00F16B39"/>
    <w:rsid w:val="00F16C05"/>
    <w:rsid w:val="00F16D67"/>
    <w:rsid w:val="00F16E2C"/>
    <w:rsid w:val="00F16E62"/>
    <w:rsid w:val="00F16F46"/>
    <w:rsid w:val="00F16F8E"/>
    <w:rsid w:val="00F16F93"/>
    <w:rsid w:val="00F170AA"/>
    <w:rsid w:val="00F170FF"/>
    <w:rsid w:val="00F1729A"/>
    <w:rsid w:val="00F17377"/>
    <w:rsid w:val="00F173D5"/>
    <w:rsid w:val="00F174A4"/>
    <w:rsid w:val="00F17546"/>
    <w:rsid w:val="00F17557"/>
    <w:rsid w:val="00F17774"/>
    <w:rsid w:val="00F17909"/>
    <w:rsid w:val="00F179EB"/>
    <w:rsid w:val="00F17E0F"/>
    <w:rsid w:val="00F17F7D"/>
    <w:rsid w:val="00F1F8A3"/>
    <w:rsid w:val="00F2047E"/>
    <w:rsid w:val="00F20732"/>
    <w:rsid w:val="00F20734"/>
    <w:rsid w:val="00F20B14"/>
    <w:rsid w:val="00F20C5C"/>
    <w:rsid w:val="00F20E3A"/>
    <w:rsid w:val="00F20F7B"/>
    <w:rsid w:val="00F2113D"/>
    <w:rsid w:val="00F2118E"/>
    <w:rsid w:val="00F2149F"/>
    <w:rsid w:val="00F215C8"/>
    <w:rsid w:val="00F217AC"/>
    <w:rsid w:val="00F2187F"/>
    <w:rsid w:val="00F218B3"/>
    <w:rsid w:val="00F218F0"/>
    <w:rsid w:val="00F21906"/>
    <w:rsid w:val="00F21A93"/>
    <w:rsid w:val="00F222E0"/>
    <w:rsid w:val="00F22440"/>
    <w:rsid w:val="00F224D0"/>
    <w:rsid w:val="00F22502"/>
    <w:rsid w:val="00F226B9"/>
    <w:rsid w:val="00F22B5A"/>
    <w:rsid w:val="00F22B78"/>
    <w:rsid w:val="00F22D8A"/>
    <w:rsid w:val="00F22FB4"/>
    <w:rsid w:val="00F23055"/>
    <w:rsid w:val="00F2320C"/>
    <w:rsid w:val="00F2350D"/>
    <w:rsid w:val="00F23780"/>
    <w:rsid w:val="00F23796"/>
    <w:rsid w:val="00F238A8"/>
    <w:rsid w:val="00F23B6E"/>
    <w:rsid w:val="00F23C4D"/>
    <w:rsid w:val="00F23D81"/>
    <w:rsid w:val="00F23D8F"/>
    <w:rsid w:val="00F23DEC"/>
    <w:rsid w:val="00F23EBC"/>
    <w:rsid w:val="00F24013"/>
    <w:rsid w:val="00F24218"/>
    <w:rsid w:val="00F2429C"/>
    <w:rsid w:val="00F242A6"/>
    <w:rsid w:val="00F243D6"/>
    <w:rsid w:val="00F246A6"/>
    <w:rsid w:val="00F246D9"/>
    <w:rsid w:val="00F24795"/>
    <w:rsid w:val="00F24844"/>
    <w:rsid w:val="00F248AD"/>
    <w:rsid w:val="00F24AA6"/>
    <w:rsid w:val="00F24D39"/>
    <w:rsid w:val="00F24F0D"/>
    <w:rsid w:val="00F25201"/>
    <w:rsid w:val="00F25431"/>
    <w:rsid w:val="00F25483"/>
    <w:rsid w:val="00F255E3"/>
    <w:rsid w:val="00F257E7"/>
    <w:rsid w:val="00F25977"/>
    <w:rsid w:val="00F259A0"/>
    <w:rsid w:val="00F25A07"/>
    <w:rsid w:val="00F25C21"/>
    <w:rsid w:val="00F25D54"/>
    <w:rsid w:val="00F25DD6"/>
    <w:rsid w:val="00F25E19"/>
    <w:rsid w:val="00F25F95"/>
    <w:rsid w:val="00F26059"/>
    <w:rsid w:val="00F26069"/>
    <w:rsid w:val="00F26086"/>
    <w:rsid w:val="00F260BA"/>
    <w:rsid w:val="00F260C7"/>
    <w:rsid w:val="00F26197"/>
    <w:rsid w:val="00F261C4"/>
    <w:rsid w:val="00F263CB"/>
    <w:rsid w:val="00F264BC"/>
    <w:rsid w:val="00F26531"/>
    <w:rsid w:val="00F2655F"/>
    <w:rsid w:val="00F266CE"/>
    <w:rsid w:val="00F267EA"/>
    <w:rsid w:val="00F26CF6"/>
    <w:rsid w:val="00F26DDE"/>
    <w:rsid w:val="00F26FA3"/>
    <w:rsid w:val="00F2714E"/>
    <w:rsid w:val="00F271A1"/>
    <w:rsid w:val="00F2735F"/>
    <w:rsid w:val="00F27470"/>
    <w:rsid w:val="00F27501"/>
    <w:rsid w:val="00F277ED"/>
    <w:rsid w:val="00F2786B"/>
    <w:rsid w:val="00F27906"/>
    <w:rsid w:val="00F27CC5"/>
    <w:rsid w:val="00F27D2B"/>
    <w:rsid w:val="00F27DD7"/>
    <w:rsid w:val="00F27F94"/>
    <w:rsid w:val="00F2B611"/>
    <w:rsid w:val="00F2D88A"/>
    <w:rsid w:val="00F3005F"/>
    <w:rsid w:val="00F302E6"/>
    <w:rsid w:val="00F3036B"/>
    <w:rsid w:val="00F30386"/>
    <w:rsid w:val="00F3079C"/>
    <w:rsid w:val="00F30985"/>
    <w:rsid w:val="00F30986"/>
    <w:rsid w:val="00F30AC5"/>
    <w:rsid w:val="00F30CCF"/>
    <w:rsid w:val="00F30DC2"/>
    <w:rsid w:val="00F30EC9"/>
    <w:rsid w:val="00F30F15"/>
    <w:rsid w:val="00F30FE0"/>
    <w:rsid w:val="00F31056"/>
    <w:rsid w:val="00F311DD"/>
    <w:rsid w:val="00F312E7"/>
    <w:rsid w:val="00F3150B"/>
    <w:rsid w:val="00F31600"/>
    <w:rsid w:val="00F31761"/>
    <w:rsid w:val="00F31817"/>
    <w:rsid w:val="00F31888"/>
    <w:rsid w:val="00F3196C"/>
    <w:rsid w:val="00F31C9F"/>
    <w:rsid w:val="00F31D33"/>
    <w:rsid w:val="00F31E7B"/>
    <w:rsid w:val="00F31F9A"/>
    <w:rsid w:val="00F32056"/>
    <w:rsid w:val="00F320D6"/>
    <w:rsid w:val="00F32190"/>
    <w:rsid w:val="00F321B0"/>
    <w:rsid w:val="00F32259"/>
    <w:rsid w:val="00F32318"/>
    <w:rsid w:val="00F3242E"/>
    <w:rsid w:val="00F326E7"/>
    <w:rsid w:val="00F329BF"/>
    <w:rsid w:val="00F32A21"/>
    <w:rsid w:val="00F32A65"/>
    <w:rsid w:val="00F32B60"/>
    <w:rsid w:val="00F32CD6"/>
    <w:rsid w:val="00F32D20"/>
    <w:rsid w:val="00F32DC0"/>
    <w:rsid w:val="00F32E4A"/>
    <w:rsid w:val="00F33159"/>
    <w:rsid w:val="00F333CE"/>
    <w:rsid w:val="00F33501"/>
    <w:rsid w:val="00F337B7"/>
    <w:rsid w:val="00F33A15"/>
    <w:rsid w:val="00F33B52"/>
    <w:rsid w:val="00F33BA5"/>
    <w:rsid w:val="00F33C0E"/>
    <w:rsid w:val="00F33F81"/>
    <w:rsid w:val="00F34121"/>
    <w:rsid w:val="00F34204"/>
    <w:rsid w:val="00F34473"/>
    <w:rsid w:val="00F344F0"/>
    <w:rsid w:val="00F34509"/>
    <w:rsid w:val="00F3459D"/>
    <w:rsid w:val="00F3472C"/>
    <w:rsid w:val="00F347F2"/>
    <w:rsid w:val="00F34A92"/>
    <w:rsid w:val="00F34B1B"/>
    <w:rsid w:val="00F34C9A"/>
    <w:rsid w:val="00F34CA8"/>
    <w:rsid w:val="00F34DF1"/>
    <w:rsid w:val="00F34EA7"/>
    <w:rsid w:val="00F350A1"/>
    <w:rsid w:val="00F3511C"/>
    <w:rsid w:val="00F35149"/>
    <w:rsid w:val="00F35150"/>
    <w:rsid w:val="00F351A9"/>
    <w:rsid w:val="00F35402"/>
    <w:rsid w:val="00F354D4"/>
    <w:rsid w:val="00F354D9"/>
    <w:rsid w:val="00F35610"/>
    <w:rsid w:val="00F356A9"/>
    <w:rsid w:val="00F35759"/>
    <w:rsid w:val="00F35889"/>
    <w:rsid w:val="00F35C8F"/>
    <w:rsid w:val="00F360FA"/>
    <w:rsid w:val="00F36193"/>
    <w:rsid w:val="00F361F5"/>
    <w:rsid w:val="00F363FE"/>
    <w:rsid w:val="00F3644B"/>
    <w:rsid w:val="00F3649E"/>
    <w:rsid w:val="00F3664D"/>
    <w:rsid w:val="00F366D3"/>
    <w:rsid w:val="00F366DE"/>
    <w:rsid w:val="00F367C8"/>
    <w:rsid w:val="00F367EB"/>
    <w:rsid w:val="00F36981"/>
    <w:rsid w:val="00F36A2D"/>
    <w:rsid w:val="00F36D3C"/>
    <w:rsid w:val="00F36E62"/>
    <w:rsid w:val="00F36EBE"/>
    <w:rsid w:val="00F36FDD"/>
    <w:rsid w:val="00F37094"/>
    <w:rsid w:val="00F3712C"/>
    <w:rsid w:val="00F37190"/>
    <w:rsid w:val="00F3723A"/>
    <w:rsid w:val="00F372E9"/>
    <w:rsid w:val="00F37589"/>
    <w:rsid w:val="00F37676"/>
    <w:rsid w:val="00F3799C"/>
    <w:rsid w:val="00F37ACE"/>
    <w:rsid w:val="00F37E4F"/>
    <w:rsid w:val="00F37FB0"/>
    <w:rsid w:val="00F403D7"/>
    <w:rsid w:val="00F40434"/>
    <w:rsid w:val="00F40460"/>
    <w:rsid w:val="00F40718"/>
    <w:rsid w:val="00F40760"/>
    <w:rsid w:val="00F408CA"/>
    <w:rsid w:val="00F40948"/>
    <w:rsid w:val="00F4097A"/>
    <w:rsid w:val="00F409E5"/>
    <w:rsid w:val="00F409EF"/>
    <w:rsid w:val="00F40B12"/>
    <w:rsid w:val="00F40B82"/>
    <w:rsid w:val="00F40D3B"/>
    <w:rsid w:val="00F40F5F"/>
    <w:rsid w:val="00F410F0"/>
    <w:rsid w:val="00F41215"/>
    <w:rsid w:val="00F413F6"/>
    <w:rsid w:val="00F41588"/>
    <w:rsid w:val="00F4165E"/>
    <w:rsid w:val="00F416FE"/>
    <w:rsid w:val="00F41983"/>
    <w:rsid w:val="00F41D4E"/>
    <w:rsid w:val="00F41D7C"/>
    <w:rsid w:val="00F41DFA"/>
    <w:rsid w:val="00F41F37"/>
    <w:rsid w:val="00F41F82"/>
    <w:rsid w:val="00F4211E"/>
    <w:rsid w:val="00F422B0"/>
    <w:rsid w:val="00F423C8"/>
    <w:rsid w:val="00F42684"/>
    <w:rsid w:val="00F4290F"/>
    <w:rsid w:val="00F42A64"/>
    <w:rsid w:val="00F42B79"/>
    <w:rsid w:val="00F42C3C"/>
    <w:rsid w:val="00F42E68"/>
    <w:rsid w:val="00F42EED"/>
    <w:rsid w:val="00F43008"/>
    <w:rsid w:val="00F43277"/>
    <w:rsid w:val="00F434F8"/>
    <w:rsid w:val="00F43671"/>
    <w:rsid w:val="00F436AE"/>
    <w:rsid w:val="00F43711"/>
    <w:rsid w:val="00F43778"/>
    <w:rsid w:val="00F437BE"/>
    <w:rsid w:val="00F43868"/>
    <w:rsid w:val="00F43A27"/>
    <w:rsid w:val="00F43A53"/>
    <w:rsid w:val="00F43B33"/>
    <w:rsid w:val="00F43D65"/>
    <w:rsid w:val="00F43EBD"/>
    <w:rsid w:val="00F44203"/>
    <w:rsid w:val="00F44806"/>
    <w:rsid w:val="00F44BBD"/>
    <w:rsid w:val="00F44DA8"/>
    <w:rsid w:val="00F44DAA"/>
    <w:rsid w:val="00F44E28"/>
    <w:rsid w:val="00F44EF2"/>
    <w:rsid w:val="00F44F0E"/>
    <w:rsid w:val="00F44FB9"/>
    <w:rsid w:val="00F4500B"/>
    <w:rsid w:val="00F450F5"/>
    <w:rsid w:val="00F4519E"/>
    <w:rsid w:val="00F451A9"/>
    <w:rsid w:val="00F45360"/>
    <w:rsid w:val="00F453B2"/>
    <w:rsid w:val="00F454C2"/>
    <w:rsid w:val="00F4552D"/>
    <w:rsid w:val="00F4558B"/>
    <w:rsid w:val="00F456D0"/>
    <w:rsid w:val="00F457B2"/>
    <w:rsid w:val="00F458AB"/>
    <w:rsid w:val="00F458D0"/>
    <w:rsid w:val="00F4597A"/>
    <w:rsid w:val="00F459AC"/>
    <w:rsid w:val="00F45A01"/>
    <w:rsid w:val="00F45B61"/>
    <w:rsid w:val="00F45F2B"/>
    <w:rsid w:val="00F46189"/>
    <w:rsid w:val="00F4640C"/>
    <w:rsid w:val="00F465BE"/>
    <w:rsid w:val="00F467EC"/>
    <w:rsid w:val="00F46872"/>
    <w:rsid w:val="00F46B02"/>
    <w:rsid w:val="00F46CE5"/>
    <w:rsid w:val="00F46D55"/>
    <w:rsid w:val="00F46DED"/>
    <w:rsid w:val="00F46F11"/>
    <w:rsid w:val="00F46F99"/>
    <w:rsid w:val="00F470D7"/>
    <w:rsid w:val="00F471AF"/>
    <w:rsid w:val="00F472E0"/>
    <w:rsid w:val="00F473E7"/>
    <w:rsid w:val="00F475C5"/>
    <w:rsid w:val="00F47772"/>
    <w:rsid w:val="00F47853"/>
    <w:rsid w:val="00F4790F"/>
    <w:rsid w:val="00F47BC1"/>
    <w:rsid w:val="00F47DDE"/>
    <w:rsid w:val="00F47E4D"/>
    <w:rsid w:val="00F47F45"/>
    <w:rsid w:val="00F499A0"/>
    <w:rsid w:val="00F501A6"/>
    <w:rsid w:val="00F501D2"/>
    <w:rsid w:val="00F50241"/>
    <w:rsid w:val="00F50427"/>
    <w:rsid w:val="00F504AE"/>
    <w:rsid w:val="00F5054E"/>
    <w:rsid w:val="00F505B1"/>
    <w:rsid w:val="00F50828"/>
    <w:rsid w:val="00F50882"/>
    <w:rsid w:val="00F50ACC"/>
    <w:rsid w:val="00F50B8F"/>
    <w:rsid w:val="00F50D71"/>
    <w:rsid w:val="00F50D87"/>
    <w:rsid w:val="00F50ECC"/>
    <w:rsid w:val="00F50F87"/>
    <w:rsid w:val="00F510E6"/>
    <w:rsid w:val="00F511B0"/>
    <w:rsid w:val="00F512D7"/>
    <w:rsid w:val="00F512E6"/>
    <w:rsid w:val="00F5133E"/>
    <w:rsid w:val="00F514B4"/>
    <w:rsid w:val="00F51560"/>
    <w:rsid w:val="00F51681"/>
    <w:rsid w:val="00F51814"/>
    <w:rsid w:val="00F51827"/>
    <w:rsid w:val="00F518B1"/>
    <w:rsid w:val="00F518D6"/>
    <w:rsid w:val="00F5192D"/>
    <w:rsid w:val="00F51A89"/>
    <w:rsid w:val="00F51B6A"/>
    <w:rsid w:val="00F51C39"/>
    <w:rsid w:val="00F51D97"/>
    <w:rsid w:val="00F51DFC"/>
    <w:rsid w:val="00F51E55"/>
    <w:rsid w:val="00F51ED9"/>
    <w:rsid w:val="00F51F09"/>
    <w:rsid w:val="00F51FBD"/>
    <w:rsid w:val="00F520DA"/>
    <w:rsid w:val="00F521D6"/>
    <w:rsid w:val="00F52252"/>
    <w:rsid w:val="00F52318"/>
    <w:rsid w:val="00F5257D"/>
    <w:rsid w:val="00F525D4"/>
    <w:rsid w:val="00F528B4"/>
    <w:rsid w:val="00F52BD4"/>
    <w:rsid w:val="00F52C94"/>
    <w:rsid w:val="00F52D22"/>
    <w:rsid w:val="00F52DA1"/>
    <w:rsid w:val="00F535AD"/>
    <w:rsid w:val="00F53748"/>
    <w:rsid w:val="00F537C0"/>
    <w:rsid w:val="00F53974"/>
    <w:rsid w:val="00F53A3B"/>
    <w:rsid w:val="00F53C7C"/>
    <w:rsid w:val="00F53CA8"/>
    <w:rsid w:val="00F53ECF"/>
    <w:rsid w:val="00F53F65"/>
    <w:rsid w:val="00F54201"/>
    <w:rsid w:val="00F54265"/>
    <w:rsid w:val="00F54401"/>
    <w:rsid w:val="00F54455"/>
    <w:rsid w:val="00F54574"/>
    <w:rsid w:val="00F546BD"/>
    <w:rsid w:val="00F5485A"/>
    <w:rsid w:val="00F548A4"/>
    <w:rsid w:val="00F54A47"/>
    <w:rsid w:val="00F54B8F"/>
    <w:rsid w:val="00F54F1F"/>
    <w:rsid w:val="00F55129"/>
    <w:rsid w:val="00F552F5"/>
    <w:rsid w:val="00F55531"/>
    <w:rsid w:val="00F5562B"/>
    <w:rsid w:val="00F55730"/>
    <w:rsid w:val="00F55817"/>
    <w:rsid w:val="00F5596D"/>
    <w:rsid w:val="00F559E7"/>
    <w:rsid w:val="00F55B0A"/>
    <w:rsid w:val="00F55B7E"/>
    <w:rsid w:val="00F55DC2"/>
    <w:rsid w:val="00F56012"/>
    <w:rsid w:val="00F5618F"/>
    <w:rsid w:val="00F561DA"/>
    <w:rsid w:val="00F56324"/>
    <w:rsid w:val="00F56563"/>
    <w:rsid w:val="00F5690A"/>
    <w:rsid w:val="00F56984"/>
    <w:rsid w:val="00F56A00"/>
    <w:rsid w:val="00F56B05"/>
    <w:rsid w:val="00F56E76"/>
    <w:rsid w:val="00F56F08"/>
    <w:rsid w:val="00F570C8"/>
    <w:rsid w:val="00F570EC"/>
    <w:rsid w:val="00F57318"/>
    <w:rsid w:val="00F5741C"/>
    <w:rsid w:val="00F574D2"/>
    <w:rsid w:val="00F5760E"/>
    <w:rsid w:val="00F576D5"/>
    <w:rsid w:val="00F579FB"/>
    <w:rsid w:val="00F57A43"/>
    <w:rsid w:val="00F57AFD"/>
    <w:rsid w:val="00F57B67"/>
    <w:rsid w:val="00F57D6E"/>
    <w:rsid w:val="00F57E1C"/>
    <w:rsid w:val="00F57EDB"/>
    <w:rsid w:val="00F57F0E"/>
    <w:rsid w:val="00F57F45"/>
    <w:rsid w:val="00F57FD6"/>
    <w:rsid w:val="00F600FF"/>
    <w:rsid w:val="00F6023D"/>
    <w:rsid w:val="00F60598"/>
    <w:rsid w:val="00F6059A"/>
    <w:rsid w:val="00F60677"/>
    <w:rsid w:val="00F606FB"/>
    <w:rsid w:val="00F60A50"/>
    <w:rsid w:val="00F60C5E"/>
    <w:rsid w:val="00F60E80"/>
    <w:rsid w:val="00F61042"/>
    <w:rsid w:val="00F61409"/>
    <w:rsid w:val="00F6174B"/>
    <w:rsid w:val="00F617BD"/>
    <w:rsid w:val="00F619BB"/>
    <w:rsid w:val="00F61C55"/>
    <w:rsid w:val="00F61CBB"/>
    <w:rsid w:val="00F61DCA"/>
    <w:rsid w:val="00F61FF8"/>
    <w:rsid w:val="00F622AD"/>
    <w:rsid w:val="00F6230D"/>
    <w:rsid w:val="00F62728"/>
    <w:rsid w:val="00F6279D"/>
    <w:rsid w:val="00F62850"/>
    <w:rsid w:val="00F62A05"/>
    <w:rsid w:val="00F62A7C"/>
    <w:rsid w:val="00F62B72"/>
    <w:rsid w:val="00F62D5B"/>
    <w:rsid w:val="00F62D9C"/>
    <w:rsid w:val="00F62DD0"/>
    <w:rsid w:val="00F62DDB"/>
    <w:rsid w:val="00F63734"/>
    <w:rsid w:val="00F6392D"/>
    <w:rsid w:val="00F6392E"/>
    <w:rsid w:val="00F63DEE"/>
    <w:rsid w:val="00F63E7E"/>
    <w:rsid w:val="00F63E97"/>
    <w:rsid w:val="00F64086"/>
    <w:rsid w:val="00F64225"/>
    <w:rsid w:val="00F64257"/>
    <w:rsid w:val="00F64283"/>
    <w:rsid w:val="00F6459E"/>
    <w:rsid w:val="00F645FE"/>
    <w:rsid w:val="00F6467E"/>
    <w:rsid w:val="00F64753"/>
    <w:rsid w:val="00F6478F"/>
    <w:rsid w:val="00F647BF"/>
    <w:rsid w:val="00F648B2"/>
    <w:rsid w:val="00F64925"/>
    <w:rsid w:val="00F649AC"/>
    <w:rsid w:val="00F64B1C"/>
    <w:rsid w:val="00F64B28"/>
    <w:rsid w:val="00F64B43"/>
    <w:rsid w:val="00F64C68"/>
    <w:rsid w:val="00F64CC7"/>
    <w:rsid w:val="00F64DF3"/>
    <w:rsid w:val="00F64EC0"/>
    <w:rsid w:val="00F6500B"/>
    <w:rsid w:val="00F6509F"/>
    <w:rsid w:val="00F6517B"/>
    <w:rsid w:val="00F65186"/>
    <w:rsid w:val="00F65272"/>
    <w:rsid w:val="00F65A42"/>
    <w:rsid w:val="00F65A79"/>
    <w:rsid w:val="00F65D95"/>
    <w:rsid w:val="00F65DD6"/>
    <w:rsid w:val="00F65E0A"/>
    <w:rsid w:val="00F65E6D"/>
    <w:rsid w:val="00F660C0"/>
    <w:rsid w:val="00F66254"/>
    <w:rsid w:val="00F663B4"/>
    <w:rsid w:val="00F667D8"/>
    <w:rsid w:val="00F667E5"/>
    <w:rsid w:val="00F669D8"/>
    <w:rsid w:val="00F66A80"/>
    <w:rsid w:val="00F66AFA"/>
    <w:rsid w:val="00F66C11"/>
    <w:rsid w:val="00F670DE"/>
    <w:rsid w:val="00F67172"/>
    <w:rsid w:val="00F67227"/>
    <w:rsid w:val="00F674F1"/>
    <w:rsid w:val="00F6759C"/>
    <w:rsid w:val="00F676F9"/>
    <w:rsid w:val="00F6782B"/>
    <w:rsid w:val="00F67881"/>
    <w:rsid w:val="00F678B1"/>
    <w:rsid w:val="00F67A17"/>
    <w:rsid w:val="00F67BEF"/>
    <w:rsid w:val="00F67C38"/>
    <w:rsid w:val="00F67CD8"/>
    <w:rsid w:val="00F67F3D"/>
    <w:rsid w:val="00F7032E"/>
    <w:rsid w:val="00F7067F"/>
    <w:rsid w:val="00F706AF"/>
    <w:rsid w:val="00F7073B"/>
    <w:rsid w:val="00F70A4E"/>
    <w:rsid w:val="00F70A6F"/>
    <w:rsid w:val="00F70BBC"/>
    <w:rsid w:val="00F70D3D"/>
    <w:rsid w:val="00F70F09"/>
    <w:rsid w:val="00F70FD9"/>
    <w:rsid w:val="00F711E1"/>
    <w:rsid w:val="00F71343"/>
    <w:rsid w:val="00F713AF"/>
    <w:rsid w:val="00F71419"/>
    <w:rsid w:val="00F71532"/>
    <w:rsid w:val="00F71735"/>
    <w:rsid w:val="00F71746"/>
    <w:rsid w:val="00F7182D"/>
    <w:rsid w:val="00F7188E"/>
    <w:rsid w:val="00F71902"/>
    <w:rsid w:val="00F71B50"/>
    <w:rsid w:val="00F71BA1"/>
    <w:rsid w:val="00F71BE6"/>
    <w:rsid w:val="00F71E71"/>
    <w:rsid w:val="00F71EE9"/>
    <w:rsid w:val="00F7210B"/>
    <w:rsid w:val="00F72293"/>
    <w:rsid w:val="00F72368"/>
    <w:rsid w:val="00F7249F"/>
    <w:rsid w:val="00F725C1"/>
    <w:rsid w:val="00F725FB"/>
    <w:rsid w:val="00F72624"/>
    <w:rsid w:val="00F726CE"/>
    <w:rsid w:val="00F726F0"/>
    <w:rsid w:val="00F728FA"/>
    <w:rsid w:val="00F72A36"/>
    <w:rsid w:val="00F72B15"/>
    <w:rsid w:val="00F72B1B"/>
    <w:rsid w:val="00F72B70"/>
    <w:rsid w:val="00F72BBD"/>
    <w:rsid w:val="00F72BEB"/>
    <w:rsid w:val="00F72C25"/>
    <w:rsid w:val="00F72DEF"/>
    <w:rsid w:val="00F730F7"/>
    <w:rsid w:val="00F731A4"/>
    <w:rsid w:val="00F731E4"/>
    <w:rsid w:val="00F73323"/>
    <w:rsid w:val="00F73410"/>
    <w:rsid w:val="00F73442"/>
    <w:rsid w:val="00F7359A"/>
    <w:rsid w:val="00F735C5"/>
    <w:rsid w:val="00F7388C"/>
    <w:rsid w:val="00F739F1"/>
    <w:rsid w:val="00F73B5C"/>
    <w:rsid w:val="00F73C25"/>
    <w:rsid w:val="00F73C5D"/>
    <w:rsid w:val="00F73DBC"/>
    <w:rsid w:val="00F73FCF"/>
    <w:rsid w:val="00F74098"/>
    <w:rsid w:val="00F740D2"/>
    <w:rsid w:val="00F74184"/>
    <w:rsid w:val="00F742F7"/>
    <w:rsid w:val="00F7435D"/>
    <w:rsid w:val="00F744F2"/>
    <w:rsid w:val="00F7455C"/>
    <w:rsid w:val="00F74603"/>
    <w:rsid w:val="00F748BA"/>
    <w:rsid w:val="00F749DF"/>
    <w:rsid w:val="00F74A55"/>
    <w:rsid w:val="00F74AF0"/>
    <w:rsid w:val="00F74E37"/>
    <w:rsid w:val="00F74E40"/>
    <w:rsid w:val="00F74F1E"/>
    <w:rsid w:val="00F74F91"/>
    <w:rsid w:val="00F75455"/>
    <w:rsid w:val="00F75478"/>
    <w:rsid w:val="00F754CC"/>
    <w:rsid w:val="00F7551B"/>
    <w:rsid w:val="00F759CF"/>
    <w:rsid w:val="00F759F8"/>
    <w:rsid w:val="00F75A36"/>
    <w:rsid w:val="00F75C4B"/>
    <w:rsid w:val="00F75E56"/>
    <w:rsid w:val="00F760F1"/>
    <w:rsid w:val="00F762A8"/>
    <w:rsid w:val="00F7638C"/>
    <w:rsid w:val="00F76407"/>
    <w:rsid w:val="00F7653E"/>
    <w:rsid w:val="00F76638"/>
    <w:rsid w:val="00F76766"/>
    <w:rsid w:val="00F7677E"/>
    <w:rsid w:val="00F767FC"/>
    <w:rsid w:val="00F76871"/>
    <w:rsid w:val="00F768B8"/>
    <w:rsid w:val="00F76AE2"/>
    <w:rsid w:val="00F76CAC"/>
    <w:rsid w:val="00F76CB7"/>
    <w:rsid w:val="00F76E0E"/>
    <w:rsid w:val="00F76E86"/>
    <w:rsid w:val="00F76EEC"/>
    <w:rsid w:val="00F771BD"/>
    <w:rsid w:val="00F775DF"/>
    <w:rsid w:val="00F77656"/>
    <w:rsid w:val="00F77C49"/>
    <w:rsid w:val="00F77D90"/>
    <w:rsid w:val="00F77F13"/>
    <w:rsid w:val="00F77F28"/>
    <w:rsid w:val="00F77F4F"/>
    <w:rsid w:val="00F77F89"/>
    <w:rsid w:val="00F77FD4"/>
    <w:rsid w:val="00F80060"/>
    <w:rsid w:val="00F800F6"/>
    <w:rsid w:val="00F80157"/>
    <w:rsid w:val="00F80255"/>
    <w:rsid w:val="00F80271"/>
    <w:rsid w:val="00F807EF"/>
    <w:rsid w:val="00F809E0"/>
    <w:rsid w:val="00F80A1F"/>
    <w:rsid w:val="00F80AFA"/>
    <w:rsid w:val="00F80BAC"/>
    <w:rsid w:val="00F80C8B"/>
    <w:rsid w:val="00F80EDE"/>
    <w:rsid w:val="00F81150"/>
    <w:rsid w:val="00F812E3"/>
    <w:rsid w:val="00F8142D"/>
    <w:rsid w:val="00F814B5"/>
    <w:rsid w:val="00F81513"/>
    <w:rsid w:val="00F81657"/>
    <w:rsid w:val="00F81761"/>
    <w:rsid w:val="00F81DA7"/>
    <w:rsid w:val="00F81E50"/>
    <w:rsid w:val="00F81E70"/>
    <w:rsid w:val="00F81EFC"/>
    <w:rsid w:val="00F81F2F"/>
    <w:rsid w:val="00F81F5E"/>
    <w:rsid w:val="00F8208E"/>
    <w:rsid w:val="00F820E1"/>
    <w:rsid w:val="00F822AA"/>
    <w:rsid w:val="00F822AB"/>
    <w:rsid w:val="00F822AF"/>
    <w:rsid w:val="00F82542"/>
    <w:rsid w:val="00F8271B"/>
    <w:rsid w:val="00F82962"/>
    <w:rsid w:val="00F82A70"/>
    <w:rsid w:val="00F82AB7"/>
    <w:rsid w:val="00F82B25"/>
    <w:rsid w:val="00F82B2F"/>
    <w:rsid w:val="00F82D42"/>
    <w:rsid w:val="00F82DEC"/>
    <w:rsid w:val="00F830D5"/>
    <w:rsid w:val="00F83201"/>
    <w:rsid w:val="00F83329"/>
    <w:rsid w:val="00F8339A"/>
    <w:rsid w:val="00F834C6"/>
    <w:rsid w:val="00F834DD"/>
    <w:rsid w:val="00F835CC"/>
    <w:rsid w:val="00F836F4"/>
    <w:rsid w:val="00F83848"/>
    <w:rsid w:val="00F8395E"/>
    <w:rsid w:val="00F839FA"/>
    <w:rsid w:val="00F83A30"/>
    <w:rsid w:val="00F83A3C"/>
    <w:rsid w:val="00F83AA6"/>
    <w:rsid w:val="00F83BBD"/>
    <w:rsid w:val="00F83BFF"/>
    <w:rsid w:val="00F83D6B"/>
    <w:rsid w:val="00F83DE2"/>
    <w:rsid w:val="00F83E0E"/>
    <w:rsid w:val="00F84039"/>
    <w:rsid w:val="00F84056"/>
    <w:rsid w:val="00F84282"/>
    <w:rsid w:val="00F843F6"/>
    <w:rsid w:val="00F84457"/>
    <w:rsid w:val="00F84688"/>
    <w:rsid w:val="00F8474C"/>
    <w:rsid w:val="00F8479A"/>
    <w:rsid w:val="00F84933"/>
    <w:rsid w:val="00F84979"/>
    <w:rsid w:val="00F84AF1"/>
    <w:rsid w:val="00F850B1"/>
    <w:rsid w:val="00F85142"/>
    <w:rsid w:val="00F852F0"/>
    <w:rsid w:val="00F85695"/>
    <w:rsid w:val="00F856F4"/>
    <w:rsid w:val="00F85AA2"/>
    <w:rsid w:val="00F85B6C"/>
    <w:rsid w:val="00F85CDB"/>
    <w:rsid w:val="00F85CEB"/>
    <w:rsid w:val="00F85D66"/>
    <w:rsid w:val="00F85E43"/>
    <w:rsid w:val="00F85FC4"/>
    <w:rsid w:val="00F86091"/>
    <w:rsid w:val="00F86221"/>
    <w:rsid w:val="00F8646B"/>
    <w:rsid w:val="00F86470"/>
    <w:rsid w:val="00F86717"/>
    <w:rsid w:val="00F8699F"/>
    <w:rsid w:val="00F869DF"/>
    <w:rsid w:val="00F86D45"/>
    <w:rsid w:val="00F86E8D"/>
    <w:rsid w:val="00F86F49"/>
    <w:rsid w:val="00F86FFE"/>
    <w:rsid w:val="00F87023"/>
    <w:rsid w:val="00F870A8"/>
    <w:rsid w:val="00F870FA"/>
    <w:rsid w:val="00F8749C"/>
    <w:rsid w:val="00F874F0"/>
    <w:rsid w:val="00F8754C"/>
    <w:rsid w:val="00F8755B"/>
    <w:rsid w:val="00F875C4"/>
    <w:rsid w:val="00F87708"/>
    <w:rsid w:val="00F878DA"/>
    <w:rsid w:val="00F87A4B"/>
    <w:rsid w:val="00F87BE7"/>
    <w:rsid w:val="00F87CD3"/>
    <w:rsid w:val="00F87CEF"/>
    <w:rsid w:val="00F87DCF"/>
    <w:rsid w:val="00F87FBF"/>
    <w:rsid w:val="00F900FB"/>
    <w:rsid w:val="00F90381"/>
    <w:rsid w:val="00F9040A"/>
    <w:rsid w:val="00F90463"/>
    <w:rsid w:val="00F90540"/>
    <w:rsid w:val="00F90685"/>
    <w:rsid w:val="00F90932"/>
    <w:rsid w:val="00F90A0B"/>
    <w:rsid w:val="00F90B17"/>
    <w:rsid w:val="00F90C7E"/>
    <w:rsid w:val="00F9110E"/>
    <w:rsid w:val="00F9134E"/>
    <w:rsid w:val="00F9161B"/>
    <w:rsid w:val="00F91823"/>
    <w:rsid w:val="00F91AF3"/>
    <w:rsid w:val="00F91B99"/>
    <w:rsid w:val="00F91CCE"/>
    <w:rsid w:val="00F9200D"/>
    <w:rsid w:val="00F920BA"/>
    <w:rsid w:val="00F920D7"/>
    <w:rsid w:val="00F9235E"/>
    <w:rsid w:val="00F923E1"/>
    <w:rsid w:val="00F92717"/>
    <w:rsid w:val="00F92738"/>
    <w:rsid w:val="00F928F1"/>
    <w:rsid w:val="00F928F4"/>
    <w:rsid w:val="00F92A36"/>
    <w:rsid w:val="00F92B82"/>
    <w:rsid w:val="00F92C4A"/>
    <w:rsid w:val="00F92CCE"/>
    <w:rsid w:val="00F92D73"/>
    <w:rsid w:val="00F92DA8"/>
    <w:rsid w:val="00F92E53"/>
    <w:rsid w:val="00F92F14"/>
    <w:rsid w:val="00F92F9B"/>
    <w:rsid w:val="00F93047"/>
    <w:rsid w:val="00F931A0"/>
    <w:rsid w:val="00F9348F"/>
    <w:rsid w:val="00F93766"/>
    <w:rsid w:val="00F93809"/>
    <w:rsid w:val="00F93969"/>
    <w:rsid w:val="00F93B3A"/>
    <w:rsid w:val="00F93DB7"/>
    <w:rsid w:val="00F93E1F"/>
    <w:rsid w:val="00F93E5D"/>
    <w:rsid w:val="00F93E9B"/>
    <w:rsid w:val="00F93EB5"/>
    <w:rsid w:val="00F94027"/>
    <w:rsid w:val="00F94354"/>
    <w:rsid w:val="00F94644"/>
    <w:rsid w:val="00F9475E"/>
    <w:rsid w:val="00F948E3"/>
    <w:rsid w:val="00F94A4A"/>
    <w:rsid w:val="00F94C30"/>
    <w:rsid w:val="00F94C4A"/>
    <w:rsid w:val="00F94EB6"/>
    <w:rsid w:val="00F9503D"/>
    <w:rsid w:val="00F9511D"/>
    <w:rsid w:val="00F95359"/>
    <w:rsid w:val="00F9538A"/>
    <w:rsid w:val="00F953DA"/>
    <w:rsid w:val="00F953E9"/>
    <w:rsid w:val="00F9545F"/>
    <w:rsid w:val="00F955C9"/>
    <w:rsid w:val="00F956A0"/>
    <w:rsid w:val="00F956AB"/>
    <w:rsid w:val="00F956AD"/>
    <w:rsid w:val="00F956B3"/>
    <w:rsid w:val="00F95716"/>
    <w:rsid w:val="00F95725"/>
    <w:rsid w:val="00F95770"/>
    <w:rsid w:val="00F9583E"/>
    <w:rsid w:val="00F9587D"/>
    <w:rsid w:val="00F95900"/>
    <w:rsid w:val="00F95B0A"/>
    <w:rsid w:val="00F95BCA"/>
    <w:rsid w:val="00F95E5F"/>
    <w:rsid w:val="00F962CA"/>
    <w:rsid w:val="00F96547"/>
    <w:rsid w:val="00F9664A"/>
    <w:rsid w:val="00F9684D"/>
    <w:rsid w:val="00F96967"/>
    <w:rsid w:val="00F9698D"/>
    <w:rsid w:val="00F96A66"/>
    <w:rsid w:val="00F96EA3"/>
    <w:rsid w:val="00F97243"/>
    <w:rsid w:val="00F9746A"/>
    <w:rsid w:val="00F975EF"/>
    <w:rsid w:val="00F976C0"/>
    <w:rsid w:val="00F9774B"/>
    <w:rsid w:val="00F97996"/>
    <w:rsid w:val="00F979E0"/>
    <w:rsid w:val="00F97A0F"/>
    <w:rsid w:val="00F97AE6"/>
    <w:rsid w:val="00F97C44"/>
    <w:rsid w:val="00F97CF8"/>
    <w:rsid w:val="00FA0171"/>
    <w:rsid w:val="00FA0243"/>
    <w:rsid w:val="00FA0255"/>
    <w:rsid w:val="00FA0338"/>
    <w:rsid w:val="00FA0486"/>
    <w:rsid w:val="00FA04C2"/>
    <w:rsid w:val="00FA0617"/>
    <w:rsid w:val="00FA06E6"/>
    <w:rsid w:val="00FA0760"/>
    <w:rsid w:val="00FA0994"/>
    <w:rsid w:val="00FA0A8F"/>
    <w:rsid w:val="00FA0AC8"/>
    <w:rsid w:val="00FA0B94"/>
    <w:rsid w:val="00FA0CC1"/>
    <w:rsid w:val="00FA0F2A"/>
    <w:rsid w:val="00FA0FC8"/>
    <w:rsid w:val="00FA1202"/>
    <w:rsid w:val="00FA124B"/>
    <w:rsid w:val="00FA1385"/>
    <w:rsid w:val="00FA1419"/>
    <w:rsid w:val="00FA158A"/>
    <w:rsid w:val="00FA15DC"/>
    <w:rsid w:val="00FA174B"/>
    <w:rsid w:val="00FA192A"/>
    <w:rsid w:val="00FA194D"/>
    <w:rsid w:val="00FA1B76"/>
    <w:rsid w:val="00FA1BD2"/>
    <w:rsid w:val="00FA1C28"/>
    <w:rsid w:val="00FA1DB8"/>
    <w:rsid w:val="00FA1F5F"/>
    <w:rsid w:val="00FA2087"/>
    <w:rsid w:val="00FA21B9"/>
    <w:rsid w:val="00FA2878"/>
    <w:rsid w:val="00FA2BCE"/>
    <w:rsid w:val="00FA2C79"/>
    <w:rsid w:val="00FA2DBD"/>
    <w:rsid w:val="00FA2F21"/>
    <w:rsid w:val="00FA30D7"/>
    <w:rsid w:val="00FA34CC"/>
    <w:rsid w:val="00FA35C5"/>
    <w:rsid w:val="00FA3626"/>
    <w:rsid w:val="00FA3898"/>
    <w:rsid w:val="00FA3930"/>
    <w:rsid w:val="00FA3AB0"/>
    <w:rsid w:val="00FA3C99"/>
    <w:rsid w:val="00FA4015"/>
    <w:rsid w:val="00FA407F"/>
    <w:rsid w:val="00FA4088"/>
    <w:rsid w:val="00FA4232"/>
    <w:rsid w:val="00FA4260"/>
    <w:rsid w:val="00FA43B2"/>
    <w:rsid w:val="00FA4419"/>
    <w:rsid w:val="00FA4833"/>
    <w:rsid w:val="00FA4909"/>
    <w:rsid w:val="00FA4AEF"/>
    <w:rsid w:val="00FA4B05"/>
    <w:rsid w:val="00FA4C13"/>
    <w:rsid w:val="00FA4C56"/>
    <w:rsid w:val="00FA4D3D"/>
    <w:rsid w:val="00FA4E13"/>
    <w:rsid w:val="00FA4E57"/>
    <w:rsid w:val="00FA4FA7"/>
    <w:rsid w:val="00FA50E4"/>
    <w:rsid w:val="00FA517C"/>
    <w:rsid w:val="00FA5409"/>
    <w:rsid w:val="00FA56B6"/>
    <w:rsid w:val="00FA5743"/>
    <w:rsid w:val="00FA5868"/>
    <w:rsid w:val="00FA5C80"/>
    <w:rsid w:val="00FA5C9B"/>
    <w:rsid w:val="00FA5E29"/>
    <w:rsid w:val="00FA5E9C"/>
    <w:rsid w:val="00FA5FDF"/>
    <w:rsid w:val="00FA616A"/>
    <w:rsid w:val="00FA61D6"/>
    <w:rsid w:val="00FA6248"/>
    <w:rsid w:val="00FA654F"/>
    <w:rsid w:val="00FA656E"/>
    <w:rsid w:val="00FA6691"/>
    <w:rsid w:val="00FA66DB"/>
    <w:rsid w:val="00FA67DF"/>
    <w:rsid w:val="00FA6B97"/>
    <w:rsid w:val="00FA6DDA"/>
    <w:rsid w:val="00FA6E53"/>
    <w:rsid w:val="00FA6E90"/>
    <w:rsid w:val="00FA6EDC"/>
    <w:rsid w:val="00FA6FD0"/>
    <w:rsid w:val="00FA7081"/>
    <w:rsid w:val="00FA7170"/>
    <w:rsid w:val="00FA7236"/>
    <w:rsid w:val="00FA729F"/>
    <w:rsid w:val="00FA7388"/>
    <w:rsid w:val="00FA73D5"/>
    <w:rsid w:val="00FA75D8"/>
    <w:rsid w:val="00FA7733"/>
    <w:rsid w:val="00FA794B"/>
    <w:rsid w:val="00FA7A62"/>
    <w:rsid w:val="00FA7B72"/>
    <w:rsid w:val="00FA7BE6"/>
    <w:rsid w:val="00FA7BED"/>
    <w:rsid w:val="00FA7CDA"/>
    <w:rsid w:val="00FA7E7B"/>
    <w:rsid w:val="00FA7EF4"/>
    <w:rsid w:val="00FA7FD1"/>
    <w:rsid w:val="00FB0221"/>
    <w:rsid w:val="00FB0227"/>
    <w:rsid w:val="00FB0294"/>
    <w:rsid w:val="00FB02E6"/>
    <w:rsid w:val="00FB0476"/>
    <w:rsid w:val="00FB04C4"/>
    <w:rsid w:val="00FB09AF"/>
    <w:rsid w:val="00FB0B8C"/>
    <w:rsid w:val="00FB0BA9"/>
    <w:rsid w:val="00FB0CE0"/>
    <w:rsid w:val="00FB0CFE"/>
    <w:rsid w:val="00FB10F4"/>
    <w:rsid w:val="00FB13B6"/>
    <w:rsid w:val="00FB1844"/>
    <w:rsid w:val="00FB18D0"/>
    <w:rsid w:val="00FB194A"/>
    <w:rsid w:val="00FB1C19"/>
    <w:rsid w:val="00FB1C88"/>
    <w:rsid w:val="00FB1C90"/>
    <w:rsid w:val="00FB23EE"/>
    <w:rsid w:val="00FB24BF"/>
    <w:rsid w:val="00FB27BD"/>
    <w:rsid w:val="00FB2B72"/>
    <w:rsid w:val="00FB314A"/>
    <w:rsid w:val="00FB3224"/>
    <w:rsid w:val="00FB327A"/>
    <w:rsid w:val="00FB3450"/>
    <w:rsid w:val="00FB34E0"/>
    <w:rsid w:val="00FB355C"/>
    <w:rsid w:val="00FB358B"/>
    <w:rsid w:val="00FB363B"/>
    <w:rsid w:val="00FB38C1"/>
    <w:rsid w:val="00FB38C9"/>
    <w:rsid w:val="00FB3969"/>
    <w:rsid w:val="00FB3AD0"/>
    <w:rsid w:val="00FB3D3E"/>
    <w:rsid w:val="00FB3D51"/>
    <w:rsid w:val="00FB3EBB"/>
    <w:rsid w:val="00FB3EBE"/>
    <w:rsid w:val="00FB3F2D"/>
    <w:rsid w:val="00FB4255"/>
    <w:rsid w:val="00FB4291"/>
    <w:rsid w:val="00FB42F6"/>
    <w:rsid w:val="00FB4548"/>
    <w:rsid w:val="00FB454E"/>
    <w:rsid w:val="00FB45A5"/>
    <w:rsid w:val="00FB473E"/>
    <w:rsid w:val="00FB48DA"/>
    <w:rsid w:val="00FB49B4"/>
    <w:rsid w:val="00FB4B30"/>
    <w:rsid w:val="00FB4B53"/>
    <w:rsid w:val="00FB4C36"/>
    <w:rsid w:val="00FB4E3B"/>
    <w:rsid w:val="00FB4E56"/>
    <w:rsid w:val="00FB4FEB"/>
    <w:rsid w:val="00FB53BA"/>
    <w:rsid w:val="00FB57A6"/>
    <w:rsid w:val="00FB57C2"/>
    <w:rsid w:val="00FB582F"/>
    <w:rsid w:val="00FB58C8"/>
    <w:rsid w:val="00FB5CA8"/>
    <w:rsid w:val="00FB5CBB"/>
    <w:rsid w:val="00FB5D0B"/>
    <w:rsid w:val="00FB5E02"/>
    <w:rsid w:val="00FB5F0A"/>
    <w:rsid w:val="00FB5F94"/>
    <w:rsid w:val="00FB6012"/>
    <w:rsid w:val="00FB61F2"/>
    <w:rsid w:val="00FB63AB"/>
    <w:rsid w:val="00FB64A4"/>
    <w:rsid w:val="00FB64B9"/>
    <w:rsid w:val="00FB6583"/>
    <w:rsid w:val="00FB68DC"/>
    <w:rsid w:val="00FB69CA"/>
    <w:rsid w:val="00FB6A08"/>
    <w:rsid w:val="00FB6A7B"/>
    <w:rsid w:val="00FB6C6C"/>
    <w:rsid w:val="00FB6C7C"/>
    <w:rsid w:val="00FB6DE0"/>
    <w:rsid w:val="00FB6E5C"/>
    <w:rsid w:val="00FB6F84"/>
    <w:rsid w:val="00FB7173"/>
    <w:rsid w:val="00FB728F"/>
    <w:rsid w:val="00FB741A"/>
    <w:rsid w:val="00FB76EF"/>
    <w:rsid w:val="00FB7744"/>
    <w:rsid w:val="00FB786D"/>
    <w:rsid w:val="00FB7C0E"/>
    <w:rsid w:val="00FB7CF0"/>
    <w:rsid w:val="00FB7EDB"/>
    <w:rsid w:val="00FB7EEF"/>
    <w:rsid w:val="00FB7F76"/>
    <w:rsid w:val="00FB82EE"/>
    <w:rsid w:val="00FC0084"/>
    <w:rsid w:val="00FC009B"/>
    <w:rsid w:val="00FC010A"/>
    <w:rsid w:val="00FC0293"/>
    <w:rsid w:val="00FC092B"/>
    <w:rsid w:val="00FC0BEA"/>
    <w:rsid w:val="00FC0D7C"/>
    <w:rsid w:val="00FC0DA2"/>
    <w:rsid w:val="00FC0E68"/>
    <w:rsid w:val="00FC0E8C"/>
    <w:rsid w:val="00FC0FB4"/>
    <w:rsid w:val="00FC102F"/>
    <w:rsid w:val="00FC10A2"/>
    <w:rsid w:val="00FC125F"/>
    <w:rsid w:val="00FC13F4"/>
    <w:rsid w:val="00FC179D"/>
    <w:rsid w:val="00FC1880"/>
    <w:rsid w:val="00FC1BAD"/>
    <w:rsid w:val="00FC1BD4"/>
    <w:rsid w:val="00FC1C6D"/>
    <w:rsid w:val="00FC1E67"/>
    <w:rsid w:val="00FC1EFD"/>
    <w:rsid w:val="00FC2391"/>
    <w:rsid w:val="00FC26AF"/>
    <w:rsid w:val="00FC26EB"/>
    <w:rsid w:val="00FC285B"/>
    <w:rsid w:val="00FC28AA"/>
    <w:rsid w:val="00FC2924"/>
    <w:rsid w:val="00FC2D3B"/>
    <w:rsid w:val="00FC2D6C"/>
    <w:rsid w:val="00FC2F57"/>
    <w:rsid w:val="00FC2F7B"/>
    <w:rsid w:val="00FC2FA7"/>
    <w:rsid w:val="00FC2FB6"/>
    <w:rsid w:val="00FC3015"/>
    <w:rsid w:val="00FC30D9"/>
    <w:rsid w:val="00FC31CA"/>
    <w:rsid w:val="00FC3256"/>
    <w:rsid w:val="00FC32E1"/>
    <w:rsid w:val="00FC338C"/>
    <w:rsid w:val="00FC36CB"/>
    <w:rsid w:val="00FC37CF"/>
    <w:rsid w:val="00FC3802"/>
    <w:rsid w:val="00FC3987"/>
    <w:rsid w:val="00FC3A95"/>
    <w:rsid w:val="00FC3C46"/>
    <w:rsid w:val="00FC3D24"/>
    <w:rsid w:val="00FC3DBB"/>
    <w:rsid w:val="00FC3FF7"/>
    <w:rsid w:val="00FC4006"/>
    <w:rsid w:val="00FC4027"/>
    <w:rsid w:val="00FC4278"/>
    <w:rsid w:val="00FC4299"/>
    <w:rsid w:val="00FC4371"/>
    <w:rsid w:val="00FC43D0"/>
    <w:rsid w:val="00FC4512"/>
    <w:rsid w:val="00FC4529"/>
    <w:rsid w:val="00FC4694"/>
    <w:rsid w:val="00FC47D9"/>
    <w:rsid w:val="00FC4828"/>
    <w:rsid w:val="00FC4B2A"/>
    <w:rsid w:val="00FC4F1F"/>
    <w:rsid w:val="00FC4FA3"/>
    <w:rsid w:val="00FC519E"/>
    <w:rsid w:val="00FC51BC"/>
    <w:rsid w:val="00FC541B"/>
    <w:rsid w:val="00FC5519"/>
    <w:rsid w:val="00FC5537"/>
    <w:rsid w:val="00FC5683"/>
    <w:rsid w:val="00FC5762"/>
    <w:rsid w:val="00FC582C"/>
    <w:rsid w:val="00FC593B"/>
    <w:rsid w:val="00FC5A3C"/>
    <w:rsid w:val="00FC5B91"/>
    <w:rsid w:val="00FC5CAF"/>
    <w:rsid w:val="00FC5DF8"/>
    <w:rsid w:val="00FC5E74"/>
    <w:rsid w:val="00FC5FB0"/>
    <w:rsid w:val="00FC6009"/>
    <w:rsid w:val="00FC6247"/>
    <w:rsid w:val="00FC6378"/>
    <w:rsid w:val="00FC6645"/>
    <w:rsid w:val="00FC664B"/>
    <w:rsid w:val="00FC6DE8"/>
    <w:rsid w:val="00FC6DF8"/>
    <w:rsid w:val="00FC6E03"/>
    <w:rsid w:val="00FC6EDC"/>
    <w:rsid w:val="00FC6EFC"/>
    <w:rsid w:val="00FC7174"/>
    <w:rsid w:val="00FC751E"/>
    <w:rsid w:val="00FC7882"/>
    <w:rsid w:val="00FC78E0"/>
    <w:rsid w:val="00FC7A5C"/>
    <w:rsid w:val="00FC7A90"/>
    <w:rsid w:val="00FC7B2B"/>
    <w:rsid w:val="00FC7D6E"/>
    <w:rsid w:val="00FC7DE5"/>
    <w:rsid w:val="00FC7E5B"/>
    <w:rsid w:val="00FC7F64"/>
    <w:rsid w:val="00FD0304"/>
    <w:rsid w:val="00FD03B6"/>
    <w:rsid w:val="00FD0436"/>
    <w:rsid w:val="00FD04BD"/>
    <w:rsid w:val="00FD04E5"/>
    <w:rsid w:val="00FD0B06"/>
    <w:rsid w:val="00FD0C87"/>
    <w:rsid w:val="00FD0FA0"/>
    <w:rsid w:val="00FD0FFB"/>
    <w:rsid w:val="00FD117B"/>
    <w:rsid w:val="00FD139B"/>
    <w:rsid w:val="00FD14FB"/>
    <w:rsid w:val="00FD164E"/>
    <w:rsid w:val="00FD17BA"/>
    <w:rsid w:val="00FD1851"/>
    <w:rsid w:val="00FD197F"/>
    <w:rsid w:val="00FD1CA9"/>
    <w:rsid w:val="00FD1CE3"/>
    <w:rsid w:val="00FD1EC2"/>
    <w:rsid w:val="00FD1F93"/>
    <w:rsid w:val="00FD2471"/>
    <w:rsid w:val="00FD24E5"/>
    <w:rsid w:val="00FD26B6"/>
    <w:rsid w:val="00FD2811"/>
    <w:rsid w:val="00FD28A2"/>
    <w:rsid w:val="00FD29FB"/>
    <w:rsid w:val="00FD2A42"/>
    <w:rsid w:val="00FD2A44"/>
    <w:rsid w:val="00FD2A67"/>
    <w:rsid w:val="00FD2C2F"/>
    <w:rsid w:val="00FD2D14"/>
    <w:rsid w:val="00FD2FB6"/>
    <w:rsid w:val="00FD2FEF"/>
    <w:rsid w:val="00FD304B"/>
    <w:rsid w:val="00FD3122"/>
    <w:rsid w:val="00FD321D"/>
    <w:rsid w:val="00FD35AF"/>
    <w:rsid w:val="00FD360D"/>
    <w:rsid w:val="00FD38E2"/>
    <w:rsid w:val="00FD3993"/>
    <w:rsid w:val="00FD39DF"/>
    <w:rsid w:val="00FD3A8B"/>
    <w:rsid w:val="00FD3BA8"/>
    <w:rsid w:val="00FD3BEA"/>
    <w:rsid w:val="00FD3C0C"/>
    <w:rsid w:val="00FD3EB5"/>
    <w:rsid w:val="00FD3EE1"/>
    <w:rsid w:val="00FD41AC"/>
    <w:rsid w:val="00FD442F"/>
    <w:rsid w:val="00FD458C"/>
    <w:rsid w:val="00FD4831"/>
    <w:rsid w:val="00FD497E"/>
    <w:rsid w:val="00FD498A"/>
    <w:rsid w:val="00FD499F"/>
    <w:rsid w:val="00FD4A2D"/>
    <w:rsid w:val="00FD4AFA"/>
    <w:rsid w:val="00FD4C20"/>
    <w:rsid w:val="00FD4F56"/>
    <w:rsid w:val="00FD4FAA"/>
    <w:rsid w:val="00FD50DD"/>
    <w:rsid w:val="00FD5238"/>
    <w:rsid w:val="00FD53CD"/>
    <w:rsid w:val="00FD53D4"/>
    <w:rsid w:val="00FD5540"/>
    <w:rsid w:val="00FD5576"/>
    <w:rsid w:val="00FD5625"/>
    <w:rsid w:val="00FD5680"/>
    <w:rsid w:val="00FD58C9"/>
    <w:rsid w:val="00FD58FA"/>
    <w:rsid w:val="00FD5AD0"/>
    <w:rsid w:val="00FD5EA0"/>
    <w:rsid w:val="00FD5EC1"/>
    <w:rsid w:val="00FD6082"/>
    <w:rsid w:val="00FD60A9"/>
    <w:rsid w:val="00FD6105"/>
    <w:rsid w:val="00FD61B7"/>
    <w:rsid w:val="00FD61FD"/>
    <w:rsid w:val="00FD62FC"/>
    <w:rsid w:val="00FD6308"/>
    <w:rsid w:val="00FD6663"/>
    <w:rsid w:val="00FD66E3"/>
    <w:rsid w:val="00FD675B"/>
    <w:rsid w:val="00FD67BF"/>
    <w:rsid w:val="00FD68E0"/>
    <w:rsid w:val="00FD6B5A"/>
    <w:rsid w:val="00FD6B61"/>
    <w:rsid w:val="00FD6B7B"/>
    <w:rsid w:val="00FD6C46"/>
    <w:rsid w:val="00FD6CB6"/>
    <w:rsid w:val="00FD7116"/>
    <w:rsid w:val="00FD71C0"/>
    <w:rsid w:val="00FD721C"/>
    <w:rsid w:val="00FD72C5"/>
    <w:rsid w:val="00FD743A"/>
    <w:rsid w:val="00FD74E1"/>
    <w:rsid w:val="00FD756F"/>
    <w:rsid w:val="00FD7794"/>
    <w:rsid w:val="00FD77E0"/>
    <w:rsid w:val="00FD7898"/>
    <w:rsid w:val="00FD7BD2"/>
    <w:rsid w:val="00FD7C2F"/>
    <w:rsid w:val="00FD7C54"/>
    <w:rsid w:val="00FD7D46"/>
    <w:rsid w:val="00FD7F3B"/>
    <w:rsid w:val="00FD7F6F"/>
    <w:rsid w:val="00FE0060"/>
    <w:rsid w:val="00FE0205"/>
    <w:rsid w:val="00FE050E"/>
    <w:rsid w:val="00FE063C"/>
    <w:rsid w:val="00FE0907"/>
    <w:rsid w:val="00FE09BE"/>
    <w:rsid w:val="00FE09FD"/>
    <w:rsid w:val="00FE0A6D"/>
    <w:rsid w:val="00FE0B79"/>
    <w:rsid w:val="00FE0C51"/>
    <w:rsid w:val="00FE0C63"/>
    <w:rsid w:val="00FE0C6A"/>
    <w:rsid w:val="00FE0C9C"/>
    <w:rsid w:val="00FE0EE9"/>
    <w:rsid w:val="00FE0F5C"/>
    <w:rsid w:val="00FE1072"/>
    <w:rsid w:val="00FE11C8"/>
    <w:rsid w:val="00FE1394"/>
    <w:rsid w:val="00FE1460"/>
    <w:rsid w:val="00FE14C7"/>
    <w:rsid w:val="00FE189A"/>
    <w:rsid w:val="00FE18B9"/>
    <w:rsid w:val="00FE18BB"/>
    <w:rsid w:val="00FE1A4B"/>
    <w:rsid w:val="00FE1AEE"/>
    <w:rsid w:val="00FE1DFD"/>
    <w:rsid w:val="00FE1F98"/>
    <w:rsid w:val="00FE2052"/>
    <w:rsid w:val="00FE2054"/>
    <w:rsid w:val="00FE210A"/>
    <w:rsid w:val="00FE226C"/>
    <w:rsid w:val="00FE2295"/>
    <w:rsid w:val="00FE22CC"/>
    <w:rsid w:val="00FE2456"/>
    <w:rsid w:val="00FE2588"/>
    <w:rsid w:val="00FE25C1"/>
    <w:rsid w:val="00FE28C0"/>
    <w:rsid w:val="00FE29F4"/>
    <w:rsid w:val="00FE2A1E"/>
    <w:rsid w:val="00FE2BE1"/>
    <w:rsid w:val="00FE2BEA"/>
    <w:rsid w:val="00FE2C5B"/>
    <w:rsid w:val="00FE2CD2"/>
    <w:rsid w:val="00FE2E99"/>
    <w:rsid w:val="00FE3328"/>
    <w:rsid w:val="00FE3351"/>
    <w:rsid w:val="00FE34D3"/>
    <w:rsid w:val="00FE3601"/>
    <w:rsid w:val="00FE3625"/>
    <w:rsid w:val="00FE36F7"/>
    <w:rsid w:val="00FE3740"/>
    <w:rsid w:val="00FE37BF"/>
    <w:rsid w:val="00FE3833"/>
    <w:rsid w:val="00FE3858"/>
    <w:rsid w:val="00FE392D"/>
    <w:rsid w:val="00FE3AB8"/>
    <w:rsid w:val="00FE3C52"/>
    <w:rsid w:val="00FE3CF8"/>
    <w:rsid w:val="00FE3D3F"/>
    <w:rsid w:val="00FE3D41"/>
    <w:rsid w:val="00FE42DF"/>
    <w:rsid w:val="00FE431A"/>
    <w:rsid w:val="00FE45D8"/>
    <w:rsid w:val="00FE46AA"/>
    <w:rsid w:val="00FE46B0"/>
    <w:rsid w:val="00FE46CF"/>
    <w:rsid w:val="00FE4753"/>
    <w:rsid w:val="00FE478B"/>
    <w:rsid w:val="00FE4872"/>
    <w:rsid w:val="00FE48B4"/>
    <w:rsid w:val="00FE4A43"/>
    <w:rsid w:val="00FE4A88"/>
    <w:rsid w:val="00FE4D2F"/>
    <w:rsid w:val="00FE4DC7"/>
    <w:rsid w:val="00FE4E45"/>
    <w:rsid w:val="00FE4F52"/>
    <w:rsid w:val="00FE4F53"/>
    <w:rsid w:val="00FE50F0"/>
    <w:rsid w:val="00FE514F"/>
    <w:rsid w:val="00FE5314"/>
    <w:rsid w:val="00FE55A1"/>
    <w:rsid w:val="00FE55D0"/>
    <w:rsid w:val="00FE575B"/>
    <w:rsid w:val="00FE57B8"/>
    <w:rsid w:val="00FE5875"/>
    <w:rsid w:val="00FE58B7"/>
    <w:rsid w:val="00FE5BF9"/>
    <w:rsid w:val="00FE5F34"/>
    <w:rsid w:val="00FE5F4E"/>
    <w:rsid w:val="00FE5F91"/>
    <w:rsid w:val="00FE62E0"/>
    <w:rsid w:val="00FE632F"/>
    <w:rsid w:val="00FE660B"/>
    <w:rsid w:val="00FE66FD"/>
    <w:rsid w:val="00FE676A"/>
    <w:rsid w:val="00FE6989"/>
    <w:rsid w:val="00FE6AFE"/>
    <w:rsid w:val="00FE6C17"/>
    <w:rsid w:val="00FE6C65"/>
    <w:rsid w:val="00FE6E23"/>
    <w:rsid w:val="00FE6F86"/>
    <w:rsid w:val="00FE6FA6"/>
    <w:rsid w:val="00FE7055"/>
    <w:rsid w:val="00FE721D"/>
    <w:rsid w:val="00FE722A"/>
    <w:rsid w:val="00FE74B8"/>
    <w:rsid w:val="00FE74E0"/>
    <w:rsid w:val="00FE7520"/>
    <w:rsid w:val="00FE7693"/>
    <w:rsid w:val="00FE779B"/>
    <w:rsid w:val="00FE7823"/>
    <w:rsid w:val="00FE7AB3"/>
    <w:rsid w:val="00FE7B4D"/>
    <w:rsid w:val="00FE7BD5"/>
    <w:rsid w:val="00FE7BDC"/>
    <w:rsid w:val="00FE7DBC"/>
    <w:rsid w:val="00FE7DD7"/>
    <w:rsid w:val="00FE7EEC"/>
    <w:rsid w:val="00FF00CA"/>
    <w:rsid w:val="00FF0170"/>
    <w:rsid w:val="00FF01EF"/>
    <w:rsid w:val="00FF02DE"/>
    <w:rsid w:val="00FF036F"/>
    <w:rsid w:val="00FF039C"/>
    <w:rsid w:val="00FF061D"/>
    <w:rsid w:val="00FF0686"/>
    <w:rsid w:val="00FF0737"/>
    <w:rsid w:val="00FF0BF3"/>
    <w:rsid w:val="00FF0E8B"/>
    <w:rsid w:val="00FF0EDA"/>
    <w:rsid w:val="00FF10CE"/>
    <w:rsid w:val="00FF10CF"/>
    <w:rsid w:val="00FF10E9"/>
    <w:rsid w:val="00FF10F7"/>
    <w:rsid w:val="00FF1116"/>
    <w:rsid w:val="00FF11B7"/>
    <w:rsid w:val="00FF1417"/>
    <w:rsid w:val="00FF1465"/>
    <w:rsid w:val="00FF1702"/>
    <w:rsid w:val="00FF1738"/>
    <w:rsid w:val="00FF198E"/>
    <w:rsid w:val="00FF1AB4"/>
    <w:rsid w:val="00FF1AFB"/>
    <w:rsid w:val="00FF1B16"/>
    <w:rsid w:val="00FF1BA8"/>
    <w:rsid w:val="00FF1C45"/>
    <w:rsid w:val="00FF1C4B"/>
    <w:rsid w:val="00FF1D48"/>
    <w:rsid w:val="00FF1E34"/>
    <w:rsid w:val="00FF21B3"/>
    <w:rsid w:val="00FF21C7"/>
    <w:rsid w:val="00FF23DF"/>
    <w:rsid w:val="00FF247C"/>
    <w:rsid w:val="00FF24EC"/>
    <w:rsid w:val="00FF2524"/>
    <w:rsid w:val="00FF26E1"/>
    <w:rsid w:val="00FF288C"/>
    <w:rsid w:val="00FF2D44"/>
    <w:rsid w:val="00FF2D57"/>
    <w:rsid w:val="00FF2E5E"/>
    <w:rsid w:val="00FF30A9"/>
    <w:rsid w:val="00FF30F1"/>
    <w:rsid w:val="00FF3133"/>
    <w:rsid w:val="00FF324F"/>
    <w:rsid w:val="00FF32F3"/>
    <w:rsid w:val="00FF3473"/>
    <w:rsid w:val="00FF3496"/>
    <w:rsid w:val="00FF35C0"/>
    <w:rsid w:val="00FF35DD"/>
    <w:rsid w:val="00FF3617"/>
    <w:rsid w:val="00FF3C8D"/>
    <w:rsid w:val="00FF3D84"/>
    <w:rsid w:val="00FF414C"/>
    <w:rsid w:val="00FF42D0"/>
    <w:rsid w:val="00FF43DF"/>
    <w:rsid w:val="00FF4402"/>
    <w:rsid w:val="00FF4560"/>
    <w:rsid w:val="00FF49DD"/>
    <w:rsid w:val="00FF4A7A"/>
    <w:rsid w:val="00FF4AE5"/>
    <w:rsid w:val="00FF4BBC"/>
    <w:rsid w:val="00FF4C06"/>
    <w:rsid w:val="00FF4E3E"/>
    <w:rsid w:val="00FF4E6F"/>
    <w:rsid w:val="00FF4EAA"/>
    <w:rsid w:val="00FF52D1"/>
    <w:rsid w:val="00FF53A2"/>
    <w:rsid w:val="00FF5438"/>
    <w:rsid w:val="00FF55E4"/>
    <w:rsid w:val="00FF5642"/>
    <w:rsid w:val="00FF5BFF"/>
    <w:rsid w:val="00FF5C48"/>
    <w:rsid w:val="00FF5CF9"/>
    <w:rsid w:val="00FF5DB1"/>
    <w:rsid w:val="00FF5E86"/>
    <w:rsid w:val="00FF5F5F"/>
    <w:rsid w:val="00FF60B5"/>
    <w:rsid w:val="00FF60FC"/>
    <w:rsid w:val="00FF61F2"/>
    <w:rsid w:val="00FF620E"/>
    <w:rsid w:val="00FF630A"/>
    <w:rsid w:val="00FF6475"/>
    <w:rsid w:val="00FF64AC"/>
    <w:rsid w:val="00FF6556"/>
    <w:rsid w:val="00FF6865"/>
    <w:rsid w:val="00FF68A8"/>
    <w:rsid w:val="00FF6911"/>
    <w:rsid w:val="00FF753B"/>
    <w:rsid w:val="00FF76CB"/>
    <w:rsid w:val="00FF7815"/>
    <w:rsid w:val="00FF786E"/>
    <w:rsid w:val="00FF78BF"/>
    <w:rsid w:val="00FF7B6A"/>
    <w:rsid w:val="00FF7BB4"/>
    <w:rsid w:val="00FF7C22"/>
    <w:rsid w:val="00FF7CB6"/>
    <w:rsid w:val="00FF7F10"/>
    <w:rsid w:val="00FF9399"/>
    <w:rsid w:val="00FFAC53"/>
    <w:rsid w:val="00FFB742"/>
    <w:rsid w:val="01037653"/>
    <w:rsid w:val="01043DB7"/>
    <w:rsid w:val="0107CABC"/>
    <w:rsid w:val="01086060"/>
    <w:rsid w:val="01087A30"/>
    <w:rsid w:val="010E346E"/>
    <w:rsid w:val="010EB2BA"/>
    <w:rsid w:val="010FC19B"/>
    <w:rsid w:val="01102549"/>
    <w:rsid w:val="01103929"/>
    <w:rsid w:val="01124AAE"/>
    <w:rsid w:val="0116DCFF"/>
    <w:rsid w:val="0116F203"/>
    <w:rsid w:val="01175023"/>
    <w:rsid w:val="0118F30F"/>
    <w:rsid w:val="01192E56"/>
    <w:rsid w:val="0119383B"/>
    <w:rsid w:val="011D2B3E"/>
    <w:rsid w:val="011D5BE4"/>
    <w:rsid w:val="011DA16D"/>
    <w:rsid w:val="011DD1B2"/>
    <w:rsid w:val="01204091"/>
    <w:rsid w:val="012336D3"/>
    <w:rsid w:val="0126E6F4"/>
    <w:rsid w:val="01279FF2"/>
    <w:rsid w:val="0127ADB3"/>
    <w:rsid w:val="0127B1A9"/>
    <w:rsid w:val="0128ED27"/>
    <w:rsid w:val="012C247C"/>
    <w:rsid w:val="012C5C4C"/>
    <w:rsid w:val="012DAE5A"/>
    <w:rsid w:val="012E9882"/>
    <w:rsid w:val="01304398"/>
    <w:rsid w:val="01315FF5"/>
    <w:rsid w:val="0131C92E"/>
    <w:rsid w:val="0131E36E"/>
    <w:rsid w:val="0133401D"/>
    <w:rsid w:val="0133C17D"/>
    <w:rsid w:val="0135DA2D"/>
    <w:rsid w:val="0136311E"/>
    <w:rsid w:val="013A5414"/>
    <w:rsid w:val="013B6540"/>
    <w:rsid w:val="013CAE14"/>
    <w:rsid w:val="01412057"/>
    <w:rsid w:val="01429F26"/>
    <w:rsid w:val="0144D208"/>
    <w:rsid w:val="01454A1E"/>
    <w:rsid w:val="0149206F"/>
    <w:rsid w:val="01492A8E"/>
    <w:rsid w:val="014AD504"/>
    <w:rsid w:val="014BA341"/>
    <w:rsid w:val="014DD7F4"/>
    <w:rsid w:val="0151C3D5"/>
    <w:rsid w:val="0152340A"/>
    <w:rsid w:val="01537F6D"/>
    <w:rsid w:val="01538A35"/>
    <w:rsid w:val="0155C245"/>
    <w:rsid w:val="015A521A"/>
    <w:rsid w:val="015BFB60"/>
    <w:rsid w:val="015CB246"/>
    <w:rsid w:val="01630D98"/>
    <w:rsid w:val="016650A2"/>
    <w:rsid w:val="0167C708"/>
    <w:rsid w:val="016832B0"/>
    <w:rsid w:val="01685A3C"/>
    <w:rsid w:val="016BA060"/>
    <w:rsid w:val="016BB226"/>
    <w:rsid w:val="016D446C"/>
    <w:rsid w:val="016E58F7"/>
    <w:rsid w:val="016EF754"/>
    <w:rsid w:val="016FC4C2"/>
    <w:rsid w:val="017869B5"/>
    <w:rsid w:val="01795265"/>
    <w:rsid w:val="017B97DD"/>
    <w:rsid w:val="017E7A09"/>
    <w:rsid w:val="018169ED"/>
    <w:rsid w:val="0181769D"/>
    <w:rsid w:val="018198B0"/>
    <w:rsid w:val="0183068C"/>
    <w:rsid w:val="01857145"/>
    <w:rsid w:val="01862D28"/>
    <w:rsid w:val="0188FB47"/>
    <w:rsid w:val="0189CD0D"/>
    <w:rsid w:val="018B4571"/>
    <w:rsid w:val="018D596F"/>
    <w:rsid w:val="018DF4F6"/>
    <w:rsid w:val="018EF703"/>
    <w:rsid w:val="018FCF53"/>
    <w:rsid w:val="01911736"/>
    <w:rsid w:val="0191B55B"/>
    <w:rsid w:val="0192476C"/>
    <w:rsid w:val="0194C70A"/>
    <w:rsid w:val="01975C2E"/>
    <w:rsid w:val="0198AA8B"/>
    <w:rsid w:val="019A4A53"/>
    <w:rsid w:val="019AF017"/>
    <w:rsid w:val="019C84CB"/>
    <w:rsid w:val="019EFEEE"/>
    <w:rsid w:val="01A0FAB2"/>
    <w:rsid w:val="01A10F33"/>
    <w:rsid w:val="01A12EE6"/>
    <w:rsid w:val="01A1B0FC"/>
    <w:rsid w:val="01A266E6"/>
    <w:rsid w:val="01A361A6"/>
    <w:rsid w:val="01A36ECD"/>
    <w:rsid w:val="01A3F87E"/>
    <w:rsid w:val="01A4F13A"/>
    <w:rsid w:val="01A58F8B"/>
    <w:rsid w:val="01A6B781"/>
    <w:rsid w:val="01A805B8"/>
    <w:rsid w:val="01AD2BB7"/>
    <w:rsid w:val="01AE78EF"/>
    <w:rsid w:val="01AF1F33"/>
    <w:rsid w:val="01B06DED"/>
    <w:rsid w:val="01B0D3C2"/>
    <w:rsid w:val="01B1C36F"/>
    <w:rsid w:val="01B39401"/>
    <w:rsid w:val="01B59DAF"/>
    <w:rsid w:val="01B6442E"/>
    <w:rsid w:val="01BA5EEC"/>
    <w:rsid w:val="01BA681D"/>
    <w:rsid w:val="01BAFB28"/>
    <w:rsid w:val="01BB1BB2"/>
    <w:rsid w:val="01BF6530"/>
    <w:rsid w:val="01C03E9D"/>
    <w:rsid w:val="01C06920"/>
    <w:rsid w:val="01C1422C"/>
    <w:rsid w:val="01C2FDB7"/>
    <w:rsid w:val="01C441AD"/>
    <w:rsid w:val="01C4779E"/>
    <w:rsid w:val="01C5591E"/>
    <w:rsid w:val="01C823D0"/>
    <w:rsid w:val="01C8519E"/>
    <w:rsid w:val="01C85F98"/>
    <w:rsid w:val="01C86BEB"/>
    <w:rsid w:val="01CB6BF4"/>
    <w:rsid w:val="01CC005B"/>
    <w:rsid w:val="01CD3FAF"/>
    <w:rsid w:val="01CF003C"/>
    <w:rsid w:val="01CF7AD1"/>
    <w:rsid w:val="01D0106B"/>
    <w:rsid w:val="01D1B40A"/>
    <w:rsid w:val="01D220F7"/>
    <w:rsid w:val="01D2DBC9"/>
    <w:rsid w:val="01D30122"/>
    <w:rsid w:val="01D499AF"/>
    <w:rsid w:val="01D6A846"/>
    <w:rsid w:val="01D7147C"/>
    <w:rsid w:val="01D9101F"/>
    <w:rsid w:val="01DBD921"/>
    <w:rsid w:val="01DF4E99"/>
    <w:rsid w:val="01E001B5"/>
    <w:rsid w:val="01E00C16"/>
    <w:rsid w:val="01E03947"/>
    <w:rsid w:val="01E1BADE"/>
    <w:rsid w:val="01E65022"/>
    <w:rsid w:val="01E6B5BE"/>
    <w:rsid w:val="01E6FE24"/>
    <w:rsid w:val="01E78FA6"/>
    <w:rsid w:val="01E800AD"/>
    <w:rsid w:val="01EA7D8F"/>
    <w:rsid w:val="01F00B24"/>
    <w:rsid w:val="01F0A8F7"/>
    <w:rsid w:val="01F1E72F"/>
    <w:rsid w:val="01F3A6BA"/>
    <w:rsid w:val="01F53160"/>
    <w:rsid w:val="01F568EB"/>
    <w:rsid w:val="01F5EE1D"/>
    <w:rsid w:val="01F786A6"/>
    <w:rsid w:val="01F8A219"/>
    <w:rsid w:val="01F8DE51"/>
    <w:rsid w:val="01FA9B84"/>
    <w:rsid w:val="01FBB7F2"/>
    <w:rsid w:val="01FD5EF4"/>
    <w:rsid w:val="01FDA834"/>
    <w:rsid w:val="01FDDF39"/>
    <w:rsid w:val="01FE7017"/>
    <w:rsid w:val="02000894"/>
    <w:rsid w:val="0200DC4E"/>
    <w:rsid w:val="02011A3D"/>
    <w:rsid w:val="02041079"/>
    <w:rsid w:val="0204B6B5"/>
    <w:rsid w:val="02093340"/>
    <w:rsid w:val="020A22C4"/>
    <w:rsid w:val="020AF756"/>
    <w:rsid w:val="020CDB2C"/>
    <w:rsid w:val="020DB9B7"/>
    <w:rsid w:val="020E6B31"/>
    <w:rsid w:val="020E9605"/>
    <w:rsid w:val="020EC69E"/>
    <w:rsid w:val="0211B1A0"/>
    <w:rsid w:val="0211ECC4"/>
    <w:rsid w:val="021221A9"/>
    <w:rsid w:val="021316E0"/>
    <w:rsid w:val="021684A2"/>
    <w:rsid w:val="02174D42"/>
    <w:rsid w:val="0218280A"/>
    <w:rsid w:val="021921DC"/>
    <w:rsid w:val="021B01CE"/>
    <w:rsid w:val="021F36C1"/>
    <w:rsid w:val="02207EDC"/>
    <w:rsid w:val="022361CF"/>
    <w:rsid w:val="0226F7CC"/>
    <w:rsid w:val="022AE463"/>
    <w:rsid w:val="022D6C14"/>
    <w:rsid w:val="022DEA22"/>
    <w:rsid w:val="022EEE78"/>
    <w:rsid w:val="022F95C3"/>
    <w:rsid w:val="022FD536"/>
    <w:rsid w:val="02307956"/>
    <w:rsid w:val="023108B8"/>
    <w:rsid w:val="023492E8"/>
    <w:rsid w:val="02358731"/>
    <w:rsid w:val="0236036B"/>
    <w:rsid w:val="023621BA"/>
    <w:rsid w:val="02371E93"/>
    <w:rsid w:val="0239753B"/>
    <w:rsid w:val="0239A0AD"/>
    <w:rsid w:val="023B35F0"/>
    <w:rsid w:val="023B80DB"/>
    <w:rsid w:val="023C8EDC"/>
    <w:rsid w:val="023DAB38"/>
    <w:rsid w:val="023EF44E"/>
    <w:rsid w:val="02441291"/>
    <w:rsid w:val="02448039"/>
    <w:rsid w:val="0245FC96"/>
    <w:rsid w:val="02476338"/>
    <w:rsid w:val="0247DF99"/>
    <w:rsid w:val="0248CB94"/>
    <w:rsid w:val="02493078"/>
    <w:rsid w:val="0249485E"/>
    <w:rsid w:val="024A14EF"/>
    <w:rsid w:val="024A8157"/>
    <w:rsid w:val="024B3CBE"/>
    <w:rsid w:val="024B7520"/>
    <w:rsid w:val="024D21C8"/>
    <w:rsid w:val="024D5C6E"/>
    <w:rsid w:val="024ED521"/>
    <w:rsid w:val="02520A19"/>
    <w:rsid w:val="02526A19"/>
    <w:rsid w:val="02530092"/>
    <w:rsid w:val="0256ADC2"/>
    <w:rsid w:val="025777DF"/>
    <w:rsid w:val="02595B68"/>
    <w:rsid w:val="025AD0D9"/>
    <w:rsid w:val="025C9D4F"/>
    <w:rsid w:val="025CDA49"/>
    <w:rsid w:val="026009EC"/>
    <w:rsid w:val="02601064"/>
    <w:rsid w:val="026332BB"/>
    <w:rsid w:val="02649862"/>
    <w:rsid w:val="0266760A"/>
    <w:rsid w:val="0266BE68"/>
    <w:rsid w:val="02697C7B"/>
    <w:rsid w:val="02698D03"/>
    <w:rsid w:val="026C386E"/>
    <w:rsid w:val="026D47C2"/>
    <w:rsid w:val="026DC40C"/>
    <w:rsid w:val="026E2DD7"/>
    <w:rsid w:val="026E5EE7"/>
    <w:rsid w:val="0270F7BB"/>
    <w:rsid w:val="0272955B"/>
    <w:rsid w:val="02797366"/>
    <w:rsid w:val="0279A45A"/>
    <w:rsid w:val="027C6E78"/>
    <w:rsid w:val="027D579B"/>
    <w:rsid w:val="027F5217"/>
    <w:rsid w:val="027FFFD7"/>
    <w:rsid w:val="02813577"/>
    <w:rsid w:val="0286AEE5"/>
    <w:rsid w:val="02883937"/>
    <w:rsid w:val="0288EB79"/>
    <w:rsid w:val="028903CE"/>
    <w:rsid w:val="028941B3"/>
    <w:rsid w:val="028A9515"/>
    <w:rsid w:val="028B013A"/>
    <w:rsid w:val="028D97D1"/>
    <w:rsid w:val="028DE9BE"/>
    <w:rsid w:val="028E26FC"/>
    <w:rsid w:val="028E8B7C"/>
    <w:rsid w:val="028F584B"/>
    <w:rsid w:val="02906AFF"/>
    <w:rsid w:val="0292796A"/>
    <w:rsid w:val="02959210"/>
    <w:rsid w:val="02963C8F"/>
    <w:rsid w:val="0297476D"/>
    <w:rsid w:val="02980B1E"/>
    <w:rsid w:val="0298760E"/>
    <w:rsid w:val="0298A67F"/>
    <w:rsid w:val="0299AC7B"/>
    <w:rsid w:val="029A5CE6"/>
    <w:rsid w:val="029E608B"/>
    <w:rsid w:val="029E6A29"/>
    <w:rsid w:val="02A0B755"/>
    <w:rsid w:val="02A1E0F0"/>
    <w:rsid w:val="02A2FC2D"/>
    <w:rsid w:val="02A61163"/>
    <w:rsid w:val="02A65AF8"/>
    <w:rsid w:val="02A7DA4C"/>
    <w:rsid w:val="02A871D1"/>
    <w:rsid w:val="02A9C304"/>
    <w:rsid w:val="02AA1415"/>
    <w:rsid w:val="02AA97D9"/>
    <w:rsid w:val="02AAC5EF"/>
    <w:rsid w:val="02AAC8D4"/>
    <w:rsid w:val="02B0B194"/>
    <w:rsid w:val="02B1877D"/>
    <w:rsid w:val="02B3B01D"/>
    <w:rsid w:val="02BF91D2"/>
    <w:rsid w:val="02BFAE13"/>
    <w:rsid w:val="02C1B77A"/>
    <w:rsid w:val="02C237A9"/>
    <w:rsid w:val="02C589BF"/>
    <w:rsid w:val="02C6261C"/>
    <w:rsid w:val="02C6944B"/>
    <w:rsid w:val="02C749D8"/>
    <w:rsid w:val="02C79233"/>
    <w:rsid w:val="02C8CBD2"/>
    <w:rsid w:val="02CB80FB"/>
    <w:rsid w:val="02CBD70D"/>
    <w:rsid w:val="02CC92DA"/>
    <w:rsid w:val="02CE0A71"/>
    <w:rsid w:val="02D010EE"/>
    <w:rsid w:val="02D209FF"/>
    <w:rsid w:val="02D2D512"/>
    <w:rsid w:val="02D38B5D"/>
    <w:rsid w:val="02D54053"/>
    <w:rsid w:val="02D59ADC"/>
    <w:rsid w:val="02D6DF48"/>
    <w:rsid w:val="02D7EE8C"/>
    <w:rsid w:val="02D887FA"/>
    <w:rsid w:val="02D9FDBA"/>
    <w:rsid w:val="02DA14F3"/>
    <w:rsid w:val="02DF9152"/>
    <w:rsid w:val="02DFD4DC"/>
    <w:rsid w:val="02E05940"/>
    <w:rsid w:val="02E1F977"/>
    <w:rsid w:val="02E52815"/>
    <w:rsid w:val="02E5FF48"/>
    <w:rsid w:val="02E92A2E"/>
    <w:rsid w:val="02EEB275"/>
    <w:rsid w:val="02F0A185"/>
    <w:rsid w:val="02F231DA"/>
    <w:rsid w:val="02F5DE50"/>
    <w:rsid w:val="02F61A39"/>
    <w:rsid w:val="02F8735D"/>
    <w:rsid w:val="02FB522E"/>
    <w:rsid w:val="02FCC747"/>
    <w:rsid w:val="0302E831"/>
    <w:rsid w:val="0302EB1F"/>
    <w:rsid w:val="0303B91C"/>
    <w:rsid w:val="03044A79"/>
    <w:rsid w:val="03063909"/>
    <w:rsid w:val="03067964"/>
    <w:rsid w:val="030894AB"/>
    <w:rsid w:val="0309D66D"/>
    <w:rsid w:val="030A615C"/>
    <w:rsid w:val="030B1264"/>
    <w:rsid w:val="030C8DBC"/>
    <w:rsid w:val="030F67B6"/>
    <w:rsid w:val="031150E4"/>
    <w:rsid w:val="03152ADF"/>
    <w:rsid w:val="03156B78"/>
    <w:rsid w:val="03168D44"/>
    <w:rsid w:val="0316BC99"/>
    <w:rsid w:val="0319036B"/>
    <w:rsid w:val="03195C48"/>
    <w:rsid w:val="0319B1CB"/>
    <w:rsid w:val="031B73BD"/>
    <w:rsid w:val="031CD1BA"/>
    <w:rsid w:val="031E28D0"/>
    <w:rsid w:val="0320AE38"/>
    <w:rsid w:val="03240D34"/>
    <w:rsid w:val="03264202"/>
    <w:rsid w:val="03270CD4"/>
    <w:rsid w:val="0327B0C8"/>
    <w:rsid w:val="03292510"/>
    <w:rsid w:val="032A3DDB"/>
    <w:rsid w:val="032A47BE"/>
    <w:rsid w:val="032A878C"/>
    <w:rsid w:val="032CCA67"/>
    <w:rsid w:val="032CD887"/>
    <w:rsid w:val="032F615D"/>
    <w:rsid w:val="0331948F"/>
    <w:rsid w:val="033283A3"/>
    <w:rsid w:val="03330772"/>
    <w:rsid w:val="03334FF5"/>
    <w:rsid w:val="0333D940"/>
    <w:rsid w:val="0334AD53"/>
    <w:rsid w:val="0335AF0E"/>
    <w:rsid w:val="03363757"/>
    <w:rsid w:val="03373983"/>
    <w:rsid w:val="0337DFA5"/>
    <w:rsid w:val="0337F39D"/>
    <w:rsid w:val="03390838"/>
    <w:rsid w:val="033B23B0"/>
    <w:rsid w:val="033D7123"/>
    <w:rsid w:val="033DD6BB"/>
    <w:rsid w:val="03401C24"/>
    <w:rsid w:val="0343A64A"/>
    <w:rsid w:val="0344303F"/>
    <w:rsid w:val="0344889D"/>
    <w:rsid w:val="03450518"/>
    <w:rsid w:val="03451BC8"/>
    <w:rsid w:val="03473698"/>
    <w:rsid w:val="03483AA0"/>
    <w:rsid w:val="0349081B"/>
    <w:rsid w:val="034BC9F6"/>
    <w:rsid w:val="034E9D2E"/>
    <w:rsid w:val="034F74EC"/>
    <w:rsid w:val="034FC7AF"/>
    <w:rsid w:val="0352C2C1"/>
    <w:rsid w:val="0353EB82"/>
    <w:rsid w:val="035661D3"/>
    <w:rsid w:val="03567373"/>
    <w:rsid w:val="03573DE8"/>
    <w:rsid w:val="0358264D"/>
    <w:rsid w:val="03587CF0"/>
    <w:rsid w:val="0358BB50"/>
    <w:rsid w:val="0358E41C"/>
    <w:rsid w:val="03590FC5"/>
    <w:rsid w:val="0359C490"/>
    <w:rsid w:val="035CB5D4"/>
    <w:rsid w:val="035D298B"/>
    <w:rsid w:val="035F0CE3"/>
    <w:rsid w:val="035FE6A1"/>
    <w:rsid w:val="03608837"/>
    <w:rsid w:val="03614DD1"/>
    <w:rsid w:val="0361B2A5"/>
    <w:rsid w:val="0361CE01"/>
    <w:rsid w:val="03633DA0"/>
    <w:rsid w:val="0364A692"/>
    <w:rsid w:val="036793BD"/>
    <w:rsid w:val="0368F8A0"/>
    <w:rsid w:val="036AAE0F"/>
    <w:rsid w:val="036C41BA"/>
    <w:rsid w:val="036CA6A4"/>
    <w:rsid w:val="036CB609"/>
    <w:rsid w:val="036D040B"/>
    <w:rsid w:val="036DC32D"/>
    <w:rsid w:val="036ED732"/>
    <w:rsid w:val="036F92E1"/>
    <w:rsid w:val="03739569"/>
    <w:rsid w:val="0373BC2A"/>
    <w:rsid w:val="03743F93"/>
    <w:rsid w:val="0375313B"/>
    <w:rsid w:val="0378B304"/>
    <w:rsid w:val="0378D5DF"/>
    <w:rsid w:val="037AC732"/>
    <w:rsid w:val="037BA2DA"/>
    <w:rsid w:val="037BF583"/>
    <w:rsid w:val="037FF0EE"/>
    <w:rsid w:val="03805921"/>
    <w:rsid w:val="0381A913"/>
    <w:rsid w:val="0381E836"/>
    <w:rsid w:val="03832713"/>
    <w:rsid w:val="0383854E"/>
    <w:rsid w:val="0383998B"/>
    <w:rsid w:val="03851388"/>
    <w:rsid w:val="03851638"/>
    <w:rsid w:val="0386E916"/>
    <w:rsid w:val="03880B59"/>
    <w:rsid w:val="038BE1D8"/>
    <w:rsid w:val="039029BD"/>
    <w:rsid w:val="03927E9B"/>
    <w:rsid w:val="039371F4"/>
    <w:rsid w:val="0393A63F"/>
    <w:rsid w:val="03999951"/>
    <w:rsid w:val="0399BFB6"/>
    <w:rsid w:val="039A157F"/>
    <w:rsid w:val="039A3C30"/>
    <w:rsid w:val="039A6827"/>
    <w:rsid w:val="039C69EB"/>
    <w:rsid w:val="039CFCDE"/>
    <w:rsid w:val="039DF3E8"/>
    <w:rsid w:val="039EEB29"/>
    <w:rsid w:val="03A0481D"/>
    <w:rsid w:val="03A16EB8"/>
    <w:rsid w:val="03A1FAE3"/>
    <w:rsid w:val="03A403E1"/>
    <w:rsid w:val="03A55C26"/>
    <w:rsid w:val="03A8F2D8"/>
    <w:rsid w:val="03AA7736"/>
    <w:rsid w:val="03AB7977"/>
    <w:rsid w:val="03AE8E0C"/>
    <w:rsid w:val="03AFA1BC"/>
    <w:rsid w:val="03B022FD"/>
    <w:rsid w:val="03B355FE"/>
    <w:rsid w:val="03B71320"/>
    <w:rsid w:val="03B730C8"/>
    <w:rsid w:val="03B98B17"/>
    <w:rsid w:val="03BAD9F8"/>
    <w:rsid w:val="03BB088F"/>
    <w:rsid w:val="03BB33D0"/>
    <w:rsid w:val="03BB862E"/>
    <w:rsid w:val="03BCF32E"/>
    <w:rsid w:val="03BDF0A5"/>
    <w:rsid w:val="03C0BA9B"/>
    <w:rsid w:val="03C300B3"/>
    <w:rsid w:val="03C47968"/>
    <w:rsid w:val="03C4869B"/>
    <w:rsid w:val="03C4EBB5"/>
    <w:rsid w:val="03C50291"/>
    <w:rsid w:val="03C550FE"/>
    <w:rsid w:val="03C6AE66"/>
    <w:rsid w:val="03C796CC"/>
    <w:rsid w:val="03C81903"/>
    <w:rsid w:val="03C881DD"/>
    <w:rsid w:val="03CA2C59"/>
    <w:rsid w:val="03CBF46C"/>
    <w:rsid w:val="03CC9C9E"/>
    <w:rsid w:val="03CD3F0E"/>
    <w:rsid w:val="03CD80FD"/>
    <w:rsid w:val="03D083EC"/>
    <w:rsid w:val="03D08EFC"/>
    <w:rsid w:val="03D3F1D6"/>
    <w:rsid w:val="03D5900B"/>
    <w:rsid w:val="03D706AB"/>
    <w:rsid w:val="03D82FBC"/>
    <w:rsid w:val="03D83602"/>
    <w:rsid w:val="03D98A3E"/>
    <w:rsid w:val="03D9D6D2"/>
    <w:rsid w:val="03DB8200"/>
    <w:rsid w:val="03DB879E"/>
    <w:rsid w:val="03DC6A13"/>
    <w:rsid w:val="03DDE323"/>
    <w:rsid w:val="03DE9236"/>
    <w:rsid w:val="03DEEC35"/>
    <w:rsid w:val="03DF805D"/>
    <w:rsid w:val="03E385CE"/>
    <w:rsid w:val="03E41AC8"/>
    <w:rsid w:val="03E771E2"/>
    <w:rsid w:val="03EBAA0D"/>
    <w:rsid w:val="03EBED7B"/>
    <w:rsid w:val="03EC5094"/>
    <w:rsid w:val="03ECC4DD"/>
    <w:rsid w:val="03ED1ED0"/>
    <w:rsid w:val="03EF5283"/>
    <w:rsid w:val="03F10F07"/>
    <w:rsid w:val="03F13F58"/>
    <w:rsid w:val="03F1D63E"/>
    <w:rsid w:val="03F20ACA"/>
    <w:rsid w:val="03F24DA8"/>
    <w:rsid w:val="03F352ED"/>
    <w:rsid w:val="03F731E4"/>
    <w:rsid w:val="03F76EFF"/>
    <w:rsid w:val="03F9225B"/>
    <w:rsid w:val="03FA1937"/>
    <w:rsid w:val="03FAB35C"/>
    <w:rsid w:val="03FAF2C4"/>
    <w:rsid w:val="03FC32F6"/>
    <w:rsid w:val="0403DAB3"/>
    <w:rsid w:val="0404F855"/>
    <w:rsid w:val="04069504"/>
    <w:rsid w:val="0406D619"/>
    <w:rsid w:val="040A7FA4"/>
    <w:rsid w:val="040D88DB"/>
    <w:rsid w:val="040DBE24"/>
    <w:rsid w:val="04106A50"/>
    <w:rsid w:val="0410ABE0"/>
    <w:rsid w:val="041131B6"/>
    <w:rsid w:val="0411C244"/>
    <w:rsid w:val="04130AE0"/>
    <w:rsid w:val="04142AB9"/>
    <w:rsid w:val="0414D905"/>
    <w:rsid w:val="04176378"/>
    <w:rsid w:val="04197579"/>
    <w:rsid w:val="0419A6AF"/>
    <w:rsid w:val="041AE168"/>
    <w:rsid w:val="041B9D0F"/>
    <w:rsid w:val="041CB876"/>
    <w:rsid w:val="041DEC4C"/>
    <w:rsid w:val="041F52D9"/>
    <w:rsid w:val="04215854"/>
    <w:rsid w:val="04231042"/>
    <w:rsid w:val="042618DE"/>
    <w:rsid w:val="04294C63"/>
    <w:rsid w:val="0429E4DB"/>
    <w:rsid w:val="042B3A0B"/>
    <w:rsid w:val="042C9FD7"/>
    <w:rsid w:val="04342576"/>
    <w:rsid w:val="04389035"/>
    <w:rsid w:val="0438AEB8"/>
    <w:rsid w:val="0438B0DE"/>
    <w:rsid w:val="043A5FDC"/>
    <w:rsid w:val="043A703C"/>
    <w:rsid w:val="043BD406"/>
    <w:rsid w:val="043FEB01"/>
    <w:rsid w:val="04414735"/>
    <w:rsid w:val="04428E4B"/>
    <w:rsid w:val="0443C84B"/>
    <w:rsid w:val="0444A150"/>
    <w:rsid w:val="04453FB0"/>
    <w:rsid w:val="044872DA"/>
    <w:rsid w:val="0449E330"/>
    <w:rsid w:val="044C4BD4"/>
    <w:rsid w:val="044C9FBD"/>
    <w:rsid w:val="044D80CF"/>
    <w:rsid w:val="044D9C4E"/>
    <w:rsid w:val="04539474"/>
    <w:rsid w:val="045460FB"/>
    <w:rsid w:val="04595C52"/>
    <w:rsid w:val="045A0EC9"/>
    <w:rsid w:val="045C28A6"/>
    <w:rsid w:val="045E7A4B"/>
    <w:rsid w:val="046537B6"/>
    <w:rsid w:val="0465AF6D"/>
    <w:rsid w:val="04665A29"/>
    <w:rsid w:val="0468CBE6"/>
    <w:rsid w:val="0469A56F"/>
    <w:rsid w:val="046A6A74"/>
    <w:rsid w:val="046AD895"/>
    <w:rsid w:val="046AFB50"/>
    <w:rsid w:val="046CC1F4"/>
    <w:rsid w:val="046CDB1D"/>
    <w:rsid w:val="04719C41"/>
    <w:rsid w:val="0471EF99"/>
    <w:rsid w:val="047242E2"/>
    <w:rsid w:val="04745117"/>
    <w:rsid w:val="0474F89D"/>
    <w:rsid w:val="04764B0D"/>
    <w:rsid w:val="0478ACEA"/>
    <w:rsid w:val="04790443"/>
    <w:rsid w:val="047973D3"/>
    <w:rsid w:val="047A177A"/>
    <w:rsid w:val="047BAEDF"/>
    <w:rsid w:val="047BAF5F"/>
    <w:rsid w:val="047D6A85"/>
    <w:rsid w:val="04844670"/>
    <w:rsid w:val="04845141"/>
    <w:rsid w:val="0486705B"/>
    <w:rsid w:val="048711B0"/>
    <w:rsid w:val="0487742F"/>
    <w:rsid w:val="0487CBD4"/>
    <w:rsid w:val="0488E3D4"/>
    <w:rsid w:val="048C26D2"/>
    <w:rsid w:val="048D1194"/>
    <w:rsid w:val="049251C0"/>
    <w:rsid w:val="0493D8F9"/>
    <w:rsid w:val="049424F4"/>
    <w:rsid w:val="0495CB48"/>
    <w:rsid w:val="0497C3CC"/>
    <w:rsid w:val="04991DD7"/>
    <w:rsid w:val="049A7EFF"/>
    <w:rsid w:val="049F705D"/>
    <w:rsid w:val="04A10569"/>
    <w:rsid w:val="04A2B22E"/>
    <w:rsid w:val="04A3501C"/>
    <w:rsid w:val="04A35FE9"/>
    <w:rsid w:val="04A39B14"/>
    <w:rsid w:val="04AA4F98"/>
    <w:rsid w:val="04AA6D9F"/>
    <w:rsid w:val="04AB076E"/>
    <w:rsid w:val="04AB2C08"/>
    <w:rsid w:val="04AFAE58"/>
    <w:rsid w:val="04B28B00"/>
    <w:rsid w:val="04B4B1E5"/>
    <w:rsid w:val="04B66C60"/>
    <w:rsid w:val="04B855D3"/>
    <w:rsid w:val="04B87E2C"/>
    <w:rsid w:val="04B95547"/>
    <w:rsid w:val="04B9DD47"/>
    <w:rsid w:val="04BB1D4D"/>
    <w:rsid w:val="04BBACEF"/>
    <w:rsid w:val="04BDD1A9"/>
    <w:rsid w:val="04BE7B9A"/>
    <w:rsid w:val="04BFC0AA"/>
    <w:rsid w:val="04C0AB3F"/>
    <w:rsid w:val="04C12403"/>
    <w:rsid w:val="04C21F0D"/>
    <w:rsid w:val="04C68875"/>
    <w:rsid w:val="04C72B50"/>
    <w:rsid w:val="04C904C6"/>
    <w:rsid w:val="04C9254F"/>
    <w:rsid w:val="04CCE824"/>
    <w:rsid w:val="04CE3C13"/>
    <w:rsid w:val="04D05F5A"/>
    <w:rsid w:val="04D10916"/>
    <w:rsid w:val="04D1F685"/>
    <w:rsid w:val="04D2E26B"/>
    <w:rsid w:val="04D4E49F"/>
    <w:rsid w:val="04D4EB2F"/>
    <w:rsid w:val="04D8A9C1"/>
    <w:rsid w:val="04D90F9B"/>
    <w:rsid w:val="04D9CB1A"/>
    <w:rsid w:val="04DAF661"/>
    <w:rsid w:val="04DB4610"/>
    <w:rsid w:val="04DC4953"/>
    <w:rsid w:val="04DDB900"/>
    <w:rsid w:val="04DE2CA3"/>
    <w:rsid w:val="04DE50DE"/>
    <w:rsid w:val="04E26327"/>
    <w:rsid w:val="04E49F9C"/>
    <w:rsid w:val="04E6579A"/>
    <w:rsid w:val="04E6FEF4"/>
    <w:rsid w:val="04E7F85C"/>
    <w:rsid w:val="04E8D376"/>
    <w:rsid w:val="04E90A30"/>
    <w:rsid w:val="04E95BB6"/>
    <w:rsid w:val="04EB2790"/>
    <w:rsid w:val="04EE24A3"/>
    <w:rsid w:val="04F2412A"/>
    <w:rsid w:val="04F3C766"/>
    <w:rsid w:val="04F4C9C2"/>
    <w:rsid w:val="04F6914B"/>
    <w:rsid w:val="04F8E6C8"/>
    <w:rsid w:val="04F90604"/>
    <w:rsid w:val="04F9E58A"/>
    <w:rsid w:val="04F9FD37"/>
    <w:rsid w:val="04FCFA9A"/>
    <w:rsid w:val="04FDD2F4"/>
    <w:rsid w:val="0501611A"/>
    <w:rsid w:val="050375C2"/>
    <w:rsid w:val="0503A18E"/>
    <w:rsid w:val="05045E15"/>
    <w:rsid w:val="0508219D"/>
    <w:rsid w:val="05090446"/>
    <w:rsid w:val="05094B6B"/>
    <w:rsid w:val="050ACF63"/>
    <w:rsid w:val="050C6395"/>
    <w:rsid w:val="050FBAFB"/>
    <w:rsid w:val="051069B6"/>
    <w:rsid w:val="0511831E"/>
    <w:rsid w:val="0513AF79"/>
    <w:rsid w:val="05146610"/>
    <w:rsid w:val="05163147"/>
    <w:rsid w:val="05183134"/>
    <w:rsid w:val="051C7837"/>
    <w:rsid w:val="051D6EB3"/>
    <w:rsid w:val="051DE9D7"/>
    <w:rsid w:val="051FA316"/>
    <w:rsid w:val="05204003"/>
    <w:rsid w:val="05204E04"/>
    <w:rsid w:val="0521CBDF"/>
    <w:rsid w:val="05263941"/>
    <w:rsid w:val="05274E45"/>
    <w:rsid w:val="0527782F"/>
    <w:rsid w:val="052975AB"/>
    <w:rsid w:val="052BDE92"/>
    <w:rsid w:val="052ECF75"/>
    <w:rsid w:val="052F9778"/>
    <w:rsid w:val="0530CB6E"/>
    <w:rsid w:val="05325003"/>
    <w:rsid w:val="0534365F"/>
    <w:rsid w:val="0535964F"/>
    <w:rsid w:val="05361DD0"/>
    <w:rsid w:val="0536B507"/>
    <w:rsid w:val="053753D9"/>
    <w:rsid w:val="05398717"/>
    <w:rsid w:val="0539B112"/>
    <w:rsid w:val="053A655F"/>
    <w:rsid w:val="053CE31D"/>
    <w:rsid w:val="053D7621"/>
    <w:rsid w:val="053F8B2A"/>
    <w:rsid w:val="054080B0"/>
    <w:rsid w:val="0541225E"/>
    <w:rsid w:val="0541FBAA"/>
    <w:rsid w:val="05423F41"/>
    <w:rsid w:val="054339C5"/>
    <w:rsid w:val="05436FF3"/>
    <w:rsid w:val="0543B4D6"/>
    <w:rsid w:val="05447390"/>
    <w:rsid w:val="05459A1A"/>
    <w:rsid w:val="0545E05C"/>
    <w:rsid w:val="05463CCF"/>
    <w:rsid w:val="0548FBFF"/>
    <w:rsid w:val="0549A5DC"/>
    <w:rsid w:val="054AB60B"/>
    <w:rsid w:val="054CCD7A"/>
    <w:rsid w:val="054CF9B1"/>
    <w:rsid w:val="054F868F"/>
    <w:rsid w:val="0555D7BA"/>
    <w:rsid w:val="05577C37"/>
    <w:rsid w:val="055943CC"/>
    <w:rsid w:val="0559F051"/>
    <w:rsid w:val="05612798"/>
    <w:rsid w:val="056204BD"/>
    <w:rsid w:val="0562F777"/>
    <w:rsid w:val="05636CEB"/>
    <w:rsid w:val="05647B15"/>
    <w:rsid w:val="05678BF5"/>
    <w:rsid w:val="0567BA62"/>
    <w:rsid w:val="05690142"/>
    <w:rsid w:val="056B52E1"/>
    <w:rsid w:val="056C9376"/>
    <w:rsid w:val="05746CC2"/>
    <w:rsid w:val="05765283"/>
    <w:rsid w:val="0576CF41"/>
    <w:rsid w:val="057782FE"/>
    <w:rsid w:val="05793F8E"/>
    <w:rsid w:val="057A8A64"/>
    <w:rsid w:val="057B8DC1"/>
    <w:rsid w:val="057C023B"/>
    <w:rsid w:val="057CE79F"/>
    <w:rsid w:val="0580130E"/>
    <w:rsid w:val="0580C41B"/>
    <w:rsid w:val="058304A3"/>
    <w:rsid w:val="05845066"/>
    <w:rsid w:val="0589E5B1"/>
    <w:rsid w:val="058DB81C"/>
    <w:rsid w:val="058E0206"/>
    <w:rsid w:val="05907E68"/>
    <w:rsid w:val="05910498"/>
    <w:rsid w:val="0591BB47"/>
    <w:rsid w:val="0592538C"/>
    <w:rsid w:val="0592C2F9"/>
    <w:rsid w:val="059372DD"/>
    <w:rsid w:val="0596C7A3"/>
    <w:rsid w:val="0597D645"/>
    <w:rsid w:val="05993315"/>
    <w:rsid w:val="059B1065"/>
    <w:rsid w:val="059B7E2E"/>
    <w:rsid w:val="059F45F5"/>
    <w:rsid w:val="05A06AFD"/>
    <w:rsid w:val="05A3F291"/>
    <w:rsid w:val="05A46964"/>
    <w:rsid w:val="05A4CA5B"/>
    <w:rsid w:val="05A50418"/>
    <w:rsid w:val="05A6FF3C"/>
    <w:rsid w:val="05A80070"/>
    <w:rsid w:val="05A82835"/>
    <w:rsid w:val="05A8B4A0"/>
    <w:rsid w:val="05AB0A9F"/>
    <w:rsid w:val="05ABA3C2"/>
    <w:rsid w:val="05AF5BEF"/>
    <w:rsid w:val="05B03146"/>
    <w:rsid w:val="05B1BD8E"/>
    <w:rsid w:val="05B1F714"/>
    <w:rsid w:val="05B4C720"/>
    <w:rsid w:val="05B517B7"/>
    <w:rsid w:val="05B7D3DC"/>
    <w:rsid w:val="05B818CA"/>
    <w:rsid w:val="05B864CB"/>
    <w:rsid w:val="05B89857"/>
    <w:rsid w:val="05B93090"/>
    <w:rsid w:val="05B9DE75"/>
    <w:rsid w:val="05BA6121"/>
    <w:rsid w:val="05BE2299"/>
    <w:rsid w:val="05C1341B"/>
    <w:rsid w:val="05C44B88"/>
    <w:rsid w:val="05C95D3E"/>
    <w:rsid w:val="05C9A415"/>
    <w:rsid w:val="05CABB7F"/>
    <w:rsid w:val="05CC0F88"/>
    <w:rsid w:val="05CCBCF9"/>
    <w:rsid w:val="05CCF391"/>
    <w:rsid w:val="05CD0D2F"/>
    <w:rsid w:val="05CF6BFB"/>
    <w:rsid w:val="05CFBB8D"/>
    <w:rsid w:val="05D01EBE"/>
    <w:rsid w:val="05D22E7C"/>
    <w:rsid w:val="05D355E3"/>
    <w:rsid w:val="05D422C7"/>
    <w:rsid w:val="05D5405A"/>
    <w:rsid w:val="05D59B37"/>
    <w:rsid w:val="05D73A8D"/>
    <w:rsid w:val="05D80C91"/>
    <w:rsid w:val="05D93A35"/>
    <w:rsid w:val="05D99325"/>
    <w:rsid w:val="05DE0893"/>
    <w:rsid w:val="05DF0550"/>
    <w:rsid w:val="05DF429F"/>
    <w:rsid w:val="05E161D4"/>
    <w:rsid w:val="05E25762"/>
    <w:rsid w:val="05E39D82"/>
    <w:rsid w:val="05E55DE1"/>
    <w:rsid w:val="05E64E1E"/>
    <w:rsid w:val="05E81D71"/>
    <w:rsid w:val="05EC836E"/>
    <w:rsid w:val="05ED312E"/>
    <w:rsid w:val="05F072BF"/>
    <w:rsid w:val="05F0A522"/>
    <w:rsid w:val="05F20EDB"/>
    <w:rsid w:val="05F33704"/>
    <w:rsid w:val="05F34757"/>
    <w:rsid w:val="05F4079A"/>
    <w:rsid w:val="05F42B03"/>
    <w:rsid w:val="05F47065"/>
    <w:rsid w:val="05F7525B"/>
    <w:rsid w:val="05FC4CC6"/>
    <w:rsid w:val="05FC650B"/>
    <w:rsid w:val="05FC67C2"/>
    <w:rsid w:val="05FD65C8"/>
    <w:rsid w:val="05FF3EB7"/>
    <w:rsid w:val="0600112D"/>
    <w:rsid w:val="0600DBB6"/>
    <w:rsid w:val="060195EC"/>
    <w:rsid w:val="0603386E"/>
    <w:rsid w:val="0604CD29"/>
    <w:rsid w:val="0605781A"/>
    <w:rsid w:val="06062743"/>
    <w:rsid w:val="0607AE02"/>
    <w:rsid w:val="0609EC05"/>
    <w:rsid w:val="060C15E2"/>
    <w:rsid w:val="060D5829"/>
    <w:rsid w:val="0610B0D7"/>
    <w:rsid w:val="0610C67E"/>
    <w:rsid w:val="06115331"/>
    <w:rsid w:val="06160B78"/>
    <w:rsid w:val="0616B05D"/>
    <w:rsid w:val="0617EFAB"/>
    <w:rsid w:val="0618D676"/>
    <w:rsid w:val="061B3502"/>
    <w:rsid w:val="06202018"/>
    <w:rsid w:val="062105C6"/>
    <w:rsid w:val="062111DF"/>
    <w:rsid w:val="06228E26"/>
    <w:rsid w:val="06246446"/>
    <w:rsid w:val="06276611"/>
    <w:rsid w:val="0628B961"/>
    <w:rsid w:val="06293396"/>
    <w:rsid w:val="062984D9"/>
    <w:rsid w:val="062AFB04"/>
    <w:rsid w:val="062CC412"/>
    <w:rsid w:val="062D1D8E"/>
    <w:rsid w:val="062F2FF6"/>
    <w:rsid w:val="062F57EF"/>
    <w:rsid w:val="062FBA7B"/>
    <w:rsid w:val="063111AC"/>
    <w:rsid w:val="0634BBAC"/>
    <w:rsid w:val="0636F8B7"/>
    <w:rsid w:val="0638C2BC"/>
    <w:rsid w:val="063AC196"/>
    <w:rsid w:val="063B8778"/>
    <w:rsid w:val="0640D803"/>
    <w:rsid w:val="064195AE"/>
    <w:rsid w:val="0642D1AB"/>
    <w:rsid w:val="0643832C"/>
    <w:rsid w:val="0643BF50"/>
    <w:rsid w:val="0646D272"/>
    <w:rsid w:val="064812AD"/>
    <w:rsid w:val="064C4FD3"/>
    <w:rsid w:val="064DB62D"/>
    <w:rsid w:val="064EA272"/>
    <w:rsid w:val="064ECBD0"/>
    <w:rsid w:val="064F3D8F"/>
    <w:rsid w:val="0655BB8B"/>
    <w:rsid w:val="065A8355"/>
    <w:rsid w:val="065B5739"/>
    <w:rsid w:val="065BE4E1"/>
    <w:rsid w:val="065D6A99"/>
    <w:rsid w:val="065EA274"/>
    <w:rsid w:val="0662E7E0"/>
    <w:rsid w:val="0663505A"/>
    <w:rsid w:val="0664E4EE"/>
    <w:rsid w:val="0668FCEF"/>
    <w:rsid w:val="0669345B"/>
    <w:rsid w:val="066BB65A"/>
    <w:rsid w:val="066C00B9"/>
    <w:rsid w:val="066C7405"/>
    <w:rsid w:val="066C926A"/>
    <w:rsid w:val="066CB9F7"/>
    <w:rsid w:val="066DF11F"/>
    <w:rsid w:val="066FC206"/>
    <w:rsid w:val="066FFCED"/>
    <w:rsid w:val="06719FEF"/>
    <w:rsid w:val="06798FF6"/>
    <w:rsid w:val="067B019B"/>
    <w:rsid w:val="067B1A63"/>
    <w:rsid w:val="067BD3E8"/>
    <w:rsid w:val="067C84FC"/>
    <w:rsid w:val="067F1A95"/>
    <w:rsid w:val="067F9FFC"/>
    <w:rsid w:val="068084A9"/>
    <w:rsid w:val="06829875"/>
    <w:rsid w:val="0682F9FD"/>
    <w:rsid w:val="0682FF9E"/>
    <w:rsid w:val="0683E564"/>
    <w:rsid w:val="0685C444"/>
    <w:rsid w:val="0685D93E"/>
    <w:rsid w:val="0685EB27"/>
    <w:rsid w:val="0688E772"/>
    <w:rsid w:val="068B2103"/>
    <w:rsid w:val="068D697E"/>
    <w:rsid w:val="068DDEE8"/>
    <w:rsid w:val="06900CF1"/>
    <w:rsid w:val="069129CE"/>
    <w:rsid w:val="0692297C"/>
    <w:rsid w:val="06923000"/>
    <w:rsid w:val="0692611F"/>
    <w:rsid w:val="0694600D"/>
    <w:rsid w:val="06953095"/>
    <w:rsid w:val="0696C8C6"/>
    <w:rsid w:val="06970D42"/>
    <w:rsid w:val="06992CE5"/>
    <w:rsid w:val="06999B8E"/>
    <w:rsid w:val="0699D7D5"/>
    <w:rsid w:val="069A3B00"/>
    <w:rsid w:val="069F4BBA"/>
    <w:rsid w:val="06A25A27"/>
    <w:rsid w:val="06A398DD"/>
    <w:rsid w:val="06A3C5F3"/>
    <w:rsid w:val="06A67699"/>
    <w:rsid w:val="06A6BD38"/>
    <w:rsid w:val="06A79A5C"/>
    <w:rsid w:val="06A7EBA7"/>
    <w:rsid w:val="06A9F3FD"/>
    <w:rsid w:val="06AA6419"/>
    <w:rsid w:val="06AAB25C"/>
    <w:rsid w:val="06AB5687"/>
    <w:rsid w:val="06AB872C"/>
    <w:rsid w:val="06ABE267"/>
    <w:rsid w:val="06ABE3FC"/>
    <w:rsid w:val="06AC8334"/>
    <w:rsid w:val="06ACF9BF"/>
    <w:rsid w:val="06B07CD6"/>
    <w:rsid w:val="06B17BB9"/>
    <w:rsid w:val="06B3748D"/>
    <w:rsid w:val="06B48758"/>
    <w:rsid w:val="06B62AB1"/>
    <w:rsid w:val="06B751E4"/>
    <w:rsid w:val="06B798E2"/>
    <w:rsid w:val="06B7B474"/>
    <w:rsid w:val="06B7D406"/>
    <w:rsid w:val="06BE168F"/>
    <w:rsid w:val="06C068C3"/>
    <w:rsid w:val="06C1BE28"/>
    <w:rsid w:val="06C5BA97"/>
    <w:rsid w:val="06C84CEF"/>
    <w:rsid w:val="06C98AB9"/>
    <w:rsid w:val="06C9BA63"/>
    <w:rsid w:val="06CA2F88"/>
    <w:rsid w:val="06CAC786"/>
    <w:rsid w:val="06CC26F8"/>
    <w:rsid w:val="06CC9336"/>
    <w:rsid w:val="06CFA2C3"/>
    <w:rsid w:val="06D18911"/>
    <w:rsid w:val="06D427D3"/>
    <w:rsid w:val="06D48223"/>
    <w:rsid w:val="06D50FB6"/>
    <w:rsid w:val="06D58DCB"/>
    <w:rsid w:val="06D6452C"/>
    <w:rsid w:val="06D8104D"/>
    <w:rsid w:val="06D9305C"/>
    <w:rsid w:val="06D9F258"/>
    <w:rsid w:val="06DA044D"/>
    <w:rsid w:val="06DB49F6"/>
    <w:rsid w:val="06DB8784"/>
    <w:rsid w:val="06DC9CF6"/>
    <w:rsid w:val="06DEE1D0"/>
    <w:rsid w:val="06DF3564"/>
    <w:rsid w:val="06DF7978"/>
    <w:rsid w:val="06DFB917"/>
    <w:rsid w:val="06E22876"/>
    <w:rsid w:val="06E441AC"/>
    <w:rsid w:val="06E495EA"/>
    <w:rsid w:val="06E53972"/>
    <w:rsid w:val="06E55C98"/>
    <w:rsid w:val="06E8BBD2"/>
    <w:rsid w:val="06EB3018"/>
    <w:rsid w:val="06EBC501"/>
    <w:rsid w:val="06EBF292"/>
    <w:rsid w:val="06EE1260"/>
    <w:rsid w:val="06EFF8D1"/>
    <w:rsid w:val="06F158E1"/>
    <w:rsid w:val="06F330B8"/>
    <w:rsid w:val="06F34AEE"/>
    <w:rsid w:val="06F61C84"/>
    <w:rsid w:val="06F6C6BF"/>
    <w:rsid w:val="06F6E86D"/>
    <w:rsid w:val="06F72FC0"/>
    <w:rsid w:val="06F8D444"/>
    <w:rsid w:val="06F8D674"/>
    <w:rsid w:val="06FB3C78"/>
    <w:rsid w:val="06FB65FF"/>
    <w:rsid w:val="06FC6FBF"/>
    <w:rsid w:val="06FD8D8D"/>
    <w:rsid w:val="06FE6F1D"/>
    <w:rsid w:val="06FEAD03"/>
    <w:rsid w:val="06FF4CA2"/>
    <w:rsid w:val="0702F4DF"/>
    <w:rsid w:val="070310C1"/>
    <w:rsid w:val="07031DC2"/>
    <w:rsid w:val="0703AE73"/>
    <w:rsid w:val="0703BB0D"/>
    <w:rsid w:val="0703C08D"/>
    <w:rsid w:val="07042C84"/>
    <w:rsid w:val="0704BFAE"/>
    <w:rsid w:val="0704D426"/>
    <w:rsid w:val="0705548F"/>
    <w:rsid w:val="07060428"/>
    <w:rsid w:val="07070621"/>
    <w:rsid w:val="0707AC0D"/>
    <w:rsid w:val="0707B800"/>
    <w:rsid w:val="07092671"/>
    <w:rsid w:val="070A0E15"/>
    <w:rsid w:val="070B19B5"/>
    <w:rsid w:val="070B9777"/>
    <w:rsid w:val="070D49ED"/>
    <w:rsid w:val="070E2F96"/>
    <w:rsid w:val="070EC349"/>
    <w:rsid w:val="070F8E98"/>
    <w:rsid w:val="070FF1CF"/>
    <w:rsid w:val="07101313"/>
    <w:rsid w:val="07105F1C"/>
    <w:rsid w:val="07112A43"/>
    <w:rsid w:val="07114AC9"/>
    <w:rsid w:val="07139A6F"/>
    <w:rsid w:val="0714FBC1"/>
    <w:rsid w:val="0715AC19"/>
    <w:rsid w:val="07181705"/>
    <w:rsid w:val="07183086"/>
    <w:rsid w:val="071A0682"/>
    <w:rsid w:val="071BF992"/>
    <w:rsid w:val="071C2290"/>
    <w:rsid w:val="071D10CD"/>
    <w:rsid w:val="071E9169"/>
    <w:rsid w:val="071EBA69"/>
    <w:rsid w:val="072124A5"/>
    <w:rsid w:val="07238B44"/>
    <w:rsid w:val="07252E0A"/>
    <w:rsid w:val="07258F8E"/>
    <w:rsid w:val="0725EE92"/>
    <w:rsid w:val="07286E46"/>
    <w:rsid w:val="0729320E"/>
    <w:rsid w:val="07297163"/>
    <w:rsid w:val="072A3D42"/>
    <w:rsid w:val="072BEB18"/>
    <w:rsid w:val="072BF1F8"/>
    <w:rsid w:val="072EDE2A"/>
    <w:rsid w:val="072F6B6C"/>
    <w:rsid w:val="0733E2B4"/>
    <w:rsid w:val="0739B9D6"/>
    <w:rsid w:val="073CBA0C"/>
    <w:rsid w:val="073D2E3D"/>
    <w:rsid w:val="07400A11"/>
    <w:rsid w:val="0740882D"/>
    <w:rsid w:val="07425084"/>
    <w:rsid w:val="07447F0E"/>
    <w:rsid w:val="07498EF7"/>
    <w:rsid w:val="074BE309"/>
    <w:rsid w:val="074EC69C"/>
    <w:rsid w:val="075044F5"/>
    <w:rsid w:val="0752C3C5"/>
    <w:rsid w:val="075543D8"/>
    <w:rsid w:val="0756AF9D"/>
    <w:rsid w:val="07580761"/>
    <w:rsid w:val="075873C1"/>
    <w:rsid w:val="0759E044"/>
    <w:rsid w:val="075A4B9F"/>
    <w:rsid w:val="075A7A70"/>
    <w:rsid w:val="075CCF94"/>
    <w:rsid w:val="075D41FB"/>
    <w:rsid w:val="075EE41E"/>
    <w:rsid w:val="075FB208"/>
    <w:rsid w:val="07600B47"/>
    <w:rsid w:val="076065A5"/>
    <w:rsid w:val="07617685"/>
    <w:rsid w:val="0762BA1B"/>
    <w:rsid w:val="07638528"/>
    <w:rsid w:val="0764124C"/>
    <w:rsid w:val="0764E396"/>
    <w:rsid w:val="0765F531"/>
    <w:rsid w:val="0766A7AE"/>
    <w:rsid w:val="0769ED9A"/>
    <w:rsid w:val="076ACD2B"/>
    <w:rsid w:val="076AD9BA"/>
    <w:rsid w:val="076B7889"/>
    <w:rsid w:val="076E917D"/>
    <w:rsid w:val="076F8827"/>
    <w:rsid w:val="07735070"/>
    <w:rsid w:val="0774FDE6"/>
    <w:rsid w:val="077664DB"/>
    <w:rsid w:val="0777BC3A"/>
    <w:rsid w:val="0778E362"/>
    <w:rsid w:val="077944B4"/>
    <w:rsid w:val="077A32FC"/>
    <w:rsid w:val="077E5D6F"/>
    <w:rsid w:val="077E7249"/>
    <w:rsid w:val="077FABE5"/>
    <w:rsid w:val="077FAC33"/>
    <w:rsid w:val="07822556"/>
    <w:rsid w:val="0782CD21"/>
    <w:rsid w:val="07836247"/>
    <w:rsid w:val="0783B2BD"/>
    <w:rsid w:val="0784C96A"/>
    <w:rsid w:val="0785AF62"/>
    <w:rsid w:val="0785C275"/>
    <w:rsid w:val="0786A757"/>
    <w:rsid w:val="07876730"/>
    <w:rsid w:val="078788D4"/>
    <w:rsid w:val="078799F6"/>
    <w:rsid w:val="0787A6F5"/>
    <w:rsid w:val="0789D9A0"/>
    <w:rsid w:val="078B25A0"/>
    <w:rsid w:val="078B79B7"/>
    <w:rsid w:val="078CF595"/>
    <w:rsid w:val="078E6AEB"/>
    <w:rsid w:val="078F3A20"/>
    <w:rsid w:val="0790F2F1"/>
    <w:rsid w:val="07916C49"/>
    <w:rsid w:val="079768EF"/>
    <w:rsid w:val="079855B4"/>
    <w:rsid w:val="0798DDF7"/>
    <w:rsid w:val="079A5446"/>
    <w:rsid w:val="079A731A"/>
    <w:rsid w:val="079BC783"/>
    <w:rsid w:val="079E59FE"/>
    <w:rsid w:val="07A16356"/>
    <w:rsid w:val="07A56108"/>
    <w:rsid w:val="07A8234F"/>
    <w:rsid w:val="07AC5F03"/>
    <w:rsid w:val="07AE57D0"/>
    <w:rsid w:val="07B02065"/>
    <w:rsid w:val="07B0C372"/>
    <w:rsid w:val="07B1D2AD"/>
    <w:rsid w:val="07B32F35"/>
    <w:rsid w:val="07B5A757"/>
    <w:rsid w:val="07B686C1"/>
    <w:rsid w:val="07B6DB86"/>
    <w:rsid w:val="07BA2942"/>
    <w:rsid w:val="07BB22B2"/>
    <w:rsid w:val="07BB3D27"/>
    <w:rsid w:val="07BBF77D"/>
    <w:rsid w:val="07BD0917"/>
    <w:rsid w:val="07C02447"/>
    <w:rsid w:val="07C075D3"/>
    <w:rsid w:val="07C35AFA"/>
    <w:rsid w:val="07C522C7"/>
    <w:rsid w:val="07C655B9"/>
    <w:rsid w:val="07C6B4BC"/>
    <w:rsid w:val="07C8CD3E"/>
    <w:rsid w:val="07C9E33F"/>
    <w:rsid w:val="07CA2345"/>
    <w:rsid w:val="07CB5F29"/>
    <w:rsid w:val="07CCA3B9"/>
    <w:rsid w:val="07CE955F"/>
    <w:rsid w:val="07D0017E"/>
    <w:rsid w:val="07D06AB2"/>
    <w:rsid w:val="07D0EA4F"/>
    <w:rsid w:val="07D340D9"/>
    <w:rsid w:val="07D41735"/>
    <w:rsid w:val="07D41E92"/>
    <w:rsid w:val="07D5177E"/>
    <w:rsid w:val="07D68263"/>
    <w:rsid w:val="07D72E02"/>
    <w:rsid w:val="07DF7579"/>
    <w:rsid w:val="07E5C1D4"/>
    <w:rsid w:val="07E77F1D"/>
    <w:rsid w:val="07E7DBEB"/>
    <w:rsid w:val="07E893FF"/>
    <w:rsid w:val="07E97F1F"/>
    <w:rsid w:val="07EA35D9"/>
    <w:rsid w:val="07EAEC09"/>
    <w:rsid w:val="07ED6DF9"/>
    <w:rsid w:val="07EE67A5"/>
    <w:rsid w:val="07F06664"/>
    <w:rsid w:val="07F0E033"/>
    <w:rsid w:val="07F1612B"/>
    <w:rsid w:val="07F3C8F3"/>
    <w:rsid w:val="07F6131D"/>
    <w:rsid w:val="07F9F3C5"/>
    <w:rsid w:val="07FA9A33"/>
    <w:rsid w:val="07FAD361"/>
    <w:rsid w:val="07FBE2FF"/>
    <w:rsid w:val="07FC5CF8"/>
    <w:rsid w:val="07FE81EB"/>
    <w:rsid w:val="07FECF0C"/>
    <w:rsid w:val="0803D1C6"/>
    <w:rsid w:val="080484A3"/>
    <w:rsid w:val="0805B840"/>
    <w:rsid w:val="080697A6"/>
    <w:rsid w:val="0809562B"/>
    <w:rsid w:val="080F0AD4"/>
    <w:rsid w:val="081032F3"/>
    <w:rsid w:val="0810F898"/>
    <w:rsid w:val="0811335F"/>
    <w:rsid w:val="0811C1FC"/>
    <w:rsid w:val="08157645"/>
    <w:rsid w:val="081A60EF"/>
    <w:rsid w:val="081B00E8"/>
    <w:rsid w:val="081B6F81"/>
    <w:rsid w:val="081B8989"/>
    <w:rsid w:val="081FE66E"/>
    <w:rsid w:val="082021A6"/>
    <w:rsid w:val="08209DBE"/>
    <w:rsid w:val="0820BCB3"/>
    <w:rsid w:val="0820C676"/>
    <w:rsid w:val="0821AC98"/>
    <w:rsid w:val="0822E802"/>
    <w:rsid w:val="0824C30B"/>
    <w:rsid w:val="08273556"/>
    <w:rsid w:val="0827DDD9"/>
    <w:rsid w:val="08286449"/>
    <w:rsid w:val="08295779"/>
    <w:rsid w:val="082B98A8"/>
    <w:rsid w:val="082C0C05"/>
    <w:rsid w:val="082D36C0"/>
    <w:rsid w:val="08308768"/>
    <w:rsid w:val="0831DD39"/>
    <w:rsid w:val="083328A2"/>
    <w:rsid w:val="0833F43E"/>
    <w:rsid w:val="08345061"/>
    <w:rsid w:val="08371118"/>
    <w:rsid w:val="08382A40"/>
    <w:rsid w:val="08398B5B"/>
    <w:rsid w:val="0839A9E4"/>
    <w:rsid w:val="0839AD62"/>
    <w:rsid w:val="083E3945"/>
    <w:rsid w:val="083F3099"/>
    <w:rsid w:val="08423C27"/>
    <w:rsid w:val="0843AEFD"/>
    <w:rsid w:val="0844858E"/>
    <w:rsid w:val="0845EFC8"/>
    <w:rsid w:val="08460DA5"/>
    <w:rsid w:val="08461C61"/>
    <w:rsid w:val="08484019"/>
    <w:rsid w:val="08499EAD"/>
    <w:rsid w:val="084B62B8"/>
    <w:rsid w:val="084D51B8"/>
    <w:rsid w:val="08503F9E"/>
    <w:rsid w:val="08532C25"/>
    <w:rsid w:val="0855FB38"/>
    <w:rsid w:val="085706A5"/>
    <w:rsid w:val="08580F38"/>
    <w:rsid w:val="08593D6F"/>
    <w:rsid w:val="085A9D11"/>
    <w:rsid w:val="085B076A"/>
    <w:rsid w:val="085D7D8A"/>
    <w:rsid w:val="085E9E0C"/>
    <w:rsid w:val="085EF700"/>
    <w:rsid w:val="085FD037"/>
    <w:rsid w:val="0861236B"/>
    <w:rsid w:val="0861B5F1"/>
    <w:rsid w:val="0862FD92"/>
    <w:rsid w:val="0863E74C"/>
    <w:rsid w:val="086564BC"/>
    <w:rsid w:val="086667E2"/>
    <w:rsid w:val="08682C9D"/>
    <w:rsid w:val="086858E0"/>
    <w:rsid w:val="086A665E"/>
    <w:rsid w:val="086DCAA3"/>
    <w:rsid w:val="086DE552"/>
    <w:rsid w:val="086E5A2C"/>
    <w:rsid w:val="086E6B27"/>
    <w:rsid w:val="086F21DD"/>
    <w:rsid w:val="0871428C"/>
    <w:rsid w:val="08725ADD"/>
    <w:rsid w:val="08741A0B"/>
    <w:rsid w:val="08755AFC"/>
    <w:rsid w:val="0876F2C6"/>
    <w:rsid w:val="087754D2"/>
    <w:rsid w:val="08790037"/>
    <w:rsid w:val="087A5826"/>
    <w:rsid w:val="087D6D5B"/>
    <w:rsid w:val="087E43A2"/>
    <w:rsid w:val="087E6EAF"/>
    <w:rsid w:val="087E8BB7"/>
    <w:rsid w:val="087EA321"/>
    <w:rsid w:val="087F0C2D"/>
    <w:rsid w:val="0880770A"/>
    <w:rsid w:val="088139FC"/>
    <w:rsid w:val="088214DA"/>
    <w:rsid w:val="0882F2A5"/>
    <w:rsid w:val="0885CFDB"/>
    <w:rsid w:val="088938EC"/>
    <w:rsid w:val="088AC387"/>
    <w:rsid w:val="088BF5D4"/>
    <w:rsid w:val="088C4CDE"/>
    <w:rsid w:val="088E8C71"/>
    <w:rsid w:val="088F5E48"/>
    <w:rsid w:val="08953582"/>
    <w:rsid w:val="08970435"/>
    <w:rsid w:val="089751C9"/>
    <w:rsid w:val="089921DA"/>
    <w:rsid w:val="08998222"/>
    <w:rsid w:val="089A54FF"/>
    <w:rsid w:val="089B48DB"/>
    <w:rsid w:val="089B8DF3"/>
    <w:rsid w:val="089BA0CB"/>
    <w:rsid w:val="089BDBA2"/>
    <w:rsid w:val="089EC73C"/>
    <w:rsid w:val="089EEE52"/>
    <w:rsid w:val="08A1F9BF"/>
    <w:rsid w:val="08A3545A"/>
    <w:rsid w:val="08A3FBB0"/>
    <w:rsid w:val="08A4DB55"/>
    <w:rsid w:val="08A6FCB6"/>
    <w:rsid w:val="08A9A9CD"/>
    <w:rsid w:val="08AC9BE2"/>
    <w:rsid w:val="08B01F01"/>
    <w:rsid w:val="08B1A475"/>
    <w:rsid w:val="08B357A4"/>
    <w:rsid w:val="08B4BA0F"/>
    <w:rsid w:val="08B7EF57"/>
    <w:rsid w:val="08B9F30B"/>
    <w:rsid w:val="08BBF98B"/>
    <w:rsid w:val="08BC1D35"/>
    <w:rsid w:val="08BD1071"/>
    <w:rsid w:val="08BE1D46"/>
    <w:rsid w:val="08C1AB1A"/>
    <w:rsid w:val="08C22444"/>
    <w:rsid w:val="08C254B6"/>
    <w:rsid w:val="08C2A372"/>
    <w:rsid w:val="08C38709"/>
    <w:rsid w:val="08C3E4B2"/>
    <w:rsid w:val="08C41CE5"/>
    <w:rsid w:val="08C49588"/>
    <w:rsid w:val="08C5637E"/>
    <w:rsid w:val="08C59A02"/>
    <w:rsid w:val="08C5C9CF"/>
    <w:rsid w:val="08C9AEC2"/>
    <w:rsid w:val="08CA878A"/>
    <w:rsid w:val="08CAFD1F"/>
    <w:rsid w:val="08CBA1C6"/>
    <w:rsid w:val="08CC3A51"/>
    <w:rsid w:val="08CC7BFA"/>
    <w:rsid w:val="08CFED6A"/>
    <w:rsid w:val="08D0784F"/>
    <w:rsid w:val="08D27C04"/>
    <w:rsid w:val="08D498C8"/>
    <w:rsid w:val="08D55084"/>
    <w:rsid w:val="08D7733C"/>
    <w:rsid w:val="08DCB6E6"/>
    <w:rsid w:val="08DE12DF"/>
    <w:rsid w:val="08DE20E5"/>
    <w:rsid w:val="08DE5FAF"/>
    <w:rsid w:val="08E2E7B5"/>
    <w:rsid w:val="08E4BCB3"/>
    <w:rsid w:val="08E4EB61"/>
    <w:rsid w:val="08E8FA29"/>
    <w:rsid w:val="08EACB04"/>
    <w:rsid w:val="08EE0510"/>
    <w:rsid w:val="08EF3F00"/>
    <w:rsid w:val="08EF4FDE"/>
    <w:rsid w:val="08F0A202"/>
    <w:rsid w:val="08F1E8ED"/>
    <w:rsid w:val="08F216B4"/>
    <w:rsid w:val="08F3C897"/>
    <w:rsid w:val="08F4210E"/>
    <w:rsid w:val="08F7AA84"/>
    <w:rsid w:val="08F8EB3A"/>
    <w:rsid w:val="08FA831F"/>
    <w:rsid w:val="08FB70FE"/>
    <w:rsid w:val="08FE8A1F"/>
    <w:rsid w:val="08FE8CC7"/>
    <w:rsid w:val="0902EC78"/>
    <w:rsid w:val="0903C1AF"/>
    <w:rsid w:val="09040093"/>
    <w:rsid w:val="0904887D"/>
    <w:rsid w:val="0906DFB5"/>
    <w:rsid w:val="0907EF02"/>
    <w:rsid w:val="09087262"/>
    <w:rsid w:val="090A03BB"/>
    <w:rsid w:val="090B397E"/>
    <w:rsid w:val="090B4EA5"/>
    <w:rsid w:val="090B744B"/>
    <w:rsid w:val="090BBF71"/>
    <w:rsid w:val="090E2C99"/>
    <w:rsid w:val="090F6E01"/>
    <w:rsid w:val="091194BF"/>
    <w:rsid w:val="091325F7"/>
    <w:rsid w:val="0915F4CC"/>
    <w:rsid w:val="09166159"/>
    <w:rsid w:val="09177A89"/>
    <w:rsid w:val="091C357B"/>
    <w:rsid w:val="091E1722"/>
    <w:rsid w:val="091E1E9F"/>
    <w:rsid w:val="091FD98B"/>
    <w:rsid w:val="091FE9C3"/>
    <w:rsid w:val="09205890"/>
    <w:rsid w:val="0921B51A"/>
    <w:rsid w:val="0921BDCE"/>
    <w:rsid w:val="0921EDC9"/>
    <w:rsid w:val="0922AD82"/>
    <w:rsid w:val="092616F6"/>
    <w:rsid w:val="0926846F"/>
    <w:rsid w:val="092E5240"/>
    <w:rsid w:val="0930B3C1"/>
    <w:rsid w:val="0930BBC9"/>
    <w:rsid w:val="0930F6FC"/>
    <w:rsid w:val="093191A2"/>
    <w:rsid w:val="0931E391"/>
    <w:rsid w:val="093304DD"/>
    <w:rsid w:val="09333303"/>
    <w:rsid w:val="0934574F"/>
    <w:rsid w:val="0934B1CB"/>
    <w:rsid w:val="09356F02"/>
    <w:rsid w:val="093587A2"/>
    <w:rsid w:val="0939DC51"/>
    <w:rsid w:val="093A7D08"/>
    <w:rsid w:val="0940AEBD"/>
    <w:rsid w:val="094110B2"/>
    <w:rsid w:val="09413213"/>
    <w:rsid w:val="09427CDB"/>
    <w:rsid w:val="0942A84C"/>
    <w:rsid w:val="094310B4"/>
    <w:rsid w:val="094324D5"/>
    <w:rsid w:val="09453791"/>
    <w:rsid w:val="0946ADEE"/>
    <w:rsid w:val="094AF339"/>
    <w:rsid w:val="094E6C77"/>
    <w:rsid w:val="094F969D"/>
    <w:rsid w:val="09508EE9"/>
    <w:rsid w:val="0953DCAE"/>
    <w:rsid w:val="0953EB66"/>
    <w:rsid w:val="095536FC"/>
    <w:rsid w:val="095557DC"/>
    <w:rsid w:val="0955C0E5"/>
    <w:rsid w:val="09563492"/>
    <w:rsid w:val="09575AFA"/>
    <w:rsid w:val="0957A90B"/>
    <w:rsid w:val="095B18BC"/>
    <w:rsid w:val="095C4132"/>
    <w:rsid w:val="095CE717"/>
    <w:rsid w:val="095D36F0"/>
    <w:rsid w:val="096092F0"/>
    <w:rsid w:val="0961DC32"/>
    <w:rsid w:val="09623F70"/>
    <w:rsid w:val="0962F7F2"/>
    <w:rsid w:val="0963B2E1"/>
    <w:rsid w:val="0963C192"/>
    <w:rsid w:val="0964C80B"/>
    <w:rsid w:val="096544A3"/>
    <w:rsid w:val="09663712"/>
    <w:rsid w:val="0967A68B"/>
    <w:rsid w:val="09684A98"/>
    <w:rsid w:val="09734185"/>
    <w:rsid w:val="097564AD"/>
    <w:rsid w:val="097812BD"/>
    <w:rsid w:val="09785F9A"/>
    <w:rsid w:val="09789115"/>
    <w:rsid w:val="09797B2A"/>
    <w:rsid w:val="097AC66E"/>
    <w:rsid w:val="097BA871"/>
    <w:rsid w:val="097C6866"/>
    <w:rsid w:val="097CA0F2"/>
    <w:rsid w:val="097D106D"/>
    <w:rsid w:val="097D295D"/>
    <w:rsid w:val="097DC538"/>
    <w:rsid w:val="097F1707"/>
    <w:rsid w:val="097F7BD7"/>
    <w:rsid w:val="097FFA33"/>
    <w:rsid w:val="0980951E"/>
    <w:rsid w:val="0981D9ED"/>
    <w:rsid w:val="0981E0D8"/>
    <w:rsid w:val="09821A4B"/>
    <w:rsid w:val="0983FFB1"/>
    <w:rsid w:val="098613FF"/>
    <w:rsid w:val="09875C69"/>
    <w:rsid w:val="09878656"/>
    <w:rsid w:val="0988F15D"/>
    <w:rsid w:val="09891B45"/>
    <w:rsid w:val="098994CB"/>
    <w:rsid w:val="0989CD31"/>
    <w:rsid w:val="098ABBC8"/>
    <w:rsid w:val="098C1F7B"/>
    <w:rsid w:val="098C2B50"/>
    <w:rsid w:val="098C9EB8"/>
    <w:rsid w:val="098D6B94"/>
    <w:rsid w:val="098D9950"/>
    <w:rsid w:val="098DFD88"/>
    <w:rsid w:val="098E83A8"/>
    <w:rsid w:val="098EB689"/>
    <w:rsid w:val="098FECFE"/>
    <w:rsid w:val="09926C07"/>
    <w:rsid w:val="0992C958"/>
    <w:rsid w:val="09938735"/>
    <w:rsid w:val="09952DE6"/>
    <w:rsid w:val="09953DE2"/>
    <w:rsid w:val="0997E04A"/>
    <w:rsid w:val="099A7905"/>
    <w:rsid w:val="099AAD04"/>
    <w:rsid w:val="099DF4DA"/>
    <w:rsid w:val="099E3BC9"/>
    <w:rsid w:val="099ED5C6"/>
    <w:rsid w:val="09A07917"/>
    <w:rsid w:val="09A174F0"/>
    <w:rsid w:val="09A1EB35"/>
    <w:rsid w:val="09A30BF5"/>
    <w:rsid w:val="09A3FCC2"/>
    <w:rsid w:val="09A5A2EE"/>
    <w:rsid w:val="09A68C6F"/>
    <w:rsid w:val="09A68E1D"/>
    <w:rsid w:val="09AB46D7"/>
    <w:rsid w:val="09ACE500"/>
    <w:rsid w:val="09ACE7F7"/>
    <w:rsid w:val="09AD1238"/>
    <w:rsid w:val="09AD22C0"/>
    <w:rsid w:val="09ADC68F"/>
    <w:rsid w:val="09ADDFC7"/>
    <w:rsid w:val="09AE64C7"/>
    <w:rsid w:val="09AE883D"/>
    <w:rsid w:val="09AF6FF5"/>
    <w:rsid w:val="09B1A6D3"/>
    <w:rsid w:val="09B26BE3"/>
    <w:rsid w:val="09B3E566"/>
    <w:rsid w:val="09B4161D"/>
    <w:rsid w:val="09B423C6"/>
    <w:rsid w:val="09B47D56"/>
    <w:rsid w:val="09B6205E"/>
    <w:rsid w:val="09B653CD"/>
    <w:rsid w:val="09B677F4"/>
    <w:rsid w:val="09B7EAC1"/>
    <w:rsid w:val="09B823D6"/>
    <w:rsid w:val="09B825F3"/>
    <w:rsid w:val="09B871DA"/>
    <w:rsid w:val="09B8F9F0"/>
    <w:rsid w:val="09BA6A1C"/>
    <w:rsid w:val="09BE0F28"/>
    <w:rsid w:val="09BEAC7A"/>
    <w:rsid w:val="09BEEB2F"/>
    <w:rsid w:val="09BF58FB"/>
    <w:rsid w:val="09C04C98"/>
    <w:rsid w:val="09C11EA3"/>
    <w:rsid w:val="09C1F069"/>
    <w:rsid w:val="09C4F535"/>
    <w:rsid w:val="09C56671"/>
    <w:rsid w:val="09C7CD00"/>
    <w:rsid w:val="09C7EA62"/>
    <w:rsid w:val="09C8AFEE"/>
    <w:rsid w:val="09C963AF"/>
    <w:rsid w:val="09CB2358"/>
    <w:rsid w:val="09CBB639"/>
    <w:rsid w:val="09CDB3AC"/>
    <w:rsid w:val="09CEB0E0"/>
    <w:rsid w:val="09CFC986"/>
    <w:rsid w:val="09D191B5"/>
    <w:rsid w:val="09D2CBEA"/>
    <w:rsid w:val="09D350F2"/>
    <w:rsid w:val="09D65CFD"/>
    <w:rsid w:val="09D74F09"/>
    <w:rsid w:val="09D7603A"/>
    <w:rsid w:val="09D83C38"/>
    <w:rsid w:val="09D8B072"/>
    <w:rsid w:val="09D8FE34"/>
    <w:rsid w:val="09D90244"/>
    <w:rsid w:val="09D9D6E2"/>
    <w:rsid w:val="09DBC0F5"/>
    <w:rsid w:val="09DBEC04"/>
    <w:rsid w:val="09DC7929"/>
    <w:rsid w:val="09E07229"/>
    <w:rsid w:val="09E49D2B"/>
    <w:rsid w:val="09E4F74C"/>
    <w:rsid w:val="09E58026"/>
    <w:rsid w:val="09E6A6AE"/>
    <w:rsid w:val="09EA2FD1"/>
    <w:rsid w:val="09EA395A"/>
    <w:rsid w:val="09EA4BD8"/>
    <w:rsid w:val="09EC6D60"/>
    <w:rsid w:val="09ECC9A1"/>
    <w:rsid w:val="09EDE31F"/>
    <w:rsid w:val="09EE0C0E"/>
    <w:rsid w:val="09F24996"/>
    <w:rsid w:val="09F43628"/>
    <w:rsid w:val="09F4674C"/>
    <w:rsid w:val="09F4C107"/>
    <w:rsid w:val="09F66F7E"/>
    <w:rsid w:val="09F711E5"/>
    <w:rsid w:val="09F8A338"/>
    <w:rsid w:val="09FBA2D9"/>
    <w:rsid w:val="09FBE679"/>
    <w:rsid w:val="09FCF36B"/>
    <w:rsid w:val="09FE42AD"/>
    <w:rsid w:val="09FFD92E"/>
    <w:rsid w:val="0A01218D"/>
    <w:rsid w:val="0A0121AB"/>
    <w:rsid w:val="0A032434"/>
    <w:rsid w:val="0A03D876"/>
    <w:rsid w:val="0A0417D4"/>
    <w:rsid w:val="0A05394E"/>
    <w:rsid w:val="0A07237C"/>
    <w:rsid w:val="0A0845A9"/>
    <w:rsid w:val="0A09298E"/>
    <w:rsid w:val="0A0C48A6"/>
    <w:rsid w:val="0A0D54C9"/>
    <w:rsid w:val="0A0DBE51"/>
    <w:rsid w:val="0A0F65BB"/>
    <w:rsid w:val="0A102036"/>
    <w:rsid w:val="0A1062F2"/>
    <w:rsid w:val="0A12ADEF"/>
    <w:rsid w:val="0A138E5C"/>
    <w:rsid w:val="0A13C146"/>
    <w:rsid w:val="0A13EFDD"/>
    <w:rsid w:val="0A15728A"/>
    <w:rsid w:val="0A1629DC"/>
    <w:rsid w:val="0A1643BC"/>
    <w:rsid w:val="0A16932A"/>
    <w:rsid w:val="0A16D3DC"/>
    <w:rsid w:val="0A18263F"/>
    <w:rsid w:val="0A18A79A"/>
    <w:rsid w:val="0A1CC1A1"/>
    <w:rsid w:val="0A1CD226"/>
    <w:rsid w:val="0A1D9F23"/>
    <w:rsid w:val="0A227FAA"/>
    <w:rsid w:val="0A231DC8"/>
    <w:rsid w:val="0A24DEC2"/>
    <w:rsid w:val="0A25DD3D"/>
    <w:rsid w:val="0A25F896"/>
    <w:rsid w:val="0A2677C8"/>
    <w:rsid w:val="0A267BBC"/>
    <w:rsid w:val="0A278059"/>
    <w:rsid w:val="0A2AEEC1"/>
    <w:rsid w:val="0A2B8814"/>
    <w:rsid w:val="0A2CC678"/>
    <w:rsid w:val="0A2D5997"/>
    <w:rsid w:val="0A2EDBCF"/>
    <w:rsid w:val="0A31EB9F"/>
    <w:rsid w:val="0A34560A"/>
    <w:rsid w:val="0A369AF3"/>
    <w:rsid w:val="0A394FD9"/>
    <w:rsid w:val="0A3A0301"/>
    <w:rsid w:val="0A3B1380"/>
    <w:rsid w:val="0A3BD8B8"/>
    <w:rsid w:val="0A3E801B"/>
    <w:rsid w:val="0A41012F"/>
    <w:rsid w:val="0A41D775"/>
    <w:rsid w:val="0A43D85E"/>
    <w:rsid w:val="0A458866"/>
    <w:rsid w:val="0A466EED"/>
    <w:rsid w:val="0A476ADB"/>
    <w:rsid w:val="0A489112"/>
    <w:rsid w:val="0A493DA2"/>
    <w:rsid w:val="0A499940"/>
    <w:rsid w:val="0A4BABE7"/>
    <w:rsid w:val="0A4CB767"/>
    <w:rsid w:val="0A4D8534"/>
    <w:rsid w:val="0A4EAD45"/>
    <w:rsid w:val="0A50018D"/>
    <w:rsid w:val="0A516992"/>
    <w:rsid w:val="0A51D240"/>
    <w:rsid w:val="0A528303"/>
    <w:rsid w:val="0A52FBC9"/>
    <w:rsid w:val="0A58F793"/>
    <w:rsid w:val="0A590107"/>
    <w:rsid w:val="0A5B6C44"/>
    <w:rsid w:val="0A5C1871"/>
    <w:rsid w:val="0A6022F3"/>
    <w:rsid w:val="0A6032AC"/>
    <w:rsid w:val="0A6084AF"/>
    <w:rsid w:val="0A609952"/>
    <w:rsid w:val="0A6211E1"/>
    <w:rsid w:val="0A629ADD"/>
    <w:rsid w:val="0A6367EB"/>
    <w:rsid w:val="0A656C6F"/>
    <w:rsid w:val="0A66F9E7"/>
    <w:rsid w:val="0A671334"/>
    <w:rsid w:val="0A682E56"/>
    <w:rsid w:val="0A688382"/>
    <w:rsid w:val="0A6B7934"/>
    <w:rsid w:val="0A6C5725"/>
    <w:rsid w:val="0A6DF15A"/>
    <w:rsid w:val="0A6E4B72"/>
    <w:rsid w:val="0A6EFB9B"/>
    <w:rsid w:val="0A70CCDD"/>
    <w:rsid w:val="0A715362"/>
    <w:rsid w:val="0A71DCC5"/>
    <w:rsid w:val="0A725D22"/>
    <w:rsid w:val="0A7512F8"/>
    <w:rsid w:val="0A7545BE"/>
    <w:rsid w:val="0A776B65"/>
    <w:rsid w:val="0A77B3F1"/>
    <w:rsid w:val="0A794641"/>
    <w:rsid w:val="0A79C0F5"/>
    <w:rsid w:val="0A7AE208"/>
    <w:rsid w:val="0A7B1604"/>
    <w:rsid w:val="0A7E2B69"/>
    <w:rsid w:val="0A806FF1"/>
    <w:rsid w:val="0A821F98"/>
    <w:rsid w:val="0A82D118"/>
    <w:rsid w:val="0A82E362"/>
    <w:rsid w:val="0A82FCBA"/>
    <w:rsid w:val="0A848A63"/>
    <w:rsid w:val="0A870D63"/>
    <w:rsid w:val="0A88498A"/>
    <w:rsid w:val="0A889941"/>
    <w:rsid w:val="0A89F231"/>
    <w:rsid w:val="0A8B1ED9"/>
    <w:rsid w:val="0A8D8D94"/>
    <w:rsid w:val="0A8E59CA"/>
    <w:rsid w:val="0A8EF965"/>
    <w:rsid w:val="0A8F09FC"/>
    <w:rsid w:val="0A8FFE93"/>
    <w:rsid w:val="0A91CEB2"/>
    <w:rsid w:val="0A91D833"/>
    <w:rsid w:val="0A921F4B"/>
    <w:rsid w:val="0A941C05"/>
    <w:rsid w:val="0A9677C5"/>
    <w:rsid w:val="0A9B609F"/>
    <w:rsid w:val="0A9C0C26"/>
    <w:rsid w:val="0A9E9EB9"/>
    <w:rsid w:val="0A9F3389"/>
    <w:rsid w:val="0AA00381"/>
    <w:rsid w:val="0AA1B59F"/>
    <w:rsid w:val="0AA1E3E1"/>
    <w:rsid w:val="0AA47E00"/>
    <w:rsid w:val="0AA7BBD3"/>
    <w:rsid w:val="0AA7DCEA"/>
    <w:rsid w:val="0AA817BA"/>
    <w:rsid w:val="0AA8C38E"/>
    <w:rsid w:val="0AA8D749"/>
    <w:rsid w:val="0AAB9969"/>
    <w:rsid w:val="0AAD36A3"/>
    <w:rsid w:val="0AAD4403"/>
    <w:rsid w:val="0AAFED50"/>
    <w:rsid w:val="0AB0982F"/>
    <w:rsid w:val="0AB37540"/>
    <w:rsid w:val="0AB3C4FD"/>
    <w:rsid w:val="0AB55C99"/>
    <w:rsid w:val="0AB79DFA"/>
    <w:rsid w:val="0AB858F3"/>
    <w:rsid w:val="0AB962C2"/>
    <w:rsid w:val="0ABB9DA3"/>
    <w:rsid w:val="0ABCE3DB"/>
    <w:rsid w:val="0ABD31A9"/>
    <w:rsid w:val="0ABD4FDB"/>
    <w:rsid w:val="0ABF0F83"/>
    <w:rsid w:val="0AC2B052"/>
    <w:rsid w:val="0AC77D8B"/>
    <w:rsid w:val="0AC7D945"/>
    <w:rsid w:val="0AC8AB50"/>
    <w:rsid w:val="0AC9E116"/>
    <w:rsid w:val="0ACA147C"/>
    <w:rsid w:val="0ACB4B16"/>
    <w:rsid w:val="0ACC9B92"/>
    <w:rsid w:val="0ACD0400"/>
    <w:rsid w:val="0ACF489B"/>
    <w:rsid w:val="0ACFF0D0"/>
    <w:rsid w:val="0AD26FC8"/>
    <w:rsid w:val="0AD4DB50"/>
    <w:rsid w:val="0AD4E728"/>
    <w:rsid w:val="0AD4ECB7"/>
    <w:rsid w:val="0AD78F56"/>
    <w:rsid w:val="0AD81DDC"/>
    <w:rsid w:val="0AD88EE2"/>
    <w:rsid w:val="0AD8DA4A"/>
    <w:rsid w:val="0AD96CCD"/>
    <w:rsid w:val="0AD97EF2"/>
    <w:rsid w:val="0AD9E110"/>
    <w:rsid w:val="0ADA5717"/>
    <w:rsid w:val="0ADA9CA2"/>
    <w:rsid w:val="0ADB87E8"/>
    <w:rsid w:val="0ADD270C"/>
    <w:rsid w:val="0ADD3F85"/>
    <w:rsid w:val="0ADF31D0"/>
    <w:rsid w:val="0ADF9AC5"/>
    <w:rsid w:val="0AE07378"/>
    <w:rsid w:val="0AE229E8"/>
    <w:rsid w:val="0AE3454E"/>
    <w:rsid w:val="0AE57501"/>
    <w:rsid w:val="0AE783AF"/>
    <w:rsid w:val="0AE7B708"/>
    <w:rsid w:val="0AE7DD67"/>
    <w:rsid w:val="0AEAC9C5"/>
    <w:rsid w:val="0AEEBA87"/>
    <w:rsid w:val="0AEFB4E8"/>
    <w:rsid w:val="0AF00882"/>
    <w:rsid w:val="0AF0E3FE"/>
    <w:rsid w:val="0AF23CBF"/>
    <w:rsid w:val="0AF3F133"/>
    <w:rsid w:val="0AF41B43"/>
    <w:rsid w:val="0AF487D0"/>
    <w:rsid w:val="0AF4CB01"/>
    <w:rsid w:val="0AF64A95"/>
    <w:rsid w:val="0AF64C31"/>
    <w:rsid w:val="0AF8ED22"/>
    <w:rsid w:val="0AFD05DF"/>
    <w:rsid w:val="0AFD339E"/>
    <w:rsid w:val="0AFF0550"/>
    <w:rsid w:val="0B008631"/>
    <w:rsid w:val="0B02E7B5"/>
    <w:rsid w:val="0B06FCBD"/>
    <w:rsid w:val="0B06FECC"/>
    <w:rsid w:val="0B073D64"/>
    <w:rsid w:val="0B0A2A6D"/>
    <w:rsid w:val="0B0BA6CF"/>
    <w:rsid w:val="0B0F2A94"/>
    <w:rsid w:val="0B0FB2B1"/>
    <w:rsid w:val="0B1063B3"/>
    <w:rsid w:val="0B108E0A"/>
    <w:rsid w:val="0B11ACCA"/>
    <w:rsid w:val="0B121725"/>
    <w:rsid w:val="0B132547"/>
    <w:rsid w:val="0B13D4AC"/>
    <w:rsid w:val="0B160ABF"/>
    <w:rsid w:val="0B177A8B"/>
    <w:rsid w:val="0B17B37A"/>
    <w:rsid w:val="0B18E7F8"/>
    <w:rsid w:val="0B1D7A67"/>
    <w:rsid w:val="0B1EF89D"/>
    <w:rsid w:val="0B1FDB22"/>
    <w:rsid w:val="0B1FEF58"/>
    <w:rsid w:val="0B23A8B2"/>
    <w:rsid w:val="0B24C4A9"/>
    <w:rsid w:val="0B2727D7"/>
    <w:rsid w:val="0B27C468"/>
    <w:rsid w:val="0B2DB377"/>
    <w:rsid w:val="0B2E027B"/>
    <w:rsid w:val="0B2EE813"/>
    <w:rsid w:val="0B3070D5"/>
    <w:rsid w:val="0B34990A"/>
    <w:rsid w:val="0B371D02"/>
    <w:rsid w:val="0B3C109A"/>
    <w:rsid w:val="0B3C6E12"/>
    <w:rsid w:val="0B3C96E6"/>
    <w:rsid w:val="0B3D8B5D"/>
    <w:rsid w:val="0B3DB88E"/>
    <w:rsid w:val="0B3F5AB4"/>
    <w:rsid w:val="0B3FD298"/>
    <w:rsid w:val="0B409755"/>
    <w:rsid w:val="0B43BB1C"/>
    <w:rsid w:val="0B43CB8C"/>
    <w:rsid w:val="0B44A328"/>
    <w:rsid w:val="0B47AA6D"/>
    <w:rsid w:val="0B4B48BA"/>
    <w:rsid w:val="0B4C84B0"/>
    <w:rsid w:val="0B4CD298"/>
    <w:rsid w:val="0B4D1998"/>
    <w:rsid w:val="0B4DB89B"/>
    <w:rsid w:val="0B4E5A64"/>
    <w:rsid w:val="0B4EA6EB"/>
    <w:rsid w:val="0B5055AF"/>
    <w:rsid w:val="0B505CC6"/>
    <w:rsid w:val="0B50DC99"/>
    <w:rsid w:val="0B50F14A"/>
    <w:rsid w:val="0B51B3DE"/>
    <w:rsid w:val="0B51BA8A"/>
    <w:rsid w:val="0B51C182"/>
    <w:rsid w:val="0B52F170"/>
    <w:rsid w:val="0B562810"/>
    <w:rsid w:val="0B56D1CC"/>
    <w:rsid w:val="0B59132C"/>
    <w:rsid w:val="0B592605"/>
    <w:rsid w:val="0B599658"/>
    <w:rsid w:val="0B5D5715"/>
    <w:rsid w:val="0B5EF4F7"/>
    <w:rsid w:val="0B5FC151"/>
    <w:rsid w:val="0B5FE3B9"/>
    <w:rsid w:val="0B614F7B"/>
    <w:rsid w:val="0B6150AC"/>
    <w:rsid w:val="0B630366"/>
    <w:rsid w:val="0B63C919"/>
    <w:rsid w:val="0B650F03"/>
    <w:rsid w:val="0B69449F"/>
    <w:rsid w:val="0B6AC6A7"/>
    <w:rsid w:val="0B6AD6E1"/>
    <w:rsid w:val="0B6C0EC7"/>
    <w:rsid w:val="0B6C5CF6"/>
    <w:rsid w:val="0B6CDAF2"/>
    <w:rsid w:val="0B6DD975"/>
    <w:rsid w:val="0B6E9C29"/>
    <w:rsid w:val="0B6FDAF0"/>
    <w:rsid w:val="0B700249"/>
    <w:rsid w:val="0B7003D6"/>
    <w:rsid w:val="0B70590F"/>
    <w:rsid w:val="0B70B0C4"/>
    <w:rsid w:val="0B754D72"/>
    <w:rsid w:val="0B7659FA"/>
    <w:rsid w:val="0B774908"/>
    <w:rsid w:val="0B77F6D9"/>
    <w:rsid w:val="0B79F8D0"/>
    <w:rsid w:val="0B7A71E8"/>
    <w:rsid w:val="0B7AA892"/>
    <w:rsid w:val="0B7ACCD4"/>
    <w:rsid w:val="0B7B0E78"/>
    <w:rsid w:val="0B7B4318"/>
    <w:rsid w:val="0B7B7408"/>
    <w:rsid w:val="0B7DCCC0"/>
    <w:rsid w:val="0B831518"/>
    <w:rsid w:val="0B848AC3"/>
    <w:rsid w:val="0B8579A5"/>
    <w:rsid w:val="0B86A19C"/>
    <w:rsid w:val="0B86D3B0"/>
    <w:rsid w:val="0B8764C3"/>
    <w:rsid w:val="0B89CCDD"/>
    <w:rsid w:val="0B8C4D7D"/>
    <w:rsid w:val="0B8D95B5"/>
    <w:rsid w:val="0B8E9B29"/>
    <w:rsid w:val="0B90A964"/>
    <w:rsid w:val="0B925FAC"/>
    <w:rsid w:val="0B92DC2F"/>
    <w:rsid w:val="0B93437D"/>
    <w:rsid w:val="0B94D098"/>
    <w:rsid w:val="0B95DF34"/>
    <w:rsid w:val="0B9778B7"/>
    <w:rsid w:val="0B979BAB"/>
    <w:rsid w:val="0B9B01B3"/>
    <w:rsid w:val="0B9B932A"/>
    <w:rsid w:val="0B9D9FFB"/>
    <w:rsid w:val="0B9DB817"/>
    <w:rsid w:val="0B9DDAFE"/>
    <w:rsid w:val="0B9F9CE5"/>
    <w:rsid w:val="0BA08FA1"/>
    <w:rsid w:val="0BA1E66D"/>
    <w:rsid w:val="0BA1EBBD"/>
    <w:rsid w:val="0BA27EBF"/>
    <w:rsid w:val="0BA5A37E"/>
    <w:rsid w:val="0BA8186E"/>
    <w:rsid w:val="0BA8C63C"/>
    <w:rsid w:val="0BA8D7DB"/>
    <w:rsid w:val="0BA92340"/>
    <w:rsid w:val="0BAEA4E8"/>
    <w:rsid w:val="0BB0F064"/>
    <w:rsid w:val="0BB0F330"/>
    <w:rsid w:val="0BB15842"/>
    <w:rsid w:val="0BB1849F"/>
    <w:rsid w:val="0BB1A765"/>
    <w:rsid w:val="0BB25BBB"/>
    <w:rsid w:val="0BB28061"/>
    <w:rsid w:val="0BB9568C"/>
    <w:rsid w:val="0BBAD8F0"/>
    <w:rsid w:val="0BBB2BAD"/>
    <w:rsid w:val="0BBB54F2"/>
    <w:rsid w:val="0BBBE535"/>
    <w:rsid w:val="0BBE6060"/>
    <w:rsid w:val="0BBE6F5C"/>
    <w:rsid w:val="0BBF540D"/>
    <w:rsid w:val="0BC11894"/>
    <w:rsid w:val="0BC17268"/>
    <w:rsid w:val="0BC34F82"/>
    <w:rsid w:val="0BC72248"/>
    <w:rsid w:val="0BC7D392"/>
    <w:rsid w:val="0BC97C87"/>
    <w:rsid w:val="0BC9AF64"/>
    <w:rsid w:val="0BC9CA56"/>
    <w:rsid w:val="0BCF0FCD"/>
    <w:rsid w:val="0BCF6D92"/>
    <w:rsid w:val="0BCFA1D3"/>
    <w:rsid w:val="0BCFD198"/>
    <w:rsid w:val="0BD0F616"/>
    <w:rsid w:val="0BD1E03C"/>
    <w:rsid w:val="0BD23FBF"/>
    <w:rsid w:val="0BD2542E"/>
    <w:rsid w:val="0BD2AAE8"/>
    <w:rsid w:val="0BD420A3"/>
    <w:rsid w:val="0BD62B45"/>
    <w:rsid w:val="0BD6647D"/>
    <w:rsid w:val="0BD76E86"/>
    <w:rsid w:val="0BD8F03A"/>
    <w:rsid w:val="0BD9D5BA"/>
    <w:rsid w:val="0BDA413A"/>
    <w:rsid w:val="0BDA60BF"/>
    <w:rsid w:val="0BDABE4A"/>
    <w:rsid w:val="0BDB116C"/>
    <w:rsid w:val="0BDC95DE"/>
    <w:rsid w:val="0BE2BE05"/>
    <w:rsid w:val="0BE49D70"/>
    <w:rsid w:val="0BE4B743"/>
    <w:rsid w:val="0BE5FE47"/>
    <w:rsid w:val="0BE7809B"/>
    <w:rsid w:val="0BE7FF32"/>
    <w:rsid w:val="0BEFA2E0"/>
    <w:rsid w:val="0BF093A4"/>
    <w:rsid w:val="0BF2E238"/>
    <w:rsid w:val="0BF2FADC"/>
    <w:rsid w:val="0BF635F2"/>
    <w:rsid w:val="0BF65988"/>
    <w:rsid w:val="0BF65D3C"/>
    <w:rsid w:val="0BF80401"/>
    <w:rsid w:val="0BF8972D"/>
    <w:rsid w:val="0BFA5929"/>
    <w:rsid w:val="0BFAEDD1"/>
    <w:rsid w:val="0BFAFA83"/>
    <w:rsid w:val="0BFB3D5F"/>
    <w:rsid w:val="0BFB91B8"/>
    <w:rsid w:val="0BFD45EA"/>
    <w:rsid w:val="0C0003A6"/>
    <w:rsid w:val="0C002E10"/>
    <w:rsid w:val="0C02054A"/>
    <w:rsid w:val="0C0213D8"/>
    <w:rsid w:val="0C0285A0"/>
    <w:rsid w:val="0C07B25B"/>
    <w:rsid w:val="0C07E7C0"/>
    <w:rsid w:val="0C0ABC12"/>
    <w:rsid w:val="0C0B13D8"/>
    <w:rsid w:val="0C0B6499"/>
    <w:rsid w:val="0C0FB119"/>
    <w:rsid w:val="0C1040E2"/>
    <w:rsid w:val="0C104FCE"/>
    <w:rsid w:val="0C109B22"/>
    <w:rsid w:val="0C10D39D"/>
    <w:rsid w:val="0C11467E"/>
    <w:rsid w:val="0C147F73"/>
    <w:rsid w:val="0C14EE0B"/>
    <w:rsid w:val="0C176DBB"/>
    <w:rsid w:val="0C187170"/>
    <w:rsid w:val="0C18BA93"/>
    <w:rsid w:val="0C19F35D"/>
    <w:rsid w:val="0C1B3B21"/>
    <w:rsid w:val="0C1B596E"/>
    <w:rsid w:val="0C1BC972"/>
    <w:rsid w:val="0C1D24F8"/>
    <w:rsid w:val="0C1D7E8F"/>
    <w:rsid w:val="0C1E46DE"/>
    <w:rsid w:val="0C1E78B2"/>
    <w:rsid w:val="0C1EC9D8"/>
    <w:rsid w:val="0C1F47B6"/>
    <w:rsid w:val="0C208472"/>
    <w:rsid w:val="0C2251B0"/>
    <w:rsid w:val="0C22FDFB"/>
    <w:rsid w:val="0C23C852"/>
    <w:rsid w:val="0C2824EE"/>
    <w:rsid w:val="0C284C77"/>
    <w:rsid w:val="0C28A614"/>
    <w:rsid w:val="0C28AB29"/>
    <w:rsid w:val="0C2B4254"/>
    <w:rsid w:val="0C2BA0C1"/>
    <w:rsid w:val="0C2BE855"/>
    <w:rsid w:val="0C2BF2C4"/>
    <w:rsid w:val="0C2C6660"/>
    <w:rsid w:val="0C2DEBCB"/>
    <w:rsid w:val="0C2F1089"/>
    <w:rsid w:val="0C302DC6"/>
    <w:rsid w:val="0C30EC20"/>
    <w:rsid w:val="0C310D8B"/>
    <w:rsid w:val="0C330330"/>
    <w:rsid w:val="0C36B443"/>
    <w:rsid w:val="0C396693"/>
    <w:rsid w:val="0C3AD082"/>
    <w:rsid w:val="0C3AFAE2"/>
    <w:rsid w:val="0C3B0CAD"/>
    <w:rsid w:val="0C3B66B0"/>
    <w:rsid w:val="0C3BE5A2"/>
    <w:rsid w:val="0C3CCEC4"/>
    <w:rsid w:val="0C3CE1E8"/>
    <w:rsid w:val="0C3E3A6A"/>
    <w:rsid w:val="0C3E46E6"/>
    <w:rsid w:val="0C3E8898"/>
    <w:rsid w:val="0C40913D"/>
    <w:rsid w:val="0C42C85B"/>
    <w:rsid w:val="0C43435D"/>
    <w:rsid w:val="0C46D528"/>
    <w:rsid w:val="0C47D854"/>
    <w:rsid w:val="0C47E4A7"/>
    <w:rsid w:val="0C4A5401"/>
    <w:rsid w:val="0C4D9FF5"/>
    <w:rsid w:val="0C505FA4"/>
    <w:rsid w:val="0C50B963"/>
    <w:rsid w:val="0C517AF3"/>
    <w:rsid w:val="0C521DDF"/>
    <w:rsid w:val="0C5306A6"/>
    <w:rsid w:val="0C567024"/>
    <w:rsid w:val="0C57678B"/>
    <w:rsid w:val="0C57F969"/>
    <w:rsid w:val="0C5D205B"/>
    <w:rsid w:val="0C5D5717"/>
    <w:rsid w:val="0C5F80B9"/>
    <w:rsid w:val="0C62ACFC"/>
    <w:rsid w:val="0C63869C"/>
    <w:rsid w:val="0C63FFCA"/>
    <w:rsid w:val="0C640E6A"/>
    <w:rsid w:val="0C640F56"/>
    <w:rsid w:val="0C65B567"/>
    <w:rsid w:val="0C65E890"/>
    <w:rsid w:val="0C674599"/>
    <w:rsid w:val="0C68464C"/>
    <w:rsid w:val="0C688F8F"/>
    <w:rsid w:val="0C6A58A1"/>
    <w:rsid w:val="0C6A987E"/>
    <w:rsid w:val="0C6AD47C"/>
    <w:rsid w:val="0C6BD518"/>
    <w:rsid w:val="0C6BF336"/>
    <w:rsid w:val="0C6CC95A"/>
    <w:rsid w:val="0C6E0E83"/>
    <w:rsid w:val="0C704E09"/>
    <w:rsid w:val="0C71529F"/>
    <w:rsid w:val="0C724244"/>
    <w:rsid w:val="0C733A66"/>
    <w:rsid w:val="0C74CE39"/>
    <w:rsid w:val="0C76766F"/>
    <w:rsid w:val="0C777EBF"/>
    <w:rsid w:val="0C7A0FB3"/>
    <w:rsid w:val="0C7A57A4"/>
    <w:rsid w:val="0C7BAC77"/>
    <w:rsid w:val="0C7D631B"/>
    <w:rsid w:val="0C7E99E9"/>
    <w:rsid w:val="0C80ECFB"/>
    <w:rsid w:val="0C813F54"/>
    <w:rsid w:val="0C81A5CD"/>
    <w:rsid w:val="0C83F927"/>
    <w:rsid w:val="0C856E1F"/>
    <w:rsid w:val="0C8AED27"/>
    <w:rsid w:val="0C8D06B6"/>
    <w:rsid w:val="0C8DB537"/>
    <w:rsid w:val="0C91ABD5"/>
    <w:rsid w:val="0C920221"/>
    <w:rsid w:val="0C934A41"/>
    <w:rsid w:val="0C949D00"/>
    <w:rsid w:val="0C95A6A6"/>
    <w:rsid w:val="0C97AE7B"/>
    <w:rsid w:val="0C994429"/>
    <w:rsid w:val="0C9A0D63"/>
    <w:rsid w:val="0C9FA707"/>
    <w:rsid w:val="0CA2A6C9"/>
    <w:rsid w:val="0CA2ED5C"/>
    <w:rsid w:val="0CA4A048"/>
    <w:rsid w:val="0CA65297"/>
    <w:rsid w:val="0CA6AF2C"/>
    <w:rsid w:val="0CA79FA4"/>
    <w:rsid w:val="0CA909C7"/>
    <w:rsid w:val="0CA99C97"/>
    <w:rsid w:val="0CAB8E43"/>
    <w:rsid w:val="0CAD86B7"/>
    <w:rsid w:val="0CAD9A5D"/>
    <w:rsid w:val="0CAFDA7D"/>
    <w:rsid w:val="0CB08836"/>
    <w:rsid w:val="0CB291C4"/>
    <w:rsid w:val="0CB51CFA"/>
    <w:rsid w:val="0CB53544"/>
    <w:rsid w:val="0CB58FB1"/>
    <w:rsid w:val="0CB61EFC"/>
    <w:rsid w:val="0CB7110D"/>
    <w:rsid w:val="0CB7F891"/>
    <w:rsid w:val="0CB9011E"/>
    <w:rsid w:val="0CB96B39"/>
    <w:rsid w:val="0CB972C8"/>
    <w:rsid w:val="0CBD6EEC"/>
    <w:rsid w:val="0CC1ADB8"/>
    <w:rsid w:val="0CC2E3C4"/>
    <w:rsid w:val="0CC5F4C2"/>
    <w:rsid w:val="0CC61190"/>
    <w:rsid w:val="0CC69408"/>
    <w:rsid w:val="0CC824B0"/>
    <w:rsid w:val="0CC944AB"/>
    <w:rsid w:val="0CCB4BBB"/>
    <w:rsid w:val="0CCB8518"/>
    <w:rsid w:val="0CCD2C66"/>
    <w:rsid w:val="0CCD4AB5"/>
    <w:rsid w:val="0CD08CB1"/>
    <w:rsid w:val="0CD1B060"/>
    <w:rsid w:val="0CD2DCFE"/>
    <w:rsid w:val="0CD48624"/>
    <w:rsid w:val="0CD5F332"/>
    <w:rsid w:val="0CD7C63D"/>
    <w:rsid w:val="0CD8C8AE"/>
    <w:rsid w:val="0CD9F3DF"/>
    <w:rsid w:val="0CDA9B42"/>
    <w:rsid w:val="0CDC5561"/>
    <w:rsid w:val="0CDD1F89"/>
    <w:rsid w:val="0CDDD3B9"/>
    <w:rsid w:val="0CDE1E43"/>
    <w:rsid w:val="0CDE849A"/>
    <w:rsid w:val="0CDE9A64"/>
    <w:rsid w:val="0CDEFEEF"/>
    <w:rsid w:val="0CDF3537"/>
    <w:rsid w:val="0CE02A94"/>
    <w:rsid w:val="0CE11971"/>
    <w:rsid w:val="0CE1BF70"/>
    <w:rsid w:val="0CE23849"/>
    <w:rsid w:val="0CE2AF05"/>
    <w:rsid w:val="0CE3199D"/>
    <w:rsid w:val="0CE49EB6"/>
    <w:rsid w:val="0CE4AA50"/>
    <w:rsid w:val="0CE5FBAB"/>
    <w:rsid w:val="0CE6A031"/>
    <w:rsid w:val="0CEA796C"/>
    <w:rsid w:val="0CEA8880"/>
    <w:rsid w:val="0CEB8EAE"/>
    <w:rsid w:val="0CED06D5"/>
    <w:rsid w:val="0CEE33AA"/>
    <w:rsid w:val="0CEEEB6D"/>
    <w:rsid w:val="0CF3E1C2"/>
    <w:rsid w:val="0CF51BB4"/>
    <w:rsid w:val="0CF70EC8"/>
    <w:rsid w:val="0CF86796"/>
    <w:rsid w:val="0CFB16AF"/>
    <w:rsid w:val="0CFB1F89"/>
    <w:rsid w:val="0CFB9551"/>
    <w:rsid w:val="0CFCC834"/>
    <w:rsid w:val="0CFD0320"/>
    <w:rsid w:val="0CFD6D52"/>
    <w:rsid w:val="0CFE96E0"/>
    <w:rsid w:val="0CFF6C6B"/>
    <w:rsid w:val="0CFF7ABC"/>
    <w:rsid w:val="0CFF959A"/>
    <w:rsid w:val="0CFFB266"/>
    <w:rsid w:val="0D043288"/>
    <w:rsid w:val="0D043B5A"/>
    <w:rsid w:val="0D04C2DC"/>
    <w:rsid w:val="0D085ABC"/>
    <w:rsid w:val="0D08EB37"/>
    <w:rsid w:val="0D0988F5"/>
    <w:rsid w:val="0D099A42"/>
    <w:rsid w:val="0D0A3AE0"/>
    <w:rsid w:val="0D0C1DBA"/>
    <w:rsid w:val="0D1040E4"/>
    <w:rsid w:val="0D10D377"/>
    <w:rsid w:val="0D12691F"/>
    <w:rsid w:val="0D134F87"/>
    <w:rsid w:val="0D152B6E"/>
    <w:rsid w:val="0D16B90A"/>
    <w:rsid w:val="0D17A9B6"/>
    <w:rsid w:val="0D17CFB4"/>
    <w:rsid w:val="0D188164"/>
    <w:rsid w:val="0D196323"/>
    <w:rsid w:val="0D1A5444"/>
    <w:rsid w:val="0D1ABB2D"/>
    <w:rsid w:val="0D1B4A2A"/>
    <w:rsid w:val="0D1C9CA7"/>
    <w:rsid w:val="0D1DE9C5"/>
    <w:rsid w:val="0D1FF434"/>
    <w:rsid w:val="0D202E3E"/>
    <w:rsid w:val="0D223D96"/>
    <w:rsid w:val="0D22B741"/>
    <w:rsid w:val="0D22E963"/>
    <w:rsid w:val="0D246C38"/>
    <w:rsid w:val="0D279A9E"/>
    <w:rsid w:val="0D27B0F6"/>
    <w:rsid w:val="0D29A1ED"/>
    <w:rsid w:val="0D2C63CF"/>
    <w:rsid w:val="0D2E1321"/>
    <w:rsid w:val="0D2EA71E"/>
    <w:rsid w:val="0D2EEC28"/>
    <w:rsid w:val="0D302915"/>
    <w:rsid w:val="0D306A78"/>
    <w:rsid w:val="0D31C60B"/>
    <w:rsid w:val="0D362F0B"/>
    <w:rsid w:val="0D37A09E"/>
    <w:rsid w:val="0D37DF05"/>
    <w:rsid w:val="0D386B2F"/>
    <w:rsid w:val="0D396055"/>
    <w:rsid w:val="0D39623F"/>
    <w:rsid w:val="0D3A82C9"/>
    <w:rsid w:val="0D3BFD4B"/>
    <w:rsid w:val="0D3CD978"/>
    <w:rsid w:val="0D3DE4F9"/>
    <w:rsid w:val="0D3F8739"/>
    <w:rsid w:val="0D416C0B"/>
    <w:rsid w:val="0D42F8FC"/>
    <w:rsid w:val="0D46F2C7"/>
    <w:rsid w:val="0D47E0F4"/>
    <w:rsid w:val="0D4823EC"/>
    <w:rsid w:val="0D48C61E"/>
    <w:rsid w:val="0D4A4063"/>
    <w:rsid w:val="0D4AFF35"/>
    <w:rsid w:val="0D4B819F"/>
    <w:rsid w:val="0D4F360A"/>
    <w:rsid w:val="0D504D77"/>
    <w:rsid w:val="0D53C68D"/>
    <w:rsid w:val="0D55D06F"/>
    <w:rsid w:val="0D57479D"/>
    <w:rsid w:val="0D5790EE"/>
    <w:rsid w:val="0D582BC3"/>
    <w:rsid w:val="0D598562"/>
    <w:rsid w:val="0D5B7E8F"/>
    <w:rsid w:val="0D5F253A"/>
    <w:rsid w:val="0D6232D2"/>
    <w:rsid w:val="0D635867"/>
    <w:rsid w:val="0D63939A"/>
    <w:rsid w:val="0D6486F4"/>
    <w:rsid w:val="0D64B8E0"/>
    <w:rsid w:val="0D657D45"/>
    <w:rsid w:val="0D6B579C"/>
    <w:rsid w:val="0D6B84BA"/>
    <w:rsid w:val="0D6C745B"/>
    <w:rsid w:val="0D701D31"/>
    <w:rsid w:val="0D72326A"/>
    <w:rsid w:val="0D723DAB"/>
    <w:rsid w:val="0D727A2E"/>
    <w:rsid w:val="0D7857D2"/>
    <w:rsid w:val="0D797C2D"/>
    <w:rsid w:val="0D79964F"/>
    <w:rsid w:val="0D7CCF78"/>
    <w:rsid w:val="0D7DD8D6"/>
    <w:rsid w:val="0D7F68EA"/>
    <w:rsid w:val="0D823F68"/>
    <w:rsid w:val="0D82CF4A"/>
    <w:rsid w:val="0D837319"/>
    <w:rsid w:val="0D85A208"/>
    <w:rsid w:val="0D85B698"/>
    <w:rsid w:val="0D85C275"/>
    <w:rsid w:val="0D864E1B"/>
    <w:rsid w:val="0D874D56"/>
    <w:rsid w:val="0D88A4DA"/>
    <w:rsid w:val="0D8CA4C5"/>
    <w:rsid w:val="0D8EB81B"/>
    <w:rsid w:val="0D924278"/>
    <w:rsid w:val="0D92E32C"/>
    <w:rsid w:val="0D93A0ED"/>
    <w:rsid w:val="0D9492F4"/>
    <w:rsid w:val="0D94ACBC"/>
    <w:rsid w:val="0D954752"/>
    <w:rsid w:val="0D958521"/>
    <w:rsid w:val="0D975C38"/>
    <w:rsid w:val="0D993DEF"/>
    <w:rsid w:val="0D999FA7"/>
    <w:rsid w:val="0D99D670"/>
    <w:rsid w:val="0D9AA125"/>
    <w:rsid w:val="0D9AF18F"/>
    <w:rsid w:val="0D9BDA03"/>
    <w:rsid w:val="0D9C3A6F"/>
    <w:rsid w:val="0D9F4C41"/>
    <w:rsid w:val="0DA0799B"/>
    <w:rsid w:val="0DA18624"/>
    <w:rsid w:val="0DA187D0"/>
    <w:rsid w:val="0DA26359"/>
    <w:rsid w:val="0DA2EB73"/>
    <w:rsid w:val="0DA3162F"/>
    <w:rsid w:val="0DA329E0"/>
    <w:rsid w:val="0DA465CB"/>
    <w:rsid w:val="0DA47574"/>
    <w:rsid w:val="0DA52982"/>
    <w:rsid w:val="0DA637D0"/>
    <w:rsid w:val="0DA710B4"/>
    <w:rsid w:val="0DA95510"/>
    <w:rsid w:val="0DAC2913"/>
    <w:rsid w:val="0DAC5FC7"/>
    <w:rsid w:val="0DACBE7F"/>
    <w:rsid w:val="0DAD7243"/>
    <w:rsid w:val="0DAFAABF"/>
    <w:rsid w:val="0DB054C2"/>
    <w:rsid w:val="0DB0A1A3"/>
    <w:rsid w:val="0DB18F10"/>
    <w:rsid w:val="0DB1B435"/>
    <w:rsid w:val="0DB33097"/>
    <w:rsid w:val="0DB69A99"/>
    <w:rsid w:val="0DB7A939"/>
    <w:rsid w:val="0DB8277B"/>
    <w:rsid w:val="0DB8CB47"/>
    <w:rsid w:val="0DBBAD3A"/>
    <w:rsid w:val="0DBC63E3"/>
    <w:rsid w:val="0DC4BA9E"/>
    <w:rsid w:val="0DC52E56"/>
    <w:rsid w:val="0DC93DC1"/>
    <w:rsid w:val="0DC98076"/>
    <w:rsid w:val="0DCB417E"/>
    <w:rsid w:val="0DCBC19C"/>
    <w:rsid w:val="0DD03DF0"/>
    <w:rsid w:val="0DD0F937"/>
    <w:rsid w:val="0DD5BE8C"/>
    <w:rsid w:val="0DDADB07"/>
    <w:rsid w:val="0DDB9B19"/>
    <w:rsid w:val="0DE1E94D"/>
    <w:rsid w:val="0DE2A36D"/>
    <w:rsid w:val="0DE34C61"/>
    <w:rsid w:val="0DE58422"/>
    <w:rsid w:val="0DE59CEA"/>
    <w:rsid w:val="0DE59E6D"/>
    <w:rsid w:val="0DE8383E"/>
    <w:rsid w:val="0DEB03FB"/>
    <w:rsid w:val="0DEC58D3"/>
    <w:rsid w:val="0DEDC14E"/>
    <w:rsid w:val="0DF1E34C"/>
    <w:rsid w:val="0DF46478"/>
    <w:rsid w:val="0DF5CFE4"/>
    <w:rsid w:val="0DF81876"/>
    <w:rsid w:val="0DFD1A47"/>
    <w:rsid w:val="0DFD6D0D"/>
    <w:rsid w:val="0DFE68DF"/>
    <w:rsid w:val="0DFF6030"/>
    <w:rsid w:val="0E00ECA8"/>
    <w:rsid w:val="0E011110"/>
    <w:rsid w:val="0E019B9A"/>
    <w:rsid w:val="0E032DB8"/>
    <w:rsid w:val="0E05154A"/>
    <w:rsid w:val="0E07D708"/>
    <w:rsid w:val="0E084C60"/>
    <w:rsid w:val="0E0A6CBF"/>
    <w:rsid w:val="0E0A836C"/>
    <w:rsid w:val="0E0BE5F6"/>
    <w:rsid w:val="0E0CE968"/>
    <w:rsid w:val="0E1837C1"/>
    <w:rsid w:val="0E18B243"/>
    <w:rsid w:val="0E19981F"/>
    <w:rsid w:val="0E19CF08"/>
    <w:rsid w:val="0E1DB6E0"/>
    <w:rsid w:val="0E1F3659"/>
    <w:rsid w:val="0E1FAAD4"/>
    <w:rsid w:val="0E200F21"/>
    <w:rsid w:val="0E212DBD"/>
    <w:rsid w:val="0E229F1B"/>
    <w:rsid w:val="0E24177F"/>
    <w:rsid w:val="0E24E1E4"/>
    <w:rsid w:val="0E25B102"/>
    <w:rsid w:val="0E27D519"/>
    <w:rsid w:val="0E2A0D3A"/>
    <w:rsid w:val="0E2BECD9"/>
    <w:rsid w:val="0E3000F2"/>
    <w:rsid w:val="0E313D3E"/>
    <w:rsid w:val="0E317801"/>
    <w:rsid w:val="0E3460C1"/>
    <w:rsid w:val="0E34EDBF"/>
    <w:rsid w:val="0E35024B"/>
    <w:rsid w:val="0E35DCFC"/>
    <w:rsid w:val="0E36B5AF"/>
    <w:rsid w:val="0E3723A5"/>
    <w:rsid w:val="0E385CD2"/>
    <w:rsid w:val="0E3A7A68"/>
    <w:rsid w:val="0E3B0A24"/>
    <w:rsid w:val="0E3B7418"/>
    <w:rsid w:val="0E3D3CFB"/>
    <w:rsid w:val="0E3F2B27"/>
    <w:rsid w:val="0E40CC29"/>
    <w:rsid w:val="0E437F28"/>
    <w:rsid w:val="0E43FEB9"/>
    <w:rsid w:val="0E446A36"/>
    <w:rsid w:val="0E44B95B"/>
    <w:rsid w:val="0E460657"/>
    <w:rsid w:val="0E481FA2"/>
    <w:rsid w:val="0E496CBE"/>
    <w:rsid w:val="0E4A2D85"/>
    <w:rsid w:val="0E4D4FA3"/>
    <w:rsid w:val="0E4F10BA"/>
    <w:rsid w:val="0E4FC759"/>
    <w:rsid w:val="0E5029F3"/>
    <w:rsid w:val="0E5165B2"/>
    <w:rsid w:val="0E516ED5"/>
    <w:rsid w:val="0E51E593"/>
    <w:rsid w:val="0E520087"/>
    <w:rsid w:val="0E5457E3"/>
    <w:rsid w:val="0E54ED2A"/>
    <w:rsid w:val="0E565806"/>
    <w:rsid w:val="0E568939"/>
    <w:rsid w:val="0E593A57"/>
    <w:rsid w:val="0E5B086D"/>
    <w:rsid w:val="0E5BAD3C"/>
    <w:rsid w:val="0E5C821D"/>
    <w:rsid w:val="0E604AE1"/>
    <w:rsid w:val="0E61230C"/>
    <w:rsid w:val="0E6308C9"/>
    <w:rsid w:val="0E631705"/>
    <w:rsid w:val="0E66EAA9"/>
    <w:rsid w:val="0E695AC6"/>
    <w:rsid w:val="0E6D078D"/>
    <w:rsid w:val="0E6E0933"/>
    <w:rsid w:val="0E6F66B3"/>
    <w:rsid w:val="0E6FCCEE"/>
    <w:rsid w:val="0E703B68"/>
    <w:rsid w:val="0E70DC4B"/>
    <w:rsid w:val="0E726496"/>
    <w:rsid w:val="0E732630"/>
    <w:rsid w:val="0E742307"/>
    <w:rsid w:val="0E743443"/>
    <w:rsid w:val="0E7441A3"/>
    <w:rsid w:val="0E745D4E"/>
    <w:rsid w:val="0E754705"/>
    <w:rsid w:val="0E75F314"/>
    <w:rsid w:val="0E7615BA"/>
    <w:rsid w:val="0E763742"/>
    <w:rsid w:val="0E76A54A"/>
    <w:rsid w:val="0E76C808"/>
    <w:rsid w:val="0E771F97"/>
    <w:rsid w:val="0E787C03"/>
    <w:rsid w:val="0E7AA661"/>
    <w:rsid w:val="0E7B566E"/>
    <w:rsid w:val="0E7C2501"/>
    <w:rsid w:val="0E7DAC46"/>
    <w:rsid w:val="0E7E9935"/>
    <w:rsid w:val="0E821D01"/>
    <w:rsid w:val="0E8412C6"/>
    <w:rsid w:val="0E866543"/>
    <w:rsid w:val="0E874232"/>
    <w:rsid w:val="0E897C93"/>
    <w:rsid w:val="0E8A3436"/>
    <w:rsid w:val="0E8ADFB2"/>
    <w:rsid w:val="0E8B5733"/>
    <w:rsid w:val="0E8F900F"/>
    <w:rsid w:val="0E907E9F"/>
    <w:rsid w:val="0E910122"/>
    <w:rsid w:val="0E926CDB"/>
    <w:rsid w:val="0E930E45"/>
    <w:rsid w:val="0E94C879"/>
    <w:rsid w:val="0E98B886"/>
    <w:rsid w:val="0E9BE62B"/>
    <w:rsid w:val="0E9CCB5D"/>
    <w:rsid w:val="0E9DB9D3"/>
    <w:rsid w:val="0E9FDECA"/>
    <w:rsid w:val="0EA05970"/>
    <w:rsid w:val="0EA0C630"/>
    <w:rsid w:val="0EA1267A"/>
    <w:rsid w:val="0EA248E1"/>
    <w:rsid w:val="0EA435E6"/>
    <w:rsid w:val="0EA4A602"/>
    <w:rsid w:val="0EA4EE00"/>
    <w:rsid w:val="0EA554FB"/>
    <w:rsid w:val="0EA7497F"/>
    <w:rsid w:val="0EA77B18"/>
    <w:rsid w:val="0EAC85EA"/>
    <w:rsid w:val="0EAEE80C"/>
    <w:rsid w:val="0EAEF8C0"/>
    <w:rsid w:val="0EB07E73"/>
    <w:rsid w:val="0EB103C3"/>
    <w:rsid w:val="0EB16771"/>
    <w:rsid w:val="0EB1DDB5"/>
    <w:rsid w:val="0EB21668"/>
    <w:rsid w:val="0EB513DC"/>
    <w:rsid w:val="0EB533C5"/>
    <w:rsid w:val="0EB556D7"/>
    <w:rsid w:val="0EB62419"/>
    <w:rsid w:val="0EB8D524"/>
    <w:rsid w:val="0EB98809"/>
    <w:rsid w:val="0EBA80CE"/>
    <w:rsid w:val="0EBC4371"/>
    <w:rsid w:val="0EBED749"/>
    <w:rsid w:val="0EC03C78"/>
    <w:rsid w:val="0EC2E190"/>
    <w:rsid w:val="0EC57747"/>
    <w:rsid w:val="0EC66904"/>
    <w:rsid w:val="0EC9A230"/>
    <w:rsid w:val="0ECA29C3"/>
    <w:rsid w:val="0ECB6504"/>
    <w:rsid w:val="0ECE2779"/>
    <w:rsid w:val="0ECE91FD"/>
    <w:rsid w:val="0ECF8815"/>
    <w:rsid w:val="0ED367F6"/>
    <w:rsid w:val="0ED3BAD0"/>
    <w:rsid w:val="0ED85F21"/>
    <w:rsid w:val="0ED952B3"/>
    <w:rsid w:val="0EE09D21"/>
    <w:rsid w:val="0EE0D9D9"/>
    <w:rsid w:val="0EE4713C"/>
    <w:rsid w:val="0EE6E2B3"/>
    <w:rsid w:val="0EE6FA1C"/>
    <w:rsid w:val="0EE7CFA0"/>
    <w:rsid w:val="0EEC548B"/>
    <w:rsid w:val="0EEDB4B4"/>
    <w:rsid w:val="0EEDBC42"/>
    <w:rsid w:val="0EEE537C"/>
    <w:rsid w:val="0EF33190"/>
    <w:rsid w:val="0EF41DB6"/>
    <w:rsid w:val="0EF47F6D"/>
    <w:rsid w:val="0EF6E32A"/>
    <w:rsid w:val="0EF6F4EB"/>
    <w:rsid w:val="0EF7D1BF"/>
    <w:rsid w:val="0EF7D745"/>
    <w:rsid w:val="0EF9CE74"/>
    <w:rsid w:val="0EFF1470"/>
    <w:rsid w:val="0EFF1638"/>
    <w:rsid w:val="0F0075DE"/>
    <w:rsid w:val="0F059928"/>
    <w:rsid w:val="0F07BE4E"/>
    <w:rsid w:val="0F0B79DC"/>
    <w:rsid w:val="0F0C6A0F"/>
    <w:rsid w:val="0F0DFBFD"/>
    <w:rsid w:val="0F0E3AD9"/>
    <w:rsid w:val="0F0F99EB"/>
    <w:rsid w:val="0F1260E5"/>
    <w:rsid w:val="0F12D553"/>
    <w:rsid w:val="0F134824"/>
    <w:rsid w:val="0F155B6A"/>
    <w:rsid w:val="0F1753F9"/>
    <w:rsid w:val="0F1BAB9D"/>
    <w:rsid w:val="0F1CC325"/>
    <w:rsid w:val="0F1E943A"/>
    <w:rsid w:val="0F1FAD93"/>
    <w:rsid w:val="0F1FB789"/>
    <w:rsid w:val="0F20838F"/>
    <w:rsid w:val="0F213C90"/>
    <w:rsid w:val="0F2156A1"/>
    <w:rsid w:val="0F224509"/>
    <w:rsid w:val="0F229C26"/>
    <w:rsid w:val="0F23ED60"/>
    <w:rsid w:val="0F26E5D4"/>
    <w:rsid w:val="0F271432"/>
    <w:rsid w:val="0F2723BF"/>
    <w:rsid w:val="0F2B5135"/>
    <w:rsid w:val="0F2CAE28"/>
    <w:rsid w:val="0F2EEFFF"/>
    <w:rsid w:val="0F2F8570"/>
    <w:rsid w:val="0F306A9D"/>
    <w:rsid w:val="0F310561"/>
    <w:rsid w:val="0F334145"/>
    <w:rsid w:val="0F3364A6"/>
    <w:rsid w:val="0F33FB1D"/>
    <w:rsid w:val="0F341BDA"/>
    <w:rsid w:val="0F373C58"/>
    <w:rsid w:val="0F3753D5"/>
    <w:rsid w:val="0F37AF3E"/>
    <w:rsid w:val="0F3873AB"/>
    <w:rsid w:val="0F38C0C0"/>
    <w:rsid w:val="0F38CFED"/>
    <w:rsid w:val="0F3A40D8"/>
    <w:rsid w:val="0F3AF30C"/>
    <w:rsid w:val="0F3C73B7"/>
    <w:rsid w:val="0F3DFEA8"/>
    <w:rsid w:val="0F3E8C81"/>
    <w:rsid w:val="0F3F4B81"/>
    <w:rsid w:val="0F414560"/>
    <w:rsid w:val="0F4256CD"/>
    <w:rsid w:val="0F49FD5D"/>
    <w:rsid w:val="0F4BADCB"/>
    <w:rsid w:val="0F4CE605"/>
    <w:rsid w:val="0F4E8D63"/>
    <w:rsid w:val="0F4FD645"/>
    <w:rsid w:val="0F50037E"/>
    <w:rsid w:val="0F518E0B"/>
    <w:rsid w:val="0F523CBB"/>
    <w:rsid w:val="0F5295CF"/>
    <w:rsid w:val="0F561D46"/>
    <w:rsid w:val="0F592E85"/>
    <w:rsid w:val="0F5A861C"/>
    <w:rsid w:val="0F5B5953"/>
    <w:rsid w:val="0F5B9BED"/>
    <w:rsid w:val="0F5D4C4E"/>
    <w:rsid w:val="0F610156"/>
    <w:rsid w:val="0F62B3A3"/>
    <w:rsid w:val="0F62F660"/>
    <w:rsid w:val="0F6351CA"/>
    <w:rsid w:val="0F661D26"/>
    <w:rsid w:val="0F69333F"/>
    <w:rsid w:val="0F6C7D1D"/>
    <w:rsid w:val="0F6F8D73"/>
    <w:rsid w:val="0F736431"/>
    <w:rsid w:val="0F738C67"/>
    <w:rsid w:val="0F74BF14"/>
    <w:rsid w:val="0F75E743"/>
    <w:rsid w:val="0F771273"/>
    <w:rsid w:val="0F7974BD"/>
    <w:rsid w:val="0F7C4D05"/>
    <w:rsid w:val="0F7D0897"/>
    <w:rsid w:val="0F7E06B9"/>
    <w:rsid w:val="0F7E517B"/>
    <w:rsid w:val="0F7EA457"/>
    <w:rsid w:val="0F7FA880"/>
    <w:rsid w:val="0F81E24A"/>
    <w:rsid w:val="0F82230C"/>
    <w:rsid w:val="0F833742"/>
    <w:rsid w:val="0F849325"/>
    <w:rsid w:val="0F89FAC0"/>
    <w:rsid w:val="0F8A6D2D"/>
    <w:rsid w:val="0F8AD142"/>
    <w:rsid w:val="0F8C7A48"/>
    <w:rsid w:val="0F8E54A2"/>
    <w:rsid w:val="0F8F9E1B"/>
    <w:rsid w:val="0F8F9E98"/>
    <w:rsid w:val="0F8FB871"/>
    <w:rsid w:val="0F8FF1A4"/>
    <w:rsid w:val="0F92BB1B"/>
    <w:rsid w:val="0F936420"/>
    <w:rsid w:val="0F93D229"/>
    <w:rsid w:val="0F942798"/>
    <w:rsid w:val="0F95E36E"/>
    <w:rsid w:val="0F971145"/>
    <w:rsid w:val="0F98047C"/>
    <w:rsid w:val="0F982794"/>
    <w:rsid w:val="0F9836B3"/>
    <w:rsid w:val="0F983C5A"/>
    <w:rsid w:val="0F98E114"/>
    <w:rsid w:val="0F99AAD5"/>
    <w:rsid w:val="0F9B22B3"/>
    <w:rsid w:val="0F9C73E8"/>
    <w:rsid w:val="0F9D770E"/>
    <w:rsid w:val="0F9F81B2"/>
    <w:rsid w:val="0FA08F0E"/>
    <w:rsid w:val="0FA1475C"/>
    <w:rsid w:val="0FA25F29"/>
    <w:rsid w:val="0FA39A4A"/>
    <w:rsid w:val="0FA447A9"/>
    <w:rsid w:val="0FA44A3D"/>
    <w:rsid w:val="0FA6C69E"/>
    <w:rsid w:val="0FA9FD55"/>
    <w:rsid w:val="0FAA9E49"/>
    <w:rsid w:val="0FAAA7D0"/>
    <w:rsid w:val="0FAEBFB7"/>
    <w:rsid w:val="0FAF27CB"/>
    <w:rsid w:val="0FAF80CF"/>
    <w:rsid w:val="0FAFC9C0"/>
    <w:rsid w:val="0FB00C58"/>
    <w:rsid w:val="0FB11ACB"/>
    <w:rsid w:val="0FB4CD36"/>
    <w:rsid w:val="0FB4D64B"/>
    <w:rsid w:val="0FB4F335"/>
    <w:rsid w:val="0FB51AF4"/>
    <w:rsid w:val="0FB58781"/>
    <w:rsid w:val="0FB5C491"/>
    <w:rsid w:val="0FB644DD"/>
    <w:rsid w:val="0FB6DCD7"/>
    <w:rsid w:val="0FB788FB"/>
    <w:rsid w:val="0FB8B184"/>
    <w:rsid w:val="0FBA9CEE"/>
    <w:rsid w:val="0FBB9056"/>
    <w:rsid w:val="0FBD8D74"/>
    <w:rsid w:val="0FC00AA3"/>
    <w:rsid w:val="0FC32180"/>
    <w:rsid w:val="0FC52297"/>
    <w:rsid w:val="0FC53FBA"/>
    <w:rsid w:val="0FC758A9"/>
    <w:rsid w:val="0FC80975"/>
    <w:rsid w:val="0FCA8757"/>
    <w:rsid w:val="0FCB0CDF"/>
    <w:rsid w:val="0FCBB36F"/>
    <w:rsid w:val="0FCBE380"/>
    <w:rsid w:val="0FCC6801"/>
    <w:rsid w:val="0FD3FE4A"/>
    <w:rsid w:val="0FD6929D"/>
    <w:rsid w:val="0FD71BD9"/>
    <w:rsid w:val="0FD75D51"/>
    <w:rsid w:val="0FD7C92C"/>
    <w:rsid w:val="0FD86E45"/>
    <w:rsid w:val="0FD86F96"/>
    <w:rsid w:val="0FD8A828"/>
    <w:rsid w:val="0FD912F1"/>
    <w:rsid w:val="0FD94443"/>
    <w:rsid w:val="0FDB42DD"/>
    <w:rsid w:val="0FDC3E55"/>
    <w:rsid w:val="0FDD9E4E"/>
    <w:rsid w:val="0FDE1F91"/>
    <w:rsid w:val="0FE21D93"/>
    <w:rsid w:val="0FE386B7"/>
    <w:rsid w:val="0FE3B115"/>
    <w:rsid w:val="0FE5CCF4"/>
    <w:rsid w:val="0FE75884"/>
    <w:rsid w:val="0FE7DC6A"/>
    <w:rsid w:val="0FE99B6E"/>
    <w:rsid w:val="0FEAA973"/>
    <w:rsid w:val="0FEB3116"/>
    <w:rsid w:val="0FEB6100"/>
    <w:rsid w:val="0FEBBB80"/>
    <w:rsid w:val="0FEC4231"/>
    <w:rsid w:val="0FED0A9D"/>
    <w:rsid w:val="0FEF0FFF"/>
    <w:rsid w:val="0FF08AAA"/>
    <w:rsid w:val="0FF1C925"/>
    <w:rsid w:val="0FF2BA54"/>
    <w:rsid w:val="0FF3CFE8"/>
    <w:rsid w:val="0FF3D90F"/>
    <w:rsid w:val="0FF59CF3"/>
    <w:rsid w:val="0FF5A2F2"/>
    <w:rsid w:val="0FF5E46D"/>
    <w:rsid w:val="0FF625D0"/>
    <w:rsid w:val="0FF86601"/>
    <w:rsid w:val="0FF91B8D"/>
    <w:rsid w:val="0FFA4F24"/>
    <w:rsid w:val="0FFB733C"/>
    <w:rsid w:val="0FFC2437"/>
    <w:rsid w:val="0FFCB258"/>
    <w:rsid w:val="0FFE5C00"/>
    <w:rsid w:val="0FFE8BB8"/>
    <w:rsid w:val="0FFF0CBE"/>
    <w:rsid w:val="1004CEEA"/>
    <w:rsid w:val="1004D0AC"/>
    <w:rsid w:val="1008471E"/>
    <w:rsid w:val="10085533"/>
    <w:rsid w:val="1009710F"/>
    <w:rsid w:val="100B6105"/>
    <w:rsid w:val="100B864C"/>
    <w:rsid w:val="100BEFED"/>
    <w:rsid w:val="100C5F60"/>
    <w:rsid w:val="10109668"/>
    <w:rsid w:val="1012EA93"/>
    <w:rsid w:val="10154E5B"/>
    <w:rsid w:val="1017F24D"/>
    <w:rsid w:val="1018A670"/>
    <w:rsid w:val="10195C60"/>
    <w:rsid w:val="101982AC"/>
    <w:rsid w:val="101A2FE8"/>
    <w:rsid w:val="101A4052"/>
    <w:rsid w:val="101C8CD6"/>
    <w:rsid w:val="101F049D"/>
    <w:rsid w:val="10208BC8"/>
    <w:rsid w:val="1020BDE5"/>
    <w:rsid w:val="1020DB8D"/>
    <w:rsid w:val="1021E7C4"/>
    <w:rsid w:val="1023BF46"/>
    <w:rsid w:val="10241202"/>
    <w:rsid w:val="1027E95C"/>
    <w:rsid w:val="102868D1"/>
    <w:rsid w:val="102B343F"/>
    <w:rsid w:val="102BCD96"/>
    <w:rsid w:val="102CA4A6"/>
    <w:rsid w:val="102DB8DC"/>
    <w:rsid w:val="102E628B"/>
    <w:rsid w:val="102E8D72"/>
    <w:rsid w:val="1033683C"/>
    <w:rsid w:val="10362B3C"/>
    <w:rsid w:val="10385D49"/>
    <w:rsid w:val="1038AA94"/>
    <w:rsid w:val="1039D12D"/>
    <w:rsid w:val="1039F7F4"/>
    <w:rsid w:val="103A0B88"/>
    <w:rsid w:val="103A3D2C"/>
    <w:rsid w:val="103B9CC3"/>
    <w:rsid w:val="10400150"/>
    <w:rsid w:val="104056F2"/>
    <w:rsid w:val="1044F509"/>
    <w:rsid w:val="1045C615"/>
    <w:rsid w:val="10480B4D"/>
    <w:rsid w:val="1048C7B5"/>
    <w:rsid w:val="104CCDB5"/>
    <w:rsid w:val="104D4B8A"/>
    <w:rsid w:val="104F282D"/>
    <w:rsid w:val="104FFA87"/>
    <w:rsid w:val="1050843C"/>
    <w:rsid w:val="10514082"/>
    <w:rsid w:val="1051CEFD"/>
    <w:rsid w:val="1051D560"/>
    <w:rsid w:val="1054818B"/>
    <w:rsid w:val="10558A7B"/>
    <w:rsid w:val="105796EA"/>
    <w:rsid w:val="1058D7F0"/>
    <w:rsid w:val="105A2322"/>
    <w:rsid w:val="105CE929"/>
    <w:rsid w:val="10601ECE"/>
    <w:rsid w:val="1060CCD7"/>
    <w:rsid w:val="106117BC"/>
    <w:rsid w:val="1062022D"/>
    <w:rsid w:val="10629E87"/>
    <w:rsid w:val="106358AE"/>
    <w:rsid w:val="106508DE"/>
    <w:rsid w:val="1065EDB6"/>
    <w:rsid w:val="10661161"/>
    <w:rsid w:val="1066B461"/>
    <w:rsid w:val="10670AC5"/>
    <w:rsid w:val="10672B36"/>
    <w:rsid w:val="1067769B"/>
    <w:rsid w:val="1068489A"/>
    <w:rsid w:val="10699694"/>
    <w:rsid w:val="106A70C5"/>
    <w:rsid w:val="106AA68A"/>
    <w:rsid w:val="106C2AE0"/>
    <w:rsid w:val="106FABA6"/>
    <w:rsid w:val="106FE7C5"/>
    <w:rsid w:val="107013F5"/>
    <w:rsid w:val="1071818C"/>
    <w:rsid w:val="10722E9B"/>
    <w:rsid w:val="1072E497"/>
    <w:rsid w:val="10731B8E"/>
    <w:rsid w:val="1074F649"/>
    <w:rsid w:val="10764112"/>
    <w:rsid w:val="10793EC7"/>
    <w:rsid w:val="107B7298"/>
    <w:rsid w:val="107CBC31"/>
    <w:rsid w:val="107CE401"/>
    <w:rsid w:val="107D584B"/>
    <w:rsid w:val="107E619A"/>
    <w:rsid w:val="10827DDF"/>
    <w:rsid w:val="10831B9B"/>
    <w:rsid w:val="10833E44"/>
    <w:rsid w:val="10834067"/>
    <w:rsid w:val="10858082"/>
    <w:rsid w:val="1085FDAB"/>
    <w:rsid w:val="10873937"/>
    <w:rsid w:val="1089F3E7"/>
    <w:rsid w:val="108A6A0E"/>
    <w:rsid w:val="108BFA96"/>
    <w:rsid w:val="108CA816"/>
    <w:rsid w:val="108F8AA9"/>
    <w:rsid w:val="1092E6E4"/>
    <w:rsid w:val="10934BB0"/>
    <w:rsid w:val="10970E9F"/>
    <w:rsid w:val="1097855F"/>
    <w:rsid w:val="1098C1E3"/>
    <w:rsid w:val="10998362"/>
    <w:rsid w:val="109A8FC0"/>
    <w:rsid w:val="109AD550"/>
    <w:rsid w:val="109D7B5C"/>
    <w:rsid w:val="109E4F90"/>
    <w:rsid w:val="10A0ADA2"/>
    <w:rsid w:val="10A23605"/>
    <w:rsid w:val="10A6A4D2"/>
    <w:rsid w:val="10A7366D"/>
    <w:rsid w:val="10AA126D"/>
    <w:rsid w:val="10AA466F"/>
    <w:rsid w:val="10ABAEEA"/>
    <w:rsid w:val="10AC17AD"/>
    <w:rsid w:val="10AC6B20"/>
    <w:rsid w:val="10ADF5AF"/>
    <w:rsid w:val="10B04A34"/>
    <w:rsid w:val="10B11BB9"/>
    <w:rsid w:val="10B248CA"/>
    <w:rsid w:val="10B3E926"/>
    <w:rsid w:val="10B54E39"/>
    <w:rsid w:val="10BA02AF"/>
    <w:rsid w:val="10C06E2C"/>
    <w:rsid w:val="10C08E40"/>
    <w:rsid w:val="10C09C4C"/>
    <w:rsid w:val="10C42206"/>
    <w:rsid w:val="10C58EA5"/>
    <w:rsid w:val="10C5CC6B"/>
    <w:rsid w:val="10C67F33"/>
    <w:rsid w:val="10C70348"/>
    <w:rsid w:val="10C7F0CD"/>
    <w:rsid w:val="10C818D8"/>
    <w:rsid w:val="10CA8DAC"/>
    <w:rsid w:val="10CC8F5F"/>
    <w:rsid w:val="10CEEF29"/>
    <w:rsid w:val="10D0F75F"/>
    <w:rsid w:val="10D28C8D"/>
    <w:rsid w:val="10D5174C"/>
    <w:rsid w:val="10D55D73"/>
    <w:rsid w:val="10D7D5C5"/>
    <w:rsid w:val="10D7EF3A"/>
    <w:rsid w:val="10D88194"/>
    <w:rsid w:val="10D95C50"/>
    <w:rsid w:val="10DD1EE1"/>
    <w:rsid w:val="10DE329C"/>
    <w:rsid w:val="10DED4A8"/>
    <w:rsid w:val="10DFF6D0"/>
    <w:rsid w:val="10E29A5D"/>
    <w:rsid w:val="10E41E94"/>
    <w:rsid w:val="10E697FE"/>
    <w:rsid w:val="10E88F07"/>
    <w:rsid w:val="10E98F4F"/>
    <w:rsid w:val="10EACD6E"/>
    <w:rsid w:val="10EB1176"/>
    <w:rsid w:val="10EC0151"/>
    <w:rsid w:val="10EC2DA9"/>
    <w:rsid w:val="10ED6CB7"/>
    <w:rsid w:val="10EDC822"/>
    <w:rsid w:val="10EE85B3"/>
    <w:rsid w:val="10EEB779"/>
    <w:rsid w:val="10F2677C"/>
    <w:rsid w:val="10F49319"/>
    <w:rsid w:val="10F56911"/>
    <w:rsid w:val="10F70C69"/>
    <w:rsid w:val="10F798CA"/>
    <w:rsid w:val="10FB19F6"/>
    <w:rsid w:val="10FB3576"/>
    <w:rsid w:val="10FB6C34"/>
    <w:rsid w:val="10FC6E72"/>
    <w:rsid w:val="10FC6E8B"/>
    <w:rsid w:val="10FD2DBF"/>
    <w:rsid w:val="10FE965B"/>
    <w:rsid w:val="10FFD12A"/>
    <w:rsid w:val="11001B29"/>
    <w:rsid w:val="11018825"/>
    <w:rsid w:val="1101BD4D"/>
    <w:rsid w:val="1101FB15"/>
    <w:rsid w:val="1103C6CA"/>
    <w:rsid w:val="11091A4C"/>
    <w:rsid w:val="1109DA1D"/>
    <w:rsid w:val="110B5C97"/>
    <w:rsid w:val="11180346"/>
    <w:rsid w:val="11189C1D"/>
    <w:rsid w:val="111D2A13"/>
    <w:rsid w:val="111EDEC9"/>
    <w:rsid w:val="111F8B24"/>
    <w:rsid w:val="11205694"/>
    <w:rsid w:val="11209EDB"/>
    <w:rsid w:val="11236A18"/>
    <w:rsid w:val="11249D3A"/>
    <w:rsid w:val="1126C7FC"/>
    <w:rsid w:val="1126F68E"/>
    <w:rsid w:val="1128EAB4"/>
    <w:rsid w:val="112901D8"/>
    <w:rsid w:val="112B2F29"/>
    <w:rsid w:val="112CAB22"/>
    <w:rsid w:val="112D5C24"/>
    <w:rsid w:val="112E63EE"/>
    <w:rsid w:val="112F5209"/>
    <w:rsid w:val="1131CDE7"/>
    <w:rsid w:val="1131ED38"/>
    <w:rsid w:val="113262EF"/>
    <w:rsid w:val="11335ED8"/>
    <w:rsid w:val="11345611"/>
    <w:rsid w:val="113986DF"/>
    <w:rsid w:val="113A247A"/>
    <w:rsid w:val="113A757F"/>
    <w:rsid w:val="113AE1AC"/>
    <w:rsid w:val="113BC401"/>
    <w:rsid w:val="113C4389"/>
    <w:rsid w:val="113CC14A"/>
    <w:rsid w:val="113E2BBA"/>
    <w:rsid w:val="113F0BF6"/>
    <w:rsid w:val="11401355"/>
    <w:rsid w:val="11409B0C"/>
    <w:rsid w:val="11432286"/>
    <w:rsid w:val="1149C4FD"/>
    <w:rsid w:val="114A5B4F"/>
    <w:rsid w:val="114AFEEE"/>
    <w:rsid w:val="114B39E6"/>
    <w:rsid w:val="114C4289"/>
    <w:rsid w:val="114DB3E3"/>
    <w:rsid w:val="11503A83"/>
    <w:rsid w:val="1151AE0B"/>
    <w:rsid w:val="1151D52A"/>
    <w:rsid w:val="115204AF"/>
    <w:rsid w:val="1153BFF7"/>
    <w:rsid w:val="11550F35"/>
    <w:rsid w:val="11551D06"/>
    <w:rsid w:val="115574CA"/>
    <w:rsid w:val="11565254"/>
    <w:rsid w:val="11574B7F"/>
    <w:rsid w:val="1157A8DF"/>
    <w:rsid w:val="1158BAA3"/>
    <w:rsid w:val="115C3E64"/>
    <w:rsid w:val="115E324A"/>
    <w:rsid w:val="11600CC2"/>
    <w:rsid w:val="1161DC6D"/>
    <w:rsid w:val="1162CE4F"/>
    <w:rsid w:val="1163D463"/>
    <w:rsid w:val="11698889"/>
    <w:rsid w:val="116B4100"/>
    <w:rsid w:val="116C8A0A"/>
    <w:rsid w:val="116D42E9"/>
    <w:rsid w:val="116E036B"/>
    <w:rsid w:val="116EB040"/>
    <w:rsid w:val="117033B7"/>
    <w:rsid w:val="1172114D"/>
    <w:rsid w:val="1172985E"/>
    <w:rsid w:val="1174EE8A"/>
    <w:rsid w:val="1175126B"/>
    <w:rsid w:val="11758951"/>
    <w:rsid w:val="117611F4"/>
    <w:rsid w:val="11761C6A"/>
    <w:rsid w:val="11764915"/>
    <w:rsid w:val="11772961"/>
    <w:rsid w:val="11789F89"/>
    <w:rsid w:val="117BC97D"/>
    <w:rsid w:val="117C98A5"/>
    <w:rsid w:val="117D2352"/>
    <w:rsid w:val="117E48B4"/>
    <w:rsid w:val="11803817"/>
    <w:rsid w:val="11804FFD"/>
    <w:rsid w:val="11806C7F"/>
    <w:rsid w:val="118324D8"/>
    <w:rsid w:val="11857C9F"/>
    <w:rsid w:val="11874732"/>
    <w:rsid w:val="1188DFDA"/>
    <w:rsid w:val="118AD4E1"/>
    <w:rsid w:val="118B274B"/>
    <w:rsid w:val="118CFBC5"/>
    <w:rsid w:val="11933B72"/>
    <w:rsid w:val="119579CB"/>
    <w:rsid w:val="1196E2BD"/>
    <w:rsid w:val="1197D364"/>
    <w:rsid w:val="1197F3F3"/>
    <w:rsid w:val="119800B5"/>
    <w:rsid w:val="11993155"/>
    <w:rsid w:val="1199743E"/>
    <w:rsid w:val="119A22AF"/>
    <w:rsid w:val="119AFFE2"/>
    <w:rsid w:val="119B2A43"/>
    <w:rsid w:val="119C4986"/>
    <w:rsid w:val="119C74A5"/>
    <w:rsid w:val="119CD427"/>
    <w:rsid w:val="119CE30D"/>
    <w:rsid w:val="119CEE50"/>
    <w:rsid w:val="119E78E7"/>
    <w:rsid w:val="11A0091C"/>
    <w:rsid w:val="11A0C794"/>
    <w:rsid w:val="11A25369"/>
    <w:rsid w:val="11A4246A"/>
    <w:rsid w:val="11A4C6E8"/>
    <w:rsid w:val="11A5B658"/>
    <w:rsid w:val="11A78D69"/>
    <w:rsid w:val="11A83BDF"/>
    <w:rsid w:val="11A88ED1"/>
    <w:rsid w:val="11AA18C6"/>
    <w:rsid w:val="11AA769B"/>
    <w:rsid w:val="11AC0534"/>
    <w:rsid w:val="11AC5B94"/>
    <w:rsid w:val="11ACAF7D"/>
    <w:rsid w:val="11B1348D"/>
    <w:rsid w:val="11B21A2B"/>
    <w:rsid w:val="11B342F7"/>
    <w:rsid w:val="11B3B493"/>
    <w:rsid w:val="11B53BC4"/>
    <w:rsid w:val="11B76BAA"/>
    <w:rsid w:val="11B84308"/>
    <w:rsid w:val="11B9AEAF"/>
    <w:rsid w:val="11BC36A4"/>
    <w:rsid w:val="11BCC091"/>
    <w:rsid w:val="11BE64D1"/>
    <w:rsid w:val="11BF7F85"/>
    <w:rsid w:val="11BFD9D5"/>
    <w:rsid w:val="11C1B019"/>
    <w:rsid w:val="11C29507"/>
    <w:rsid w:val="11C2A452"/>
    <w:rsid w:val="11C35BF8"/>
    <w:rsid w:val="11C6CE5C"/>
    <w:rsid w:val="11C83CF1"/>
    <w:rsid w:val="11C84590"/>
    <w:rsid w:val="11CAA23B"/>
    <w:rsid w:val="11D029F1"/>
    <w:rsid w:val="11D0A9A2"/>
    <w:rsid w:val="11D0F1B2"/>
    <w:rsid w:val="11D33D2B"/>
    <w:rsid w:val="11D514C2"/>
    <w:rsid w:val="11D53DDF"/>
    <w:rsid w:val="11D58ABF"/>
    <w:rsid w:val="11D5CF18"/>
    <w:rsid w:val="11D6DD14"/>
    <w:rsid w:val="11D755F8"/>
    <w:rsid w:val="11D9CD8B"/>
    <w:rsid w:val="11DADC35"/>
    <w:rsid w:val="11DD18AB"/>
    <w:rsid w:val="11E01593"/>
    <w:rsid w:val="11E11D3F"/>
    <w:rsid w:val="11E2E795"/>
    <w:rsid w:val="11E655BB"/>
    <w:rsid w:val="11E68C05"/>
    <w:rsid w:val="11EF0997"/>
    <w:rsid w:val="11EF5697"/>
    <w:rsid w:val="11F2200F"/>
    <w:rsid w:val="11F226AB"/>
    <w:rsid w:val="11F30B8D"/>
    <w:rsid w:val="11F3AB6B"/>
    <w:rsid w:val="11F40747"/>
    <w:rsid w:val="11F4C253"/>
    <w:rsid w:val="11F601B5"/>
    <w:rsid w:val="11F7504B"/>
    <w:rsid w:val="11F7B2FD"/>
    <w:rsid w:val="11F7E842"/>
    <w:rsid w:val="11F85B27"/>
    <w:rsid w:val="11FB520E"/>
    <w:rsid w:val="11FB5CEE"/>
    <w:rsid w:val="11FC1B77"/>
    <w:rsid w:val="11FC7313"/>
    <w:rsid w:val="11FD4018"/>
    <w:rsid w:val="11FE2603"/>
    <w:rsid w:val="12002AF9"/>
    <w:rsid w:val="1201BDBA"/>
    <w:rsid w:val="1202AEDB"/>
    <w:rsid w:val="12060845"/>
    <w:rsid w:val="1206943E"/>
    <w:rsid w:val="12081BE9"/>
    <w:rsid w:val="120A33A5"/>
    <w:rsid w:val="120BC159"/>
    <w:rsid w:val="120C16E5"/>
    <w:rsid w:val="120C2983"/>
    <w:rsid w:val="120DD55D"/>
    <w:rsid w:val="120DF997"/>
    <w:rsid w:val="120FABDF"/>
    <w:rsid w:val="121018A8"/>
    <w:rsid w:val="1210A619"/>
    <w:rsid w:val="1212B487"/>
    <w:rsid w:val="12172829"/>
    <w:rsid w:val="1218F4B8"/>
    <w:rsid w:val="121FD0B5"/>
    <w:rsid w:val="1224CF9B"/>
    <w:rsid w:val="1226BD90"/>
    <w:rsid w:val="122C8673"/>
    <w:rsid w:val="122D369F"/>
    <w:rsid w:val="122D6436"/>
    <w:rsid w:val="122DB938"/>
    <w:rsid w:val="122EFD36"/>
    <w:rsid w:val="122F8BEA"/>
    <w:rsid w:val="1230B983"/>
    <w:rsid w:val="1231A735"/>
    <w:rsid w:val="1237387C"/>
    <w:rsid w:val="12378A9A"/>
    <w:rsid w:val="12383AC1"/>
    <w:rsid w:val="123887E4"/>
    <w:rsid w:val="12394DA4"/>
    <w:rsid w:val="123A6E82"/>
    <w:rsid w:val="123D1E0E"/>
    <w:rsid w:val="123EBE59"/>
    <w:rsid w:val="123F5577"/>
    <w:rsid w:val="123FFDD0"/>
    <w:rsid w:val="1240353A"/>
    <w:rsid w:val="1240D897"/>
    <w:rsid w:val="1241D549"/>
    <w:rsid w:val="12456329"/>
    <w:rsid w:val="12461C8E"/>
    <w:rsid w:val="12488666"/>
    <w:rsid w:val="124E7B56"/>
    <w:rsid w:val="124EBEB4"/>
    <w:rsid w:val="125044C1"/>
    <w:rsid w:val="1252050F"/>
    <w:rsid w:val="12575590"/>
    <w:rsid w:val="12593046"/>
    <w:rsid w:val="125A7B9A"/>
    <w:rsid w:val="125B5059"/>
    <w:rsid w:val="125B8EEA"/>
    <w:rsid w:val="125D4F3A"/>
    <w:rsid w:val="125DA4CF"/>
    <w:rsid w:val="125DE746"/>
    <w:rsid w:val="125FA974"/>
    <w:rsid w:val="1261BA3F"/>
    <w:rsid w:val="12642594"/>
    <w:rsid w:val="1266FD87"/>
    <w:rsid w:val="12676E6E"/>
    <w:rsid w:val="126AD697"/>
    <w:rsid w:val="126B73B0"/>
    <w:rsid w:val="126C5213"/>
    <w:rsid w:val="126D7168"/>
    <w:rsid w:val="126DC62B"/>
    <w:rsid w:val="126DE8FA"/>
    <w:rsid w:val="126EF53C"/>
    <w:rsid w:val="12704A7B"/>
    <w:rsid w:val="1270D858"/>
    <w:rsid w:val="12714881"/>
    <w:rsid w:val="1271CE6F"/>
    <w:rsid w:val="12745820"/>
    <w:rsid w:val="1274C303"/>
    <w:rsid w:val="127622C3"/>
    <w:rsid w:val="127732EB"/>
    <w:rsid w:val="1277A7FC"/>
    <w:rsid w:val="1277ECFB"/>
    <w:rsid w:val="1277F744"/>
    <w:rsid w:val="12784C4D"/>
    <w:rsid w:val="127855D2"/>
    <w:rsid w:val="1279924F"/>
    <w:rsid w:val="127BAFF1"/>
    <w:rsid w:val="127BEE06"/>
    <w:rsid w:val="127E2410"/>
    <w:rsid w:val="127F348A"/>
    <w:rsid w:val="1281846C"/>
    <w:rsid w:val="12835810"/>
    <w:rsid w:val="12837952"/>
    <w:rsid w:val="1283F60A"/>
    <w:rsid w:val="12850D31"/>
    <w:rsid w:val="12857D19"/>
    <w:rsid w:val="12860E99"/>
    <w:rsid w:val="1286DC39"/>
    <w:rsid w:val="1287B8A6"/>
    <w:rsid w:val="128A5BEC"/>
    <w:rsid w:val="128C616E"/>
    <w:rsid w:val="128D4A48"/>
    <w:rsid w:val="128DF5AB"/>
    <w:rsid w:val="128E4190"/>
    <w:rsid w:val="1291F52C"/>
    <w:rsid w:val="12927355"/>
    <w:rsid w:val="1292C85E"/>
    <w:rsid w:val="12940022"/>
    <w:rsid w:val="1297496F"/>
    <w:rsid w:val="12975BE1"/>
    <w:rsid w:val="1298117A"/>
    <w:rsid w:val="1298DC16"/>
    <w:rsid w:val="129A3150"/>
    <w:rsid w:val="129B6BC4"/>
    <w:rsid w:val="129CFA9B"/>
    <w:rsid w:val="129DECA3"/>
    <w:rsid w:val="12A21FC2"/>
    <w:rsid w:val="12A51565"/>
    <w:rsid w:val="12A7967E"/>
    <w:rsid w:val="12A843A9"/>
    <w:rsid w:val="12A8FA84"/>
    <w:rsid w:val="12AB7073"/>
    <w:rsid w:val="12AD21D2"/>
    <w:rsid w:val="12AE6B7C"/>
    <w:rsid w:val="12AF3D3C"/>
    <w:rsid w:val="12B18681"/>
    <w:rsid w:val="12B4F0EB"/>
    <w:rsid w:val="12B86CC4"/>
    <w:rsid w:val="12B8C72E"/>
    <w:rsid w:val="12BAEAC9"/>
    <w:rsid w:val="12BDD311"/>
    <w:rsid w:val="12BDE987"/>
    <w:rsid w:val="12C06E01"/>
    <w:rsid w:val="12C3DC94"/>
    <w:rsid w:val="12C58C52"/>
    <w:rsid w:val="12C6369E"/>
    <w:rsid w:val="12C737C0"/>
    <w:rsid w:val="12C934C3"/>
    <w:rsid w:val="12CA7493"/>
    <w:rsid w:val="12CB5F75"/>
    <w:rsid w:val="12CD0097"/>
    <w:rsid w:val="12CD9CAB"/>
    <w:rsid w:val="12D194E3"/>
    <w:rsid w:val="12D1DE0E"/>
    <w:rsid w:val="12D35D7F"/>
    <w:rsid w:val="12D5D81F"/>
    <w:rsid w:val="12D615C5"/>
    <w:rsid w:val="12D6E787"/>
    <w:rsid w:val="12D8E63A"/>
    <w:rsid w:val="12DA7B5D"/>
    <w:rsid w:val="12DB6CD5"/>
    <w:rsid w:val="12E01C99"/>
    <w:rsid w:val="12E07AC6"/>
    <w:rsid w:val="12E2D86B"/>
    <w:rsid w:val="12E6CEA5"/>
    <w:rsid w:val="12E6E208"/>
    <w:rsid w:val="12E6EC6C"/>
    <w:rsid w:val="12E75547"/>
    <w:rsid w:val="12E867F2"/>
    <w:rsid w:val="12E89262"/>
    <w:rsid w:val="12E9CD6B"/>
    <w:rsid w:val="12EA143A"/>
    <w:rsid w:val="12EA28D5"/>
    <w:rsid w:val="12EC4554"/>
    <w:rsid w:val="12EC4787"/>
    <w:rsid w:val="12ED887A"/>
    <w:rsid w:val="12F5F66E"/>
    <w:rsid w:val="12F6971E"/>
    <w:rsid w:val="12FC7263"/>
    <w:rsid w:val="12FFEBC8"/>
    <w:rsid w:val="12FFFC5C"/>
    <w:rsid w:val="13006A4E"/>
    <w:rsid w:val="13014ADA"/>
    <w:rsid w:val="130277C8"/>
    <w:rsid w:val="1302B203"/>
    <w:rsid w:val="1302BCA0"/>
    <w:rsid w:val="1304AAD6"/>
    <w:rsid w:val="1304DBB4"/>
    <w:rsid w:val="1305AAD0"/>
    <w:rsid w:val="1305B007"/>
    <w:rsid w:val="1306921A"/>
    <w:rsid w:val="13069F35"/>
    <w:rsid w:val="1309F7BC"/>
    <w:rsid w:val="130AE4B6"/>
    <w:rsid w:val="130B5665"/>
    <w:rsid w:val="130C8096"/>
    <w:rsid w:val="130CCC8B"/>
    <w:rsid w:val="130D5845"/>
    <w:rsid w:val="13118CBA"/>
    <w:rsid w:val="1311D1E8"/>
    <w:rsid w:val="1311FBE2"/>
    <w:rsid w:val="1314294C"/>
    <w:rsid w:val="13172475"/>
    <w:rsid w:val="131B3092"/>
    <w:rsid w:val="131B9198"/>
    <w:rsid w:val="131D0A80"/>
    <w:rsid w:val="131DE00C"/>
    <w:rsid w:val="131E29F9"/>
    <w:rsid w:val="131F8209"/>
    <w:rsid w:val="13224F6A"/>
    <w:rsid w:val="13225885"/>
    <w:rsid w:val="13263923"/>
    <w:rsid w:val="1328A603"/>
    <w:rsid w:val="1328D256"/>
    <w:rsid w:val="132A9346"/>
    <w:rsid w:val="132AD200"/>
    <w:rsid w:val="132BEA86"/>
    <w:rsid w:val="132E17E2"/>
    <w:rsid w:val="13317676"/>
    <w:rsid w:val="13319F6A"/>
    <w:rsid w:val="1331BAF4"/>
    <w:rsid w:val="1331D625"/>
    <w:rsid w:val="1333C9B3"/>
    <w:rsid w:val="1334D496"/>
    <w:rsid w:val="13355FDF"/>
    <w:rsid w:val="1335E693"/>
    <w:rsid w:val="13384891"/>
    <w:rsid w:val="1338D288"/>
    <w:rsid w:val="13405A92"/>
    <w:rsid w:val="1341F12C"/>
    <w:rsid w:val="134267B8"/>
    <w:rsid w:val="13468DB7"/>
    <w:rsid w:val="1346FB5A"/>
    <w:rsid w:val="134953C6"/>
    <w:rsid w:val="134C8811"/>
    <w:rsid w:val="134C9399"/>
    <w:rsid w:val="134EF902"/>
    <w:rsid w:val="1351C517"/>
    <w:rsid w:val="135603FD"/>
    <w:rsid w:val="13581A90"/>
    <w:rsid w:val="13599E61"/>
    <w:rsid w:val="135AA782"/>
    <w:rsid w:val="135C4042"/>
    <w:rsid w:val="135D6BAD"/>
    <w:rsid w:val="135D8F95"/>
    <w:rsid w:val="13621409"/>
    <w:rsid w:val="1363D699"/>
    <w:rsid w:val="1364A514"/>
    <w:rsid w:val="1365C9A9"/>
    <w:rsid w:val="136656FE"/>
    <w:rsid w:val="1366BFF3"/>
    <w:rsid w:val="1367DDE4"/>
    <w:rsid w:val="13680D5A"/>
    <w:rsid w:val="1368FBF1"/>
    <w:rsid w:val="13699E2E"/>
    <w:rsid w:val="136B6BF7"/>
    <w:rsid w:val="136CB031"/>
    <w:rsid w:val="136CDF8A"/>
    <w:rsid w:val="137055B2"/>
    <w:rsid w:val="1372AB42"/>
    <w:rsid w:val="13735F05"/>
    <w:rsid w:val="1374AC0D"/>
    <w:rsid w:val="137992B2"/>
    <w:rsid w:val="137A3615"/>
    <w:rsid w:val="137AA0E3"/>
    <w:rsid w:val="137C5FD7"/>
    <w:rsid w:val="137CC614"/>
    <w:rsid w:val="1381271F"/>
    <w:rsid w:val="13816B3E"/>
    <w:rsid w:val="1381A73B"/>
    <w:rsid w:val="138592B4"/>
    <w:rsid w:val="13865006"/>
    <w:rsid w:val="1386B371"/>
    <w:rsid w:val="13873467"/>
    <w:rsid w:val="13892C24"/>
    <w:rsid w:val="1389EE63"/>
    <w:rsid w:val="138AE0AB"/>
    <w:rsid w:val="138D0205"/>
    <w:rsid w:val="138F93AF"/>
    <w:rsid w:val="1394CB1B"/>
    <w:rsid w:val="13953AF2"/>
    <w:rsid w:val="1397ACFA"/>
    <w:rsid w:val="139A04FB"/>
    <w:rsid w:val="139C2483"/>
    <w:rsid w:val="139CD83C"/>
    <w:rsid w:val="139E40C7"/>
    <w:rsid w:val="139F4FE9"/>
    <w:rsid w:val="139F6F45"/>
    <w:rsid w:val="139FF56D"/>
    <w:rsid w:val="13A1519B"/>
    <w:rsid w:val="13A51B26"/>
    <w:rsid w:val="13A5C7FC"/>
    <w:rsid w:val="13A6E769"/>
    <w:rsid w:val="13A8036F"/>
    <w:rsid w:val="13AA109F"/>
    <w:rsid w:val="13AA42F5"/>
    <w:rsid w:val="13AA6BEF"/>
    <w:rsid w:val="13ABF0DB"/>
    <w:rsid w:val="13AD051A"/>
    <w:rsid w:val="13AF397D"/>
    <w:rsid w:val="13B01C7D"/>
    <w:rsid w:val="13B35FEF"/>
    <w:rsid w:val="13B63098"/>
    <w:rsid w:val="13B6C4B5"/>
    <w:rsid w:val="13B8FD03"/>
    <w:rsid w:val="13B961E7"/>
    <w:rsid w:val="13BB77B2"/>
    <w:rsid w:val="13BBDB0B"/>
    <w:rsid w:val="13BC5F3A"/>
    <w:rsid w:val="13BEC650"/>
    <w:rsid w:val="13C0E042"/>
    <w:rsid w:val="13C11E59"/>
    <w:rsid w:val="13C2663F"/>
    <w:rsid w:val="13C3556C"/>
    <w:rsid w:val="13C60A71"/>
    <w:rsid w:val="13C700B8"/>
    <w:rsid w:val="13C7BEC4"/>
    <w:rsid w:val="13CB6976"/>
    <w:rsid w:val="13CB8309"/>
    <w:rsid w:val="13CBC56B"/>
    <w:rsid w:val="13CC4D5A"/>
    <w:rsid w:val="13CD5D26"/>
    <w:rsid w:val="13CE083A"/>
    <w:rsid w:val="13CE0F04"/>
    <w:rsid w:val="13CF0778"/>
    <w:rsid w:val="13D0C0F3"/>
    <w:rsid w:val="13D0D9BD"/>
    <w:rsid w:val="13D1C2A0"/>
    <w:rsid w:val="13D25966"/>
    <w:rsid w:val="13D2CF4E"/>
    <w:rsid w:val="13D33129"/>
    <w:rsid w:val="13D4034A"/>
    <w:rsid w:val="13D51C1E"/>
    <w:rsid w:val="13D68BB9"/>
    <w:rsid w:val="13D94DE7"/>
    <w:rsid w:val="13D971FE"/>
    <w:rsid w:val="13DACB6F"/>
    <w:rsid w:val="13DC5849"/>
    <w:rsid w:val="13DD3356"/>
    <w:rsid w:val="13DD4143"/>
    <w:rsid w:val="13DE443D"/>
    <w:rsid w:val="13E0D008"/>
    <w:rsid w:val="13E14EFD"/>
    <w:rsid w:val="13E15661"/>
    <w:rsid w:val="13E17031"/>
    <w:rsid w:val="13E2209F"/>
    <w:rsid w:val="13E310F5"/>
    <w:rsid w:val="13E44701"/>
    <w:rsid w:val="13E5D410"/>
    <w:rsid w:val="13E67B2D"/>
    <w:rsid w:val="13E6B365"/>
    <w:rsid w:val="13E76DE2"/>
    <w:rsid w:val="13E83852"/>
    <w:rsid w:val="13E87AC6"/>
    <w:rsid w:val="13EAB3D1"/>
    <w:rsid w:val="13EBD023"/>
    <w:rsid w:val="13EC6F10"/>
    <w:rsid w:val="13EF27E0"/>
    <w:rsid w:val="13F11D88"/>
    <w:rsid w:val="13F41BE8"/>
    <w:rsid w:val="13F4FE46"/>
    <w:rsid w:val="13F9714B"/>
    <w:rsid w:val="13FA0542"/>
    <w:rsid w:val="13FD98C6"/>
    <w:rsid w:val="13FE73CD"/>
    <w:rsid w:val="13FF93B8"/>
    <w:rsid w:val="14011912"/>
    <w:rsid w:val="140177B6"/>
    <w:rsid w:val="14040595"/>
    <w:rsid w:val="1405078A"/>
    <w:rsid w:val="140681AC"/>
    <w:rsid w:val="140781A4"/>
    <w:rsid w:val="140AADAC"/>
    <w:rsid w:val="140AFED5"/>
    <w:rsid w:val="140B4BC0"/>
    <w:rsid w:val="140D9F49"/>
    <w:rsid w:val="140EE71D"/>
    <w:rsid w:val="140F0219"/>
    <w:rsid w:val="140FD25E"/>
    <w:rsid w:val="141115F3"/>
    <w:rsid w:val="1411783F"/>
    <w:rsid w:val="1412195A"/>
    <w:rsid w:val="14125BDB"/>
    <w:rsid w:val="1412FF6D"/>
    <w:rsid w:val="14138B1A"/>
    <w:rsid w:val="141847B7"/>
    <w:rsid w:val="141888D2"/>
    <w:rsid w:val="141971D2"/>
    <w:rsid w:val="141C1725"/>
    <w:rsid w:val="141D8C41"/>
    <w:rsid w:val="141E34A5"/>
    <w:rsid w:val="141E923E"/>
    <w:rsid w:val="141E989C"/>
    <w:rsid w:val="1420CA5F"/>
    <w:rsid w:val="14212964"/>
    <w:rsid w:val="14237EAE"/>
    <w:rsid w:val="142577E6"/>
    <w:rsid w:val="1427CD5C"/>
    <w:rsid w:val="142A9682"/>
    <w:rsid w:val="142B5F2C"/>
    <w:rsid w:val="142CEBB6"/>
    <w:rsid w:val="142D09F6"/>
    <w:rsid w:val="142DB896"/>
    <w:rsid w:val="142E6AD2"/>
    <w:rsid w:val="14303646"/>
    <w:rsid w:val="1431EC22"/>
    <w:rsid w:val="14348B99"/>
    <w:rsid w:val="1435245F"/>
    <w:rsid w:val="143602A2"/>
    <w:rsid w:val="143BD0C3"/>
    <w:rsid w:val="143BFF6A"/>
    <w:rsid w:val="143C041F"/>
    <w:rsid w:val="143C0E2C"/>
    <w:rsid w:val="143D2B18"/>
    <w:rsid w:val="143D7AB3"/>
    <w:rsid w:val="143E77A3"/>
    <w:rsid w:val="143F476F"/>
    <w:rsid w:val="143F597A"/>
    <w:rsid w:val="14407A98"/>
    <w:rsid w:val="1441483E"/>
    <w:rsid w:val="1441C510"/>
    <w:rsid w:val="1444FA75"/>
    <w:rsid w:val="14466A3F"/>
    <w:rsid w:val="1446F312"/>
    <w:rsid w:val="1448963B"/>
    <w:rsid w:val="144A867C"/>
    <w:rsid w:val="144B2341"/>
    <w:rsid w:val="144B36BE"/>
    <w:rsid w:val="144B956F"/>
    <w:rsid w:val="144F55C3"/>
    <w:rsid w:val="14500958"/>
    <w:rsid w:val="14504B98"/>
    <w:rsid w:val="145132E7"/>
    <w:rsid w:val="1451C96B"/>
    <w:rsid w:val="1459008D"/>
    <w:rsid w:val="145AE8F1"/>
    <w:rsid w:val="145C35C8"/>
    <w:rsid w:val="145C7784"/>
    <w:rsid w:val="145E3CF5"/>
    <w:rsid w:val="1463854E"/>
    <w:rsid w:val="146497AB"/>
    <w:rsid w:val="14652DA9"/>
    <w:rsid w:val="14667FF0"/>
    <w:rsid w:val="1466A1ED"/>
    <w:rsid w:val="146B2996"/>
    <w:rsid w:val="146CB116"/>
    <w:rsid w:val="146CEB3E"/>
    <w:rsid w:val="146E1A6D"/>
    <w:rsid w:val="146F4534"/>
    <w:rsid w:val="147389BB"/>
    <w:rsid w:val="147409BF"/>
    <w:rsid w:val="1474C355"/>
    <w:rsid w:val="14761F67"/>
    <w:rsid w:val="1478F47A"/>
    <w:rsid w:val="147ADD79"/>
    <w:rsid w:val="147FF6A8"/>
    <w:rsid w:val="1481063E"/>
    <w:rsid w:val="1483B2D6"/>
    <w:rsid w:val="1485F067"/>
    <w:rsid w:val="1485F402"/>
    <w:rsid w:val="14865A83"/>
    <w:rsid w:val="14892FD3"/>
    <w:rsid w:val="148A5FC8"/>
    <w:rsid w:val="148AC381"/>
    <w:rsid w:val="148B1DFC"/>
    <w:rsid w:val="148D4AC1"/>
    <w:rsid w:val="1490304C"/>
    <w:rsid w:val="1490E18D"/>
    <w:rsid w:val="1490F818"/>
    <w:rsid w:val="14918B81"/>
    <w:rsid w:val="14918E72"/>
    <w:rsid w:val="1491C674"/>
    <w:rsid w:val="1491CD3C"/>
    <w:rsid w:val="1491FAB7"/>
    <w:rsid w:val="1492BF7F"/>
    <w:rsid w:val="14950A8F"/>
    <w:rsid w:val="149534A7"/>
    <w:rsid w:val="14966868"/>
    <w:rsid w:val="14998C3D"/>
    <w:rsid w:val="149A91D1"/>
    <w:rsid w:val="149C2F6B"/>
    <w:rsid w:val="149E73B1"/>
    <w:rsid w:val="149FBAA7"/>
    <w:rsid w:val="14A1147C"/>
    <w:rsid w:val="14A553FF"/>
    <w:rsid w:val="14A75D9B"/>
    <w:rsid w:val="14A7D052"/>
    <w:rsid w:val="14A88876"/>
    <w:rsid w:val="14AA1F40"/>
    <w:rsid w:val="14AB243C"/>
    <w:rsid w:val="14AD83F6"/>
    <w:rsid w:val="14AF0087"/>
    <w:rsid w:val="14B2B368"/>
    <w:rsid w:val="14B2D30E"/>
    <w:rsid w:val="14B34983"/>
    <w:rsid w:val="14B4C1FD"/>
    <w:rsid w:val="14B4DBAC"/>
    <w:rsid w:val="14B567BE"/>
    <w:rsid w:val="14B7D68F"/>
    <w:rsid w:val="14BA6D0D"/>
    <w:rsid w:val="14BD8653"/>
    <w:rsid w:val="14BE99C8"/>
    <w:rsid w:val="14C1AB15"/>
    <w:rsid w:val="14C26877"/>
    <w:rsid w:val="14C47B48"/>
    <w:rsid w:val="14C4AC3A"/>
    <w:rsid w:val="14C558BB"/>
    <w:rsid w:val="14C66C28"/>
    <w:rsid w:val="14C9DFFD"/>
    <w:rsid w:val="14CA61B4"/>
    <w:rsid w:val="14CB0045"/>
    <w:rsid w:val="14CC38B1"/>
    <w:rsid w:val="14CCEAF7"/>
    <w:rsid w:val="14CDA42A"/>
    <w:rsid w:val="14CDF319"/>
    <w:rsid w:val="14CF0C80"/>
    <w:rsid w:val="14CF48CB"/>
    <w:rsid w:val="14CF4CBA"/>
    <w:rsid w:val="14CF9D46"/>
    <w:rsid w:val="14D1085C"/>
    <w:rsid w:val="14D15FCD"/>
    <w:rsid w:val="14D48D8B"/>
    <w:rsid w:val="14D53432"/>
    <w:rsid w:val="14D69FC9"/>
    <w:rsid w:val="14D78E2D"/>
    <w:rsid w:val="14D85051"/>
    <w:rsid w:val="14DA12D0"/>
    <w:rsid w:val="14DE1820"/>
    <w:rsid w:val="14E3B80E"/>
    <w:rsid w:val="14E418AB"/>
    <w:rsid w:val="14E4EFF7"/>
    <w:rsid w:val="14E62B55"/>
    <w:rsid w:val="14E7C0BC"/>
    <w:rsid w:val="14E7DC7B"/>
    <w:rsid w:val="14E914BD"/>
    <w:rsid w:val="14ED0CDF"/>
    <w:rsid w:val="14EEF968"/>
    <w:rsid w:val="14EFB853"/>
    <w:rsid w:val="14F0ADEA"/>
    <w:rsid w:val="14F1C325"/>
    <w:rsid w:val="14F1F274"/>
    <w:rsid w:val="14F3AC70"/>
    <w:rsid w:val="14F41479"/>
    <w:rsid w:val="14F5D044"/>
    <w:rsid w:val="14F5D42A"/>
    <w:rsid w:val="14F7EB6C"/>
    <w:rsid w:val="14F855BA"/>
    <w:rsid w:val="14FA1B2D"/>
    <w:rsid w:val="14FB62A0"/>
    <w:rsid w:val="14FE27CF"/>
    <w:rsid w:val="14FE4D3C"/>
    <w:rsid w:val="14FF80A1"/>
    <w:rsid w:val="14FF87CB"/>
    <w:rsid w:val="150349D8"/>
    <w:rsid w:val="15057B77"/>
    <w:rsid w:val="1507BCCB"/>
    <w:rsid w:val="1507D5E5"/>
    <w:rsid w:val="150B16A0"/>
    <w:rsid w:val="150E67FC"/>
    <w:rsid w:val="150F243F"/>
    <w:rsid w:val="150FE409"/>
    <w:rsid w:val="151040D1"/>
    <w:rsid w:val="1510E9E5"/>
    <w:rsid w:val="1511E365"/>
    <w:rsid w:val="1513B74B"/>
    <w:rsid w:val="1514DC78"/>
    <w:rsid w:val="1515627B"/>
    <w:rsid w:val="15171FA0"/>
    <w:rsid w:val="1518232F"/>
    <w:rsid w:val="151D0CC7"/>
    <w:rsid w:val="151D7DDD"/>
    <w:rsid w:val="15210412"/>
    <w:rsid w:val="1521BE25"/>
    <w:rsid w:val="1522778F"/>
    <w:rsid w:val="1523536E"/>
    <w:rsid w:val="15235C89"/>
    <w:rsid w:val="152527AE"/>
    <w:rsid w:val="152684F8"/>
    <w:rsid w:val="1528C58A"/>
    <w:rsid w:val="1528FAB9"/>
    <w:rsid w:val="152AA352"/>
    <w:rsid w:val="152B027F"/>
    <w:rsid w:val="152C9AB9"/>
    <w:rsid w:val="152E22CD"/>
    <w:rsid w:val="152E3AAF"/>
    <w:rsid w:val="153089C2"/>
    <w:rsid w:val="1530C75C"/>
    <w:rsid w:val="153421DF"/>
    <w:rsid w:val="15352AE2"/>
    <w:rsid w:val="153744C2"/>
    <w:rsid w:val="153878A7"/>
    <w:rsid w:val="1539A4B3"/>
    <w:rsid w:val="1539AF4C"/>
    <w:rsid w:val="153A4134"/>
    <w:rsid w:val="153ACCDA"/>
    <w:rsid w:val="153F87BC"/>
    <w:rsid w:val="15401B35"/>
    <w:rsid w:val="15402DB3"/>
    <w:rsid w:val="1540611D"/>
    <w:rsid w:val="154184E4"/>
    <w:rsid w:val="15434B23"/>
    <w:rsid w:val="154543F3"/>
    <w:rsid w:val="154813A4"/>
    <w:rsid w:val="154A7C56"/>
    <w:rsid w:val="154B1535"/>
    <w:rsid w:val="154B79DA"/>
    <w:rsid w:val="154D411A"/>
    <w:rsid w:val="154FA8B6"/>
    <w:rsid w:val="15523FE1"/>
    <w:rsid w:val="1552B35E"/>
    <w:rsid w:val="1552EC72"/>
    <w:rsid w:val="1552FE9F"/>
    <w:rsid w:val="1554F82D"/>
    <w:rsid w:val="15550F22"/>
    <w:rsid w:val="1555BA03"/>
    <w:rsid w:val="1555EAAA"/>
    <w:rsid w:val="15566A16"/>
    <w:rsid w:val="15577EC4"/>
    <w:rsid w:val="1558E9B8"/>
    <w:rsid w:val="155B8239"/>
    <w:rsid w:val="155D38A0"/>
    <w:rsid w:val="155DC071"/>
    <w:rsid w:val="155ED23D"/>
    <w:rsid w:val="155F9AF2"/>
    <w:rsid w:val="1560517E"/>
    <w:rsid w:val="15608CCD"/>
    <w:rsid w:val="1563CA7C"/>
    <w:rsid w:val="1565CC0B"/>
    <w:rsid w:val="1567043D"/>
    <w:rsid w:val="15679A27"/>
    <w:rsid w:val="15681DC3"/>
    <w:rsid w:val="156890AE"/>
    <w:rsid w:val="156BEC0B"/>
    <w:rsid w:val="156D768D"/>
    <w:rsid w:val="156EF4F4"/>
    <w:rsid w:val="156FF131"/>
    <w:rsid w:val="15704D88"/>
    <w:rsid w:val="1570EC7F"/>
    <w:rsid w:val="15711305"/>
    <w:rsid w:val="1571FCAF"/>
    <w:rsid w:val="15736A37"/>
    <w:rsid w:val="157381B4"/>
    <w:rsid w:val="1573AF18"/>
    <w:rsid w:val="1573C991"/>
    <w:rsid w:val="1575D350"/>
    <w:rsid w:val="1577A8B1"/>
    <w:rsid w:val="15784588"/>
    <w:rsid w:val="15797A3C"/>
    <w:rsid w:val="1579FAA5"/>
    <w:rsid w:val="157CC14D"/>
    <w:rsid w:val="157F5068"/>
    <w:rsid w:val="157F732A"/>
    <w:rsid w:val="15806E22"/>
    <w:rsid w:val="15812FBE"/>
    <w:rsid w:val="1581FBC4"/>
    <w:rsid w:val="1586E4A8"/>
    <w:rsid w:val="1589B402"/>
    <w:rsid w:val="158A46B4"/>
    <w:rsid w:val="158A6481"/>
    <w:rsid w:val="158DBE73"/>
    <w:rsid w:val="158F1287"/>
    <w:rsid w:val="158F3B21"/>
    <w:rsid w:val="159075BB"/>
    <w:rsid w:val="159112E1"/>
    <w:rsid w:val="1592001E"/>
    <w:rsid w:val="159267A0"/>
    <w:rsid w:val="159297C7"/>
    <w:rsid w:val="1592CEC4"/>
    <w:rsid w:val="15936FD0"/>
    <w:rsid w:val="1599163D"/>
    <w:rsid w:val="159A8A67"/>
    <w:rsid w:val="159AF29E"/>
    <w:rsid w:val="159B8BB0"/>
    <w:rsid w:val="159BA6DD"/>
    <w:rsid w:val="159C03EF"/>
    <w:rsid w:val="159E0C6D"/>
    <w:rsid w:val="159FFA01"/>
    <w:rsid w:val="15A05B72"/>
    <w:rsid w:val="15A1341D"/>
    <w:rsid w:val="15A2B4C9"/>
    <w:rsid w:val="15A6D124"/>
    <w:rsid w:val="15A83139"/>
    <w:rsid w:val="15A8A400"/>
    <w:rsid w:val="15A9CDF8"/>
    <w:rsid w:val="15ADB6F0"/>
    <w:rsid w:val="15AF625C"/>
    <w:rsid w:val="15B0CC24"/>
    <w:rsid w:val="15B1EDAE"/>
    <w:rsid w:val="15B2463E"/>
    <w:rsid w:val="15B26F2B"/>
    <w:rsid w:val="15B282D9"/>
    <w:rsid w:val="15B445A9"/>
    <w:rsid w:val="15B728E4"/>
    <w:rsid w:val="15B8C60F"/>
    <w:rsid w:val="15B995BC"/>
    <w:rsid w:val="15BCBE34"/>
    <w:rsid w:val="15BD0EB1"/>
    <w:rsid w:val="15C183ED"/>
    <w:rsid w:val="15C1D2F2"/>
    <w:rsid w:val="15C302EC"/>
    <w:rsid w:val="15C4B276"/>
    <w:rsid w:val="15C5EB1A"/>
    <w:rsid w:val="15C738C1"/>
    <w:rsid w:val="15CB33F6"/>
    <w:rsid w:val="15CB9A6B"/>
    <w:rsid w:val="15CED6D1"/>
    <w:rsid w:val="15CF3F0D"/>
    <w:rsid w:val="15D02609"/>
    <w:rsid w:val="15D15E5D"/>
    <w:rsid w:val="15D1745A"/>
    <w:rsid w:val="15D1E7E7"/>
    <w:rsid w:val="15D371C4"/>
    <w:rsid w:val="15D382D0"/>
    <w:rsid w:val="15D6A463"/>
    <w:rsid w:val="15D823B6"/>
    <w:rsid w:val="15D9352D"/>
    <w:rsid w:val="15D9987E"/>
    <w:rsid w:val="15DA0BB8"/>
    <w:rsid w:val="15DCE56D"/>
    <w:rsid w:val="15E1772C"/>
    <w:rsid w:val="15E2EED9"/>
    <w:rsid w:val="15E47BEB"/>
    <w:rsid w:val="15E6D46A"/>
    <w:rsid w:val="15E77310"/>
    <w:rsid w:val="15E78215"/>
    <w:rsid w:val="15E786C8"/>
    <w:rsid w:val="15E7C589"/>
    <w:rsid w:val="15E96D3C"/>
    <w:rsid w:val="15EA00C6"/>
    <w:rsid w:val="15EBCCCC"/>
    <w:rsid w:val="15EC4333"/>
    <w:rsid w:val="15EECF32"/>
    <w:rsid w:val="15F5074E"/>
    <w:rsid w:val="15F5D70F"/>
    <w:rsid w:val="15F5E580"/>
    <w:rsid w:val="15F6ED99"/>
    <w:rsid w:val="15F888D9"/>
    <w:rsid w:val="15FA2A48"/>
    <w:rsid w:val="15FB477A"/>
    <w:rsid w:val="15FC367F"/>
    <w:rsid w:val="15FD112F"/>
    <w:rsid w:val="15FEBA60"/>
    <w:rsid w:val="1601EC39"/>
    <w:rsid w:val="16023929"/>
    <w:rsid w:val="16097109"/>
    <w:rsid w:val="1609EAB0"/>
    <w:rsid w:val="160BFC77"/>
    <w:rsid w:val="160C660E"/>
    <w:rsid w:val="160ED37F"/>
    <w:rsid w:val="160FD17F"/>
    <w:rsid w:val="16118EFA"/>
    <w:rsid w:val="16120C1C"/>
    <w:rsid w:val="16121A31"/>
    <w:rsid w:val="161383DF"/>
    <w:rsid w:val="1613E787"/>
    <w:rsid w:val="16143B5D"/>
    <w:rsid w:val="1614A055"/>
    <w:rsid w:val="16177554"/>
    <w:rsid w:val="16198D0E"/>
    <w:rsid w:val="161A4A6C"/>
    <w:rsid w:val="161B6720"/>
    <w:rsid w:val="161C6050"/>
    <w:rsid w:val="161EE3F0"/>
    <w:rsid w:val="161FB6B6"/>
    <w:rsid w:val="16212ED8"/>
    <w:rsid w:val="162633FD"/>
    <w:rsid w:val="1626CA22"/>
    <w:rsid w:val="1628350E"/>
    <w:rsid w:val="162956B3"/>
    <w:rsid w:val="162ABAB6"/>
    <w:rsid w:val="162AF4CF"/>
    <w:rsid w:val="162AF8D3"/>
    <w:rsid w:val="162B0C44"/>
    <w:rsid w:val="162B5715"/>
    <w:rsid w:val="162D957D"/>
    <w:rsid w:val="162ED2E3"/>
    <w:rsid w:val="162EEBB8"/>
    <w:rsid w:val="16314972"/>
    <w:rsid w:val="1635ECCD"/>
    <w:rsid w:val="1638A548"/>
    <w:rsid w:val="163A06BE"/>
    <w:rsid w:val="163C18EF"/>
    <w:rsid w:val="163C53C5"/>
    <w:rsid w:val="163CF907"/>
    <w:rsid w:val="163E0B50"/>
    <w:rsid w:val="1641878E"/>
    <w:rsid w:val="1643854A"/>
    <w:rsid w:val="164389E5"/>
    <w:rsid w:val="16463829"/>
    <w:rsid w:val="1647CFAF"/>
    <w:rsid w:val="164CD30D"/>
    <w:rsid w:val="164D99EB"/>
    <w:rsid w:val="164E2569"/>
    <w:rsid w:val="16544796"/>
    <w:rsid w:val="165982F7"/>
    <w:rsid w:val="165987FB"/>
    <w:rsid w:val="1659A0B9"/>
    <w:rsid w:val="165B5C79"/>
    <w:rsid w:val="165C8163"/>
    <w:rsid w:val="165D32E7"/>
    <w:rsid w:val="165F9D93"/>
    <w:rsid w:val="1660B1AF"/>
    <w:rsid w:val="166267C5"/>
    <w:rsid w:val="1662DCDC"/>
    <w:rsid w:val="1665F32C"/>
    <w:rsid w:val="16675D45"/>
    <w:rsid w:val="16684FAA"/>
    <w:rsid w:val="166ADC6D"/>
    <w:rsid w:val="166AEDBF"/>
    <w:rsid w:val="166EFD20"/>
    <w:rsid w:val="167146CF"/>
    <w:rsid w:val="1671E5D3"/>
    <w:rsid w:val="1672A1DA"/>
    <w:rsid w:val="167339E1"/>
    <w:rsid w:val="1675B82F"/>
    <w:rsid w:val="16761ABA"/>
    <w:rsid w:val="167A5779"/>
    <w:rsid w:val="167DD42A"/>
    <w:rsid w:val="16825E3E"/>
    <w:rsid w:val="1682C09B"/>
    <w:rsid w:val="1682DA16"/>
    <w:rsid w:val="1682E198"/>
    <w:rsid w:val="1682FA95"/>
    <w:rsid w:val="168324F4"/>
    <w:rsid w:val="16838704"/>
    <w:rsid w:val="168482B8"/>
    <w:rsid w:val="1685D6DB"/>
    <w:rsid w:val="16860E09"/>
    <w:rsid w:val="1687D74A"/>
    <w:rsid w:val="1688950A"/>
    <w:rsid w:val="168CB870"/>
    <w:rsid w:val="168DF143"/>
    <w:rsid w:val="168F1E94"/>
    <w:rsid w:val="168F3964"/>
    <w:rsid w:val="168FD958"/>
    <w:rsid w:val="1691CB7A"/>
    <w:rsid w:val="16925D8C"/>
    <w:rsid w:val="1696CB85"/>
    <w:rsid w:val="1697CA7E"/>
    <w:rsid w:val="16994A00"/>
    <w:rsid w:val="1699D1BF"/>
    <w:rsid w:val="169ACFB0"/>
    <w:rsid w:val="169B4B5C"/>
    <w:rsid w:val="169C0271"/>
    <w:rsid w:val="169E7CEC"/>
    <w:rsid w:val="16A0E3AE"/>
    <w:rsid w:val="16A10A11"/>
    <w:rsid w:val="16A2C208"/>
    <w:rsid w:val="16A395E7"/>
    <w:rsid w:val="16A43DC6"/>
    <w:rsid w:val="16A4ACEB"/>
    <w:rsid w:val="16A670FB"/>
    <w:rsid w:val="16A69838"/>
    <w:rsid w:val="16A9DE70"/>
    <w:rsid w:val="16AA0EBA"/>
    <w:rsid w:val="16ABADC1"/>
    <w:rsid w:val="16ACC6CC"/>
    <w:rsid w:val="16AE6109"/>
    <w:rsid w:val="16B0DCD4"/>
    <w:rsid w:val="16B30083"/>
    <w:rsid w:val="16B3229B"/>
    <w:rsid w:val="16B35753"/>
    <w:rsid w:val="16B4C731"/>
    <w:rsid w:val="16B4E017"/>
    <w:rsid w:val="16B573FB"/>
    <w:rsid w:val="16B5CB0D"/>
    <w:rsid w:val="16B639CD"/>
    <w:rsid w:val="16B6437B"/>
    <w:rsid w:val="16B73B8E"/>
    <w:rsid w:val="16B8A493"/>
    <w:rsid w:val="16B8AA51"/>
    <w:rsid w:val="16BD7F46"/>
    <w:rsid w:val="16BE8B3B"/>
    <w:rsid w:val="16BED8F5"/>
    <w:rsid w:val="16BEFC89"/>
    <w:rsid w:val="16C2C1CE"/>
    <w:rsid w:val="16C3A394"/>
    <w:rsid w:val="16C3C647"/>
    <w:rsid w:val="16CA86A0"/>
    <w:rsid w:val="16CB4719"/>
    <w:rsid w:val="16CD1CA2"/>
    <w:rsid w:val="16CD7C7A"/>
    <w:rsid w:val="16D1DF7C"/>
    <w:rsid w:val="16D1F813"/>
    <w:rsid w:val="16D23062"/>
    <w:rsid w:val="16D307CB"/>
    <w:rsid w:val="16D79ADE"/>
    <w:rsid w:val="16D7CD57"/>
    <w:rsid w:val="16D81C34"/>
    <w:rsid w:val="16D899C8"/>
    <w:rsid w:val="16DA517C"/>
    <w:rsid w:val="16DAD6E7"/>
    <w:rsid w:val="16DC8974"/>
    <w:rsid w:val="16DD8DB6"/>
    <w:rsid w:val="16DEE03C"/>
    <w:rsid w:val="16E04ACB"/>
    <w:rsid w:val="16E0D406"/>
    <w:rsid w:val="16E1F7F8"/>
    <w:rsid w:val="16E2334B"/>
    <w:rsid w:val="16E39D3A"/>
    <w:rsid w:val="16E48EE3"/>
    <w:rsid w:val="16E4AFF9"/>
    <w:rsid w:val="16E762AB"/>
    <w:rsid w:val="16E82A0E"/>
    <w:rsid w:val="16E947A1"/>
    <w:rsid w:val="16ED749B"/>
    <w:rsid w:val="16EFF340"/>
    <w:rsid w:val="16F2C53F"/>
    <w:rsid w:val="16F3B123"/>
    <w:rsid w:val="16F4E208"/>
    <w:rsid w:val="16F76152"/>
    <w:rsid w:val="16F8FD31"/>
    <w:rsid w:val="16F923E5"/>
    <w:rsid w:val="16FAA1BE"/>
    <w:rsid w:val="16FB0652"/>
    <w:rsid w:val="16FC11EE"/>
    <w:rsid w:val="16FFFFDD"/>
    <w:rsid w:val="17000899"/>
    <w:rsid w:val="1700D0EA"/>
    <w:rsid w:val="1700FAA9"/>
    <w:rsid w:val="17017D52"/>
    <w:rsid w:val="170368C6"/>
    <w:rsid w:val="1705D18A"/>
    <w:rsid w:val="17060561"/>
    <w:rsid w:val="17078FAC"/>
    <w:rsid w:val="1707E2BC"/>
    <w:rsid w:val="170A4D71"/>
    <w:rsid w:val="170A711F"/>
    <w:rsid w:val="170CCC9C"/>
    <w:rsid w:val="170DBE15"/>
    <w:rsid w:val="17115D0D"/>
    <w:rsid w:val="17115DD2"/>
    <w:rsid w:val="1711C377"/>
    <w:rsid w:val="1718257B"/>
    <w:rsid w:val="17190F71"/>
    <w:rsid w:val="1719B5E3"/>
    <w:rsid w:val="171F18C1"/>
    <w:rsid w:val="172070C2"/>
    <w:rsid w:val="1721904F"/>
    <w:rsid w:val="17226A0D"/>
    <w:rsid w:val="1722CD87"/>
    <w:rsid w:val="1725769F"/>
    <w:rsid w:val="17308AE6"/>
    <w:rsid w:val="1731007A"/>
    <w:rsid w:val="17342EAC"/>
    <w:rsid w:val="1734D157"/>
    <w:rsid w:val="17354147"/>
    <w:rsid w:val="173780A8"/>
    <w:rsid w:val="1739B899"/>
    <w:rsid w:val="173AA8F8"/>
    <w:rsid w:val="173D0CA8"/>
    <w:rsid w:val="173D94F1"/>
    <w:rsid w:val="173FC19C"/>
    <w:rsid w:val="173FD59E"/>
    <w:rsid w:val="1740AA00"/>
    <w:rsid w:val="1741068D"/>
    <w:rsid w:val="17419930"/>
    <w:rsid w:val="1743B320"/>
    <w:rsid w:val="174453FA"/>
    <w:rsid w:val="1745B8EB"/>
    <w:rsid w:val="17483E77"/>
    <w:rsid w:val="1749100A"/>
    <w:rsid w:val="174A99DE"/>
    <w:rsid w:val="174AB6E9"/>
    <w:rsid w:val="174AC05F"/>
    <w:rsid w:val="174B0596"/>
    <w:rsid w:val="174BEB8A"/>
    <w:rsid w:val="174CEE96"/>
    <w:rsid w:val="174D3F46"/>
    <w:rsid w:val="174DD04D"/>
    <w:rsid w:val="174F0691"/>
    <w:rsid w:val="1750A9A4"/>
    <w:rsid w:val="1753B4CF"/>
    <w:rsid w:val="1753EC3D"/>
    <w:rsid w:val="17544E19"/>
    <w:rsid w:val="17559161"/>
    <w:rsid w:val="1757800C"/>
    <w:rsid w:val="17587D96"/>
    <w:rsid w:val="1759A5FF"/>
    <w:rsid w:val="1759B7CF"/>
    <w:rsid w:val="175B84BB"/>
    <w:rsid w:val="175C1395"/>
    <w:rsid w:val="175D035E"/>
    <w:rsid w:val="175D4483"/>
    <w:rsid w:val="175DD528"/>
    <w:rsid w:val="17620A1F"/>
    <w:rsid w:val="1765F6C2"/>
    <w:rsid w:val="17666D0E"/>
    <w:rsid w:val="17685F54"/>
    <w:rsid w:val="176A1C33"/>
    <w:rsid w:val="176A526D"/>
    <w:rsid w:val="176B6C0A"/>
    <w:rsid w:val="176D8781"/>
    <w:rsid w:val="176DB660"/>
    <w:rsid w:val="17714422"/>
    <w:rsid w:val="177586E3"/>
    <w:rsid w:val="17774F3B"/>
    <w:rsid w:val="1777A3E3"/>
    <w:rsid w:val="177974AC"/>
    <w:rsid w:val="177B0DCD"/>
    <w:rsid w:val="177B1F4B"/>
    <w:rsid w:val="177CCD7C"/>
    <w:rsid w:val="177F31D3"/>
    <w:rsid w:val="17801B7C"/>
    <w:rsid w:val="178072C9"/>
    <w:rsid w:val="1781ECAA"/>
    <w:rsid w:val="1783B472"/>
    <w:rsid w:val="1787C191"/>
    <w:rsid w:val="178B1B4B"/>
    <w:rsid w:val="178B9B2D"/>
    <w:rsid w:val="178BB867"/>
    <w:rsid w:val="178CF34D"/>
    <w:rsid w:val="178E3D2F"/>
    <w:rsid w:val="17926E48"/>
    <w:rsid w:val="1792CAEA"/>
    <w:rsid w:val="17940E86"/>
    <w:rsid w:val="1795B9FF"/>
    <w:rsid w:val="1796212F"/>
    <w:rsid w:val="17975B95"/>
    <w:rsid w:val="17983C18"/>
    <w:rsid w:val="1798648D"/>
    <w:rsid w:val="1798ADE0"/>
    <w:rsid w:val="179A0AC9"/>
    <w:rsid w:val="179ADA20"/>
    <w:rsid w:val="179B67A6"/>
    <w:rsid w:val="179B9133"/>
    <w:rsid w:val="17A0B78A"/>
    <w:rsid w:val="17A152AE"/>
    <w:rsid w:val="17A36D3F"/>
    <w:rsid w:val="17A97A9A"/>
    <w:rsid w:val="17A9E14E"/>
    <w:rsid w:val="17AC3777"/>
    <w:rsid w:val="17AE575E"/>
    <w:rsid w:val="17B02920"/>
    <w:rsid w:val="17B06EB9"/>
    <w:rsid w:val="17B39FA1"/>
    <w:rsid w:val="17B3E17B"/>
    <w:rsid w:val="17B50FD8"/>
    <w:rsid w:val="17B67C92"/>
    <w:rsid w:val="17B6B127"/>
    <w:rsid w:val="17B6E9C5"/>
    <w:rsid w:val="17B77A27"/>
    <w:rsid w:val="17B80AD1"/>
    <w:rsid w:val="17B8FD2D"/>
    <w:rsid w:val="17B904EA"/>
    <w:rsid w:val="17BAC369"/>
    <w:rsid w:val="17BBE766"/>
    <w:rsid w:val="17BDBECF"/>
    <w:rsid w:val="17BE7E01"/>
    <w:rsid w:val="17BEC217"/>
    <w:rsid w:val="17BEF377"/>
    <w:rsid w:val="17BF4977"/>
    <w:rsid w:val="17C04EE3"/>
    <w:rsid w:val="17C1C599"/>
    <w:rsid w:val="17C2999C"/>
    <w:rsid w:val="17C434B0"/>
    <w:rsid w:val="17C46F12"/>
    <w:rsid w:val="17C50FC0"/>
    <w:rsid w:val="17C55789"/>
    <w:rsid w:val="17C62BC7"/>
    <w:rsid w:val="17C6FEC3"/>
    <w:rsid w:val="17C76E28"/>
    <w:rsid w:val="17C8E3E2"/>
    <w:rsid w:val="17C903DE"/>
    <w:rsid w:val="17C97315"/>
    <w:rsid w:val="17CA0293"/>
    <w:rsid w:val="17CA11A7"/>
    <w:rsid w:val="17CB3AE7"/>
    <w:rsid w:val="17CBA811"/>
    <w:rsid w:val="17CD290F"/>
    <w:rsid w:val="17CDC011"/>
    <w:rsid w:val="17CE034F"/>
    <w:rsid w:val="17CEB238"/>
    <w:rsid w:val="17CF4DEA"/>
    <w:rsid w:val="17CF8FC4"/>
    <w:rsid w:val="17D15B91"/>
    <w:rsid w:val="17D2425C"/>
    <w:rsid w:val="17D50F1A"/>
    <w:rsid w:val="17D536E6"/>
    <w:rsid w:val="17D54E19"/>
    <w:rsid w:val="17D65DB4"/>
    <w:rsid w:val="17D69677"/>
    <w:rsid w:val="17D73F98"/>
    <w:rsid w:val="17D74780"/>
    <w:rsid w:val="17D7963A"/>
    <w:rsid w:val="17DBB890"/>
    <w:rsid w:val="17DF4F1C"/>
    <w:rsid w:val="17E0F6B5"/>
    <w:rsid w:val="17E18A5C"/>
    <w:rsid w:val="17E22857"/>
    <w:rsid w:val="17E2FCCB"/>
    <w:rsid w:val="17E63AEB"/>
    <w:rsid w:val="17E6789C"/>
    <w:rsid w:val="17E7ABC9"/>
    <w:rsid w:val="17E9157D"/>
    <w:rsid w:val="17E93D1A"/>
    <w:rsid w:val="17EA1F2E"/>
    <w:rsid w:val="17EA9598"/>
    <w:rsid w:val="17EBC010"/>
    <w:rsid w:val="17ED1A40"/>
    <w:rsid w:val="17ED3450"/>
    <w:rsid w:val="17ED5E3E"/>
    <w:rsid w:val="17EEA726"/>
    <w:rsid w:val="17EF8EB1"/>
    <w:rsid w:val="17F1B3F7"/>
    <w:rsid w:val="17F49379"/>
    <w:rsid w:val="17F80D98"/>
    <w:rsid w:val="17FBB0DB"/>
    <w:rsid w:val="17FF7B9D"/>
    <w:rsid w:val="18024196"/>
    <w:rsid w:val="1802FB2D"/>
    <w:rsid w:val="18038DD1"/>
    <w:rsid w:val="180494B6"/>
    <w:rsid w:val="18059A33"/>
    <w:rsid w:val="1806A446"/>
    <w:rsid w:val="18077E3E"/>
    <w:rsid w:val="18093C1B"/>
    <w:rsid w:val="1809C54C"/>
    <w:rsid w:val="1809CF48"/>
    <w:rsid w:val="180A022E"/>
    <w:rsid w:val="180B26F1"/>
    <w:rsid w:val="180D3F66"/>
    <w:rsid w:val="180E949D"/>
    <w:rsid w:val="180EEE1E"/>
    <w:rsid w:val="1810FF06"/>
    <w:rsid w:val="18147B8A"/>
    <w:rsid w:val="18168884"/>
    <w:rsid w:val="1817C7A1"/>
    <w:rsid w:val="1817F90D"/>
    <w:rsid w:val="18198C18"/>
    <w:rsid w:val="181A12B9"/>
    <w:rsid w:val="181BD8B0"/>
    <w:rsid w:val="181D717E"/>
    <w:rsid w:val="181EE914"/>
    <w:rsid w:val="1820FD94"/>
    <w:rsid w:val="1823C4B6"/>
    <w:rsid w:val="18257FA6"/>
    <w:rsid w:val="18271EFE"/>
    <w:rsid w:val="1827A249"/>
    <w:rsid w:val="182A7C34"/>
    <w:rsid w:val="182B354F"/>
    <w:rsid w:val="182C4B6F"/>
    <w:rsid w:val="182C8743"/>
    <w:rsid w:val="182D4177"/>
    <w:rsid w:val="182D6770"/>
    <w:rsid w:val="1830D09D"/>
    <w:rsid w:val="18315B26"/>
    <w:rsid w:val="18324FD4"/>
    <w:rsid w:val="1832B357"/>
    <w:rsid w:val="18349655"/>
    <w:rsid w:val="1834FD11"/>
    <w:rsid w:val="1838D26B"/>
    <w:rsid w:val="18390444"/>
    <w:rsid w:val="183AAC36"/>
    <w:rsid w:val="183C2203"/>
    <w:rsid w:val="183F403F"/>
    <w:rsid w:val="183FD9F1"/>
    <w:rsid w:val="1843AA86"/>
    <w:rsid w:val="18441373"/>
    <w:rsid w:val="18443FC7"/>
    <w:rsid w:val="18453972"/>
    <w:rsid w:val="18454895"/>
    <w:rsid w:val="1847467C"/>
    <w:rsid w:val="18490212"/>
    <w:rsid w:val="184A1844"/>
    <w:rsid w:val="184AA5A7"/>
    <w:rsid w:val="184B4F90"/>
    <w:rsid w:val="184EF037"/>
    <w:rsid w:val="184F216E"/>
    <w:rsid w:val="184F6F7A"/>
    <w:rsid w:val="184FA8E9"/>
    <w:rsid w:val="185547CD"/>
    <w:rsid w:val="185635D1"/>
    <w:rsid w:val="18567CD8"/>
    <w:rsid w:val="185976A1"/>
    <w:rsid w:val="1859D91E"/>
    <w:rsid w:val="185A4952"/>
    <w:rsid w:val="185CD7B9"/>
    <w:rsid w:val="185D4FB8"/>
    <w:rsid w:val="185E8E93"/>
    <w:rsid w:val="1861AEAF"/>
    <w:rsid w:val="1863BA9B"/>
    <w:rsid w:val="1865685C"/>
    <w:rsid w:val="186D9876"/>
    <w:rsid w:val="186E0512"/>
    <w:rsid w:val="186E6132"/>
    <w:rsid w:val="186EB664"/>
    <w:rsid w:val="186FFF14"/>
    <w:rsid w:val="1870BD36"/>
    <w:rsid w:val="18727D98"/>
    <w:rsid w:val="18729A43"/>
    <w:rsid w:val="18733034"/>
    <w:rsid w:val="187A93C1"/>
    <w:rsid w:val="187BE876"/>
    <w:rsid w:val="187BF32D"/>
    <w:rsid w:val="187D9105"/>
    <w:rsid w:val="187DA776"/>
    <w:rsid w:val="187E4EEE"/>
    <w:rsid w:val="187F6E82"/>
    <w:rsid w:val="187F7C9B"/>
    <w:rsid w:val="1880D55B"/>
    <w:rsid w:val="18848973"/>
    <w:rsid w:val="18853E47"/>
    <w:rsid w:val="188B577C"/>
    <w:rsid w:val="188B5C46"/>
    <w:rsid w:val="188E1044"/>
    <w:rsid w:val="188F4EBD"/>
    <w:rsid w:val="18902B5D"/>
    <w:rsid w:val="18915FF4"/>
    <w:rsid w:val="18916CF4"/>
    <w:rsid w:val="189181BA"/>
    <w:rsid w:val="18924363"/>
    <w:rsid w:val="1893D6D0"/>
    <w:rsid w:val="189577BE"/>
    <w:rsid w:val="189648AA"/>
    <w:rsid w:val="18972F27"/>
    <w:rsid w:val="189895AE"/>
    <w:rsid w:val="1898B799"/>
    <w:rsid w:val="18995799"/>
    <w:rsid w:val="1899A0C2"/>
    <w:rsid w:val="189AD709"/>
    <w:rsid w:val="189D28D9"/>
    <w:rsid w:val="189DE598"/>
    <w:rsid w:val="18A166B6"/>
    <w:rsid w:val="18A27924"/>
    <w:rsid w:val="18A514D7"/>
    <w:rsid w:val="18A58653"/>
    <w:rsid w:val="18A6EE92"/>
    <w:rsid w:val="18A6F08C"/>
    <w:rsid w:val="18A73C67"/>
    <w:rsid w:val="18A8EC20"/>
    <w:rsid w:val="18AA06E1"/>
    <w:rsid w:val="18AA6E88"/>
    <w:rsid w:val="18AB1F40"/>
    <w:rsid w:val="18ABD1F9"/>
    <w:rsid w:val="18ABDC56"/>
    <w:rsid w:val="18AE7553"/>
    <w:rsid w:val="18B4BEF2"/>
    <w:rsid w:val="18B4E3D9"/>
    <w:rsid w:val="18B9E216"/>
    <w:rsid w:val="18BA14C9"/>
    <w:rsid w:val="18BA6CA8"/>
    <w:rsid w:val="18BD4B9E"/>
    <w:rsid w:val="18BEF3DE"/>
    <w:rsid w:val="18C00C7B"/>
    <w:rsid w:val="18C033AF"/>
    <w:rsid w:val="18C186C8"/>
    <w:rsid w:val="18C27821"/>
    <w:rsid w:val="18C38127"/>
    <w:rsid w:val="18C3D89E"/>
    <w:rsid w:val="18C47D2C"/>
    <w:rsid w:val="18C5C079"/>
    <w:rsid w:val="18C619C0"/>
    <w:rsid w:val="18C64947"/>
    <w:rsid w:val="18C6818B"/>
    <w:rsid w:val="18C9D313"/>
    <w:rsid w:val="18CBE32C"/>
    <w:rsid w:val="18CC15D6"/>
    <w:rsid w:val="18CCD401"/>
    <w:rsid w:val="18CD0CEA"/>
    <w:rsid w:val="18D1004D"/>
    <w:rsid w:val="18D3F28A"/>
    <w:rsid w:val="18D4253C"/>
    <w:rsid w:val="18D518B4"/>
    <w:rsid w:val="18D5AC73"/>
    <w:rsid w:val="18D5DE6A"/>
    <w:rsid w:val="18D6A7CC"/>
    <w:rsid w:val="18DB9565"/>
    <w:rsid w:val="18DBE854"/>
    <w:rsid w:val="18DC0CD0"/>
    <w:rsid w:val="18DC57B8"/>
    <w:rsid w:val="18DD14E5"/>
    <w:rsid w:val="18DDDB6A"/>
    <w:rsid w:val="18DE5C8C"/>
    <w:rsid w:val="18DF12C7"/>
    <w:rsid w:val="18DF90A1"/>
    <w:rsid w:val="18E12306"/>
    <w:rsid w:val="18E2E8CF"/>
    <w:rsid w:val="18E338D3"/>
    <w:rsid w:val="18E3AC56"/>
    <w:rsid w:val="18E3CD9C"/>
    <w:rsid w:val="18E3F7FB"/>
    <w:rsid w:val="18E4F98C"/>
    <w:rsid w:val="18E59450"/>
    <w:rsid w:val="18E63AD1"/>
    <w:rsid w:val="18E6776E"/>
    <w:rsid w:val="18E716B3"/>
    <w:rsid w:val="18E8F31E"/>
    <w:rsid w:val="18E90208"/>
    <w:rsid w:val="18EA1E98"/>
    <w:rsid w:val="18EA7EB7"/>
    <w:rsid w:val="18EAD63F"/>
    <w:rsid w:val="18EBC8EC"/>
    <w:rsid w:val="18F09CFF"/>
    <w:rsid w:val="18F0F74F"/>
    <w:rsid w:val="18F18DA0"/>
    <w:rsid w:val="18F2B260"/>
    <w:rsid w:val="18F2FF9E"/>
    <w:rsid w:val="18F30ABC"/>
    <w:rsid w:val="18F7A7F2"/>
    <w:rsid w:val="18F9A604"/>
    <w:rsid w:val="18F9CE0B"/>
    <w:rsid w:val="18FA497D"/>
    <w:rsid w:val="18FA5FE7"/>
    <w:rsid w:val="18FA90A2"/>
    <w:rsid w:val="18FCB158"/>
    <w:rsid w:val="18FD5767"/>
    <w:rsid w:val="18FDFF77"/>
    <w:rsid w:val="18FFA159"/>
    <w:rsid w:val="190095FA"/>
    <w:rsid w:val="1900DB3D"/>
    <w:rsid w:val="19011325"/>
    <w:rsid w:val="1902D852"/>
    <w:rsid w:val="1902DFE0"/>
    <w:rsid w:val="1906F264"/>
    <w:rsid w:val="190763B7"/>
    <w:rsid w:val="1907A257"/>
    <w:rsid w:val="19096416"/>
    <w:rsid w:val="190A226B"/>
    <w:rsid w:val="190AEE03"/>
    <w:rsid w:val="190B7D86"/>
    <w:rsid w:val="190BB95D"/>
    <w:rsid w:val="190C510F"/>
    <w:rsid w:val="190C7991"/>
    <w:rsid w:val="190E07BC"/>
    <w:rsid w:val="1912032F"/>
    <w:rsid w:val="19165B76"/>
    <w:rsid w:val="1918513E"/>
    <w:rsid w:val="1918AA2C"/>
    <w:rsid w:val="1919F110"/>
    <w:rsid w:val="191A621A"/>
    <w:rsid w:val="191AAF56"/>
    <w:rsid w:val="191CC058"/>
    <w:rsid w:val="191FD0B7"/>
    <w:rsid w:val="192064BB"/>
    <w:rsid w:val="1920A634"/>
    <w:rsid w:val="1920E984"/>
    <w:rsid w:val="19210041"/>
    <w:rsid w:val="19212263"/>
    <w:rsid w:val="192373DA"/>
    <w:rsid w:val="19244BB7"/>
    <w:rsid w:val="1925DB3D"/>
    <w:rsid w:val="192A0140"/>
    <w:rsid w:val="192BA2FD"/>
    <w:rsid w:val="192C0A49"/>
    <w:rsid w:val="192C7FC1"/>
    <w:rsid w:val="192E71D4"/>
    <w:rsid w:val="1931003F"/>
    <w:rsid w:val="1931A273"/>
    <w:rsid w:val="19333F02"/>
    <w:rsid w:val="1933AFEB"/>
    <w:rsid w:val="1934F7CF"/>
    <w:rsid w:val="1935FCF8"/>
    <w:rsid w:val="193602A2"/>
    <w:rsid w:val="19394251"/>
    <w:rsid w:val="193ACCD4"/>
    <w:rsid w:val="193CA787"/>
    <w:rsid w:val="193D0972"/>
    <w:rsid w:val="193E5A2A"/>
    <w:rsid w:val="193E7798"/>
    <w:rsid w:val="193ED31E"/>
    <w:rsid w:val="193ED7B2"/>
    <w:rsid w:val="193F960A"/>
    <w:rsid w:val="1940EFED"/>
    <w:rsid w:val="194167CF"/>
    <w:rsid w:val="1942532C"/>
    <w:rsid w:val="19435040"/>
    <w:rsid w:val="19441CFB"/>
    <w:rsid w:val="1944E4C7"/>
    <w:rsid w:val="19471DE7"/>
    <w:rsid w:val="1949D52B"/>
    <w:rsid w:val="194BCD07"/>
    <w:rsid w:val="194C2F02"/>
    <w:rsid w:val="194CAEF2"/>
    <w:rsid w:val="194CF1B2"/>
    <w:rsid w:val="194DDDA6"/>
    <w:rsid w:val="1950575C"/>
    <w:rsid w:val="195080D8"/>
    <w:rsid w:val="1950DDDD"/>
    <w:rsid w:val="19510166"/>
    <w:rsid w:val="195264BB"/>
    <w:rsid w:val="19546BD4"/>
    <w:rsid w:val="1954C1E9"/>
    <w:rsid w:val="1955FD38"/>
    <w:rsid w:val="19593D3A"/>
    <w:rsid w:val="195A9B78"/>
    <w:rsid w:val="195ACCC5"/>
    <w:rsid w:val="195E6B67"/>
    <w:rsid w:val="195EB500"/>
    <w:rsid w:val="195FE4EE"/>
    <w:rsid w:val="1961D3C1"/>
    <w:rsid w:val="1962DF7A"/>
    <w:rsid w:val="1963850D"/>
    <w:rsid w:val="1964C22C"/>
    <w:rsid w:val="19656C90"/>
    <w:rsid w:val="19688711"/>
    <w:rsid w:val="19694982"/>
    <w:rsid w:val="1969AF03"/>
    <w:rsid w:val="196B1547"/>
    <w:rsid w:val="196BAA3D"/>
    <w:rsid w:val="196CE24C"/>
    <w:rsid w:val="196EFEEA"/>
    <w:rsid w:val="1970C06E"/>
    <w:rsid w:val="197529AD"/>
    <w:rsid w:val="197E2638"/>
    <w:rsid w:val="197F2D53"/>
    <w:rsid w:val="197F8BA5"/>
    <w:rsid w:val="19800EBA"/>
    <w:rsid w:val="19804CEE"/>
    <w:rsid w:val="1981457F"/>
    <w:rsid w:val="1984D7EA"/>
    <w:rsid w:val="1985648C"/>
    <w:rsid w:val="1985CAE8"/>
    <w:rsid w:val="1988E445"/>
    <w:rsid w:val="1988EEF1"/>
    <w:rsid w:val="198BAC08"/>
    <w:rsid w:val="198D85E0"/>
    <w:rsid w:val="198E2211"/>
    <w:rsid w:val="198E2964"/>
    <w:rsid w:val="198E3193"/>
    <w:rsid w:val="198F342E"/>
    <w:rsid w:val="19918F7E"/>
    <w:rsid w:val="199325A3"/>
    <w:rsid w:val="1994256F"/>
    <w:rsid w:val="1994979A"/>
    <w:rsid w:val="1994C1E1"/>
    <w:rsid w:val="19966E33"/>
    <w:rsid w:val="199913BC"/>
    <w:rsid w:val="1999ED79"/>
    <w:rsid w:val="199A7EBB"/>
    <w:rsid w:val="199CC06F"/>
    <w:rsid w:val="199EC17E"/>
    <w:rsid w:val="19A12447"/>
    <w:rsid w:val="19A17F58"/>
    <w:rsid w:val="19A2004C"/>
    <w:rsid w:val="19A23331"/>
    <w:rsid w:val="19A4110E"/>
    <w:rsid w:val="19A55B49"/>
    <w:rsid w:val="19A764D2"/>
    <w:rsid w:val="19A81593"/>
    <w:rsid w:val="19A83532"/>
    <w:rsid w:val="19ABA97D"/>
    <w:rsid w:val="19AD9CBC"/>
    <w:rsid w:val="19B01581"/>
    <w:rsid w:val="19B31BBE"/>
    <w:rsid w:val="19B561D1"/>
    <w:rsid w:val="19B61CCA"/>
    <w:rsid w:val="19B63B92"/>
    <w:rsid w:val="19B77A22"/>
    <w:rsid w:val="19B82D89"/>
    <w:rsid w:val="19B8E9C6"/>
    <w:rsid w:val="19B92FE9"/>
    <w:rsid w:val="19B9633F"/>
    <w:rsid w:val="19BA8D80"/>
    <w:rsid w:val="19BAD8BC"/>
    <w:rsid w:val="19BC1E50"/>
    <w:rsid w:val="19BDD698"/>
    <w:rsid w:val="19BE51DF"/>
    <w:rsid w:val="19BF1735"/>
    <w:rsid w:val="19BFBC39"/>
    <w:rsid w:val="19C18E18"/>
    <w:rsid w:val="19C1CC4A"/>
    <w:rsid w:val="19C337A8"/>
    <w:rsid w:val="19C3E69D"/>
    <w:rsid w:val="19C57669"/>
    <w:rsid w:val="19C65BDC"/>
    <w:rsid w:val="19C963F5"/>
    <w:rsid w:val="19CADB1C"/>
    <w:rsid w:val="19CBA21E"/>
    <w:rsid w:val="19CC59CC"/>
    <w:rsid w:val="19CDC9AA"/>
    <w:rsid w:val="19CF065C"/>
    <w:rsid w:val="19CF21D7"/>
    <w:rsid w:val="19D20ECD"/>
    <w:rsid w:val="19D3913E"/>
    <w:rsid w:val="19D4481C"/>
    <w:rsid w:val="19D5B12E"/>
    <w:rsid w:val="19D6FA14"/>
    <w:rsid w:val="19DABA7B"/>
    <w:rsid w:val="19DB6628"/>
    <w:rsid w:val="19DC1591"/>
    <w:rsid w:val="19DC5CCE"/>
    <w:rsid w:val="19DCB4B7"/>
    <w:rsid w:val="19DD576B"/>
    <w:rsid w:val="19E153E9"/>
    <w:rsid w:val="19E1CB78"/>
    <w:rsid w:val="19E5782C"/>
    <w:rsid w:val="19E6103B"/>
    <w:rsid w:val="19EA3555"/>
    <w:rsid w:val="19EB31F2"/>
    <w:rsid w:val="19EB9194"/>
    <w:rsid w:val="19EC3B00"/>
    <w:rsid w:val="19EC614E"/>
    <w:rsid w:val="19EDC1A6"/>
    <w:rsid w:val="19EFC349"/>
    <w:rsid w:val="19F21B52"/>
    <w:rsid w:val="19F3B44B"/>
    <w:rsid w:val="19F3E5AB"/>
    <w:rsid w:val="19F481B2"/>
    <w:rsid w:val="19F688AE"/>
    <w:rsid w:val="19F73CDA"/>
    <w:rsid w:val="19F879DB"/>
    <w:rsid w:val="19FAE12B"/>
    <w:rsid w:val="19FBAEC8"/>
    <w:rsid w:val="19FE8963"/>
    <w:rsid w:val="19FE8BC1"/>
    <w:rsid w:val="1A000065"/>
    <w:rsid w:val="1A01C3EF"/>
    <w:rsid w:val="1A054AB5"/>
    <w:rsid w:val="1A0578BF"/>
    <w:rsid w:val="1A05B17E"/>
    <w:rsid w:val="1A0703BE"/>
    <w:rsid w:val="1A0925B8"/>
    <w:rsid w:val="1A0AB177"/>
    <w:rsid w:val="1A0C24E8"/>
    <w:rsid w:val="1A0CDAAD"/>
    <w:rsid w:val="1A0CDDAA"/>
    <w:rsid w:val="1A0D054F"/>
    <w:rsid w:val="1A0D7D2B"/>
    <w:rsid w:val="1A0E784F"/>
    <w:rsid w:val="1A0EC06B"/>
    <w:rsid w:val="1A0F84E3"/>
    <w:rsid w:val="1A1373F6"/>
    <w:rsid w:val="1A14B2B5"/>
    <w:rsid w:val="1A159043"/>
    <w:rsid w:val="1A159D64"/>
    <w:rsid w:val="1A16C7E7"/>
    <w:rsid w:val="1A17885F"/>
    <w:rsid w:val="1A1846D3"/>
    <w:rsid w:val="1A1A7BB0"/>
    <w:rsid w:val="1A1AE5E7"/>
    <w:rsid w:val="1A1FE601"/>
    <w:rsid w:val="1A2262CE"/>
    <w:rsid w:val="1A2265C6"/>
    <w:rsid w:val="1A265ADF"/>
    <w:rsid w:val="1A2A1E15"/>
    <w:rsid w:val="1A2A2E80"/>
    <w:rsid w:val="1A2C60CF"/>
    <w:rsid w:val="1A2EBDC6"/>
    <w:rsid w:val="1A30B745"/>
    <w:rsid w:val="1A328046"/>
    <w:rsid w:val="1A328404"/>
    <w:rsid w:val="1A37CF38"/>
    <w:rsid w:val="1A38D7AD"/>
    <w:rsid w:val="1A3BFE2B"/>
    <w:rsid w:val="1A3D2061"/>
    <w:rsid w:val="1A3E5179"/>
    <w:rsid w:val="1A406948"/>
    <w:rsid w:val="1A4116E0"/>
    <w:rsid w:val="1A41C47E"/>
    <w:rsid w:val="1A454B72"/>
    <w:rsid w:val="1A45BAD2"/>
    <w:rsid w:val="1A4630FD"/>
    <w:rsid w:val="1A470CE5"/>
    <w:rsid w:val="1A485A8B"/>
    <w:rsid w:val="1A4A7F67"/>
    <w:rsid w:val="1A4B3D8D"/>
    <w:rsid w:val="1A4BB738"/>
    <w:rsid w:val="1A4E804F"/>
    <w:rsid w:val="1A4ED5C8"/>
    <w:rsid w:val="1A4EF0A0"/>
    <w:rsid w:val="1A517D9A"/>
    <w:rsid w:val="1A528099"/>
    <w:rsid w:val="1A559876"/>
    <w:rsid w:val="1A565939"/>
    <w:rsid w:val="1A591309"/>
    <w:rsid w:val="1A5998D9"/>
    <w:rsid w:val="1A5A211B"/>
    <w:rsid w:val="1A5BCA85"/>
    <w:rsid w:val="1A5C5695"/>
    <w:rsid w:val="1A5EEAE7"/>
    <w:rsid w:val="1A612655"/>
    <w:rsid w:val="1A61F889"/>
    <w:rsid w:val="1A669CC2"/>
    <w:rsid w:val="1A66CE3D"/>
    <w:rsid w:val="1A675EDE"/>
    <w:rsid w:val="1A67EE61"/>
    <w:rsid w:val="1A687A90"/>
    <w:rsid w:val="1A6A6FF0"/>
    <w:rsid w:val="1A6AFBCC"/>
    <w:rsid w:val="1A6E10D6"/>
    <w:rsid w:val="1A6F051F"/>
    <w:rsid w:val="1A71815B"/>
    <w:rsid w:val="1A71F76E"/>
    <w:rsid w:val="1A73C1E3"/>
    <w:rsid w:val="1A781796"/>
    <w:rsid w:val="1A78FE28"/>
    <w:rsid w:val="1A79CCD1"/>
    <w:rsid w:val="1A7A3A6F"/>
    <w:rsid w:val="1A7ABEF4"/>
    <w:rsid w:val="1A7BCF6A"/>
    <w:rsid w:val="1A7CBAD9"/>
    <w:rsid w:val="1A7D75E0"/>
    <w:rsid w:val="1A7DF0B8"/>
    <w:rsid w:val="1A82965A"/>
    <w:rsid w:val="1A867C65"/>
    <w:rsid w:val="1A87AAE4"/>
    <w:rsid w:val="1A8921CA"/>
    <w:rsid w:val="1A899015"/>
    <w:rsid w:val="1A8AC807"/>
    <w:rsid w:val="1A8B5F18"/>
    <w:rsid w:val="1A8D120D"/>
    <w:rsid w:val="1A8D285F"/>
    <w:rsid w:val="1A8E5F11"/>
    <w:rsid w:val="1A8E83C8"/>
    <w:rsid w:val="1A8EA2AF"/>
    <w:rsid w:val="1A8F86B2"/>
    <w:rsid w:val="1A906C95"/>
    <w:rsid w:val="1A92FFE1"/>
    <w:rsid w:val="1A952548"/>
    <w:rsid w:val="1A955694"/>
    <w:rsid w:val="1A95AEBC"/>
    <w:rsid w:val="1A975D2B"/>
    <w:rsid w:val="1A9840BF"/>
    <w:rsid w:val="1A9994A9"/>
    <w:rsid w:val="1A99E09F"/>
    <w:rsid w:val="1A9A0DCA"/>
    <w:rsid w:val="1A9C62AD"/>
    <w:rsid w:val="1A9CA096"/>
    <w:rsid w:val="1A9F3201"/>
    <w:rsid w:val="1A9F7C2F"/>
    <w:rsid w:val="1AA1995E"/>
    <w:rsid w:val="1AA1C638"/>
    <w:rsid w:val="1AA21491"/>
    <w:rsid w:val="1AA3224F"/>
    <w:rsid w:val="1AA4D061"/>
    <w:rsid w:val="1AA600D4"/>
    <w:rsid w:val="1AA6DAD6"/>
    <w:rsid w:val="1AA8860A"/>
    <w:rsid w:val="1AAA0EE1"/>
    <w:rsid w:val="1AAA9EA8"/>
    <w:rsid w:val="1AAAA7BA"/>
    <w:rsid w:val="1AAC19E3"/>
    <w:rsid w:val="1AADF252"/>
    <w:rsid w:val="1AAEF68B"/>
    <w:rsid w:val="1AB334D1"/>
    <w:rsid w:val="1AB5828E"/>
    <w:rsid w:val="1AB58B12"/>
    <w:rsid w:val="1AB65596"/>
    <w:rsid w:val="1AB67034"/>
    <w:rsid w:val="1AB9B636"/>
    <w:rsid w:val="1ABA1583"/>
    <w:rsid w:val="1ABB4876"/>
    <w:rsid w:val="1ABB821B"/>
    <w:rsid w:val="1ABBDEF1"/>
    <w:rsid w:val="1ABBEE05"/>
    <w:rsid w:val="1AC1E8DC"/>
    <w:rsid w:val="1AC21C3A"/>
    <w:rsid w:val="1AC22CF9"/>
    <w:rsid w:val="1AC2413F"/>
    <w:rsid w:val="1AC2A0A3"/>
    <w:rsid w:val="1AC809FE"/>
    <w:rsid w:val="1AC8D0E8"/>
    <w:rsid w:val="1ACD14E7"/>
    <w:rsid w:val="1ACD2234"/>
    <w:rsid w:val="1ACDDF0E"/>
    <w:rsid w:val="1ACF1748"/>
    <w:rsid w:val="1AD14B07"/>
    <w:rsid w:val="1AD49922"/>
    <w:rsid w:val="1AD4E3D6"/>
    <w:rsid w:val="1AD5048B"/>
    <w:rsid w:val="1AD61DA3"/>
    <w:rsid w:val="1AD621EA"/>
    <w:rsid w:val="1AD74BDF"/>
    <w:rsid w:val="1AD7ABA5"/>
    <w:rsid w:val="1AD7FFF1"/>
    <w:rsid w:val="1AD8B8B4"/>
    <w:rsid w:val="1ADA5839"/>
    <w:rsid w:val="1ADACEF7"/>
    <w:rsid w:val="1ADB5AE6"/>
    <w:rsid w:val="1AE00F9D"/>
    <w:rsid w:val="1AE11B72"/>
    <w:rsid w:val="1AE2010F"/>
    <w:rsid w:val="1AE2834A"/>
    <w:rsid w:val="1AE6E229"/>
    <w:rsid w:val="1AEB7B21"/>
    <w:rsid w:val="1AED9DDA"/>
    <w:rsid w:val="1AEE20C9"/>
    <w:rsid w:val="1AEE41C3"/>
    <w:rsid w:val="1AEE6F85"/>
    <w:rsid w:val="1AF039D8"/>
    <w:rsid w:val="1AF14346"/>
    <w:rsid w:val="1AF2CD05"/>
    <w:rsid w:val="1AF3FDA0"/>
    <w:rsid w:val="1AF4C449"/>
    <w:rsid w:val="1AF84D70"/>
    <w:rsid w:val="1AF8AB1C"/>
    <w:rsid w:val="1AFAE4CF"/>
    <w:rsid w:val="1AFE2DBA"/>
    <w:rsid w:val="1B001BFC"/>
    <w:rsid w:val="1B00AE77"/>
    <w:rsid w:val="1B032101"/>
    <w:rsid w:val="1B075527"/>
    <w:rsid w:val="1B07B8AE"/>
    <w:rsid w:val="1B08E8B4"/>
    <w:rsid w:val="1B09C181"/>
    <w:rsid w:val="1B0A5263"/>
    <w:rsid w:val="1B0A5E1E"/>
    <w:rsid w:val="1B0B2D23"/>
    <w:rsid w:val="1B0BDDBA"/>
    <w:rsid w:val="1B0D9CE1"/>
    <w:rsid w:val="1B0EC824"/>
    <w:rsid w:val="1B109C89"/>
    <w:rsid w:val="1B1120A3"/>
    <w:rsid w:val="1B11FF1D"/>
    <w:rsid w:val="1B134166"/>
    <w:rsid w:val="1B148D8F"/>
    <w:rsid w:val="1B14D1E4"/>
    <w:rsid w:val="1B14EDC8"/>
    <w:rsid w:val="1B154E52"/>
    <w:rsid w:val="1B16C09C"/>
    <w:rsid w:val="1B16F59E"/>
    <w:rsid w:val="1B175539"/>
    <w:rsid w:val="1B178DBF"/>
    <w:rsid w:val="1B1826FE"/>
    <w:rsid w:val="1B18A1CE"/>
    <w:rsid w:val="1B19993D"/>
    <w:rsid w:val="1B1E8741"/>
    <w:rsid w:val="1B1EB00A"/>
    <w:rsid w:val="1B1F8E66"/>
    <w:rsid w:val="1B226B19"/>
    <w:rsid w:val="1B25D954"/>
    <w:rsid w:val="1B271276"/>
    <w:rsid w:val="1B273FF7"/>
    <w:rsid w:val="1B28DD4B"/>
    <w:rsid w:val="1B293673"/>
    <w:rsid w:val="1B29EA7E"/>
    <w:rsid w:val="1B2A05D7"/>
    <w:rsid w:val="1B2BBC1F"/>
    <w:rsid w:val="1B2D3E16"/>
    <w:rsid w:val="1B2E7FCC"/>
    <w:rsid w:val="1B2F7901"/>
    <w:rsid w:val="1B30D71E"/>
    <w:rsid w:val="1B318314"/>
    <w:rsid w:val="1B31BADD"/>
    <w:rsid w:val="1B3200E2"/>
    <w:rsid w:val="1B3391AA"/>
    <w:rsid w:val="1B34FFB7"/>
    <w:rsid w:val="1B3542CE"/>
    <w:rsid w:val="1B36971F"/>
    <w:rsid w:val="1B36BF0C"/>
    <w:rsid w:val="1B36C10F"/>
    <w:rsid w:val="1B3BDA20"/>
    <w:rsid w:val="1B3C5CE5"/>
    <w:rsid w:val="1B3D5D78"/>
    <w:rsid w:val="1B3D5FD4"/>
    <w:rsid w:val="1B3DC3D2"/>
    <w:rsid w:val="1B3DF3EC"/>
    <w:rsid w:val="1B3F26D4"/>
    <w:rsid w:val="1B40B5EE"/>
    <w:rsid w:val="1B427B1B"/>
    <w:rsid w:val="1B428ED0"/>
    <w:rsid w:val="1B434526"/>
    <w:rsid w:val="1B450C7A"/>
    <w:rsid w:val="1B462137"/>
    <w:rsid w:val="1B472173"/>
    <w:rsid w:val="1B486A89"/>
    <w:rsid w:val="1B495528"/>
    <w:rsid w:val="1B4D6DB5"/>
    <w:rsid w:val="1B4EBC8F"/>
    <w:rsid w:val="1B506D4E"/>
    <w:rsid w:val="1B540E27"/>
    <w:rsid w:val="1B54E863"/>
    <w:rsid w:val="1B5BE84A"/>
    <w:rsid w:val="1B5CE045"/>
    <w:rsid w:val="1B5D4F09"/>
    <w:rsid w:val="1B60EE79"/>
    <w:rsid w:val="1B6209A9"/>
    <w:rsid w:val="1B632095"/>
    <w:rsid w:val="1B635392"/>
    <w:rsid w:val="1B6479E4"/>
    <w:rsid w:val="1B6796EA"/>
    <w:rsid w:val="1B67D2DF"/>
    <w:rsid w:val="1B68F857"/>
    <w:rsid w:val="1B6A1275"/>
    <w:rsid w:val="1B6B6AE6"/>
    <w:rsid w:val="1B6D8359"/>
    <w:rsid w:val="1B6DE12D"/>
    <w:rsid w:val="1B6DE4F8"/>
    <w:rsid w:val="1B6FA863"/>
    <w:rsid w:val="1B7140DF"/>
    <w:rsid w:val="1B714519"/>
    <w:rsid w:val="1B720468"/>
    <w:rsid w:val="1B72141D"/>
    <w:rsid w:val="1B72182D"/>
    <w:rsid w:val="1B7227AB"/>
    <w:rsid w:val="1B747558"/>
    <w:rsid w:val="1B74F554"/>
    <w:rsid w:val="1B79B79D"/>
    <w:rsid w:val="1B7A29B8"/>
    <w:rsid w:val="1B7B70FF"/>
    <w:rsid w:val="1B7C2CF3"/>
    <w:rsid w:val="1B7E6A48"/>
    <w:rsid w:val="1B7EE786"/>
    <w:rsid w:val="1B7FB50C"/>
    <w:rsid w:val="1B8184A1"/>
    <w:rsid w:val="1B86C2D4"/>
    <w:rsid w:val="1B86C606"/>
    <w:rsid w:val="1B888554"/>
    <w:rsid w:val="1B89DC79"/>
    <w:rsid w:val="1B8CE034"/>
    <w:rsid w:val="1B8DEE5F"/>
    <w:rsid w:val="1B91D4AA"/>
    <w:rsid w:val="1B933F86"/>
    <w:rsid w:val="1B960A83"/>
    <w:rsid w:val="1B9700DA"/>
    <w:rsid w:val="1B99154F"/>
    <w:rsid w:val="1B9A0F61"/>
    <w:rsid w:val="1B9A163C"/>
    <w:rsid w:val="1B9BC0FE"/>
    <w:rsid w:val="1B9BD475"/>
    <w:rsid w:val="1B9BFAED"/>
    <w:rsid w:val="1B9DFDB1"/>
    <w:rsid w:val="1B9F8E13"/>
    <w:rsid w:val="1BA02267"/>
    <w:rsid w:val="1BA23E71"/>
    <w:rsid w:val="1BA2CF9F"/>
    <w:rsid w:val="1BA7EE99"/>
    <w:rsid w:val="1BA90BFB"/>
    <w:rsid w:val="1BAA73BB"/>
    <w:rsid w:val="1BAC302B"/>
    <w:rsid w:val="1BACA728"/>
    <w:rsid w:val="1BAE7434"/>
    <w:rsid w:val="1BB16451"/>
    <w:rsid w:val="1BB17AC5"/>
    <w:rsid w:val="1BB29A6C"/>
    <w:rsid w:val="1BB3F6AB"/>
    <w:rsid w:val="1BB4E5F4"/>
    <w:rsid w:val="1BB5CF52"/>
    <w:rsid w:val="1BB6812F"/>
    <w:rsid w:val="1BB7D7F6"/>
    <w:rsid w:val="1BBA9CF3"/>
    <w:rsid w:val="1BBD9DE1"/>
    <w:rsid w:val="1BC1B456"/>
    <w:rsid w:val="1BC32271"/>
    <w:rsid w:val="1BC33C48"/>
    <w:rsid w:val="1BC52178"/>
    <w:rsid w:val="1BC522EF"/>
    <w:rsid w:val="1BC646A2"/>
    <w:rsid w:val="1BC928DB"/>
    <w:rsid w:val="1BCAF5C0"/>
    <w:rsid w:val="1BCB6431"/>
    <w:rsid w:val="1BCBD675"/>
    <w:rsid w:val="1BCC0309"/>
    <w:rsid w:val="1BCC69D5"/>
    <w:rsid w:val="1BCEE854"/>
    <w:rsid w:val="1BCF4CF3"/>
    <w:rsid w:val="1BD1745E"/>
    <w:rsid w:val="1BD37F13"/>
    <w:rsid w:val="1BD39B8A"/>
    <w:rsid w:val="1BD3A65B"/>
    <w:rsid w:val="1BD4B7EE"/>
    <w:rsid w:val="1BD5DA59"/>
    <w:rsid w:val="1BD62838"/>
    <w:rsid w:val="1BD79821"/>
    <w:rsid w:val="1BD872F9"/>
    <w:rsid w:val="1BD965F0"/>
    <w:rsid w:val="1BDA43ED"/>
    <w:rsid w:val="1BDAE11C"/>
    <w:rsid w:val="1BDDFDAD"/>
    <w:rsid w:val="1BDE96E6"/>
    <w:rsid w:val="1BDE9DF0"/>
    <w:rsid w:val="1BE10C4E"/>
    <w:rsid w:val="1BE15ACC"/>
    <w:rsid w:val="1BE2AECB"/>
    <w:rsid w:val="1BE3028D"/>
    <w:rsid w:val="1BE64B45"/>
    <w:rsid w:val="1BE7F655"/>
    <w:rsid w:val="1BE8FDAF"/>
    <w:rsid w:val="1BE943F9"/>
    <w:rsid w:val="1BE9884C"/>
    <w:rsid w:val="1BE9E6CC"/>
    <w:rsid w:val="1BEC802C"/>
    <w:rsid w:val="1BEC8D0A"/>
    <w:rsid w:val="1BECE257"/>
    <w:rsid w:val="1BEF6DE7"/>
    <w:rsid w:val="1BF04FFC"/>
    <w:rsid w:val="1BF27393"/>
    <w:rsid w:val="1BF435D3"/>
    <w:rsid w:val="1BF52491"/>
    <w:rsid w:val="1BF57F4C"/>
    <w:rsid w:val="1BF58593"/>
    <w:rsid w:val="1BF5B0BB"/>
    <w:rsid w:val="1BF6362B"/>
    <w:rsid w:val="1BFDA818"/>
    <w:rsid w:val="1BFDCB3C"/>
    <w:rsid w:val="1BFE8169"/>
    <w:rsid w:val="1BFF09D7"/>
    <w:rsid w:val="1C020251"/>
    <w:rsid w:val="1C032E93"/>
    <w:rsid w:val="1C033E8B"/>
    <w:rsid w:val="1C0358E2"/>
    <w:rsid w:val="1C047CBF"/>
    <w:rsid w:val="1C04FD9A"/>
    <w:rsid w:val="1C058E74"/>
    <w:rsid w:val="1C0820F3"/>
    <w:rsid w:val="1C08BEB7"/>
    <w:rsid w:val="1C0B45A9"/>
    <w:rsid w:val="1C0B6E5F"/>
    <w:rsid w:val="1C0B8043"/>
    <w:rsid w:val="1C0D5111"/>
    <w:rsid w:val="1C0D54B1"/>
    <w:rsid w:val="1C11427B"/>
    <w:rsid w:val="1C14E7F6"/>
    <w:rsid w:val="1C159216"/>
    <w:rsid w:val="1C1831BE"/>
    <w:rsid w:val="1C18B09E"/>
    <w:rsid w:val="1C19AA93"/>
    <w:rsid w:val="1C1A02D2"/>
    <w:rsid w:val="1C1A2F6B"/>
    <w:rsid w:val="1C1C67DF"/>
    <w:rsid w:val="1C1C910D"/>
    <w:rsid w:val="1C1D43DA"/>
    <w:rsid w:val="1C1DB5AC"/>
    <w:rsid w:val="1C1ECC91"/>
    <w:rsid w:val="1C20A865"/>
    <w:rsid w:val="1C23F35B"/>
    <w:rsid w:val="1C24C4DE"/>
    <w:rsid w:val="1C275CE6"/>
    <w:rsid w:val="1C27B995"/>
    <w:rsid w:val="1C295939"/>
    <w:rsid w:val="1C29DB47"/>
    <w:rsid w:val="1C2A32F7"/>
    <w:rsid w:val="1C2B0982"/>
    <w:rsid w:val="1C2DC3F0"/>
    <w:rsid w:val="1C2F2ECA"/>
    <w:rsid w:val="1C2FD62C"/>
    <w:rsid w:val="1C311FBF"/>
    <w:rsid w:val="1C324484"/>
    <w:rsid w:val="1C33A53F"/>
    <w:rsid w:val="1C353029"/>
    <w:rsid w:val="1C3AD889"/>
    <w:rsid w:val="1C3B2983"/>
    <w:rsid w:val="1C3CF888"/>
    <w:rsid w:val="1C3DE000"/>
    <w:rsid w:val="1C3F2140"/>
    <w:rsid w:val="1C41F2CE"/>
    <w:rsid w:val="1C43780D"/>
    <w:rsid w:val="1C463DB3"/>
    <w:rsid w:val="1C471672"/>
    <w:rsid w:val="1C48ABD1"/>
    <w:rsid w:val="1C498B8E"/>
    <w:rsid w:val="1C4C3303"/>
    <w:rsid w:val="1C51F661"/>
    <w:rsid w:val="1C52B1BF"/>
    <w:rsid w:val="1C55BC69"/>
    <w:rsid w:val="1C56356B"/>
    <w:rsid w:val="1C57FA98"/>
    <w:rsid w:val="1C5A99EA"/>
    <w:rsid w:val="1C5B637B"/>
    <w:rsid w:val="1C5B92F0"/>
    <w:rsid w:val="1C5BC33B"/>
    <w:rsid w:val="1C5BCF97"/>
    <w:rsid w:val="1C5BDDB8"/>
    <w:rsid w:val="1C5C6B6B"/>
    <w:rsid w:val="1C5E9C44"/>
    <w:rsid w:val="1C5F75EA"/>
    <w:rsid w:val="1C60E00D"/>
    <w:rsid w:val="1C60E241"/>
    <w:rsid w:val="1C626D1F"/>
    <w:rsid w:val="1C642AF2"/>
    <w:rsid w:val="1C6467F2"/>
    <w:rsid w:val="1C655157"/>
    <w:rsid w:val="1C6745A1"/>
    <w:rsid w:val="1C675458"/>
    <w:rsid w:val="1C6E2572"/>
    <w:rsid w:val="1C6F2DCB"/>
    <w:rsid w:val="1C704484"/>
    <w:rsid w:val="1C712883"/>
    <w:rsid w:val="1C713C26"/>
    <w:rsid w:val="1C71BE1A"/>
    <w:rsid w:val="1C72415C"/>
    <w:rsid w:val="1C726341"/>
    <w:rsid w:val="1C73124C"/>
    <w:rsid w:val="1C73F2F4"/>
    <w:rsid w:val="1C76302C"/>
    <w:rsid w:val="1C76C84A"/>
    <w:rsid w:val="1C7704B2"/>
    <w:rsid w:val="1C782894"/>
    <w:rsid w:val="1C78F747"/>
    <w:rsid w:val="1C7957AE"/>
    <w:rsid w:val="1C7BD194"/>
    <w:rsid w:val="1C7E7111"/>
    <w:rsid w:val="1C7FF924"/>
    <w:rsid w:val="1C8039B6"/>
    <w:rsid w:val="1C808B62"/>
    <w:rsid w:val="1C82F3E5"/>
    <w:rsid w:val="1C842156"/>
    <w:rsid w:val="1C86E0D5"/>
    <w:rsid w:val="1C876212"/>
    <w:rsid w:val="1C87AA69"/>
    <w:rsid w:val="1C898ED0"/>
    <w:rsid w:val="1C8A3BD9"/>
    <w:rsid w:val="1C8A9571"/>
    <w:rsid w:val="1C8AFEBB"/>
    <w:rsid w:val="1C8FDD7C"/>
    <w:rsid w:val="1C90B0C9"/>
    <w:rsid w:val="1C90FC30"/>
    <w:rsid w:val="1C9181C4"/>
    <w:rsid w:val="1C98996B"/>
    <w:rsid w:val="1C9982A2"/>
    <w:rsid w:val="1C99E79C"/>
    <w:rsid w:val="1C9CF533"/>
    <w:rsid w:val="1C9F3610"/>
    <w:rsid w:val="1CA317B3"/>
    <w:rsid w:val="1CA39183"/>
    <w:rsid w:val="1CA499B2"/>
    <w:rsid w:val="1CA66CAD"/>
    <w:rsid w:val="1CA6BDD8"/>
    <w:rsid w:val="1CACF278"/>
    <w:rsid w:val="1CAD21AD"/>
    <w:rsid w:val="1CAD2A6E"/>
    <w:rsid w:val="1CB0EFEE"/>
    <w:rsid w:val="1CB26778"/>
    <w:rsid w:val="1CB2E550"/>
    <w:rsid w:val="1CB3F91E"/>
    <w:rsid w:val="1CB78174"/>
    <w:rsid w:val="1CB799A6"/>
    <w:rsid w:val="1CB9F85E"/>
    <w:rsid w:val="1CBAB7F0"/>
    <w:rsid w:val="1CBB2CA0"/>
    <w:rsid w:val="1CBDDB1E"/>
    <w:rsid w:val="1CC037BF"/>
    <w:rsid w:val="1CC16234"/>
    <w:rsid w:val="1CC59848"/>
    <w:rsid w:val="1CC6B7F1"/>
    <w:rsid w:val="1CCD7BCC"/>
    <w:rsid w:val="1CCE5B06"/>
    <w:rsid w:val="1CCF5666"/>
    <w:rsid w:val="1CCFA9B0"/>
    <w:rsid w:val="1CD39B6D"/>
    <w:rsid w:val="1CD475ED"/>
    <w:rsid w:val="1CD6037A"/>
    <w:rsid w:val="1CD6E4CD"/>
    <w:rsid w:val="1CDA98CC"/>
    <w:rsid w:val="1CDDF49A"/>
    <w:rsid w:val="1CE0A95C"/>
    <w:rsid w:val="1CE19878"/>
    <w:rsid w:val="1CE37BFA"/>
    <w:rsid w:val="1CE62A5D"/>
    <w:rsid w:val="1CE74930"/>
    <w:rsid w:val="1CE75670"/>
    <w:rsid w:val="1CE78065"/>
    <w:rsid w:val="1CEB488D"/>
    <w:rsid w:val="1CEC390C"/>
    <w:rsid w:val="1CEDF237"/>
    <w:rsid w:val="1CEF46B8"/>
    <w:rsid w:val="1CEF73F0"/>
    <w:rsid w:val="1CF31145"/>
    <w:rsid w:val="1CF534B5"/>
    <w:rsid w:val="1CF5B1D3"/>
    <w:rsid w:val="1CF65F4E"/>
    <w:rsid w:val="1CF6D625"/>
    <w:rsid w:val="1CF7192B"/>
    <w:rsid w:val="1CF7B11F"/>
    <w:rsid w:val="1CF8B96E"/>
    <w:rsid w:val="1CFAB06D"/>
    <w:rsid w:val="1CFAF1B5"/>
    <w:rsid w:val="1CFB0B81"/>
    <w:rsid w:val="1CFBA0E9"/>
    <w:rsid w:val="1CFC2D36"/>
    <w:rsid w:val="1CFC894B"/>
    <w:rsid w:val="1CFE2EB4"/>
    <w:rsid w:val="1D01E4F2"/>
    <w:rsid w:val="1D02B247"/>
    <w:rsid w:val="1D02B304"/>
    <w:rsid w:val="1D02BCE7"/>
    <w:rsid w:val="1D0751B6"/>
    <w:rsid w:val="1D0757B1"/>
    <w:rsid w:val="1D0A2BC2"/>
    <w:rsid w:val="1D0F9875"/>
    <w:rsid w:val="1D0FD1EA"/>
    <w:rsid w:val="1D13471A"/>
    <w:rsid w:val="1D156611"/>
    <w:rsid w:val="1D16C2EC"/>
    <w:rsid w:val="1D19D944"/>
    <w:rsid w:val="1D1B3E32"/>
    <w:rsid w:val="1D1B64A4"/>
    <w:rsid w:val="1D1D0D3A"/>
    <w:rsid w:val="1D1DA7AC"/>
    <w:rsid w:val="1D1E70C8"/>
    <w:rsid w:val="1D1EC864"/>
    <w:rsid w:val="1D2201A0"/>
    <w:rsid w:val="1D2559CE"/>
    <w:rsid w:val="1D26209C"/>
    <w:rsid w:val="1D26725D"/>
    <w:rsid w:val="1D26E77A"/>
    <w:rsid w:val="1D278280"/>
    <w:rsid w:val="1D2A02AB"/>
    <w:rsid w:val="1D2A61D0"/>
    <w:rsid w:val="1D2C4C3A"/>
    <w:rsid w:val="1D30AAB2"/>
    <w:rsid w:val="1D32FC39"/>
    <w:rsid w:val="1D33DB72"/>
    <w:rsid w:val="1D345796"/>
    <w:rsid w:val="1D354DA9"/>
    <w:rsid w:val="1D374206"/>
    <w:rsid w:val="1D37EFD9"/>
    <w:rsid w:val="1D384569"/>
    <w:rsid w:val="1D38859F"/>
    <w:rsid w:val="1D38D308"/>
    <w:rsid w:val="1D3B1199"/>
    <w:rsid w:val="1D3B86B9"/>
    <w:rsid w:val="1D3C0C87"/>
    <w:rsid w:val="1D3D8211"/>
    <w:rsid w:val="1D3D926B"/>
    <w:rsid w:val="1D401DB8"/>
    <w:rsid w:val="1D421AB8"/>
    <w:rsid w:val="1D431555"/>
    <w:rsid w:val="1D432AF1"/>
    <w:rsid w:val="1D43C248"/>
    <w:rsid w:val="1D45C07F"/>
    <w:rsid w:val="1D463728"/>
    <w:rsid w:val="1D5113F0"/>
    <w:rsid w:val="1D517D45"/>
    <w:rsid w:val="1D52156F"/>
    <w:rsid w:val="1D52BFFD"/>
    <w:rsid w:val="1D542A76"/>
    <w:rsid w:val="1D54911A"/>
    <w:rsid w:val="1D549C02"/>
    <w:rsid w:val="1D56EF9E"/>
    <w:rsid w:val="1D57DA42"/>
    <w:rsid w:val="1D5A1874"/>
    <w:rsid w:val="1D5A3D9E"/>
    <w:rsid w:val="1D5CC97B"/>
    <w:rsid w:val="1D5E0EFA"/>
    <w:rsid w:val="1D5F45D2"/>
    <w:rsid w:val="1D5F67E8"/>
    <w:rsid w:val="1D6014E1"/>
    <w:rsid w:val="1D607DEC"/>
    <w:rsid w:val="1D619056"/>
    <w:rsid w:val="1D6306B3"/>
    <w:rsid w:val="1D635942"/>
    <w:rsid w:val="1D640226"/>
    <w:rsid w:val="1D64FA43"/>
    <w:rsid w:val="1D66610A"/>
    <w:rsid w:val="1D66D391"/>
    <w:rsid w:val="1D6A8B9F"/>
    <w:rsid w:val="1D6AEB83"/>
    <w:rsid w:val="1D6B4283"/>
    <w:rsid w:val="1D6BDC6F"/>
    <w:rsid w:val="1D6C5DC9"/>
    <w:rsid w:val="1D7208BB"/>
    <w:rsid w:val="1D7273B8"/>
    <w:rsid w:val="1D754F95"/>
    <w:rsid w:val="1D7563F6"/>
    <w:rsid w:val="1D785436"/>
    <w:rsid w:val="1D78E310"/>
    <w:rsid w:val="1D79C92D"/>
    <w:rsid w:val="1D7C458B"/>
    <w:rsid w:val="1D7C5D20"/>
    <w:rsid w:val="1D7D3FBD"/>
    <w:rsid w:val="1D7DCDEC"/>
    <w:rsid w:val="1D805AAC"/>
    <w:rsid w:val="1D818BA7"/>
    <w:rsid w:val="1D81FFF0"/>
    <w:rsid w:val="1D85241C"/>
    <w:rsid w:val="1D86112F"/>
    <w:rsid w:val="1D86D650"/>
    <w:rsid w:val="1D86E6EA"/>
    <w:rsid w:val="1D87742A"/>
    <w:rsid w:val="1D87A6EC"/>
    <w:rsid w:val="1D88CEE4"/>
    <w:rsid w:val="1D89C46C"/>
    <w:rsid w:val="1D8A2D1A"/>
    <w:rsid w:val="1D8B0570"/>
    <w:rsid w:val="1D8CFBC2"/>
    <w:rsid w:val="1D8D11FD"/>
    <w:rsid w:val="1D8DFF22"/>
    <w:rsid w:val="1D8ECD2A"/>
    <w:rsid w:val="1D8FA637"/>
    <w:rsid w:val="1D90DA5F"/>
    <w:rsid w:val="1D915FE8"/>
    <w:rsid w:val="1D9197E3"/>
    <w:rsid w:val="1D935676"/>
    <w:rsid w:val="1D942481"/>
    <w:rsid w:val="1D9506FA"/>
    <w:rsid w:val="1D954994"/>
    <w:rsid w:val="1D955697"/>
    <w:rsid w:val="1D968A5E"/>
    <w:rsid w:val="1D9839A9"/>
    <w:rsid w:val="1D98AEB5"/>
    <w:rsid w:val="1D997018"/>
    <w:rsid w:val="1D9A4CA5"/>
    <w:rsid w:val="1D9CA0A4"/>
    <w:rsid w:val="1D9D2DF4"/>
    <w:rsid w:val="1D9D4265"/>
    <w:rsid w:val="1DA02B33"/>
    <w:rsid w:val="1DA07082"/>
    <w:rsid w:val="1DA317FE"/>
    <w:rsid w:val="1DA48000"/>
    <w:rsid w:val="1DA77A80"/>
    <w:rsid w:val="1DA8190F"/>
    <w:rsid w:val="1DA83FAC"/>
    <w:rsid w:val="1DA97DDA"/>
    <w:rsid w:val="1DAA9ACD"/>
    <w:rsid w:val="1DAC7BD2"/>
    <w:rsid w:val="1DAC8D49"/>
    <w:rsid w:val="1DAEB269"/>
    <w:rsid w:val="1DAF6F6A"/>
    <w:rsid w:val="1DB12030"/>
    <w:rsid w:val="1DB15554"/>
    <w:rsid w:val="1DB20877"/>
    <w:rsid w:val="1DB2F1DE"/>
    <w:rsid w:val="1DB54915"/>
    <w:rsid w:val="1DB8A075"/>
    <w:rsid w:val="1DB8DCA9"/>
    <w:rsid w:val="1DBCA22E"/>
    <w:rsid w:val="1DBD1E3E"/>
    <w:rsid w:val="1DBDDB74"/>
    <w:rsid w:val="1DBF47EB"/>
    <w:rsid w:val="1DC00E36"/>
    <w:rsid w:val="1DC19413"/>
    <w:rsid w:val="1DC2AD58"/>
    <w:rsid w:val="1DC4222E"/>
    <w:rsid w:val="1DC8A1D6"/>
    <w:rsid w:val="1DCB0399"/>
    <w:rsid w:val="1DCB673E"/>
    <w:rsid w:val="1DCB78B1"/>
    <w:rsid w:val="1DCBEBA5"/>
    <w:rsid w:val="1DCD05E0"/>
    <w:rsid w:val="1DCD41D5"/>
    <w:rsid w:val="1DD01961"/>
    <w:rsid w:val="1DD2FE57"/>
    <w:rsid w:val="1DD751C7"/>
    <w:rsid w:val="1DDA5EE3"/>
    <w:rsid w:val="1DDB4785"/>
    <w:rsid w:val="1DDB761F"/>
    <w:rsid w:val="1DDCEC2F"/>
    <w:rsid w:val="1DDDFB59"/>
    <w:rsid w:val="1DDE83E3"/>
    <w:rsid w:val="1DDEBB44"/>
    <w:rsid w:val="1DE3E3F8"/>
    <w:rsid w:val="1DE5BF8A"/>
    <w:rsid w:val="1DE6B6AD"/>
    <w:rsid w:val="1DE848A1"/>
    <w:rsid w:val="1DE8CE5F"/>
    <w:rsid w:val="1DE997C7"/>
    <w:rsid w:val="1DE9F662"/>
    <w:rsid w:val="1DEA4F5B"/>
    <w:rsid w:val="1DEAC6D4"/>
    <w:rsid w:val="1DEBC862"/>
    <w:rsid w:val="1DEC3360"/>
    <w:rsid w:val="1DED7AF8"/>
    <w:rsid w:val="1DEDD5F5"/>
    <w:rsid w:val="1DEEEF6D"/>
    <w:rsid w:val="1DF15442"/>
    <w:rsid w:val="1DF2C0C8"/>
    <w:rsid w:val="1DF44F35"/>
    <w:rsid w:val="1DF532BB"/>
    <w:rsid w:val="1DF57372"/>
    <w:rsid w:val="1DF5EAB8"/>
    <w:rsid w:val="1DF83197"/>
    <w:rsid w:val="1DF8AF36"/>
    <w:rsid w:val="1DF8BB12"/>
    <w:rsid w:val="1DF9C78F"/>
    <w:rsid w:val="1DFCBD47"/>
    <w:rsid w:val="1DFD2806"/>
    <w:rsid w:val="1DFE65C1"/>
    <w:rsid w:val="1E01BCE0"/>
    <w:rsid w:val="1E01DCBB"/>
    <w:rsid w:val="1E05920E"/>
    <w:rsid w:val="1E069656"/>
    <w:rsid w:val="1E0854BC"/>
    <w:rsid w:val="1E09AC67"/>
    <w:rsid w:val="1E0AEF38"/>
    <w:rsid w:val="1E0B5218"/>
    <w:rsid w:val="1E0BDB74"/>
    <w:rsid w:val="1E0BF274"/>
    <w:rsid w:val="1E0DE96B"/>
    <w:rsid w:val="1E0DFD6B"/>
    <w:rsid w:val="1E102661"/>
    <w:rsid w:val="1E172D15"/>
    <w:rsid w:val="1E175DFA"/>
    <w:rsid w:val="1E181316"/>
    <w:rsid w:val="1E1833C8"/>
    <w:rsid w:val="1E190F0F"/>
    <w:rsid w:val="1E1B21CA"/>
    <w:rsid w:val="1E1B222A"/>
    <w:rsid w:val="1E1D3069"/>
    <w:rsid w:val="1E1DB142"/>
    <w:rsid w:val="1E1DD84E"/>
    <w:rsid w:val="1E1FA49B"/>
    <w:rsid w:val="1E2082FD"/>
    <w:rsid w:val="1E21C737"/>
    <w:rsid w:val="1E21DEA8"/>
    <w:rsid w:val="1E227411"/>
    <w:rsid w:val="1E22AC54"/>
    <w:rsid w:val="1E2325A1"/>
    <w:rsid w:val="1E24A668"/>
    <w:rsid w:val="1E25784A"/>
    <w:rsid w:val="1E275005"/>
    <w:rsid w:val="1E291EB4"/>
    <w:rsid w:val="1E292F58"/>
    <w:rsid w:val="1E2A7FF6"/>
    <w:rsid w:val="1E2B28D4"/>
    <w:rsid w:val="1E2B545C"/>
    <w:rsid w:val="1E2D6E66"/>
    <w:rsid w:val="1E2DAD21"/>
    <w:rsid w:val="1E2E940B"/>
    <w:rsid w:val="1E2F023F"/>
    <w:rsid w:val="1E2F3DE5"/>
    <w:rsid w:val="1E30689B"/>
    <w:rsid w:val="1E32ACF2"/>
    <w:rsid w:val="1E35E05B"/>
    <w:rsid w:val="1E37768F"/>
    <w:rsid w:val="1E37C46F"/>
    <w:rsid w:val="1E390B12"/>
    <w:rsid w:val="1E3B16BE"/>
    <w:rsid w:val="1E3B9075"/>
    <w:rsid w:val="1E411DED"/>
    <w:rsid w:val="1E41A764"/>
    <w:rsid w:val="1E44B0D6"/>
    <w:rsid w:val="1E453549"/>
    <w:rsid w:val="1E47A82B"/>
    <w:rsid w:val="1E4822A9"/>
    <w:rsid w:val="1E4B9CBA"/>
    <w:rsid w:val="1E4D369D"/>
    <w:rsid w:val="1E4D9F42"/>
    <w:rsid w:val="1E4DC67C"/>
    <w:rsid w:val="1E4E0F2D"/>
    <w:rsid w:val="1E4EE9A4"/>
    <w:rsid w:val="1E507B65"/>
    <w:rsid w:val="1E50ABAF"/>
    <w:rsid w:val="1E50CF34"/>
    <w:rsid w:val="1E516005"/>
    <w:rsid w:val="1E52194E"/>
    <w:rsid w:val="1E54711F"/>
    <w:rsid w:val="1E552159"/>
    <w:rsid w:val="1E5651DC"/>
    <w:rsid w:val="1E56F564"/>
    <w:rsid w:val="1E57BB8E"/>
    <w:rsid w:val="1E58ADB4"/>
    <w:rsid w:val="1E58B665"/>
    <w:rsid w:val="1E58C0B2"/>
    <w:rsid w:val="1E5BD976"/>
    <w:rsid w:val="1E5C4269"/>
    <w:rsid w:val="1E5CC054"/>
    <w:rsid w:val="1E5EDBD3"/>
    <w:rsid w:val="1E617C2A"/>
    <w:rsid w:val="1E61A54B"/>
    <w:rsid w:val="1E61B082"/>
    <w:rsid w:val="1E626002"/>
    <w:rsid w:val="1E63FF9A"/>
    <w:rsid w:val="1E654B59"/>
    <w:rsid w:val="1E665866"/>
    <w:rsid w:val="1E687AD1"/>
    <w:rsid w:val="1E689634"/>
    <w:rsid w:val="1E68A6B4"/>
    <w:rsid w:val="1E6A0D19"/>
    <w:rsid w:val="1E6A670A"/>
    <w:rsid w:val="1E6C1D11"/>
    <w:rsid w:val="1E6C246A"/>
    <w:rsid w:val="1E6D9597"/>
    <w:rsid w:val="1E6DD9BF"/>
    <w:rsid w:val="1E6E6FD7"/>
    <w:rsid w:val="1E6E8878"/>
    <w:rsid w:val="1E6ED981"/>
    <w:rsid w:val="1E705873"/>
    <w:rsid w:val="1E72F1C7"/>
    <w:rsid w:val="1E739B0B"/>
    <w:rsid w:val="1E75D2B1"/>
    <w:rsid w:val="1E7AD3D5"/>
    <w:rsid w:val="1E7B4408"/>
    <w:rsid w:val="1E7B7E34"/>
    <w:rsid w:val="1E7E7BFA"/>
    <w:rsid w:val="1E80D8EA"/>
    <w:rsid w:val="1E828ACE"/>
    <w:rsid w:val="1E835180"/>
    <w:rsid w:val="1E836762"/>
    <w:rsid w:val="1E852B1A"/>
    <w:rsid w:val="1E860246"/>
    <w:rsid w:val="1E86549D"/>
    <w:rsid w:val="1E867460"/>
    <w:rsid w:val="1E887A69"/>
    <w:rsid w:val="1E89171F"/>
    <w:rsid w:val="1E89A14F"/>
    <w:rsid w:val="1E8CAC95"/>
    <w:rsid w:val="1E8ECB6D"/>
    <w:rsid w:val="1E908F6A"/>
    <w:rsid w:val="1E93F6AA"/>
    <w:rsid w:val="1E949EF0"/>
    <w:rsid w:val="1E977DF2"/>
    <w:rsid w:val="1E99932F"/>
    <w:rsid w:val="1E9A50E1"/>
    <w:rsid w:val="1E9B96A9"/>
    <w:rsid w:val="1E9D6BC8"/>
    <w:rsid w:val="1E9FDACE"/>
    <w:rsid w:val="1EA15FED"/>
    <w:rsid w:val="1EA2DC66"/>
    <w:rsid w:val="1EA3A2F9"/>
    <w:rsid w:val="1EA3EC0C"/>
    <w:rsid w:val="1EA5D2D2"/>
    <w:rsid w:val="1EA8078C"/>
    <w:rsid w:val="1EA875C8"/>
    <w:rsid w:val="1EA8F3A1"/>
    <w:rsid w:val="1EAC0896"/>
    <w:rsid w:val="1EACB76C"/>
    <w:rsid w:val="1EAD2A2E"/>
    <w:rsid w:val="1EAD7F16"/>
    <w:rsid w:val="1EAE8E7F"/>
    <w:rsid w:val="1EAFA2F7"/>
    <w:rsid w:val="1EB00427"/>
    <w:rsid w:val="1EB174D4"/>
    <w:rsid w:val="1EB24938"/>
    <w:rsid w:val="1EB4A9B0"/>
    <w:rsid w:val="1EB56765"/>
    <w:rsid w:val="1EB60F97"/>
    <w:rsid w:val="1EB7470F"/>
    <w:rsid w:val="1EB8BB2A"/>
    <w:rsid w:val="1EB9603B"/>
    <w:rsid w:val="1EBA0CAC"/>
    <w:rsid w:val="1EBA4049"/>
    <w:rsid w:val="1EBA8B9C"/>
    <w:rsid w:val="1EBBA772"/>
    <w:rsid w:val="1EBE23A2"/>
    <w:rsid w:val="1EBECB13"/>
    <w:rsid w:val="1EBF077A"/>
    <w:rsid w:val="1EBFDC7D"/>
    <w:rsid w:val="1EC23C3D"/>
    <w:rsid w:val="1EC27C63"/>
    <w:rsid w:val="1EC32A71"/>
    <w:rsid w:val="1EC5E8E5"/>
    <w:rsid w:val="1EC73C4B"/>
    <w:rsid w:val="1EC86000"/>
    <w:rsid w:val="1ECB065C"/>
    <w:rsid w:val="1ECE051A"/>
    <w:rsid w:val="1ED136E8"/>
    <w:rsid w:val="1ED1B839"/>
    <w:rsid w:val="1ED1D50A"/>
    <w:rsid w:val="1ED294FD"/>
    <w:rsid w:val="1ED6A107"/>
    <w:rsid w:val="1ED8C655"/>
    <w:rsid w:val="1ED9931E"/>
    <w:rsid w:val="1EDD57CF"/>
    <w:rsid w:val="1EE021D5"/>
    <w:rsid w:val="1EE13093"/>
    <w:rsid w:val="1EE19A94"/>
    <w:rsid w:val="1EE37182"/>
    <w:rsid w:val="1EE3BE09"/>
    <w:rsid w:val="1EE4C89B"/>
    <w:rsid w:val="1EE4F9B6"/>
    <w:rsid w:val="1EE65531"/>
    <w:rsid w:val="1EE950D7"/>
    <w:rsid w:val="1EEC9008"/>
    <w:rsid w:val="1EEF1FEE"/>
    <w:rsid w:val="1EF11674"/>
    <w:rsid w:val="1EF2A098"/>
    <w:rsid w:val="1EF2CC3E"/>
    <w:rsid w:val="1EF3F0C0"/>
    <w:rsid w:val="1EF407ED"/>
    <w:rsid w:val="1EF91A29"/>
    <w:rsid w:val="1EFB3B3B"/>
    <w:rsid w:val="1EFC8C30"/>
    <w:rsid w:val="1EFE2CD3"/>
    <w:rsid w:val="1EFE63D6"/>
    <w:rsid w:val="1EFECE6C"/>
    <w:rsid w:val="1EFF4C5C"/>
    <w:rsid w:val="1F00E74A"/>
    <w:rsid w:val="1F00FCA5"/>
    <w:rsid w:val="1F030166"/>
    <w:rsid w:val="1F0367CF"/>
    <w:rsid w:val="1F03698E"/>
    <w:rsid w:val="1F06A33E"/>
    <w:rsid w:val="1F077B7C"/>
    <w:rsid w:val="1F07CA39"/>
    <w:rsid w:val="1F082EC6"/>
    <w:rsid w:val="1F085858"/>
    <w:rsid w:val="1F094008"/>
    <w:rsid w:val="1F0999FA"/>
    <w:rsid w:val="1F0A4A6C"/>
    <w:rsid w:val="1F0AC4B7"/>
    <w:rsid w:val="1F0AF86A"/>
    <w:rsid w:val="1F0F769B"/>
    <w:rsid w:val="1F0FF45E"/>
    <w:rsid w:val="1F11EE2D"/>
    <w:rsid w:val="1F11F5F0"/>
    <w:rsid w:val="1F13185A"/>
    <w:rsid w:val="1F147A80"/>
    <w:rsid w:val="1F17B1EF"/>
    <w:rsid w:val="1F1AAD65"/>
    <w:rsid w:val="1F1B64E6"/>
    <w:rsid w:val="1F1E19EC"/>
    <w:rsid w:val="1F1EA704"/>
    <w:rsid w:val="1F1F3523"/>
    <w:rsid w:val="1F2159FB"/>
    <w:rsid w:val="1F21B20E"/>
    <w:rsid w:val="1F22E585"/>
    <w:rsid w:val="1F23223C"/>
    <w:rsid w:val="1F235FF5"/>
    <w:rsid w:val="1F26F9EE"/>
    <w:rsid w:val="1F276E58"/>
    <w:rsid w:val="1F283CF9"/>
    <w:rsid w:val="1F28761F"/>
    <w:rsid w:val="1F288682"/>
    <w:rsid w:val="1F2AD9F7"/>
    <w:rsid w:val="1F2BC149"/>
    <w:rsid w:val="1F2BE15F"/>
    <w:rsid w:val="1F2D2BB3"/>
    <w:rsid w:val="1F2D84A9"/>
    <w:rsid w:val="1F304A88"/>
    <w:rsid w:val="1F317113"/>
    <w:rsid w:val="1F31E72A"/>
    <w:rsid w:val="1F329CA8"/>
    <w:rsid w:val="1F32BF68"/>
    <w:rsid w:val="1F343B44"/>
    <w:rsid w:val="1F361484"/>
    <w:rsid w:val="1F37EE06"/>
    <w:rsid w:val="1F3BA609"/>
    <w:rsid w:val="1F3CC16C"/>
    <w:rsid w:val="1F3CF5B5"/>
    <w:rsid w:val="1F3D609F"/>
    <w:rsid w:val="1F3E9C33"/>
    <w:rsid w:val="1F400596"/>
    <w:rsid w:val="1F4134C5"/>
    <w:rsid w:val="1F419AAF"/>
    <w:rsid w:val="1F42D442"/>
    <w:rsid w:val="1F431C02"/>
    <w:rsid w:val="1F4615F9"/>
    <w:rsid w:val="1F46527B"/>
    <w:rsid w:val="1F46DC84"/>
    <w:rsid w:val="1F46FB92"/>
    <w:rsid w:val="1F47071A"/>
    <w:rsid w:val="1F471925"/>
    <w:rsid w:val="1F48ABA4"/>
    <w:rsid w:val="1F492D95"/>
    <w:rsid w:val="1F4B941A"/>
    <w:rsid w:val="1F4C4030"/>
    <w:rsid w:val="1F4C9682"/>
    <w:rsid w:val="1F4DDCE8"/>
    <w:rsid w:val="1F4F0A26"/>
    <w:rsid w:val="1F5051A5"/>
    <w:rsid w:val="1F51C7FB"/>
    <w:rsid w:val="1F524BB1"/>
    <w:rsid w:val="1F5252D5"/>
    <w:rsid w:val="1F53FA21"/>
    <w:rsid w:val="1F546285"/>
    <w:rsid w:val="1F558964"/>
    <w:rsid w:val="1F558DB6"/>
    <w:rsid w:val="1F571E53"/>
    <w:rsid w:val="1F574897"/>
    <w:rsid w:val="1F58D3FA"/>
    <w:rsid w:val="1F591600"/>
    <w:rsid w:val="1F5A821E"/>
    <w:rsid w:val="1F5AD247"/>
    <w:rsid w:val="1F5BC66E"/>
    <w:rsid w:val="1F5D2971"/>
    <w:rsid w:val="1F6046FF"/>
    <w:rsid w:val="1F624896"/>
    <w:rsid w:val="1F63401E"/>
    <w:rsid w:val="1F63C53B"/>
    <w:rsid w:val="1F6519F0"/>
    <w:rsid w:val="1F66833C"/>
    <w:rsid w:val="1F67AAC6"/>
    <w:rsid w:val="1F67BC4E"/>
    <w:rsid w:val="1F68D7DB"/>
    <w:rsid w:val="1F68E4AD"/>
    <w:rsid w:val="1F6915B2"/>
    <w:rsid w:val="1F6AE7E6"/>
    <w:rsid w:val="1F6BD9DA"/>
    <w:rsid w:val="1F6BF545"/>
    <w:rsid w:val="1F6CE1FE"/>
    <w:rsid w:val="1F6DA1AE"/>
    <w:rsid w:val="1F6E9C44"/>
    <w:rsid w:val="1F70D6FF"/>
    <w:rsid w:val="1F7202B6"/>
    <w:rsid w:val="1F739E2F"/>
    <w:rsid w:val="1F73BDB1"/>
    <w:rsid w:val="1F74EF1A"/>
    <w:rsid w:val="1F75AE5D"/>
    <w:rsid w:val="1F75D308"/>
    <w:rsid w:val="1F766386"/>
    <w:rsid w:val="1F776EC7"/>
    <w:rsid w:val="1F7778A5"/>
    <w:rsid w:val="1F78AB9E"/>
    <w:rsid w:val="1F79C0D8"/>
    <w:rsid w:val="1F7A6458"/>
    <w:rsid w:val="1F7BBF9A"/>
    <w:rsid w:val="1F7BE947"/>
    <w:rsid w:val="1F7C6D88"/>
    <w:rsid w:val="1F7EB4FA"/>
    <w:rsid w:val="1F7EB8FE"/>
    <w:rsid w:val="1F80A713"/>
    <w:rsid w:val="1F8313F1"/>
    <w:rsid w:val="1F864960"/>
    <w:rsid w:val="1F883B8B"/>
    <w:rsid w:val="1F893534"/>
    <w:rsid w:val="1F89D9A5"/>
    <w:rsid w:val="1F8A62C5"/>
    <w:rsid w:val="1F8AA16B"/>
    <w:rsid w:val="1F8AC526"/>
    <w:rsid w:val="1F8CD2B5"/>
    <w:rsid w:val="1F905848"/>
    <w:rsid w:val="1F90A621"/>
    <w:rsid w:val="1F90DB5F"/>
    <w:rsid w:val="1F92B139"/>
    <w:rsid w:val="1F94400E"/>
    <w:rsid w:val="1F94BBE4"/>
    <w:rsid w:val="1F95CE37"/>
    <w:rsid w:val="1F981028"/>
    <w:rsid w:val="1F98AE71"/>
    <w:rsid w:val="1F98C5C5"/>
    <w:rsid w:val="1F9A3622"/>
    <w:rsid w:val="1F9A5069"/>
    <w:rsid w:val="1F9AA03B"/>
    <w:rsid w:val="1F9B04BA"/>
    <w:rsid w:val="1F9D9AAE"/>
    <w:rsid w:val="1FA0D507"/>
    <w:rsid w:val="1FA26ADD"/>
    <w:rsid w:val="1FA3223E"/>
    <w:rsid w:val="1FA40520"/>
    <w:rsid w:val="1FA52370"/>
    <w:rsid w:val="1FA59B21"/>
    <w:rsid w:val="1FA5B2E4"/>
    <w:rsid w:val="1FA5B649"/>
    <w:rsid w:val="1FA5E847"/>
    <w:rsid w:val="1FA67355"/>
    <w:rsid w:val="1FA75276"/>
    <w:rsid w:val="1FAADB4D"/>
    <w:rsid w:val="1FAB1953"/>
    <w:rsid w:val="1FAB3FC0"/>
    <w:rsid w:val="1FAC4BF2"/>
    <w:rsid w:val="1FAC8F75"/>
    <w:rsid w:val="1FAD6F58"/>
    <w:rsid w:val="1FAE3A6B"/>
    <w:rsid w:val="1FAEB3F6"/>
    <w:rsid w:val="1FAFEE17"/>
    <w:rsid w:val="1FB0F012"/>
    <w:rsid w:val="1FB18DA7"/>
    <w:rsid w:val="1FB1C5D2"/>
    <w:rsid w:val="1FB221AB"/>
    <w:rsid w:val="1FB2B870"/>
    <w:rsid w:val="1FB41F49"/>
    <w:rsid w:val="1FB5C9EE"/>
    <w:rsid w:val="1FB5F802"/>
    <w:rsid w:val="1FB60695"/>
    <w:rsid w:val="1FB608A2"/>
    <w:rsid w:val="1FB643AD"/>
    <w:rsid w:val="1FB9C2D1"/>
    <w:rsid w:val="1FBA10C5"/>
    <w:rsid w:val="1FBA91E0"/>
    <w:rsid w:val="1FBA9A30"/>
    <w:rsid w:val="1FBACFEA"/>
    <w:rsid w:val="1FBF1680"/>
    <w:rsid w:val="1FBF7697"/>
    <w:rsid w:val="1FC1F6A5"/>
    <w:rsid w:val="1FC226F0"/>
    <w:rsid w:val="1FC2605F"/>
    <w:rsid w:val="1FC8C535"/>
    <w:rsid w:val="1FC9BF1B"/>
    <w:rsid w:val="1FCBC2D9"/>
    <w:rsid w:val="1FCD3B6E"/>
    <w:rsid w:val="1FCE9A3D"/>
    <w:rsid w:val="1FD1BC06"/>
    <w:rsid w:val="1FD1D643"/>
    <w:rsid w:val="1FD3F00F"/>
    <w:rsid w:val="1FD5A2D6"/>
    <w:rsid w:val="1FD7AFD6"/>
    <w:rsid w:val="1FD9D71D"/>
    <w:rsid w:val="1FDABEB3"/>
    <w:rsid w:val="1FDC1571"/>
    <w:rsid w:val="1FDEA38E"/>
    <w:rsid w:val="1FDEA6E0"/>
    <w:rsid w:val="1FDF6B62"/>
    <w:rsid w:val="1FE2EED9"/>
    <w:rsid w:val="1FE4842C"/>
    <w:rsid w:val="1FE5829F"/>
    <w:rsid w:val="1FE7A844"/>
    <w:rsid w:val="1FE9345E"/>
    <w:rsid w:val="1FEB2BEC"/>
    <w:rsid w:val="1FEECE22"/>
    <w:rsid w:val="1FF00B67"/>
    <w:rsid w:val="1FF03E26"/>
    <w:rsid w:val="1FF1FEA2"/>
    <w:rsid w:val="1FF39A07"/>
    <w:rsid w:val="1FF3D60A"/>
    <w:rsid w:val="1FF4454A"/>
    <w:rsid w:val="1FF598BE"/>
    <w:rsid w:val="1FF61545"/>
    <w:rsid w:val="1FF66525"/>
    <w:rsid w:val="1FF73A2C"/>
    <w:rsid w:val="1FF7BE8C"/>
    <w:rsid w:val="1FF800CA"/>
    <w:rsid w:val="1FF851BD"/>
    <w:rsid w:val="1FFE319C"/>
    <w:rsid w:val="1FFF9088"/>
    <w:rsid w:val="2000FC28"/>
    <w:rsid w:val="20012910"/>
    <w:rsid w:val="200513F2"/>
    <w:rsid w:val="20051BCE"/>
    <w:rsid w:val="200782B0"/>
    <w:rsid w:val="2008E26C"/>
    <w:rsid w:val="2009C615"/>
    <w:rsid w:val="200B478B"/>
    <w:rsid w:val="200B5859"/>
    <w:rsid w:val="200E7104"/>
    <w:rsid w:val="200FEC52"/>
    <w:rsid w:val="200FF3CE"/>
    <w:rsid w:val="201077D3"/>
    <w:rsid w:val="2010F681"/>
    <w:rsid w:val="20116D25"/>
    <w:rsid w:val="20122073"/>
    <w:rsid w:val="20125435"/>
    <w:rsid w:val="20132D7D"/>
    <w:rsid w:val="20166C65"/>
    <w:rsid w:val="2016CB00"/>
    <w:rsid w:val="20178363"/>
    <w:rsid w:val="201940EC"/>
    <w:rsid w:val="201D366E"/>
    <w:rsid w:val="201E5258"/>
    <w:rsid w:val="20217CC0"/>
    <w:rsid w:val="2025165D"/>
    <w:rsid w:val="20285F38"/>
    <w:rsid w:val="202884B6"/>
    <w:rsid w:val="2029BCE0"/>
    <w:rsid w:val="202A37E2"/>
    <w:rsid w:val="202D1DB3"/>
    <w:rsid w:val="202D67E9"/>
    <w:rsid w:val="202DA97B"/>
    <w:rsid w:val="202F1073"/>
    <w:rsid w:val="202F66AD"/>
    <w:rsid w:val="20300DA5"/>
    <w:rsid w:val="203046AC"/>
    <w:rsid w:val="20312235"/>
    <w:rsid w:val="20313A1E"/>
    <w:rsid w:val="2032B275"/>
    <w:rsid w:val="20349B6A"/>
    <w:rsid w:val="20353881"/>
    <w:rsid w:val="20354E8C"/>
    <w:rsid w:val="204050F1"/>
    <w:rsid w:val="2040F8EE"/>
    <w:rsid w:val="2040FBAA"/>
    <w:rsid w:val="204214BA"/>
    <w:rsid w:val="2042BFD8"/>
    <w:rsid w:val="2042CD02"/>
    <w:rsid w:val="2043B6FA"/>
    <w:rsid w:val="2045CD7D"/>
    <w:rsid w:val="204772AC"/>
    <w:rsid w:val="2047B023"/>
    <w:rsid w:val="204993E6"/>
    <w:rsid w:val="204B5F2C"/>
    <w:rsid w:val="204BA999"/>
    <w:rsid w:val="2051418F"/>
    <w:rsid w:val="2051F859"/>
    <w:rsid w:val="20546567"/>
    <w:rsid w:val="2054BE80"/>
    <w:rsid w:val="20554E93"/>
    <w:rsid w:val="2056B571"/>
    <w:rsid w:val="2056C18C"/>
    <w:rsid w:val="205945B7"/>
    <w:rsid w:val="205CE5D2"/>
    <w:rsid w:val="205E2396"/>
    <w:rsid w:val="205F8878"/>
    <w:rsid w:val="20600528"/>
    <w:rsid w:val="20608FDC"/>
    <w:rsid w:val="2063C086"/>
    <w:rsid w:val="2063CED7"/>
    <w:rsid w:val="2065E653"/>
    <w:rsid w:val="206918DC"/>
    <w:rsid w:val="2069D4E7"/>
    <w:rsid w:val="206B38AC"/>
    <w:rsid w:val="206D8EF6"/>
    <w:rsid w:val="206F4196"/>
    <w:rsid w:val="20700B04"/>
    <w:rsid w:val="20741960"/>
    <w:rsid w:val="2075E914"/>
    <w:rsid w:val="20767EDA"/>
    <w:rsid w:val="207946E9"/>
    <w:rsid w:val="20825A0E"/>
    <w:rsid w:val="20828234"/>
    <w:rsid w:val="208483E7"/>
    <w:rsid w:val="2084D760"/>
    <w:rsid w:val="20871168"/>
    <w:rsid w:val="20882315"/>
    <w:rsid w:val="2088FD2A"/>
    <w:rsid w:val="20894748"/>
    <w:rsid w:val="208A31E5"/>
    <w:rsid w:val="208AE79D"/>
    <w:rsid w:val="20903785"/>
    <w:rsid w:val="20903F4C"/>
    <w:rsid w:val="20907D4F"/>
    <w:rsid w:val="2090E254"/>
    <w:rsid w:val="2090E741"/>
    <w:rsid w:val="2091A6D7"/>
    <w:rsid w:val="20921A48"/>
    <w:rsid w:val="2092DF32"/>
    <w:rsid w:val="20933FA7"/>
    <w:rsid w:val="2095595C"/>
    <w:rsid w:val="20969648"/>
    <w:rsid w:val="2097F97B"/>
    <w:rsid w:val="209F6A62"/>
    <w:rsid w:val="20A2DA27"/>
    <w:rsid w:val="20A30827"/>
    <w:rsid w:val="20A38CA7"/>
    <w:rsid w:val="20A397AF"/>
    <w:rsid w:val="20A585E3"/>
    <w:rsid w:val="20A6507D"/>
    <w:rsid w:val="20A89770"/>
    <w:rsid w:val="20A8B9A3"/>
    <w:rsid w:val="20AB6863"/>
    <w:rsid w:val="20ADFDB1"/>
    <w:rsid w:val="20AE6D2A"/>
    <w:rsid w:val="20AEAAFF"/>
    <w:rsid w:val="20AFA4AF"/>
    <w:rsid w:val="20B0E7EF"/>
    <w:rsid w:val="20B14BB5"/>
    <w:rsid w:val="20B26114"/>
    <w:rsid w:val="20B28DB2"/>
    <w:rsid w:val="20B297E6"/>
    <w:rsid w:val="20B5CA8D"/>
    <w:rsid w:val="20BA0F4D"/>
    <w:rsid w:val="20BD4F67"/>
    <w:rsid w:val="20BE3628"/>
    <w:rsid w:val="20C0C06C"/>
    <w:rsid w:val="20C0E7C2"/>
    <w:rsid w:val="20C211AE"/>
    <w:rsid w:val="20C21E43"/>
    <w:rsid w:val="20C4C424"/>
    <w:rsid w:val="20C5430C"/>
    <w:rsid w:val="20C663FA"/>
    <w:rsid w:val="20C86D24"/>
    <w:rsid w:val="20C8E7D7"/>
    <w:rsid w:val="20C9B338"/>
    <w:rsid w:val="20CA4F88"/>
    <w:rsid w:val="20CC818A"/>
    <w:rsid w:val="20CDD794"/>
    <w:rsid w:val="20D081C0"/>
    <w:rsid w:val="20D14AD5"/>
    <w:rsid w:val="20D3218B"/>
    <w:rsid w:val="20D54A0F"/>
    <w:rsid w:val="20D54EC3"/>
    <w:rsid w:val="20D5B3B1"/>
    <w:rsid w:val="20D697D2"/>
    <w:rsid w:val="20DAFE7B"/>
    <w:rsid w:val="20DB0E19"/>
    <w:rsid w:val="20DC12ED"/>
    <w:rsid w:val="20DEF93A"/>
    <w:rsid w:val="20DF2406"/>
    <w:rsid w:val="20DF27EC"/>
    <w:rsid w:val="20DFFA59"/>
    <w:rsid w:val="20E17E57"/>
    <w:rsid w:val="20E4846C"/>
    <w:rsid w:val="20E7D0A8"/>
    <w:rsid w:val="20E7EB13"/>
    <w:rsid w:val="20ED591C"/>
    <w:rsid w:val="20EE25F5"/>
    <w:rsid w:val="20EF6B4E"/>
    <w:rsid w:val="20F079C4"/>
    <w:rsid w:val="20F0A981"/>
    <w:rsid w:val="20F191A7"/>
    <w:rsid w:val="20F1F11D"/>
    <w:rsid w:val="20F3196E"/>
    <w:rsid w:val="20F37505"/>
    <w:rsid w:val="20F45244"/>
    <w:rsid w:val="20F8459C"/>
    <w:rsid w:val="20F8D442"/>
    <w:rsid w:val="20F9F7D5"/>
    <w:rsid w:val="20FA2F90"/>
    <w:rsid w:val="20FBE567"/>
    <w:rsid w:val="20FC38A8"/>
    <w:rsid w:val="20FE8586"/>
    <w:rsid w:val="20FF1EAB"/>
    <w:rsid w:val="21003D3F"/>
    <w:rsid w:val="2100B9A0"/>
    <w:rsid w:val="2100F86E"/>
    <w:rsid w:val="21016620"/>
    <w:rsid w:val="21026534"/>
    <w:rsid w:val="210451A3"/>
    <w:rsid w:val="2104DF67"/>
    <w:rsid w:val="2105AE20"/>
    <w:rsid w:val="21066CAC"/>
    <w:rsid w:val="2106D774"/>
    <w:rsid w:val="21072F71"/>
    <w:rsid w:val="2108564E"/>
    <w:rsid w:val="210A0FC1"/>
    <w:rsid w:val="210A5342"/>
    <w:rsid w:val="210A94B7"/>
    <w:rsid w:val="210AE5C2"/>
    <w:rsid w:val="210C3E55"/>
    <w:rsid w:val="210D4D2E"/>
    <w:rsid w:val="210DFAEA"/>
    <w:rsid w:val="210E5D58"/>
    <w:rsid w:val="21101FD2"/>
    <w:rsid w:val="2110C224"/>
    <w:rsid w:val="2112AB88"/>
    <w:rsid w:val="2113EFBB"/>
    <w:rsid w:val="21147BD3"/>
    <w:rsid w:val="211A32E8"/>
    <w:rsid w:val="211A39FC"/>
    <w:rsid w:val="211FEC2D"/>
    <w:rsid w:val="21207243"/>
    <w:rsid w:val="2120FFC9"/>
    <w:rsid w:val="2121DDEA"/>
    <w:rsid w:val="2122127E"/>
    <w:rsid w:val="21221C75"/>
    <w:rsid w:val="212274A4"/>
    <w:rsid w:val="2122C6CF"/>
    <w:rsid w:val="21237597"/>
    <w:rsid w:val="2124B93B"/>
    <w:rsid w:val="21258933"/>
    <w:rsid w:val="21290E5D"/>
    <w:rsid w:val="21292F09"/>
    <w:rsid w:val="212A730F"/>
    <w:rsid w:val="212AEF5A"/>
    <w:rsid w:val="212CDCB9"/>
    <w:rsid w:val="21301753"/>
    <w:rsid w:val="21307E7A"/>
    <w:rsid w:val="21340C93"/>
    <w:rsid w:val="2134DFCD"/>
    <w:rsid w:val="213733E4"/>
    <w:rsid w:val="213C106A"/>
    <w:rsid w:val="213E9FD6"/>
    <w:rsid w:val="213F0D6C"/>
    <w:rsid w:val="213F67C3"/>
    <w:rsid w:val="213FC330"/>
    <w:rsid w:val="2140D3F1"/>
    <w:rsid w:val="214111DB"/>
    <w:rsid w:val="214216B0"/>
    <w:rsid w:val="21422512"/>
    <w:rsid w:val="214943AF"/>
    <w:rsid w:val="214C60EC"/>
    <w:rsid w:val="214F4A95"/>
    <w:rsid w:val="2152EECF"/>
    <w:rsid w:val="215399DC"/>
    <w:rsid w:val="2155096D"/>
    <w:rsid w:val="21552FF7"/>
    <w:rsid w:val="21572C4F"/>
    <w:rsid w:val="2157BE26"/>
    <w:rsid w:val="2157C97E"/>
    <w:rsid w:val="215809F8"/>
    <w:rsid w:val="2158A59B"/>
    <w:rsid w:val="21597E84"/>
    <w:rsid w:val="215A745E"/>
    <w:rsid w:val="215C44A9"/>
    <w:rsid w:val="215CA458"/>
    <w:rsid w:val="215D02BF"/>
    <w:rsid w:val="215D4794"/>
    <w:rsid w:val="215E2D50"/>
    <w:rsid w:val="215F5E9B"/>
    <w:rsid w:val="2161CF0E"/>
    <w:rsid w:val="2161FF9D"/>
    <w:rsid w:val="21627152"/>
    <w:rsid w:val="2163A4B7"/>
    <w:rsid w:val="2165AE33"/>
    <w:rsid w:val="2165BB13"/>
    <w:rsid w:val="2166575F"/>
    <w:rsid w:val="2167A4FD"/>
    <w:rsid w:val="2167E125"/>
    <w:rsid w:val="216B9F9D"/>
    <w:rsid w:val="216BA81F"/>
    <w:rsid w:val="216D6069"/>
    <w:rsid w:val="2170BC6D"/>
    <w:rsid w:val="2171016E"/>
    <w:rsid w:val="21715C35"/>
    <w:rsid w:val="2172B316"/>
    <w:rsid w:val="21732A22"/>
    <w:rsid w:val="217394B2"/>
    <w:rsid w:val="2175A67F"/>
    <w:rsid w:val="2177132E"/>
    <w:rsid w:val="217873C8"/>
    <w:rsid w:val="217A2BE1"/>
    <w:rsid w:val="217BC34D"/>
    <w:rsid w:val="217D112E"/>
    <w:rsid w:val="217E80BE"/>
    <w:rsid w:val="217EA3E0"/>
    <w:rsid w:val="217FA9C4"/>
    <w:rsid w:val="218176D8"/>
    <w:rsid w:val="2183B687"/>
    <w:rsid w:val="2183C5DD"/>
    <w:rsid w:val="2183D13D"/>
    <w:rsid w:val="2184E69D"/>
    <w:rsid w:val="21850439"/>
    <w:rsid w:val="21890D64"/>
    <w:rsid w:val="218AA2D8"/>
    <w:rsid w:val="218BD996"/>
    <w:rsid w:val="218C12D7"/>
    <w:rsid w:val="218D806D"/>
    <w:rsid w:val="218FB07E"/>
    <w:rsid w:val="219036BF"/>
    <w:rsid w:val="2192400F"/>
    <w:rsid w:val="21931E91"/>
    <w:rsid w:val="2194B97B"/>
    <w:rsid w:val="2195A095"/>
    <w:rsid w:val="2195BBD8"/>
    <w:rsid w:val="219610B0"/>
    <w:rsid w:val="2197F33C"/>
    <w:rsid w:val="21993000"/>
    <w:rsid w:val="219A58F1"/>
    <w:rsid w:val="219A9764"/>
    <w:rsid w:val="219D054E"/>
    <w:rsid w:val="219DB6C0"/>
    <w:rsid w:val="219FDCFF"/>
    <w:rsid w:val="21A285F2"/>
    <w:rsid w:val="21A32ADA"/>
    <w:rsid w:val="21A6E6DB"/>
    <w:rsid w:val="21A73D76"/>
    <w:rsid w:val="21A74287"/>
    <w:rsid w:val="21A75601"/>
    <w:rsid w:val="21A80E94"/>
    <w:rsid w:val="21A8D274"/>
    <w:rsid w:val="21AB904C"/>
    <w:rsid w:val="21AFD173"/>
    <w:rsid w:val="21B01AC2"/>
    <w:rsid w:val="21B280D6"/>
    <w:rsid w:val="21B2B234"/>
    <w:rsid w:val="21B39971"/>
    <w:rsid w:val="21B408EF"/>
    <w:rsid w:val="21B6E8DF"/>
    <w:rsid w:val="21B6F1BA"/>
    <w:rsid w:val="21BCDE06"/>
    <w:rsid w:val="21BCEFF1"/>
    <w:rsid w:val="21BEFB5C"/>
    <w:rsid w:val="21BF98DB"/>
    <w:rsid w:val="21C13357"/>
    <w:rsid w:val="21C1B2A3"/>
    <w:rsid w:val="21C5D279"/>
    <w:rsid w:val="21C5F92E"/>
    <w:rsid w:val="21C83096"/>
    <w:rsid w:val="21C85FFD"/>
    <w:rsid w:val="21C8C95C"/>
    <w:rsid w:val="21C9788D"/>
    <w:rsid w:val="21C9CAE8"/>
    <w:rsid w:val="21CA9732"/>
    <w:rsid w:val="21CB66D3"/>
    <w:rsid w:val="21CB8908"/>
    <w:rsid w:val="21CC1ABB"/>
    <w:rsid w:val="21CC539D"/>
    <w:rsid w:val="21CEEF86"/>
    <w:rsid w:val="21CEFFC5"/>
    <w:rsid w:val="21D035F3"/>
    <w:rsid w:val="21D0CA38"/>
    <w:rsid w:val="21D329B3"/>
    <w:rsid w:val="21D47C71"/>
    <w:rsid w:val="21D55563"/>
    <w:rsid w:val="21D62317"/>
    <w:rsid w:val="21D8109D"/>
    <w:rsid w:val="21D8FA1E"/>
    <w:rsid w:val="21DB1AE3"/>
    <w:rsid w:val="21DB316D"/>
    <w:rsid w:val="21DB95BB"/>
    <w:rsid w:val="21DBD228"/>
    <w:rsid w:val="21DCAB70"/>
    <w:rsid w:val="21DD53E9"/>
    <w:rsid w:val="21DDD599"/>
    <w:rsid w:val="21DE7AF6"/>
    <w:rsid w:val="21DF033B"/>
    <w:rsid w:val="21E2CF4E"/>
    <w:rsid w:val="21E478ED"/>
    <w:rsid w:val="21E5577E"/>
    <w:rsid w:val="21E7F2CE"/>
    <w:rsid w:val="21E8A10C"/>
    <w:rsid w:val="21EC6DA5"/>
    <w:rsid w:val="21EC9A30"/>
    <w:rsid w:val="21EF00FA"/>
    <w:rsid w:val="21F3C8AF"/>
    <w:rsid w:val="21F4370C"/>
    <w:rsid w:val="21F77B9B"/>
    <w:rsid w:val="21F83AE2"/>
    <w:rsid w:val="21FF1200"/>
    <w:rsid w:val="21FF1ED9"/>
    <w:rsid w:val="22003748"/>
    <w:rsid w:val="22004EC3"/>
    <w:rsid w:val="220165C0"/>
    <w:rsid w:val="2201B401"/>
    <w:rsid w:val="2201EC81"/>
    <w:rsid w:val="22041943"/>
    <w:rsid w:val="2205F1CF"/>
    <w:rsid w:val="2206237E"/>
    <w:rsid w:val="220751D3"/>
    <w:rsid w:val="220BAF8A"/>
    <w:rsid w:val="220CA49C"/>
    <w:rsid w:val="220CC0EE"/>
    <w:rsid w:val="220CE786"/>
    <w:rsid w:val="221111AA"/>
    <w:rsid w:val="22113084"/>
    <w:rsid w:val="2213AD6A"/>
    <w:rsid w:val="22145CB7"/>
    <w:rsid w:val="2216483A"/>
    <w:rsid w:val="2217CBFF"/>
    <w:rsid w:val="221B3C74"/>
    <w:rsid w:val="221B58E8"/>
    <w:rsid w:val="221BEA0A"/>
    <w:rsid w:val="221D1235"/>
    <w:rsid w:val="221D26D5"/>
    <w:rsid w:val="221E9E14"/>
    <w:rsid w:val="222154D6"/>
    <w:rsid w:val="22218FB7"/>
    <w:rsid w:val="22253A1A"/>
    <w:rsid w:val="2225BFB4"/>
    <w:rsid w:val="2226C27A"/>
    <w:rsid w:val="222837FD"/>
    <w:rsid w:val="2229B9BB"/>
    <w:rsid w:val="2229B9E5"/>
    <w:rsid w:val="222A9AEC"/>
    <w:rsid w:val="222E6294"/>
    <w:rsid w:val="222F7D3B"/>
    <w:rsid w:val="22301964"/>
    <w:rsid w:val="22328152"/>
    <w:rsid w:val="2232D071"/>
    <w:rsid w:val="22342F6D"/>
    <w:rsid w:val="22360332"/>
    <w:rsid w:val="22369C53"/>
    <w:rsid w:val="223702E2"/>
    <w:rsid w:val="22377CD8"/>
    <w:rsid w:val="2239556C"/>
    <w:rsid w:val="223C2B11"/>
    <w:rsid w:val="223D981D"/>
    <w:rsid w:val="223DCFDD"/>
    <w:rsid w:val="224033B7"/>
    <w:rsid w:val="2245CE7A"/>
    <w:rsid w:val="2245E66F"/>
    <w:rsid w:val="224A05D1"/>
    <w:rsid w:val="224BD68F"/>
    <w:rsid w:val="224CA961"/>
    <w:rsid w:val="224CFA7C"/>
    <w:rsid w:val="224D9894"/>
    <w:rsid w:val="224FDFA9"/>
    <w:rsid w:val="22505B17"/>
    <w:rsid w:val="2250662A"/>
    <w:rsid w:val="22520DD3"/>
    <w:rsid w:val="22533E55"/>
    <w:rsid w:val="2253C518"/>
    <w:rsid w:val="2253FACC"/>
    <w:rsid w:val="22587C61"/>
    <w:rsid w:val="22588167"/>
    <w:rsid w:val="225961B1"/>
    <w:rsid w:val="2259D398"/>
    <w:rsid w:val="225D079E"/>
    <w:rsid w:val="22601160"/>
    <w:rsid w:val="2260BE46"/>
    <w:rsid w:val="226320BF"/>
    <w:rsid w:val="226332F3"/>
    <w:rsid w:val="22633DB6"/>
    <w:rsid w:val="2264D5EC"/>
    <w:rsid w:val="22651ACB"/>
    <w:rsid w:val="2266BFC3"/>
    <w:rsid w:val="2266D51F"/>
    <w:rsid w:val="2269AD04"/>
    <w:rsid w:val="226BFA45"/>
    <w:rsid w:val="226CEDF1"/>
    <w:rsid w:val="226D6637"/>
    <w:rsid w:val="22708B42"/>
    <w:rsid w:val="22718EDE"/>
    <w:rsid w:val="22739087"/>
    <w:rsid w:val="2274C43D"/>
    <w:rsid w:val="2278FBCE"/>
    <w:rsid w:val="227BCA79"/>
    <w:rsid w:val="227C0DE0"/>
    <w:rsid w:val="227E48F6"/>
    <w:rsid w:val="227F8DFC"/>
    <w:rsid w:val="228430A1"/>
    <w:rsid w:val="2284D08C"/>
    <w:rsid w:val="228A6F44"/>
    <w:rsid w:val="228A7AC0"/>
    <w:rsid w:val="228B4B42"/>
    <w:rsid w:val="228C03AF"/>
    <w:rsid w:val="228CC8BA"/>
    <w:rsid w:val="228D63F2"/>
    <w:rsid w:val="22927AF8"/>
    <w:rsid w:val="22930399"/>
    <w:rsid w:val="2294838D"/>
    <w:rsid w:val="2294FC9D"/>
    <w:rsid w:val="2295A79F"/>
    <w:rsid w:val="2297D44E"/>
    <w:rsid w:val="22991F3B"/>
    <w:rsid w:val="229DE2DA"/>
    <w:rsid w:val="229F2821"/>
    <w:rsid w:val="22A28249"/>
    <w:rsid w:val="22A3FE48"/>
    <w:rsid w:val="22A4B9D9"/>
    <w:rsid w:val="22A6A458"/>
    <w:rsid w:val="22A74010"/>
    <w:rsid w:val="22A77B28"/>
    <w:rsid w:val="22A915A9"/>
    <w:rsid w:val="22AC5A95"/>
    <w:rsid w:val="22AE8994"/>
    <w:rsid w:val="22AEB017"/>
    <w:rsid w:val="22AEDFA6"/>
    <w:rsid w:val="22B31FA4"/>
    <w:rsid w:val="22B3A427"/>
    <w:rsid w:val="22B46761"/>
    <w:rsid w:val="22B486F1"/>
    <w:rsid w:val="22B52FF7"/>
    <w:rsid w:val="22B5C7B7"/>
    <w:rsid w:val="22B76202"/>
    <w:rsid w:val="22B7ABEA"/>
    <w:rsid w:val="22B800FE"/>
    <w:rsid w:val="22B8808A"/>
    <w:rsid w:val="22B8BC75"/>
    <w:rsid w:val="22BA3415"/>
    <w:rsid w:val="22BC4B1C"/>
    <w:rsid w:val="22BDBCA8"/>
    <w:rsid w:val="22BED54C"/>
    <w:rsid w:val="22BEDC54"/>
    <w:rsid w:val="22BF4160"/>
    <w:rsid w:val="22C0EE2E"/>
    <w:rsid w:val="22C2B4B3"/>
    <w:rsid w:val="22C3F7CD"/>
    <w:rsid w:val="22C48A1B"/>
    <w:rsid w:val="22C656FB"/>
    <w:rsid w:val="22C6EE32"/>
    <w:rsid w:val="22C71D37"/>
    <w:rsid w:val="22C78928"/>
    <w:rsid w:val="22C83ACC"/>
    <w:rsid w:val="22CAE48C"/>
    <w:rsid w:val="22CB0103"/>
    <w:rsid w:val="22D21038"/>
    <w:rsid w:val="22D265EA"/>
    <w:rsid w:val="22D2DF92"/>
    <w:rsid w:val="22D323FE"/>
    <w:rsid w:val="22D334B1"/>
    <w:rsid w:val="22D6714B"/>
    <w:rsid w:val="22D79994"/>
    <w:rsid w:val="22D79CA5"/>
    <w:rsid w:val="22D7EB44"/>
    <w:rsid w:val="22DA24E5"/>
    <w:rsid w:val="22DBC59F"/>
    <w:rsid w:val="22DDA1E9"/>
    <w:rsid w:val="22DE0858"/>
    <w:rsid w:val="22E13CE3"/>
    <w:rsid w:val="22E80DF1"/>
    <w:rsid w:val="22E9A0F3"/>
    <w:rsid w:val="22EB2BF1"/>
    <w:rsid w:val="22EB983C"/>
    <w:rsid w:val="22EC825B"/>
    <w:rsid w:val="22EC8ECF"/>
    <w:rsid w:val="22EE89F2"/>
    <w:rsid w:val="22EEC063"/>
    <w:rsid w:val="22F066AD"/>
    <w:rsid w:val="22F1AEA1"/>
    <w:rsid w:val="22F34482"/>
    <w:rsid w:val="22F39731"/>
    <w:rsid w:val="22F482C1"/>
    <w:rsid w:val="22F4CB57"/>
    <w:rsid w:val="22F898BD"/>
    <w:rsid w:val="22F9DE5C"/>
    <w:rsid w:val="22FAA7F2"/>
    <w:rsid w:val="22FB446C"/>
    <w:rsid w:val="230222D2"/>
    <w:rsid w:val="23027BD2"/>
    <w:rsid w:val="2304A01F"/>
    <w:rsid w:val="23055B7C"/>
    <w:rsid w:val="23062A7B"/>
    <w:rsid w:val="23085FCE"/>
    <w:rsid w:val="230916F1"/>
    <w:rsid w:val="230D8AA7"/>
    <w:rsid w:val="231111D0"/>
    <w:rsid w:val="23131D2C"/>
    <w:rsid w:val="2315902B"/>
    <w:rsid w:val="23171324"/>
    <w:rsid w:val="2319B399"/>
    <w:rsid w:val="2319C9D7"/>
    <w:rsid w:val="231C7B2B"/>
    <w:rsid w:val="231DDA5B"/>
    <w:rsid w:val="231E17C6"/>
    <w:rsid w:val="231F144C"/>
    <w:rsid w:val="23209181"/>
    <w:rsid w:val="2320DAAE"/>
    <w:rsid w:val="2321CA18"/>
    <w:rsid w:val="23231C20"/>
    <w:rsid w:val="23239D29"/>
    <w:rsid w:val="2324377F"/>
    <w:rsid w:val="23266639"/>
    <w:rsid w:val="232669AF"/>
    <w:rsid w:val="2327FC8E"/>
    <w:rsid w:val="232AD101"/>
    <w:rsid w:val="232B78BD"/>
    <w:rsid w:val="232D1653"/>
    <w:rsid w:val="232D1D2F"/>
    <w:rsid w:val="232D55A9"/>
    <w:rsid w:val="232DD5AB"/>
    <w:rsid w:val="2332CA39"/>
    <w:rsid w:val="23330539"/>
    <w:rsid w:val="23336C02"/>
    <w:rsid w:val="2334A5C3"/>
    <w:rsid w:val="2336AE20"/>
    <w:rsid w:val="23387489"/>
    <w:rsid w:val="233A4B9A"/>
    <w:rsid w:val="233A70B1"/>
    <w:rsid w:val="233AD305"/>
    <w:rsid w:val="233B399D"/>
    <w:rsid w:val="233BE604"/>
    <w:rsid w:val="233C467B"/>
    <w:rsid w:val="233DD9E3"/>
    <w:rsid w:val="233F279F"/>
    <w:rsid w:val="23429351"/>
    <w:rsid w:val="234575E3"/>
    <w:rsid w:val="23479EFF"/>
    <w:rsid w:val="2347F788"/>
    <w:rsid w:val="234BDF0C"/>
    <w:rsid w:val="234E35A8"/>
    <w:rsid w:val="234E3CEF"/>
    <w:rsid w:val="2350EF09"/>
    <w:rsid w:val="2351000F"/>
    <w:rsid w:val="2354ED5D"/>
    <w:rsid w:val="23558052"/>
    <w:rsid w:val="235676CA"/>
    <w:rsid w:val="2356D4C9"/>
    <w:rsid w:val="23597915"/>
    <w:rsid w:val="23597D57"/>
    <w:rsid w:val="23598D15"/>
    <w:rsid w:val="235BEB96"/>
    <w:rsid w:val="235E1B8E"/>
    <w:rsid w:val="235F675E"/>
    <w:rsid w:val="2360458B"/>
    <w:rsid w:val="2360F0C9"/>
    <w:rsid w:val="236164F0"/>
    <w:rsid w:val="2361AFE0"/>
    <w:rsid w:val="2363AB5B"/>
    <w:rsid w:val="2366D6CA"/>
    <w:rsid w:val="23679539"/>
    <w:rsid w:val="2367CD26"/>
    <w:rsid w:val="23681280"/>
    <w:rsid w:val="2369BDCD"/>
    <w:rsid w:val="236A0D72"/>
    <w:rsid w:val="236AE577"/>
    <w:rsid w:val="236B2D64"/>
    <w:rsid w:val="236B96AD"/>
    <w:rsid w:val="236C7699"/>
    <w:rsid w:val="236D8FCC"/>
    <w:rsid w:val="2371FD8C"/>
    <w:rsid w:val="23744A0C"/>
    <w:rsid w:val="2374EE4A"/>
    <w:rsid w:val="2377B72C"/>
    <w:rsid w:val="2378F24E"/>
    <w:rsid w:val="23793119"/>
    <w:rsid w:val="2379BC4B"/>
    <w:rsid w:val="237A4020"/>
    <w:rsid w:val="237ACA02"/>
    <w:rsid w:val="237BB5DA"/>
    <w:rsid w:val="237C39C3"/>
    <w:rsid w:val="237F9174"/>
    <w:rsid w:val="23824146"/>
    <w:rsid w:val="2385B18B"/>
    <w:rsid w:val="23873B72"/>
    <w:rsid w:val="238811BD"/>
    <w:rsid w:val="2388E997"/>
    <w:rsid w:val="238A4F2E"/>
    <w:rsid w:val="238A6FA1"/>
    <w:rsid w:val="238AB4E2"/>
    <w:rsid w:val="238CFE38"/>
    <w:rsid w:val="238D74D9"/>
    <w:rsid w:val="2392C90B"/>
    <w:rsid w:val="2393EE18"/>
    <w:rsid w:val="23973418"/>
    <w:rsid w:val="2397EC97"/>
    <w:rsid w:val="23992E4D"/>
    <w:rsid w:val="2399D5C2"/>
    <w:rsid w:val="239A14D8"/>
    <w:rsid w:val="239D1FF9"/>
    <w:rsid w:val="239DC6B7"/>
    <w:rsid w:val="23A1A8FA"/>
    <w:rsid w:val="23A1B243"/>
    <w:rsid w:val="23A2C318"/>
    <w:rsid w:val="23A2D3D1"/>
    <w:rsid w:val="23A344D7"/>
    <w:rsid w:val="23A49917"/>
    <w:rsid w:val="23A55AFD"/>
    <w:rsid w:val="23A69CEB"/>
    <w:rsid w:val="23A6E646"/>
    <w:rsid w:val="23A7F8CE"/>
    <w:rsid w:val="23A8354B"/>
    <w:rsid w:val="23AA9B59"/>
    <w:rsid w:val="23AAA57C"/>
    <w:rsid w:val="23AB1514"/>
    <w:rsid w:val="23AC2824"/>
    <w:rsid w:val="23AD8B7F"/>
    <w:rsid w:val="23AEEE44"/>
    <w:rsid w:val="23B05033"/>
    <w:rsid w:val="23B20F36"/>
    <w:rsid w:val="23B3B83E"/>
    <w:rsid w:val="23B4E426"/>
    <w:rsid w:val="23B648FB"/>
    <w:rsid w:val="23B79323"/>
    <w:rsid w:val="23B7A4F0"/>
    <w:rsid w:val="23BE0D79"/>
    <w:rsid w:val="23BE8E57"/>
    <w:rsid w:val="23BEE4F3"/>
    <w:rsid w:val="23BF8EE1"/>
    <w:rsid w:val="23C025EA"/>
    <w:rsid w:val="23C086FC"/>
    <w:rsid w:val="23C3AFDF"/>
    <w:rsid w:val="23C566A7"/>
    <w:rsid w:val="23C59BE6"/>
    <w:rsid w:val="23C890B5"/>
    <w:rsid w:val="23CB3F1A"/>
    <w:rsid w:val="23CBDD79"/>
    <w:rsid w:val="23CC6CD1"/>
    <w:rsid w:val="23CF2F5A"/>
    <w:rsid w:val="23CFF49F"/>
    <w:rsid w:val="23D02EC2"/>
    <w:rsid w:val="23D18EDE"/>
    <w:rsid w:val="23D292EA"/>
    <w:rsid w:val="23D33F31"/>
    <w:rsid w:val="23D38A26"/>
    <w:rsid w:val="23D45BAF"/>
    <w:rsid w:val="23D5474E"/>
    <w:rsid w:val="23D5FC6C"/>
    <w:rsid w:val="23DA9C49"/>
    <w:rsid w:val="23DB0B83"/>
    <w:rsid w:val="23DBB8D2"/>
    <w:rsid w:val="23DCA1B3"/>
    <w:rsid w:val="23DDCA98"/>
    <w:rsid w:val="23E0CB13"/>
    <w:rsid w:val="23E0FF70"/>
    <w:rsid w:val="23E4EB97"/>
    <w:rsid w:val="23E70568"/>
    <w:rsid w:val="23E78B67"/>
    <w:rsid w:val="23E7A797"/>
    <w:rsid w:val="23E7B852"/>
    <w:rsid w:val="23E7D9E2"/>
    <w:rsid w:val="23E80947"/>
    <w:rsid w:val="23E81BFE"/>
    <w:rsid w:val="23E92978"/>
    <w:rsid w:val="23EA94D6"/>
    <w:rsid w:val="23EAC26B"/>
    <w:rsid w:val="23EB3365"/>
    <w:rsid w:val="23EE4503"/>
    <w:rsid w:val="23F04D93"/>
    <w:rsid w:val="23F19A07"/>
    <w:rsid w:val="23F21B0E"/>
    <w:rsid w:val="23F2311A"/>
    <w:rsid w:val="23F33A97"/>
    <w:rsid w:val="23F5373B"/>
    <w:rsid w:val="23F5CC6A"/>
    <w:rsid w:val="23F79FD6"/>
    <w:rsid w:val="23F9C94A"/>
    <w:rsid w:val="23FBA2C4"/>
    <w:rsid w:val="23FC82B3"/>
    <w:rsid w:val="23FDB1AE"/>
    <w:rsid w:val="24002346"/>
    <w:rsid w:val="24015D0F"/>
    <w:rsid w:val="24037409"/>
    <w:rsid w:val="2403C002"/>
    <w:rsid w:val="2406774B"/>
    <w:rsid w:val="2406CD86"/>
    <w:rsid w:val="2409935B"/>
    <w:rsid w:val="240A465C"/>
    <w:rsid w:val="240B6C9A"/>
    <w:rsid w:val="240C8828"/>
    <w:rsid w:val="240DCAF0"/>
    <w:rsid w:val="240FD1E5"/>
    <w:rsid w:val="24107619"/>
    <w:rsid w:val="24138F8D"/>
    <w:rsid w:val="2413C1A8"/>
    <w:rsid w:val="2413FE1D"/>
    <w:rsid w:val="24157DBA"/>
    <w:rsid w:val="2415ACEB"/>
    <w:rsid w:val="2416103F"/>
    <w:rsid w:val="24186B70"/>
    <w:rsid w:val="241AF48A"/>
    <w:rsid w:val="241BFF0C"/>
    <w:rsid w:val="241D9B3C"/>
    <w:rsid w:val="241E4BCA"/>
    <w:rsid w:val="241E7D70"/>
    <w:rsid w:val="241F28B9"/>
    <w:rsid w:val="24224D21"/>
    <w:rsid w:val="24238CC3"/>
    <w:rsid w:val="2423A965"/>
    <w:rsid w:val="2423B2AF"/>
    <w:rsid w:val="24250982"/>
    <w:rsid w:val="2425C75F"/>
    <w:rsid w:val="24268DFB"/>
    <w:rsid w:val="2427B61B"/>
    <w:rsid w:val="24290D01"/>
    <w:rsid w:val="242A300F"/>
    <w:rsid w:val="242A3240"/>
    <w:rsid w:val="242A7282"/>
    <w:rsid w:val="242B6E5C"/>
    <w:rsid w:val="242BF1F9"/>
    <w:rsid w:val="2430B5ED"/>
    <w:rsid w:val="2431BB3B"/>
    <w:rsid w:val="24322F58"/>
    <w:rsid w:val="24326087"/>
    <w:rsid w:val="2432EB5B"/>
    <w:rsid w:val="243551C0"/>
    <w:rsid w:val="24358E79"/>
    <w:rsid w:val="2436F06A"/>
    <w:rsid w:val="243AA4C9"/>
    <w:rsid w:val="243C9AB0"/>
    <w:rsid w:val="243D1A1D"/>
    <w:rsid w:val="243D3DB8"/>
    <w:rsid w:val="2441E7D3"/>
    <w:rsid w:val="2442D160"/>
    <w:rsid w:val="24430493"/>
    <w:rsid w:val="2446A407"/>
    <w:rsid w:val="2447B32A"/>
    <w:rsid w:val="2448A69A"/>
    <w:rsid w:val="244A9682"/>
    <w:rsid w:val="244C2A39"/>
    <w:rsid w:val="244C490F"/>
    <w:rsid w:val="244CA8B4"/>
    <w:rsid w:val="245071D7"/>
    <w:rsid w:val="2450E908"/>
    <w:rsid w:val="2451FD15"/>
    <w:rsid w:val="245222B9"/>
    <w:rsid w:val="2452711E"/>
    <w:rsid w:val="2452F73C"/>
    <w:rsid w:val="24540F86"/>
    <w:rsid w:val="2454A622"/>
    <w:rsid w:val="2454CA1A"/>
    <w:rsid w:val="24564058"/>
    <w:rsid w:val="2456D417"/>
    <w:rsid w:val="2457AD07"/>
    <w:rsid w:val="245800C0"/>
    <w:rsid w:val="245A3062"/>
    <w:rsid w:val="245A411A"/>
    <w:rsid w:val="245B10F4"/>
    <w:rsid w:val="245D5994"/>
    <w:rsid w:val="245E2ED4"/>
    <w:rsid w:val="24621C1C"/>
    <w:rsid w:val="2462BDD7"/>
    <w:rsid w:val="2465323A"/>
    <w:rsid w:val="24659F14"/>
    <w:rsid w:val="246C98DA"/>
    <w:rsid w:val="2471C506"/>
    <w:rsid w:val="24729FF6"/>
    <w:rsid w:val="2475D5F2"/>
    <w:rsid w:val="24771720"/>
    <w:rsid w:val="24774A72"/>
    <w:rsid w:val="2479211B"/>
    <w:rsid w:val="247B1EDF"/>
    <w:rsid w:val="247C5C9E"/>
    <w:rsid w:val="247DB740"/>
    <w:rsid w:val="2480EA7F"/>
    <w:rsid w:val="2481EBF6"/>
    <w:rsid w:val="24826FAA"/>
    <w:rsid w:val="24837735"/>
    <w:rsid w:val="248624ED"/>
    <w:rsid w:val="248682C3"/>
    <w:rsid w:val="24871090"/>
    <w:rsid w:val="24885EC8"/>
    <w:rsid w:val="2488D2D1"/>
    <w:rsid w:val="24896225"/>
    <w:rsid w:val="248A116D"/>
    <w:rsid w:val="248B9EF5"/>
    <w:rsid w:val="248C9FE7"/>
    <w:rsid w:val="248E1C35"/>
    <w:rsid w:val="248E2B35"/>
    <w:rsid w:val="248E90F9"/>
    <w:rsid w:val="248EEF58"/>
    <w:rsid w:val="248F8EAF"/>
    <w:rsid w:val="248FC340"/>
    <w:rsid w:val="2492A406"/>
    <w:rsid w:val="2492D8D0"/>
    <w:rsid w:val="24938885"/>
    <w:rsid w:val="249486DB"/>
    <w:rsid w:val="24970500"/>
    <w:rsid w:val="2499E178"/>
    <w:rsid w:val="249BD3B7"/>
    <w:rsid w:val="249EB3E9"/>
    <w:rsid w:val="249F0519"/>
    <w:rsid w:val="249F730B"/>
    <w:rsid w:val="24A077E3"/>
    <w:rsid w:val="24A0D058"/>
    <w:rsid w:val="24A15A0F"/>
    <w:rsid w:val="24A1F11F"/>
    <w:rsid w:val="24A34FD8"/>
    <w:rsid w:val="24A3D24C"/>
    <w:rsid w:val="24A5A6F3"/>
    <w:rsid w:val="24A72749"/>
    <w:rsid w:val="24A7ACD0"/>
    <w:rsid w:val="24A80302"/>
    <w:rsid w:val="24AA2D90"/>
    <w:rsid w:val="24AA5CAB"/>
    <w:rsid w:val="24AA7E2B"/>
    <w:rsid w:val="24ACD814"/>
    <w:rsid w:val="24AD99CC"/>
    <w:rsid w:val="24B0B14C"/>
    <w:rsid w:val="24B16F0A"/>
    <w:rsid w:val="24B17995"/>
    <w:rsid w:val="24B21A33"/>
    <w:rsid w:val="24B638A8"/>
    <w:rsid w:val="24BBD235"/>
    <w:rsid w:val="24BBF7F4"/>
    <w:rsid w:val="24BD0F70"/>
    <w:rsid w:val="24BF2168"/>
    <w:rsid w:val="24C41400"/>
    <w:rsid w:val="24C55283"/>
    <w:rsid w:val="24C5718F"/>
    <w:rsid w:val="24C6BF36"/>
    <w:rsid w:val="24C845D3"/>
    <w:rsid w:val="24C9A048"/>
    <w:rsid w:val="24CAE2DE"/>
    <w:rsid w:val="24CD89C2"/>
    <w:rsid w:val="24CE3542"/>
    <w:rsid w:val="24CFC967"/>
    <w:rsid w:val="24D4163A"/>
    <w:rsid w:val="24D68A36"/>
    <w:rsid w:val="24D797B0"/>
    <w:rsid w:val="24D7E691"/>
    <w:rsid w:val="24D8839C"/>
    <w:rsid w:val="24D8E341"/>
    <w:rsid w:val="24DC2CCB"/>
    <w:rsid w:val="24DC3D19"/>
    <w:rsid w:val="24DC8C72"/>
    <w:rsid w:val="24DD1DA9"/>
    <w:rsid w:val="24DE84E3"/>
    <w:rsid w:val="24E02BF7"/>
    <w:rsid w:val="24E15365"/>
    <w:rsid w:val="24E2BD95"/>
    <w:rsid w:val="24E323DB"/>
    <w:rsid w:val="24E5A3DA"/>
    <w:rsid w:val="24E8EA63"/>
    <w:rsid w:val="24ED6824"/>
    <w:rsid w:val="24EE675E"/>
    <w:rsid w:val="24F02A82"/>
    <w:rsid w:val="24F1D1B7"/>
    <w:rsid w:val="24F42F66"/>
    <w:rsid w:val="24F45725"/>
    <w:rsid w:val="24F4749C"/>
    <w:rsid w:val="24F54518"/>
    <w:rsid w:val="24F565A0"/>
    <w:rsid w:val="24FBA3B0"/>
    <w:rsid w:val="24FCFD5E"/>
    <w:rsid w:val="24FDFC8D"/>
    <w:rsid w:val="250066A6"/>
    <w:rsid w:val="2507B463"/>
    <w:rsid w:val="2509942D"/>
    <w:rsid w:val="2509977B"/>
    <w:rsid w:val="2509A240"/>
    <w:rsid w:val="2510248B"/>
    <w:rsid w:val="2510A36A"/>
    <w:rsid w:val="25131E39"/>
    <w:rsid w:val="251479B6"/>
    <w:rsid w:val="2515D1A3"/>
    <w:rsid w:val="25167D2A"/>
    <w:rsid w:val="2516CC0B"/>
    <w:rsid w:val="25177856"/>
    <w:rsid w:val="251C29B0"/>
    <w:rsid w:val="251CAFD8"/>
    <w:rsid w:val="251FA181"/>
    <w:rsid w:val="2521BDC0"/>
    <w:rsid w:val="2521D1B0"/>
    <w:rsid w:val="2521E01F"/>
    <w:rsid w:val="25228DBE"/>
    <w:rsid w:val="2523E2E7"/>
    <w:rsid w:val="252641B2"/>
    <w:rsid w:val="252746CA"/>
    <w:rsid w:val="2527BD11"/>
    <w:rsid w:val="25281235"/>
    <w:rsid w:val="2529D5C0"/>
    <w:rsid w:val="2529E774"/>
    <w:rsid w:val="252BBF15"/>
    <w:rsid w:val="252BDC23"/>
    <w:rsid w:val="252CCDDA"/>
    <w:rsid w:val="252CD981"/>
    <w:rsid w:val="252CEACE"/>
    <w:rsid w:val="253188AF"/>
    <w:rsid w:val="2531D0ED"/>
    <w:rsid w:val="25320C69"/>
    <w:rsid w:val="25329883"/>
    <w:rsid w:val="25346DC2"/>
    <w:rsid w:val="253907C4"/>
    <w:rsid w:val="253A0CE0"/>
    <w:rsid w:val="253AF0D4"/>
    <w:rsid w:val="253B2688"/>
    <w:rsid w:val="253DA3D6"/>
    <w:rsid w:val="253E5697"/>
    <w:rsid w:val="253F2BCD"/>
    <w:rsid w:val="254287BF"/>
    <w:rsid w:val="2543D9E6"/>
    <w:rsid w:val="254551CC"/>
    <w:rsid w:val="2548158B"/>
    <w:rsid w:val="254C3F63"/>
    <w:rsid w:val="254E060C"/>
    <w:rsid w:val="254F3F38"/>
    <w:rsid w:val="254F85A3"/>
    <w:rsid w:val="2550EBC9"/>
    <w:rsid w:val="2551C325"/>
    <w:rsid w:val="25556DCF"/>
    <w:rsid w:val="25582E21"/>
    <w:rsid w:val="25591935"/>
    <w:rsid w:val="255AEEED"/>
    <w:rsid w:val="255BA6AF"/>
    <w:rsid w:val="255F115D"/>
    <w:rsid w:val="2561B7A8"/>
    <w:rsid w:val="25641DB2"/>
    <w:rsid w:val="25650A59"/>
    <w:rsid w:val="256519E0"/>
    <w:rsid w:val="2567570B"/>
    <w:rsid w:val="2568AD48"/>
    <w:rsid w:val="256A25EA"/>
    <w:rsid w:val="256B1E9E"/>
    <w:rsid w:val="256D9AC4"/>
    <w:rsid w:val="256D9F93"/>
    <w:rsid w:val="256F130A"/>
    <w:rsid w:val="256F7CA0"/>
    <w:rsid w:val="256FC956"/>
    <w:rsid w:val="25700875"/>
    <w:rsid w:val="25735E09"/>
    <w:rsid w:val="25754832"/>
    <w:rsid w:val="25764461"/>
    <w:rsid w:val="25768ADF"/>
    <w:rsid w:val="2577E0B1"/>
    <w:rsid w:val="25782FFF"/>
    <w:rsid w:val="25787D26"/>
    <w:rsid w:val="257930C8"/>
    <w:rsid w:val="257FDE1D"/>
    <w:rsid w:val="25808223"/>
    <w:rsid w:val="2580B8AB"/>
    <w:rsid w:val="2582C16C"/>
    <w:rsid w:val="258590F8"/>
    <w:rsid w:val="25863BF6"/>
    <w:rsid w:val="2588A913"/>
    <w:rsid w:val="258AD310"/>
    <w:rsid w:val="258D40D5"/>
    <w:rsid w:val="258D56D0"/>
    <w:rsid w:val="258D6C32"/>
    <w:rsid w:val="258E5AE9"/>
    <w:rsid w:val="2591879E"/>
    <w:rsid w:val="25921C76"/>
    <w:rsid w:val="2593E760"/>
    <w:rsid w:val="2595E6FC"/>
    <w:rsid w:val="25964C59"/>
    <w:rsid w:val="25966CF8"/>
    <w:rsid w:val="2596C71C"/>
    <w:rsid w:val="2599823C"/>
    <w:rsid w:val="25A189A3"/>
    <w:rsid w:val="25A1B998"/>
    <w:rsid w:val="25A1E9BF"/>
    <w:rsid w:val="25A21451"/>
    <w:rsid w:val="25A595D4"/>
    <w:rsid w:val="25A6A05A"/>
    <w:rsid w:val="25A6B27F"/>
    <w:rsid w:val="25A7269B"/>
    <w:rsid w:val="25AF38E3"/>
    <w:rsid w:val="25B02CDB"/>
    <w:rsid w:val="25B49B6C"/>
    <w:rsid w:val="25B7E985"/>
    <w:rsid w:val="25BB5AD1"/>
    <w:rsid w:val="25BD7AC9"/>
    <w:rsid w:val="25BE7CFA"/>
    <w:rsid w:val="25BF996C"/>
    <w:rsid w:val="25C49CAB"/>
    <w:rsid w:val="25C95AAA"/>
    <w:rsid w:val="25C99ED9"/>
    <w:rsid w:val="25CC7E2A"/>
    <w:rsid w:val="25CDDFA8"/>
    <w:rsid w:val="25D01B68"/>
    <w:rsid w:val="25D0EE08"/>
    <w:rsid w:val="25D1394A"/>
    <w:rsid w:val="25D19ECF"/>
    <w:rsid w:val="25D3DBC9"/>
    <w:rsid w:val="25D5B011"/>
    <w:rsid w:val="25D60369"/>
    <w:rsid w:val="25D75D6D"/>
    <w:rsid w:val="25D82D5F"/>
    <w:rsid w:val="25D9DEFB"/>
    <w:rsid w:val="25DA471D"/>
    <w:rsid w:val="25DA9F50"/>
    <w:rsid w:val="25DB6DEF"/>
    <w:rsid w:val="25DD2765"/>
    <w:rsid w:val="25DE76BF"/>
    <w:rsid w:val="25E01F02"/>
    <w:rsid w:val="25E02110"/>
    <w:rsid w:val="25E02E69"/>
    <w:rsid w:val="25E07CC4"/>
    <w:rsid w:val="25E0A435"/>
    <w:rsid w:val="25E0B9B3"/>
    <w:rsid w:val="25E1EE96"/>
    <w:rsid w:val="25E224BB"/>
    <w:rsid w:val="25E2A142"/>
    <w:rsid w:val="25E2C526"/>
    <w:rsid w:val="25E41DCA"/>
    <w:rsid w:val="25E43A6F"/>
    <w:rsid w:val="25E49030"/>
    <w:rsid w:val="25E96900"/>
    <w:rsid w:val="25EC0F6A"/>
    <w:rsid w:val="25ED49B6"/>
    <w:rsid w:val="25EEF2CA"/>
    <w:rsid w:val="25EF0423"/>
    <w:rsid w:val="25EF0C7A"/>
    <w:rsid w:val="25EF5385"/>
    <w:rsid w:val="25F4613A"/>
    <w:rsid w:val="25F61089"/>
    <w:rsid w:val="25F65B42"/>
    <w:rsid w:val="25F68D0B"/>
    <w:rsid w:val="25F701AA"/>
    <w:rsid w:val="25F79ED9"/>
    <w:rsid w:val="25F9F0C4"/>
    <w:rsid w:val="25FC2276"/>
    <w:rsid w:val="25FC92F8"/>
    <w:rsid w:val="25FF1BFE"/>
    <w:rsid w:val="25FFF90D"/>
    <w:rsid w:val="260065AA"/>
    <w:rsid w:val="2600A4CD"/>
    <w:rsid w:val="2600B5BB"/>
    <w:rsid w:val="2600DB17"/>
    <w:rsid w:val="26015229"/>
    <w:rsid w:val="260355D1"/>
    <w:rsid w:val="26040056"/>
    <w:rsid w:val="26058D2C"/>
    <w:rsid w:val="2605E722"/>
    <w:rsid w:val="26069148"/>
    <w:rsid w:val="2609F9FE"/>
    <w:rsid w:val="260BB00F"/>
    <w:rsid w:val="260C99E7"/>
    <w:rsid w:val="26100303"/>
    <w:rsid w:val="26123819"/>
    <w:rsid w:val="2616305E"/>
    <w:rsid w:val="2619C11E"/>
    <w:rsid w:val="261ADBF6"/>
    <w:rsid w:val="261CCBB0"/>
    <w:rsid w:val="261CDA49"/>
    <w:rsid w:val="261DAD21"/>
    <w:rsid w:val="261EA65E"/>
    <w:rsid w:val="261F6F7D"/>
    <w:rsid w:val="261FE35F"/>
    <w:rsid w:val="261FF4EA"/>
    <w:rsid w:val="26212C77"/>
    <w:rsid w:val="2622DBB4"/>
    <w:rsid w:val="2623ADE0"/>
    <w:rsid w:val="2623D894"/>
    <w:rsid w:val="2626D0B1"/>
    <w:rsid w:val="262BBC87"/>
    <w:rsid w:val="262BDE75"/>
    <w:rsid w:val="262D253D"/>
    <w:rsid w:val="262D39B5"/>
    <w:rsid w:val="262F198F"/>
    <w:rsid w:val="262FD3A3"/>
    <w:rsid w:val="262FFEF6"/>
    <w:rsid w:val="2634D46F"/>
    <w:rsid w:val="26360E97"/>
    <w:rsid w:val="26379AEC"/>
    <w:rsid w:val="263814F6"/>
    <w:rsid w:val="26397AE5"/>
    <w:rsid w:val="263A194C"/>
    <w:rsid w:val="263A3950"/>
    <w:rsid w:val="263AA1E0"/>
    <w:rsid w:val="263F2161"/>
    <w:rsid w:val="263FB03E"/>
    <w:rsid w:val="2641653A"/>
    <w:rsid w:val="26440BCE"/>
    <w:rsid w:val="26444734"/>
    <w:rsid w:val="2644B025"/>
    <w:rsid w:val="2645CD70"/>
    <w:rsid w:val="2646BDEA"/>
    <w:rsid w:val="264A54D4"/>
    <w:rsid w:val="264BEBB5"/>
    <w:rsid w:val="264CCA40"/>
    <w:rsid w:val="264DA584"/>
    <w:rsid w:val="264F1293"/>
    <w:rsid w:val="2652B68A"/>
    <w:rsid w:val="2654373C"/>
    <w:rsid w:val="2654F5F3"/>
    <w:rsid w:val="2656503B"/>
    <w:rsid w:val="2657DBE8"/>
    <w:rsid w:val="265889F3"/>
    <w:rsid w:val="265AB6F1"/>
    <w:rsid w:val="265B6B8B"/>
    <w:rsid w:val="265BC2E2"/>
    <w:rsid w:val="26617637"/>
    <w:rsid w:val="2661EF36"/>
    <w:rsid w:val="266342C5"/>
    <w:rsid w:val="26646BB5"/>
    <w:rsid w:val="2665DCB6"/>
    <w:rsid w:val="266881CB"/>
    <w:rsid w:val="266AB6CA"/>
    <w:rsid w:val="266B09BF"/>
    <w:rsid w:val="266B515C"/>
    <w:rsid w:val="266B8124"/>
    <w:rsid w:val="266CD23A"/>
    <w:rsid w:val="266D6C9C"/>
    <w:rsid w:val="266E5796"/>
    <w:rsid w:val="266FF94D"/>
    <w:rsid w:val="26723184"/>
    <w:rsid w:val="2672FA07"/>
    <w:rsid w:val="26732E8B"/>
    <w:rsid w:val="26738E13"/>
    <w:rsid w:val="2674967E"/>
    <w:rsid w:val="267500B1"/>
    <w:rsid w:val="26771BB6"/>
    <w:rsid w:val="26775B31"/>
    <w:rsid w:val="267763AD"/>
    <w:rsid w:val="2679ABD6"/>
    <w:rsid w:val="267A767E"/>
    <w:rsid w:val="26820FF1"/>
    <w:rsid w:val="2682E458"/>
    <w:rsid w:val="26838CF7"/>
    <w:rsid w:val="2685676C"/>
    <w:rsid w:val="26865364"/>
    <w:rsid w:val="26871427"/>
    <w:rsid w:val="2687C803"/>
    <w:rsid w:val="26882E9D"/>
    <w:rsid w:val="26892AD2"/>
    <w:rsid w:val="2689E310"/>
    <w:rsid w:val="268A99CE"/>
    <w:rsid w:val="268D5885"/>
    <w:rsid w:val="268D9FCD"/>
    <w:rsid w:val="268DC58B"/>
    <w:rsid w:val="268E2CA4"/>
    <w:rsid w:val="268F78D6"/>
    <w:rsid w:val="26922C11"/>
    <w:rsid w:val="26937F49"/>
    <w:rsid w:val="26972B4C"/>
    <w:rsid w:val="2698EDC1"/>
    <w:rsid w:val="269B9E1A"/>
    <w:rsid w:val="269CC402"/>
    <w:rsid w:val="26A023A0"/>
    <w:rsid w:val="26A1D875"/>
    <w:rsid w:val="26A4ABDE"/>
    <w:rsid w:val="26A513F8"/>
    <w:rsid w:val="26A5A20D"/>
    <w:rsid w:val="26AB4D57"/>
    <w:rsid w:val="26AC09E2"/>
    <w:rsid w:val="26AD0541"/>
    <w:rsid w:val="26AE817E"/>
    <w:rsid w:val="26B1FC7B"/>
    <w:rsid w:val="26B38855"/>
    <w:rsid w:val="26B58F23"/>
    <w:rsid w:val="26B5A671"/>
    <w:rsid w:val="26B60984"/>
    <w:rsid w:val="26BA30F8"/>
    <w:rsid w:val="26BBCDAC"/>
    <w:rsid w:val="26BC8C18"/>
    <w:rsid w:val="26BD4441"/>
    <w:rsid w:val="26BF1CAE"/>
    <w:rsid w:val="26BFA917"/>
    <w:rsid w:val="26C36FB4"/>
    <w:rsid w:val="26C38DE1"/>
    <w:rsid w:val="26C4F676"/>
    <w:rsid w:val="26C7D0E3"/>
    <w:rsid w:val="26CD349C"/>
    <w:rsid w:val="26D06639"/>
    <w:rsid w:val="26D3AFAC"/>
    <w:rsid w:val="26D6C6F8"/>
    <w:rsid w:val="26D804B6"/>
    <w:rsid w:val="26D945B0"/>
    <w:rsid w:val="26DA26F8"/>
    <w:rsid w:val="26DA2BA2"/>
    <w:rsid w:val="26DD3262"/>
    <w:rsid w:val="26DDC2A7"/>
    <w:rsid w:val="26DFC080"/>
    <w:rsid w:val="26DFD443"/>
    <w:rsid w:val="26E027EC"/>
    <w:rsid w:val="26E06C31"/>
    <w:rsid w:val="26E0DAF1"/>
    <w:rsid w:val="26E1564E"/>
    <w:rsid w:val="26E1BF47"/>
    <w:rsid w:val="26E2F59E"/>
    <w:rsid w:val="26E53989"/>
    <w:rsid w:val="26E79A84"/>
    <w:rsid w:val="26EA475F"/>
    <w:rsid w:val="26EA726E"/>
    <w:rsid w:val="26EA8B29"/>
    <w:rsid w:val="26EBF593"/>
    <w:rsid w:val="26EEC17D"/>
    <w:rsid w:val="26EF7B4A"/>
    <w:rsid w:val="26F101DE"/>
    <w:rsid w:val="26F10D15"/>
    <w:rsid w:val="26F43D63"/>
    <w:rsid w:val="26F558D6"/>
    <w:rsid w:val="26F5784C"/>
    <w:rsid w:val="26F62E8B"/>
    <w:rsid w:val="26F630D8"/>
    <w:rsid w:val="26F7D1AF"/>
    <w:rsid w:val="26F7FEC7"/>
    <w:rsid w:val="26F8E469"/>
    <w:rsid w:val="26F8F71F"/>
    <w:rsid w:val="26FA75B4"/>
    <w:rsid w:val="26FEE79B"/>
    <w:rsid w:val="26FF4B8D"/>
    <w:rsid w:val="26FF9AF0"/>
    <w:rsid w:val="27009DCB"/>
    <w:rsid w:val="27018B8D"/>
    <w:rsid w:val="27021FAE"/>
    <w:rsid w:val="2703AF4A"/>
    <w:rsid w:val="270420EA"/>
    <w:rsid w:val="27044C1C"/>
    <w:rsid w:val="2704E8E5"/>
    <w:rsid w:val="27052C97"/>
    <w:rsid w:val="2705F783"/>
    <w:rsid w:val="2707A5C4"/>
    <w:rsid w:val="2708A189"/>
    <w:rsid w:val="270B4711"/>
    <w:rsid w:val="270BDD94"/>
    <w:rsid w:val="270C16D2"/>
    <w:rsid w:val="270E5705"/>
    <w:rsid w:val="2710F9C4"/>
    <w:rsid w:val="27130382"/>
    <w:rsid w:val="271372A8"/>
    <w:rsid w:val="27139DED"/>
    <w:rsid w:val="271576AB"/>
    <w:rsid w:val="271658F5"/>
    <w:rsid w:val="27176EF0"/>
    <w:rsid w:val="271B21D6"/>
    <w:rsid w:val="271F6B7A"/>
    <w:rsid w:val="27218DA0"/>
    <w:rsid w:val="2721F6E8"/>
    <w:rsid w:val="27227DE4"/>
    <w:rsid w:val="272421E8"/>
    <w:rsid w:val="272537E3"/>
    <w:rsid w:val="2728FEAD"/>
    <w:rsid w:val="2729A43F"/>
    <w:rsid w:val="272BA7DB"/>
    <w:rsid w:val="272CB8A6"/>
    <w:rsid w:val="272D16A0"/>
    <w:rsid w:val="272D5C87"/>
    <w:rsid w:val="272DA016"/>
    <w:rsid w:val="272DA727"/>
    <w:rsid w:val="2730B2B6"/>
    <w:rsid w:val="273115F7"/>
    <w:rsid w:val="273139E6"/>
    <w:rsid w:val="27318679"/>
    <w:rsid w:val="27356108"/>
    <w:rsid w:val="2735E6D1"/>
    <w:rsid w:val="27360852"/>
    <w:rsid w:val="2738B234"/>
    <w:rsid w:val="273AC429"/>
    <w:rsid w:val="273ACF9A"/>
    <w:rsid w:val="273BA4E2"/>
    <w:rsid w:val="273BABD8"/>
    <w:rsid w:val="273BE4DF"/>
    <w:rsid w:val="273D068E"/>
    <w:rsid w:val="273D0C78"/>
    <w:rsid w:val="273DC839"/>
    <w:rsid w:val="273E281B"/>
    <w:rsid w:val="273F7B2B"/>
    <w:rsid w:val="273FC361"/>
    <w:rsid w:val="273FDC9D"/>
    <w:rsid w:val="273FE940"/>
    <w:rsid w:val="27449D24"/>
    <w:rsid w:val="2744D127"/>
    <w:rsid w:val="2748BD8E"/>
    <w:rsid w:val="274A437B"/>
    <w:rsid w:val="274A6EB9"/>
    <w:rsid w:val="274C6E35"/>
    <w:rsid w:val="274D32DD"/>
    <w:rsid w:val="274D57DB"/>
    <w:rsid w:val="274E10E6"/>
    <w:rsid w:val="274ED933"/>
    <w:rsid w:val="274F550C"/>
    <w:rsid w:val="27506190"/>
    <w:rsid w:val="2753E122"/>
    <w:rsid w:val="2759B4E1"/>
    <w:rsid w:val="275ABD03"/>
    <w:rsid w:val="275B8E72"/>
    <w:rsid w:val="275C3EC6"/>
    <w:rsid w:val="275D9C83"/>
    <w:rsid w:val="275DAA8E"/>
    <w:rsid w:val="27621DFB"/>
    <w:rsid w:val="2762EB23"/>
    <w:rsid w:val="2764A862"/>
    <w:rsid w:val="2764FC13"/>
    <w:rsid w:val="27651A6E"/>
    <w:rsid w:val="27677B99"/>
    <w:rsid w:val="2769D8B6"/>
    <w:rsid w:val="276BA1CB"/>
    <w:rsid w:val="276DF95C"/>
    <w:rsid w:val="276EE16D"/>
    <w:rsid w:val="276F0E1A"/>
    <w:rsid w:val="277075DB"/>
    <w:rsid w:val="2771EDA5"/>
    <w:rsid w:val="2771FC86"/>
    <w:rsid w:val="277496CC"/>
    <w:rsid w:val="2775DA03"/>
    <w:rsid w:val="2775F714"/>
    <w:rsid w:val="2776BB9D"/>
    <w:rsid w:val="2776BE1F"/>
    <w:rsid w:val="27779DD5"/>
    <w:rsid w:val="27786BF8"/>
    <w:rsid w:val="27794228"/>
    <w:rsid w:val="277A30AE"/>
    <w:rsid w:val="277A3932"/>
    <w:rsid w:val="277A85A9"/>
    <w:rsid w:val="277B518D"/>
    <w:rsid w:val="277D4F39"/>
    <w:rsid w:val="277DD3AD"/>
    <w:rsid w:val="27800123"/>
    <w:rsid w:val="27820623"/>
    <w:rsid w:val="27820CBC"/>
    <w:rsid w:val="2783D39E"/>
    <w:rsid w:val="27855552"/>
    <w:rsid w:val="278640AB"/>
    <w:rsid w:val="2787311F"/>
    <w:rsid w:val="27884279"/>
    <w:rsid w:val="2789A47D"/>
    <w:rsid w:val="278D1DEF"/>
    <w:rsid w:val="278E6FCC"/>
    <w:rsid w:val="278F54D3"/>
    <w:rsid w:val="278F7041"/>
    <w:rsid w:val="278FF25F"/>
    <w:rsid w:val="2795F474"/>
    <w:rsid w:val="27978EC8"/>
    <w:rsid w:val="27989FCD"/>
    <w:rsid w:val="279964E5"/>
    <w:rsid w:val="279B9931"/>
    <w:rsid w:val="279CDF70"/>
    <w:rsid w:val="279D8059"/>
    <w:rsid w:val="279E7C9E"/>
    <w:rsid w:val="279ECE32"/>
    <w:rsid w:val="279F101D"/>
    <w:rsid w:val="279F8B6E"/>
    <w:rsid w:val="279FE184"/>
    <w:rsid w:val="279FF136"/>
    <w:rsid w:val="27A083A6"/>
    <w:rsid w:val="27A1FE4C"/>
    <w:rsid w:val="27A2EB30"/>
    <w:rsid w:val="27A41DA9"/>
    <w:rsid w:val="27A768DC"/>
    <w:rsid w:val="27A7C81E"/>
    <w:rsid w:val="27A9FE8C"/>
    <w:rsid w:val="27ABC796"/>
    <w:rsid w:val="27ABFDB2"/>
    <w:rsid w:val="27AC06C7"/>
    <w:rsid w:val="27ACAB8F"/>
    <w:rsid w:val="27AD1641"/>
    <w:rsid w:val="27AD7C8F"/>
    <w:rsid w:val="27ADA34F"/>
    <w:rsid w:val="27ADB102"/>
    <w:rsid w:val="27ADCF66"/>
    <w:rsid w:val="27AF04BA"/>
    <w:rsid w:val="27AF1736"/>
    <w:rsid w:val="27AF617C"/>
    <w:rsid w:val="27B017C0"/>
    <w:rsid w:val="27B115D0"/>
    <w:rsid w:val="27B12C79"/>
    <w:rsid w:val="27B1F61D"/>
    <w:rsid w:val="27B353A4"/>
    <w:rsid w:val="27B38380"/>
    <w:rsid w:val="27B455FD"/>
    <w:rsid w:val="27B550DD"/>
    <w:rsid w:val="27B5AF9A"/>
    <w:rsid w:val="27B61F19"/>
    <w:rsid w:val="27B62C57"/>
    <w:rsid w:val="27B8C1A2"/>
    <w:rsid w:val="27B9A294"/>
    <w:rsid w:val="27BB446E"/>
    <w:rsid w:val="27BE0397"/>
    <w:rsid w:val="27C0577B"/>
    <w:rsid w:val="27C141F2"/>
    <w:rsid w:val="27C29D1F"/>
    <w:rsid w:val="27C31BA6"/>
    <w:rsid w:val="27C5F447"/>
    <w:rsid w:val="27C70393"/>
    <w:rsid w:val="27C74C4E"/>
    <w:rsid w:val="27C90BEF"/>
    <w:rsid w:val="27CDEDFB"/>
    <w:rsid w:val="27CEAD48"/>
    <w:rsid w:val="27D0F9FF"/>
    <w:rsid w:val="27D1449B"/>
    <w:rsid w:val="27D43AA5"/>
    <w:rsid w:val="27D98EE7"/>
    <w:rsid w:val="27DCB45E"/>
    <w:rsid w:val="27DDAF27"/>
    <w:rsid w:val="27DFAE35"/>
    <w:rsid w:val="27DFF89A"/>
    <w:rsid w:val="27E010E3"/>
    <w:rsid w:val="27E22E0D"/>
    <w:rsid w:val="27E2C18E"/>
    <w:rsid w:val="27E354ED"/>
    <w:rsid w:val="27E6BB72"/>
    <w:rsid w:val="27EAAD68"/>
    <w:rsid w:val="27F03F1C"/>
    <w:rsid w:val="27F09B76"/>
    <w:rsid w:val="27F115B5"/>
    <w:rsid w:val="27F14B50"/>
    <w:rsid w:val="27F3CB9E"/>
    <w:rsid w:val="27F46922"/>
    <w:rsid w:val="27F5945D"/>
    <w:rsid w:val="27F60718"/>
    <w:rsid w:val="27F74D15"/>
    <w:rsid w:val="27F7C234"/>
    <w:rsid w:val="27FC11E5"/>
    <w:rsid w:val="27FC2107"/>
    <w:rsid w:val="27FE575C"/>
    <w:rsid w:val="27FEE44F"/>
    <w:rsid w:val="28002EDD"/>
    <w:rsid w:val="28016D5D"/>
    <w:rsid w:val="2802DF3C"/>
    <w:rsid w:val="2806310C"/>
    <w:rsid w:val="28070B2B"/>
    <w:rsid w:val="280725B3"/>
    <w:rsid w:val="280AAA3E"/>
    <w:rsid w:val="280B8A53"/>
    <w:rsid w:val="280C5F67"/>
    <w:rsid w:val="280E1A2B"/>
    <w:rsid w:val="281162C4"/>
    <w:rsid w:val="28123BC1"/>
    <w:rsid w:val="28127490"/>
    <w:rsid w:val="2813F74C"/>
    <w:rsid w:val="28144092"/>
    <w:rsid w:val="281678F7"/>
    <w:rsid w:val="28185BDC"/>
    <w:rsid w:val="28198013"/>
    <w:rsid w:val="281A6A73"/>
    <w:rsid w:val="281AD572"/>
    <w:rsid w:val="281ADCEE"/>
    <w:rsid w:val="281C75BE"/>
    <w:rsid w:val="282030A0"/>
    <w:rsid w:val="2827D154"/>
    <w:rsid w:val="28284EF5"/>
    <w:rsid w:val="2828872A"/>
    <w:rsid w:val="282A3F35"/>
    <w:rsid w:val="282BA9C9"/>
    <w:rsid w:val="282CBBB8"/>
    <w:rsid w:val="282CFCE3"/>
    <w:rsid w:val="282D4C17"/>
    <w:rsid w:val="282E0C4A"/>
    <w:rsid w:val="282E7BCF"/>
    <w:rsid w:val="282EFBB9"/>
    <w:rsid w:val="283023EA"/>
    <w:rsid w:val="28348339"/>
    <w:rsid w:val="2837F5F2"/>
    <w:rsid w:val="28382BB4"/>
    <w:rsid w:val="283932D1"/>
    <w:rsid w:val="283B0E6A"/>
    <w:rsid w:val="283BBF66"/>
    <w:rsid w:val="283C9224"/>
    <w:rsid w:val="2840F83F"/>
    <w:rsid w:val="28411025"/>
    <w:rsid w:val="2845746E"/>
    <w:rsid w:val="2845CC4C"/>
    <w:rsid w:val="2846B1E7"/>
    <w:rsid w:val="284780E8"/>
    <w:rsid w:val="2847F6D9"/>
    <w:rsid w:val="2849180F"/>
    <w:rsid w:val="284A0FC0"/>
    <w:rsid w:val="284B8E70"/>
    <w:rsid w:val="284BDDA1"/>
    <w:rsid w:val="284F6CF8"/>
    <w:rsid w:val="28505A35"/>
    <w:rsid w:val="2851E630"/>
    <w:rsid w:val="2852E2F1"/>
    <w:rsid w:val="28540AE7"/>
    <w:rsid w:val="285B5B0E"/>
    <w:rsid w:val="285E41DF"/>
    <w:rsid w:val="285EBAF7"/>
    <w:rsid w:val="28602AC6"/>
    <w:rsid w:val="286088D4"/>
    <w:rsid w:val="28621C62"/>
    <w:rsid w:val="286347BA"/>
    <w:rsid w:val="2865EC87"/>
    <w:rsid w:val="28661E0E"/>
    <w:rsid w:val="28690064"/>
    <w:rsid w:val="2869E05B"/>
    <w:rsid w:val="286E7773"/>
    <w:rsid w:val="286FD9B9"/>
    <w:rsid w:val="2870C2B1"/>
    <w:rsid w:val="28717B4A"/>
    <w:rsid w:val="28735A7B"/>
    <w:rsid w:val="2875943A"/>
    <w:rsid w:val="2875BF00"/>
    <w:rsid w:val="28760FCC"/>
    <w:rsid w:val="287A928C"/>
    <w:rsid w:val="287E5A32"/>
    <w:rsid w:val="287F8E76"/>
    <w:rsid w:val="28803E7C"/>
    <w:rsid w:val="28817C1D"/>
    <w:rsid w:val="28818BD6"/>
    <w:rsid w:val="2881A2A9"/>
    <w:rsid w:val="2881DADC"/>
    <w:rsid w:val="2882EF91"/>
    <w:rsid w:val="288321CE"/>
    <w:rsid w:val="28843D68"/>
    <w:rsid w:val="288447FB"/>
    <w:rsid w:val="2884AE1B"/>
    <w:rsid w:val="2885E0FA"/>
    <w:rsid w:val="2886DA65"/>
    <w:rsid w:val="2889311D"/>
    <w:rsid w:val="28893A48"/>
    <w:rsid w:val="288B0417"/>
    <w:rsid w:val="288C64BB"/>
    <w:rsid w:val="288FB081"/>
    <w:rsid w:val="288FF9D4"/>
    <w:rsid w:val="28921BD3"/>
    <w:rsid w:val="289350A0"/>
    <w:rsid w:val="2893CC2C"/>
    <w:rsid w:val="28948C45"/>
    <w:rsid w:val="2895F957"/>
    <w:rsid w:val="28971B73"/>
    <w:rsid w:val="2898554F"/>
    <w:rsid w:val="28990AFA"/>
    <w:rsid w:val="2899F4EA"/>
    <w:rsid w:val="289A3A2C"/>
    <w:rsid w:val="289B7AB0"/>
    <w:rsid w:val="289B9071"/>
    <w:rsid w:val="289BCE74"/>
    <w:rsid w:val="289C9D04"/>
    <w:rsid w:val="289CE396"/>
    <w:rsid w:val="289D0C5C"/>
    <w:rsid w:val="289E8ECF"/>
    <w:rsid w:val="289E9E5C"/>
    <w:rsid w:val="28A005F3"/>
    <w:rsid w:val="28A15429"/>
    <w:rsid w:val="28A26952"/>
    <w:rsid w:val="28A34D3F"/>
    <w:rsid w:val="28A3D065"/>
    <w:rsid w:val="28A5E0CC"/>
    <w:rsid w:val="28A6FEF3"/>
    <w:rsid w:val="28A86C17"/>
    <w:rsid w:val="28AA0A67"/>
    <w:rsid w:val="28AB2943"/>
    <w:rsid w:val="28AB89EA"/>
    <w:rsid w:val="28ABE418"/>
    <w:rsid w:val="28AC735B"/>
    <w:rsid w:val="28AF7818"/>
    <w:rsid w:val="28B030C9"/>
    <w:rsid w:val="28B03520"/>
    <w:rsid w:val="28B5474F"/>
    <w:rsid w:val="28B64ED5"/>
    <w:rsid w:val="28BAF6F3"/>
    <w:rsid w:val="28BC02D2"/>
    <w:rsid w:val="28C03EDA"/>
    <w:rsid w:val="28C176D6"/>
    <w:rsid w:val="28C2B981"/>
    <w:rsid w:val="28C2D848"/>
    <w:rsid w:val="28C39344"/>
    <w:rsid w:val="28C7EDB3"/>
    <w:rsid w:val="28C83C4E"/>
    <w:rsid w:val="28C93C1D"/>
    <w:rsid w:val="28C96387"/>
    <w:rsid w:val="28CA145A"/>
    <w:rsid w:val="28CD4888"/>
    <w:rsid w:val="28CE9AB6"/>
    <w:rsid w:val="28D0DBA5"/>
    <w:rsid w:val="28D1B67D"/>
    <w:rsid w:val="28D4230A"/>
    <w:rsid w:val="28D61759"/>
    <w:rsid w:val="28D8AAB5"/>
    <w:rsid w:val="28D916CE"/>
    <w:rsid w:val="28D9D699"/>
    <w:rsid w:val="28DAFDDF"/>
    <w:rsid w:val="28DB2990"/>
    <w:rsid w:val="28DDD1C3"/>
    <w:rsid w:val="28DE1215"/>
    <w:rsid w:val="28E0BB59"/>
    <w:rsid w:val="28E0D8D2"/>
    <w:rsid w:val="28E41497"/>
    <w:rsid w:val="28E47F00"/>
    <w:rsid w:val="28E491B0"/>
    <w:rsid w:val="28E4EAC8"/>
    <w:rsid w:val="28E621E0"/>
    <w:rsid w:val="28E75BC0"/>
    <w:rsid w:val="28EA04BE"/>
    <w:rsid w:val="28EA12D5"/>
    <w:rsid w:val="28EC1DD6"/>
    <w:rsid w:val="28EE7F6E"/>
    <w:rsid w:val="28F2A165"/>
    <w:rsid w:val="28F2F7D8"/>
    <w:rsid w:val="28F7A7C0"/>
    <w:rsid w:val="28F937B1"/>
    <w:rsid w:val="28FACB03"/>
    <w:rsid w:val="28FB019D"/>
    <w:rsid w:val="2901E14F"/>
    <w:rsid w:val="290257F1"/>
    <w:rsid w:val="2902C3A3"/>
    <w:rsid w:val="2904347A"/>
    <w:rsid w:val="29048870"/>
    <w:rsid w:val="2905DE51"/>
    <w:rsid w:val="2905E60F"/>
    <w:rsid w:val="29080C41"/>
    <w:rsid w:val="2909826D"/>
    <w:rsid w:val="2909FE06"/>
    <w:rsid w:val="290C4155"/>
    <w:rsid w:val="291177F9"/>
    <w:rsid w:val="2911C645"/>
    <w:rsid w:val="2911C98C"/>
    <w:rsid w:val="2912DCB6"/>
    <w:rsid w:val="2914E0A7"/>
    <w:rsid w:val="291537B2"/>
    <w:rsid w:val="29160544"/>
    <w:rsid w:val="2916A7C4"/>
    <w:rsid w:val="29188C31"/>
    <w:rsid w:val="291B366A"/>
    <w:rsid w:val="291BD874"/>
    <w:rsid w:val="291FE96F"/>
    <w:rsid w:val="2921D539"/>
    <w:rsid w:val="2921F8C3"/>
    <w:rsid w:val="2923F607"/>
    <w:rsid w:val="292456C2"/>
    <w:rsid w:val="2924ACD9"/>
    <w:rsid w:val="2926E9A9"/>
    <w:rsid w:val="2929F704"/>
    <w:rsid w:val="292A8370"/>
    <w:rsid w:val="292B876A"/>
    <w:rsid w:val="292D5C99"/>
    <w:rsid w:val="2930DB0D"/>
    <w:rsid w:val="29337343"/>
    <w:rsid w:val="2937C9EE"/>
    <w:rsid w:val="29389B7B"/>
    <w:rsid w:val="29396AD8"/>
    <w:rsid w:val="293ADF55"/>
    <w:rsid w:val="293C0D96"/>
    <w:rsid w:val="293C608A"/>
    <w:rsid w:val="293CF262"/>
    <w:rsid w:val="293D17B5"/>
    <w:rsid w:val="293E4128"/>
    <w:rsid w:val="29400A34"/>
    <w:rsid w:val="2940C5D5"/>
    <w:rsid w:val="2941C5AA"/>
    <w:rsid w:val="29425AB2"/>
    <w:rsid w:val="2943358C"/>
    <w:rsid w:val="29446E61"/>
    <w:rsid w:val="294604F2"/>
    <w:rsid w:val="294672DE"/>
    <w:rsid w:val="2947A87E"/>
    <w:rsid w:val="2948E630"/>
    <w:rsid w:val="294B420B"/>
    <w:rsid w:val="294DF40E"/>
    <w:rsid w:val="294F42E0"/>
    <w:rsid w:val="294F9A38"/>
    <w:rsid w:val="2952E0A3"/>
    <w:rsid w:val="29539F1C"/>
    <w:rsid w:val="2954C539"/>
    <w:rsid w:val="2955DAAD"/>
    <w:rsid w:val="2956F16A"/>
    <w:rsid w:val="2956F6E8"/>
    <w:rsid w:val="2958CE58"/>
    <w:rsid w:val="2959F523"/>
    <w:rsid w:val="295F54F5"/>
    <w:rsid w:val="295FA9C1"/>
    <w:rsid w:val="29605C2A"/>
    <w:rsid w:val="296253A1"/>
    <w:rsid w:val="29640B8D"/>
    <w:rsid w:val="29645C22"/>
    <w:rsid w:val="29654558"/>
    <w:rsid w:val="2965934C"/>
    <w:rsid w:val="29674C68"/>
    <w:rsid w:val="2967BC5F"/>
    <w:rsid w:val="296A825E"/>
    <w:rsid w:val="296AE58E"/>
    <w:rsid w:val="296CBA07"/>
    <w:rsid w:val="296E7751"/>
    <w:rsid w:val="296E8F93"/>
    <w:rsid w:val="29700A31"/>
    <w:rsid w:val="29783352"/>
    <w:rsid w:val="29789629"/>
    <w:rsid w:val="29789DFA"/>
    <w:rsid w:val="29799ABD"/>
    <w:rsid w:val="2979EC6B"/>
    <w:rsid w:val="297C1433"/>
    <w:rsid w:val="297C5818"/>
    <w:rsid w:val="297C7421"/>
    <w:rsid w:val="297D31AF"/>
    <w:rsid w:val="297DC16D"/>
    <w:rsid w:val="297EC063"/>
    <w:rsid w:val="297EE387"/>
    <w:rsid w:val="297F82B4"/>
    <w:rsid w:val="297FAF31"/>
    <w:rsid w:val="297FB4A4"/>
    <w:rsid w:val="298026BE"/>
    <w:rsid w:val="298261BD"/>
    <w:rsid w:val="29850E3D"/>
    <w:rsid w:val="298AA960"/>
    <w:rsid w:val="298C3027"/>
    <w:rsid w:val="298EB5F1"/>
    <w:rsid w:val="2990252D"/>
    <w:rsid w:val="29912BAC"/>
    <w:rsid w:val="299135BB"/>
    <w:rsid w:val="29941042"/>
    <w:rsid w:val="29945846"/>
    <w:rsid w:val="29960029"/>
    <w:rsid w:val="299619B9"/>
    <w:rsid w:val="29978533"/>
    <w:rsid w:val="2998C351"/>
    <w:rsid w:val="299A792B"/>
    <w:rsid w:val="299B3826"/>
    <w:rsid w:val="299BFF3E"/>
    <w:rsid w:val="299C1A87"/>
    <w:rsid w:val="299C9A5A"/>
    <w:rsid w:val="299E77E3"/>
    <w:rsid w:val="29A024EE"/>
    <w:rsid w:val="29A0A8F0"/>
    <w:rsid w:val="29A11754"/>
    <w:rsid w:val="29A15B81"/>
    <w:rsid w:val="29A1FF56"/>
    <w:rsid w:val="29A2C28B"/>
    <w:rsid w:val="29A305D5"/>
    <w:rsid w:val="29A4EDF6"/>
    <w:rsid w:val="29A6A2EE"/>
    <w:rsid w:val="29A76A14"/>
    <w:rsid w:val="29A8D543"/>
    <w:rsid w:val="29A98F42"/>
    <w:rsid w:val="29AC5AB1"/>
    <w:rsid w:val="29ACAA65"/>
    <w:rsid w:val="29ACCDEA"/>
    <w:rsid w:val="29AD1065"/>
    <w:rsid w:val="29AD287B"/>
    <w:rsid w:val="29AF010F"/>
    <w:rsid w:val="29AF1C6F"/>
    <w:rsid w:val="29AF7010"/>
    <w:rsid w:val="29AF755B"/>
    <w:rsid w:val="29B06B12"/>
    <w:rsid w:val="29B28A4F"/>
    <w:rsid w:val="29B3BFF0"/>
    <w:rsid w:val="29B4413B"/>
    <w:rsid w:val="29B574FD"/>
    <w:rsid w:val="29B7057D"/>
    <w:rsid w:val="29B7724C"/>
    <w:rsid w:val="29B9545F"/>
    <w:rsid w:val="29BCF780"/>
    <w:rsid w:val="29BDF846"/>
    <w:rsid w:val="29C3125C"/>
    <w:rsid w:val="29C53C9E"/>
    <w:rsid w:val="29C555B4"/>
    <w:rsid w:val="29C66F2F"/>
    <w:rsid w:val="29C85E2C"/>
    <w:rsid w:val="29C8AD7D"/>
    <w:rsid w:val="29C90994"/>
    <w:rsid w:val="29CDDAB6"/>
    <w:rsid w:val="29CF67A5"/>
    <w:rsid w:val="29CFE841"/>
    <w:rsid w:val="29D406B7"/>
    <w:rsid w:val="29D79282"/>
    <w:rsid w:val="29DA2D52"/>
    <w:rsid w:val="29DA3CF9"/>
    <w:rsid w:val="29DD0C23"/>
    <w:rsid w:val="29DDD2EE"/>
    <w:rsid w:val="29DE7AFC"/>
    <w:rsid w:val="29E33146"/>
    <w:rsid w:val="29E5D4B6"/>
    <w:rsid w:val="29E94818"/>
    <w:rsid w:val="29EBCE2B"/>
    <w:rsid w:val="29EF712B"/>
    <w:rsid w:val="29EFC3E8"/>
    <w:rsid w:val="29F60F70"/>
    <w:rsid w:val="29F79816"/>
    <w:rsid w:val="29F7C4B6"/>
    <w:rsid w:val="29F81D04"/>
    <w:rsid w:val="29F853FB"/>
    <w:rsid w:val="29F89F5D"/>
    <w:rsid w:val="29FB8AF2"/>
    <w:rsid w:val="29FC4A0D"/>
    <w:rsid w:val="29FDBC65"/>
    <w:rsid w:val="29FF5557"/>
    <w:rsid w:val="2A0032ED"/>
    <w:rsid w:val="2A042695"/>
    <w:rsid w:val="2A04377A"/>
    <w:rsid w:val="2A052809"/>
    <w:rsid w:val="2A06C6D3"/>
    <w:rsid w:val="2A0ADE7B"/>
    <w:rsid w:val="2A0C6B98"/>
    <w:rsid w:val="2A0E9A0E"/>
    <w:rsid w:val="2A0F2C89"/>
    <w:rsid w:val="2A108B38"/>
    <w:rsid w:val="2A10BE1D"/>
    <w:rsid w:val="2A10C84F"/>
    <w:rsid w:val="2A123083"/>
    <w:rsid w:val="2A13B789"/>
    <w:rsid w:val="2A145B13"/>
    <w:rsid w:val="2A1587C4"/>
    <w:rsid w:val="2A15DECE"/>
    <w:rsid w:val="2A16E419"/>
    <w:rsid w:val="2A18BE5B"/>
    <w:rsid w:val="2A1914A2"/>
    <w:rsid w:val="2A1C6610"/>
    <w:rsid w:val="2A1C9358"/>
    <w:rsid w:val="2A1E9B67"/>
    <w:rsid w:val="2A209415"/>
    <w:rsid w:val="2A223A86"/>
    <w:rsid w:val="2A22A16D"/>
    <w:rsid w:val="2A22BEA0"/>
    <w:rsid w:val="2A22C6B5"/>
    <w:rsid w:val="2A245808"/>
    <w:rsid w:val="2A24A18E"/>
    <w:rsid w:val="2A258FBC"/>
    <w:rsid w:val="2A29F811"/>
    <w:rsid w:val="2A2CAA5F"/>
    <w:rsid w:val="2A2D084A"/>
    <w:rsid w:val="2A2D3B3E"/>
    <w:rsid w:val="2A2E1E72"/>
    <w:rsid w:val="2A302D73"/>
    <w:rsid w:val="2A308BBE"/>
    <w:rsid w:val="2A30C6DB"/>
    <w:rsid w:val="2A327597"/>
    <w:rsid w:val="2A33ACAC"/>
    <w:rsid w:val="2A35D64F"/>
    <w:rsid w:val="2A367FC4"/>
    <w:rsid w:val="2A391A1C"/>
    <w:rsid w:val="2A39D51D"/>
    <w:rsid w:val="2A3ADAFC"/>
    <w:rsid w:val="2A3D487D"/>
    <w:rsid w:val="2A407C70"/>
    <w:rsid w:val="2A421EB5"/>
    <w:rsid w:val="2A43E21D"/>
    <w:rsid w:val="2A45DCDA"/>
    <w:rsid w:val="2A4629AD"/>
    <w:rsid w:val="2A476BBA"/>
    <w:rsid w:val="2A4798B3"/>
    <w:rsid w:val="2A4805E1"/>
    <w:rsid w:val="2A4C852B"/>
    <w:rsid w:val="2A4F0C13"/>
    <w:rsid w:val="2A4F5080"/>
    <w:rsid w:val="2A513D9C"/>
    <w:rsid w:val="2A532EFA"/>
    <w:rsid w:val="2A53473E"/>
    <w:rsid w:val="2A536BE6"/>
    <w:rsid w:val="2A53C020"/>
    <w:rsid w:val="2A550D9D"/>
    <w:rsid w:val="2A560AA5"/>
    <w:rsid w:val="2A583EA3"/>
    <w:rsid w:val="2A586E59"/>
    <w:rsid w:val="2A5A52A6"/>
    <w:rsid w:val="2A5B0789"/>
    <w:rsid w:val="2A5B9981"/>
    <w:rsid w:val="2A5BD6AC"/>
    <w:rsid w:val="2A5C031B"/>
    <w:rsid w:val="2A5F44E7"/>
    <w:rsid w:val="2A6137D3"/>
    <w:rsid w:val="2A61AB5F"/>
    <w:rsid w:val="2A62499A"/>
    <w:rsid w:val="2A658AF9"/>
    <w:rsid w:val="2A659860"/>
    <w:rsid w:val="2A659ABB"/>
    <w:rsid w:val="2A67B211"/>
    <w:rsid w:val="2A6982ED"/>
    <w:rsid w:val="2A69A28A"/>
    <w:rsid w:val="2A6C1251"/>
    <w:rsid w:val="2A6CC338"/>
    <w:rsid w:val="2A6D8302"/>
    <w:rsid w:val="2A6DB737"/>
    <w:rsid w:val="2A6F1A6B"/>
    <w:rsid w:val="2A6F3599"/>
    <w:rsid w:val="2A6FDA50"/>
    <w:rsid w:val="2A70054A"/>
    <w:rsid w:val="2A70A40B"/>
    <w:rsid w:val="2A70B0E8"/>
    <w:rsid w:val="2A70DFFB"/>
    <w:rsid w:val="2A720C51"/>
    <w:rsid w:val="2A72990C"/>
    <w:rsid w:val="2A74921A"/>
    <w:rsid w:val="2A75795D"/>
    <w:rsid w:val="2A77EB38"/>
    <w:rsid w:val="2A77F1E8"/>
    <w:rsid w:val="2A783750"/>
    <w:rsid w:val="2A785975"/>
    <w:rsid w:val="2A79EB63"/>
    <w:rsid w:val="2A79FA15"/>
    <w:rsid w:val="2A7B4750"/>
    <w:rsid w:val="2A7B5870"/>
    <w:rsid w:val="2A80F0B3"/>
    <w:rsid w:val="2A812D4C"/>
    <w:rsid w:val="2A81CFAC"/>
    <w:rsid w:val="2A81F48B"/>
    <w:rsid w:val="2A838AA0"/>
    <w:rsid w:val="2A83AFE2"/>
    <w:rsid w:val="2A83BFDA"/>
    <w:rsid w:val="2A8942BB"/>
    <w:rsid w:val="2A8965BE"/>
    <w:rsid w:val="2A8B4F01"/>
    <w:rsid w:val="2A8B62DD"/>
    <w:rsid w:val="2A8D62DB"/>
    <w:rsid w:val="2A8EC476"/>
    <w:rsid w:val="2A8F9B75"/>
    <w:rsid w:val="2A910D98"/>
    <w:rsid w:val="2A91B246"/>
    <w:rsid w:val="2A9308F9"/>
    <w:rsid w:val="2A934EBB"/>
    <w:rsid w:val="2A941704"/>
    <w:rsid w:val="2A95AD3C"/>
    <w:rsid w:val="2A9639B1"/>
    <w:rsid w:val="2A976979"/>
    <w:rsid w:val="2A97983B"/>
    <w:rsid w:val="2A98851A"/>
    <w:rsid w:val="2A988B3E"/>
    <w:rsid w:val="2A98F7DA"/>
    <w:rsid w:val="2A990173"/>
    <w:rsid w:val="2A9A2955"/>
    <w:rsid w:val="2A9AF1B5"/>
    <w:rsid w:val="2A9C4F47"/>
    <w:rsid w:val="2A9C54AB"/>
    <w:rsid w:val="2A9CD3E5"/>
    <w:rsid w:val="2A9D0CD8"/>
    <w:rsid w:val="2AA00E83"/>
    <w:rsid w:val="2AA37148"/>
    <w:rsid w:val="2AA45D75"/>
    <w:rsid w:val="2AA585BA"/>
    <w:rsid w:val="2AA616B4"/>
    <w:rsid w:val="2AA6625E"/>
    <w:rsid w:val="2AA6AC00"/>
    <w:rsid w:val="2AA70E28"/>
    <w:rsid w:val="2AA7144B"/>
    <w:rsid w:val="2AA72CF5"/>
    <w:rsid w:val="2AA88D0C"/>
    <w:rsid w:val="2AA8DB69"/>
    <w:rsid w:val="2AAA6193"/>
    <w:rsid w:val="2AAADD6C"/>
    <w:rsid w:val="2AAB1677"/>
    <w:rsid w:val="2AAEB6A2"/>
    <w:rsid w:val="2AB0D5B6"/>
    <w:rsid w:val="2AB1AFE4"/>
    <w:rsid w:val="2AB1B89E"/>
    <w:rsid w:val="2AB1C2C8"/>
    <w:rsid w:val="2AB6F567"/>
    <w:rsid w:val="2AB77CC7"/>
    <w:rsid w:val="2AB7B15A"/>
    <w:rsid w:val="2AB801E1"/>
    <w:rsid w:val="2ABA0563"/>
    <w:rsid w:val="2ABA1373"/>
    <w:rsid w:val="2ABB407F"/>
    <w:rsid w:val="2ABBE665"/>
    <w:rsid w:val="2ABC8B6C"/>
    <w:rsid w:val="2ABC9FF3"/>
    <w:rsid w:val="2ABEA508"/>
    <w:rsid w:val="2AC01FCB"/>
    <w:rsid w:val="2AC06AC0"/>
    <w:rsid w:val="2AC52066"/>
    <w:rsid w:val="2AC5A16A"/>
    <w:rsid w:val="2ACDAC5A"/>
    <w:rsid w:val="2ACE2C09"/>
    <w:rsid w:val="2AD2C1FA"/>
    <w:rsid w:val="2AD306A8"/>
    <w:rsid w:val="2AD4AD5F"/>
    <w:rsid w:val="2AD55553"/>
    <w:rsid w:val="2AD8AEF5"/>
    <w:rsid w:val="2AD8C2E6"/>
    <w:rsid w:val="2AD8F866"/>
    <w:rsid w:val="2AD95295"/>
    <w:rsid w:val="2ADBECCB"/>
    <w:rsid w:val="2ADD8C6B"/>
    <w:rsid w:val="2ADDAEF8"/>
    <w:rsid w:val="2ADECCB4"/>
    <w:rsid w:val="2AE103FF"/>
    <w:rsid w:val="2AE11594"/>
    <w:rsid w:val="2AE2CA0B"/>
    <w:rsid w:val="2AE34BAF"/>
    <w:rsid w:val="2AE3B570"/>
    <w:rsid w:val="2AE485FC"/>
    <w:rsid w:val="2AE94A2D"/>
    <w:rsid w:val="2AE9C8CF"/>
    <w:rsid w:val="2AEBC0B1"/>
    <w:rsid w:val="2AED235F"/>
    <w:rsid w:val="2AED262D"/>
    <w:rsid w:val="2AEE33EA"/>
    <w:rsid w:val="2AEE9BC7"/>
    <w:rsid w:val="2AEF4A6A"/>
    <w:rsid w:val="2AF1E793"/>
    <w:rsid w:val="2AF2A104"/>
    <w:rsid w:val="2AF3065A"/>
    <w:rsid w:val="2AF56A47"/>
    <w:rsid w:val="2AF6C95E"/>
    <w:rsid w:val="2AF6E8EC"/>
    <w:rsid w:val="2AFF9BE1"/>
    <w:rsid w:val="2B037207"/>
    <w:rsid w:val="2B053CDF"/>
    <w:rsid w:val="2B05A920"/>
    <w:rsid w:val="2B061E73"/>
    <w:rsid w:val="2B07905A"/>
    <w:rsid w:val="2B08CF5A"/>
    <w:rsid w:val="2B0A6B56"/>
    <w:rsid w:val="2B0AB5DF"/>
    <w:rsid w:val="2B0CC0B9"/>
    <w:rsid w:val="2B0D2D45"/>
    <w:rsid w:val="2B0EA5F0"/>
    <w:rsid w:val="2B0FB7BA"/>
    <w:rsid w:val="2B0FD1FD"/>
    <w:rsid w:val="2B132632"/>
    <w:rsid w:val="2B140E97"/>
    <w:rsid w:val="2B14C076"/>
    <w:rsid w:val="2B158EFA"/>
    <w:rsid w:val="2B162F79"/>
    <w:rsid w:val="2B1660DA"/>
    <w:rsid w:val="2B16CC52"/>
    <w:rsid w:val="2B16E128"/>
    <w:rsid w:val="2B18747C"/>
    <w:rsid w:val="2B1B4CF5"/>
    <w:rsid w:val="2B1B894E"/>
    <w:rsid w:val="2B1C3829"/>
    <w:rsid w:val="2B1C3A8E"/>
    <w:rsid w:val="2B1CC52F"/>
    <w:rsid w:val="2B1D9620"/>
    <w:rsid w:val="2B1F0EC4"/>
    <w:rsid w:val="2B205A15"/>
    <w:rsid w:val="2B21045F"/>
    <w:rsid w:val="2B21665F"/>
    <w:rsid w:val="2B22CD6C"/>
    <w:rsid w:val="2B230969"/>
    <w:rsid w:val="2B235DD2"/>
    <w:rsid w:val="2B245CB0"/>
    <w:rsid w:val="2B26BF58"/>
    <w:rsid w:val="2B27A724"/>
    <w:rsid w:val="2B2B52CE"/>
    <w:rsid w:val="2B3059DF"/>
    <w:rsid w:val="2B334D63"/>
    <w:rsid w:val="2B33CCA1"/>
    <w:rsid w:val="2B33DBCB"/>
    <w:rsid w:val="2B33F0F7"/>
    <w:rsid w:val="2B3466EA"/>
    <w:rsid w:val="2B348042"/>
    <w:rsid w:val="2B355DC8"/>
    <w:rsid w:val="2B366293"/>
    <w:rsid w:val="2B367797"/>
    <w:rsid w:val="2B367CAB"/>
    <w:rsid w:val="2B38E29C"/>
    <w:rsid w:val="2B3D82B7"/>
    <w:rsid w:val="2B3DC09B"/>
    <w:rsid w:val="2B40BC6F"/>
    <w:rsid w:val="2B41A6CE"/>
    <w:rsid w:val="2B426295"/>
    <w:rsid w:val="2B4504B8"/>
    <w:rsid w:val="2B45546E"/>
    <w:rsid w:val="2B456E95"/>
    <w:rsid w:val="2B46D5AF"/>
    <w:rsid w:val="2B48BF73"/>
    <w:rsid w:val="2B49240A"/>
    <w:rsid w:val="2B494034"/>
    <w:rsid w:val="2B49DA65"/>
    <w:rsid w:val="2B4AED63"/>
    <w:rsid w:val="2B4B9CB7"/>
    <w:rsid w:val="2B4BD4C2"/>
    <w:rsid w:val="2B4BFC15"/>
    <w:rsid w:val="2B4CD29E"/>
    <w:rsid w:val="2B4D0AA2"/>
    <w:rsid w:val="2B4F21F7"/>
    <w:rsid w:val="2B51CAD7"/>
    <w:rsid w:val="2B524AD3"/>
    <w:rsid w:val="2B52789A"/>
    <w:rsid w:val="2B527AEC"/>
    <w:rsid w:val="2B53CA97"/>
    <w:rsid w:val="2B5459D3"/>
    <w:rsid w:val="2B54E9F3"/>
    <w:rsid w:val="2B556806"/>
    <w:rsid w:val="2B56B3F5"/>
    <w:rsid w:val="2B57D83D"/>
    <w:rsid w:val="2B5AA9A7"/>
    <w:rsid w:val="2B5C6430"/>
    <w:rsid w:val="2B5C77BD"/>
    <w:rsid w:val="2B5DA5CE"/>
    <w:rsid w:val="2B5FEE78"/>
    <w:rsid w:val="2B610C92"/>
    <w:rsid w:val="2B61AD3A"/>
    <w:rsid w:val="2B648450"/>
    <w:rsid w:val="2B670E03"/>
    <w:rsid w:val="2B67CADA"/>
    <w:rsid w:val="2B69BD38"/>
    <w:rsid w:val="2B6CC312"/>
    <w:rsid w:val="2B6F685F"/>
    <w:rsid w:val="2B728C89"/>
    <w:rsid w:val="2B7296D3"/>
    <w:rsid w:val="2B72A1C0"/>
    <w:rsid w:val="2B72A21C"/>
    <w:rsid w:val="2B7304CD"/>
    <w:rsid w:val="2B758C9F"/>
    <w:rsid w:val="2B794C47"/>
    <w:rsid w:val="2B796265"/>
    <w:rsid w:val="2B796D5B"/>
    <w:rsid w:val="2B799F14"/>
    <w:rsid w:val="2B7A881C"/>
    <w:rsid w:val="2B7B1ED0"/>
    <w:rsid w:val="2B7B8836"/>
    <w:rsid w:val="2B7DADAA"/>
    <w:rsid w:val="2B7E73C3"/>
    <w:rsid w:val="2B80E19B"/>
    <w:rsid w:val="2B8127BF"/>
    <w:rsid w:val="2B81417A"/>
    <w:rsid w:val="2B818F67"/>
    <w:rsid w:val="2B82DF3E"/>
    <w:rsid w:val="2B83A90E"/>
    <w:rsid w:val="2B84BB05"/>
    <w:rsid w:val="2B8610D8"/>
    <w:rsid w:val="2B863350"/>
    <w:rsid w:val="2B87109B"/>
    <w:rsid w:val="2B87BCCC"/>
    <w:rsid w:val="2B87C8C3"/>
    <w:rsid w:val="2B8882C1"/>
    <w:rsid w:val="2B9086B9"/>
    <w:rsid w:val="2B918C8D"/>
    <w:rsid w:val="2B919F96"/>
    <w:rsid w:val="2B929D51"/>
    <w:rsid w:val="2B939C6B"/>
    <w:rsid w:val="2B946FBE"/>
    <w:rsid w:val="2B979701"/>
    <w:rsid w:val="2B9875BC"/>
    <w:rsid w:val="2B9B6C91"/>
    <w:rsid w:val="2B9C3F28"/>
    <w:rsid w:val="2B9F77E6"/>
    <w:rsid w:val="2BA04DBD"/>
    <w:rsid w:val="2BA1A52E"/>
    <w:rsid w:val="2BA1C67E"/>
    <w:rsid w:val="2BA2650C"/>
    <w:rsid w:val="2BA2E730"/>
    <w:rsid w:val="2BA30201"/>
    <w:rsid w:val="2BA3A25D"/>
    <w:rsid w:val="2BA9B648"/>
    <w:rsid w:val="2BA9D086"/>
    <w:rsid w:val="2BAB5E91"/>
    <w:rsid w:val="2BABBE9A"/>
    <w:rsid w:val="2BAE99CD"/>
    <w:rsid w:val="2BB1E817"/>
    <w:rsid w:val="2BB23E7B"/>
    <w:rsid w:val="2BB2AB06"/>
    <w:rsid w:val="2BB57721"/>
    <w:rsid w:val="2BB57F09"/>
    <w:rsid w:val="2BB77A3F"/>
    <w:rsid w:val="2BB8385F"/>
    <w:rsid w:val="2BB895F9"/>
    <w:rsid w:val="2BBA664D"/>
    <w:rsid w:val="2BBD9C4F"/>
    <w:rsid w:val="2BBE4B41"/>
    <w:rsid w:val="2BC1963B"/>
    <w:rsid w:val="2BC2470E"/>
    <w:rsid w:val="2BC33EB0"/>
    <w:rsid w:val="2BC6E3EB"/>
    <w:rsid w:val="2BC6FAB0"/>
    <w:rsid w:val="2BCAA2F9"/>
    <w:rsid w:val="2BCC353F"/>
    <w:rsid w:val="2BCC5836"/>
    <w:rsid w:val="2BCDA122"/>
    <w:rsid w:val="2BCF715D"/>
    <w:rsid w:val="2BD02E69"/>
    <w:rsid w:val="2BD1C1C5"/>
    <w:rsid w:val="2BD3CE4C"/>
    <w:rsid w:val="2BD4293E"/>
    <w:rsid w:val="2BD4F341"/>
    <w:rsid w:val="2BD6C71A"/>
    <w:rsid w:val="2BD84BBE"/>
    <w:rsid w:val="2BD967E1"/>
    <w:rsid w:val="2BD9D9BB"/>
    <w:rsid w:val="2BDBA580"/>
    <w:rsid w:val="2BDDE647"/>
    <w:rsid w:val="2BDE7907"/>
    <w:rsid w:val="2BDE94D9"/>
    <w:rsid w:val="2BE08ACE"/>
    <w:rsid w:val="2BE269F1"/>
    <w:rsid w:val="2BE4C3DF"/>
    <w:rsid w:val="2BE679F7"/>
    <w:rsid w:val="2BE71D4B"/>
    <w:rsid w:val="2BE71DAD"/>
    <w:rsid w:val="2BE7AF48"/>
    <w:rsid w:val="2BE8402D"/>
    <w:rsid w:val="2BE8F0BC"/>
    <w:rsid w:val="2BE9BAE5"/>
    <w:rsid w:val="2BE9C2E5"/>
    <w:rsid w:val="2BEBAFBF"/>
    <w:rsid w:val="2BEC09C0"/>
    <w:rsid w:val="2BEC9132"/>
    <w:rsid w:val="2BEEBD74"/>
    <w:rsid w:val="2BF5C35D"/>
    <w:rsid w:val="2BF82F79"/>
    <w:rsid w:val="2BF94128"/>
    <w:rsid w:val="2BFAE4EE"/>
    <w:rsid w:val="2BFBD985"/>
    <w:rsid w:val="2BFD5D55"/>
    <w:rsid w:val="2BFDB0AC"/>
    <w:rsid w:val="2BFDD5E5"/>
    <w:rsid w:val="2BFF9ADE"/>
    <w:rsid w:val="2C00F942"/>
    <w:rsid w:val="2C020456"/>
    <w:rsid w:val="2C03BBFE"/>
    <w:rsid w:val="2C03F9E8"/>
    <w:rsid w:val="2C0548DF"/>
    <w:rsid w:val="2C066B70"/>
    <w:rsid w:val="2C06C797"/>
    <w:rsid w:val="2C09B8F7"/>
    <w:rsid w:val="2C0A5E08"/>
    <w:rsid w:val="2C0B37DF"/>
    <w:rsid w:val="2C0B6CAD"/>
    <w:rsid w:val="2C0C575B"/>
    <w:rsid w:val="2C0F28E6"/>
    <w:rsid w:val="2C0F5E9E"/>
    <w:rsid w:val="2C0F7141"/>
    <w:rsid w:val="2C1118FD"/>
    <w:rsid w:val="2C133301"/>
    <w:rsid w:val="2C13779C"/>
    <w:rsid w:val="2C1396BB"/>
    <w:rsid w:val="2C159597"/>
    <w:rsid w:val="2C162D3B"/>
    <w:rsid w:val="2C17A17A"/>
    <w:rsid w:val="2C1A717B"/>
    <w:rsid w:val="2C1AF576"/>
    <w:rsid w:val="2C1BE17B"/>
    <w:rsid w:val="2C1C865E"/>
    <w:rsid w:val="2C1D530B"/>
    <w:rsid w:val="2C1D9980"/>
    <w:rsid w:val="2C1E7618"/>
    <w:rsid w:val="2C1ED76F"/>
    <w:rsid w:val="2C227C7C"/>
    <w:rsid w:val="2C234C72"/>
    <w:rsid w:val="2C23865E"/>
    <w:rsid w:val="2C2560CE"/>
    <w:rsid w:val="2C25F781"/>
    <w:rsid w:val="2C278DD9"/>
    <w:rsid w:val="2C2954F2"/>
    <w:rsid w:val="2C2AED4B"/>
    <w:rsid w:val="2C2B05D9"/>
    <w:rsid w:val="2C2CF358"/>
    <w:rsid w:val="2C2E1534"/>
    <w:rsid w:val="2C2E629E"/>
    <w:rsid w:val="2C3001DB"/>
    <w:rsid w:val="2C316B35"/>
    <w:rsid w:val="2C31D2B1"/>
    <w:rsid w:val="2C32B733"/>
    <w:rsid w:val="2C32E7FA"/>
    <w:rsid w:val="2C36A80F"/>
    <w:rsid w:val="2C38EAB0"/>
    <w:rsid w:val="2C3B4FC2"/>
    <w:rsid w:val="2C3BC6F3"/>
    <w:rsid w:val="2C3C70A1"/>
    <w:rsid w:val="2C3EB026"/>
    <w:rsid w:val="2C3FCE62"/>
    <w:rsid w:val="2C417DB8"/>
    <w:rsid w:val="2C4A87C1"/>
    <w:rsid w:val="2C4B81AC"/>
    <w:rsid w:val="2C4E0703"/>
    <w:rsid w:val="2C4EFA5C"/>
    <w:rsid w:val="2C4F1B84"/>
    <w:rsid w:val="2C4F8EA5"/>
    <w:rsid w:val="2C4F9F85"/>
    <w:rsid w:val="2C4FA8B6"/>
    <w:rsid w:val="2C536A3C"/>
    <w:rsid w:val="2C53E0C5"/>
    <w:rsid w:val="2C551DFA"/>
    <w:rsid w:val="2C56F42E"/>
    <w:rsid w:val="2C576948"/>
    <w:rsid w:val="2C57F716"/>
    <w:rsid w:val="2C592288"/>
    <w:rsid w:val="2C595946"/>
    <w:rsid w:val="2C59E0AE"/>
    <w:rsid w:val="2C5AB9F0"/>
    <w:rsid w:val="2C5BC792"/>
    <w:rsid w:val="2C5D3F97"/>
    <w:rsid w:val="2C5D5F0D"/>
    <w:rsid w:val="2C5F3CBD"/>
    <w:rsid w:val="2C6032AF"/>
    <w:rsid w:val="2C60700B"/>
    <w:rsid w:val="2C61CD4D"/>
    <w:rsid w:val="2C633851"/>
    <w:rsid w:val="2C666BC2"/>
    <w:rsid w:val="2C675E35"/>
    <w:rsid w:val="2C68D4BE"/>
    <w:rsid w:val="2C693A03"/>
    <w:rsid w:val="2C6B38DF"/>
    <w:rsid w:val="2C6C384F"/>
    <w:rsid w:val="2C6C5259"/>
    <w:rsid w:val="2C6C5BB4"/>
    <w:rsid w:val="2C6CE649"/>
    <w:rsid w:val="2C6DEB4C"/>
    <w:rsid w:val="2C708188"/>
    <w:rsid w:val="2C732225"/>
    <w:rsid w:val="2C749A91"/>
    <w:rsid w:val="2C7566AC"/>
    <w:rsid w:val="2C75843B"/>
    <w:rsid w:val="2C762F2A"/>
    <w:rsid w:val="2C77B8CA"/>
    <w:rsid w:val="2C7A07A0"/>
    <w:rsid w:val="2C7C689B"/>
    <w:rsid w:val="2C7C79F2"/>
    <w:rsid w:val="2C822071"/>
    <w:rsid w:val="2C82BA7A"/>
    <w:rsid w:val="2C82BBA0"/>
    <w:rsid w:val="2C82F348"/>
    <w:rsid w:val="2C839DEE"/>
    <w:rsid w:val="2C83D136"/>
    <w:rsid w:val="2C868F5C"/>
    <w:rsid w:val="2C87961D"/>
    <w:rsid w:val="2C87A5A7"/>
    <w:rsid w:val="2C886CBE"/>
    <w:rsid w:val="2C8D689C"/>
    <w:rsid w:val="2C8E9617"/>
    <w:rsid w:val="2C914DE0"/>
    <w:rsid w:val="2C928456"/>
    <w:rsid w:val="2C93CF65"/>
    <w:rsid w:val="2C93E29C"/>
    <w:rsid w:val="2C94EAE1"/>
    <w:rsid w:val="2C971A09"/>
    <w:rsid w:val="2C9AF250"/>
    <w:rsid w:val="2C9CCD52"/>
    <w:rsid w:val="2C9EB1BC"/>
    <w:rsid w:val="2C9F3742"/>
    <w:rsid w:val="2CA10757"/>
    <w:rsid w:val="2CA16173"/>
    <w:rsid w:val="2CA31924"/>
    <w:rsid w:val="2CA8E2DA"/>
    <w:rsid w:val="2CA937A4"/>
    <w:rsid w:val="2CA96294"/>
    <w:rsid w:val="2CAA2E7D"/>
    <w:rsid w:val="2CABB76B"/>
    <w:rsid w:val="2CABCBC1"/>
    <w:rsid w:val="2CACF2BF"/>
    <w:rsid w:val="2CADABC8"/>
    <w:rsid w:val="2CADDA29"/>
    <w:rsid w:val="2CAF9D05"/>
    <w:rsid w:val="2CB17055"/>
    <w:rsid w:val="2CB1B728"/>
    <w:rsid w:val="2CB1D169"/>
    <w:rsid w:val="2CB2C253"/>
    <w:rsid w:val="2CB2CE58"/>
    <w:rsid w:val="2CB3AE6A"/>
    <w:rsid w:val="2CB43B82"/>
    <w:rsid w:val="2CB4FEB5"/>
    <w:rsid w:val="2CB8FD1F"/>
    <w:rsid w:val="2CBA9E6F"/>
    <w:rsid w:val="2CBBB781"/>
    <w:rsid w:val="2CBBC373"/>
    <w:rsid w:val="2CBC37BF"/>
    <w:rsid w:val="2CBCA4BF"/>
    <w:rsid w:val="2CBCD18D"/>
    <w:rsid w:val="2CC009C9"/>
    <w:rsid w:val="2CC1B9C6"/>
    <w:rsid w:val="2CC29AAE"/>
    <w:rsid w:val="2CC978B8"/>
    <w:rsid w:val="2CCB6CD1"/>
    <w:rsid w:val="2CCD6383"/>
    <w:rsid w:val="2CCDECC7"/>
    <w:rsid w:val="2CD0AAAE"/>
    <w:rsid w:val="2CD0C9DB"/>
    <w:rsid w:val="2CD29453"/>
    <w:rsid w:val="2CD2DAB7"/>
    <w:rsid w:val="2CD36A28"/>
    <w:rsid w:val="2CD3A5C2"/>
    <w:rsid w:val="2CD3A934"/>
    <w:rsid w:val="2CD63B3A"/>
    <w:rsid w:val="2CD8ACCD"/>
    <w:rsid w:val="2CD8CD22"/>
    <w:rsid w:val="2CDA4993"/>
    <w:rsid w:val="2CDA8AC8"/>
    <w:rsid w:val="2CDCF11E"/>
    <w:rsid w:val="2CDD420A"/>
    <w:rsid w:val="2CDEAF5F"/>
    <w:rsid w:val="2CE09AE5"/>
    <w:rsid w:val="2CE0E29B"/>
    <w:rsid w:val="2CE153BB"/>
    <w:rsid w:val="2CE453BB"/>
    <w:rsid w:val="2CE4ADF4"/>
    <w:rsid w:val="2CE50632"/>
    <w:rsid w:val="2CE63F22"/>
    <w:rsid w:val="2CE67CC5"/>
    <w:rsid w:val="2CE6FE18"/>
    <w:rsid w:val="2CEB423C"/>
    <w:rsid w:val="2CEC8F47"/>
    <w:rsid w:val="2CECE1DC"/>
    <w:rsid w:val="2CED123F"/>
    <w:rsid w:val="2CEDA92B"/>
    <w:rsid w:val="2CEDB728"/>
    <w:rsid w:val="2CEDE7EF"/>
    <w:rsid w:val="2CEEF47B"/>
    <w:rsid w:val="2CF07586"/>
    <w:rsid w:val="2CF07FA7"/>
    <w:rsid w:val="2CF080E0"/>
    <w:rsid w:val="2CF33108"/>
    <w:rsid w:val="2CF39D5D"/>
    <w:rsid w:val="2CF3DC62"/>
    <w:rsid w:val="2CF7B834"/>
    <w:rsid w:val="2CF85AA3"/>
    <w:rsid w:val="2CFB936E"/>
    <w:rsid w:val="2CFE09DF"/>
    <w:rsid w:val="2CFE82A4"/>
    <w:rsid w:val="2CFF7B16"/>
    <w:rsid w:val="2D01CAC0"/>
    <w:rsid w:val="2D05FFC0"/>
    <w:rsid w:val="2D067853"/>
    <w:rsid w:val="2D068823"/>
    <w:rsid w:val="2D088BEE"/>
    <w:rsid w:val="2D089843"/>
    <w:rsid w:val="2D0B5A80"/>
    <w:rsid w:val="2D0C9680"/>
    <w:rsid w:val="2D0C9A56"/>
    <w:rsid w:val="2D104DB9"/>
    <w:rsid w:val="2D10D7EA"/>
    <w:rsid w:val="2D124580"/>
    <w:rsid w:val="2D12A82D"/>
    <w:rsid w:val="2D1334B7"/>
    <w:rsid w:val="2D14B9C0"/>
    <w:rsid w:val="2D14FA59"/>
    <w:rsid w:val="2D162E0E"/>
    <w:rsid w:val="2D17D2F7"/>
    <w:rsid w:val="2D18A0BE"/>
    <w:rsid w:val="2D192ACF"/>
    <w:rsid w:val="2D1955BA"/>
    <w:rsid w:val="2D1AA76C"/>
    <w:rsid w:val="2D1C341D"/>
    <w:rsid w:val="2D1C3FAD"/>
    <w:rsid w:val="2D1CE72B"/>
    <w:rsid w:val="2D1D0AFE"/>
    <w:rsid w:val="2D1D311C"/>
    <w:rsid w:val="2D1E71C8"/>
    <w:rsid w:val="2D1EDCF4"/>
    <w:rsid w:val="2D1F0548"/>
    <w:rsid w:val="2D22456E"/>
    <w:rsid w:val="2D2334EC"/>
    <w:rsid w:val="2D236BB5"/>
    <w:rsid w:val="2D23B8F0"/>
    <w:rsid w:val="2D25C7DC"/>
    <w:rsid w:val="2D26A7AE"/>
    <w:rsid w:val="2D283B9E"/>
    <w:rsid w:val="2D2C3850"/>
    <w:rsid w:val="2D2DB772"/>
    <w:rsid w:val="2D2DECCE"/>
    <w:rsid w:val="2D32905B"/>
    <w:rsid w:val="2D32BC8B"/>
    <w:rsid w:val="2D366DBA"/>
    <w:rsid w:val="2D370B8D"/>
    <w:rsid w:val="2D382D94"/>
    <w:rsid w:val="2D38F153"/>
    <w:rsid w:val="2D392C2E"/>
    <w:rsid w:val="2D3954AF"/>
    <w:rsid w:val="2D3D5225"/>
    <w:rsid w:val="2D3D5EC0"/>
    <w:rsid w:val="2D3E03BF"/>
    <w:rsid w:val="2D3F7D6C"/>
    <w:rsid w:val="2D43EE41"/>
    <w:rsid w:val="2D4738B1"/>
    <w:rsid w:val="2D476007"/>
    <w:rsid w:val="2D4A8D09"/>
    <w:rsid w:val="2D4AD59A"/>
    <w:rsid w:val="2D4B7E8E"/>
    <w:rsid w:val="2D4C04F3"/>
    <w:rsid w:val="2D4C7E8B"/>
    <w:rsid w:val="2D4DC051"/>
    <w:rsid w:val="2D4F4F41"/>
    <w:rsid w:val="2D505986"/>
    <w:rsid w:val="2D5474E4"/>
    <w:rsid w:val="2D55AEF4"/>
    <w:rsid w:val="2D5673E8"/>
    <w:rsid w:val="2D56D3EA"/>
    <w:rsid w:val="2D5898D2"/>
    <w:rsid w:val="2D58C2EB"/>
    <w:rsid w:val="2D58DCC5"/>
    <w:rsid w:val="2D595354"/>
    <w:rsid w:val="2D5B0EE3"/>
    <w:rsid w:val="2D5BBBAC"/>
    <w:rsid w:val="2D5BFB89"/>
    <w:rsid w:val="2D5CBD04"/>
    <w:rsid w:val="2D5CD212"/>
    <w:rsid w:val="2D5CD84F"/>
    <w:rsid w:val="2D603BF6"/>
    <w:rsid w:val="2D619F1D"/>
    <w:rsid w:val="2D6327F8"/>
    <w:rsid w:val="2D6452FA"/>
    <w:rsid w:val="2D650B71"/>
    <w:rsid w:val="2D667C0B"/>
    <w:rsid w:val="2D67806E"/>
    <w:rsid w:val="2D68244D"/>
    <w:rsid w:val="2D68EBCF"/>
    <w:rsid w:val="2D696C9D"/>
    <w:rsid w:val="2D69BFBA"/>
    <w:rsid w:val="2D6BF91E"/>
    <w:rsid w:val="2D6CA254"/>
    <w:rsid w:val="2D6D0506"/>
    <w:rsid w:val="2D6E0D14"/>
    <w:rsid w:val="2D6F1D03"/>
    <w:rsid w:val="2D6F3BEF"/>
    <w:rsid w:val="2D71B3EE"/>
    <w:rsid w:val="2D73497D"/>
    <w:rsid w:val="2D7386CE"/>
    <w:rsid w:val="2D73C403"/>
    <w:rsid w:val="2D741B97"/>
    <w:rsid w:val="2D785189"/>
    <w:rsid w:val="2D792740"/>
    <w:rsid w:val="2D7A4950"/>
    <w:rsid w:val="2D7A9125"/>
    <w:rsid w:val="2D7B0BF9"/>
    <w:rsid w:val="2D7BEF2A"/>
    <w:rsid w:val="2D7D92C9"/>
    <w:rsid w:val="2D7F6E76"/>
    <w:rsid w:val="2D80E0C2"/>
    <w:rsid w:val="2D834E03"/>
    <w:rsid w:val="2D8395FA"/>
    <w:rsid w:val="2D844E17"/>
    <w:rsid w:val="2D84A1B4"/>
    <w:rsid w:val="2D864866"/>
    <w:rsid w:val="2D866FF8"/>
    <w:rsid w:val="2D86F8A5"/>
    <w:rsid w:val="2D87F26E"/>
    <w:rsid w:val="2D88452E"/>
    <w:rsid w:val="2D8A997D"/>
    <w:rsid w:val="2D8CF88B"/>
    <w:rsid w:val="2D8D0480"/>
    <w:rsid w:val="2D8D3592"/>
    <w:rsid w:val="2D8D409C"/>
    <w:rsid w:val="2D901308"/>
    <w:rsid w:val="2D91DF15"/>
    <w:rsid w:val="2D9290D0"/>
    <w:rsid w:val="2D93F6FC"/>
    <w:rsid w:val="2D945991"/>
    <w:rsid w:val="2D947EDB"/>
    <w:rsid w:val="2D9492FB"/>
    <w:rsid w:val="2D951F01"/>
    <w:rsid w:val="2D95D3F9"/>
    <w:rsid w:val="2D95DB06"/>
    <w:rsid w:val="2D97F25F"/>
    <w:rsid w:val="2D986FEE"/>
    <w:rsid w:val="2D98BC06"/>
    <w:rsid w:val="2D9B4963"/>
    <w:rsid w:val="2D9B861D"/>
    <w:rsid w:val="2D9C4477"/>
    <w:rsid w:val="2D9DD227"/>
    <w:rsid w:val="2D9E82F1"/>
    <w:rsid w:val="2D9F7747"/>
    <w:rsid w:val="2D9F8999"/>
    <w:rsid w:val="2D9FFB81"/>
    <w:rsid w:val="2DA0979A"/>
    <w:rsid w:val="2DA59631"/>
    <w:rsid w:val="2DA6BAF8"/>
    <w:rsid w:val="2DA742E5"/>
    <w:rsid w:val="2DA77BF2"/>
    <w:rsid w:val="2DA9A870"/>
    <w:rsid w:val="2DA9F121"/>
    <w:rsid w:val="2DAB3A1B"/>
    <w:rsid w:val="2DABF2BC"/>
    <w:rsid w:val="2DAC0885"/>
    <w:rsid w:val="2DB0217D"/>
    <w:rsid w:val="2DB28B49"/>
    <w:rsid w:val="2DB2E572"/>
    <w:rsid w:val="2DB4C8F4"/>
    <w:rsid w:val="2DB8E37C"/>
    <w:rsid w:val="2DBA44D3"/>
    <w:rsid w:val="2DBA8FFF"/>
    <w:rsid w:val="2DBD4192"/>
    <w:rsid w:val="2DBF0427"/>
    <w:rsid w:val="2DBF5361"/>
    <w:rsid w:val="2DC1D03E"/>
    <w:rsid w:val="2DC3D680"/>
    <w:rsid w:val="2DC55D50"/>
    <w:rsid w:val="2DC74C80"/>
    <w:rsid w:val="2DC77EEB"/>
    <w:rsid w:val="2DC916FB"/>
    <w:rsid w:val="2DC9D950"/>
    <w:rsid w:val="2DCBFD13"/>
    <w:rsid w:val="2DCCD5D0"/>
    <w:rsid w:val="2DCD6958"/>
    <w:rsid w:val="2DCFCC2D"/>
    <w:rsid w:val="2DD0679F"/>
    <w:rsid w:val="2DD21A0B"/>
    <w:rsid w:val="2DD21F97"/>
    <w:rsid w:val="2DD30B8E"/>
    <w:rsid w:val="2DD641D3"/>
    <w:rsid w:val="2DD6A121"/>
    <w:rsid w:val="2DD9247C"/>
    <w:rsid w:val="2DD94C02"/>
    <w:rsid w:val="2DD94D43"/>
    <w:rsid w:val="2DD9FCBE"/>
    <w:rsid w:val="2DDAD5C4"/>
    <w:rsid w:val="2DDAF680"/>
    <w:rsid w:val="2DDCF766"/>
    <w:rsid w:val="2DDCFBB5"/>
    <w:rsid w:val="2DDD4F46"/>
    <w:rsid w:val="2DDDD71F"/>
    <w:rsid w:val="2DDE046A"/>
    <w:rsid w:val="2DDE06B0"/>
    <w:rsid w:val="2DDE9061"/>
    <w:rsid w:val="2DDEBA88"/>
    <w:rsid w:val="2DE0F81E"/>
    <w:rsid w:val="2DE22CFE"/>
    <w:rsid w:val="2DE6214C"/>
    <w:rsid w:val="2DE89932"/>
    <w:rsid w:val="2DE98BCE"/>
    <w:rsid w:val="2DEC724A"/>
    <w:rsid w:val="2DED6E2A"/>
    <w:rsid w:val="2DEDBD03"/>
    <w:rsid w:val="2DEEED2E"/>
    <w:rsid w:val="2DF273CC"/>
    <w:rsid w:val="2DF2BBB3"/>
    <w:rsid w:val="2DF3069C"/>
    <w:rsid w:val="2DF3E608"/>
    <w:rsid w:val="2DF60E5C"/>
    <w:rsid w:val="2DF872FC"/>
    <w:rsid w:val="2DFA86D4"/>
    <w:rsid w:val="2DFAA889"/>
    <w:rsid w:val="2DFB7EC1"/>
    <w:rsid w:val="2DFB8C19"/>
    <w:rsid w:val="2DFD3371"/>
    <w:rsid w:val="2DFDB594"/>
    <w:rsid w:val="2DFE1364"/>
    <w:rsid w:val="2DFE58C0"/>
    <w:rsid w:val="2DFEEDD6"/>
    <w:rsid w:val="2E008112"/>
    <w:rsid w:val="2E0227EC"/>
    <w:rsid w:val="2E03DBCE"/>
    <w:rsid w:val="2E0481E5"/>
    <w:rsid w:val="2E048E73"/>
    <w:rsid w:val="2E06076C"/>
    <w:rsid w:val="2E067196"/>
    <w:rsid w:val="2E07AB16"/>
    <w:rsid w:val="2E080176"/>
    <w:rsid w:val="2E09D563"/>
    <w:rsid w:val="2E0A487A"/>
    <w:rsid w:val="2E0DF060"/>
    <w:rsid w:val="2E0EEF12"/>
    <w:rsid w:val="2E10E79F"/>
    <w:rsid w:val="2E143049"/>
    <w:rsid w:val="2E15F620"/>
    <w:rsid w:val="2E1E990E"/>
    <w:rsid w:val="2E1EFFAA"/>
    <w:rsid w:val="2E2055B1"/>
    <w:rsid w:val="2E2172FA"/>
    <w:rsid w:val="2E21DD5B"/>
    <w:rsid w:val="2E2209A3"/>
    <w:rsid w:val="2E242DCC"/>
    <w:rsid w:val="2E243467"/>
    <w:rsid w:val="2E24541A"/>
    <w:rsid w:val="2E289127"/>
    <w:rsid w:val="2E28FA5E"/>
    <w:rsid w:val="2E2B3DC5"/>
    <w:rsid w:val="2E2C2CFE"/>
    <w:rsid w:val="2E2C9803"/>
    <w:rsid w:val="2E2E6F31"/>
    <w:rsid w:val="2E2EC238"/>
    <w:rsid w:val="2E330E03"/>
    <w:rsid w:val="2E34FD3C"/>
    <w:rsid w:val="2E35D2A6"/>
    <w:rsid w:val="2E367C2D"/>
    <w:rsid w:val="2E3682F5"/>
    <w:rsid w:val="2E382885"/>
    <w:rsid w:val="2E392733"/>
    <w:rsid w:val="2E3944D3"/>
    <w:rsid w:val="2E39F28A"/>
    <w:rsid w:val="2E3B582E"/>
    <w:rsid w:val="2E3BB5B8"/>
    <w:rsid w:val="2E3BFD6C"/>
    <w:rsid w:val="2E3C2D66"/>
    <w:rsid w:val="2E3CA77F"/>
    <w:rsid w:val="2E3D7E57"/>
    <w:rsid w:val="2E3E2205"/>
    <w:rsid w:val="2E3EA841"/>
    <w:rsid w:val="2E3EED98"/>
    <w:rsid w:val="2E3FA270"/>
    <w:rsid w:val="2E4181F8"/>
    <w:rsid w:val="2E418DD8"/>
    <w:rsid w:val="2E43E85B"/>
    <w:rsid w:val="2E461172"/>
    <w:rsid w:val="2E47AE81"/>
    <w:rsid w:val="2E4934DB"/>
    <w:rsid w:val="2E49EF3A"/>
    <w:rsid w:val="2E4B460B"/>
    <w:rsid w:val="2E4C09DC"/>
    <w:rsid w:val="2E4EF1C4"/>
    <w:rsid w:val="2E4F3B35"/>
    <w:rsid w:val="2E4F5152"/>
    <w:rsid w:val="2E5141C3"/>
    <w:rsid w:val="2E51931B"/>
    <w:rsid w:val="2E51C867"/>
    <w:rsid w:val="2E53FD5A"/>
    <w:rsid w:val="2E550E3A"/>
    <w:rsid w:val="2E558A2C"/>
    <w:rsid w:val="2E573044"/>
    <w:rsid w:val="2E5775C6"/>
    <w:rsid w:val="2E5A7C28"/>
    <w:rsid w:val="2E5C3990"/>
    <w:rsid w:val="2E5CF551"/>
    <w:rsid w:val="2E5D61BE"/>
    <w:rsid w:val="2E5D6CB7"/>
    <w:rsid w:val="2E600536"/>
    <w:rsid w:val="2E602975"/>
    <w:rsid w:val="2E644CA8"/>
    <w:rsid w:val="2E653278"/>
    <w:rsid w:val="2E668409"/>
    <w:rsid w:val="2E66968C"/>
    <w:rsid w:val="2E67C7A2"/>
    <w:rsid w:val="2E680331"/>
    <w:rsid w:val="2E6A6539"/>
    <w:rsid w:val="2E6A785A"/>
    <w:rsid w:val="2E6AF672"/>
    <w:rsid w:val="2E6BB515"/>
    <w:rsid w:val="2E6FFD72"/>
    <w:rsid w:val="2E7202ED"/>
    <w:rsid w:val="2E7435B1"/>
    <w:rsid w:val="2E752A0E"/>
    <w:rsid w:val="2E79C3F4"/>
    <w:rsid w:val="2E7AD318"/>
    <w:rsid w:val="2E7B7F61"/>
    <w:rsid w:val="2E7D6EAB"/>
    <w:rsid w:val="2E7DE626"/>
    <w:rsid w:val="2E7E18E9"/>
    <w:rsid w:val="2E7E5887"/>
    <w:rsid w:val="2E83E2A2"/>
    <w:rsid w:val="2E8494B6"/>
    <w:rsid w:val="2E85B812"/>
    <w:rsid w:val="2E885658"/>
    <w:rsid w:val="2E88570C"/>
    <w:rsid w:val="2E89B1BC"/>
    <w:rsid w:val="2E8BFE57"/>
    <w:rsid w:val="2E8C96FC"/>
    <w:rsid w:val="2E8CBF41"/>
    <w:rsid w:val="2E90401B"/>
    <w:rsid w:val="2E907FFC"/>
    <w:rsid w:val="2E99ABC4"/>
    <w:rsid w:val="2E9BC726"/>
    <w:rsid w:val="2E9D3C4C"/>
    <w:rsid w:val="2E9F14B9"/>
    <w:rsid w:val="2EA006CC"/>
    <w:rsid w:val="2EA16F00"/>
    <w:rsid w:val="2EA22110"/>
    <w:rsid w:val="2EA4A081"/>
    <w:rsid w:val="2EA4C118"/>
    <w:rsid w:val="2EA53315"/>
    <w:rsid w:val="2EA57C91"/>
    <w:rsid w:val="2EA6F4E9"/>
    <w:rsid w:val="2EA8B481"/>
    <w:rsid w:val="2EA8EC79"/>
    <w:rsid w:val="2EA9B031"/>
    <w:rsid w:val="2EAA6661"/>
    <w:rsid w:val="2EABF410"/>
    <w:rsid w:val="2EAC8699"/>
    <w:rsid w:val="2EAD64C8"/>
    <w:rsid w:val="2EAF7414"/>
    <w:rsid w:val="2EB1F4E6"/>
    <w:rsid w:val="2EB29A1B"/>
    <w:rsid w:val="2EB29DF9"/>
    <w:rsid w:val="2EB5B960"/>
    <w:rsid w:val="2EB647E5"/>
    <w:rsid w:val="2EB8EFE7"/>
    <w:rsid w:val="2EB9038C"/>
    <w:rsid w:val="2EB94A76"/>
    <w:rsid w:val="2EB9A08D"/>
    <w:rsid w:val="2EBAE6CF"/>
    <w:rsid w:val="2EBC3383"/>
    <w:rsid w:val="2EBC8DC6"/>
    <w:rsid w:val="2EBCE12C"/>
    <w:rsid w:val="2EBD026F"/>
    <w:rsid w:val="2EC3C958"/>
    <w:rsid w:val="2EC4E305"/>
    <w:rsid w:val="2EC51856"/>
    <w:rsid w:val="2EC7A3C4"/>
    <w:rsid w:val="2EC8A699"/>
    <w:rsid w:val="2ECAFFCB"/>
    <w:rsid w:val="2ECB37E9"/>
    <w:rsid w:val="2ECCAC7D"/>
    <w:rsid w:val="2ED02550"/>
    <w:rsid w:val="2ED1D5A3"/>
    <w:rsid w:val="2ED622A8"/>
    <w:rsid w:val="2ED6D369"/>
    <w:rsid w:val="2ED73E0A"/>
    <w:rsid w:val="2ED8383D"/>
    <w:rsid w:val="2EDBB24B"/>
    <w:rsid w:val="2EDBC12E"/>
    <w:rsid w:val="2EDC92F9"/>
    <w:rsid w:val="2EDCFDAA"/>
    <w:rsid w:val="2EDD9FF4"/>
    <w:rsid w:val="2EDDABDE"/>
    <w:rsid w:val="2EDECFDF"/>
    <w:rsid w:val="2EE07990"/>
    <w:rsid w:val="2EE3DB7B"/>
    <w:rsid w:val="2EE71886"/>
    <w:rsid w:val="2EE914EE"/>
    <w:rsid w:val="2EEA956E"/>
    <w:rsid w:val="2EEAA5C1"/>
    <w:rsid w:val="2EEDA4F6"/>
    <w:rsid w:val="2EEDB0D2"/>
    <w:rsid w:val="2EEF0C0B"/>
    <w:rsid w:val="2EEFFC0B"/>
    <w:rsid w:val="2EF025A5"/>
    <w:rsid w:val="2EF0987F"/>
    <w:rsid w:val="2EF11479"/>
    <w:rsid w:val="2EF1CC40"/>
    <w:rsid w:val="2EF2CB36"/>
    <w:rsid w:val="2EF571E0"/>
    <w:rsid w:val="2EF62179"/>
    <w:rsid w:val="2EF77B76"/>
    <w:rsid w:val="2EF7818E"/>
    <w:rsid w:val="2EF7E549"/>
    <w:rsid w:val="2EFAB010"/>
    <w:rsid w:val="2EFB813D"/>
    <w:rsid w:val="2F0086AA"/>
    <w:rsid w:val="2F0088C3"/>
    <w:rsid w:val="2F024262"/>
    <w:rsid w:val="2F02C08D"/>
    <w:rsid w:val="2F02E864"/>
    <w:rsid w:val="2F03CFEA"/>
    <w:rsid w:val="2F03D491"/>
    <w:rsid w:val="2F03FF17"/>
    <w:rsid w:val="2F054E12"/>
    <w:rsid w:val="2F065940"/>
    <w:rsid w:val="2F06F32B"/>
    <w:rsid w:val="2F07F342"/>
    <w:rsid w:val="2F08960C"/>
    <w:rsid w:val="2F094FD6"/>
    <w:rsid w:val="2F09A619"/>
    <w:rsid w:val="2F0A5CC5"/>
    <w:rsid w:val="2F0B2D1A"/>
    <w:rsid w:val="2F0BAFC0"/>
    <w:rsid w:val="2F0BDBE0"/>
    <w:rsid w:val="2F0DAA9F"/>
    <w:rsid w:val="2F0FA6BA"/>
    <w:rsid w:val="2F10500E"/>
    <w:rsid w:val="2F14687F"/>
    <w:rsid w:val="2F14BFE6"/>
    <w:rsid w:val="2F157954"/>
    <w:rsid w:val="2F170DCA"/>
    <w:rsid w:val="2F17778C"/>
    <w:rsid w:val="2F18C40A"/>
    <w:rsid w:val="2F1B6532"/>
    <w:rsid w:val="2F1D141E"/>
    <w:rsid w:val="2F1DDD14"/>
    <w:rsid w:val="2F218F43"/>
    <w:rsid w:val="2F21A131"/>
    <w:rsid w:val="2F21FABC"/>
    <w:rsid w:val="2F22607E"/>
    <w:rsid w:val="2F22F7BE"/>
    <w:rsid w:val="2F235795"/>
    <w:rsid w:val="2F23920F"/>
    <w:rsid w:val="2F255C05"/>
    <w:rsid w:val="2F2826C2"/>
    <w:rsid w:val="2F2B253F"/>
    <w:rsid w:val="2F2BDBB7"/>
    <w:rsid w:val="2F2C12B8"/>
    <w:rsid w:val="2F2D6FD8"/>
    <w:rsid w:val="2F2F4D9D"/>
    <w:rsid w:val="2F2FE0CE"/>
    <w:rsid w:val="2F3042B8"/>
    <w:rsid w:val="2F307545"/>
    <w:rsid w:val="2F316664"/>
    <w:rsid w:val="2F31BB26"/>
    <w:rsid w:val="2F3544E5"/>
    <w:rsid w:val="2F356F6B"/>
    <w:rsid w:val="2F35F0D9"/>
    <w:rsid w:val="2F370EA4"/>
    <w:rsid w:val="2F393068"/>
    <w:rsid w:val="2F3A6B21"/>
    <w:rsid w:val="2F3A7497"/>
    <w:rsid w:val="2F3ABE3E"/>
    <w:rsid w:val="2F3BE5BD"/>
    <w:rsid w:val="2F3BFE68"/>
    <w:rsid w:val="2F3C7967"/>
    <w:rsid w:val="2F3CB5EF"/>
    <w:rsid w:val="2F3D53DA"/>
    <w:rsid w:val="2F3E5D0C"/>
    <w:rsid w:val="2F3E8C5F"/>
    <w:rsid w:val="2F41DB58"/>
    <w:rsid w:val="2F43EDEF"/>
    <w:rsid w:val="2F44DAA4"/>
    <w:rsid w:val="2F45D160"/>
    <w:rsid w:val="2F467ECE"/>
    <w:rsid w:val="2F473CA0"/>
    <w:rsid w:val="2F476587"/>
    <w:rsid w:val="2F498A77"/>
    <w:rsid w:val="2F49A770"/>
    <w:rsid w:val="2F49E12A"/>
    <w:rsid w:val="2F4B351D"/>
    <w:rsid w:val="2F4D07C7"/>
    <w:rsid w:val="2F4D6E55"/>
    <w:rsid w:val="2F4E7195"/>
    <w:rsid w:val="2F4E8CFC"/>
    <w:rsid w:val="2F5206A7"/>
    <w:rsid w:val="2F52C006"/>
    <w:rsid w:val="2F53F564"/>
    <w:rsid w:val="2F54ABCF"/>
    <w:rsid w:val="2F562F82"/>
    <w:rsid w:val="2F57628B"/>
    <w:rsid w:val="2F57F87E"/>
    <w:rsid w:val="2F58A58C"/>
    <w:rsid w:val="2F5A91E4"/>
    <w:rsid w:val="2F5AC97D"/>
    <w:rsid w:val="2F5AE414"/>
    <w:rsid w:val="2F5C1C89"/>
    <w:rsid w:val="2F5C43D5"/>
    <w:rsid w:val="2F5CF1A3"/>
    <w:rsid w:val="2F5F150E"/>
    <w:rsid w:val="2F60BD25"/>
    <w:rsid w:val="2F64C59A"/>
    <w:rsid w:val="2F65342C"/>
    <w:rsid w:val="2F654E13"/>
    <w:rsid w:val="2F655FB1"/>
    <w:rsid w:val="2F66970F"/>
    <w:rsid w:val="2F68AEC3"/>
    <w:rsid w:val="2F6989C2"/>
    <w:rsid w:val="2F6AC48D"/>
    <w:rsid w:val="2F6C0FE6"/>
    <w:rsid w:val="2F6FEA49"/>
    <w:rsid w:val="2F742749"/>
    <w:rsid w:val="2F760F53"/>
    <w:rsid w:val="2F7862DF"/>
    <w:rsid w:val="2F7B8036"/>
    <w:rsid w:val="2F7C4443"/>
    <w:rsid w:val="2F7C79CB"/>
    <w:rsid w:val="2F7F91DF"/>
    <w:rsid w:val="2F80B9E8"/>
    <w:rsid w:val="2F8103CB"/>
    <w:rsid w:val="2F81361B"/>
    <w:rsid w:val="2F81D8C6"/>
    <w:rsid w:val="2F838943"/>
    <w:rsid w:val="2F84D970"/>
    <w:rsid w:val="2F86F847"/>
    <w:rsid w:val="2F871324"/>
    <w:rsid w:val="2F876C39"/>
    <w:rsid w:val="2F879049"/>
    <w:rsid w:val="2F87D4F8"/>
    <w:rsid w:val="2F88CD2A"/>
    <w:rsid w:val="2F894B17"/>
    <w:rsid w:val="2F89C54E"/>
    <w:rsid w:val="2F8ACE4F"/>
    <w:rsid w:val="2F8C06FC"/>
    <w:rsid w:val="2F8CCE84"/>
    <w:rsid w:val="2F932AB3"/>
    <w:rsid w:val="2F947289"/>
    <w:rsid w:val="2F96932B"/>
    <w:rsid w:val="2F987A35"/>
    <w:rsid w:val="2F98B210"/>
    <w:rsid w:val="2F98D3A6"/>
    <w:rsid w:val="2F9A2BF1"/>
    <w:rsid w:val="2F9B126C"/>
    <w:rsid w:val="2F9C73F9"/>
    <w:rsid w:val="2F9D56C9"/>
    <w:rsid w:val="2F9E65A3"/>
    <w:rsid w:val="2F9E7670"/>
    <w:rsid w:val="2FA03D8E"/>
    <w:rsid w:val="2FA25740"/>
    <w:rsid w:val="2FA4FADE"/>
    <w:rsid w:val="2FA56ABE"/>
    <w:rsid w:val="2FA96619"/>
    <w:rsid w:val="2FAB0AEA"/>
    <w:rsid w:val="2FAC60E7"/>
    <w:rsid w:val="2FAC9646"/>
    <w:rsid w:val="2FAD9664"/>
    <w:rsid w:val="2FAE3FA8"/>
    <w:rsid w:val="2FB16C02"/>
    <w:rsid w:val="2FB3B5A2"/>
    <w:rsid w:val="2FB47E0A"/>
    <w:rsid w:val="2FB66EA6"/>
    <w:rsid w:val="2FB896BA"/>
    <w:rsid w:val="2FBAF013"/>
    <w:rsid w:val="2FBD3E2F"/>
    <w:rsid w:val="2FBE036A"/>
    <w:rsid w:val="2FBE5A16"/>
    <w:rsid w:val="2FBE6D52"/>
    <w:rsid w:val="2FBFF3F9"/>
    <w:rsid w:val="2FC0A529"/>
    <w:rsid w:val="2FC11458"/>
    <w:rsid w:val="2FC19CBF"/>
    <w:rsid w:val="2FC22F8E"/>
    <w:rsid w:val="2FC6617E"/>
    <w:rsid w:val="2FC7141C"/>
    <w:rsid w:val="2FC78BF4"/>
    <w:rsid w:val="2FC803E9"/>
    <w:rsid w:val="2FC80C28"/>
    <w:rsid w:val="2FC89D67"/>
    <w:rsid w:val="2FCB3A57"/>
    <w:rsid w:val="2FCCF7AF"/>
    <w:rsid w:val="2FCD5E54"/>
    <w:rsid w:val="2FCEB8A1"/>
    <w:rsid w:val="2FD04E94"/>
    <w:rsid w:val="2FD2A8B5"/>
    <w:rsid w:val="2FD37633"/>
    <w:rsid w:val="2FD4D2D4"/>
    <w:rsid w:val="2FD64240"/>
    <w:rsid w:val="2FD918C7"/>
    <w:rsid w:val="2FDB2368"/>
    <w:rsid w:val="2FDDABC8"/>
    <w:rsid w:val="2FDE1757"/>
    <w:rsid w:val="2FDE5969"/>
    <w:rsid w:val="2FDE9EC4"/>
    <w:rsid w:val="2FDF3223"/>
    <w:rsid w:val="2FDFD55F"/>
    <w:rsid w:val="2FE2C1A9"/>
    <w:rsid w:val="2FE4AC85"/>
    <w:rsid w:val="2FE61C57"/>
    <w:rsid w:val="2FE7856E"/>
    <w:rsid w:val="2FE8B184"/>
    <w:rsid w:val="2FE8F653"/>
    <w:rsid w:val="2FE9F3A5"/>
    <w:rsid w:val="2FEA7679"/>
    <w:rsid w:val="2FF0547E"/>
    <w:rsid w:val="2FF0B71A"/>
    <w:rsid w:val="2FF0CA9E"/>
    <w:rsid w:val="2FF266DC"/>
    <w:rsid w:val="2FF4953E"/>
    <w:rsid w:val="2FF59712"/>
    <w:rsid w:val="2FF5D52B"/>
    <w:rsid w:val="2FF62915"/>
    <w:rsid w:val="2FF6ADAD"/>
    <w:rsid w:val="2FF86D2F"/>
    <w:rsid w:val="2FF97395"/>
    <w:rsid w:val="2FF996D5"/>
    <w:rsid w:val="2FF9C6A9"/>
    <w:rsid w:val="2FFA6223"/>
    <w:rsid w:val="2FFADE54"/>
    <w:rsid w:val="2FFCEF22"/>
    <w:rsid w:val="2FFD3872"/>
    <w:rsid w:val="2FFD84CC"/>
    <w:rsid w:val="2FFDD097"/>
    <w:rsid w:val="2FFF4C8A"/>
    <w:rsid w:val="2FFF69BA"/>
    <w:rsid w:val="30010B5D"/>
    <w:rsid w:val="300857E1"/>
    <w:rsid w:val="3008A114"/>
    <w:rsid w:val="300C81C5"/>
    <w:rsid w:val="300CF296"/>
    <w:rsid w:val="300D9A56"/>
    <w:rsid w:val="300DD2A3"/>
    <w:rsid w:val="300F68A2"/>
    <w:rsid w:val="300FA278"/>
    <w:rsid w:val="300FC3F9"/>
    <w:rsid w:val="300FD77C"/>
    <w:rsid w:val="30123926"/>
    <w:rsid w:val="3012BD56"/>
    <w:rsid w:val="3012CE59"/>
    <w:rsid w:val="3012F7EA"/>
    <w:rsid w:val="3013D496"/>
    <w:rsid w:val="3016ECBF"/>
    <w:rsid w:val="3018372A"/>
    <w:rsid w:val="3018C49B"/>
    <w:rsid w:val="30192989"/>
    <w:rsid w:val="30192E43"/>
    <w:rsid w:val="301B8974"/>
    <w:rsid w:val="301BC8EC"/>
    <w:rsid w:val="301BF391"/>
    <w:rsid w:val="301C9101"/>
    <w:rsid w:val="301D4E0F"/>
    <w:rsid w:val="301F40BB"/>
    <w:rsid w:val="301FB975"/>
    <w:rsid w:val="30204575"/>
    <w:rsid w:val="30219DA6"/>
    <w:rsid w:val="302319A4"/>
    <w:rsid w:val="302378A7"/>
    <w:rsid w:val="30259F02"/>
    <w:rsid w:val="3027038D"/>
    <w:rsid w:val="3027BD42"/>
    <w:rsid w:val="302D665D"/>
    <w:rsid w:val="302DAC1B"/>
    <w:rsid w:val="302E7B56"/>
    <w:rsid w:val="30303E84"/>
    <w:rsid w:val="30310105"/>
    <w:rsid w:val="30348C1E"/>
    <w:rsid w:val="30363631"/>
    <w:rsid w:val="30372F94"/>
    <w:rsid w:val="303737D0"/>
    <w:rsid w:val="3037B910"/>
    <w:rsid w:val="303C29B3"/>
    <w:rsid w:val="303C6749"/>
    <w:rsid w:val="303E9957"/>
    <w:rsid w:val="304196D9"/>
    <w:rsid w:val="3048BD80"/>
    <w:rsid w:val="304B136F"/>
    <w:rsid w:val="304CFA27"/>
    <w:rsid w:val="304E7825"/>
    <w:rsid w:val="304EB033"/>
    <w:rsid w:val="30507F5C"/>
    <w:rsid w:val="3051A000"/>
    <w:rsid w:val="3052E984"/>
    <w:rsid w:val="30530B0F"/>
    <w:rsid w:val="3053590A"/>
    <w:rsid w:val="30539CF1"/>
    <w:rsid w:val="3054A90D"/>
    <w:rsid w:val="305616FB"/>
    <w:rsid w:val="3057A1EF"/>
    <w:rsid w:val="3059F03D"/>
    <w:rsid w:val="305A21B9"/>
    <w:rsid w:val="305C8604"/>
    <w:rsid w:val="305FE2D6"/>
    <w:rsid w:val="3061B937"/>
    <w:rsid w:val="306678C5"/>
    <w:rsid w:val="3069118C"/>
    <w:rsid w:val="3069F849"/>
    <w:rsid w:val="306ABBC8"/>
    <w:rsid w:val="306AF99E"/>
    <w:rsid w:val="306E4439"/>
    <w:rsid w:val="30700CD5"/>
    <w:rsid w:val="3072058B"/>
    <w:rsid w:val="30758D5D"/>
    <w:rsid w:val="3077816C"/>
    <w:rsid w:val="30796773"/>
    <w:rsid w:val="307B83CA"/>
    <w:rsid w:val="307C25F5"/>
    <w:rsid w:val="307CB7B7"/>
    <w:rsid w:val="307DF373"/>
    <w:rsid w:val="307EBCFB"/>
    <w:rsid w:val="307FBE88"/>
    <w:rsid w:val="30833FC9"/>
    <w:rsid w:val="30838CB1"/>
    <w:rsid w:val="3084B326"/>
    <w:rsid w:val="30853B15"/>
    <w:rsid w:val="3088520E"/>
    <w:rsid w:val="308A1CAE"/>
    <w:rsid w:val="308B82E8"/>
    <w:rsid w:val="308DE640"/>
    <w:rsid w:val="308E5561"/>
    <w:rsid w:val="30900CD9"/>
    <w:rsid w:val="309C09AD"/>
    <w:rsid w:val="309C8BC3"/>
    <w:rsid w:val="309E869C"/>
    <w:rsid w:val="309E9EAB"/>
    <w:rsid w:val="309F5307"/>
    <w:rsid w:val="30A14321"/>
    <w:rsid w:val="30A1466D"/>
    <w:rsid w:val="30A2FAF2"/>
    <w:rsid w:val="30A3512C"/>
    <w:rsid w:val="30A4BA02"/>
    <w:rsid w:val="30A573E2"/>
    <w:rsid w:val="30A994CD"/>
    <w:rsid w:val="30AA7462"/>
    <w:rsid w:val="30ACE039"/>
    <w:rsid w:val="30B00181"/>
    <w:rsid w:val="30B02ABF"/>
    <w:rsid w:val="30B21B6C"/>
    <w:rsid w:val="30B3DA5C"/>
    <w:rsid w:val="30B74BA8"/>
    <w:rsid w:val="30B87FB6"/>
    <w:rsid w:val="30B8CAAD"/>
    <w:rsid w:val="30B9A450"/>
    <w:rsid w:val="30B9BD43"/>
    <w:rsid w:val="30BB4BE1"/>
    <w:rsid w:val="30BCCBC0"/>
    <w:rsid w:val="30C11287"/>
    <w:rsid w:val="30C1D81A"/>
    <w:rsid w:val="30C23BFB"/>
    <w:rsid w:val="30C8A556"/>
    <w:rsid w:val="30C9292F"/>
    <w:rsid w:val="30CB88C3"/>
    <w:rsid w:val="30CDC947"/>
    <w:rsid w:val="30CE0800"/>
    <w:rsid w:val="30CE3B6A"/>
    <w:rsid w:val="30CEB564"/>
    <w:rsid w:val="30CED1F0"/>
    <w:rsid w:val="30CEE890"/>
    <w:rsid w:val="30D20ACB"/>
    <w:rsid w:val="30D45626"/>
    <w:rsid w:val="30D4F09B"/>
    <w:rsid w:val="30D5C560"/>
    <w:rsid w:val="30D5C930"/>
    <w:rsid w:val="30D605E2"/>
    <w:rsid w:val="30D6F296"/>
    <w:rsid w:val="30D77907"/>
    <w:rsid w:val="30D88CCB"/>
    <w:rsid w:val="30DB1EFC"/>
    <w:rsid w:val="30DF48C6"/>
    <w:rsid w:val="30E05F8B"/>
    <w:rsid w:val="30E7751C"/>
    <w:rsid w:val="30E8E71A"/>
    <w:rsid w:val="30E926D9"/>
    <w:rsid w:val="30EA0D45"/>
    <w:rsid w:val="30ECBC2D"/>
    <w:rsid w:val="30ED1964"/>
    <w:rsid w:val="30EE30BD"/>
    <w:rsid w:val="30F5A1DF"/>
    <w:rsid w:val="30F6172E"/>
    <w:rsid w:val="30F64C6E"/>
    <w:rsid w:val="30F9696E"/>
    <w:rsid w:val="30FBC9CA"/>
    <w:rsid w:val="30FE503F"/>
    <w:rsid w:val="30FEC713"/>
    <w:rsid w:val="31004E5F"/>
    <w:rsid w:val="31037725"/>
    <w:rsid w:val="310425D5"/>
    <w:rsid w:val="31050F76"/>
    <w:rsid w:val="31051D44"/>
    <w:rsid w:val="31074114"/>
    <w:rsid w:val="3108E710"/>
    <w:rsid w:val="31092207"/>
    <w:rsid w:val="3109B1D6"/>
    <w:rsid w:val="3109F7FD"/>
    <w:rsid w:val="310A730A"/>
    <w:rsid w:val="310A919A"/>
    <w:rsid w:val="310D998A"/>
    <w:rsid w:val="310E4506"/>
    <w:rsid w:val="3111E73E"/>
    <w:rsid w:val="31128284"/>
    <w:rsid w:val="3112F00E"/>
    <w:rsid w:val="311365B2"/>
    <w:rsid w:val="3113B0D7"/>
    <w:rsid w:val="3114B6C4"/>
    <w:rsid w:val="3115ADA1"/>
    <w:rsid w:val="31165EB4"/>
    <w:rsid w:val="3119BD7D"/>
    <w:rsid w:val="3119D720"/>
    <w:rsid w:val="311E74A2"/>
    <w:rsid w:val="311EC568"/>
    <w:rsid w:val="3120AA4A"/>
    <w:rsid w:val="3124589E"/>
    <w:rsid w:val="31253A27"/>
    <w:rsid w:val="312542A1"/>
    <w:rsid w:val="3126CE41"/>
    <w:rsid w:val="31283091"/>
    <w:rsid w:val="31294195"/>
    <w:rsid w:val="312B00C1"/>
    <w:rsid w:val="312B54F7"/>
    <w:rsid w:val="312E4BA8"/>
    <w:rsid w:val="312E8FDF"/>
    <w:rsid w:val="3130005C"/>
    <w:rsid w:val="3130815A"/>
    <w:rsid w:val="3130AB09"/>
    <w:rsid w:val="31314545"/>
    <w:rsid w:val="31319586"/>
    <w:rsid w:val="3131C6ED"/>
    <w:rsid w:val="31322DB7"/>
    <w:rsid w:val="3132746D"/>
    <w:rsid w:val="3134E293"/>
    <w:rsid w:val="31350EEB"/>
    <w:rsid w:val="31359892"/>
    <w:rsid w:val="31377A40"/>
    <w:rsid w:val="3139828A"/>
    <w:rsid w:val="313A3761"/>
    <w:rsid w:val="313A94C2"/>
    <w:rsid w:val="313AC41A"/>
    <w:rsid w:val="313B00D4"/>
    <w:rsid w:val="313B697C"/>
    <w:rsid w:val="313BA5AD"/>
    <w:rsid w:val="313D179D"/>
    <w:rsid w:val="313D60C5"/>
    <w:rsid w:val="313E278A"/>
    <w:rsid w:val="313F9DF6"/>
    <w:rsid w:val="3140A567"/>
    <w:rsid w:val="314153D6"/>
    <w:rsid w:val="3143F326"/>
    <w:rsid w:val="3144F674"/>
    <w:rsid w:val="314B0463"/>
    <w:rsid w:val="314B9730"/>
    <w:rsid w:val="314BE5B2"/>
    <w:rsid w:val="314FAE1E"/>
    <w:rsid w:val="3150B537"/>
    <w:rsid w:val="31513100"/>
    <w:rsid w:val="31555E07"/>
    <w:rsid w:val="3156DF43"/>
    <w:rsid w:val="315912AB"/>
    <w:rsid w:val="31594774"/>
    <w:rsid w:val="315A768B"/>
    <w:rsid w:val="315B482C"/>
    <w:rsid w:val="315C98AB"/>
    <w:rsid w:val="315CDBBF"/>
    <w:rsid w:val="315DF4BC"/>
    <w:rsid w:val="315E99F9"/>
    <w:rsid w:val="3160ACA7"/>
    <w:rsid w:val="3160D95D"/>
    <w:rsid w:val="31612AFD"/>
    <w:rsid w:val="3161EBA8"/>
    <w:rsid w:val="3164EBCC"/>
    <w:rsid w:val="31659D1A"/>
    <w:rsid w:val="316A1BC6"/>
    <w:rsid w:val="316A657B"/>
    <w:rsid w:val="316BD54C"/>
    <w:rsid w:val="316E6779"/>
    <w:rsid w:val="316EF670"/>
    <w:rsid w:val="316FD5EC"/>
    <w:rsid w:val="31738AAD"/>
    <w:rsid w:val="31741392"/>
    <w:rsid w:val="317441F0"/>
    <w:rsid w:val="3175A9CD"/>
    <w:rsid w:val="317711A8"/>
    <w:rsid w:val="3177C00F"/>
    <w:rsid w:val="3177C763"/>
    <w:rsid w:val="31794EAE"/>
    <w:rsid w:val="317AD4C8"/>
    <w:rsid w:val="317B9F2D"/>
    <w:rsid w:val="317C1A85"/>
    <w:rsid w:val="317D3D72"/>
    <w:rsid w:val="317D51E7"/>
    <w:rsid w:val="317D9861"/>
    <w:rsid w:val="317DBED8"/>
    <w:rsid w:val="317F8C1C"/>
    <w:rsid w:val="317FA1C6"/>
    <w:rsid w:val="3180CBCE"/>
    <w:rsid w:val="31833298"/>
    <w:rsid w:val="318491B8"/>
    <w:rsid w:val="31856068"/>
    <w:rsid w:val="318976E7"/>
    <w:rsid w:val="31906F51"/>
    <w:rsid w:val="3190BACA"/>
    <w:rsid w:val="31930A89"/>
    <w:rsid w:val="31975BCB"/>
    <w:rsid w:val="3197C939"/>
    <w:rsid w:val="3198C3E1"/>
    <w:rsid w:val="31996B43"/>
    <w:rsid w:val="3199CACC"/>
    <w:rsid w:val="319A9571"/>
    <w:rsid w:val="319C8308"/>
    <w:rsid w:val="319D2B6F"/>
    <w:rsid w:val="319D32C6"/>
    <w:rsid w:val="319DDE2D"/>
    <w:rsid w:val="319E1AC6"/>
    <w:rsid w:val="31A05121"/>
    <w:rsid w:val="31A141B9"/>
    <w:rsid w:val="31A28675"/>
    <w:rsid w:val="31A39224"/>
    <w:rsid w:val="31A4F1E4"/>
    <w:rsid w:val="31A59DD1"/>
    <w:rsid w:val="31A6F495"/>
    <w:rsid w:val="31A76392"/>
    <w:rsid w:val="31A98734"/>
    <w:rsid w:val="31AC889B"/>
    <w:rsid w:val="31AD2238"/>
    <w:rsid w:val="31ADB30F"/>
    <w:rsid w:val="31AE1D9D"/>
    <w:rsid w:val="31AF1DA0"/>
    <w:rsid w:val="31B28B9B"/>
    <w:rsid w:val="31B47B57"/>
    <w:rsid w:val="31B4DA55"/>
    <w:rsid w:val="31B531B1"/>
    <w:rsid w:val="31B5A52D"/>
    <w:rsid w:val="31B782EF"/>
    <w:rsid w:val="31B8282A"/>
    <w:rsid w:val="31BA9E05"/>
    <w:rsid w:val="31BC5E7D"/>
    <w:rsid w:val="31BEAD02"/>
    <w:rsid w:val="31C4815B"/>
    <w:rsid w:val="31C7491B"/>
    <w:rsid w:val="31C9FA3D"/>
    <w:rsid w:val="31CDADD6"/>
    <w:rsid w:val="31CE0C3F"/>
    <w:rsid w:val="31CE307F"/>
    <w:rsid w:val="31CED386"/>
    <w:rsid w:val="31D09CFB"/>
    <w:rsid w:val="31D14A35"/>
    <w:rsid w:val="31D1BC9B"/>
    <w:rsid w:val="31D3FD11"/>
    <w:rsid w:val="31D454BA"/>
    <w:rsid w:val="31D52D9B"/>
    <w:rsid w:val="31D695D2"/>
    <w:rsid w:val="31D8C96A"/>
    <w:rsid w:val="31D9DB5D"/>
    <w:rsid w:val="31DC1A3D"/>
    <w:rsid w:val="31DE96CE"/>
    <w:rsid w:val="31DF03F6"/>
    <w:rsid w:val="31DF1DA5"/>
    <w:rsid w:val="31E07ED1"/>
    <w:rsid w:val="31E1B34A"/>
    <w:rsid w:val="31E1B6A8"/>
    <w:rsid w:val="31E2AA2C"/>
    <w:rsid w:val="31E34150"/>
    <w:rsid w:val="31E417A6"/>
    <w:rsid w:val="31E41915"/>
    <w:rsid w:val="31E6527E"/>
    <w:rsid w:val="31E8158A"/>
    <w:rsid w:val="31E92C57"/>
    <w:rsid w:val="31E935BB"/>
    <w:rsid w:val="31EBA4F4"/>
    <w:rsid w:val="31EBF3BF"/>
    <w:rsid w:val="31ECFA18"/>
    <w:rsid w:val="31EE02D6"/>
    <w:rsid w:val="31EEE09A"/>
    <w:rsid w:val="31EF3D80"/>
    <w:rsid w:val="31F27CDE"/>
    <w:rsid w:val="31F331CE"/>
    <w:rsid w:val="31F58701"/>
    <w:rsid w:val="31F7DBBD"/>
    <w:rsid w:val="31F8027A"/>
    <w:rsid w:val="31FAF664"/>
    <w:rsid w:val="31FB3108"/>
    <w:rsid w:val="31FC1A74"/>
    <w:rsid w:val="31FCDBD8"/>
    <w:rsid w:val="31FFA9BB"/>
    <w:rsid w:val="31FFC807"/>
    <w:rsid w:val="3202C384"/>
    <w:rsid w:val="32031B59"/>
    <w:rsid w:val="32035F0B"/>
    <w:rsid w:val="32036ACE"/>
    <w:rsid w:val="3205FB3E"/>
    <w:rsid w:val="3206DE77"/>
    <w:rsid w:val="3206E908"/>
    <w:rsid w:val="320700B7"/>
    <w:rsid w:val="320B48D6"/>
    <w:rsid w:val="320BEA57"/>
    <w:rsid w:val="320C346F"/>
    <w:rsid w:val="320CB270"/>
    <w:rsid w:val="320FFD26"/>
    <w:rsid w:val="32107AC2"/>
    <w:rsid w:val="32119BCC"/>
    <w:rsid w:val="32126406"/>
    <w:rsid w:val="32141A94"/>
    <w:rsid w:val="321466E5"/>
    <w:rsid w:val="3216ACF2"/>
    <w:rsid w:val="3217ECCF"/>
    <w:rsid w:val="321818BA"/>
    <w:rsid w:val="32190DCD"/>
    <w:rsid w:val="321CD97F"/>
    <w:rsid w:val="321D752A"/>
    <w:rsid w:val="321E2BEF"/>
    <w:rsid w:val="321F94B1"/>
    <w:rsid w:val="32203248"/>
    <w:rsid w:val="322091EC"/>
    <w:rsid w:val="3220BA11"/>
    <w:rsid w:val="3221B1FE"/>
    <w:rsid w:val="32240F4C"/>
    <w:rsid w:val="3226B746"/>
    <w:rsid w:val="322803D7"/>
    <w:rsid w:val="3229099E"/>
    <w:rsid w:val="322BA3A2"/>
    <w:rsid w:val="322D1F84"/>
    <w:rsid w:val="322DF5F0"/>
    <w:rsid w:val="322E97BA"/>
    <w:rsid w:val="323011B0"/>
    <w:rsid w:val="32320B6A"/>
    <w:rsid w:val="323386B9"/>
    <w:rsid w:val="3233BFC1"/>
    <w:rsid w:val="32389006"/>
    <w:rsid w:val="3239746E"/>
    <w:rsid w:val="323B78E2"/>
    <w:rsid w:val="323C7201"/>
    <w:rsid w:val="323D50C4"/>
    <w:rsid w:val="323EBC15"/>
    <w:rsid w:val="323F2AE2"/>
    <w:rsid w:val="323F6779"/>
    <w:rsid w:val="324004D4"/>
    <w:rsid w:val="32416426"/>
    <w:rsid w:val="3241E169"/>
    <w:rsid w:val="3241E378"/>
    <w:rsid w:val="32420B51"/>
    <w:rsid w:val="32425757"/>
    <w:rsid w:val="32431F05"/>
    <w:rsid w:val="324491DB"/>
    <w:rsid w:val="324502F8"/>
    <w:rsid w:val="32452786"/>
    <w:rsid w:val="324608AE"/>
    <w:rsid w:val="32468A6C"/>
    <w:rsid w:val="32481AD1"/>
    <w:rsid w:val="324A9E0F"/>
    <w:rsid w:val="324AADAF"/>
    <w:rsid w:val="324CED19"/>
    <w:rsid w:val="324ED1C4"/>
    <w:rsid w:val="32513406"/>
    <w:rsid w:val="325562C7"/>
    <w:rsid w:val="3255E319"/>
    <w:rsid w:val="32580402"/>
    <w:rsid w:val="32580C5D"/>
    <w:rsid w:val="32585CA3"/>
    <w:rsid w:val="325C694E"/>
    <w:rsid w:val="325CD5F2"/>
    <w:rsid w:val="325E188C"/>
    <w:rsid w:val="325EB9D0"/>
    <w:rsid w:val="32610F0C"/>
    <w:rsid w:val="32618E92"/>
    <w:rsid w:val="3263BFC1"/>
    <w:rsid w:val="3263C8A1"/>
    <w:rsid w:val="32643552"/>
    <w:rsid w:val="3267B7DE"/>
    <w:rsid w:val="3267D374"/>
    <w:rsid w:val="326AC15B"/>
    <w:rsid w:val="326CD89C"/>
    <w:rsid w:val="326E0527"/>
    <w:rsid w:val="326EB075"/>
    <w:rsid w:val="326F12BB"/>
    <w:rsid w:val="326F6E4F"/>
    <w:rsid w:val="326FC3F5"/>
    <w:rsid w:val="326FECB7"/>
    <w:rsid w:val="326FF432"/>
    <w:rsid w:val="32716DA8"/>
    <w:rsid w:val="3276A7D1"/>
    <w:rsid w:val="3278C5A7"/>
    <w:rsid w:val="3279D22E"/>
    <w:rsid w:val="327C5D12"/>
    <w:rsid w:val="327FA85D"/>
    <w:rsid w:val="3280B110"/>
    <w:rsid w:val="3281AA88"/>
    <w:rsid w:val="3282363E"/>
    <w:rsid w:val="32843CEE"/>
    <w:rsid w:val="3285857E"/>
    <w:rsid w:val="328A78E6"/>
    <w:rsid w:val="328AB3B2"/>
    <w:rsid w:val="328C14B9"/>
    <w:rsid w:val="328C8A5B"/>
    <w:rsid w:val="328D0859"/>
    <w:rsid w:val="328D088F"/>
    <w:rsid w:val="328EADAF"/>
    <w:rsid w:val="328ECCEA"/>
    <w:rsid w:val="328F455F"/>
    <w:rsid w:val="3293BB89"/>
    <w:rsid w:val="32948495"/>
    <w:rsid w:val="32954330"/>
    <w:rsid w:val="32956920"/>
    <w:rsid w:val="3295C514"/>
    <w:rsid w:val="32962C05"/>
    <w:rsid w:val="329652DB"/>
    <w:rsid w:val="3299267E"/>
    <w:rsid w:val="3299D4B0"/>
    <w:rsid w:val="329B1E92"/>
    <w:rsid w:val="329C0E02"/>
    <w:rsid w:val="32A00F88"/>
    <w:rsid w:val="32A0DC8D"/>
    <w:rsid w:val="32A2DA1B"/>
    <w:rsid w:val="32A3EAC3"/>
    <w:rsid w:val="32A4133D"/>
    <w:rsid w:val="32A56A7A"/>
    <w:rsid w:val="32A586C0"/>
    <w:rsid w:val="32A58DC0"/>
    <w:rsid w:val="32A66A98"/>
    <w:rsid w:val="32A6C03D"/>
    <w:rsid w:val="32A8245A"/>
    <w:rsid w:val="32A9A46B"/>
    <w:rsid w:val="32AA0AAE"/>
    <w:rsid w:val="32ABAA96"/>
    <w:rsid w:val="32ABDC27"/>
    <w:rsid w:val="32ABFBCB"/>
    <w:rsid w:val="32B39AD0"/>
    <w:rsid w:val="32B40826"/>
    <w:rsid w:val="32B48F56"/>
    <w:rsid w:val="32B6CAD2"/>
    <w:rsid w:val="32B7B19A"/>
    <w:rsid w:val="32B85201"/>
    <w:rsid w:val="32B859E1"/>
    <w:rsid w:val="32B950C6"/>
    <w:rsid w:val="32B9D217"/>
    <w:rsid w:val="32BB15C9"/>
    <w:rsid w:val="32BDF5AE"/>
    <w:rsid w:val="32C0CE1C"/>
    <w:rsid w:val="32C0FD8D"/>
    <w:rsid w:val="32C1A5C5"/>
    <w:rsid w:val="32C2B6B3"/>
    <w:rsid w:val="32C3F884"/>
    <w:rsid w:val="32C49CE2"/>
    <w:rsid w:val="32C6DE6E"/>
    <w:rsid w:val="32C8634E"/>
    <w:rsid w:val="32C87ADB"/>
    <w:rsid w:val="32CACC5C"/>
    <w:rsid w:val="32CB6BBB"/>
    <w:rsid w:val="32CBDB18"/>
    <w:rsid w:val="32CD2E3E"/>
    <w:rsid w:val="32CE7462"/>
    <w:rsid w:val="32D0166E"/>
    <w:rsid w:val="32D11054"/>
    <w:rsid w:val="32D23007"/>
    <w:rsid w:val="32D2BC5C"/>
    <w:rsid w:val="32D3A869"/>
    <w:rsid w:val="32D45D94"/>
    <w:rsid w:val="32D53C4F"/>
    <w:rsid w:val="32D584A8"/>
    <w:rsid w:val="32D5C2BA"/>
    <w:rsid w:val="32D673C7"/>
    <w:rsid w:val="32D69165"/>
    <w:rsid w:val="32D91290"/>
    <w:rsid w:val="32D93948"/>
    <w:rsid w:val="32DA9104"/>
    <w:rsid w:val="32DB4511"/>
    <w:rsid w:val="32DCCC32"/>
    <w:rsid w:val="32DEC4E9"/>
    <w:rsid w:val="32DF6E78"/>
    <w:rsid w:val="32E4D269"/>
    <w:rsid w:val="32E91505"/>
    <w:rsid w:val="32E99F6E"/>
    <w:rsid w:val="32EA6533"/>
    <w:rsid w:val="32EB4914"/>
    <w:rsid w:val="32EBAC15"/>
    <w:rsid w:val="32EC3C29"/>
    <w:rsid w:val="32ED03A8"/>
    <w:rsid w:val="32EF5E04"/>
    <w:rsid w:val="32F1537C"/>
    <w:rsid w:val="32F3A0F6"/>
    <w:rsid w:val="32F41859"/>
    <w:rsid w:val="32F48B9A"/>
    <w:rsid w:val="32F5A9C4"/>
    <w:rsid w:val="32F5CB2D"/>
    <w:rsid w:val="32F5E6B6"/>
    <w:rsid w:val="32F65B40"/>
    <w:rsid w:val="32FFB225"/>
    <w:rsid w:val="3300887E"/>
    <w:rsid w:val="330161AB"/>
    <w:rsid w:val="3305A830"/>
    <w:rsid w:val="3305E941"/>
    <w:rsid w:val="33075C35"/>
    <w:rsid w:val="330999E4"/>
    <w:rsid w:val="3309B125"/>
    <w:rsid w:val="330B2F8C"/>
    <w:rsid w:val="330BB850"/>
    <w:rsid w:val="330D8268"/>
    <w:rsid w:val="33105D38"/>
    <w:rsid w:val="3310B340"/>
    <w:rsid w:val="33115DDA"/>
    <w:rsid w:val="3312A0BA"/>
    <w:rsid w:val="33145C57"/>
    <w:rsid w:val="33149DA8"/>
    <w:rsid w:val="3315811C"/>
    <w:rsid w:val="3316E3EC"/>
    <w:rsid w:val="3317BE68"/>
    <w:rsid w:val="3318C544"/>
    <w:rsid w:val="331C5FFF"/>
    <w:rsid w:val="331C9773"/>
    <w:rsid w:val="33208D0C"/>
    <w:rsid w:val="3321449E"/>
    <w:rsid w:val="3327E0AB"/>
    <w:rsid w:val="3328380C"/>
    <w:rsid w:val="3329B55A"/>
    <w:rsid w:val="3329D8F4"/>
    <w:rsid w:val="332ACB47"/>
    <w:rsid w:val="332AD2DA"/>
    <w:rsid w:val="332C4BC8"/>
    <w:rsid w:val="332C9B13"/>
    <w:rsid w:val="332DE024"/>
    <w:rsid w:val="33320E53"/>
    <w:rsid w:val="33324911"/>
    <w:rsid w:val="33331F21"/>
    <w:rsid w:val="333389C6"/>
    <w:rsid w:val="3333BA37"/>
    <w:rsid w:val="3334A8A4"/>
    <w:rsid w:val="333568B9"/>
    <w:rsid w:val="33374341"/>
    <w:rsid w:val="333869F8"/>
    <w:rsid w:val="333A4961"/>
    <w:rsid w:val="333AC5B7"/>
    <w:rsid w:val="333CE82A"/>
    <w:rsid w:val="333E0EEF"/>
    <w:rsid w:val="333E9FBE"/>
    <w:rsid w:val="333ED64C"/>
    <w:rsid w:val="333F93C7"/>
    <w:rsid w:val="333FFD60"/>
    <w:rsid w:val="334098A2"/>
    <w:rsid w:val="334603C1"/>
    <w:rsid w:val="334792A2"/>
    <w:rsid w:val="33479C9D"/>
    <w:rsid w:val="33483CB9"/>
    <w:rsid w:val="33487367"/>
    <w:rsid w:val="334A5DA8"/>
    <w:rsid w:val="334A6C43"/>
    <w:rsid w:val="334BBAE7"/>
    <w:rsid w:val="334C1D34"/>
    <w:rsid w:val="334DBCB2"/>
    <w:rsid w:val="334EF7CF"/>
    <w:rsid w:val="335115F0"/>
    <w:rsid w:val="33536D83"/>
    <w:rsid w:val="3354D758"/>
    <w:rsid w:val="3358489D"/>
    <w:rsid w:val="335965AE"/>
    <w:rsid w:val="335A19E0"/>
    <w:rsid w:val="335B2FBD"/>
    <w:rsid w:val="335E4629"/>
    <w:rsid w:val="335F491A"/>
    <w:rsid w:val="335F7FBA"/>
    <w:rsid w:val="3360B209"/>
    <w:rsid w:val="33611C85"/>
    <w:rsid w:val="3364D0FF"/>
    <w:rsid w:val="336538DB"/>
    <w:rsid w:val="33668A10"/>
    <w:rsid w:val="3368EF0A"/>
    <w:rsid w:val="336A1D8A"/>
    <w:rsid w:val="336C345D"/>
    <w:rsid w:val="336CD938"/>
    <w:rsid w:val="336D1A96"/>
    <w:rsid w:val="336EDE74"/>
    <w:rsid w:val="336F86F1"/>
    <w:rsid w:val="33706132"/>
    <w:rsid w:val="3372B36C"/>
    <w:rsid w:val="337583A0"/>
    <w:rsid w:val="3376256B"/>
    <w:rsid w:val="33768042"/>
    <w:rsid w:val="33769769"/>
    <w:rsid w:val="3378ACFF"/>
    <w:rsid w:val="33793E65"/>
    <w:rsid w:val="337C446F"/>
    <w:rsid w:val="337E39A9"/>
    <w:rsid w:val="337F008D"/>
    <w:rsid w:val="33801665"/>
    <w:rsid w:val="338314B4"/>
    <w:rsid w:val="33837A46"/>
    <w:rsid w:val="33843783"/>
    <w:rsid w:val="338457C5"/>
    <w:rsid w:val="3385E734"/>
    <w:rsid w:val="33872CDF"/>
    <w:rsid w:val="338C2D3B"/>
    <w:rsid w:val="338C66E2"/>
    <w:rsid w:val="33924890"/>
    <w:rsid w:val="339276EC"/>
    <w:rsid w:val="3392AFE2"/>
    <w:rsid w:val="3393FA11"/>
    <w:rsid w:val="339687A6"/>
    <w:rsid w:val="3399AB8E"/>
    <w:rsid w:val="3399EBA0"/>
    <w:rsid w:val="339A1BBD"/>
    <w:rsid w:val="339DF082"/>
    <w:rsid w:val="339E6680"/>
    <w:rsid w:val="339F2E54"/>
    <w:rsid w:val="33A039DB"/>
    <w:rsid w:val="33A30D61"/>
    <w:rsid w:val="33A34BD5"/>
    <w:rsid w:val="33A42FB2"/>
    <w:rsid w:val="33A58C98"/>
    <w:rsid w:val="33A5DEC3"/>
    <w:rsid w:val="33A659A5"/>
    <w:rsid w:val="33A9F95C"/>
    <w:rsid w:val="33AC75D5"/>
    <w:rsid w:val="33ADD229"/>
    <w:rsid w:val="33ADDBC0"/>
    <w:rsid w:val="33B1571C"/>
    <w:rsid w:val="33B27F21"/>
    <w:rsid w:val="33B93E26"/>
    <w:rsid w:val="33BFE99B"/>
    <w:rsid w:val="33C1A578"/>
    <w:rsid w:val="33C5EFA1"/>
    <w:rsid w:val="33C8F301"/>
    <w:rsid w:val="33C9F0F2"/>
    <w:rsid w:val="33CC56C8"/>
    <w:rsid w:val="33CD0293"/>
    <w:rsid w:val="33CE13C1"/>
    <w:rsid w:val="33D0761C"/>
    <w:rsid w:val="33D07655"/>
    <w:rsid w:val="33D1B758"/>
    <w:rsid w:val="33D33743"/>
    <w:rsid w:val="33D4A6EA"/>
    <w:rsid w:val="33D72F36"/>
    <w:rsid w:val="33D892CC"/>
    <w:rsid w:val="33D8D6C8"/>
    <w:rsid w:val="33D8F75D"/>
    <w:rsid w:val="33DC36B2"/>
    <w:rsid w:val="33DC4563"/>
    <w:rsid w:val="33DEFB44"/>
    <w:rsid w:val="33DF3A7B"/>
    <w:rsid w:val="33DF4732"/>
    <w:rsid w:val="33E00D3E"/>
    <w:rsid w:val="33E2533A"/>
    <w:rsid w:val="33E26E7C"/>
    <w:rsid w:val="33E38222"/>
    <w:rsid w:val="33E3B218"/>
    <w:rsid w:val="33E665E1"/>
    <w:rsid w:val="33E6A134"/>
    <w:rsid w:val="33E71C7E"/>
    <w:rsid w:val="33EA5E02"/>
    <w:rsid w:val="33EB244A"/>
    <w:rsid w:val="33ED47EC"/>
    <w:rsid w:val="33F13127"/>
    <w:rsid w:val="33F13E99"/>
    <w:rsid w:val="33F259E6"/>
    <w:rsid w:val="33F85C64"/>
    <w:rsid w:val="33F8B44C"/>
    <w:rsid w:val="33FA151A"/>
    <w:rsid w:val="33FA77FA"/>
    <w:rsid w:val="33FB0388"/>
    <w:rsid w:val="33FC9E2E"/>
    <w:rsid w:val="33FE606B"/>
    <w:rsid w:val="33FFC808"/>
    <w:rsid w:val="3400330E"/>
    <w:rsid w:val="3401FAB2"/>
    <w:rsid w:val="34042655"/>
    <w:rsid w:val="340511DF"/>
    <w:rsid w:val="3405E010"/>
    <w:rsid w:val="34064A90"/>
    <w:rsid w:val="3407779A"/>
    <w:rsid w:val="3408B81A"/>
    <w:rsid w:val="34091241"/>
    <w:rsid w:val="340A58A3"/>
    <w:rsid w:val="340AE245"/>
    <w:rsid w:val="340B26D1"/>
    <w:rsid w:val="340E785B"/>
    <w:rsid w:val="340E883C"/>
    <w:rsid w:val="340F55A1"/>
    <w:rsid w:val="341037E2"/>
    <w:rsid w:val="34115FE6"/>
    <w:rsid w:val="3413839F"/>
    <w:rsid w:val="34159091"/>
    <w:rsid w:val="3417B931"/>
    <w:rsid w:val="341866A3"/>
    <w:rsid w:val="34195177"/>
    <w:rsid w:val="341C744C"/>
    <w:rsid w:val="341EF109"/>
    <w:rsid w:val="3422CD6C"/>
    <w:rsid w:val="34268FDC"/>
    <w:rsid w:val="3426F9D6"/>
    <w:rsid w:val="342B8A1A"/>
    <w:rsid w:val="342E00C1"/>
    <w:rsid w:val="342E72C9"/>
    <w:rsid w:val="342EBC09"/>
    <w:rsid w:val="342F26F4"/>
    <w:rsid w:val="342F4713"/>
    <w:rsid w:val="3430D824"/>
    <w:rsid w:val="34315078"/>
    <w:rsid w:val="3432A2F9"/>
    <w:rsid w:val="343318E1"/>
    <w:rsid w:val="34333BF5"/>
    <w:rsid w:val="343505B2"/>
    <w:rsid w:val="3435CED3"/>
    <w:rsid w:val="34398874"/>
    <w:rsid w:val="343B0EE7"/>
    <w:rsid w:val="343D69BC"/>
    <w:rsid w:val="343EE255"/>
    <w:rsid w:val="343F81AE"/>
    <w:rsid w:val="3442977D"/>
    <w:rsid w:val="34454A4B"/>
    <w:rsid w:val="3446D512"/>
    <w:rsid w:val="3447FB2C"/>
    <w:rsid w:val="34495A05"/>
    <w:rsid w:val="344A253B"/>
    <w:rsid w:val="344A7E47"/>
    <w:rsid w:val="344A85D5"/>
    <w:rsid w:val="344C23F4"/>
    <w:rsid w:val="344CCB8B"/>
    <w:rsid w:val="344D540D"/>
    <w:rsid w:val="344E76CD"/>
    <w:rsid w:val="344ECE25"/>
    <w:rsid w:val="344FA1CC"/>
    <w:rsid w:val="3450E851"/>
    <w:rsid w:val="34517193"/>
    <w:rsid w:val="345183A9"/>
    <w:rsid w:val="3451FDC8"/>
    <w:rsid w:val="34536848"/>
    <w:rsid w:val="34560542"/>
    <w:rsid w:val="34598E90"/>
    <w:rsid w:val="345A9C3F"/>
    <w:rsid w:val="345B3E4B"/>
    <w:rsid w:val="345DD8B0"/>
    <w:rsid w:val="345DF149"/>
    <w:rsid w:val="345F76CE"/>
    <w:rsid w:val="34607F2B"/>
    <w:rsid w:val="3460B5AB"/>
    <w:rsid w:val="34611B74"/>
    <w:rsid w:val="34634D2B"/>
    <w:rsid w:val="34640467"/>
    <w:rsid w:val="346447C2"/>
    <w:rsid w:val="346488BF"/>
    <w:rsid w:val="3465A4AC"/>
    <w:rsid w:val="3468AD48"/>
    <w:rsid w:val="346AD872"/>
    <w:rsid w:val="346BB146"/>
    <w:rsid w:val="346BB611"/>
    <w:rsid w:val="346D33A5"/>
    <w:rsid w:val="3471F011"/>
    <w:rsid w:val="347231FF"/>
    <w:rsid w:val="34728394"/>
    <w:rsid w:val="3473ACB1"/>
    <w:rsid w:val="347548CB"/>
    <w:rsid w:val="3475B775"/>
    <w:rsid w:val="34785CFC"/>
    <w:rsid w:val="347911BD"/>
    <w:rsid w:val="3479302F"/>
    <w:rsid w:val="347CC4D9"/>
    <w:rsid w:val="347D9ABD"/>
    <w:rsid w:val="347FFEE7"/>
    <w:rsid w:val="3480028F"/>
    <w:rsid w:val="3484600D"/>
    <w:rsid w:val="34869A12"/>
    <w:rsid w:val="3486ABC0"/>
    <w:rsid w:val="34874E87"/>
    <w:rsid w:val="348A7BC1"/>
    <w:rsid w:val="348BA71A"/>
    <w:rsid w:val="348F34AA"/>
    <w:rsid w:val="34914843"/>
    <w:rsid w:val="349447DE"/>
    <w:rsid w:val="34985775"/>
    <w:rsid w:val="349D06D1"/>
    <w:rsid w:val="349D3537"/>
    <w:rsid w:val="349E6ED7"/>
    <w:rsid w:val="34A01A52"/>
    <w:rsid w:val="34A0A487"/>
    <w:rsid w:val="34A25DBA"/>
    <w:rsid w:val="34A31D4E"/>
    <w:rsid w:val="34A37063"/>
    <w:rsid w:val="34A3C383"/>
    <w:rsid w:val="34A46C22"/>
    <w:rsid w:val="34A57113"/>
    <w:rsid w:val="34A5EFBB"/>
    <w:rsid w:val="34A76A4C"/>
    <w:rsid w:val="34A85245"/>
    <w:rsid w:val="34A9E7B3"/>
    <w:rsid w:val="34AF0042"/>
    <w:rsid w:val="34AF5874"/>
    <w:rsid w:val="34AF7451"/>
    <w:rsid w:val="34AFFF43"/>
    <w:rsid w:val="34B4C26A"/>
    <w:rsid w:val="34B5EEA8"/>
    <w:rsid w:val="34B93E5F"/>
    <w:rsid w:val="34B9D509"/>
    <w:rsid w:val="34BA36D6"/>
    <w:rsid w:val="34BDBB10"/>
    <w:rsid w:val="34BDDC7A"/>
    <w:rsid w:val="34BFC278"/>
    <w:rsid w:val="34C1BEBB"/>
    <w:rsid w:val="34C22E12"/>
    <w:rsid w:val="34C39C40"/>
    <w:rsid w:val="34C58779"/>
    <w:rsid w:val="34C8F534"/>
    <w:rsid w:val="34CA25E2"/>
    <w:rsid w:val="34CC6D70"/>
    <w:rsid w:val="34CD436F"/>
    <w:rsid w:val="34CF673F"/>
    <w:rsid w:val="34D3C9CA"/>
    <w:rsid w:val="34D4811C"/>
    <w:rsid w:val="34D87AED"/>
    <w:rsid w:val="34DC3918"/>
    <w:rsid w:val="34DE293E"/>
    <w:rsid w:val="34DF2BBC"/>
    <w:rsid w:val="34DF5825"/>
    <w:rsid w:val="34E0F9C7"/>
    <w:rsid w:val="34E15EA0"/>
    <w:rsid w:val="34E170F9"/>
    <w:rsid w:val="34E282D2"/>
    <w:rsid w:val="34E28815"/>
    <w:rsid w:val="34E3E649"/>
    <w:rsid w:val="34E43231"/>
    <w:rsid w:val="34E58022"/>
    <w:rsid w:val="34E679FB"/>
    <w:rsid w:val="34E7BCAF"/>
    <w:rsid w:val="34E80D9E"/>
    <w:rsid w:val="34E92B10"/>
    <w:rsid w:val="34E9C06A"/>
    <w:rsid w:val="34EA0B2F"/>
    <w:rsid w:val="34EA9447"/>
    <w:rsid w:val="34EBD282"/>
    <w:rsid w:val="34EBE28B"/>
    <w:rsid w:val="34ED42ED"/>
    <w:rsid w:val="34EF1D50"/>
    <w:rsid w:val="34F171AA"/>
    <w:rsid w:val="34F20378"/>
    <w:rsid w:val="34F21CBF"/>
    <w:rsid w:val="34F2C1E8"/>
    <w:rsid w:val="34F4A452"/>
    <w:rsid w:val="34F5EA41"/>
    <w:rsid w:val="34F67B41"/>
    <w:rsid w:val="34F9546A"/>
    <w:rsid w:val="34FA74E3"/>
    <w:rsid w:val="34FEF519"/>
    <w:rsid w:val="35073A15"/>
    <w:rsid w:val="350C5F8B"/>
    <w:rsid w:val="350F802C"/>
    <w:rsid w:val="350FC309"/>
    <w:rsid w:val="350FCDF3"/>
    <w:rsid w:val="35111C8D"/>
    <w:rsid w:val="35132836"/>
    <w:rsid w:val="351328B3"/>
    <w:rsid w:val="35132DC7"/>
    <w:rsid w:val="35185EB9"/>
    <w:rsid w:val="351AA0CB"/>
    <w:rsid w:val="351D90BF"/>
    <w:rsid w:val="351E3C8A"/>
    <w:rsid w:val="351FA321"/>
    <w:rsid w:val="35200D7D"/>
    <w:rsid w:val="35210B02"/>
    <w:rsid w:val="35216F38"/>
    <w:rsid w:val="35219369"/>
    <w:rsid w:val="3525BEFD"/>
    <w:rsid w:val="35260137"/>
    <w:rsid w:val="352687EC"/>
    <w:rsid w:val="3527FF5A"/>
    <w:rsid w:val="35286E53"/>
    <w:rsid w:val="3529E4B5"/>
    <w:rsid w:val="352BED23"/>
    <w:rsid w:val="352C46EE"/>
    <w:rsid w:val="352D0E28"/>
    <w:rsid w:val="352D3E9E"/>
    <w:rsid w:val="352D512D"/>
    <w:rsid w:val="352D5873"/>
    <w:rsid w:val="35304187"/>
    <w:rsid w:val="3532D21B"/>
    <w:rsid w:val="35338FE2"/>
    <w:rsid w:val="35343635"/>
    <w:rsid w:val="353835D6"/>
    <w:rsid w:val="353B3DDA"/>
    <w:rsid w:val="353CA94D"/>
    <w:rsid w:val="35400E26"/>
    <w:rsid w:val="3541519C"/>
    <w:rsid w:val="354190A1"/>
    <w:rsid w:val="354218B6"/>
    <w:rsid w:val="35448DE8"/>
    <w:rsid w:val="3544E157"/>
    <w:rsid w:val="354530A2"/>
    <w:rsid w:val="35454F85"/>
    <w:rsid w:val="35477DC1"/>
    <w:rsid w:val="354ADCA9"/>
    <w:rsid w:val="354CF746"/>
    <w:rsid w:val="354F740B"/>
    <w:rsid w:val="3555CA9F"/>
    <w:rsid w:val="35567CA0"/>
    <w:rsid w:val="3556B6B1"/>
    <w:rsid w:val="3556F884"/>
    <w:rsid w:val="35574445"/>
    <w:rsid w:val="3558D75D"/>
    <w:rsid w:val="355FE206"/>
    <w:rsid w:val="355FFD04"/>
    <w:rsid w:val="3561016F"/>
    <w:rsid w:val="35622045"/>
    <w:rsid w:val="3562C296"/>
    <w:rsid w:val="3565FD7C"/>
    <w:rsid w:val="35682E38"/>
    <w:rsid w:val="35695FFA"/>
    <w:rsid w:val="356AEE2B"/>
    <w:rsid w:val="356BA6FA"/>
    <w:rsid w:val="356D5CD0"/>
    <w:rsid w:val="3571BCEF"/>
    <w:rsid w:val="35722F85"/>
    <w:rsid w:val="357247D6"/>
    <w:rsid w:val="35728B6C"/>
    <w:rsid w:val="35748523"/>
    <w:rsid w:val="35749A3C"/>
    <w:rsid w:val="3574A461"/>
    <w:rsid w:val="3574ACB0"/>
    <w:rsid w:val="3575518B"/>
    <w:rsid w:val="357606D6"/>
    <w:rsid w:val="357812BF"/>
    <w:rsid w:val="3579192A"/>
    <w:rsid w:val="357C1F9D"/>
    <w:rsid w:val="357C59D9"/>
    <w:rsid w:val="357E6CA9"/>
    <w:rsid w:val="3580FE18"/>
    <w:rsid w:val="3581521E"/>
    <w:rsid w:val="3581995A"/>
    <w:rsid w:val="3581B238"/>
    <w:rsid w:val="3581E730"/>
    <w:rsid w:val="35826A4C"/>
    <w:rsid w:val="3582F865"/>
    <w:rsid w:val="3585455D"/>
    <w:rsid w:val="35899B3A"/>
    <w:rsid w:val="358A3214"/>
    <w:rsid w:val="358A35FA"/>
    <w:rsid w:val="358B001D"/>
    <w:rsid w:val="358B9769"/>
    <w:rsid w:val="358D1620"/>
    <w:rsid w:val="358E0C6F"/>
    <w:rsid w:val="358FFD89"/>
    <w:rsid w:val="359011F0"/>
    <w:rsid w:val="35903620"/>
    <w:rsid w:val="35922134"/>
    <w:rsid w:val="359241CC"/>
    <w:rsid w:val="359488DC"/>
    <w:rsid w:val="3594B188"/>
    <w:rsid w:val="3595A2E5"/>
    <w:rsid w:val="3598E782"/>
    <w:rsid w:val="35992D02"/>
    <w:rsid w:val="3599E498"/>
    <w:rsid w:val="359A5645"/>
    <w:rsid w:val="359B25C9"/>
    <w:rsid w:val="359D7620"/>
    <w:rsid w:val="359F4FB4"/>
    <w:rsid w:val="35A0C98A"/>
    <w:rsid w:val="35A22DA4"/>
    <w:rsid w:val="35A37A87"/>
    <w:rsid w:val="35A3DDCB"/>
    <w:rsid w:val="35A58AA4"/>
    <w:rsid w:val="35A64E47"/>
    <w:rsid w:val="35A83A30"/>
    <w:rsid w:val="35A94B5E"/>
    <w:rsid w:val="35AB3BD4"/>
    <w:rsid w:val="35ABE252"/>
    <w:rsid w:val="35AFB3B3"/>
    <w:rsid w:val="35AFE16B"/>
    <w:rsid w:val="35B2AB43"/>
    <w:rsid w:val="35B310FE"/>
    <w:rsid w:val="35B4D829"/>
    <w:rsid w:val="35B56578"/>
    <w:rsid w:val="35B6666B"/>
    <w:rsid w:val="35B85EFD"/>
    <w:rsid w:val="35BB8260"/>
    <w:rsid w:val="35BCC10B"/>
    <w:rsid w:val="35BCEE78"/>
    <w:rsid w:val="35C03096"/>
    <w:rsid w:val="35C56999"/>
    <w:rsid w:val="35CBD12E"/>
    <w:rsid w:val="35CF2FCF"/>
    <w:rsid w:val="35D1EB2B"/>
    <w:rsid w:val="35D44D25"/>
    <w:rsid w:val="35D491DF"/>
    <w:rsid w:val="35D495A5"/>
    <w:rsid w:val="35D94C4C"/>
    <w:rsid w:val="35DA6CB3"/>
    <w:rsid w:val="35DAEDF2"/>
    <w:rsid w:val="35DB3342"/>
    <w:rsid w:val="35DD779C"/>
    <w:rsid w:val="35DD8BAB"/>
    <w:rsid w:val="35E06B9F"/>
    <w:rsid w:val="35E1741F"/>
    <w:rsid w:val="35E19F3F"/>
    <w:rsid w:val="35E4FAD1"/>
    <w:rsid w:val="35E830A5"/>
    <w:rsid w:val="35E94D66"/>
    <w:rsid w:val="35E97A71"/>
    <w:rsid w:val="35E9D6CD"/>
    <w:rsid w:val="35EB4C61"/>
    <w:rsid w:val="35EDB63D"/>
    <w:rsid w:val="35EDE9BB"/>
    <w:rsid w:val="35EDFA1C"/>
    <w:rsid w:val="35F11782"/>
    <w:rsid w:val="35F1D537"/>
    <w:rsid w:val="35F1E037"/>
    <w:rsid w:val="35F1EF6A"/>
    <w:rsid w:val="35F204C2"/>
    <w:rsid w:val="35F2C4B1"/>
    <w:rsid w:val="35F58999"/>
    <w:rsid w:val="35F6CF95"/>
    <w:rsid w:val="35F7250C"/>
    <w:rsid w:val="35FA8C86"/>
    <w:rsid w:val="35FAFB1A"/>
    <w:rsid w:val="35FB6A7E"/>
    <w:rsid w:val="35FB80E3"/>
    <w:rsid w:val="35FBD753"/>
    <w:rsid w:val="35FF3FAC"/>
    <w:rsid w:val="36012F8E"/>
    <w:rsid w:val="36015E80"/>
    <w:rsid w:val="3601E8CC"/>
    <w:rsid w:val="3603DA3A"/>
    <w:rsid w:val="360555E4"/>
    <w:rsid w:val="3605AB6F"/>
    <w:rsid w:val="36078BCE"/>
    <w:rsid w:val="3607D67C"/>
    <w:rsid w:val="3608B973"/>
    <w:rsid w:val="3608C1CD"/>
    <w:rsid w:val="36094106"/>
    <w:rsid w:val="36098517"/>
    <w:rsid w:val="360A24E3"/>
    <w:rsid w:val="360B38A6"/>
    <w:rsid w:val="360B4399"/>
    <w:rsid w:val="360BD377"/>
    <w:rsid w:val="360BFC4F"/>
    <w:rsid w:val="360E79D5"/>
    <w:rsid w:val="360EE856"/>
    <w:rsid w:val="360F69E1"/>
    <w:rsid w:val="36107701"/>
    <w:rsid w:val="3610A442"/>
    <w:rsid w:val="3614BEAB"/>
    <w:rsid w:val="3615ABEA"/>
    <w:rsid w:val="3616C0C5"/>
    <w:rsid w:val="3618CFD4"/>
    <w:rsid w:val="36196551"/>
    <w:rsid w:val="361BD6F9"/>
    <w:rsid w:val="361DC4FE"/>
    <w:rsid w:val="361E26DE"/>
    <w:rsid w:val="361F37F4"/>
    <w:rsid w:val="361FCD9E"/>
    <w:rsid w:val="36203886"/>
    <w:rsid w:val="36210C0A"/>
    <w:rsid w:val="3624FFD9"/>
    <w:rsid w:val="36265B9D"/>
    <w:rsid w:val="362715FD"/>
    <w:rsid w:val="362A9B32"/>
    <w:rsid w:val="362C3E3C"/>
    <w:rsid w:val="362D7F54"/>
    <w:rsid w:val="362E125F"/>
    <w:rsid w:val="36318836"/>
    <w:rsid w:val="363315A4"/>
    <w:rsid w:val="36340DA5"/>
    <w:rsid w:val="36352244"/>
    <w:rsid w:val="36352326"/>
    <w:rsid w:val="3635C439"/>
    <w:rsid w:val="36383A1B"/>
    <w:rsid w:val="3638757D"/>
    <w:rsid w:val="363907BB"/>
    <w:rsid w:val="363CA935"/>
    <w:rsid w:val="363CDA55"/>
    <w:rsid w:val="363D49A3"/>
    <w:rsid w:val="363F29AE"/>
    <w:rsid w:val="363FA0EC"/>
    <w:rsid w:val="363FEBE0"/>
    <w:rsid w:val="3640D74C"/>
    <w:rsid w:val="36423B83"/>
    <w:rsid w:val="3648DCBC"/>
    <w:rsid w:val="364961E0"/>
    <w:rsid w:val="364A6AF6"/>
    <w:rsid w:val="364B48FD"/>
    <w:rsid w:val="364BEA9A"/>
    <w:rsid w:val="364CC0B8"/>
    <w:rsid w:val="364E0D94"/>
    <w:rsid w:val="364EECF1"/>
    <w:rsid w:val="364F743C"/>
    <w:rsid w:val="3650CC35"/>
    <w:rsid w:val="3651E326"/>
    <w:rsid w:val="3653DF87"/>
    <w:rsid w:val="36553835"/>
    <w:rsid w:val="3657843E"/>
    <w:rsid w:val="3658EC09"/>
    <w:rsid w:val="36594B50"/>
    <w:rsid w:val="3659FF12"/>
    <w:rsid w:val="365B9C51"/>
    <w:rsid w:val="365BFA48"/>
    <w:rsid w:val="365CD116"/>
    <w:rsid w:val="365DC2BB"/>
    <w:rsid w:val="365DEA2A"/>
    <w:rsid w:val="3661AA2C"/>
    <w:rsid w:val="3665C373"/>
    <w:rsid w:val="36660D35"/>
    <w:rsid w:val="36687C61"/>
    <w:rsid w:val="366A0E03"/>
    <w:rsid w:val="366A55B9"/>
    <w:rsid w:val="366A883F"/>
    <w:rsid w:val="366CE3BD"/>
    <w:rsid w:val="366ED35B"/>
    <w:rsid w:val="366EEF22"/>
    <w:rsid w:val="367024C8"/>
    <w:rsid w:val="36718CBE"/>
    <w:rsid w:val="367318D6"/>
    <w:rsid w:val="36747564"/>
    <w:rsid w:val="3676F3FA"/>
    <w:rsid w:val="3676FC10"/>
    <w:rsid w:val="3677CEA9"/>
    <w:rsid w:val="3678085C"/>
    <w:rsid w:val="367A34CD"/>
    <w:rsid w:val="367A56E4"/>
    <w:rsid w:val="367AAEE4"/>
    <w:rsid w:val="367BBE27"/>
    <w:rsid w:val="367CC25B"/>
    <w:rsid w:val="367E2910"/>
    <w:rsid w:val="3681A08E"/>
    <w:rsid w:val="3682EE31"/>
    <w:rsid w:val="36851DCD"/>
    <w:rsid w:val="3686074F"/>
    <w:rsid w:val="36865686"/>
    <w:rsid w:val="36872F77"/>
    <w:rsid w:val="36877D69"/>
    <w:rsid w:val="3687A920"/>
    <w:rsid w:val="36881E2E"/>
    <w:rsid w:val="36899988"/>
    <w:rsid w:val="368A8E2D"/>
    <w:rsid w:val="368AB50F"/>
    <w:rsid w:val="368AD878"/>
    <w:rsid w:val="368C73D7"/>
    <w:rsid w:val="368D33EC"/>
    <w:rsid w:val="368EE9EC"/>
    <w:rsid w:val="368FE404"/>
    <w:rsid w:val="3691AB1D"/>
    <w:rsid w:val="3693A01F"/>
    <w:rsid w:val="369526B6"/>
    <w:rsid w:val="3695A088"/>
    <w:rsid w:val="3695EA19"/>
    <w:rsid w:val="36980A76"/>
    <w:rsid w:val="3698F9C5"/>
    <w:rsid w:val="3699B992"/>
    <w:rsid w:val="3699D192"/>
    <w:rsid w:val="369A7241"/>
    <w:rsid w:val="369A92FC"/>
    <w:rsid w:val="369DC8B7"/>
    <w:rsid w:val="369E3A7C"/>
    <w:rsid w:val="369E8A3F"/>
    <w:rsid w:val="369FE3EB"/>
    <w:rsid w:val="36A3C7B0"/>
    <w:rsid w:val="36A5BF04"/>
    <w:rsid w:val="36A69D8D"/>
    <w:rsid w:val="36A95634"/>
    <w:rsid w:val="36AC0BEC"/>
    <w:rsid w:val="36ACB2C2"/>
    <w:rsid w:val="36ACC79F"/>
    <w:rsid w:val="36AD74B4"/>
    <w:rsid w:val="36AE1119"/>
    <w:rsid w:val="36AE449B"/>
    <w:rsid w:val="36B07194"/>
    <w:rsid w:val="36B0BEFD"/>
    <w:rsid w:val="36B1A0D9"/>
    <w:rsid w:val="36B398C2"/>
    <w:rsid w:val="36B4F9C0"/>
    <w:rsid w:val="36B5D428"/>
    <w:rsid w:val="36B5F021"/>
    <w:rsid w:val="36B63DD8"/>
    <w:rsid w:val="36B708F4"/>
    <w:rsid w:val="36B7896E"/>
    <w:rsid w:val="36B8822F"/>
    <w:rsid w:val="36B88297"/>
    <w:rsid w:val="36BA1E8E"/>
    <w:rsid w:val="36BAB398"/>
    <w:rsid w:val="36BF1843"/>
    <w:rsid w:val="36BF6893"/>
    <w:rsid w:val="36C04D2A"/>
    <w:rsid w:val="36C1956F"/>
    <w:rsid w:val="36C21AF8"/>
    <w:rsid w:val="36C2395E"/>
    <w:rsid w:val="36C2FD77"/>
    <w:rsid w:val="36C414C3"/>
    <w:rsid w:val="36C486EE"/>
    <w:rsid w:val="36C66B6E"/>
    <w:rsid w:val="36C80CCD"/>
    <w:rsid w:val="36C8FF4C"/>
    <w:rsid w:val="36C95A76"/>
    <w:rsid w:val="36C9EA7B"/>
    <w:rsid w:val="36CD7855"/>
    <w:rsid w:val="36CF3C06"/>
    <w:rsid w:val="36D12634"/>
    <w:rsid w:val="36D32D7F"/>
    <w:rsid w:val="36D35A71"/>
    <w:rsid w:val="36D8A5A8"/>
    <w:rsid w:val="36D8E97F"/>
    <w:rsid w:val="36D949F5"/>
    <w:rsid w:val="36DDA6AF"/>
    <w:rsid w:val="36DDD333"/>
    <w:rsid w:val="36DE5378"/>
    <w:rsid w:val="36E1D34F"/>
    <w:rsid w:val="36E2EADA"/>
    <w:rsid w:val="36E39AC9"/>
    <w:rsid w:val="36E3DD62"/>
    <w:rsid w:val="36E4467D"/>
    <w:rsid w:val="36E79239"/>
    <w:rsid w:val="36E8213E"/>
    <w:rsid w:val="36E827E0"/>
    <w:rsid w:val="36E82A08"/>
    <w:rsid w:val="36E8FAEF"/>
    <w:rsid w:val="36E90BE6"/>
    <w:rsid w:val="36EA25B8"/>
    <w:rsid w:val="36EA86A6"/>
    <w:rsid w:val="36EBBA23"/>
    <w:rsid w:val="36ECFE5E"/>
    <w:rsid w:val="36EE3FB8"/>
    <w:rsid w:val="36F0E36F"/>
    <w:rsid w:val="36F38B23"/>
    <w:rsid w:val="36F410F8"/>
    <w:rsid w:val="36F6454E"/>
    <w:rsid w:val="36F66656"/>
    <w:rsid w:val="36F68C72"/>
    <w:rsid w:val="36F7C481"/>
    <w:rsid w:val="36F912DA"/>
    <w:rsid w:val="36F917B5"/>
    <w:rsid w:val="36FAB5EA"/>
    <w:rsid w:val="36FC427D"/>
    <w:rsid w:val="36FF0E44"/>
    <w:rsid w:val="37006C97"/>
    <w:rsid w:val="3700C918"/>
    <w:rsid w:val="37014D3E"/>
    <w:rsid w:val="37037F50"/>
    <w:rsid w:val="3703E75D"/>
    <w:rsid w:val="37055A68"/>
    <w:rsid w:val="3709C090"/>
    <w:rsid w:val="370B0B96"/>
    <w:rsid w:val="370DDCBC"/>
    <w:rsid w:val="37136E14"/>
    <w:rsid w:val="37141869"/>
    <w:rsid w:val="3716DAE4"/>
    <w:rsid w:val="3718FA4F"/>
    <w:rsid w:val="3719C48D"/>
    <w:rsid w:val="371AC0FC"/>
    <w:rsid w:val="371CCD49"/>
    <w:rsid w:val="371DB290"/>
    <w:rsid w:val="371DFAAF"/>
    <w:rsid w:val="371DFAF8"/>
    <w:rsid w:val="37215FA4"/>
    <w:rsid w:val="37217C64"/>
    <w:rsid w:val="37224A83"/>
    <w:rsid w:val="37264963"/>
    <w:rsid w:val="37267668"/>
    <w:rsid w:val="3726F9A6"/>
    <w:rsid w:val="37294C69"/>
    <w:rsid w:val="372A7B40"/>
    <w:rsid w:val="372AE580"/>
    <w:rsid w:val="372B3F6A"/>
    <w:rsid w:val="37356812"/>
    <w:rsid w:val="3735704C"/>
    <w:rsid w:val="3736F4AD"/>
    <w:rsid w:val="37383F4E"/>
    <w:rsid w:val="373849EC"/>
    <w:rsid w:val="37393030"/>
    <w:rsid w:val="37396FEB"/>
    <w:rsid w:val="373E1446"/>
    <w:rsid w:val="373F226D"/>
    <w:rsid w:val="3741D14A"/>
    <w:rsid w:val="3742BB20"/>
    <w:rsid w:val="37432A61"/>
    <w:rsid w:val="3743587E"/>
    <w:rsid w:val="37449500"/>
    <w:rsid w:val="3746E589"/>
    <w:rsid w:val="37473BC1"/>
    <w:rsid w:val="374A1386"/>
    <w:rsid w:val="374CD454"/>
    <w:rsid w:val="374E46F6"/>
    <w:rsid w:val="374EFF94"/>
    <w:rsid w:val="3750D20E"/>
    <w:rsid w:val="3750F611"/>
    <w:rsid w:val="37510723"/>
    <w:rsid w:val="37512EA0"/>
    <w:rsid w:val="37523CC1"/>
    <w:rsid w:val="3752C310"/>
    <w:rsid w:val="37557416"/>
    <w:rsid w:val="3755B2B0"/>
    <w:rsid w:val="37567C3B"/>
    <w:rsid w:val="3756C4A7"/>
    <w:rsid w:val="37576881"/>
    <w:rsid w:val="3757F10F"/>
    <w:rsid w:val="375ADFB9"/>
    <w:rsid w:val="375B313E"/>
    <w:rsid w:val="375BFB33"/>
    <w:rsid w:val="375C9001"/>
    <w:rsid w:val="375C926F"/>
    <w:rsid w:val="375F0CF7"/>
    <w:rsid w:val="375FEDCC"/>
    <w:rsid w:val="376064BC"/>
    <w:rsid w:val="3760AA16"/>
    <w:rsid w:val="37614AB9"/>
    <w:rsid w:val="3763D0C8"/>
    <w:rsid w:val="3769BBAB"/>
    <w:rsid w:val="3769DB4A"/>
    <w:rsid w:val="3769E0D6"/>
    <w:rsid w:val="376A031B"/>
    <w:rsid w:val="376D922E"/>
    <w:rsid w:val="376E8F87"/>
    <w:rsid w:val="376EA014"/>
    <w:rsid w:val="3770F70A"/>
    <w:rsid w:val="37762F45"/>
    <w:rsid w:val="3778CFB2"/>
    <w:rsid w:val="377C9913"/>
    <w:rsid w:val="377D0227"/>
    <w:rsid w:val="37813476"/>
    <w:rsid w:val="37822B5A"/>
    <w:rsid w:val="37836621"/>
    <w:rsid w:val="378500AC"/>
    <w:rsid w:val="3788D7D7"/>
    <w:rsid w:val="3789C939"/>
    <w:rsid w:val="3789F43D"/>
    <w:rsid w:val="378A8C16"/>
    <w:rsid w:val="378AE533"/>
    <w:rsid w:val="378C1EDF"/>
    <w:rsid w:val="378DACAC"/>
    <w:rsid w:val="3790EB58"/>
    <w:rsid w:val="37922DBE"/>
    <w:rsid w:val="379327DC"/>
    <w:rsid w:val="3793F3EC"/>
    <w:rsid w:val="37977214"/>
    <w:rsid w:val="3798CCBD"/>
    <w:rsid w:val="379AE481"/>
    <w:rsid w:val="379B07DD"/>
    <w:rsid w:val="379D422A"/>
    <w:rsid w:val="379E20AD"/>
    <w:rsid w:val="379E213C"/>
    <w:rsid w:val="37A0D4B1"/>
    <w:rsid w:val="37A207DF"/>
    <w:rsid w:val="37A22B41"/>
    <w:rsid w:val="37A50E02"/>
    <w:rsid w:val="37A543F7"/>
    <w:rsid w:val="37A693B2"/>
    <w:rsid w:val="37A6EBEA"/>
    <w:rsid w:val="37ABC48E"/>
    <w:rsid w:val="37B1D359"/>
    <w:rsid w:val="37B355B7"/>
    <w:rsid w:val="37B36844"/>
    <w:rsid w:val="37B3E178"/>
    <w:rsid w:val="37B90E72"/>
    <w:rsid w:val="37B95DDB"/>
    <w:rsid w:val="37B9AA81"/>
    <w:rsid w:val="37BA3680"/>
    <w:rsid w:val="37BA7D88"/>
    <w:rsid w:val="37BE5903"/>
    <w:rsid w:val="37BEF3AD"/>
    <w:rsid w:val="37C042B9"/>
    <w:rsid w:val="37C1FF01"/>
    <w:rsid w:val="37C2BE09"/>
    <w:rsid w:val="37C326DD"/>
    <w:rsid w:val="37C3F5F3"/>
    <w:rsid w:val="37C4BEA9"/>
    <w:rsid w:val="37C50CC5"/>
    <w:rsid w:val="37C86B4B"/>
    <w:rsid w:val="37C884C7"/>
    <w:rsid w:val="37C96254"/>
    <w:rsid w:val="37CA7436"/>
    <w:rsid w:val="37CA91D6"/>
    <w:rsid w:val="37CBE5EB"/>
    <w:rsid w:val="37CC6B3C"/>
    <w:rsid w:val="37CD92CC"/>
    <w:rsid w:val="37CF9383"/>
    <w:rsid w:val="37CFA9A1"/>
    <w:rsid w:val="37CFE447"/>
    <w:rsid w:val="37D351EE"/>
    <w:rsid w:val="37D3A9DA"/>
    <w:rsid w:val="37D3F63C"/>
    <w:rsid w:val="37D41C5D"/>
    <w:rsid w:val="37D53B7C"/>
    <w:rsid w:val="37D7C580"/>
    <w:rsid w:val="37DBDEA6"/>
    <w:rsid w:val="37DDC4C0"/>
    <w:rsid w:val="37DDE90E"/>
    <w:rsid w:val="37DE6D12"/>
    <w:rsid w:val="37DFE02C"/>
    <w:rsid w:val="37E158CE"/>
    <w:rsid w:val="37E2B401"/>
    <w:rsid w:val="37E4C4F9"/>
    <w:rsid w:val="37E61EEC"/>
    <w:rsid w:val="37E7822F"/>
    <w:rsid w:val="37E89002"/>
    <w:rsid w:val="37E9FB64"/>
    <w:rsid w:val="37EA080A"/>
    <w:rsid w:val="37EF680C"/>
    <w:rsid w:val="37F57C89"/>
    <w:rsid w:val="37F5A581"/>
    <w:rsid w:val="37F7646F"/>
    <w:rsid w:val="37F81B00"/>
    <w:rsid w:val="37F92FF2"/>
    <w:rsid w:val="37FB0856"/>
    <w:rsid w:val="37FD386B"/>
    <w:rsid w:val="37FE1B37"/>
    <w:rsid w:val="37FEDA87"/>
    <w:rsid w:val="37FEED00"/>
    <w:rsid w:val="37FF8917"/>
    <w:rsid w:val="37FFE1B3"/>
    <w:rsid w:val="38012C75"/>
    <w:rsid w:val="380143BC"/>
    <w:rsid w:val="3801752B"/>
    <w:rsid w:val="3802992D"/>
    <w:rsid w:val="38035DD7"/>
    <w:rsid w:val="380412AB"/>
    <w:rsid w:val="38043361"/>
    <w:rsid w:val="38043E05"/>
    <w:rsid w:val="3804D830"/>
    <w:rsid w:val="3804F302"/>
    <w:rsid w:val="380944C1"/>
    <w:rsid w:val="3809EC8F"/>
    <w:rsid w:val="380DC780"/>
    <w:rsid w:val="380ED5AC"/>
    <w:rsid w:val="380F2023"/>
    <w:rsid w:val="38144F4E"/>
    <w:rsid w:val="3814B693"/>
    <w:rsid w:val="3817782D"/>
    <w:rsid w:val="381952D8"/>
    <w:rsid w:val="381958C2"/>
    <w:rsid w:val="38196E51"/>
    <w:rsid w:val="381B6CE8"/>
    <w:rsid w:val="382091E0"/>
    <w:rsid w:val="3822135A"/>
    <w:rsid w:val="3822E061"/>
    <w:rsid w:val="382451BD"/>
    <w:rsid w:val="3825498B"/>
    <w:rsid w:val="382586F4"/>
    <w:rsid w:val="3826AAFF"/>
    <w:rsid w:val="3827137E"/>
    <w:rsid w:val="3829BD99"/>
    <w:rsid w:val="382B6471"/>
    <w:rsid w:val="38304476"/>
    <w:rsid w:val="38315B05"/>
    <w:rsid w:val="38347596"/>
    <w:rsid w:val="3834DC3F"/>
    <w:rsid w:val="3834E93F"/>
    <w:rsid w:val="38353BD4"/>
    <w:rsid w:val="383789CD"/>
    <w:rsid w:val="3837CD04"/>
    <w:rsid w:val="3838D6BF"/>
    <w:rsid w:val="383CB9DF"/>
    <w:rsid w:val="383EE13C"/>
    <w:rsid w:val="3841A50C"/>
    <w:rsid w:val="3842C641"/>
    <w:rsid w:val="3843D764"/>
    <w:rsid w:val="3843E0A3"/>
    <w:rsid w:val="38452AC0"/>
    <w:rsid w:val="384574C5"/>
    <w:rsid w:val="38468045"/>
    <w:rsid w:val="384798A3"/>
    <w:rsid w:val="38496654"/>
    <w:rsid w:val="3849DEA6"/>
    <w:rsid w:val="384A536F"/>
    <w:rsid w:val="384ABB20"/>
    <w:rsid w:val="384AD5C0"/>
    <w:rsid w:val="384C4330"/>
    <w:rsid w:val="384EBA2D"/>
    <w:rsid w:val="384F021E"/>
    <w:rsid w:val="38561D26"/>
    <w:rsid w:val="38563963"/>
    <w:rsid w:val="3857226D"/>
    <w:rsid w:val="3857AEF1"/>
    <w:rsid w:val="3858E18F"/>
    <w:rsid w:val="385A09B3"/>
    <w:rsid w:val="385A35D6"/>
    <w:rsid w:val="385B935A"/>
    <w:rsid w:val="385C2174"/>
    <w:rsid w:val="385D6611"/>
    <w:rsid w:val="385D704B"/>
    <w:rsid w:val="385E1ED4"/>
    <w:rsid w:val="38600AD6"/>
    <w:rsid w:val="386238B0"/>
    <w:rsid w:val="38628BFF"/>
    <w:rsid w:val="3863B153"/>
    <w:rsid w:val="3865CCAD"/>
    <w:rsid w:val="3865FF23"/>
    <w:rsid w:val="386603F4"/>
    <w:rsid w:val="38668C3E"/>
    <w:rsid w:val="3869F3DF"/>
    <w:rsid w:val="386AEBFC"/>
    <w:rsid w:val="386C6D02"/>
    <w:rsid w:val="386CE06E"/>
    <w:rsid w:val="386E223A"/>
    <w:rsid w:val="386F8940"/>
    <w:rsid w:val="386FF385"/>
    <w:rsid w:val="387216A4"/>
    <w:rsid w:val="387423AD"/>
    <w:rsid w:val="3875096A"/>
    <w:rsid w:val="38770FCF"/>
    <w:rsid w:val="3877A51B"/>
    <w:rsid w:val="38794214"/>
    <w:rsid w:val="3879BED5"/>
    <w:rsid w:val="387AEEB1"/>
    <w:rsid w:val="387DE3A4"/>
    <w:rsid w:val="38819D16"/>
    <w:rsid w:val="3883F20F"/>
    <w:rsid w:val="388898E8"/>
    <w:rsid w:val="38899F26"/>
    <w:rsid w:val="388B7D21"/>
    <w:rsid w:val="388C286C"/>
    <w:rsid w:val="388CACB2"/>
    <w:rsid w:val="388D67B3"/>
    <w:rsid w:val="388DC1BB"/>
    <w:rsid w:val="388E27DB"/>
    <w:rsid w:val="388F5248"/>
    <w:rsid w:val="388FD043"/>
    <w:rsid w:val="38906D32"/>
    <w:rsid w:val="38914213"/>
    <w:rsid w:val="3891C0AE"/>
    <w:rsid w:val="389208DA"/>
    <w:rsid w:val="3892AD4E"/>
    <w:rsid w:val="389386D8"/>
    <w:rsid w:val="3896BCFC"/>
    <w:rsid w:val="38974524"/>
    <w:rsid w:val="3897785E"/>
    <w:rsid w:val="3898191C"/>
    <w:rsid w:val="389D4132"/>
    <w:rsid w:val="389FB2D0"/>
    <w:rsid w:val="38A001C9"/>
    <w:rsid w:val="38A0D10D"/>
    <w:rsid w:val="38A2112D"/>
    <w:rsid w:val="38A2A5DD"/>
    <w:rsid w:val="38A58B42"/>
    <w:rsid w:val="38A644FD"/>
    <w:rsid w:val="38AB6AD6"/>
    <w:rsid w:val="38AB8BEC"/>
    <w:rsid w:val="38AD26F4"/>
    <w:rsid w:val="38ADA5EA"/>
    <w:rsid w:val="38B00FD7"/>
    <w:rsid w:val="38B021DD"/>
    <w:rsid w:val="38B16609"/>
    <w:rsid w:val="38B3763B"/>
    <w:rsid w:val="38B48C54"/>
    <w:rsid w:val="38B622C9"/>
    <w:rsid w:val="38B7F21E"/>
    <w:rsid w:val="38B8F2E0"/>
    <w:rsid w:val="38B9A4F3"/>
    <w:rsid w:val="38B9B2FD"/>
    <w:rsid w:val="38BA212B"/>
    <w:rsid w:val="38BBAD57"/>
    <w:rsid w:val="38BEA355"/>
    <w:rsid w:val="38BFB4CA"/>
    <w:rsid w:val="38C02B5D"/>
    <w:rsid w:val="38C296B8"/>
    <w:rsid w:val="38C2C0CB"/>
    <w:rsid w:val="38C2FADD"/>
    <w:rsid w:val="38C3523A"/>
    <w:rsid w:val="38C35CA4"/>
    <w:rsid w:val="38C38945"/>
    <w:rsid w:val="38C46A63"/>
    <w:rsid w:val="38C5954D"/>
    <w:rsid w:val="38C685EC"/>
    <w:rsid w:val="38C71777"/>
    <w:rsid w:val="38C7661D"/>
    <w:rsid w:val="38C80C09"/>
    <w:rsid w:val="38C9203F"/>
    <w:rsid w:val="38CABB7F"/>
    <w:rsid w:val="38CB9E45"/>
    <w:rsid w:val="38CE3004"/>
    <w:rsid w:val="38CFE8D1"/>
    <w:rsid w:val="38D1C307"/>
    <w:rsid w:val="38D3C59F"/>
    <w:rsid w:val="38D5EF97"/>
    <w:rsid w:val="38D9DF29"/>
    <w:rsid w:val="38DA6A86"/>
    <w:rsid w:val="38DCF3D5"/>
    <w:rsid w:val="38DDA65A"/>
    <w:rsid w:val="38DF46D6"/>
    <w:rsid w:val="38DF7F5F"/>
    <w:rsid w:val="38E04346"/>
    <w:rsid w:val="38E1DBA3"/>
    <w:rsid w:val="38E1E59C"/>
    <w:rsid w:val="38E351EF"/>
    <w:rsid w:val="38E3DA43"/>
    <w:rsid w:val="38E4D5CD"/>
    <w:rsid w:val="38E7A3B9"/>
    <w:rsid w:val="38E7FFCD"/>
    <w:rsid w:val="38EA790E"/>
    <w:rsid w:val="38EA9B1C"/>
    <w:rsid w:val="38EAED78"/>
    <w:rsid w:val="38EEA410"/>
    <w:rsid w:val="38EF25BB"/>
    <w:rsid w:val="38F11A28"/>
    <w:rsid w:val="38F12F73"/>
    <w:rsid w:val="38F1E9EA"/>
    <w:rsid w:val="38F43FF2"/>
    <w:rsid w:val="38F44C9F"/>
    <w:rsid w:val="38F6543C"/>
    <w:rsid w:val="38F7B4A3"/>
    <w:rsid w:val="38F88471"/>
    <w:rsid w:val="38F9EBA3"/>
    <w:rsid w:val="38FA2F76"/>
    <w:rsid w:val="38FB4FB2"/>
    <w:rsid w:val="38FC11A8"/>
    <w:rsid w:val="38FF0721"/>
    <w:rsid w:val="38FFA226"/>
    <w:rsid w:val="38FFEB3E"/>
    <w:rsid w:val="3900D0F3"/>
    <w:rsid w:val="3901D239"/>
    <w:rsid w:val="3902101B"/>
    <w:rsid w:val="3905108D"/>
    <w:rsid w:val="3905B01F"/>
    <w:rsid w:val="3907D3F9"/>
    <w:rsid w:val="3909FB58"/>
    <w:rsid w:val="390D795D"/>
    <w:rsid w:val="390EA477"/>
    <w:rsid w:val="39108767"/>
    <w:rsid w:val="39109300"/>
    <w:rsid w:val="3911D8E3"/>
    <w:rsid w:val="3914A66D"/>
    <w:rsid w:val="39151519"/>
    <w:rsid w:val="39158749"/>
    <w:rsid w:val="39162E4B"/>
    <w:rsid w:val="39165555"/>
    <w:rsid w:val="39166129"/>
    <w:rsid w:val="391915FB"/>
    <w:rsid w:val="39198137"/>
    <w:rsid w:val="3919EADF"/>
    <w:rsid w:val="391A109F"/>
    <w:rsid w:val="391B21C7"/>
    <w:rsid w:val="391C8400"/>
    <w:rsid w:val="391CB7CE"/>
    <w:rsid w:val="391FD3F7"/>
    <w:rsid w:val="39236930"/>
    <w:rsid w:val="39267881"/>
    <w:rsid w:val="39274DB3"/>
    <w:rsid w:val="392A0E7B"/>
    <w:rsid w:val="392B26B8"/>
    <w:rsid w:val="392C4606"/>
    <w:rsid w:val="392E561D"/>
    <w:rsid w:val="392E66A7"/>
    <w:rsid w:val="392EB600"/>
    <w:rsid w:val="392F9B38"/>
    <w:rsid w:val="39302C60"/>
    <w:rsid w:val="39307D91"/>
    <w:rsid w:val="3935BA95"/>
    <w:rsid w:val="3939DC88"/>
    <w:rsid w:val="393B9C2A"/>
    <w:rsid w:val="393D776E"/>
    <w:rsid w:val="393E26B5"/>
    <w:rsid w:val="393E74CB"/>
    <w:rsid w:val="393F7D66"/>
    <w:rsid w:val="393FF2A9"/>
    <w:rsid w:val="39401B51"/>
    <w:rsid w:val="3941E8CF"/>
    <w:rsid w:val="3941EB90"/>
    <w:rsid w:val="394238C8"/>
    <w:rsid w:val="3942E71F"/>
    <w:rsid w:val="3944925D"/>
    <w:rsid w:val="394B7DAF"/>
    <w:rsid w:val="394B8C7F"/>
    <w:rsid w:val="394CF398"/>
    <w:rsid w:val="394D561F"/>
    <w:rsid w:val="394DC389"/>
    <w:rsid w:val="394FA551"/>
    <w:rsid w:val="3951D80B"/>
    <w:rsid w:val="3955E7F2"/>
    <w:rsid w:val="39563C79"/>
    <w:rsid w:val="395A57E1"/>
    <w:rsid w:val="395AAAC6"/>
    <w:rsid w:val="395ABFC9"/>
    <w:rsid w:val="395CA899"/>
    <w:rsid w:val="395ED7E3"/>
    <w:rsid w:val="395EDC43"/>
    <w:rsid w:val="396296CD"/>
    <w:rsid w:val="396601DE"/>
    <w:rsid w:val="39675195"/>
    <w:rsid w:val="39745C25"/>
    <w:rsid w:val="3974C400"/>
    <w:rsid w:val="397528F8"/>
    <w:rsid w:val="3977A437"/>
    <w:rsid w:val="397831CE"/>
    <w:rsid w:val="39791B60"/>
    <w:rsid w:val="397A3164"/>
    <w:rsid w:val="397B1E43"/>
    <w:rsid w:val="397BA26A"/>
    <w:rsid w:val="397BBC81"/>
    <w:rsid w:val="397D0B7B"/>
    <w:rsid w:val="397FBDE3"/>
    <w:rsid w:val="39859142"/>
    <w:rsid w:val="3989ACE8"/>
    <w:rsid w:val="398EE22D"/>
    <w:rsid w:val="3990167A"/>
    <w:rsid w:val="3992386D"/>
    <w:rsid w:val="399295B9"/>
    <w:rsid w:val="3992FB4E"/>
    <w:rsid w:val="39930637"/>
    <w:rsid w:val="3993ECC2"/>
    <w:rsid w:val="399433AD"/>
    <w:rsid w:val="39943CF8"/>
    <w:rsid w:val="3995F21D"/>
    <w:rsid w:val="39961E6A"/>
    <w:rsid w:val="39962042"/>
    <w:rsid w:val="3996FCEF"/>
    <w:rsid w:val="3998FF37"/>
    <w:rsid w:val="399F3E5E"/>
    <w:rsid w:val="399F77A7"/>
    <w:rsid w:val="399FB941"/>
    <w:rsid w:val="39A19B7C"/>
    <w:rsid w:val="39A1D13B"/>
    <w:rsid w:val="39A4E2CE"/>
    <w:rsid w:val="39A6446A"/>
    <w:rsid w:val="39A6FE41"/>
    <w:rsid w:val="39A70CEF"/>
    <w:rsid w:val="39AAF23D"/>
    <w:rsid w:val="39ABC4CD"/>
    <w:rsid w:val="39AC9D2B"/>
    <w:rsid w:val="39ADC47A"/>
    <w:rsid w:val="39B08887"/>
    <w:rsid w:val="39B128EF"/>
    <w:rsid w:val="39B2181A"/>
    <w:rsid w:val="39B33FD9"/>
    <w:rsid w:val="39B35D80"/>
    <w:rsid w:val="39B4546C"/>
    <w:rsid w:val="39B4AAB3"/>
    <w:rsid w:val="39B53944"/>
    <w:rsid w:val="39B58128"/>
    <w:rsid w:val="39B5AA78"/>
    <w:rsid w:val="39B6D777"/>
    <w:rsid w:val="39B70956"/>
    <w:rsid w:val="39B9C4CB"/>
    <w:rsid w:val="39B9CE24"/>
    <w:rsid w:val="39BB5C48"/>
    <w:rsid w:val="39C28968"/>
    <w:rsid w:val="39C63278"/>
    <w:rsid w:val="39C95001"/>
    <w:rsid w:val="39CC6F67"/>
    <w:rsid w:val="39CFB45C"/>
    <w:rsid w:val="39D09F62"/>
    <w:rsid w:val="39D0D1F4"/>
    <w:rsid w:val="39D31CC6"/>
    <w:rsid w:val="39D375C2"/>
    <w:rsid w:val="39D37B6D"/>
    <w:rsid w:val="39D423CD"/>
    <w:rsid w:val="39D44801"/>
    <w:rsid w:val="39D71D5C"/>
    <w:rsid w:val="39D858F5"/>
    <w:rsid w:val="39D9FF68"/>
    <w:rsid w:val="39DA9D99"/>
    <w:rsid w:val="39DDD302"/>
    <w:rsid w:val="39DE6BB7"/>
    <w:rsid w:val="39E14D07"/>
    <w:rsid w:val="39E1A077"/>
    <w:rsid w:val="39E6ED7B"/>
    <w:rsid w:val="39E7FC36"/>
    <w:rsid w:val="39E87942"/>
    <w:rsid w:val="39EA4D06"/>
    <w:rsid w:val="39EF7794"/>
    <w:rsid w:val="39EFEC12"/>
    <w:rsid w:val="39F04F65"/>
    <w:rsid w:val="39F11926"/>
    <w:rsid w:val="39F1B758"/>
    <w:rsid w:val="39F4B4D3"/>
    <w:rsid w:val="39F7BFCB"/>
    <w:rsid w:val="39F84251"/>
    <w:rsid w:val="39F884CA"/>
    <w:rsid w:val="39F9266A"/>
    <w:rsid w:val="39F9A706"/>
    <w:rsid w:val="39FC991A"/>
    <w:rsid w:val="3A0039EC"/>
    <w:rsid w:val="3A01DA06"/>
    <w:rsid w:val="3A029BA2"/>
    <w:rsid w:val="3A0462D4"/>
    <w:rsid w:val="3A051950"/>
    <w:rsid w:val="3A05A164"/>
    <w:rsid w:val="3A064718"/>
    <w:rsid w:val="3A0908E1"/>
    <w:rsid w:val="3A0AAEEB"/>
    <w:rsid w:val="3A0B562A"/>
    <w:rsid w:val="3A0DF6B1"/>
    <w:rsid w:val="3A116A18"/>
    <w:rsid w:val="3A1283F1"/>
    <w:rsid w:val="3A14A072"/>
    <w:rsid w:val="3A14CD23"/>
    <w:rsid w:val="3A1515EE"/>
    <w:rsid w:val="3A155AC0"/>
    <w:rsid w:val="3A157B3F"/>
    <w:rsid w:val="3A15BA94"/>
    <w:rsid w:val="3A179937"/>
    <w:rsid w:val="3A179939"/>
    <w:rsid w:val="3A183F29"/>
    <w:rsid w:val="3A1995DE"/>
    <w:rsid w:val="3A1A733A"/>
    <w:rsid w:val="3A1BB641"/>
    <w:rsid w:val="3A1D1B5D"/>
    <w:rsid w:val="3A1D3A68"/>
    <w:rsid w:val="3A1D917B"/>
    <w:rsid w:val="3A1DB0DD"/>
    <w:rsid w:val="3A1EF671"/>
    <w:rsid w:val="3A1F521C"/>
    <w:rsid w:val="3A1F56AA"/>
    <w:rsid w:val="3A209970"/>
    <w:rsid w:val="3A20C9D2"/>
    <w:rsid w:val="3A20FB82"/>
    <w:rsid w:val="3A23AF10"/>
    <w:rsid w:val="3A24A0F1"/>
    <w:rsid w:val="3A24A757"/>
    <w:rsid w:val="3A25E45C"/>
    <w:rsid w:val="3A28DE1C"/>
    <w:rsid w:val="3A2A06E2"/>
    <w:rsid w:val="3A2B0510"/>
    <w:rsid w:val="3A2E187B"/>
    <w:rsid w:val="3A2EF5D9"/>
    <w:rsid w:val="3A2FE1F1"/>
    <w:rsid w:val="3A30769C"/>
    <w:rsid w:val="3A30E85C"/>
    <w:rsid w:val="3A313574"/>
    <w:rsid w:val="3A317147"/>
    <w:rsid w:val="3A31D6C8"/>
    <w:rsid w:val="3A34458F"/>
    <w:rsid w:val="3A34AB6E"/>
    <w:rsid w:val="3A36A2BA"/>
    <w:rsid w:val="3A3ABA65"/>
    <w:rsid w:val="3A3C88B3"/>
    <w:rsid w:val="3A3D446A"/>
    <w:rsid w:val="3A3DE603"/>
    <w:rsid w:val="3A3E3C33"/>
    <w:rsid w:val="3A40DCD7"/>
    <w:rsid w:val="3A423416"/>
    <w:rsid w:val="3A425E0A"/>
    <w:rsid w:val="3A42B85B"/>
    <w:rsid w:val="3A440862"/>
    <w:rsid w:val="3A44CA22"/>
    <w:rsid w:val="3A46E096"/>
    <w:rsid w:val="3A475EA6"/>
    <w:rsid w:val="3A49869E"/>
    <w:rsid w:val="3A49ED9D"/>
    <w:rsid w:val="3A4AA043"/>
    <w:rsid w:val="3A4F8512"/>
    <w:rsid w:val="3A4FCC8A"/>
    <w:rsid w:val="3A4FCE68"/>
    <w:rsid w:val="3A502A63"/>
    <w:rsid w:val="3A50A6E6"/>
    <w:rsid w:val="3A527115"/>
    <w:rsid w:val="3A52ACA3"/>
    <w:rsid w:val="3A536852"/>
    <w:rsid w:val="3A550B06"/>
    <w:rsid w:val="3A572D24"/>
    <w:rsid w:val="3A57E2B7"/>
    <w:rsid w:val="3A57F064"/>
    <w:rsid w:val="3A594A10"/>
    <w:rsid w:val="3A5A48CC"/>
    <w:rsid w:val="3A5AE4C1"/>
    <w:rsid w:val="3A5B4DD5"/>
    <w:rsid w:val="3A5C0CA8"/>
    <w:rsid w:val="3A5CE57F"/>
    <w:rsid w:val="3A5FE098"/>
    <w:rsid w:val="3A605F8F"/>
    <w:rsid w:val="3A62AE03"/>
    <w:rsid w:val="3A641253"/>
    <w:rsid w:val="3A6423DA"/>
    <w:rsid w:val="3A6744CD"/>
    <w:rsid w:val="3A685647"/>
    <w:rsid w:val="3A69EB02"/>
    <w:rsid w:val="3A6AE21F"/>
    <w:rsid w:val="3A6AEFC2"/>
    <w:rsid w:val="3A6AF4C8"/>
    <w:rsid w:val="3A71AD07"/>
    <w:rsid w:val="3A71B1B9"/>
    <w:rsid w:val="3A72076F"/>
    <w:rsid w:val="3A724853"/>
    <w:rsid w:val="3A7429D7"/>
    <w:rsid w:val="3A78B63D"/>
    <w:rsid w:val="3A790092"/>
    <w:rsid w:val="3A7C36DD"/>
    <w:rsid w:val="3A7D4262"/>
    <w:rsid w:val="3A7E1996"/>
    <w:rsid w:val="3A8033D1"/>
    <w:rsid w:val="3A8357AC"/>
    <w:rsid w:val="3A846B10"/>
    <w:rsid w:val="3A879470"/>
    <w:rsid w:val="3A89EA21"/>
    <w:rsid w:val="3A8AD995"/>
    <w:rsid w:val="3A8C14DB"/>
    <w:rsid w:val="3A8CC86B"/>
    <w:rsid w:val="3A8FD430"/>
    <w:rsid w:val="3A90DBD6"/>
    <w:rsid w:val="3A9349E6"/>
    <w:rsid w:val="3A940092"/>
    <w:rsid w:val="3A946677"/>
    <w:rsid w:val="3A96A99B"/>
    <w:rsid w:val="3A9A55B5"/>
    <w:rsid w:val="3A9AC9A0"/>
    <w:rsid w:val="3A9B6E15"/>
    <w:rsid w:val="3A9DCC3A"/>
    <w:rsid w:val="3AA11FD9"/>
    <w:rsid w:val="3AA40DA9"/>
    <w:rsid w:val="3AA50590"/>
    <w:rsid w:val="3AA63B89"/>
    <w:rsid w:val="3AA7E9AC"/>
    <w:rsid w:val="3AAAA132"/>
    <w:rsid w:val="3AAD1004"/>
    <w:rsid w:val="3AADFE59"/>
    <w:rsid w:val="3AB589DB"/>
    <w:rsid w:val="3AB5D639"/>
    <w:rsid w:val="3AB6020C"/>
    <w:rsid w:val="3AB8BEE1"/>
    <w:rsid w:val="3ABADEC5"/>
    <w:rsid w:val="3ABBE9A2"/>
    <w:rsid w:val="3ABD6886"/>
    <w:rsid w:val="3ABE8E62"/>
    <w:rsid w:val="3AC03450"/>
    <w:rsid w:val="3AC08A32"/>
    <w:rsid w:val="3AC1EB80"/>
    <w:rsid w:val="3AC4CC73"/>
    <w:rsid w:val="3AC4D2FA"/>
    <w:rsid w:val="3AC8001E"/>
    <w:rsid w:val="3AC8ECAB"/>
    <w:rsid w:val="3AC8F50B"/>
    <w:rsid w:val="3ACA4936"/>
    <w:rsid w:val="3ACE886A"/>
    <w:rsid w:val="3AD097D1"/>
    <w:rsid w:val="3AD1A2B1"/>
    <w:rsid w:val="3AD2F1F2"/>
    <w:rsid w:val="3AD4783C"/>
    <w:rsid w:val="3AD4F1CC"/>
    <w:rsid w:val="3AD5E562"/>
    <w:rsid w:val="3AD6D892"/>
    <w:rsid w:val="3AD863DB"/>
    <w:rsid w:val="3ADC8111"/>
    <w:rsid w:val="3ADE25E1"/>
    <w:rsid w:val="3ADE584D"/>
    <w:rsid w:val="3AE09328"/>
    <w:rsid w:val="3AE24B9E"/>
    <w:rsid w:val="3AE28BC3"/>
    <w:rsid w:val="3AE4223E"/>
    <w:rsid w:val="3AE587E2"/>
    <w:rsid w:val="3AE5FC17"/>
    <w:rsid w:val="3AE65212"/>
    <w:rsid w:val="3AE6F22E"/>
    <w:rsid w:val="3AEA8149"/>
    <w:rsid w:val="3AEAA55D"/>
    <w:rsid w:val="3AEAAD79"/>
    <w:rsid w:val="3AEC3CE7"/>
    <w:rsid w:val="3AECBA80"/>
    <w:rsid w:val="3AED4E6C"/>
    <w:rsid w:val="3AEF9E58"/>
    <w:rsid w:val="3AEFB931"/>
    <w:rsid w:val="3AF0887D"/>
    <w:rsid w:val="3AF5316D"/>
    <w:rsid w:val="3AF6C7E8"/>
    <w:rsid w:val="3AF6D8FE"/>
    <w:rsid w:val="3AF743CF"/>
    <w:rsid w:val="3AF807C2"/>
    <w:rsid w:val="3AFAA4DE"/>
    <w:rsid w:val="3AFBD6C1"/>
    <w:rsid w:val="3AFCDE5D"/>
    <w:rsid w:val="3AFF5BAB"/>
    <w:rsid w:val="3AFFB1BF"/>
    <w:rsid w:val="3B0207C1"/>
    <w:rsid w:val="3B02EEF2"/>
    <w:rsid w:val="3B04DC52"/>
    <w:rsid w:val="3B056B6E"/>
    <w:rsid w:val="3B07DB63"/>
    <w:rsid w:val="3B0D77EA"/>
    <w:rsid w:val="3B0E074D"/>
    <w:rsid w:val="3B0E5D9F"/>
    <w:rsid w:val="3B1054C7"/>
    <w:rsid w:val="3B120DF3"/>
    <w:rsid w:val="3B12FCDF"/>
    <w:rsid w:val="3B13163C"/>
    <w:rsid w:val="3B16B53D"/>
    <w:rsid w:val="3B193785"/>
    <w:rsid w:val="3B1C656D"/>
    <w:rsid w:val="3B1CDBF5"/>
    <w:rsid w:val="3B1D02F4"/>
    <w:rsid w:val="3B1F553B"/>
    <w:rsid w:val="3B20AB2C"/>
    <w:rsid w:val="3B21E9A2"/>
    <w:rsid w:val="3B247EA1"/>
    <w:rsid w:val="3B27444C"/>
    <w:rsid w:val="3B274EDB"/>
    <w:rsid w:val="3B27FB6A"/>
    <w:rsid w:val="3B29654A"/>
    <w:rsid w:val="3B29E0F1"/>
    <w:rsid w:val="3B2B3905"/>
    <w:rsid w:val="3B2C2255"/>
    <w:rsid w:val="3B2C37CB"/>
    <w:rsid w:val="3B2D9879"/>
    <w:rsid w:val="3B2DD054"/>
    <w:rsid w:val="3B315A91"/>
    <w:rsid w:val="3B31F47C"/>
    <w:rsid w:val="3B328177"/>
    <w:rsid w:val="3B332A2A"/>
    <w:rsid w:val="3B3669C5"/>
    <w:rsid w:val="3B36F9E5"/>
    <w:rsid w:val="3B370295"/>
    <w:rsid w:val="3B38914F"/>
    <w:rsid w:val="3B3A3EF8"/>
    <w:rsid w:val="3B3B7075"/>
    <w:rsid w:val="3B3C8DAC"/>
    <w:rsid w:val="3B3E125A"/>
    <w:rsid w:val="3B3E5B67"/>
    <w:rsid w:val="3B3F3812"/>
    <w:rsid w:val="3B3F641B"/>
    <w:rsid w:val="3B3F7C4D"/>
    <w:rsid w:val="3B409B27"/>
    <w:rsid w:val="3B416591"/>
    <w:rsid w:val="3B42A51C"/>
    <w:rsid w:val="3B44F922"/>
    <w:rsid w:val="3B472144"/>
    <w:rsid w:val="3B48A020"/>
    <w:rsid w:val="3B4E032F"/>
    <w:rsid w:val="3B4FA836"/>
    <w:rsid w:val="3B4FCD57"/>
    <w:rsid w:val="3B50478F"/>
    <w:rsid w:val="3B50FD75"/>
    <w:rsid w:val="3B519307"/>
    <w:rsid w:val="3B565D8E"/>
    <w:rsid w:val="3B58AD68"/>
    <w:rsid w:val="3B598675"/>
    <w:rsid w:val="3B5AB02B"/>
    <w:rsid w:val="3B5C5A23"/>
    <w:rsid w:val="3B5D2BB7"/>
    <w:rsid w:val="3B5DA80C"/>
    <w:rsid w:val="3B5E0998"/>
    <w:rsid w:val="3B5E1CEC"/>
    <w:rsid w:val="3B5F0205"/>
    <w:rsid w:val="3B5F334F"/>
    <w:rsid w:val="3B5FC53B"/>
    <w:rsid w:val="3B613025"/>
    <w:rsid w:val="3B62FBFB"/>
    <w:rsid w:val="3B63F3B8"/>
    <w:rsid w:val="3B66E1BB"/>
    <w:rsid w:val="3B68E1BB"/>
    <w:rsid w:val="3B6E35D8"/>
    <w:rsid w:val="3B6FA7FB"/>
    <w:rsid w:val="3B6FD915"/>
    <w:rsid w:val="3B7194D4"/>
    <w:rsid w:val="3B71A33A"/>
    <w:rsid w:val="3B76204C"/>
    <w:rsid w:val="3B7C0F6E"/>
    <w:rsid w:val="3B7C2514"/>
    <w:rsid w:val="3B7D993B"/>
    <w:rsid w:val="3B7DD4FE"/>
    <w:rsid w:val="3B8142E1"/>
    <w:rsid w:val="3B8266C8"/>
    <w:rsid w:val="3B847F72"/>
    <w:rsid w:val="3B849096"/>
    <w:rsid w:val="3B85BC63"/>
    <w:rsid w:val="3B85D918"/>
    <w:rsid w:val="3B8BFC92"/>
    <w:rsid w:val="3B8C5BDD"/>
    <w:rsid w:val="3B935434"/>
    <w:rsid w:val="3B96809E"/>
    <w:rsid w:val="3B989726"/>
    <w:rsid w:val="3B99CDFE"/>
    <w:rsid w:val="3B9AF450"/>
    <w:rsid w:val="3B9F4D68"/>
    <w:rsid w:val="3B9FABF9"/>
    <w:rsid w:val="3B9FBBA4"/>
    <w:rsid w:val="3BA0CE32"/>
    <w:rsid w:val="3BA1B185"/>
    <w:rsid w:val="3BA23C6C"/>
    <w:rsid w:val="3BA360C9"/>
    <w:rsid w:val="3BA396D3"/>
    <w:rsid w:val="3BA5D379"/>
    <w:rsid w:val="3BA5F313"/>
    <w:rsid w:val="3BA6AE57"/>
    <w:rsid w:val="3BA74B8A"/>
    <w:rsid w:val="3BA8641B"/>
    <w:rsid w:val="3BA954A5"/>
    <w:rsid w:val="3BAAB27A"/>
    <w:rsid w:val="3BAC8EFD"/>
    <w:rsid w:val="3BB27CE1"/>
    <w:rsid w:val="3BB3FDCB"/>
    <w:rsid w:val="3BB67E72"/>
    <w:rsid w:val="3BB6C38B"/>
    <w:rsid w:val="3BB9C26D"/>
    <w:rsid w:val="3BB9D006"/>
    <w:rsid w:val="3BBA9CE4"/>
    <w:rsid w:val="3BBAB4FC"/>
    <w:rsid w:val="3BBB1A51"/>
    <w:rsid w:val="3BBD70B2"/>
    <w:rsid w:val="3BBDFE36"/>
    <w:rsid w:val="3BBF4696"/>
    <w:rsid w:val="3BC101F6"/>
    <w:rsid w:val="3BC15EA1"/>
    <w:rsid w:val="3BC881DF"/>
    <w:rsid w:val="3BC941FE"/>
    <w:rsid w:val="3BC949AB"/>
    <w:rsid w:val="3BCAA1CE"/>
    <w:rsid w:val="3BCF7BE4"/>
    <w:rsid w:val="3BD25E06"/>
    <w:rsid w:val="3BD5DC4F"/>
    <w:rsid w:val="3BDA9245"/>
    <w:rsid w:val="3BDBD8C7"/>
    <w:rsid w:val="3BDFB5CE"/>
    <w:rsid w:val="3BE005FD"/>
    <w:rsid w:val="3BE021F9"/>
    <w:rsid w:val="3BE23916"/>
    <w:rsid w:val="3BE24A54"/>
    <w:rsid w:val="3BE2D78D"/>
    <w:rsid w:val="3BE33E52"/>
    <w:rsid w:val="3BE3A7E2"/>
    <w:rsid w:val="3BE723A8"/>
    <w:rsid w:val="3BEC546D"/>
    <w:rsid w:val="3BED0DA7"/>
    <w:rsid w:val="3BED7250"/>
    <w:rsid w:val="3BEE9044"/>
    <w:rsid w:val="3BEED9ED"/>
    <w:rsid w:val="3BF16C9B"/>
    <w:rsid w:val="3BF259C8"/>
    <w:rsid w:val="3BF2F6CC"/>
    <w:rsid w:val="3BF3EF98"/>
    <w:rsid w:val="3BF48DA2"/>
    <w:rsid w:val="3BF55E39"/>
    <w:rsid w:val="3BFB5B5F"/>
    <w:rsid w:val="3BFC8E30"/>
    <w:rsid w:val="3BFD8564"/>
    <w:rsid w:val="3BFE12DF"/>
    <w:rsid w:val="3C021969"/>
    <w:rsid w:val="3C03A0AF"/>
    <w:rsid w:val="3C07AEBF"/>
    <w:rsid w:val="3C09361E"/>
    <w:rsid w:val="3C0A059A"/>
    <w:rsid w:val="3C0C82DC"/>
    <w:rsid w:val="3C0D011A"/>
    <w:rsid w:val="3C0E3641"/>
    <w:rsid w:val="3C0E920D"/>
    <w:rsid w:val="3C0F1748"/>
    <w:rsid w:val="3C130605"/>
    <w:rsid w:val="3C14177D"/>
    <w:rsid w:val="3C1622DD"/>
    <w:rsid w:val="3C176B5B"/>
    <w:rsid w:val="3C18BCE1"/>
    <w:rsid w:val="3C19FF90"/>
    <w:rsid w:val="3C1A0458"/>
    <w:rsid w:val="3C1D5C56"/>
    <w:rsid w:val="3C1E7907"/>
    <w:rsid w:val="3C1F0AB6"/>
    <w:rsid w:val="3C22968A"/>
    <w:rsid w:val="3C244EA7"/>
    <w:rsid w:val="3C248B92"/>
    <w:rsid w:val="3C25925B"/>
    <w:rsid w:val="3C268289"/>
    <w:rsid w:val="3C2786EF"/>
    <w:rsid w:val="3C2B0D32"/>
    <w:rsid w:val="3C2B8677"/>
    <w:rsid w:val="3C2D2649"/>
    <w:rsid w:val="3C2DD753"/>
    <w:rsid w:val="3C2E1651"/>
    <w:rsid w:val="3C2EDEF1"/>
    <w:rsid w:val="3C2FA277"/>
    <w:rsid w:val="3C2FE55D"/>
    <w:rsid w:val="3C30BCDB"/>
    <w:rsid w:val="3C30F2AF"/>
    <w:rsid w:val="3C315838"/>
    <w:rsid w:val="3C3540A2"/>
    <w:rsid w:val="3C3677CF"/>
    <w:rsid w:val="3C373EE6"/>
    <w:rsid w:val="3C38203C"/>
    <w:rsid w:val="3C399C45"/>
    <w:rsid w:val="3C3A3F53"/>
    <w:rsid w:val="3C3B3B5F"/>
    <w:rsid w:val="3C3B465E"/>
    <w:rsid w:val="3C3D0A1D"/>
    <w:rsid w:val="3C3D7F7D"/>
    <w:rsid w:val="3C3FC259"/>
    <w:rsid w:val="3C415BF3"/>
    <w:rsid w:val="3C41768F"/>
    <w:rsid w:val="3C41B352"/>
    <w:rsid w:val="3C42FE20"/>
    <w:rsid w:val="3C441BA5"/>
    <w:rsid w:val="3C446EDB"/>
    <w:rsid w:val="3C44FA81"/>
    <w:rsid w:val="3C4531D1"/>
    <w:rsid w:val="3C454B0A"/>
    <w:rsid w:val="3C459B58"/>
    <w:rsid w:val="3C494811"/>
    <w:rsid w:val="3C497D68"/>
    <w:rsid w:val="3C4A004E"/>
    <w:rsid w:val="3C4A1535"/>
    <w:rsid w:val="3C4AAC2A"/>
    <w:rsid w:val="3C4ABC78"/>
    <w:rsid w:val="3C4BE2F0"/>
    <w:rsid w:val="3C4D04CE"/>
    <w:rsid w:val="3C4DE002"/>
    <w:rsid w:val="3C4EA43C"/>
    <w:rsid w:val="3C500761"/>
    <w:rsid w:val="3C505B1A"/>
    <w:rsid w:val="3C51F92D"/>
    <w:rsid w:val="3C5284C6"/>
    <w:rsid w:val="3C5311CC"/>
    <w:rsid w:val="3C54A49A"/>
    <w:rsid w:val="3C555887"/>
    <w:rsid w:val="3C568176"/>
    <w:rsid w:val="3C59C795"/>
    <w:rsid w:val="3C5A0A75"/>
    <w:rsid w:val="3C5E29E8"/>
    <w:rsid w:val="3C600227"/>
    <w:rsid w:val="3C6162EB"/>
    <w:rsid w:val="3C61EDF8"/>
    <w:rsid w:val="3C6521AF"/>
    <w:rsid w:val="3C665A6D"/>
    <w:rsid w:val="3C66B02F"/>
    <w:rsid w:val="3C6886A9"/>
    <w:rsid w:val="3C6C1627"/>
    <w:rsid w:val="3C6D9315"/>
    <w:rsid w:val="3C713A67"/>
    <w:rsid w:val="3C7200A1"/>
    <w:rsid w:val="3C72552C"/>
    <w:rsid w:val="3C72B00E"/>
    <w:rsid w:val="3C74C3B2"/>
    <w:rsid w:val="3C752B5E"/>
    <w:rsid w:val="3C755AFF"/>
    <w:rsid w:val="3C76C96F"/>
    <w:rsid w:val="3C775679"/>
    <w:rsid w:val="3C7C484A"/>
    <w:rsid w:val="3C7E7030"/>
    <w:rsid w:val="3C832C0A"/>
    <w:rsid w:val="3C8908AD"/>
    <w:rsid w:val="3C89FEE2"/>
    <w:rsid w:val="3C8B8E75"/>
    <w:rsid w:val="3C8C7FEC"/>
    <w:rsid w:val="3C8DE16C"/>
    <w:rsid w:val="3C8E369B"/>
    <w:rsid w:val="3C8F1D58"/>
    <w:rsid w:val="3C8FC260"/>
    <w:rsid w:val="3C9105E1"/>
    <w:rsid w:val="3C93B109"/>
    <w:rsid w:val="3C94678B"/>
    <w:rsid w:val="3C94EF93"/>
    <w:rsid w:val="3C99004A"/>
    <w:rsid w:val="3C99FAF8"/>
    <w:rsid w:val="3C9A584F"/>
    <w:rsid w:val="3C9B00C1"/>
    <w:rsid w:val="3C9C5E27"/>
    <w:rsid w:val="3C9E5417"/>
    <w:rsid w:val="3C9F3E24"/>
    <w:rsid w:val="3CA00F42"/>
    <w:rsid w:val="3CA09D23"/>
    <w:rsid w:val="3CA340FF"/>
    <w:rsid w:val="3CA4DB52"/>
    <w:rsid w:val="3CA61AEB"/>
    <w:rsid w:val="3CA904AD"/>
    <w:rsid w:val="3CAAE853"/>
    <w:rsid w:val="3CAC9A4B"/>
    <w:rsid w:val="3CAD958D"/>
    <w:rsid w:val="3CADA3D2"/>
    <w:rsid w:val="3CAE96FA"/>
    <w:rsid w:val="3CB16AA4"/>
    <w:rsid w:val="3CB1C262"/>
    <w:rsid w:val="3CB1F773"/>
    <w:rsid w:val="3CB2DA4F"/>
    <w:rsid w:val="3CB3A2F5"/>
    <w:rsid w:val="3CB3AACD"/>
    <w:rsid w:val="3CB40F74"/>
    <w:rsid w:val="3CB7E4BA"/>
    <w:rsid w:val="3CB846BA"/>
    <w:rsid w:val="3CB95AB6"/>
    <w:rsid w:val="3CB9A64B"/>
    <w:rsid w:val="3CBBCCCA"/>
    <w:rsid w:val="3CBC840D"/>
    <w:rsid w:val="3CBDFE3A"/>
    <w:rsid w:val="3CC0E311"/>
    <w:rsid w:val="3CC103DA"/>
    <w:rsid w:val="3CC346F1"/>
    <w:rsid w:val="3CC3ADC6"/>
    <w:rsid w:val="3CC45520"/>
    <w:rsid w:val="3CC652C4"/>
    <w:rsid w:val="3CC7EBA0"/>
    <w:rsid w:val="3CC87EE8"/>
    <w:rsid w:val="3CC98B0A"/>
    <w:rsid w:val="3CCFE2BA"/>
    <w:rsid w:val="3CDD80B6"/>
    <w:rsid w:val="3CDD93A3"/>
    <w:rsid w:val="3CDE401B"/>
    <w:rsid w:val="3CE1AF00"/>
    <w:rsid w:val="3CE2405C"/>
    <w:rsid w:val="3CE5A2CF"/>
    <w:rsid w:val="3CE6467D"/>
    <w:rsid w:val="3CE70C0D"/>
    <w:rsid w:val="3CEBCBC0"/>
    <w:rsid w:val="3CEC52E5"/>
    <w:rsid w:val="3CEC98C9"/>
    <w:rsid w:val="3CED26A2"/>
    <w:rsid w:val="3CEDC678"/>
    <w:rsid w:val="3CEE0489"/>
    <w:rsid w:val="3CEF7AAE"/>
    <w:rsid w:val="3CF11F7E"/>
    <w:rsid w:val="3CF19923"/>
    <w:rsid w:val="3CF36EFC"/>
    <w:rsid w:val="3CF3EEAB"/>
    <w:rsid w:val="3CF469B5"/>
    <w:rsid w:val="3CF73A0B"/>
    <w:rsid w:val="3CF7D5B3"/>
    <w:rsid w:val="3CFD4DCC"/>
    <w:rsid w:val="3D00BA61"/>
    <w:rsid w:val="3D00CC8D"/>
    <w:rsid w:val="3D01B7DC"/>
    <w:rsid w:val="3D049184"/>
    <w:rsid w:val="3D057A14"/>
    <w:rsid w:val="3D058C5B"/>
    <w:rsid w:val="3D083023"/>
    <w:rsid w:val="3D0875C9"/>
    <w:rsid w:val="3D0A1851"/>
    <w:rsid w:val="3D0C0E1D"/>
    <w:rsid w:val="3D0C1044"/>
    <w:rsid w:val="3D0C3B93"/>
    <w:rsid w:val="3D0D409B"/>
    <w:rsid w:val="3D0D5EA0"/>
    <w:rsid w:val="3D0D6914"/>
    <w:rsid w:val="3D0EB7CF"/>
    <w:rsid w:val="3D113731"/>
    <w:rsid w:val="3D14813A"/>
    <w:rsid w:val="3D14A5B7"/>
    <w:rsid w:val="3D1640A0"/>
    <w:rsid w:val="3D17E949"/>
    <w:rsid w:val="3D197867"/>
    <w:rsid w:val="3D1A8307"/>
    <w:rsid w:val="3D1B4DBE"/>
    <w:rsid w:val="3D1CCAFB"/>
    <w:rsid w:val="3D1E47F5"/>
    <w:rsid w:val="3D1E8786"/>
    <w:rsid w:val="3D218A04"/>
    <w:rsid w:val="3D2478A8"/>
    <w:rsid w:val="3D256E0A"/>
    <w:rsid w:val="3D26993B"/>
    <w:rsid w:val="3D297F88"/>
    <w:rsid w:val="3D2A0951"/>
    <w:rsid w:val="3D2B9C63"/>
    <w:rsid w:val="3D2D988E"/>
    <w:rsid w:val="3D302458"/>
    <w:rsid w:val="3D307BC2"/>
    <w:rsid w:val="3D30B22A"/>
    <w:rsid w:val="3D30B43F"/>
    <w:rsid w:val="3D352912"/>
    <w:rsid w:val="3D356903"/>
    <w:rsid w:val="3D375772"/>
    <w:rsid w:val="3D3A4227"/>
    <w:rsid w:val="3D3B4DA2"/>
    <w:rsid w:val="3D3BCEF0"/>
    <w:rsid w:val="3D3BED03"/>
    <w:rsid w:val="3D3C55F3"/>
    <w:rsid w:val="3D3C6308"/>
    <w:rsid w:val="3D4082C0"/>
    <w:rsid w:val="3D42BF90"/>
    <w:rsid w:val="3D43C289"/>
    <w:rsid w:val="3D4576D3"/>
    <w:rsid w:val="3D499FE2"/>
    <w:rsid w:val="3D4BAABD"/>
    <w:rsid w:val="3D4DBF13"/>
    <w:rsid w:val="3D4E260D"/>
    <w:rsid w:val="3D50E631"/>
    <w:rsid w:val="3D5165DE"/>
    <w:rsid w:val="3D52292D"/>
    <w:rsid w:val="3D547F7C"/>
    <w:rsid w:val="3D552264"/>
    <w:rsid w:val="3D55CA9B"/>
    <w:rsid w:val="3D57DE64"/>
    <w:rsid w:val="3D58B760"/>
    <w:rsid w:val="3D58CC2E"/>
    <w:rsid w:val="3D5ABEDF"/>
    <w:rsid w:val="3D5BE5CA"/>
    <w:rsid w:val="3D5D45E3"/>
    <w:rsid w:val="3D5E6F18"/>
    <w:rsid w:val="3D5ECB17"/>
    <w:rsid w:val="3D67ECA3"/>
    <w:rsid w:val="3D680406"/>
    <w:rsid w:val="3D690A5A"/>
    <w:rsid w:val="3D69592D"/>
    <w:rsid w:val="3D6BFF95"/>
    <w:rsid w:val="3D6C905F"/>
    <w:rsid w:val="3D6D77B2"/>
    <w:rsid w:val="3D7098DE"/>
    <w:rsid w:val="3D71855D"/>
    <w:rsid w:val="3D745CB3"/>
    <w:rsid w:val="3D76080E"/>
    <w:rsid w:val="3D76A96D"/>
    <w:rsid w:val="3D78DC73"/>
    <w:rsid w:val="3D7C6F61"/>
    <w:rsid w:val="3D7CC1D4"/>
    <w:rsid w:val="3D7D55FB"/>
    <w:rsid w:val="3D7EBA45"/>
    <w:rsid w:val="3D7F2A22"/>
    <w:rsid w:val="3D7F4B83"/>
    <w:rsid w:val="3D81E6F5"/>
    <w:rsid w:val="3D82C0DF"/>
    <w:rsid w:val="3D82E6CB"/>
    <w:rsid w:val="3D837E01"/>
    <w:rsid w:val="3D83E52D"/>
    <w:rsid w:val="3D8486D9"/>
    <w:rsid w:val="3D85FE17"/>
    <w:rsid w:val="3D86D876"/>
    <w:rsid w:val="3D87975C"/>
    <w:rsid w:val="3D87FBB6"/>
    <w:rsid w:val="3D889EC8"/>
    <w:rsid w:val="3D8907FC"/>
    <w:rsid w:val="3D89ED76"/>
    <w:rsid w:val="3D8B1AA6"/>
    <w:rsid w:val="3D8C7751"/>
    <w:rsid w:val="3D8C7894"/>
    <w:rsid w:val="3D8D1C06"/>
    <w:rsid w:val="3D8E7660"/>
    <w:rsid w:val="3D8FBAFE"/>
    <w:rsid w:val="3D8FC297"/>
    <w:rsid w:val="3D902677"/>
    <w:rsid w:val="3D92EC6B"/>
    <w:rsid w:val="3D934DE7"/>
    <w:rsid w:val="3D935CD8"/>
    <w:rsid w:val="3D94D122"/>
    <w:rsid w:val="3D9505E7"/>
    <w:rsid w:val="3D9516FF"/>
    <w:rsid w:val="3D95BB6E"/>
    <w:rsid w:val="3D984CE0"/>
    <w:rsid w:val="3D98746B"/>
    <w:rsid w:val="3D99DAC5"/>
    <w:rsid w:val="3D9A5AC2"/>
    <w:rsid w:val="3D9ACD6B"/>
    <w:rsid w:val="3D9AF0F8"/>
    <w:rsid w:val="3DA07E3E"/>
    <w:rsid w:val="3DA1CDC8"/>
    <w:rsid w:val="3DA293F4"/>
    <w:rsid w:val="3DA2F30E"/>
    <w:rsid w:val="3DA32856"/>
    <w:rsid w:val="3DA9E49D"/>
    <w:rsid w:val="3DAA0EE2"/>
    <w:rsid w:val="3DAB0643"/>
    <w:rsid w:val="3DAD1585"/>
    <w:rsid w:val="3DB1516E"/>
    <w:rsid w:val="3DB219DA"/>
    <w:rsid w:val="3DB25C21"/>
    <w:rsid w:val="3DB2AC6B"/>
    <w:rsid w:val="3DB3F594"/>
    <w:rsid w:val="3DB414FB"/>
    <w:rsid w:val="3DB4C367"/>
    <w:rsid w:val="3DB60E55"/>
    <w:rsid w:val="3DB7C481"/>
    <w:rsid w:val="3DB99A92"/>
    <w:rsid w:val="3DBD4FB4"/>
    <w:rsid w:val="3DC2548C"/>
    <w:rsid w:val="3DC32FBC"/>
    <w:rsid w:val="3DC4715A"/>
    <w:rsid w:val="3DC591F9"/>
    <w:rsid w:val="3DC72D3D"/>
    <w:rsid w:val="3DC77369"/>
    <w:rsid w:val="3DC7DA6D"/>
    <w:rsid w:val="3DC95E41"/>
    <w:rsid w:val="3DC9B920"/>
    <w:rsid w:val="3DCB2908"/>
    <w:rsid w:val="3DCBDE78"/>
    <w:rsid w:val="3DCC1F28"/>
    <w:rsid w:val="3DCD9D60"/>
    <w:rsid w:val="3DCDE614"/>
    <w:rsid w:val="3DCE7EA9"/>
    <w:rsid w:val="3DCF26BA"/>
    <w:rsid w:val="3DD00E4F"/>
    <w:rsid w:val="3DD0B821"/>
    <w:rsid w:val="3DD161E1"/>
    <w:rsid w:val="3DD2C988"/>
    <w:rsid w:val="3DD2FB08"/>
    <w:rsid w:val="3DD5549D"/>
    <w:rsid w:val="3DD5E9DB"/>
    <w:rsid w:val="3DD68C6E"/>
    <w:rsid w:val="3DD703C7"/>
    <w:rsid w:val="3DD7177A"/>
    <w:rsid w:val="3DD76AB2"/>
    <w:rsid w:val="3DD83954"/>
    <w:rsid w:val="3DD85055"/>
    <w:rsid w:val="3DD951CC"/>
    <w:rsid w:val="3DDAD8A6"/>
    <w:rsid w:val="3DDB77BB"/>
    <w:rsid w:val="3DDCD94E"/>
    <w:rsid w:val="3DDD82AA"/>
    <w:rsid w:val="3DDE5DE7"/>
    <w:rsid w:val="3DDE7C4E"/>
    <w:rsid w:val="3DE251F1"/>
    <w:rsid w:val="3DE2E9E3"/>
    <w:rsid w:val="3DE3CE1B"/>
    <w:rsid w:val="3DE4DC5F"/>
    <w:rsid w:val="3DEA222E"/>
    <w:rsid w:val="3DEA35BA"/>
    <w:rsid w:val="3DEB1ED8"/>
    <w:rsid w:val="3DED1D47"/>
    <w:rsid w:val="3DF1216C"/>
    <w:rsid w:val="3DF3152E"/>
    <w:rsid w:val="3DF3CC1A"/>
    <w:rsid w:val="3DF520A5"/>
    <w:rsid w:val="3DF5B9E4"/>
    <w:rsid w:val="3DF74A1E"/>
    <w:rsid w:val="3DFBC23F"/>
    <w:rsid w:val="3DFF4813"/>
    <w:rsid w:val="3DFF54E1"/>
    <w:rsid w:val="3E015370"/>
    <w:rsid w:val="3E023393"/>
    <w:rsid w:val="3E0385D2"/>
    <w:rsid w:val="3E05B4FF"/>
    <w:rsid w:val="3E077843"/>
    <w:rsid w:val="3E07904A"/>
    <w:rsid w:val="3E08F64E"/>
    <w:rsid w:val="3E0B356A"/>
    <w:rsid w:val="3E0BCEF9"/>
    <w:rsid w:val="3E0BEFBD"/>
    <w:rsid w:val="3E0D0B7B"/>
    <w:rsid w:val="3E0D823D"/>
    <w:rsid w:val="3E0D8441"/>
    <w:rsid w:val="3E0EA7B3"/>
    <w:rsid w:val="3E0EE379"/>
    <w:rsid w:val="3E1182F1"/>
    <w:rsid w:val="3E11F667"/>
    <w:rsid w:val="3E13275F"/>
    <w:rsid w:val="3E14A963"/>
    <w:rsid w:val="3E16054E"/>
    <w:rsid w:val="3E16D64C"/>
    <w:rsid w:val="3E1A094B"/>
    <w:rsid w:val="3E1A8BC0"/>
    <w:rsid w:val="3E1BE559"/>
    <w:rsid w:val="3E1BF14E"/>
    <w:rsid w:val="3E1C79C3"/>
    <w:rsid w:val="3E1D1771"/>
    <w:rsid w:val="3E1D8044"/>
    <w:rsid w:val="3E1DA79D"/>
    <w:rsid w:val="3E1EFDDA"/>
    <w:rsid w:val="3E1F0BB9"/>
    <w:rsid w:val="3E20DAE4"/>
    <w:rsid w:val="3E2159D8"/>
    <w:rsid w:val="3E21DB68"/>
    <w:rsid w:val="3E22E992"/>
    <w:rsid w:val="3E2437EE"/>
    <w:rsid w:val="3E25BDE9"/>
    <w:rsid w:val="3E2712D9"/>
    <w:rsid w:val="3E283721"/>
    <w:rsid w:val="3E28EC05"/>
    <w:rsid w:val="3E2AEBDA"/>
    <w:rsid w:val="3E2AEFF9"/>
    <w:rsid w:val="3E2D4D40"/>
    <w:rsid w:val="3E2DA790"/>
    <w:rsid w:val="3E2DF66C"/>
    <w:rsid w:val="3E30E5F8"/>
    <w:rsid w:val="3E318432"/>
    <w:rsid w:val="3E3346D4"/>
    <w:rsid w:val="3E335D55"/>
    <w:rsid w:val="3E345516"/>
    <w:rsid w:val="3E348288"/>
    <w:rsid w:val="3E348AB0"/>
    <w:rsid w:val="3E38A96D"/>
    <w:rsid w:val="3E3A61BA"/>
    <w:rsid w:val="3E3A8C1F"/>
    <w:rsid w:val="3E3B3B0E"/>
    <w:rsid w:val="3E3C5489"/>
    <w:rsid w:val="3E3F1846"/>
    <w:rsid w:val="3E3F8FB8"/>
    <w:rsid w:val="3E3FA3C7"/>
    <w:rsid w:val="3E404627"/>
    <w:rsid w:val="3E40913B"/>
    <w:rsid w:val="3E40F9EC"/>
    <w:rsid w:val="3E41B1B4"/>
    <w:rsid w:val="3E41BBCF"/>
    <w:rsid w:val="3E42AB22"/>
    <w:rsid w:val="3E43F7F5"/>
    <w:rsid w:val="3E442FD7"/>
    <w:rsid w:val="3E4569CE"/>
    <w:rsid w:val="3E47E719"/>
    <w:rsid w:val="3E47F800"/>
    <w:rsid w:val="3E482C91"/>
    <w:rsid w:val="3E487E54"/>
    <w:rsid w:val="3E48B703"/>
    <w:rsid w:val="3E493F0D"/>
    <w:rsid w:val="3E49D51E"/>
    <w:rsid w:val="3E4A6052"/>
    <w:rsid w:val="3E4CF25F"/>
    <w:rsid w:val="3E4D2D33"/>
    <w:rsid w:val="3E506B43"/>
    <w:rsid w:val="3E54F034"/>
    <w:rsid w:val="3E55B296"/>
    <w:rsid w:val="3E56939E"/>
    <w:rsid w:val="3E57ECEF"/>
    <w:rsid w:val="3E5886B6"/>
    <w:rsid w:val="3E598500"/>
    <w:rsid w:val="3E5B1C0A"/>
    <w:rsid w:val="3E5C2317"/>
    <w:rsid w:val="3E5E9378"/>
    <w:rsid w:val="3E603E21"/>
    <w:rsid w:val="3E61B0BE"/>
    <w:rsid w:val="3E6304A3"/>
    <w:rsid w:val="3E65B8E0"/>
    <w:rsid w:val="3E68E7AA"/>
    <w:rsid w:val="3E6981DF"/>
    <w:rsid w:val="3E6A0F5E"/>
    <w:rsid w:val="3E6BAD9E"/>
    <w:rsid w:val="3E6E3440"/>
    <w:rsid w:val="3E6E60C8"/>
    <w:rsid w:val="3E6EEA1D"/>
    <w:rsid w:val="3E706FBD"/>
    <w:rsid w:val="3E723EC1"/>
    <w:rsid w:val="3E780FD5"/>
    <w:rsid w:val="3E7AE105"/>
    <w:rsid w:val="3E7B4FB6"/>
    <w:rsid w:val="3E7C8CF4"/>
    <w:rsid w:val="3E7CBC9F"/>
    <w:rsid w:val="3E7CC5F4"/>
    <w:rsid w:val="3E7D959E"/>
    <w:rsid w:val="3E7D95BB"/>
    <w:rsid w:val="3E7F7E7C"/>
    <w:rsid w:val="3E7FA2C8"/>
    <w:rsid w:val="3E825F77"/>
    <w:rsid w:val="3E83796D"/>
    <w:rsid w:val="3E862293"/>
    <w:rsid w:val="3E865629"/>
    <w:rsid w:val="3E89BB03"/>
    <w:rsid w:val="3E8A3F78"/>
    <w:rsid w:val="3E8D0DF7"/>
    <w:rsid w:val="3E8E7316"/>
    <w:rsid w:val="3E9036BA"/>
    <w:rsid w:val="3E947A8D"/>
    <w:rsid w:val="3E98B191"/>
    <w:rsid w:val="3E9A02DA"/>
    <w:rsid w:val="3E9A8CB5"/>
    <w:rsid w:val="3E9F18DC"/>
    <w:rsid w:val="3EA01BBD"/>
    <w:rsid w:val="3EA12DF2"/>
    <w:rsid w:val="3EA6586E"/>
    <w:rsid w:val="3EA6E317"/>
    <w:rsid w:val="3EA813FC"/>
    <w:rsid w:val="3EA84E1C"/>
    <w:rsid w:val="3EA92A30"/>
    <w:rsid w:val="3EA97BE4"/>
    <w:rsid w:val="3EAA26F3"/>
    <w:rsid w:val="3EAA62D0"/>
    <w:rsid w:val="3EAA7DEF"/>
    <w:rsid w:val="3EAB7539"/>
    <w:rsid w:val="3EABE9A1"/>
    <w:rsid w:val="3EACF263"/>
    <w:rsid w:val="3EAE5650"/>
    <w:rsid w:val="3EAE585B"/>
    <w:rsid w:val="3EB0BCCF"/>
    <w:rsid w:val="3EB0E9D7"/>
    <w:rsid w:val="3EB21D10"/>
    <w:rsid w:val="3EB2258B"/>
    <w:rsid w:val="3EB41E00"/>
    <w:rsid w:val="3EB61FA9"/>
    <w:rsid w:val="3EB62F37"/>
    <w:rsid w:val="3EB8A8D8"/>
    <w:rsid w:val="3EBC2F54"/>
    <w:rsid w:val="3EBC4050"/>
    <w:rsid w:val="3EBE86FA"/>
    <w:rsid w:val="3EBED474"/>
    <w:rsid w:val="3EC064EE"/>
    <w:rsid w:val="3EC1D719"/>
    <w:rsid w:val="3EC1DFF6"/>
    <w:rsid w:val="3EC43DF1"/>
    <w:rsid w:val="3EC63C11"/>
    <w:rsid w:val="3EC6C2EE"/>
    <w:rsid w:val="3EC6FDED"/>
    <w:rsid w:val="3EC7B760"/>
    <w:rsid w:val="3EC9F0CD"/>
    <w:rsid w:val="3ECA4861"/>
    <w:rsid w:val="3ECA7050"/>
    <w:rsid w:val="3ECAD9C5"/>
    <w:rsid w:val="3ECCB5DC"/>
    <w:rsid w:val="3ECF168B"/>
    <w:rsid w:val="3ED3AA52"/>
    <w:rsid w:val="3ED623D5"/>
    <w:rsid w:val="3ED68582"/>
    <w:rsid w:val="3ED6EB94"/>
    <w:rsid w:val="3ED753E7"/>
    <w:rsid w:val="3ED7BABC"/>
    <w:rsid w:val="3ED8CDD4"/>
    <w:rsid w:val="3EDAF1D8"/>
    <w:rsid w:val="3EDBDF73"/>
    <w:rsid w:val="3EDCF8EE"/>
    <w:rsid w:val="3EDDD00E"/>
    <w:rsid w:val="3EDE3A27"/>
    <w:rsid w:val="3EDE63EA"/>
    <w:rsid w:val="3EDED04C"/>
    <w:rsid w:val="3EE02215"/>
    <w:rsid w:val="3EE2B415"/>
    <w:rsid w:val="3EE39B15"/>
    <w:rsid w:val="3EE5281D"/>
    <w:rsid w:val="3EE56502"/>
    <w:rsid w:val="3EEA89EF"/>
    <w:rsid w:val="3EEAFBF9"/>
    <w:rsid w:val="3EEC7FC0"/>
    <w:rsid w:val="3EED8DFD"/>
    <w:rsid w:val="3EEDBCD6"/>
    <w:rsid w:val="3EF0F105"/>
    <w:rsid w:val="3EF13BCF"/>
    <w:rsid w:val="3EF186E4"/>
    <w:rsid w:val="3EF31BD5"/>
    <w:rsid w:val="3EF76F63"/>
    <w:rsid w:val="3EF77162"/>
    <w:rsid w:val="3EF78D86"/>
    <w:rsid w:val="3EF9EF09"/>
    <w:rsid w:val="3EFA0218"/>
    <w:rsid w:val="3EFA05E2"/>
    <w:rsid w:val="3EFB2C49"/>
    <w:rsid w:val="3EFB540F"/>
    <w:rsid w:val="3EFE3543"/>
    <w:rsid w:val="3EFF93DA"/>
    <w:rsid w:val="3EFFF153"/>
    <w:rsid w:val="3F01B306"/>
    <w:rsid w:val="3F02F7C5"/>
    <w:rsid w:val="3F051223"/>
    <w:rsid w:val="3F059EE3"/>
    <w:rsid w:val="3F074544"/>
    <w:rsid w:val="3F08C7C6"/>
    <w:rsid w:val="3F091F30"/>
    <w:rsid w:val="3F092D75"/>
    <w:rsid w:val="3F0985C8"/>
    <w:rsid w:val="3F0A70BD"/>
    <w:rsid w:val="3F0B0955"/>
    <w:rsid w:val="3F0D4BCC"/>
    <w:rsid w:val="3F13463E"/>
    <w:rsid w:val="3F1691F5"/>
    <w:rsid w:val="3F176D12"/>
    <w:rsid w:val="3F1A23C9"/>
    <w:rsid w:val="3F1A815E"/>
    <w:rsid w:val="3F1BAD6B"/>
    <w:rsid w:val="3F1CFF52"/>
    <w:rsid w:val="3F1E37A0"/>
    <w:rsid w:val="3F1EDE57"/>
    <w:rsid w:val="3F2133C2"/>
    <w:rsid w:val="3F218FF7"/>
    <w:rsid w:val="3F22AE0B"/>
    <w:rsid w:val="3F22E207"/>
    <w:rsid w:val="3F242DA7"/>
    <w:rsid w:val="3F250B79"/>
    <w:rsid w:val="3F254BE9"/>
    <w:rsid w:val="3F25A7D1"/>
    <w:rsid w:val="3F25DF76"/>
    <w:rsid w:val="3F26B72C"/>
    <w:rsid w:val="3F26CAB4"/>
    <w:rsid w:val="3F271A14"/>
    <w:rsid w:val="3F281035"/>
    <w:rsid w:val="3F290EFC"/>
    <w:rsid w:val="3F29A6AF"/>
    <w:rsid w:val="3F29E40C"/>
    <w:rsid w:val="3F2A89D6"/>
    <w:rsid w:val="3F2B078E"/>
    <w:rsid w:val="3F2DE81C"/>
    <w:rsid w:val="3F2F3E4C"/>
    <w:rsid w:val="3F2FD1EA"/>
    <w:rsid w:val="3F336B9D"/>
    <w:rsid w:val="3F33C8E0"/>
    <w:rsid w:val="3F3B66CA"/>
    <w:rsid w:val="3F3D57A2"/>
    <w:rsid w:val="3F3DBCBF"/>
    <w:rsid w:val="3F3E2609"/>
    <w:rsid w:val="3F3E9DF4"/>
    <w:rsid w:val="3F3EA8AB"/>
    <w:rsid w:val="3F3FA0DD"/>
    <w:rsid w:val="3F444CF2"/>
    <w:rsid w:val="3F448988"/>
    <w:rsid w:val="3F485636"/>
    <w:rsid w:val="3F4C8D00"/>
    <w:rsid w:val="3F4DE386"/>
    <w:rsid w:val="3F4DFB75"/>
    <w:rsid w:val="3F4F00A2"/>
    <w:rsid w:val="3F4FC303"/>
    <w:rsid w:val="3F51E08E"/>
    <w:rsid w:val="3F533E6A"/>
    <w:rsid w:val="3F53A6B0"/>
    <w:rsid w:val="3F555B8C"/>
    <w:rsid w:val="3F558ED4"/>
    <w:rsid w:val="3F55B61D"/>
    <w:rsid w:val="3F56F95A"/>
    <w:rsid w:val="3F570084"/>
    <w:rsid w:val="3F5710B6"/>
    <w:rsid w:val="3F576626"/>
    <w:rsid w:val="3F59C684"/>
    <w:rsid w:val="3F5A0358"/>
    <w:rsid w:val="3F5A7488"/>
    <w:rsid w:val="3F5B3693"/>
    <w:rsid w:val="3F5C5F26"/>
    <w:rsid w:val="3F5DE750"/>
    <w:rsid w:val="3F5E80DE"/>
    <w:rsid w:val="3F5ECF45"/>
    <w:rsid w:val="3F61B191"/>
    <w:rsid w:val="3F62885A"/>
    <w:rsid w:val="3F650A6F"/>
    <w:rsid w:val="3F655E4B"/>
    <w:rsid w:val="3F656814"/>
    <w:rsid w:val="3F66A06B"/>
    <w:rsid w:val="3F6881C1"/>
    <w:rsid w:val="3F6B95FA"/>
    <w:rsid w:val="3F710147"/>
    <w:rsid w:val="3F7259D4"/>
    <w:rsid w:val="3F73FA7B"/>
    <w:rsid w:val="3F7570C7"/>
    <w:rsid w:val="3F7627CF"/>
    <w:rsid w:val="3F773B7D"/>
    <w:rsid w:val="3F7B526F"/>
    <w:rsid w:val="3F801911"/>
    <w:rsid w:val="3F803F51"/>
    <w:rsid w:val="3F817B8C"/>
    <w:rsid w:val="3F820BBC"/>
    <w:rsid w:val="3F83A58D"/>
    <w:rsid w:val="3F84D8A0"/>
    <w:rsid w:val="3F8512AF"/>
    <w:rsid w:val="3F8612A4"/>
    <w:rsid w:val="3F862C20"/>
    <w:rsid w:val="3F865427"/>
    <w:rsid w:val="3F874D7B"/>
    <w:rsid w:val="3F88AB20"/>
    <w:rsid w:val="3F8A3DF6"/>
    <w:rsid w:val="3F8ABFB5"/>
    <w:rsid w:val="3F8B1346"/>
    <w:rsid w:val="3F8C0A1A"/>
    <w:rsid w:val="3F8C95C6"/>
    <w:rsid w:val="3F8EEA63"/>
    <w:rsid w:val="3F8F194C"/>
    <w:rsid w:val="3F901AF6"/>
    <w:rsid w:val="3F907824"/>
    <w:rsid w:val="3F9A00B5"/>
    <w:rsid w:val="3F9BED0C"/>
    <w:rsid w:val="3F9C8F31"/>
    <w:rsid w:val="3F9CA868"/>
    <w:rsid w:val="3F9E4943"/>
    <w:rsid w:val="3F9F58AF"/>
    <w:rsid w:val="3F9FDB17"/>
    <w:rsid w:val="3FA24ED6"/>
    <w:rsid w:val="3FA32B27"/>
    <w:rsid w:val="3FA4B0F7"/>
    <w:rsid w:val="3FA5772D"/>
    <w:rsid w:val="3FA60D65"/>
    <w:rsid w:val="3FA674C1"/>
    <w:rsid w:val="3FA67E41"/>
    <w:rsid w:val="3FA6E6A7"/>
    <w:rsid w:val="3FA9EB1B"/>
    <w:rsid w:val="3FAA08C8"/>
    <w:rsid w:val="3FAB2DCD"/>
    <w:rsid w:val="3FAB7A3D"/>
    <w:rsid w:val="3FAB8BE5"/>
    <w:rsid w:val="3FADEF88"/>
    <w:rsid w:val="3FAEA684"/>
    <w:rsid w:val="3FAEB892"/>
    <w:rsid w:val="3FAF0BDF"/>
    <w:rsid w:val="3FAFAD0F"/>
    <w:rsid w:val="3FB0C3EB"/>
    <w:rsid w:val="3FB2B131"/>
    <w:rsid w:val="3FB30E0A"/>
    <w:rsid w:val="3FB40489"/>
    <w:rsid w:val="3FB456E6"/>
    <w:rsid w:val="3FB4EFEE"/>
    <w:rsid w:val="3FB52045"/>
    <w:rsid w:val="3FB52C8E"/>
    <w:rsid w:val="3FB5F53A"/>
    <w:rsid w:val="3FB7E161"/>
    <w:rsid w:val="3FB906EA"/>
    <w:rsid w:val="3FBC06FD"/>
    <w:rsid w:val="3FBC2770"/>
    <w:rsid w:val="3FBC410B"/>
    <w:rsid w:val="3FBDCDF8"/>
    <w:rsid w:val="3FBDD876"/>
    <w:rsid w:val="3FBF8BB1"/>
    <w:rsid w:val="3FBFA35C"/>
    <w:rsid w:val="3FC12739"/>
    <w:rsid w:val="3FC35679"/>
    <w:rsid w:val="3FC36A6C"/>
    <w:rsid w:val="3FC3FF5D"/>
    <w:rsid w:val="3FC521AB"/>
    <w:rsid w:val="3FC5293D"/>
    <w:rsid w:val="3FC83FEB"/>
    <w:rsid w:val="3FC8A453"/>
    <w:rsid w:val="3FC9C477"/>
    <w:rsid w:val="3FCDFC8D"/>
    <w:rsid w:val="3FD030E8"/>
    <w:rsid w:val="3FD07BAD"/>
    <w:rsid w:val="3FD0BFFB"/>
    <w:rsid w:val="3FD1659E"/>
    <w:rsid w:val="3FD1DCFF"/>
    <w:rsid w:val="3FD4A750"/>
    <w:rsid w:val="3FD5F564"/>
    <w:rsid w:val="3FD6BC6B"/>
    <w:rsid w:val="3FD80E2D"/>
    <w:rsid w:val="3FD8B9ED"/>
    <w:rsid w:val="3FDAF9C6"/>
    <w:rsid w:val="3FE1F70B"/>
    <w:rsid w:val="3FE2ED89"/>
    <w:rsid w:val="3FE526DD"/>
    <w:rsid w:val="3FEBAE40"/>
    <w:rsid w:val="3FECED14"/>
    <w:rsid w:val="3FED43A5"/>
    <w:rsid w:val="3FEF94B7"/>
    <w:rsid w:val="3FF1DE03"/>
    <w:rsid w:val="3FF32CB9"/>
    <w:rsid w:val="3FF5C564"/>
    <w:rsid w:val="3FF71B9C"/>
    <w:rsid w:val="3FF78585"/>
    <w:rsid w:val="3FF840EE"/>
    <w:rsid w:val="3FFA03CF"/>
    <w:rsid w:val="3FFA0B44"/>
    <w:rsid w:val="3FFB7350"/>
    <w:rsid w:val="3FFC6395"/>
    <w:rsid w:val="3FFDC431"/>
    <w:rsid w:val="3FFEEC15"/>
    <w:rsid w:val="3FFF4D4C"/>
    <w:rsid w:val="40016C93"/>
    <w:rsid w:val="400208B0"/>
    <w:rsid w:val="40059444"/>
    <w:rsid w:val="40077411"/>
    <w:rsid w:val="40099E6B"/>
    <w:rsid w:val="400A97A3"/>
    <w:rsid w:val="400ABB34"/>
    <w:rsid w:val="400B3833"/>
    <w:rsid w:val="400B8B69"/>
    <w:rsid w:val="400CED7C"/>
    <w:rsid w:val="400D7C98"/>
    <w:rsid w:val="40112793"/>
    <w:rsid w:val="40114614"/>
    <w:rsid w:val="4013333B"/>
    <w:rsid w:val="40144C38"/>
    <w:rsid w:val="4015271B"/>
    <w:rsid w:val="4017685A"/>
    <w:rsid w:val="40183CAF"/>
    <w:rsid w:val="4018FE3A"/>
    <w:rsid w:val="401A4EAE"/>
    <w:rsid w:val="401A9F2F"/>
    <w:rsid w:val="401C80C5"/>
    <w:rsid w:val="402013C1"/>
    <w:rsid w:val="40202099"/>
    <w:rsid w:val="4022DA8A"/>
    <w:rsid w:val="40235E9F"/>
    <w:rsid w:val="40240EBC"/>
    <w:rsid w:val="40251079"/>
    <w:rsid w:val="4026588C"/>
    <w:rsid w:val="402660C7"/>
    <w:rsid w:val="402A8D18"/>
    <w:rsid w:val="402B16C2"/>
    <w:rsid w:val="402B8DD0"/>
    <w:rsid w:val="402C0F2A"/>
    <w:rsid w:val="402C82B2"/>
    <w:rsid w:val="402DFB7A"/>
    <w:rsid w:val="402F2818"/>
    <w:rsid w:val="4031C73C"/>
    <w:rsid w:val="4033D6F7"/>
    <w:rsid w:val="4033E461"/>
    <w:rsid w:val="4034841B"/>
    <w:rsid w:val="4034BB30"/>
    <w:rsid w:val="40357FF9"/>
    <w:rsid w:val="4035FD88"/>
    <w:rsid w:val="4038E219"/>
    <w:rsid w:val="403921AA"/>
    <w:rsid w:val="4039CFF8"/>
    <w:rsid w:val="403A1708"/>
    <w:rsid w:val="403BEE5F"/>
    <w:rsid w:val="4040A887"/>
    <w:rsid w:val="4040CAB2"/>
    <w:rsid w:val="4041AE81"/>
    <w:rsid w:val="40445FEE"/>
    <w:rsid w:val="40447D9B"/>
    <w:rsid w:val="4045BD9D"/>
    <w:rsid w:val="40482A86"/>
    <w:rsid w:val="40483DBF"/>
    <w:rsid w:val="40490EBD"/>
    <w:rsid w:val="404927C0"/>
    <w:rsid w:val="404A7608"/>
    <w:rsid w:val="404C6CC2"/>
    <w:rsid w:val="404C9FBF"/>
    <w:rsid w:val="404DB08F"/>
    <w:rsid w:val="405132A5"/>
    <w:rsid w:val="4052968A"/>
    <w:rsid w:val="40529ED0"/>
    <w:rsid w:val="4053EBF7"/>
    <w:rsid w:val="40540759"/>
    <w:rsid w:val="40552017"/>
    <w:rsid w:val="40562EF4"/>
    <w:rsid w:val="40576112"/>
    <w:rsid w:val="4058B595"/>
    <w:rsid w:val="4058D25A"/>
    <w:rsid w:val="4059311D"/>
    <w:rsid w:val="40599D46"/>
    <w:rsid w:val="405E221B"/>
    <w:rsid w:val="4061835C"/>
    <w:rsid w:val="4062154F"/>
    <w:rsid w:val="40635076"/>
    <w:rsid w:val="4066E9C2"/>
    <w:rsid w:val="40689447"/>
    <w:rsid w:val="40694EF9"/>
    <w:rsid w:val="406A1F0D"/>
    <w:rsid w:val="406A84EA"/>
    <w:rsid w:val="406C4784"/>
    <w:rsid w:val="406CF645"/>
    <w:rsid w:val="406F576C"/>
    <w:rsid w:val="4072A8DB"/>
    <w:rsid w:val="4073D61A"/>
    <w:rsid w:val="40763D40"/>
    <w:rsid w:val="4077C96C"/>
    <w:rsid w:val="407AAA90"/>
    <w:rsid w:val="407AFC5A"/>
    <w:rsid w:val="407B0BAE"/>
    <w:rsid w:val="407BE7DE"/>
    <w:rsid w:val="407C6974"/>
    <w:rsid w:val="407D46A6"/>
    <w:rsid w:val="407DF012"/>
    <w:rsid w:val="407F1950"/>
    <w:rsid w:val="407F3A12"/>
    <w:rsid w:val="407F8AA9"/>
    <w:rsid w:val="4081CB94"/>
    <w:rsid w:val="40836D56"/>
    <w:rsid w:val="40852731"/>
    <w:rsid w:val="4087185D"/>
    <w:rsid w:val="40873CE9"/>
    <w:rsid w:val="4088B135"/>
    <w:rsid w:val="4089AFC2"/>
    <w:rsid w:val="408AFEC4"/>
    <w:rsid w:val="408BE000"/>
    <w:rsid w:val="408C2427"/>
    <w:rsid w:val="408D296B"/>
    <w:rsid w:val="408FAD29"/>
    <w:rsid w:val="4090BC45"/>
    <w:rsid w:val="40930DEB"/>
    <w:rsid w:val="4094D286"/>
    <w:rsid w:val="409609F0"/>
    <w:rsid w:val="4096448A"/>
    <w:rsid w:val="4096CD90"/>
    <w:rsid w:val="40975C82"/>
    <w:rsid w:val="409817C5"/>
    <w:rsid w:val="409933CE"/>
    <w:rsid w:val="409AF3BB"/>
    <w:rsid w:val="409B9EBF"/>
    <w:rsid w:val="409BAD95"/>
    <w:rsid w:val="409C5E57"/>
    <w:rsid w:val="40A102F4"/>
    <w:rsid w:val="40A19D69"/>
    <w:rsid w:val="40A1B028"/>
    <w:rsid w:val="40A230AD"/>
    <w:rsid w:val="40A24BB7"/>
    <w:rsid w:val="40A26C6B"/>
    <w:rsid w:val="40A38821"/>
    <w:rsid w:val="40A563F3"/>
    <w:rsid w:val="40A62DB0"/>
    <w:rsid w:val="40A6332F"/>
    <w:rsid w:val="40A7430D"/>
    <w:rsid w:val="40A7A146"/>
    <w:rsid w:val="40A86E8F"/>
    <w:rsid w:val="40A873D3"/>
    <w:rsid w:val="40A8E2F4"/>
    <w:rsid w:val="40ABBCD4"/>
    <w:rsid w:val="40ADE89B"/>
    <w:rsid w:val="40AEA65F"/>
    <w:rsid w:val="40B12F24"/>
    <w:rsid w:val="40B1FCEC"/>
    <w:rsid w:val="40B64116"/>
    <w:rsid w:val="40B660E5"/>
    <w:rsid w:val="40B95EF9"/>
    <w:rsid w:val="40BA8B43"/>
    <w:rsid w:val="40BBEEEF"/>
    <w:rsid w:val="40BC17A0"/>
    <w:rsid w:val="40BC939B"/>
    <w:rsid w:val="40BD185D"/>
    <w:rsid w:val="40BE3FFA"/>
    <w:rsid w:val="40BF0B2F"/>
    <w:rsid w:val="40BF30F4"/>
    <w:rsid w:val="40BF87D4"/>
    <w:rsid w:val="40BFECE4"/>
    <w:rsid w:val="40C1A675"/>
    <w:rsid w:val="40C23E28"/>
    <w:rsid w:val="40C2A571"/>
    <w:rsid w:val="40C2AD97"/>
    <w:rsid w:val="40C327FE"/>
    <w:rsid w:val="40C5E732"/>
    <w:rsid w:val="40C6C3F1"/>
    <w:rsid w:val="40CB085D"/>
    <w:rsid w:val="40CB2C85"/>
    <w:rsid w:val="40CBF9D8"/>
    <w:rsid w:val="40CDEBC7"/>
    <w:rsid w:val="40CFEE28"/>
    <w:rsid w:val="40D1F9A0"/>
    <w:rsid w:val="40D4561A"/>
    <w:rsid w:val="40D49614"/>
    <w:rsid w:val="40D8FC6E"/>
    <w:rsid w:val="40DA2D90"/>
    <w:rsid w:val="40DC06DE"/>
    <w:rsid w:val="40DCD6F1"/>
    <w:rsid w:val="40DCFFEA"/>
    <w:rsid w:val="40DDEFD1"/>
    <w:rsid w:val="40E04FED"/>
    <w:rsid w:val="40E177AE"/>
    <w:rsid w:val="40E2822D"/>
    <w:rsid w:val="40EAC6A9"/>
    <w:rsid w:val="40EBBA43"/>
    <w:rsid w:val="40EBE8E3"/>
    <w:rsid w:val="40EBEAEE"/>
    <w:rsid w:val="40ECD290"/>
    <w:rsid w:val="40EE276C"/>
    <w:rsid w:val="40F0D778"/>
    <w:rsid w:val="40F1284F"/>
    <w:rsid w:val="40F14BB3"/>
    <w:rsid w:val="40F381C7"/>
    <w:rsid w:val="40F54F03"/>
    <w:rsid w:val="40F5AE59"/>
    <w:rsid w:val="40F6E70F"/>
    <w:rsid w:val="40F71FAB"/>
    <w:rsid w:val="40FDFBE1"/>
    <w:rsid w:val="41008CC6"/>
    <w:rsid w:val="4100B9E1"/>
    <w:rsid w:val="41015FA2"/>
    <w:rsid w:val="41025946"/>
    <w:rsid w:val="4108C701"/>
    <w:rsid w:val="4108FB7F"/>
    <w:rsid w:val="4109D20D"/>
    <w:rsid w:val="410B7FAA"/>
    <w:rsid w:val="410C8631"/>
    <w:rsid w:val="410E1902"/>
    <w:rsid w:val="410F1798"/>
    <w:rsid w:val="4110596B"/>
    <w:rsid w:val="411212D5"/>
    <w:rsid w:val="411321D5"/>
    <w:rsid w:val="4116980F"/>
    <w:rsid w:val="4117CBA7"/>
    <w:rsid w:val="41190401"/>
    <w:rsid w:val="411C0585"/>
    <w:rsid w:val="411D0F91"/>
    <w:rsid w:val="41203CC2"/>
    <w:rsid w:val="41209D74"/>
    <w:rsid w:val="4121581A"/>
    <w:rsid w:val="41221E6E"/>
    <w:rsid w:val="41223AEC"/>
    <w:rsid w:val="4122F256"/>
    <w:rsid w:val="412921E0"/>
    <w:rsid w:val="4129DC6D"/>
    <w:rsid w:val="412AB29D"/>
    <w:rsid w:val="412B223E"/>
    <w:rsid w:val="412BE666"/>
    <w:rsid w:val="412D0F55"/>
    <w:rsid w:val="412DC482"/>
    <w:rsid w:val="41319E02"/>
    <w:rsid w:val="4131B17C"/>
    <w:rsid w:val="4132A734"/>
    <w:rsid w:val="4135D9F4"/>
    <w:rsid w:val="41371169"/>
    <w:rsid w:val="41388A2A"/>
    <w:rsid w:val="41391991"/>
    <w:rsid w:val="413A0F70"/>
    <w:rsid w:val="413A589A"/>
    <w:rsid w:val="413B1CCF"/>
    <w:rsid w:val="413D8745"/>
    <w:rsid w:val="4143AAE3"/>
    <w:rsid w:val="414424E2"/>
    <w:rsid w:val="4144ACBB"/>
    <w:rsid w:val="41458486"/>
    <w:rsid w:val="4145CC8E"/>
    <w:rsid w:val="4145F751"/>
    <w:rsid w:val="414870D1"/>
    <w:rsid w:val="4148C326"/>
    <w:rsid w:val="414E2E5D"/>
    <w:rsid w:val="414EF5DE"/>
    <w:rsid w:val="414F7535"/>
    <w:rsid w:val="414FE874"/>
    <w:rsid w:val="4151AE97"/>
    <w:rsid w:val="4153D28A"/>
    <w:rsid w:val="41543FDA"/>
    <w:rsid w:val="41549061"/>
    <w:rsid w:val="4154D345"/>
    <w:rsid w:val="41553E64"/>
    <w:rsid w:val="4159195D"/>
    <w:rsid w:val="415BE914"/>
    <w:rsid w:val="415C48B4"/>
    <w:rsid w:val="41608CC7"/>
    <w:rsid w:val="416097E9"/>
    <w:rsid w:val="4160A141"/>
    <w:rsid w:val="4161CA29"/>
    <w:rsid w:val="4162D4C0"/>
    <w:rsid w:val="4162DC4E"/>
    <w:rsid w:val="41633668"/>
    <w:rsid w:val="4164719D"/>
    <w:rsid w:val="416491FE"/>
    <w:rsid w:val="41661F65"/>
    <w:rsid w:val="416653AF"/>
    <w:rsid w:val="4168752C"/>
    <w:rsid w:val="4169D85E"/>
    <w:rsid w:val="416A748A"/>
    <w:rsid w:val="416A8BF0"/>
    <w:rsid w:val="416AE711"/>
    <w:rsid w:val="416CCF90"/>
    <w:rsid w:val="416D875D"/>
    <w:rsid w:val="416E99F2"/>
    <w:rsid w:val="416EB269"/>
    <w:rsid w:val="416F2447"/>
    <w:rsid w:val="4170C9A3"/>
    <w:rsid w:val="4171C79E"/>
    <w:rsid w:val="4173E1A8"/>
    <w:rsid w:val="4176748C"/>
    <w:rsid w:val="41795449"/>
    <w:rsid w:val="417D70F5"/>
    <w:rsid w:val="417FA2B9"/>
    <w:rsid w:val="41803B00"/>
    <w:rsid w:val="4181CB96"/>
    <w:rsid w:val="41850940"/>
    <w:rsid w:val="41872C3A"/>
    <w:rsid w:val="418B409A"/>
    <w:rsid w:val="418D1CD9"/>
    <w:rsid w:val="418D45EC"/>
    <w:rsid w:val="418F9ADE"/>
    <w:rsid w:val="41912D7A"/>
    <w:rsid w:val="41912E3C"/>
    <w:rsid w:val="41914BF8"/>
    <w:rsid w:val="41929BC6"/>
    <w:rsid w:val="41934B91"/>
    <w:rsid w:val="4193CE0A"/>
    <w:rsid w:val="4194D845"/>
    <w:rsid w:val="41956617"/>
    <w:rsid w:val="41980BCC"/>
    <w:rsid w:val="4198E991"/>
    <w:rsid w:val="4199B5E9"/>
    <w:rsid w:val="419C1DAF"/>
    <w:rsid w:val="419CD2EC"/>
    <w:rsid w:val="419CD345"/>
    <w:rsid w:val="419CF228"/>
    <w:rsid w:val="419EDBF8"/>
    <w:rsid w:val="419F8456"/>
    <w:rsid w:val="41A060CB"/>
    <w:rsid w:val="41A0E791"/>
    <w:rsid w:val="41A2E5E2"/>
    <w:rsid w:val="41A33247"/>
    <w:rsid w:val="41A5A697"/>
    <w:rsid w:val="41A5BDE4"/>
    <w:rsid w:val="41A7A1D2"/>
    <w:rsid w:val="41A804E4"/>
    <w:rsid w:val="41A8C69A"/>
    <w:rsid w:val="41AA0275"/>
    <w:rsid w:val="41AA8098"/>
    <w:rsid w:val="41AB0C99"/>
    <w:rsid w:val="41AC3C02"/>
    <w:rsid w:val="41AD18DE"/>
    <w:rsid w:val="41AF14C1"/>
    <w:rsid w:val="41AF3ED5"/>
    <w:rsid w:val="41B070F7"/>
    <w:rsid w:val="41B1F2FF"/>
    <w:rsid w:val="41B41049"/>
    <w:rsid w:val="41B882DB"/>
    <w:rsid w:val="41B9BCE5"/>
    <w:rsid w:val="41BA51A2"/>
    <w:rsid w:val="41BBBE3E"/>
    <w:rsid w:val="41BFAB78"/>
    <w:rsid w:val="41C0A1B0"/>
    <w:rsid w:val="41C34997"/>
    <w:rsid w:val="41C3A6C6"/>
    <w:rsid w:val="41C4DE35"/>
    <w:rsid w:val="41C5D022"/>
    <w:rsid w:val="41C5F5FB"/>
    <w:rsid w:val="41C75D68"/>
    <w:rsid w:val="41C88A81"/>
    <w:rsid w:val="41CD7450"/>
    <w:rsid w:val="41CF3B25"/>
    <w:rsid w:val="41CF9C55"/>
    <w:rsid w:val="41CFEE32"/>
    <w:rsid w:val="41D266B2"/>
    <w:rsid w:val="41D2D603"/>
    <w:rsid w:val="41D6A991"/>
    <w:rsid w:val="41D73396"/>
    <w:rsid w:val="41D78245"/>
    <w:rsid w:val="41D86DD4"/>
    <w:rsid w:val="41D9E1FB"/>
    <w:rsid w:val="41DBBFD9"/>
    <w:rsid w:val="41E2CE64"/>
    <w:rsid w:val="41E3D3CF"/>
    <w:rsid w:val="41E3E60F"/>
    <w:rsid w:val="41E5FD17"/>
    <w:rsid w:val="41E61D3D"/>
    <w:rsid w:val="41E72B4D"/>
    <w:rsid w:val="41E74F0E"/>
    <w:rsid w:val="41E798F8"/>
    <w:rsid w:val="41EA89A0"/>
    <w:rsid w:val="41EB4C5C"/>
    <w:rsid w:val="41EC00D8"/>
    <w:rsid w:val="41EE10B3"/>
    <w:rsid w:val="41F01DD5"/>
    <w:rsid w:val="41F03CB3"/>
    <w:rsid w:val="41F0F0E0"/>
    <w:rsid w:val="41F1F947"/>
    <w:rsid w:val="41F25D2F"/>
    <w:rsid w:val="41F56ECC"/>
    <w:rsid w:val="41F6C8ED"/>
    <w:rsid w:val="41F6D353"/>
    <w:rsid w:val="41F714D2"/>
    <w:rsid w:val="41F76398"/>
    <w:rsid w:val="41F9C6E4"/>
    <w:rsid w:val="41FBDAA7"/>
    <w:rsid w:val="42036AB5"/>
    <w:rsid w:val="4203A982"/>
    <w:rsid w:val="42042737"/>
    <w:rsid w:val="420463A6"/>
    <w:rsid w:val="4206B553"/>
    <w:rsid w:val="4206CFC9"/>
    <w:rsid w:val="4206F5F6"/>
    <w:rsid w:val="42084CEB"/>
    <w:rsid w:val="42098D51"/>
    <w:rsid w:val="4209FB3E"/>
    <w:rsid w:val="420A0716"/>
    <w:rsid w:val="420AC9E6"/>
    <w:rsid w:val="420D6C14"/>
    <w:rsid w:val="420E25A5"/>
    <w:rsid w:val="420F07DF"/>
    <w:rsid w:val="420F4196"/>
    <w:rsid w:val="4210B11B"/>
    <w:rsid w:val="42137844"/>
    <w:rsid w:val="4216BAC9"/>
    <w:rsid w:val="421B44FA"/>
    <w:rsid w:val="421CC813"/>
    <w:rsid w:val="421D5F54"/>
    <w:rsid w:val="421DA987"/>
    <w:rsid w:val="421DC00F"/>
    <w:rsid w:val="4220E54B"/>
    <w:rsid w:val="42213FA5"/>
    <w:rsid w:val="42263BC1"/>
    <w:rsid w:val="4228B9DF"/>
    <w:rsid w:val="422C4F0C"/>
    <w:rsid w:val="422E114D"/>
    <w:rsid w:val="422E2B0C"/>
    <w:rsid w:val="42357480"/>
    <w:rsid w:val="4237BAAC"/>
    <w:rsid w:val="4238801A"/>
    <w:rsid w:val="42389A04"/>
    <w:rsid w:val="4239D1A6"/>
    <w:rsid w:val="423A9846"/>
    <w:rsid w:val="423D58C7"/>
    <w:rsid w:val="423E5FCD"/>
    <w:rsid w:val="423F1BA0"/>
    <w:rsid w:val="423F295E"/>
    <w:rsid w:val="423FAE46"/>
    <w:rsid w:val="4240B13D"/>
    <w:rsid w:val="4242EE31"/>
    <w:rsid w:val="4243C3CA"/>
    <w:rsid w:val="42457DAE"/>
    <w:rsid w:val="4245895B"/>
    <w:rsid w:val="42485FE3"/>
    <w:rsid w:val="424A51AE"/>
    <w:rsid w:val="424AD619"/>
    <w:rsid w:val="424B945A"/>
    <w:rsid w:val="424BFE53"/>
    <w:rsid w:val="424CD6CA"/>
    <w:rsid w:val="424D19CD"/>
    <w:rsid w:val="424E09FC"/>
    <w:rsid w:val="424FD63B"/>
    <w:rsid w:val="424FED0F"/>
    <w:rsid w:val="42513C9D"/>
    <w:rsid w:val="42517421"/>
    <w:rsid w:val="4251C93B"/>
    <w:rsid w:val="4251D760"/>
    <w:rsid w:val="42525C12"/>
    <w:rsid w:val="4252D306"/>
    <w:rsid w:val="42554188"/>
    <w:rsid w:val="42557759"/>
    <w:rsid w:val="42558A9D"/>
    <w:rsid w:val="4255A033"/>
    <w:rsid w:val="4255B4F6"/>
    <w:rsid w:val="4255C0F9"/>
    <w:rsid w:val="42570E75"/>
    <w:rsid w:val="42571A2B"/>
    <w:rsid w:val="4257DE8C"/>
    <w:rsid w:val="42586F08"/>
    <w:rsid w:val="425A8F33"/>
    <w:rsid w:val="425CD33D"/>
    <w:rsid w:val="425CE23D"/>
    <w:rsid w:val="42621F87"/>
    <w:rsid w:val="4262A4BA"/>
    <w:rsid w:val="4264E974"/>
    <w:rsid w:val="42663826"/>
    <w:rsid w:val="4266EC08"/>
    <w:rsid w:val="4267C920"/>
    <w:rsid w:val="42682075"/>
    <w:rsid w:val="4269E3BF"/>
    <w:rsid w:val="426ABB5E"/>
    <w:rsid w:val="426B545F"/>
    <w:rsid w:val="426C5B5D"/>
    <w:rsid w:val="426E54E4"/>
    <w:rsid w:val="426F72DE"/>
    <w:rsid w:val="42721B37"/>
    <w:rsid w:val="4272C1CE"/>
    <w:rsid w:val="42774D1B"/>
    <w:rsid w:val="427865C0"/>
    <w:rsid w:val="427DD57A"/>
    <w:rsid w:val="427F20F4"/>
    <w:rsid w:val="4280CE0B"/>
    <w:rsid w:val="42811324"/>
    <w:rsid w:val="428372E8"/>
    <w:rsid w:val="4283F37C"/>
    <w:rsid w:val="428416D5"/>
    <w:rsid w:val="42846EFD"/>
    <w:rsid w:val="4284AF4B"/>
    <w:rsid w:val="42880559"/>
    <w:rsid w:val="428886D4"/>
    <w:rsid w:val="428B0508"/>
    <w:rsid w:val="428D1BAA"/>
    <w:rsid w:val="428F950F"/>
    <w:rsid w:val="42907C9C"/>
    <w:rsid w:val="42911C2E"/>
    <w:rsid w:val="4295416A"/>
    <w:rsid w:val="4295839E"/>
    <w:rsid w:val="429584D9"/>
    <w:rsid w:val="4295AA76"/>
    <w:rsid w:val="429602D4"/>
    <w:rsid w:val="4296E5FC"/>
    <w:rsid w:val="429942EE"/>
    <w:rsid w:val="429A214E"/>
    <w:rsid w:val="429F0180"/>
    <w:rsid w:val="429FB207"/>
    <w:rsid w:val="42A040B4"/>
    <w:rsid w:val="42A5A29F"/>
    <w:rsid w:val="42A655AF"/>
    <w:rsid w:val="42A6EE6A"/>
    <w:rsid w:val="42A79AD0"/>
    <w:rsid w:val="42A7FCA5"/>
    <w:rsid w:val="42A84F98"/>
    <w:rsid w:val="42ACE4E9"/>
    <w:rsid w:val="42AE5BB4"/>
    <w:rsid w:val="42AF3002"/>
    <w:rsid w:val="42B03DEF"/>
    <w:rsid w:val="42B176B9"/>
    <w:rsid w:val="42B58DC8"/>
    <w:rsid w:val="42B97CEA"/>
    <w:rsid w:val="42B9DDE6"/>
    <w:rsid w:val="42BACD76"/>
    <w:rsid w:val="42BC4B81"/>
    <w:rsid w:val="42BD030D"/>
    <w:rsid w:val="42C12EED"/>
    <w:rsid w:val="42C2D112"/>
    <w:rsid w:val="42C2D3C6"/>
    <w:rsid w:val="42C3AFB7"/>
    <w:rsid w:val="42C6059A"/>
    <w:rsid w:val="42C68992"/>
    <w:rsid w:val="42C75FF2"/>
    <w:rsid w:val="42C915E9"/>
    <w:rsid w:val="42C955F4"/>
    <w:rsid w:val="42CBF5F0"/>
    <w:rsid w:val="42D13A16"/>
    <w:rsid w:val="42D388D3"/>
    <w:rsid w:val="42D3CCD0"/>
    <w:rsid w:val="42D5492B"/>
    <w:rsid w:val="42D7EA7D"/>
    <w:rsid w:val="42D8507F"/>
    <w:rsid w:val="42DA0560"/>
    <w:rsid w:val="42DA8BC9"/>
    <w:rsid w:val="42DB69C5"/>
    <w:rsid w:val="42E01959"/>
    <w:rsid w:val="42E05251"/>
    <w:rsid w:val="42E0A12C"/>
    <w:rsid w:val="42E1B8D0"/>
    <w:rsid w:val="42E23E02"/>
    <w:rsid w:val="42E2A8C8"/>
    <w:rsid w:val="42E48738"/>
    <w:rsid w:val="42E59537"/>
    <w:rsid w:val="42E8E38C"/>
    <w:rsid w:val="42E91004"/>
    <w:rsid w:val="42E9B683"/>
    <w:rsid w:val="42EA198E"/>
    <w:rsid w:val="42EB9B79"/>
    <w:rsid w:val="42EF12EC"/>
    <w:rsid w:val="42F01735"/>
    <w:rsid w:val="42F06F24"/>
    <w:rsid w:val="42F1248C"/>
    <w:rsid w:val="42F1868B"/>
    <w:rsid w:val="42F21E5A"/>
    <w:rsid w:val="42F46C39"/>
    <w:rsid w:val="42F49CC2"/>
    <w:rsid w:val="42F56C94"/>
    <w:rsid w:val="42FCAC43"/>
    <w:rsid w:val="4300F562"/>
    <w:rsid w:val="43016D72"/>
    <w:rsid w:val="4303C167"/>
    <w:rsid w:val="43045AB3"/>
    <w:rsid w:val="4306E187"/>
    <w:rsid w:val="430800F6"/>
    <w:rsid w:val="43082FB9"/>
    <w:rsid w:val="43093938"/>
    <w:rsid w:val="4309C089"/>
    <w:rsid w:val="430B1D87"/>
    <w:rsid w:val="430BD094"/>
    <w:rsid w:val="430C2523"/>
    <w:rsid w:val="430CBDE6"/>
    <w:rsid w:val="430CF092"/>
    <w:rsid w:val="430D5913"/>
    <w:rsid w:val="430E69CC"/>
    <w:rsid w:val="430E7E04"/>
    <w:rsid w:val="43115346"/>
    <w:rsid w:val="43116A3C"/>
    <w:rsid w:val="4311C8CE"/>
    <w:rsid w:val="4312BAE1"/>
    <w:rsid w:val="43149215"/>
    <w:rsid w:val="4314F30D"/>
    <w:rsid w:val="4318BB2C"/>
    <w:rsid w:val="4318F79C"/>
    <w:rsid w:val="431B12A5"/>
    <w:rsid w:val="431B4E8A"/>
    <w:rsid w:val="431C26C6"/>
    <w:rsid w:val="431D9A25"/>
    <w:rsid w:val="431E5C36"/>
    <w:rsid w:val="4320736A"/>
    <w:rsid w:val="4321697A"/>
    <w:rsid w:val="43242706"/>
    <w:rsid w:val="432437DF"/>
    <w:rsid w:val="432488B3"/>
    <w:rsid w:val="43249E2B"/>
    <w:rsid w:val="4325BB10"/>
    <w:rsid w:val="43262194"/>
    <w:rsid w:val="4326BBF7"/>
    <w:rsid w:val="4326F22F"/>
    <w:rsid w:val="43271457"/>
    <w:rsid w:val="4327ACC2"/>
    <w:rsid w:val="43280F8C"/>
    <w:rsid w:val="43286466"/>
    <w:rsid w:val="43293388"/>
    <w:rsid w:val="43293573"/>
    <w:rsid w:val="4329F73D"/>
    <w:rsid w:val="432A19EF"/>
    <w:rsid w:val="432A7781"/>
    <w:rsid w:val="432B42B3"/>
    <w:rsid w:val="432D2235"/>
    <w:rsid w:val="432E04DA"/>
    <w:rsid w:val="432E08FF"/>
    <w:rsid w:val="433071A4"/>
    <w:rsid w:val="4332C4A4"/>
    <w:rsid w:val="43335903"/>
    <w:rsid w:val="43346FE2"/>
    <w:rsid w:val="43358862"/>
    <w:rsid w:val="43361719"/>
    <w:rsid w:val="4336F3A6"/>
    <w:rsid w:val="433827B0"/>
    <w:rsid w:val="433BC2F6"/>
    <w:rsid w:val="433C1481"/>
    <w:rsid w:val="433D2954"/>
    <w:rsid w:val="433D3391"/>
    <w:rsid w:val="433FC35F"/>
    <w:rsid w:val="43439CC8"/>
    <w:rsid w:val="43458562"/>
    <w:rsid w:val="4347A0A1"/>
    <w:rsid w:val="4348ACC7"/>
    <w:rsid w:val="43496D5C"/>
    <w:rsid w:val="434C29F6"/>
    <w:rsid w:val="434C90AE"/>
    <w:rsid w:val="434CC441"/>
    <w:rsid w:val="434F5699"/>
    <w:rsid w:val="435272AC"/>
    <w:rsid w:val="4354E7CF"/>
    <w:rsid w:val="435717B1"/>
    <w:rsid w:val="43576784"/>
    <w:rsid w:val="43586859"/>
    <w:rsid w:val="43590D13"/>
    <w:rsid w:val="4359C934"/>
    <w:rsid w:val="435B89AE"/>
    <w:rsid w:val="435C61D5"/>
    <w:rsid w:val="435E3B4B"/>
    <w:rsid w:val="43605D4A"/>
    <w:rsid w:val="4361D10E"/>
    <w:rsid w:val="43625F73"/>
    <w:rsid w:val="4363DC92"/>
    <w:rsid w:val="4365AB8E"/>
    <w:rsid w:val="4365D226"/>
    <w:rsid w:val="436652D5"/>
    <w:rsid w:val="43677663"/>
    <w:rsid w:val="4368F73A"/>
    <w:rsid w:val="4368FA8F"/>
    <w:rsid w:val="436A4393"/>
    <w:rsid w:val="436AC1F8"/>
    <w:rsid w:val="436AD62C"/>
    <w:rsid w:val="436BD87A"/>
    <w:rsid w:val="436BF3DC"/>
    <w:rsid w:val="436D1858"/>
    <w:rsid w:val="4372B6C0"/>
    <w:rsid w:val="4373283B"/>
    <w:rsid w:val="4373D9EE"/>
    <w:rsid w:val="4377DDB8"/>
    <w:rsid w:val="43798252"/>
    <w:rsid w:val="437A53F0"/>
    <w:rsid w:val="437B6426"/>
    <w:rsid w:val="437ED22F"/>
    <w:rsid w:val="437F49EC"/>
    <w:rsid w:val="43804C43"/>
    <w:rsid w:val="438329AE"/>
    <w:rsid w:val="43845831"/>
    <w:rsid w:val="43853066"/>
    <w:rsid w:val="438667BC"/>
    <w:rsid w:val="43888C15"/>
    <w:rsid w:val="4389B404"/>
    <w:rsid w:val="438AB05C"/>
    <w:rsid w:val="438ACAA9"/>
    <w:rsid w:val="438BCC4E"/>
    <w:rsid w:val="438CED6A"/>
    <w:rsid w:val="438F037B"/>
    <w:rsid w:val="438FAF06"/>
    <w:rsid w:val="4390CF5E"/>
    <w:rsid w:val="4391FF00"/>
    <w:rsid w:val="4392E0BC"/>
    <w:rsid w:val="43947E84"/>
    <w:rsid w:val="43956280"/>
    <w:rsid w:val="43973088"/>
    <w:rsid w:val="43985058"/>
    <w:rsid w:val="43986BB9"/>
    <w:rsid w:val="439885AC"/>
    <w:rsid w:val="4398BB19"/>
    <w:rsid w:val="439926F3"/>
    <w:rsid w:val="439981B4"/>
    <w:rsid w:val="4399A284"/>
    <w:rsid w:val="4399BB25"/>
    <w:rsid w:val="439C501D"/>
    <w:rsid w:val="439E82FD"/>
    <w:rsid w:val="439F4C63"/>
    <w:rsid w:val="43A0ED9D"/>
    <w:rsid w:val="43A0FD72"/>
    <w:rsid w:val="43A382F1"/>
    <w:rsid w:val="43A3834E"/>
    <w:rsid w:val="43A43F8B"/>
    <w:rsid w:val="43A7299E"/>
    <w:rsid w:val="43A86790"/>
    <w:rsid w:val="43AA359B"/>
    <w:rsid w:val="43ABB712"/>
    <w:rsid w:val="43ACFEE3"/>
    <w:rsid w:val="43AD98B6"/>
    <w:rsid w:val="43AFC4E6"/>
    <w:rsid w:val="43AFD4CA"/>
    <w:rsid w:val="43B24DEF"/>
    <w:rsid w:val="43B35D28"/>
    <w:rsid w:val="43B5E51F"/>
    <w:rsid w:val="43B75267"/>
    <w:rsid w:val="43B93978"/>
    <w:rsid w:val="43BE3F83"/>
    <w:rsid w:val="43BE67BB"/>
    <w:rsid w:val="43BFDF71"/>
    <w:rsid w:val="43C03856"/>
    <w:rsid w:val="43C1A8AC"/>
    <w:rsid w:val="43C3B9B2"/>
    <w:rsid w:val="43C46981"/>
    <w:rsid w:val="43C54199"/>
    <w:rsid w:val="43C57805"/>
    <w:rsid w:val="43C6142C"/>
    <w:rsid w:val="43C91CEE"/>
    <w:rsid w:val="43C9D160"/>
    <w:rsid w:val="43CB0702"/>
    <w:rsid w:val="43CC740B"/>
    <w:rsid w:val="43CCB01C"/>
    <w:rsid w:val="43CE1C8D"/>
    <w:rsid w:val="43D08FD4"/>
    <w:rsid w:val="43D528B6"/>
    <w:rsid w:val="43D52EE0"/>
    <w:rsid w:val="43D56B68"/>
    <w:rsid w:val="43DA88A8"/>
    <w:rsid w:val="43DBCF80"/>
    <w:rsid w:val="43DEB899"/>
    <w:rsid w:val="43E06570"/>
    <w:rsid w:val="43E0AB6C"/>
    <w:rsid w:val="43E43728"/>
    <w:rsid w:val="43E567D0"/>
    <w:rsid w:val="43E591D1"/>
    <w:rsid w:val="43E6E9D2"/>
    <w:rsid w:val="43E75215"/>
    <w:rsid w:val="43E86A68"/>
    <w:rsid w:val="43E916F8"/>
    <w:rsid w:val="43E9B782"/>
    <w:rsid w:val="43E9C9B4"/>
    <w:rsid w:val="43EAC51D"/>
    <w:rsid w:val="43EAD3CE"/>
    <w:rsid w:val="43EBCE50"/>
    <w:rsid w:val="43EE70C6"/>
    <w:rsid w:val="43F1B710"/>
    <w:rsid w:val="43F49FD1"/>
    <w:rsid w:val="43F9456B"/>
    <w:rsid w:val="43F9F18E"/>
    <w:rsid w:val="43FD1747"/>
    <w:rsid w:val="43FDC444"/>
    <w:rsid w:val="43FE0BCE"/>
    <w:rsid w:val="44034403"/>
    <w:rsid w:val="44039683"/>
    <w:rsid w:val="4404E9C8"/>
    <w:rsid w:val="4405892B"/>
    <w:rsid w:val="440707BD"/>
    <w:rsid w:val="44071CF9"/>
    <w:rsid w:val="440841C1"/>
    <w:rsid w:val="44090437"/>
    <w:rsid w:val="440CE163"/>
    <w:rsid w:val="440D1764"/>
    <w:rsid w:val="440F681D"/>
    <w:rsid w:val="441111B0"/>
    <w:rsid w:val="4412E567"/>
    <w:rsid w:val="441338D9"/>
    <w:rsid w:val="441355B5"/>
    <w:rsid w:val="44136950"/>
    <w:rsid w:val="441371B2"/>
    <w:rsid w:val="44137FA4"/>
    <w:rsid w:val="441405AB"/>
    <w:rsid w:val="441457B2"/>
    <w:rsid w:val="4415ADAC"/>
    <w:rsid w:val="44160E95"/>
    <w:rsid w:val="44170220"/>
    <w:rsid w:val="44177FAF"/>
    <w:rsid w:val="44189468"/>
    <w:rsid w:val="441A1E64"/>
    <w:rsid w:val="441A95FA"/>
    <w:rsid w:val="44205A80"/>
    <w:rsid w:val="44208A03"/>
    <w:rsid w:val="4420D255"/>
    <w:rsid w:val="4426FDBC"/>
    <w:rsid w:val="442A4A53"/>
    <w:rsid w:val="442BD409"/>
    <w:rsid w:val="442BFE4F"/>
    <w:rsid w:val="442CB27F"/>
    <w:rsid w:val="442D4C8F"/>
    <w:rsid w:val="442FD517"/>
    <w:rsid w:val="4430DE02"/>
    <w:rsid w:val="443137BE"/>
    <w:rsid w:val="44323DD4"/>
    <w:rsid w:val="44325DF9"/>
    <w:rsid w:val="4434B5B8"/>
    <w:rsid w:val="44399A2B"/>
    <w:rsid w:val="443A342A"/>
    <w:rsid w:val="443C7E30"/>
    <w:rsid w:val="443D6F9B"/>
    <w:rsid w:val="44401E37"/>
    <w:rsid w:val="44409A45"/>
    <w:rsid w:val="4442E6A6"/>
    <w:rsid w:val="44438D5D"/>
    <w:rsid w:val="44441133"/>
    <w:rsid w:val="44450548"/>
    <w:rsid w:val="44461FCC"/>
    <w:rsid w:val="44463820"/>
    <w:rsid w:val="4448F0F4"/>
    <w:rsid w:val="4449F000"/>
    <w:rsid w:val="444A4677"/>
    <w:rsid w:val="444A7A57"/>
    <w:rsid w:val="444BDBCA"/>
    <w:rsid w:val="444C31BA"/>
    <w:rsid w:val="444CCA56"/>
    <w:rsid w:val="444CF10F"/>
    <w:rsid w:val="444DC1F5"/>
    <w:rsid w:val="444F6D69"/>
    <w:rsid w:val="445002CE"/>
    <w:rsid w:val="4450346D"/>
    <w:rsid w:val="4450FC9A"/>
    <w:rsid w:val="4451F825"/>
    <w:rsid w:val="44552671"/>
    <w:rsid w:val="4455A282"/>
    <w:rsid w:val="4456DCC7"/>
    <w:rsid w:val="44583E40"/>
    <w:rsid w:val="4459DE3D"/>
    <w:rsid w:val="445B6C78"/>
    <w:rsid w:val="445BA5BB"/>
    <w:rsid w:val="445D8C44"/>
    <w:rsid w:val="445E0EB4"/>
    <w:rsid w:val="445E4720"/>
    <w:rsid w:val="4463663D"/>
    <w:rsid w:val="4466BA1B"/>
    <w:rsid w:val="446769BA"/>
    <w:rsid w:val="4467AF74"/>
    <w:rsid w:val="446988B3"/>
    <w:rsid w:val="446E3ED1"/>
    <w:rsid w:val="44719794"/>
    <w:rsid w:val="447347AE"/>
    <w:rsid w:val="4473EEB9"/>
    <w:rsid w:val="4474FD6C"/>
    <w:rsid w:val="4479F4AA"/>
    <w:rsid w:val="447A26D6"/>
    <w:rsid w:val="447AA411"/>
    <w:rsid w:val="447C326A"/>
    <w:rsid w:val="447F052C"/>
    <w:rsid w:val="44811DCD"/>
    <w:rsid w:val="448154CB"/>
    <w:rsid w:val="4481B24A"/>
    <w:rsid w:val="44835DCD"/>
    <w:rsid w:val="4484B5E4"/>
    <w:rsid w:val="44859361"/>
    <w:rsid w:val="4485FD20"/>
    <w:rsid w:val="4487B7FA"/>
    <w:rsid w:val="44883F68"/>
    <w:rsid w:val="4488A35A"/>
    <w:rsid w:val="448A165A"/>
    <w:rsid w:val="448A6290"/>
    <w:rsid w:val="448B619D"/>
    <w:rsid w:val="448DA040"/>
    <w:rsid w:val="448E78E5"/>
    <w:rsid w:val="448F2402"/>
    <w:rsid w:val="448F8F67"/>
    <w:rsid w:val="4491F395"/>
    <w:rsid w:val="4494735A"/>
    <w:rsid w:val="44958D00"/>
    <w:rsid w:val="4495A580"/>
    <w:rsid w:val="44968155"/>
    <w:rsid w:val="4497234C"/>
    <w:rsid w:val="4497F1F1"/>
    <w:rsid w:val="449AE248"/>
    <w:rsid w:val="449C8C39"/>
    <w:rsid w:val="449D50CE"/>
    <w:rsid w:val="449E4D2E"/>
    <w:rsid w:val="449F541F"/>
    <w:rsid w:val="44A0CF3B"/>
    <w:rsid w:val="44A42EBD"/>
    <w:rsid w:val="44A649CD"/>
    <w:rsid w:val="44A72EA7"/>
    <w:rsid w:val="44A77717"/>
    <w:rsid w:val="44A7911E"/>
    <w:rsid w:val="44A825BE"/>
    <w:rsid w:val="44AB857A"/>
    <w:rsid w:val="44ABBEDD"/>
    <w:rsid w:val="44ABDED8"/>
    <w:rsid w:val="44AE34E2"/>
    <w:rsid w:val="44AEBE5C"/>
    <w:rsid w:val="44AF5131"/>
    <w:rsid w:val="44AF578E"/>
    <w:rsid w:val="44AF885D"/>
    <w:rsid w:val="44B27AAE"/>
    <w:rsid w:val="44B3F9FD"/>
    <w:rsid w:val="44B41EAF"/>
    <w:rsid w:val="44B86EA3"/>
    <w:rsid w:val="44BB188D"/>
    <w:rsid w:val="44BB55D3"/>
    <w:rsid w:val="44BC3906"/>
    <w:rsid w:val="44BCF1DC"/>
    <w:rsid w:val="44BD86AC"/>
    <w:rsid w:val="44BED5CA"/>
    <w:rsid w:val="44BF5221"/>
    <w:rsid w:val="44BFA07D"/>
    <w:rsid w:val="44BFABBF"/>
    <w:rsid w:val="44BFAE9E"/>
    <w:rsid w:val="44BFE27C"/>
    <w:rsid w:val="44BFF64D"/>
    <w:rsid w:val="44C14DF5"/>
    <w:rsid w:val="44C17E81"/>
    <w:rsid w:val="44C18D61"/>
    <w:rsid w:val="44C42A3A"/>
    <w:rsid w:val="44C535E6"/>
    <w:rsid w:val="44C70C40"/>
    <w:rsid w:val="44C7D6DF"/>
    <w:rsid w:val="44C883BF"/>
    <w:rsid w:val="44CB3A51"/>
    <w:rsid w:val="44CD448E"/>
    <w:rsid w:val="44CDAB66"/>
    <w:rsid w:val="44CE8F39"/>
    <w:rsid w:val="44D11741"/>
    <w:rsid w:val="44D62D3C"/>
    <w:rsid w:val="44D7DF88"/>
    <w:rsid w:val="44D902CE"/>
    <w:rsid w:val="44DD7FA8"/>
    <w:rsid w:val="44DE215F"/>
    <w:rsid w:val="44DF20A0"/>
    <w:rsid w:val="44DF4717"/>
    <w:rsid w:val="44E22AB6"/>
    <w:rsid w:val="44E42896"/>
    <w:rsid w:val="44E5262A"/>
    <w:rsid w:val="44E55679"/>
    <w:rsid w:val="44E80144"/>
    <w:rsid w:val="44E9D84E"/>
    <w:rsid w:val="44EA924A"/>
    <w:rsid w:val="44EB6072"/>
    <w:rsid w:val="44ED29CA"/>
    <w:rsid w:val="44EDCD1F"/>
    <w:rsid w:val="44EDE597"/>
    <w:rsid w:val="44EE2DE8"/>
    <w:rsid w:val="44EFBE45"/>
    <w:rsid w:val="44F1B912"/>
    <w:rsid w:val="44F1D2C5"/>
    <w:rsid w:val="44F1E2FC"/>
    <w:rsid w:val="44F224BF"/>
    <w:rsid w:val="44F3F52C"/>
    <w:rsid w:val="44F416C2"/>
    <w:rsid w:val="44F6D468"/>
    <w:rsid w:val="44F795C2"/>
    <w:rsid w:val="44F990A2"/>
    <w:rsid w:val="44FB1165"/>
    <w:rsid w:val="44FC2BE0"/>
    <w:rsid w:val="44FC4FC4"/>
    <w:rsid w:val="44FD35DB"/>
    <w:rsid w:val="44FD8EF2"/>
    <w:rsid w:val="44FE9378"/>
    <w:rsid w:val="4501EF20"/>
    <w:rsid w:val="4507C43A"/>
    <w:rsid w:val="4508D76D"/>
    <w:rsid w:val="450EB0D0"/>
    <w:rsid w:val="450F67F4"/>
    <w:rsid w:val="45101DDF"/>
    <w:rsid w:val="45105144"/>
    <w:rsid w:val="451102C6"/>
    <w:rsid w:val="4514FAFD"/>
    <w:rsid w:val="451745E4"/>
    <w:rsid w:val="4517D157"/>
    <w:rsid w:val="45188E4C"/>
    <w:rsid w:val="4518A629"/>
    <w:rsid w:val="45204F69"/>
    <w:rsid w:val="452114F0"/>
    <w:rsid w:val="4526C44B"/>
    <w:rsid w:val="4528D1E2"/>
    <w:rsid w:val="45291DC2"/>
    <w:rsid w:val="452A9B45"/>
    <w:rsid w:val="452AAEAF"/>
    <w:rsid w:val="452ACA5C"/>
    <w:rsid w:val="452B4248"/>
    <w:rsid w:val="452FB74F"/>
    <w:rsid w:val="4531D1FD"/>
    <w:rsid w:val="4531DE99"/>
    <w:rsid w:val="45320202"/>
    <w:rsid w:val="45320713"/>
    <w:rsid w:val="45334FC7"/>
    <w:rsid w:val="4539C433"/>
    <w:rsid w:val="453A9749"/>
    <w:rsid w:val="453B1D04"/>
    <w:rsid w:val="453DB900"/>
    <w:rsid w:val="453E612C"/>
    <w:rsid w:val="4542C88F"/>
    <w:rsid w:val="4542DE32"/>
    <w:rsid w:val="4543A3DB"/>
    <w:rsid w:val="45469101"/>
    <w:rsid w:val="454B7231"/>
    <w:rsid w:val="454BDA95"/>
    <w:rsid w:val="454C3E52"/>
    <w:rsid w:val="454C7EF2"/>
    <w:rsid w:val="454CDBCC"/>
    <w:rsid w:val="454CDC15"/>
    <w:rsid w:val="45511CCF"/>
    <w:rsid w:val="45526F66"/>
    <w:rsid w:val="45534903"/>
    <w:rsid w:val="4554AFFD"/>
    <w:rsid w:val="4556B87C"/>
    <w:rsid w:val="455A86BD"/>
    <w:rsid w:val="455AA967"/>
    <w:rsid w:val="455D270D"/>
    <w:rsid w:val="4560B8B7"/>
    <w:rsid w:val="4564DC5B"/>
    <w:rsid w:val="4569222C"/>
    <w:rsid w:val="4569C45E"/>
    <w:rsid w:val="456CCE48"/>
    <w:rsid w:val="456D3DBB"/>
    <w:rsid w:val="456FB7C6"/>
    <w:rsid w:val="45718084"/>
    <w:rsid w:val="457288A3"/>
    <w:rsid w:val="45739958"/>
    <w:rsid w:val="4573CAC0"/>
    <w:rsid w:val="4576A45F"/>
    <w:rsid w:val="4577DBB5"/>
    <w:rsid w:val="45788C73"/>
    <w:rsid w:val="45791446"/>
    <w:rsid w:val="457B62DF"/>
    <w:rsid w:val="457DCEDA"/>
    <w:rsid w:val="457EC008"/>
    <w:rsid w:val="457F1234"/>
    <w:rsid w:val="457F1492"/>
    <w:rsid w:val="458182C2"/>
    <w:rsid w:val="4582EBE0"/>
    <w:rsid w:val="4583496B"/>
    <w:rsid w:val="4587B7D7"/>
    <w:rsid w:val="458B118E"/>
    <w:rsid w:val="458C0173"/>
    <w:rsid w:val="458C2C70"/>
    <w:rsid w:val="458D5889"/>
    <w:rsid w:val="458ED5E4"/>
    <w:rsid w:val="4590125D"/>
    <w:rsid w:val="45905CE5"/>
    <w:rsid w:val="4590E0A3"/>
    <w:rsid w:val="459140F0"/>
    <w:rsid w:val="4593A866"/>
    <w:rsid w:val="45959496"/>
    <w:rsid w:val="4598717B"/>
    <w:rsid w:val="4599BE3A"/>
    <w:rsid w:val="459C1BB2"/>
    <w:rsid w:val="459D7DCC"/>
    <w:rsid w:val="459EB79E"/>
    <w:rsid w:val="459EFC77"/>
    <w:rsid w:val="45A04D0F"/>
    <w:rsid w:val="45A83BC6"/>
    <w:rsid w:val="45AB6DAC"/>
    <w:rsid w:val="45AB71DB"/>
    <w:rsid w:val="45AC8E0B"/>
    <w:rsid w:val="45AD70B3"/>
    <w:rsid w:val="45AEB3E0"/>
    <w:rsid w:val="45AEBA03"/>
    <w:rsid w:val="45AF43EE"/>
    <w:rsid w:val="45B01259"/>
    <w:rsid w:val="45B1AC95"/>
    <w:rsid w:val="45B2E2CB"/>
    <w:rsid w:val="45B65FAA"/>
    <w:rsid w:val="45B99C77"/>
    <w:rsid w:val="45BA7BA1"/>
    <w:rsid w:val="45BCDC59"/>
    <w:rsid w:val="45BE00AC"/>
    <w:rsid w:val="45BE094A"/>
    <w:rsid w:val="45BF22A2"/>
    <w:rsid w:val="45BF7A69"/>
    <w:rsid w:val="45C04FCB"/>
    <w:rsid w:val="45C182F0"/>
    <w:rsid w:val="45C1F7A3"/>
    <w:rsid w:val="45C53F4B"/>
    <w:rsid w:val="45C6A8D8"/>
    <w:rsid w:val="45C794A2"/>
    <w:rsid w:val="45C7F4C0"/>
    <w:rsid w:val="45C83B9D"/>
    <w:rsid w:val="45C8B3E2"/>
    <w:rsid w:val="45C936E7"/>
    <w:rsid w:val="45C948FB"/>
    <w:rsid w:val="45C967C6"/>
    <w:rsid w:val="45C9EFB1"/>
    <w:rsid w:val="45C9FA02"/>
    <w:rsid w:val="45CBE9F9"/>
    <w:rsid w:val="45CCBF5F"/>
    <w:rsid w:val="45CDA82E"/>
    <w:rsid w:val="45CF1132"/>
    <w:rsid w:val="45CF5D27"/>
    <w:rsid w:val="45D0616A"/>
    <w:rsid w:val="45D6184F"/>
    <w:rsid w:val="45D8FFCA"/>
    <w:rsid w:val="45D9BB8A"/>
    <w:rsid w:val="45DB5BFB"/>
    <w:rsid w:val="45DBABAA"/>
    <w:rsid w:val="45DC563B"/>
    <w:rsid w:val="45DC80C7"/>
    <w:rsid w:val="45DCD949"/>
    <w:rsid w:val="45DD4E35"/>
    <w:rsid w:val="45E00468"/>
    <w:rsid w:val="45E167CD"/>
    <w:rsid w:val="45E22201"/>
    <w:rsid w:val="45E4CBFD"/>
    <w:rsid w:val="45E57549"/>
    <w:rsid w:val="45EA6FCC"/>
    <w:rsid w:val="45EAC513"/>
    <w:rsid w:val="45EAE1F9"/>
    <w:rsid w:val="45EC7C20"/>
    <w:rsid w:val="45EC8CEC"/>
    <w:rsid w:val="45EFC9D4"/>
    <w:rsid w:val="45F03148"/>
    <w:rsid w:val="45F5567D"/>
    <w:rsid w:val="45F61479"/>
    <w:rsid w:val="45F783A8"/>
    <w:rsid w:val="45F9232E"/>
    <w:rsid w:val="45FC4891"/>
    <w:rsid w:val="46001816"/>
    <w:rsid w:val="46018760"/>
    <w:rsid w:val="4602F23F"/>
    <w:rsid w:val="4602FB45"/>
    <w:rsid w:val="46037747"/>
    <w:rsid w:val="46050A60"/>
    <w:rsid w:val="4605337B"/>
    <w:rsid w:val="4605782F"/>
    <w:rsid w:val="46099335"/>
    <w:rsid w:val="4609B12A"/>
    <w:rsid w:val="460C3AC8"/>
    <w:rsid w:val="460C5120"/>
    <w:rsid w:val="4611BDE1"/>
    <w:rsid w:val="46130B17"/>
    <w:rsid w:val="46137FCD"/>
    <w:rsid w:val="4613D03B"/>
    <w:rsid w:val="46147FFD"/>
    <w:rsid w:val="46149F5E"/>
    <w:rsid w:val="46161AF8"/>
    <w:rsid w:val="46169496"/>
    <w:rsid w:val="4618EFD9"/>
    <w:rsid w:val="461B79D7"/>
    <w:rsid w:val="461BE715"/>
    <w:rsid w:val="461C57D8"/>
    <w:rsid w:val="461FD2EE"/>
    <w:rsid w:val="46218F2B"/>
    <w:rsid w:val="46222D6F"/>
    <w:rsid w:val="46242B66"/>
    <w:rsid w:val="46247428"/>
    <w:rsid w:val="4625DC01"/>
    <w:rsid w:val="462609E9"/>
    <w:rsid w:val="462A4C7B"/>
    <w:rsid w:val="462B1F1A"/>
    <w:rsid w:val="462B735E"/>
    <w:rsid w:val="462C05F6"/>
    <w:rsid w:val="462CF006"/>
    <w:rsid w:val="462D3DD8"/>
    <w:rsid w:val="462DE963"/>
    <w:rsid w:val="462FDE65"/>
    <w:rsid w:val="46301F1E"/>
    <w:rsid w:val="4631CBC6"/>
    <w:rsid w:val="46337029"/>
    <w:rsid w:val="4633FDEA"/>
    <w:rsid w:val="463546E0"/>
    <w:rsid w:val="4636BCEB"/>
    <w:rsid w:val="4637F3E7"/>
    <w:rsid w:val="4639E8EF"/>
    <w:rsid w:val="463A8703"/>
    <w:rsid w:val="463BB997"/>
    <w:rsid w:val="463E0786"/>
    <w:rsid w:val="463E0FC0"/>
    <w:rsid w:val="463F5180"/>
    <w:rsid w:val="464151F2"/>
    <w:rsid w:val="4642E5ED"/>
    <w:rsid w:val="464324C5"/>
    <w:rsid w:val="4643A9F6"/>
    <w:rsid w:val="464A9FE2"/>
    <w:rsid w:val="464AC4D4"/>
    <w:rsid w:val="464B273C"/>
    <w:rsid w:val="464B9738"/>
    <w:rsid w:val="4652C5E0"/>
    <w:rsid w:val="4652DD8D"/>
    <w:rsid w:val="4653256F"/>
    <w:rsid w:val="4653AE13"/>
    <w:rsid w:val="4655CF16"/>
    <w:rsid w:val="465774DE"/>
    <w:rsid w:val="4657FD6D"/>
    <w:rsid w:val="465A9BC0"/>
    <w:rsid w:val="465D1F54"/>
    <w:rsid w:val="465EDA93"/>
    <w:rsid w:val="465F43C6"/>
    <w:rsid w:val="46608B56"/>
    <w:rsid w:val="4662B67C"/>
    <w:rsid w:val="466323E2"/>
    <w:rsid w:val="46635DA9"/>
    <w:rsid w:val="466420D6"/>
    <w:rsid w:val="4664F271"/>
    <w:rsid w:val="4665347F"/>
    <w:rsid w:val="46669F35"/>
    <w:rsid w:val="4669395B"/>
    <w:rsid w:val="466980CA"/>
    <w:rsid w:val="4669F4F9"/>
    <w:rsid w:val="466AC66D"/>
    <w:rsid w:val="466D5ADA"/>
    <w:rsid w:val="466ED8ED"/>
    <w:rsid w:val="466F6DA5"/>
    <w:rsid w:val="46709DE2"/>
    <w:rsid w:val="4672E597"/>
    <w:rsid w:val="4673B595"/>
    <w:rsid w:val="467658E0"/>
    <w:rsid w:val="46768088"/>
    <w:rsid w:val="4676BFA1"/>
    <w:rsid w:val="4678724F"/>
    <w:rsid w:val="467B683E"/>
    <w:rsid w:val="467D27AB"/>
    <w:rsid w:val="467D31D5"/>
    <w:rsid w:val="467E3575"/>
    <w:rsid w:val="467F2DA9"/>
    <w:rsid w:val="468064A4"/>
    <w:rsid w:val="4680C80E"/>
    <w:rsid w:val="46826ABA"/>
    <w:rsid w:val="4685CF35"/>
    <w:rsid w:val="4686CBDB"/>
    <w:rsid w:val="4687AABA"/>
    <w:rsid w:val="46881C26"/>
    <w:rsid w:val="4688DCFA"/>
    <w:rsid w:val="46893A95"/>
    <w:rsid w:val="468946FC"/>
    <w:rsid w:val="4689C56D"/>
    <w:rsid w:val="468B225E"/>
    <w:rsid w:val="468C9048"/>
    <w:rsid w:val="468E7E57"/>
    <w:rsid w:val="468EEC49"/>
    <w:rsid w:val="46900F03"/>
    <w:rsid w:val="46902A1F"/>
    <w:rsid w:val="4691353D"/>
    <w:rsid w:val="46919028"/>
    <w:rsid w:val="46928DA4"/>
    <w:rsid w:val="469352D5"/>
    <w:rsid w:val="469405E6"/>
    <w:rsid w:val="4697F2C2"/>
    <w:rsid w:val="4699273D"/>
    <w:rsid w:val="46995C9F"/>
    <w:rsid w:val="469BE655"/>
    <w:rsid w:val="469D81AF"/>
    <w:rsid w:val="46A10083"/>
    <w:rsid w:val="46A1048A"/>
    <w:rsid w:val="46A14AEE"/>
    <w:rsid w:val="46A1F5E6"/>
    <w:rsid w:val="46A27153"/>
    <w:rsid w:val="46A328C7"/>
    <w:rsid w:val="46A9F5FA"/>
    <w:rsid w:val="46AA68E4"/>
    <w:rsid w:val="46ACA504"/>
    <w:rsid w:val="46AFE8E4"/>
    <w:rsid w:val="46AFFD15"/>
    <w:rsid w:val="46B0DC98"/>
    <w:rsid w:val="46B1B7AF"/>
    <w:rsid w:val="46B57B7E"/>
    <w:rsid w:val="46B7DF9D"/>
    <w:rsid w:val="46BE4C79"/>
    <w:rsid w:val="46C07416"/>
    <w:rsid w:val="46C1E7F6"/>
    <w:rsid w:val="46C3BBBE"/>
    <w:rsid w:val="46C3C7BF"/>
    <w:rsid w:val="46C46579"/>
    <w:rsid w:val="46C5553E"/>
    <w:rsid w:val="46C57529"/>
    <w:rsid w:val="46C5B570"/>
    <w:rsid w:val="46C64246"/>
    <w:rsid w:val="46C71388"/>
    <w:rsid w:val="46C7D8A6"/>
    <w:rsid w:val="46C829B9"/>
    <w:rsid w:val="46CA7362"/>
    <w:rsid w:val="46CCD128"/>
    <w:rsid w:val="46CD9193"/>
    <w:rsid w:val="46CF6CC4"/>
    <w:rsid w:val="46CF7A34"/>
    <w:rsid w:val="46D02D0E"/>
    <w:rsid w:val="46D0EE2A"/>
    <w:rsid w:val="46D64173"/>
    <w:rsid w:val="46D68C4F"/>
    <w:rsid w:val="46D6ED65"/>
    <w:rsid w:val="46DADA57"/>
    <w:rsid w:val="46DE16A9"/>
    <w:rsid w:val="46DE6010"/>
    <w:rsid w:val="46E1E685"/>
    <w:rsid w:val="46E1F927"/>
    <w:rsid w:val="46E3CD9B"/>
    <w:rsid w:val="46E5318F"/>
    <w:rsid w:val="46E545B2"/>
    <w:rsid w:val="46E54EDE"/>
    <w:rsid w:val="46E6C436"/>
    <w:rsid w:val="46ED4919"/>
    <w:rsid w:val="46EE643D"/>
    <w:rsid w:val="46EE6548"/>
    <w:rsid w:val="46F2D090"/>
    <w:rsid w:val="46F371B2"/>
    <w:rsid w:val="46F404C8"/>
    <w:rsid w:val="46F4359F"/>
    <w:rsid w:val="46F48454"/>
    <w:rsid w:val="46F6717A"/>
    <w:rsid w:val="46F86BF3"/>
    <w:rsid w:val="46F96F56"/>
    <w:rsid w:val="46FA56C6"/>
    <w:rsid w:val="46FAF4A7"/>
    <w:rsid w:val="46FBF885"/>
    <w:rsid w:val="46FCB04F"/>
    <w:rsid w:val="46FE3F69"/>
    <w:rsid w:val="47029AE9"/>
    <w:rsid w:val="4703EDB9"/>
    <w:rsid w:val="4704C993"/>
    <w:rsid w:val="4704D04B"/>
    <w:rsid w:val="47050D7A"/>
    <w:rsid w:val="470589DB"/>
    <w:rsid w:val="4705B42E"/>
    <w:rsid w:val="4705BBAB"/>
    <w:rsid w:val="4705CC01"/>
    <w:rsid w:val="4706CD38"/>
    <w:rsid w:val="4707210F"/>
    <w:rsid w:val="47081A3D"/>
    <w:rsid w:val="470B6254"/>
    <w:rsid w:val="470C1DFB"/>
    <w:rsid w:val="470F76A3"/>
    <w:rsid w:val="470FBA9A"/>
    <w:rsid w:val="47107FF3"/>
    <w:rsid w:val="471151FA"/>
    <w:rsid w:val="4714D87B"/>
    <w:rsid w:val="4714E320"/>
    <w:rsid w:val="4714FE59"/>
    <w:rsid w:val="47158027"/>
    <w:rsid w:val="47158A3C"/>
    <w:rsid w:val="4716DC40"/>
    <w:rsid w:val="4716EEE8"/>
    <w:rsid w:val="471B47FD"/>
    <w:rsid w:val="471D3162"/>
    <w:rsid w:val="471D8E48"/>
    <w:rsid w:val="471DD793"/>
    <w:rsid w:val="471FE904"/>
    <w:rsid w:val="4720631A"/>
    <w:rsid w:val="472137B0"/>
    <w:rsid w:val="4721C9B7"/>
    <w:rsid w:val="472632C7"/>
    <w:rsid w:val="472714AC"/>
    <w:rsid w:val="47276F4B"/>
    <w:rsid w:val="4729AFFA"/>
    <w:rsid w:val="472CB69A"/>
    <w:rsid w:val="472D787E"/>
    <w:rsid w:val="472ED043"/>
    <w:rsid w:val="47303FDE"/>
    <w:rsid w:val="4731384B"/>
    <w:rsid w:val="4734079F"/>
    <w:rsid w:val="47382503"/>
    <w:rsid w:val="4738294B"/>
    <w:rsid w:val="4738981B"/>
    <w:rsid w:val="4738A22F"/>
    <w:rsid w:val="4738D8B4"/>
    <w:rsid w:val="4739AF60"/>
    <w:rsid w:val="473B30BC"/>
    <w:rsid w:val="473C3BCA"/>
    <w:rsid w:val="473CC6BC"/>
    <w:rsid w:val="473E3310"/>
    <w:rsid w:val="473E4703"/>
    <w:rsid w:val="473E96DE"/>
    <w:rsid w:val="4741C869"/>
    <w:rsid w:val="474216C3"/>
    <w:rsid w:val="47432BD5"/>
    <w:rsid w:val="4743A6BF"/>
    <w:rsid w:val="47475F0F"/>
    <w:rsid w:val="4747BB3C"/>
    <w:rsid w:val="4748CB4C"/>
    <w:rsid w:val="4749AD1D"/>
    <w:rsid w:val="4749CAEA"/>
    <w:rsid w:val="47504F6E"/>
    <w:rsid w:val="475223F3"/>
    <w:rsid w:val="4753505B"/>
    <w:rsid w:val="47535F56"/>
    <w:rsid w:val="475468B7"/>
    <w:rsid w:val="4754A69D"/>
    <w:rsid w:val="4754BB7C"/>
    <w:rsid w:val="4755EF8D"/>
    <w:rsid w:val="4757670A"/>
    <w:rsid w:val="475816EE"/>
    <w:rsid w:val="475AECEB"/>
    <w:rsid w:val="475D1800"/>
    <w:rsid w:val="475EC992"/>
    <w:rsid w:val="475FFFCE"/>
    <w:rsid w:val="476084FF"/>
    <w:rsid w:val="4760D9B5"/>
    <w:rsid w:val="4764D745"/>
    <w:rsid w:val="47658421"/>
    <w:rsid w:val="47659198"/>
    <w:rsid w:val="47688B62"/>
    <w:rsid w:val="476D1FB3"/>
    <w:rsid w:val="476EA57C"/>
    <w:rsid w:val="476EE3DF"/>
    <w:rsid w:val="47718804"/>
    <w:rsid w:val="4775E379"/>
    <w:rsid w:val="477635D2"/>
    <w:rsid w:val="47767243"/>
    <w:rsid w:val="4777FAD0"/>
    <w:rsid w:val="4778100F"/>
    <w:rsid w:val="4778AE4C"/>
    <w:rsid w:val="47790C44"/>
    <w:rsid w:val="477AACCE"/>
    <w:rsid w:val="477BE532"/>
    <w:rsid w:val="477CB23E"/>
    <w:rsid w:val="477DADD8"/>
    <w:rsid w:val="477E7C55"/>
    <w:rsid w:val="477EC065"/>
    <w:rsid w:val="477F3438"/>
    <w:rsid w:val="477F8E3A"/>
    <w:rsid w:val="478147A1"/>
    <w:rsid w:val="47840ACF"/>
    <w:rsid w:val="47843410"/>
    <w:rsid w:val="4784EC23"/>
    <w:rsid w:val="4787A46E"/>
    <w:rsid w:val="47882CB1"/>
    <w:rsid w:val="4789D6A3"/>
    <w:rsid w:val="478A5DB3"/>
    <w:rsid w:val="478B0375"/>
    <w:rsid w:val="478B1F00"/>
    <w:rsid w:val="478F1D78"/>
    <w:rsid w:val="478F4739"/>
    <w:rsid w:val="478FFBC0"/>
    <w:rsid w:val="4792DFA0"/>
    <w:rsid w:val="4793D57B"/>
    <w:rsid w:val="479752E9"/>
    <w:rsid w:val="479B4466"/>
    <w:rsid w:val="479BB03E"/>
    <w:rsid w:val="479DD38D"/>
    <w:rsid w:val="47A19FBF"/>
    <w:rsid w:val="47A333D0"/>
    <w:rsid w:val="47A3C79D"/>
    <w:rsid w:val="47A42FFD"/>
    <w:rsid w:val="47A74B28"/>
    <w:rsid w:val="47AA95C7"/>
    <w:rsid w:val="47AAC2F5"/>
    <w:rsid w:val="47AAFCCB"/>
    <w:rsid w:val="47AD72ED"/>
    <w:rsid w:val="47AF87D5"/>
    <w:rsid w:val="47B1DEDC"/>
    <w:rsid w:val="47B213E6"/>
    <w:rsid w:val="47B40E21"/>
    <w:rsid w:val="47B51B36"/>
    <w:rsid w:val="47B5509B"/>
    <w:rsid w:val="47B5AF94"/>
    <w:rsid w:val="47B6C341"/>
    <w:rsid w:val="47B6C4E1"/>
    <w:rsid w:val="47B7A5F7"/>
    <w:rsid w:val="47B8B61F"/>
    <w:rsid w:val="47B9759F"/>
    <w:rsid w:val="47B9EE46"/>
    <w:rsid w:val="47BB6766"/>
    <w:rsid w:val="47BBAD29"/>
    <w:rsid w:val="47BCEE40"/>
    <w:rsid w:val="47BDB5F0"/>
    <w:rsid w:val="47BDBA14"/>
    <w:rsid w:val="47BE13AC"/>
    <w:rsid w:val="47C0C00E"/>
    <w:rsid w:val="47C1F4E5"/>
    <w:rsid w:val="47C3946A"/>
    <w:rsid w:val="47C46162"/>
    <w:rsid w:val="47C54AF5"/>
    <w:rsid w:val="47C88DBA"/>
    <w:rsid w:val="47CB4E12"/>
    <w:rsid w:val="47CB8CD1"/>
    <w:rsid w:val="47CCDC26"/>
    <w:rsid w:val="47CDA2D9"/>
    <w:rsid w:val="47CEF8CD"/>
    <w:rsid w:val="47D062F6"/>
    <w:rsid w:val="47D0E564"/>
    <w:rsid w:val="47D1791E"/>
    <w:rsid w:val="47D28046"/>
    <w:rsid w:val="47D35879"/>
    <w:rsid w:val="47D416C5"/>
    <w:rsid w:val="47D58688"/>
    <w:rsid w:val="47D65FB8"/>
    <w:rsid w:val="47D91E5C"/>
    <w:rsid w:val="47DA8B21"/>
    <w:rsid w:val="47DBAE03"/>
    <w:rsid w:val="47DC2619"/>
    <w:rsid w:val="47DD22D7"/>
    <w:rsid w:val="47DD9323"/>
    <w:rsid w:val="47E17FA7"/>
    <w:rsid w:val="47E1D81B"/>
    <w:rsid w:val="47E2032E"/>
    <w:rsid w:val="47E22EC4"/>
    <w:rsid w:val="47E267EB"/>
    <w:rsid w:val="47E4D656"/>
    <w:rsid w:val="47E4E9FF"/>
    <w:rsid w:val="47E61AF0"/>
    <w:rsid w:val="47E7A1A6"/>
    <w:rsid w:val="47E8B8FF"/>
    <w:rsid w:val="47E947BB"/>
    <w:rsid w:val="47E9972E"/>
    <w:rsid w:val="47E9D9A7"/>
    <w:rsid w:val="47EA93D1"/>
    <w:rsid w:val="47EC5DDB"/>
    <w:rsid w:val="47EE2E13"/>
    <w:rsid w:val="47F094DA"/>
    <w:rsid w:val="47F15BAE"/>
    <w:rsid w:val="47F5B6EC"/>
    <w:rsid w:val="47F68E12"/>
    <w:rsid w:val="47F69522"/>
    <w:rsid w:val="47F974AD"/>
    <w:rsid w:val="47FDF028"/>
    <w:rsid w:val="48012950"/>
    <w:rsid w:val="48017E09"/>
    <w:rsid w:val="480362B2"/>
    <w:rsid w:val="4805591C"/>
    <w:rsid w:val="480689C8"/>
    <w:rsid w:val="4806B073"/>
    <w:rsid w:val="4806C429"/>
    <w:rsid w:val="4806DA34"/>
    <w:rsid w:val="480716F7"/>
    <w:rsid w:val="48083752"/>
    <w:rsid w:val="4808F788"/>
    <w:rsid w:val="4809A5CD"/>
    <w:rsid w:val="4809F090"/>
    <w:rsid w:val="480A30AF"/>
    <w:rsid w:val="480C1D2F"/>
    <w:rsid w:val="480EB698"/>
    <w:rsid w:val="480F74E7"/>
    <w:rsid w:val="480F7B01"/>
    <w:rsid w:val="48108926"/>
    <w:rsid w:val="4811D7D0"/>
    <w:rsid w:val="4813C9A2"/>
    <w:rsid w:val="481467A5"/>
    <w:rsid w:val="48160D92"/>
    <w:rsid w:val="48183BB1"/>
    <w:rsid w:val="4818E13E"/>
    <w:rsid w:val="4818F834"/>
    <w:rsid w:val="481D46CB"/>
    <w:rsid w:val="481E35DA"/>
    <w:rsid w:val="481E8F2C"/>
    <w:rsid w:val="482022FC"/>
    <w:rsid w:val="482055DB"/>
    <w:rsid w:val="4820B2B7"/>
    <w:rsid w:val="4820CA6B"/>
    <w:rsid w:val="4821BCF9"/>
    <w:rsid w:val="4821ED0B"/>
    <w:rsid w:val="48220C7F"/>
    <w:rsid w:val="4824A984"/>
    <w:rsid w:val="4824C42A"/>
    <w:rsid w:val="4824D67A"/>
    <w:rsid w:val="4824EEBF"/>
    <w:rsid w:val="4824FAAC"/>
    <w:rsid w:val="48255BA2"/>
    <w:rsid w:val="4825B4F1"/>
    <w:rsid w:val="482A1113"/>
    <w:rsid w:val="482AC4B8"/>
    <w:rsid w:val="4830294B"/>
    <w:rsid w:val="483072A4"/>
    <w:rsid w:val="4831D41D"/>
    <w:rsid w:val="4834CA30"/>
    <w:rsid w:val="48352A37"/>
    <w:rsid w:val="4836C430"/>
    <w:rsid w:val="4836F015"/>
    <w:rsid w:val="48375844"/>
    <w:rsid w:val="48383B00"/>
    <w:rsid w:val="483879A1"/>
    <w:rsid w:val="483D3616"/>
    <w:rsid w:val="4840051E"/>
    <w:rsid w:val="48404D26"/>
    <w:rsid w:val="48432B31"/>
    <w:rsid w:val="48437203"/>
    <w:rsid w:val="4848FDB7"/>
    <w:rsid w:val="484B5996"/>
    <w:rsid w:val="484B7164"/>
    <w:rsid w:val="484D1DE8"/>
    <w:rsid w:val="484E3104"/>
    <w:rsid w:val="484E94A4"/>
    <w:rsid w:val="484F1EA5"/>
    <w:rsid w:val="48500499"/>
    <w:rsid w:val="4852224E"/>
    <w:rsid w:val="48548CA1"/>
    <w:rsid w:val="4854EAE2"/>
    <w:rsid w:val="4856CC4A"/>
    <w:rsid w:val="4857BF59"/>
    <w:rsid w:val="485BCD95"/>
    <w:rsid w:val="485C4DD8"/>
    <w:rsid w:val="485D7BD1"/>
    <w:rsid w:val="4860B66C"/>
    <w:rsid w:val="48616FFA"/>
    <w:rsid w:val="4863D222"/>
    <w:rsid w:val="4864BFD5"/>
    <w:rsid w:val="48651930"/>
    <w:rsid w:val="4865E992"/>
    <w:rsid w:val="48670D96"/>
    <w:rsid w:val="4868D0D2"/>
    <w:rsid w:val="48695D2E"/>
    <w:rsid w:val="486B266D"/>
    <w:rsid w:val="486C71EA"/>
    <w:rsid w:val="486EEB3A"/>
    <w:rsid w:val="48713064"/>
    <w:rsid w:val="48726625"/>
    <w:rsid w:val="48726A91"/>
    <w:rsid w:val="4874596E"/>
    <w:rsid w:val="48748A29"/>
    <w:rsid w:val="4876CA7F"/>
    <w:rsid w:val="48799431"/>
    <w:rsid w:val="4879C569"/>
    <w:rsid w:val="487BEFD7"/>
    <w:rsid w:val="487BFA5F"/>
    <w:rsid w:val="487DA59E"/>
    <w:rsid w:val="487F38AB"/>
    <w:rsid w:val="487F4EAA"/>
    <w:rsid w:val="4882DBCE"/>
    <w:rsid w:val="48831062"/>
    <w:rsid w:val="48860203"/>
    <w:rsid w:val="48875C11"/>
    <w:rsid w:val="4887E8B6"/>
    <w:rsid w:val="4887ED2E"/>
    <w:rsid w:val="488A77F2"/>
    <w:rsid w:val="488E6350"/>
    <w:rsid w:val="489037E7"/>
    <w:rsid w:val="4891F20D"/>
    <w:rsid w:val="48936B89"/>
    <w:rsid w:val="4893AF3F"/>
    <w:rsid w:val="48944F2B"/>
    <w:rsid w:val="48966A5E"/>
    <w:rsid w:val="48990D0B"/>
    <w:rsid w:val="489B4C32"/>
    <w:rsid w:val="489C690D"/>
    <w:rsid w:val="489CA41C"/>
    <w:rsid w:val="489D3534"/>
    <w:rsid w:val="489EDC20"/>
    <w:rsid w:val="48A1CD08"/>
    <w:rsid w:val="48A5F377"/>
    <w:rsid w:val="48A6F80E"/>
    <w:rsid w:val="48A71022"/>
    <w:rsid w:val="48AB8DF5"/>
    <w:rsid w:val="48AC256F"/>
    <w:rsid w:val="48AC76C9"/>
    <w:rsid w:val="48AC9BBE"/>
    <w:rsid w:val="48AEDEC7"/>
    <w:rsid w:val="48B049C5"/>
    <w:rsid w:val="48B39ADD"/>
    <w:rsid w:val="48B4E482"/>
    <w:rsid w:val="48B4F0C7"/>
    <w:rsid w:val="48B5FE1D"/>
    <w:rsid w:val="48B923F6"/>
    <w:rsid w:val="48B95C8F"/>
    <w:rsid w:val="48BBFEC1"/>
    <w:rsid w:val="48BC87DF"/>
    <w:rsid w:val="48BDCF07"/>
    <w:rsid w:val="48BE1D51"/>
    <w:rsid w:val="48C0172D"/>
    <w:rsid w:val="48C034AF"/>
    <w:rsid w:val="48C16551"/>
    <w:rsid w:val="48C18478"/>
    <w:rsid w:val="48C56EA9"/>
    <w:rsid w:val="48C57356"/>
    <w:rsid w:val="48C6808B"/>
    <w:rsid w:val="48C74A87"/>
    <w:rsid w:val="48C875CC"/>
    <w:rsid w:val="48C89F78"/>
    <w:rsid w:val="48C956E2"/>
    <w:rsid w:val="48C99A0B"/>
    <w:rsid w:val="48CCE46D"/>
    <w:rsid w:val="48CDD722"/>
    <w:rsid w:val="48CDF1BB"/>
    <w:rsid w:val="48CFEB94"/>
    <w:rsid w:val="48D0EB31"/>
    <w:rsid w:val="48D1D03F"/>
    <w:rsid w:val="48D23B2C"/>
    <w:rsid w:val="48D256D7"/>
    <w:rsid w:val="48D292C0"/>
    <w:rsid w:val="48D3F492"/>
    <w:rsid w:val="48D5ABFE"/>
    <w:rsid w:val="48D6890E"/>
    <w:rsid w:val="48DC7DB3"/>
    <w:rsid w:val="48DDD2E2"/>
    <w:rsid w:val="48DDE8A2"/>
    <w:rsid w:val="48E3ADFA"/>
    <w:rsid w:val="48E440C1"/>
    <w:rsid w:val="48E4D679"/>
    <w:rsid w:val="48E57AD2"/>
    <w:rsid w:val="48E667AE"/>
    <w:rsid w:val="48E71C60"/>
    <w:rsid w:val="48E892F0"/>
    <w:rsid w:val="48E8AE8D"/>
    <w:rsid w:val="48E8C794"/>
    <w:rsid w:val="48E985C8"/>
    <w:rsid w:val="48EB2C3C"/>
    <w:rsid w:val="48EB7F80"/>
    <w:rsid w:val="48EC8801"/>
    <w:rsid w:val="48ECB82F"/>
    <w:rsid w:val="48ECFED5"/>
    <w:rsid w:val="48EF0D3C"/>
    <w:rsid w:val="48F1AE7C"/>
    <w:rsid w:val="48F1EF11"/>
    <w:rsid w:val="48F221DE"/>
    <w:rsid w:val="48F29CD9"/>
    <w:rsid w:val="48F2B12A"/>
    <w:rsid w:val="48F435A1"/>
    <w:rsid w:val="48F5A017"/>
    <w:rsid w:val="48F6675C"/>
    <w:rsid w:val="48F6825F"/>
    <w:rsid w:val="48F7CF18"/>
    <w:rsid w:val="48F97330"/>
    <w:rsid w:val="48FB1995"/>
    <w:rsid w:val="48FC61F6"/>
    <w:rsid w:val="48FDB450"/>
    <w:rsid w:val="48FDBB9A"/>
    <w:rsid w:val="48FED1AC"/>
    <w:rsid w:val="49003790"/>
    <w:rsid w:val="4900A386"/>
    <w:rsid w:val="4900BC76"/>
    <w:rsid w:val="4901337B"/>
    <w:rsid w:val="49015917"/>
    <w:rsid w:val="4901745E"/>
    <w:rsid w:val="490477D1"/>
    <w:rsid w:val="49081534"/>
    <w:rsid w:val="4908DFD5"/>
    <w:rsid w:val="4909671E"/>
    <w:rsid w:val="490A3784"/>
    <w:rsid w:val="490B5E1D"/>
    <w:rsid w:val="490B67EE"/>
    <w:rsid w:val="490CE8A5"/>
    <w:rsid w:val="490D550E"/>
    <w:rsid w:val="490F80EC"/>
    <w:rsid w:val="49117AD2"/>
    <w:rsid w:val="491294FA"/>
    <w:rsid w:val="4912E60D"/>
    <w:rsid w:val="491577B9"/>
    <w:rsid w:val="49160C6B"/>
    <w:rsid w:val="4916641B"/>
    <w:rsid w:val="4917B53F"/>
    <w:rsid w:val="49181452"/>
    <w:rsid w:val="49187309"/>
    <w:rsid w:val="4919ACD6"/>
    <w:rsid w:val="491C02A1"/>
    <w:rsid w:val="491C6849"/>
    <w:rsid w:val="491FC634"/>
    <w:rsid w:val="49206D75"/>
    <w:rsid w:val="4920922A"/>
    <w:rsid w:val="49231AB0"/>
    <w:rsid w:val="4924D29E"/>
    <w:rsid w:val="4928FADF"/>
    <w:rsid w:val="4929CB7E"/>
    <w:rsid w:val="492B9EDF"/>
    <w:rsid w:val="492F3341"/>
    <w:rsid w:val="492F398F"/>
    <w:rsid w:val="493184BE"/>
    <w:rsid w:val="49328177"/>
    <w:rsid w:val="4933130B"/>
    <w:rsid w:val="4933557C"/>
    <w:rsid w:val="4933C6B5"/>
    <w:rsid w:val="4934C423"/>
    <w:rsid w:val="493903A1"/>
    <w:rsid w:val="493A4EAC"/>
    <w:rsid w:val="493AFC31"/>
    <w:rsid w:val="493CF111"/>
    <w:rsid w:val="493D7BD9"/>
    <w:rsid w:val="493E1EFE"/>
    <w:rsid w:val="493EA2EB"/>
    <w:rsid w:val="493F6E47"/>
    <w:rsid w:val="494019A6"/>
    <w:rsid w:val="49408A70"/>
    <w:rsid w:val="494134CE"/>
    <w:rsid w:val="49416DB9"/>
    <w:rsid w:val="494245AE"/>
    <w:rsid w:val="4942EAB4"/>
    <w:rsid w:val="49449F95"/>
    <w:rsid w:val="4944CFC6"/>
    <w:rsid w:val="4944F2DB"/>
    <w:rsid w:val="494552F4"/>
    <w:rsid w:val="49466068"/>
    <w:rsid w:val="4946BA62"/>
    <w:rsid w:val="4946CADE"/>
    <w:rsid w:val="494A5632"/>
    <w:rsid w:val="494B3F14"/>
    <w:rsid w:val="494C225B"/>
    <w:rsid w:val="494D5BB0"/>
    <w:rsid w:val="494E9B12"/>
    <w:rsid w:val="494F07D8"/>
    <w:rsid w:val="49544289"/>
    <w:rsid w:val="49548D09"/>
    <w:rsid w:val="495638BC"/>
    <w:rsid w:val="495787CC"/>
    <w:rsid w:val="495B6A81"/>
    <w:rsid w:val="495C06A6"/>
    <w:rsid w:val="495C5EC1"/>
    <w:rsid w:val="495C75AD"/>
    <w:rsid w:val="495D32DC"/>
    <w:rsid w:val="495F3DB8"/>
    <w:rsid w:val="49602352"/>
    <w:rsid w:val="49613EDA"/>
    <w:rsid w:val="4962537F"/>
    <w:rsid w:val="4962543A"/>
    <w:rsid w:val="49635060"/>
    <w:rsid w:val="49636E7E"/>
    <w:rsid w:val="4964BD87"/>
    <w:rsid w:val="4965A7D8"/>
    <w:rsid w:val="49671352"/>
    <w:rsid w:val="4967C301"/>
    <w:rsid w:val="49680FC1"/>
    <w:rsid w:val="496A772F"/>
    <w:rsid w:val="49733D8A"/>
    <w:rsid w:val="49736B8F"/>
    <w:rsid w:val="4973C522"/>
    <w:rsid w:val="497A5D6C"/>
    <w:rsid w:val="497D208E"/>
    <w:rsid w:val="497D4889"/>
    <w:rsid w:val="497F2300"/>
    <w:rsid w:val="49858167"/>
    <w:rsid w:val="498583D7"/>
    <w:rsid w:val="4985B85B"/>
    <w:rsid w:val="49882905"/>
    <w:rsid w:val="498B4E12"/>
    <w:rsid w:val="498E4C27"/>
    <w:rsid w:val="498ECB28"/>
    <w:rsid w:val="498F7706"/>
    <w:rsid w:val="49916216"/>
    <w:rsid w:val="49944C9F"/>
    <w:rsid w:val="49945129"/>
    <w:rsid w:val="49946BEF"/>
    <w:rsid w:val="4995511D"/>
    <w:rsid w:val="4995F504"/>
    <w:rsid w:val="49992055"/>
    <w:rsid w:val="499B3489"/>
    <w:rsid w:val="499C9BE4"/>
    <w:rsid w:val="499D9902"/>
    <w:rsid w:val="499DD915"/>
    <w:rsid w:val="499EB60F"/>
    <w:rsid w:val="499FE41E"/>
    <w:rsid w:val="49A132D2"/>
    <w:rsid w:val="49A26DEC"/>
    <w:rsid w:val="49A4F52F"/>
    <w:rsid w:val="49A69E6A"/>
    <w:rsid w:val="49A7E238"/>
    <w:rsid w:val="49A96C46"/>
    <w:rsid w:val="49AA1FAF"/>
    <w:rsid w:val="49AB4C40"/>
    <w:rsid w:val="49AEAEC6"/>
    <w:rsid w:val="49AF38E7"/>
    <w:rsid w:val="49B215AA"/>
    <w:rsid w:val="49B22E15"/>
    <w:rsid w:val="49B26C8A"/>
    <w:rsid w:val="49B31296"/>
    <w:rsid w:val="49B3221E"/>
    <w:rsid w:val="49B50B6F"/>
    <w:rsid w:val="49B593EC"/>
    <w:rsid w:val="49B613C4"/>
    <w:rsid w:val="49B6D4FE"/>
    <w:rsid w:val="49B8719F"/>
    <w:rsid w:val="49BAA7B1"/>
    <w:rsid w:val="49BCB96D"/>
    <w:rsid w:val="49BE2C3C"/>
    <w:rsid w:val="49BF1980"/>
    <w:rsid w:val="49BF330B"/>
    <w:rsid w:val="49C0E29C"/>
    <w:rsid w:val="49C202B4"/>
    <w:rsid w:val="49C31F45"/>
    <w:rsid w:val="49C39180"/>
    <w:rsid w:val="49C5ED35"/>
    <w:rsid w:val="49C688DA"/>
    <w:rsid w:val="49C7FF2A"/>
    <w:rsid w:val="49C8602F"/>
    <w:rsid w:val="49C946CF"/>
    <w:rsid w:val="49C9863F"/>
    <w:rsid w:val="49C9C7C1"/>
    <w:rsid w:val="49CB0DCE"/>
    <w:rsid w:val="49CB2684"/>
    <w:rsid w:val="49CCC7EC"/>
    <w:rsid w:val="49CEC15C"/>
    <w:rsid w:val="49CFBF5A"/>
    <w:rsid w:val="49D2C2A1"/>
    <w:rsid w:val="49D3FB61"/>
    <w:rsid w:val="49D45609"/>
    <w:rsid w:val="49D4FA52"/>
    <w:rsid w:val="49D5A7D2"/>
    <w:rsid w:val="49D69E3E"/>
    <w:rsid w:val="49D7897B"/>
    <w:rsid w:val="49D7D3D7"/>
    <w:rsid w:val="49E0A377"/>
    <w:rsid w:val="49E0CF6E"/>
    <w:rsid w:val="49E1DBCE"/>
    <w:rsid w:val="49E2706C"/>
    <w:rsid w:val="49E492D7"/>
    <w:rsid w:val="49E50E5D"/>
    <w:rsid w:val="49E6C05E"/>
    <w:rsid w:val="49E6E635"/>
    <w:rsid w:val="49E7BB0E"/>
    <w:rsid w:val="49E8B4C0"/>
    <w:rsid w:val="49EA7060"/>
    <w:rsid w:val="49EB259B"/>
    <w:rsid w:val="49EB5699"/>
    <w:rsid w:val="49EBB83B"/>
    <w:rsid w:val="49F001BC"/>
    <w:rsid w:val="49F0A316"/>
    <w:rsid w:val="49F1A9FD"/>
    <w:rsid w:val="49F40E10"/>
    <w:rsid w:val="49F5842A"/>
    <w:rsid w:val="49F665CB"/>
    <w:rsid w:val="49F71994"/>
    <w:rsid w:val="49F72127"/>
    <w:rsid w:val="49FA7D49"/>
    <w:rsid w:val="49FADC40"/>
    <w:rsid w:val="49FB0D44"/>
    <w:rsid w:val="49FB1115"/>
    <w:rsid w:val="49FB829E"/>
    <w:rsid w:val="49FCBA56"/>
    <w:rsid w:val="49FD5AD1"/>
    <w:rsid w:val="49FDD948"/>
    <w:rsid w:val="49FEBF69"/>
    <w:rsid w:val="4A03AA75"/>
    <w:rsid w:val="4A045952"/>
    <w:rsid w:val="4A0624B6"/>
    <w:rsid w:val="4A062E49"/>
    <w:rsid w:val="4A06CCF2"/>
    <w:rsid w:val="4A07C8DB"/>
    <w:rsid w:val="4A07DB0C"/>
    <w:rsid w:val="4A08040C"/>
    <w:rsid w:val="4A095D76"/>
    <w:rsid w:val="4A0A7B66"/>
    <w:rsid w:val="4A0AA21A"/>
    <w:rsid w:val="4A0BDF97"/>
    <w:rsid w:val="4A0E3B48"/>
    <w:rsid w:val="4A0EA484"/>
    <w:rsid w:val="4A0EAD8C"/>
    <w:rsid w:val="4A0F0143"/>
    <w:rsid w:val="4A12347E"/>
    <w:rsid w:val="4A15E63E"/>
    <w:rsid w:val="4A161393"/>
    <w:rsid w:val="4A169BF2"/>
    <w:rsid w:val="4A16E766"/>
    <w:rsid w:val="4A173A5C"/>
    <w:rsid w:val="4A18A4F5"/>
    <w:rsid w:val="4A19B194"/>
    <w:rsid w:val="4A1AB07E"/>
    <w:rsid w:val="4A1B1993"/>
    <w:rsid w:val="4A1B6645"/>
    <w:rsid w:val="4A1C3065"/>
    <w:rsid w:val="4A1C7E71"/>
    <w:rsid w:val="4A1C9B98"/>
    <w:rsid w:val="4A20E690"/>
    <w:rsid w:val="4A21955B"/>
    <w:rsid w:val="4A21F46F"/>
    <w:rsid w:val="4A22220C"/>
    <w:rsid w:val="4A245CC9"/>
    <w:rsid w:val="4A24D25D"/>
    <w:rsid w:val="4A252134"/>
    <w:rsid w:val="4A254211"/>
    <w:rsid w:val="4A2716EE"/>
    <w:rsid w:val="4A2A5033"/>
    <w:rsid w:val="4A2A5258"/>
    <w:rsid w:val="4A2A77C3"/>
    <w:rsid w:val="4A2BAB18"/>
    <w:rsid w:val="4A2CCF5C"/>
    <w:rsid w:val="4A2D9523"/>
    <w:rsid w:val="4A2DEF70"/>
    <w:rsid w:val="4A2EDB55"/>
    <w:rsid w:val="4A2F399D"/>
    <w:rsid w:val="4A2F3FE3"/>
    <w:rsid w:val="4A2F63B0"/>
    <w:rsid w:val="4A2FD5CD"/>
    <w:rsid w:val="4A3001A0"/>
    <w:rsid w:val="4A30557F"/>
    <w:rsid w:val="4A311B34"/>
    <w:rsid w:val="4A3339A2"/>
    <w:rsid w:val="4A34A783"/>
    <w:rsid w:val="4A34BF57"/>
    <w:rsid w:val="4A34F965"/>
    <w:rsid w:val="4A36495F"/>
    <w:rsid w:val="4A37BEFD"/>
    <w:rsid w:val="4A390AB2"/>
    <w:rsid w:val="4A39B39A"/>
    <w:rsid w:val="4A3B801E"/>
    <w:rsid w:val="4A3B9BC0"/>
    <w:rsid w:val="4A3E1269"/>
    <w:rsid w:val="4A3F63D1"/>
    <w:rsid w:val="4A449588"/>
    <w:rsid w:val="4A451D18"/>
    <w:rsid w:val="4A469564"/>
    <w:rsid w:val="4A47C470"/>
    <w:rsid w:val="4A4C6F07"/>
    <w:rsid w:val="4A4F7D69"/>
    <w:rsid w:val="4A4FE365"/>
    <w:rsid w:val="4A50EC83"/>
    <w:rsid w:val="4A5164A9"/>
    <w:rsid w:val="4A51A785"/>
    <w:rsid w:val="4A51DF49"/>
    <w:rsid w:val="4A522289"/>
    <w:rsid w:val="4A52B03E"/>
    <w:rsid w:val="4A5311E4"/>
    <w:rsid w:val="4A5313B0"/>
    <w:rsid w:val="4A53D041"/>
    <w:rsid w:val="4A574C25"/>
    <w:rsid w:val="4A58EB2F"/>
    <w:rsid w:val="4A5A40E2"/>
    <w:rsid w:val="4A5B197A"/>
    <w:rsid w:val="4A5C831B"/>
    <w:rsid w:val="4A5F3F98"/>
    <w:rsid w:val="4A626462"/>
    <w:rsid w:val="4A631F57"/>
    <w:rsid w:val="4A64C5FF"/>
    <w:rsid w:val="4A657E7E"/>
    <w:rsid w:val="4A687EAC"/>
    <w:rsid w:val="4A6882F3"/>
    <w:rsid w:val="4A691F6E"/>
    <w:rsid w:val="4A6AB5B2"/>
    <w:rsid w:val="4A6BAC8D"/>
    <w:rsid w:val="4A6CBBD8"/>
    <w:rsid w:val="4A6E2C2A"/>
    <w:rsid w:val="4A6E4773"/>
    <w:rsid w:val="4A6EAE10"/>
    <w:rsid w:val="4A703BE9"/>
    <w:rsid w:val="4A72B09A"/>
    <w:rsid w:val="4A775E2C"/>
    <w:rsid w:val="4A7C0946"/>
    <w:rsid w:val="4A7D9FC5"/>
    <w:rsid w:val="4A804FD1"/>
    <w:rsid w:val="4A806955"/>
    <w:rsid w:val="4A825C17"/>
    <w:rsid w:val="4A82F379"/>
    <w:rsid w:val="4A832BD0"/>
    <w:rsid w:val="4A860769"/>
    <w:rsid w:val="4A864872"/>
    <w:rsid w:val="4A86DBBE"/>
    <w:rsid w:val="4A872234"/>
    <w:rsid w:val="4A87A8B4"/>
    <w:rsid w:val="4A87F3D7"/>
    <w:rsid w:val="4A87F575"/>
    <w:rsid w:val="4A8865BB"/>
    <w:rsid w:val="4A88B92D"/>
    <w:rsid w:val="4A8A95B8"/>
    <w:rsid w:val="4A8C004F"/>
    <w:rsid w:val="4A8C8F63"/>
    <w:rsid w:val="4A8CCA75"/>
    <w:rsid w:val="4A8D456A"/>
    <w:rsid w:val="4A8D85A0"/>
    <w:rsid w:val="4A8F2E91"/>
    <w:rsid w:val="4A901582"/>
    <w:rsid w:val="4A91A92A"/>
    <w:rsid w:val="4A965995"/>
    <w:rsid w:val="4A97EB74"/>
    <w:rsid w:val="4A98DB65"/>
    <w:rsid w:val="4A996F7C"/>
    <w:rsid w:val="4A99C0B8"/>
    <w:rsid w:val="4A9B2FEC"/>
    <w:rsid w:val="4A9B75E2"/>
    <w:rsid w:val="4A9CF06F"/>
    <w:rsid w:val="4A9FC8D5"/>
    <w:rsid w:val="4A9FD454"/>
    <w:rsid w:val="4AA04DE4"/>
    <w:rsid w:val="4AA2FEDA"/>
    <w:rsid w:val="4AA81E53"/>
    <w:rsid w:val="4AAAA622"/>
    <w:rsid w:val="4AAAA675"/>
    <w:rsid w:val="4AAB5782"/>
    <w:rsid w:val="4AAC0395"/>
    <w:rsid w:val="4AAD0326"/>
    <w:rsid w:val="4AAE0FE3"/>
    <w:rsid w:val="4AAEA9F6"/>
    <w:rsid w:val="4AAF0673"/>
    <w:rsid w:val="4AB01D15"/>
    <w:rsid w:val="4AB120E5"/>
    <w:rsid w:val="4AB4CB2C"/>
    <w:rsid w:val="4AB60350"/>
    <w:rsid w:val="4AB740C8"/>
    <w:rsid w:val="4AB778EB"/>
    <w:rsid w:val="4AB95628"/>
    <w:rsid w:val="4AB998F9"/>
    <w:rsid w:val="4ABA06AD"/>
    <w:rsid w:val="4ABB9BB6"/>
    <w:rsid w:val="4ABCD8C4"/>
    <w:rsid w:val="4ABD0F49"/>
    <w:rsid w:val="4ABD14A2"/>
    <w:rsid w:val="4ABEBB46"/>
    <w:rsid w:val="4ABECE4E"/>
    <w:rsid w:val="4ABF6C9D"/>
    <w:rsid w:val="4AC001C0"/>
    <w:rsid w:val="4AC3A294"/>
    <w:rsid w:val="4AC49EF3"/>
    <w:rsid w:val="4AC4CFDF"/>
    <w:rsid w:val="4AC57EC0"/>
    <w:rsid w:val="4AC5934F"/>
    <w:rsid w:val="4AC6AED7"/>
    <w:rsid w:val="4AC79F03"/>
    <w:rsid w:val="4AC82C8D"/>
    <w:rsid w:val="4ACB950C"/>
    <w:rsid w:val="4ACCBBDF"/>
    <w:rsid w:val="4ACD13BE"/>
    <w:rsid w:val="4AD09779"/>
    <w:rsid w:val="4AD1B6B1"/>
    <w:rsid w:val="4AD2A318"/>
    <w:rsid w:val="4AD338F8"/>
    <w:rsid w:val="4AD52D51"/>
    <w:rsid w:val="4AD619AA"/>
    <w:rsid w:val="4AD83F99"/>
    <w:rsid w:val="4AD8463E"/>
    <w:rsid w:val="4ADA6B9D"/>
    <w:rsid w:val="4ADAB030"/>
    <w:rsid w:val="4ADB7255"/>
    <w:rsid w:val="4ADEC0C3"/>
    <w:rsid w:val="4AE10C88"/>
    <w:rsid w:val="4AE3495E"/>
    <w:rsid w:val="4AE419B5"/>
    <w:rsid w:val="4AE5205B"/>
    <w:rsid w:val="4AE5BB7C"/>
    <w:rsid w:val="4AE79610"/>
    <w:rsid w:val="4AE84739"/>
    <w:rsid w:val="4AE8B554"/>
    <w:rsid w:val="4AE96A78"/>
    <w:rsid w:val="4AEAA292"/>
    <w:rsid w:val="4AF0C1EE"/>
    <w:rsid w:val="4AF273FA"/>
    <w:rsid w:val="4AF41126"/>
    <w:rsid w:val="4AF47109"/>
    <w:rsid w:val="4AF87951"/>
    <w:rsid w:val="4AFA314E"/>
    <w:rsid w:val="4AFA3ED8"/>
    <w:rsid w:val="4AFB5078"/>
    <w:rsid w:val="4AFD6742"/>
    <w:rsid w:val="4AFE05E8"/>
    <w:rsid w:val="4AFECCB3"/>
    <w:rsid w:val="4B0163C3"/>
    <w:rsid w:val="4B01A034"/>
    <w:rsid w:val="4B02C258"/>
    <w:rsid w:val="4B035321"/>
    <w:rsid w:val="4B067B4E"/>
    <w:rsid w:val="4B07C9C5"/>
    <w:rsid w:val="4B084148"/>
    <w:rsid w:val="4B0B9734"/>
    <w:rsid w:val="4B0CBC3D"/>
    <w:rsid w:val="4B0E04E9"/>
    <w:rsid w:val="4B0EE010"/>
    <w:rsid w:val="4B0F3178"/>
    <w:rsid w:val="4B0FA897"/>
    <w:rsid w:val="4B10408C"/>
    <w:rsid w:val="4B11AC30"/>
    <w:rsid w:val="4B122D93"/>
    <w:rsid w:val="4B1746EF"/>
    <w:rsid w:val="4B1A46C9"/>
    <w:rsid w:val="4B1C68D6"/>
    <w:rsid w:val="4B1C8039"/>
    <w:rsid w:val="4B1DD29D"/>
    <w:rsid w:val="4B1E8C74"/>
    <w:rsid w:val="4B1FA868"/>
    <w:rsid w:val="4B1FFE42"/>
    <w:rsid w:val="4B21065B"/>
    <w:rsid w:val="4B2188C2"/>
    <w:rsid w:val="4B222A03"/>
    <w:rsid w:val="4B224CEB"/>
    <w:rsid w:val="4B2257AB"/>
    <w:rsid w:val="4B234CB3"/>
    <w:rsid w:val="4B23B8EE"/>
    <w:rsid w:val="4B24CAE7"/>
    <w:rsid w:val="4B252738"/>
    <w:rsid w:val="4B2626DB"/>
    <w:rsid w:val="4B267C07"/>
    <w:rsid w:val="4B270CE8"/>
    <w:rsid w:val="4B27DFBB"/>
    <w:rsid w:val="4B289DD5"/>
    <w:rsid w:val="4B29414A"/>
    <w:rsid w:val="4B294B60"/>
    <w:rsid w:val="4B2B051D"/>
    <w:rsid w:val="4B2F0365"/>
    <w:rsid w:val="4B2F1B5B"/>
    <w:rsid w:val="4B2F5A41"/>
    <w:rsid w:val="4B306B36"/>
    <w:rsid w:val="4B30D08D"/>
    <w:rsid w:val="4B3116EC"/>
    <w:rsid w:val="4B312588"/>
    <w:rsid w:val="4B31BAEA"/>
    <w:rsid w:val="4B31E028"/>
    <w:rsid w:val="4B320B88"/>
    <w:rsid w:val="4B34A75B"/>
    <w:rsid w:val="4B370D01"/>
    <w:rsid w:val="4B3B40A2"/>
    <w:rsid w:val="4B411920"/>
    <w:rsid w:val="4B42E8A8"/>
    <w:rsid w:val="4B472BD6"/>
    <w:rsid w:val="4B4771CF"/>
    <w:rsid w:val="4B47F107"/>
    <w:rsid w:val="4B488E8D"/>
    <w:rsid w:val="4B4A1231"/>
    <w:rsid w:val="4B4C424D"/>
    <w:rsid w:val="4B4E49E3"/>
    <w:rsid w:val="4B4FECDE"/>
    <w:rsid w:val="4B508C31"/>
    <w:rsid w:val="4B5428C7"/>
    <w:rsid w:val="4B54FFC1"/>
    <w:rsid w:val="4B59E22F"/>
    <w:rsid w:val="4B5A178E"/>
    <w:rsid w:val="4B5A1BC8"/>
    <w:rsid w:val="4B5B5539"/>
    <w:rsid w:val="4B5BB6AE"/>
    <w:rsid w:val="4B5BDC86"/>
    <w:rsid w:val="4B5C01B9"/>
    <w:rsid w:val="4B5F3653"/>
    <w:rsid w:val="4B5F40AB"/>
    <w:rsid w:val="4B60A2F3"/>
    <w:rsid w:val="4B60C26D"/>
    <w:rsid w:val="4B62384E"/>
    <w:rsid w:val="4B641E56"/>
    <w:rsid w:val="4B6532F5"/>
    <w:rsid w:val="4B683905"/>
    <w:rsid w:val="4B69890A"/>
    <w:rsid w:val="4B6CB855"/>
    <w:rsid w:val="4B6E7038"/>
    <w:rsid w:val="4B732202"/>
    <w:rsid w:val="4B737121"/>
    <w:rsid w:val="4B743C6D"/>
    <w:rsid w:val="4B75BA09"/>
    <w:rsid w:val="4B76A1B2"/>
    <w:rsid w:val="4B7835C7"/>
    <w:rsid w:val="4B78AB49"/>
    <w:rsid w:val="4B7904B0"/>
    <w:rsid w:val="4B7932D8"/>
    <w:rsid w:val="4B7EFDB2"/>
    <w:rsid w:val="4B85B493"/>
    <w:rsid w:val="4B8AC03F"/>
    <w:rsid w:val="4B8AD50A"/>
    <w:rsid w:val="4B8C9D20"/>
    <w:rsid w:val="4B8CA3C2"/>
    <w:rsid w:val="4B8CBDD9"/>
    <w:rsid w:val="4B8E8110"/>
    <w:rsid w:val="4B8ECF24"/>
    <w:rsid w:val="4B8F6E90"/>
    <w:rsid w:val="4B90941B"/>
    <w:rsid w:val="4B91E9F9"/>
    <w:rsid w:val="4B937DA5"/>
    <w:rsid w:val="4B93C991"/>
    <w:rsid w:val="4B93C9C1"/>
    <w:rsid w:val="4B9436A8"/>
    <w:rsid w:val="4B95351A"/>
    <w:rsid w:val="4B9601CA"/>
    <w:rsid w:val="4B965793"/>
    <w:rsid w:val="4B967014"/>
    <w:rsid w:val="4B983DF8"/>
    <w:rsid w:val="4B9895AD"/>
    <w:rsid w:val="4B9BFA58"/>
    <w:rsid w:val="4B9C2FE4"/>
    <w:rsid w:val="4B9D721E"/>
    <w:rsid w:val="4BA4739A"/>
    <w:rsid w:val="4BA603C7"/>
    <w:rsid w:val="4BA763EB"/>
    <w:rsid w:val="4BA83189"/>
    <w:rsid w:val="4BA86C7B"/>
    <w:rsid w:val="4BAA727C"/>
    <w:rsid w:val="4BAA77E9"/>
    <w:rsid w:val="4BABB06B"/>
    <w:rsid w:val="4BACED89"/>
    <w:rsid w:val="4BAF921C"/>
    <w:rsid w:val="4BB275FF"/>
    <w:rsid w:val="4BB324DF"/>
    <w:rsid w:val="4BB4AD53"/>
    <w:rsid w:val="4BBB6905"/>
    <w:rsid w:val="4BBE3C19"/>
    <w:rsid w:val="4BBFF945"/>
    <w:rsid w:val="4BC0636E"/>
    <w:rsid w:val="4BC0ADC3"/>
    <w:rsid w:val="4BC22FB7"/>
    <w:rsid w:val="4BC3043C"/>
    <w:rsid w:val="4BC4C515"/>
    <w:rsid w:val="4BC87957"/>
    <w:rsid w:val="4BC8B28F"/>
    <w:rsid w:val="4BC93C1A"/>
    <w:rsid w:val="4BC97E67"/>
    <w:rsid w:val="4BCC6A3E"/>
    <w:rsid w:val="4BD156FB"/>
    <w:rsid w:val="4BD45DBF"/>
    <w:rsid w:val="4BD51ACD"/>
    <w:rsid w:val="4BD52664"/>
    <w:rsid w:val="4BD5AB7B"/>
    <w:rsid w:val="4BD5B4CB"/>
    <w:rsid w:val="4BD5C58A"/>
    <w:rsid w:val="4BD6EDC1"/>
    <w:rsid w:val="4BD794D5"/>
    <w:rsid w:val="4BD8AFFE"/>
    <w:rsid w:val="4BD8D89B"/>
    <w:rsid w:val="4BD9025E"/>
    <w:rsid w:val="4BD99DE7"/>
    <w:rsid w:val="4BDB6542"/>
    <w:rsid w:val="4BDD8E5C"/>
    <w:rsid w:val="4BDDF60F"/>
    <w:rsid w:val="4BDE8B02"/>
    <w:rsid w:val="4BDFB6DB"/>
    <w:rsid w:val="4BE45435"/>
    <w:rsid w:val="4BE7F87A"/>
    <w:rsid w:val="4BE9F210"/>
    <w:rsid w:val="4BEAE8D1"/>
    <w:rsid w:val="4BEBDFA7"/>
    <w:rsid w:val="4BEE0147"/>
    <w:rsid w:val="4BF1061C"/>
    <w:rsid w:val="4BF11C7E"/>
    <w:rsid w:val="4BF292A2"/>
    <w:rsid w:val="4BF35CAB"/>
    <w:rsid w:val="4BF433A6"/>
    <w:rsid w:val="4BF4A625"/>
    <w:rsid w:val="4BF647AD"/>
    <w:rsid w:val="4BF6C430"/>
    <w:rsid w:val="4BF7B849"/>
    <w:rsid w:val="4BFD9727"/>
    <w:rsid w:val="4C01D704"/>
    <w:rsid w:val="4C034C62"/>
    <w:rsid w:val="4C045C6B"/>
    <w:rsid w:val="4C06ADAE"/>
    <w:rsid w:val="4C0883C9"/>
    <w:rsid w:val="4C0935D5"/>
    <w:rsid w:val="4C099D0D"/>
    <w:rsid w:val="4C0C36F7"/>
    <w:rsid w:val="4C0CEEA9"/>
    <w:rsid w:val="4C0DA620"/>
    <w:rsid w:val="4C113159"/>
    <w:rsid w:val="4C11D13F"/>
    <w:rsid w:val="4C135382"/>
    <w:rsid w:val="4C150774"/>
    <w:rsid w:val="4C1514C1"/>
    <w:rsid w:val="4C153EE3"/>
    <w:rsid w:val="4C15CCFC"/>
    <w:rsid w:val="4C16ECBD"/>
    <w:rsid w:val="4C17ABD4"/>
    <w:rsid w:val="4C197994"/>
    <w:rsid w:val="4C1998DB"/>
    <w:rsid w:val="4C1A6B75"/>
    <w:rsid w:val="4C1B535D"/>
    <w:rsid w:val="4C1B740B"/>
    <w:rsid w:val="4C1D4415"/>
    <w:rsid w:val="4C1EB2C2"/>
    <w:rsid w:val="4C2075AF"/>
    <w:rsid w:val="4C20CC76"/>
    <w:rsid w:val="4C21CDB5"/>
    <w:rsid w:val="4C221DC3"/>
    <w:rsid w:val="4C23F1F2"/>
    <w:rsid w:val="4C247D17"/>
    <w:rsid w:val="4C24ABAE"/>
    <w:rsid w:val="4C25C486"/>
    <w:rsid w:val="4C27FE99"/>
    <w:rsid w:val="4C284D92"/>
    <w:rsid w:val="4C2DA131"/>
    <w:rsid w:val="4C2FCBE0"/>
    <w:rsid w:val="4C2FDD63"/>
    <w:rsid w:val="4C313D22"/>
    <w:rsid w:val="4C342F78"/>
    <w:rsid w:val="4C34E8B8"/>
    <w:rsid w:val="4C3BFE2C"/>
    <w:rsid w:val="4C3C7CAF"/>
    <w:rsid w:val="4C3EA7E8"/>
    <w:rsid w:val="4C3EF7B4"/>
    <w:rsid w:val="4C41BFB8"/>
    <w:rsid w:val="4C4221B1"/>
    <w:rsid w:val="4C44069F"/>
    <w:rsid w:val="4C452A34"/>
    <w:rsid w:val="4C481EA1"/>
    <w:rsid w:val="4C48A36C"/>
    <w:rsid w:val="4C49D95C"/>
    <w:rsid w:val="4C49F021"/>
    <w:rsid w:val="4C4A0439"/>
    <w:rsid w:val="4C4A51FB"/>
    <w:rsid w:val="4C4B1C0C"/>
    <w:rsid w:val="4C4C1010"/>
    <w:rsid w:val="4C4C7A1F"/>
    <w:rsid w:val="4C4E364A"/>
    <w:rsid w:val="4C50B59E"/>
    <w:rsid w:val="4C51C1C2"/>
    <w:rsid w:val="4C54D4DE"/>
    <w:rsid w:val="4C583DD2"/>
    <w:rsid w:val="4C588E71"/>
    <w:rsid w:val="4C590895"/>
    <w:rsid w:val="4C5952A2"/>
    <w:rsid w:val="4C59FB51"/>
    <w:rsid w:val="4C5FEA0A"/>
    <w:rsid w:val="4C6464A0"/>
    <w:rsid w:val="4C6511B6"/>
    <w:rsid w:val="4C6612AE"/>
    <w:rsid w:val="4C679717"/>
    <w:rsid w:val="4C69B293"/>
    <w:rsid w:val="4C6A5C7E"/>
    <w:rsid w:val="4C6A6EA0"/>
    <w:rsid w:val="4C6C829E"/>
    <w:rsid w:val="4C70D5EB"/>
    <w:rsid w:val="4C713DF5"/>
    <w:rsid w:val="4C72399A"/>
    <w:rsid w:val="4C73BD11"/>
    <w:rsid w:val="4C76D50D"/>
    <w:rsid w:val="4C780CD2"/>
    <w:rsid w:val="4C796FE9"/>
    <w:rsid w:val="4C797DB9"/>
    <w:rsid w:val="4C79B520"/>
    <w:rsid w:val="4C7AFDE9"/>
    <w:rsid w:val="4C7CE3C0"/>
    <w:rsid w:val="4C8452BA"/>
    <w:rsid w:val="4C8544FE"/>
    <w:rsid w:val="4C857F9F"/>
    <w:rsid w:val="4C85A177"/>
    <w:rsid w:val="4C85C47D"/>
    <w:rsid w:val="4C86B3A8"/>
    <w:rsid w:val="4C898F24"/>
    <w:rsid w:val="4C8B8FD9"/>
    <w:rsid w:val="4C8BE7E9"/>
    <w:rsid w:val="4C8C683B"/>
    <w:rsid w:val="4C8CF78E"/>
    <w:rsid w:val="4C8E2979"/>
    <w:rsid w:val="4C8F5824"/>
    <w:rsid w:val="4C8FB4D6"/>
    <w:rsid w:val="4C9033A3"/>
    <w:rsid w:val="4C9143E2"/>
    <w:rsid w:val="4C95F424"/>
    <w:rsid w:val="4C96A0CF"/>
    <w:rsid w:val="4C96F8BF"/>
    <w:rsid w:val="4C9845BE"/>
    <w:rsid w:val="4C98ACF6"/>
    <w:rsid w:val="4C9A3457"/>
    <w:rsid w:val="4CA0E1EE"/>
    <w:rsid w:val="4CA27688"/>
    <w:rsid w:val="4CA399D1"/>
    <w:rsid w:val="4CA4E0CE"/>
    <w:rsid w:val="4CA56562"/>
    <w:rsid w:val="4CA61544"/>
    <w:rsid w:val="4CA6BEA8"/>
    <w:rsid w:val="4CA80922"/>
    <w:rsid w:val="4CA8EF3B"/>
    <w:rsid w:val="4CA8F358"/>
    <w:rsid w:val="4CADCCDD"/>
    <w:rsid w:val="4CAFE013"/>
    <w:rsid w:val="4CB0E289"/>
    <w:rsid w:val="4CB3CE2F"/>
    <w:rsid w:val="4CB41AA0"/>
    <w:rsid w:val="4CB4C066"/>
    <w:rsid w:val="4CBB0C5C"/>
    <w:rsid w:val="4CBC3A40"/>
    <w:rsid w:val="4CBCABEC"/>
    <w:rsid w:val="4CBCFE7B"/>
    <w:rsid w:val="4CBE63BE"/>
    <w:rsid w:val="4CBE8ABD"/>
    <w:rsid w:val="4CC2BBDB"/>
    <w:rsid w:val="4CC55B39"/>
    <w:rsid w:val="4CC5CA84"/>
    <w:rsid w:val="4CC6D5B3"/>
    <w:rsid w:val="4CC87CEE"/>
    <w:rsid w:val="4CCB9525"/>
    <w:rsid w:val="4CCC7922"/>
    <w:rsid w:val="4CCE4556"/>
    <w:rsid w:val="4CD1931B"/>
    <w:rsid w:val="4CD6353B"/>
    <w:rsid w:val="4CD94862"/>
    <w:rsid w:val="4CDA6B23"/>
    <w:rsid w:val="4CDA8C81"/>
    <w:rsid w:val="4CDCE774"/>
    <w:rsid w:val="4CDD510E"/>
    <w:rsid w:val="4CDE99D6"/>
    <w:rsid w:val="4CDF0760"/>
    <w:rsid w:val="4CDFB14D"/>
    <w:rsid w:val="4CE02B10"/>
    <w:rsid w:val="4CE1304A"/>
    <w:rsid w:val="4CE2166A"/>
    <w:rsid w:val="4CE24F07"/>
    <w:rsid w:val="4CE3DECB"/>
    <w:rsid w:val="4CE77C4B"/>
    <w:rsid w:val="4CE7829D"/>
    <w:rsid w:val="4CE8AAFE"/>
    <w:rsid w:val="4CE9112A"/>
    <w:rsid w:val="4CE98C88"/>
    <w:rsid w:val="4CEAC2FB"/>
    <w:rsid w:val="4CEC6C7B"/>
    <w:rsid w:val="4CF07E8E"/>
    <w:rsid w:val="4CF2D638"/>
    <w:rsid w:val="4CF2E829"/>
    <w:rsid w:val="4CF3AF99"/>
    <w:rsid w:val="4CF56719"/>
    <w:rsid w:val="4CF586FE"/>
    <w:rsid w:val="4CF7C2F8"/>
    <w:rsid w:val="4CF8FDA3"/>
    <w:rsid w:val="4CFB3C76"/>
    <w:rsid w:val="4CFC01E4"/>
    <w:rsid w:val="4CFE721E"/>
    <w:rsid w:val="4D019221"/>
    <w:rsid w:val="4D026779"/>
    <w:rsid w:val="4D04B290"/>
    <w:rsid w:val="4D0574F4"/>
    <w:rsid w:val="4D0867F2"/>
    <w:rsid w:val="4D08B805"/>
    <w:rsid w:val="4D0C9366"/>
    <w:rsid w:val="4D0E7235"/>
    <w:rsid w:val="4D0F03D2"/>
    <w:rsid w:val="4D109D87"/>
    <w:rsid w:val="4D10BE11"/>
    <w:rsid w:val="4D10CE9A"/>
    <w:rsid w:val="4D11DAA6"/>
    <w:rsid w:val="4D13F42E"/>
    <w:rsid w:val="4D142527"/>
    <w:rsid w:val="4D15F6D6"/>
    <w:rsid w:val="4D168E39"/>
    <w:rsid w:val="4D1765F0"/>
    <w:rsid w:val="4D1776E7"/>
    <w:rsid w:val="4D182A70"/>
    <w:rsid w:val="4D1A1BE4"/>
    <w:rsid w:val="4D1A86C0"/>
    <w:rsid w:val="4D1A90D2"/>
    <w:rsid w:val="4D1BAE66"/>
    <w:rsid w:val="4D1BE4AC"/>
    <w:rsid w:val="4D1C4129"/>
    <w:rsid w:val="4D1F3C74"/>
    <w:rsid w:val="4D20139D"/>
    <w:rsid w:val="4D205A2A"/>
    <w:rsid w:val="4D20B861"/>
    <w:rsid w:val="4D22262A"/>
    <w:rsid w:val="4D25B852"/>
    <w:rsid w:val="4D25CE33"/>
    <w:rsid w:val="4D26406C"/>
    <w:rsid w:val="4D26A7E0"/>
    <w:rsid w:val="4D26B1CF"/>
    <w:rsid w:val="4D275448"/>
    <w:rsid w:val="4D27D399"/>
    <w:rsid w:val="4D290B41"/>
    <w:rsid w:val="4D2BD2CC"/>
    <w:rsid w:val="4D2E357A"/>
    <w:rsid w:val="4D2F3053"/>
    <w:rsid w:val="4D2F5185"/>
    <w:rsid w:val="4D34E710"/>
    <w:rsid w:val="4D35B928"/>
    <w:rsid w:val="4D36EFF4"/>
    <w:rsid w:val="4D36FE29"/>
    <w:rsid w:val="4D3A5C8E"/>
    <w:rsid w:val="4D3B4303"/>
    <w:rsid w:val="4D3B442D"/>
    <w:rsid w:val="4D3D863E"/>
    <w:rsid w:val="4D3EBD9F"/>
    <w:rsid w:val="4D3F59E6"/>
    <w:rsid w:val="4D3FF1DF"/>
    <w:rsid w:val="4D42950C"/>
    <w:rsid w:val="4D4683A9"/>
    <w:rsid w:val="4D4826E6"/>
    <w:rsid w:val="4D49EDE3"/>
    <w:rsid w:val="4D4B4CDC"/>
    <w:rsid w:val="4D4B5F89"/>
    <w:rsid w:val="4D4BFFBF"/>
    <w:rsid w:val="4D4E9004"/>
    <w:rsid w:val="4D4F2B58"/>
    <w:rsid w:val="4D55FE4E"/>
    <w:rsid w:val="4D56282D"/>
    <w:rsid w:val="4D580534"/>
    <w:rsid w:val="4D5847B9"/>
    <w:rsid w:val="4D58AF4A"/>
    <w:rsid w:val="4D59ACCF"/>
    <w:rsid w:val="4D5AD6A0"/>
    <w:rsid w:val="4D5CD7F0"/>
    <w:rsid w:val="4D603728"/>
    <w:rsid w:val="4D60ABA7"/>
    <w:rsid w:val="4D6282EB"/>
    <w:rsid w:val="4D6328ED"/>
    <w:rsid w:val="4D634061"/>
    <w:rsid w:val="4D63A0EA"/>
    <w:rsid w:val="4D649D73"/>
    <w:rsid w:val="4D64BD1C"/>
    <w:rsid w:val="4D650C2D"/>
    <w:rsid w:val="4D651130"/>
    <w:rsid w:val="4D662EF9"/>
    <w:rsid w:val="4D6648FE"/>
    <w:rsid w:val="4D67101B"/>
    <w:rsid w:val="4D6B1370"/>
    <w:rsid w:val="4D6BFA89"/>
    <w:rsid w:val="4D6DFA92"/>
    <w:rsid w:val="4D6F56C1"/>
    <w:rsid w:val="4D700FAE"/>
    <w:rsid w:val="4D727897"/>
    <w:rsid w:val="4D72DCB3"/>
    <w:rsid w:val="4D74EA8E"/>
    <w:rsid w:val="4D774187"/>
    <w:rsid w:val="4D785329"/>
    <w:rsid w:val="4D793BB9"/>
    <w:rsid w:val="4D794522"/>
    <w:rsid w:val="4D81BDCC"/>
    <w:rsid w:val="4D81F59D"/>
    <w:rsid w:val="4D8532B0"/>
    <w:rsid w:val="4D85D15E"/>
    <w:rsid w:val="4D86AD48"/>
    <w:rsid w:val="4D86CFA8"/>
    <w:rsid w:val="4D8735C0"/>
    <w:rsid w:val="4D8836B1"/>
    <w:rsid w:val="4D894475"/>
    <w:rsid w:val="4D89C3BB"/>
    <w:rsid w:val="4D8B05CD"/>
    <w:rsid w:val="4D8BD9CA"/>
    <w:rsid w:val="4D8BE3E6"/>
    <w:rsid w:val="4D8E9693"/>
    <w:rsid w:val="4D9533B6"/>
    <w:rsid w:val="4D96C1E9"/>
    <w:rsid w:val="4D9762B6"/>
    <w:rsid w:val="4D97DDA2"/>
    <w:rsid w:val="4D98CB1D"/>
    <w:rsid w:val="4D998C4B"/>
    <w:rsid w:val="4D998CFC"/>
    <w:rsid w:val="4D999CAC"/>
    <w:rsid w:val="4D9C7298"/>
    <w:rsid w:val="4D9CFE01"/>
    <w:rsid w:val="4D9E0A6A"/>
    <w:rsid w:val="4D9F5BFC"/>
    <w:rsid w:val="4D9F7BE9"/>
    <w:rsid w:val="4D9FBD4F"/>
    <w:rsid w:val="4DA1E181"/>
    <w:rsid w:val="4DA2D560"/>
    <w:rsid w:val="4DA70B35"/>
    <w:rsid w:val="4DA82566"/>
    <w:rsid w:val="4DA82B8C"/>
    <w:rsid w:val="4DA881C4"/>
    <w:rsid w:val="4DAA4078"/>
    <w:rsid w:val="4DAC87DC"/>
    <w:rsid w:val="4DAD1607"/>
    <w:rsid w:val="4DAD5A19"/>
    <w:rsid w:val="4DB2C439"/>
    <w:rsid w:val="4DB43FE0"/>
    <w:rsid w:val="4DB4E40D"/>
    <w:rsid w:val="4DB6F7BF"/>
    <w:rsid w:val="4DB78922"/>
    <w:rsid w:val="4DB9DC7A"/>
    <w:rsid w:val="4DBB8858"/>
    <w:rsid w:val="4DBF4D86"/>
    <w:rsid w:val="4DBFF3F0"/>
    <w:rsid w:val="4DC0647B"/>
    <w:rsid w:val="4DC1F648"/>
    <w:rsid w:val="4DC7B857"/>
    <w:rsid w:val="4DC9FBCC"/>
    <w:rsid w:val="4DCA2A56"/>
    <w:rsid w:val="4DCA78CC"/>
    <w:rsid w:val="4DCCF680"/>
    <w:rsid w:val="4DCD62C7"/>
    <w:rsid w:val="4DD162BD"/>
    <w:rsid w:val="4DD19CC7"/>
    <w:rsid w:val="4DD5C940"/>
    <w:rsid w:val="4DD5CC69"/>
    <w:rsid w:val="4DD7034A"/>
    <w:rsid w:val="4DD83900"/>
    <w:rsid w:val="4DD9E1A7"/>
    <w:rsid w:val="4DDA95D3"/>
    <w:rsid w:val="4DDB926A"/>
    <w:rsid w:val="4DDF22AD"/>
    <w:rsid w:val="4DDF28E7"/>
    <w:rsid w:val="4DE4A1D8"/>
    <w:rsid w:val="4DE71D96"/>
    <w:rsid w:val="4DEB4F1C"/>
    <w:rsid w:val="4DEBCD44"/>
    <w:rsid w:val="4DEC29EA"/>
    <w:rsid w:val="4DF3E763"/>
    <w:rsid w:val="4DF45907"/>
    <w:rsid w:val="4DF46CE0"/>
    <w:rsid w:val="4DF4D2DC"/>
    <w:rsid w:val="4DF4D775"/>
    <w:rsid w:val="4DF53928"/>
    <w:rsid w:val="4DF64F43"/>
    <w:rsid w:val="4DF702EC"/>
    <w:rsid w:val="4DF7A4A9"/>
    <w:rsid w:val="4DF7CA17"/>
    <w:rsid w:val="4DFAEDAD"/>
    <w:rsid w:val="4DFBD93F"/>
    <w:rsid w:val="4DFCF349"/>
    <w:rsid w:val="4DFDB0D6"/>
    <w:rsid w:val="4DFF9F70"/>
    <w:rsid w:val="4DFFE2A9"/>
    <w:rsid w:val="4E00BDB8"/>
    <w:rsid w:val="4E00BEAA"/>
    <w:rsid w:val="4E01AB77"/>
    <w:rsid w:val="4E032134"/>
    <w:rsid w:val="4E062721"/>
    <w:rsid w:val="4E07B7FE"/>
    <w:rsid w:val="4E098838"/>
    <w:rsid w:val="4E0BC61B"/>
    <w:rsid w:val="4E0E20A9"/>
    <w:rsid w:val="4E0E9869"/>
    <w:rsid w:val="4E100126"/>
    <w:rsid w:val="4E1032B4"/>
    <w:rsid w:val="4E1054FD"/>
    <w:rsid w:val="4E12E67F"/>
    <w:rsid w:val="4E14713F"/>
    <w:rsid w:val="4E15E486"/>
    <w:rsid w:val="4E168009"/>
    <w:rsid w:val="4E16CCFA"/>
    <w:rsid w:val="4E176629"/>
    <w:rsid w:val="4E1C3CE8"/>
    <w:rsid w:val="4E1DC98B"/>
    <w:rsid w:val="4E1E8405"/>
    <w:rsid w:val="4E20EFCA"/>
    <w:rsid w:val="4E239395"/>
    <w:rsid w:val="4E24F5BF"/>
    <w:rsid w:val="4E251032"/>
    <w:rsid w:val="4E299246"/>
    <w:rsid w:val="4E2AA1AF"/>
    <w:rsid w:val="4E2BA50D"/>
    <w:rsid w:val="4E2BDC02"/>
    <w:rsid w:val="4E2C4489"/>
    <w:rsid w:val="4E2C9CAA"/>
    <w:rsid w:val="4E2D0434"/>
    <w:rsid w:val="4E2F7497"/>
    <w:rsid w:val="4E32CA92"/>
    <w:rsid w:val="4E348520"/>
    <w:rsid w:val="4E348BB8"/>
    <w:rsid w:val="4E3B1E2F"/>
    <w:rsid w:val="4E3B2B54"/>
    <w:rsid w:val="4E3B68F4"/>
    <w:rsid w:val="4E3B7F5B"/>
    <w:rsid w:val="4E3B8191"/>
    <w:rsid w:val="4E3DB60E"/>
    <w:rsid w:val="4E3DB7A4"/>
    <w:rsid w:val="4E3DD26F"/>
    <w:rsid w:val="4E3EE43F"/>
    <w:rsid w:val="4E3EE5EC"/>
    <w:rsid w:val="4E3FC80C"/>
    <w:rsid w:val="4E400BCE"/>
    <w:rsid w:val="4E41158A"/>
    <w:rsid w:val="4E420D32"/>
    <w:rsid w:val="4E43ACEC"/>
    <w:rsid w:val="4E47E5F3"/>
    <w:rsid w:val="4E4B379C"/>
    <w:rsid w:val="4E4B8397"/>
    <w:rsid w:val="4E4D3B24"/>
    <w:rsid w:val="4E4E9AFD"/>
    <w:rsid w:val="4E4F5EB2"/>
    <w:rsid w:val="4E535E14"/>
    <w:rsid w:val="4E557E84"/>
    <w:rsid w:val="4E567FC3"/>
    <w:rsid w:val="4E56B196"/>
    <w:rsid w:val="4E58CD3E"/>
    <w:rsid w:val="4E5AAB2F"/>
    <w:rsid w:val="4E5AC84B"/>
    <w:rsid w:val="4E5AC899"/>
    <w:rsid w:val="4E5CF44C"/>
    <w:rsid w:val="4E5D7343"/>
    <w:rsid w:val="4E5F7FA7"/>
    <w:rsid w:val="4E5F89FA"/>
    <w:rsid w:val="4E60263A"/>
    <w:rsid w:val="4E61DC10"/>
    <w:rsid w:val="4E64C5EB"/>
    <w:rsid w:val="4E653E9E"/>
    <w:rsid w:val="4E65C0EA"/>
    <w:rsid w:val="4E673455"/>
    <w:rsid w:val="4E6937B9"/>
    <w:rsid w:val="4E6D949F"/>
    <w:rsid w:val="4E6DBADB"/>
    <w:rsid w:val="4E6EE7DF"/>
    <w:rsid w:val="4E6F4B82"/>
    <w:rsid w:val="4E7111FC"/>
    <w:rsid w:val="4E729913"/>
    <w:rsid w:val="4E736158"/>
    <w:rsid w:val="4E748DB5"/>
    <w:rsid w:val="4E74F18C"/>
    <w:rsid w:val="4E76412F"/>
    <w:rsid w:val="4E77DCF0"/>
    <w:rsid w:val="4E78BD81"/>
    <w:rsid w:val="4E790D44"/>
    <w:rsid w:val="4E794CF9"/>
    <w:rsid w:val="4E799F2C"/>
    <w:rsid w:val="4E7A0955"/>
    <w:rsid w:val="4E7A809D"/>
    <w:rsid w:val="4E7C831D"/>
    <w:rsid w:val="4E7D3554"/>
    <w:rsid w:val="4E7F3426"/>
    <w:rsid w:val="4E7FA8E8"/>
    <w:rsid w:val="4E7FDBF8"/>
    <w:rsid w:val="4E810D08"/>
    <w:rsid w:val="4E82A547"/>
    <w:rsid w:val="4E8357A9"/>
    <w:rsid w:val="4E83FA4C"/>
    <w:rsid w:val="4E84B9D9"/>
    <w:rsid w:val="4E85E188"/>
    <w:rsid w:val="4E85EAD1"/>
    <w:rsid w:val="4E860713"/>
    <w:rsid w:val="4E861337"/>
    <w:rsid w:val="4E895FB0"/>
    <w:rsid w:val="4E8A1120"/>
    <w:rsid w:val="4E8B4F8E"/>
    <w:rsid w:val="4E90B30E"/>
    <w:rsid w:val="4E914F44"/>
    <w:rsid w:val="4E9170AA"/>
    <w:rsid w:val="4E94146A"/>
    <w:rsid w:val="4E9513A6"/>
    <w:rsid w:val="4E95ADE5"/>
    <w:rsid w:val="4E95C842"/>
    <w:rsid w:val="4E9642A7"/>
    <w:rsid w:val="4E985A35"/>
    <w:rsid w:val="4E995EE7"/>
    <w:rsid w:val="4E9C5CAE"/>
    <w:rsid w:val="4E9D5855"/>
    <w:rsid w:val="4E9EA718"/>
    <w:rsid w:val="4EA06913"/>
    <w:rsid w:val="4EA3E11A"/>
    <w:rsid w:val="4EA53055"/>
    <w:rsid w:val="4EA61001"/>
    <w:rsid w:val="4EA6FF80"/>
    <w:rsid w:val="4EA7439D"/>
    <w:rsid w:val="4EA8D799"/>
    <w:rsid w:val="4EAD4E4F"/>
    <w:rsid w:val="4EADA299"/>
    <w:rsid w:val="4EB0DBA7"/>
    <w:rsid w:val="4EB26AC1"/>
    <w:rsid w:val="4EB54300"/>
    <w:rsid w:val="4EB6CA7A"/>
    <w:rsid w:val="4EB6CF4B"/>
    <w:rsid w:val="4EB72C67"/>
    <w:rsid w:val="4EB800EB"/>
    <w:rsid w:val="4EBC5FDE"/>
    <w:rsid w:val="4EBC6212"/>
    <w:rsid w:val="4EBD0735"/>
    <w:rsid w:val="4EBD1D79"/>
    <w:rsid w:val="4EBE9C5F"/>
    <w:rsid w:val="4EC07D53"/>
    <w:rsid w:val="4EC082C4"/>
    <w:rsid w:val="4EC3B2C2"/>
    <w:rsid w:val="4EC655E4"/>
    <w:rsid w:val="4EC740D1"/>
    <w:rsid w:val="4ECACD8D"/>
    <w:rsid w:val="4ECC4ABC"/>
    <w:rsid w:val="4ECD6412"/>
    <w:rsid w:val="4ECF07D9"/>
    <w:rsid w:val="4ED13804"/>
    <w:rsid w:val="4ED215C1"/>
    <w:rsid w:val="4ED47905"/>
    <w:rsid w:val="4ED4D62A"/>
    <w:rsid w:val="4ED62B8E"/>
    <w:rsid w:val="4ED77C6F"/>
    <w:rsid w:val="4ED81555"/>
    <w:rsid w:val="4EDB6EE2"/>
    <w:rsid w:val="4EDD2DA7"/>
    <w:rsid w:val="4EDD3B50"/>
    <w:rsid w:val="4EDF5DE1"/>
    <w:rsid w:val="4EDF97D6"/>
    <w:rsid w:val="4EDFBC65"/>
    <w:rsid w:val="4EE111C1"/>
    <w:rsid w:val="4EE3444C"/>
    <w:rsid w:val="4EE47A61"/>
    <w:rsid w:val="4EE4CF04"/>
    <w:rsid w:val="4EE951D3"/>
    <w:rsid w:val="4EEA4FC9"/>
    <w:rsid w:val="4EEA6F0C"/>
    <w:rsid w:val="4EEAF773"/>
    <w:rsid w:val="4EEC4E15"/>
    <w:rsid w:val="4EED17A6"/>
    <w:rsid w:val="4EED6E68"/>
    <w:rsid w:val="4EEDEBFA"/>
    <w:rsid w:val="4EEF3956"/>
    <w:rsid w:val="4EEFEEF9"/>
    <w:rsid w:val="4EF00875"/>
    <w:rsid w:val="4EF31BE3"/>
    <w:rsid w:val="4EF3A3F3"/>
    <w:rsid w:val="4EF5CC43"/>
    <w:rsid w:val="4EF6348D"/>
    <w:rsid w:val="4EF638EC"/>
    <w:rsid w:val="4EF63CB5"/>
    <w:rsid w:val="4EF69EBC"/>
    <w:rsid w:val="4EF75847"/>
    <w:rsid w:val="4EF81BCB"/>
    <w:rsid w:val="4EF974F2"/>
    <w:rsid w:val="4EFB3B55"/>
    <w:rsid w:val="4EFB62D2"/>
    <w:rsid w:val="4EFB722C"/>
    <w:rsid w:val="4EFBF1F2"/>
    <w:rsid w:val="4F01E3F3"/>
    <w:rsid w:val="4F029532"/>
    <w:rsid w:val="4F02D986"/>
    <w:rsid w:val="4F034156"/>
    <w:rsid w:val="4F059F99"/>
    <w:rsid w:val="4F06AE3B"/>
    <w:rsid w:val="4F076174"/>
    <w:rsid w:val="4F086DE4"/>
    <w:rsid w:val="4F08C687"/>
    <w:rsid w:val="4F099FD2"/>
    <w:rsid w:val="4F0A4B35"/>
    <w:rsid w:val="4F0E8036"/>
    <w:rsid w:val="4F0FC3A2"/>
    <w:rsid w:val="4F11026F"/>
    <w:rsid w:val="4F12E453"/>
    <w:rsid w:val="4F1312A8"/>
    <w:rsid w:val="4F13287D"/>
    <w:rsid w:val="4F167AE1"/>
    <w:rsid w:val="4F185121"/>
    <w:rsid w:val="4F1872EB"/>
    <w:rsid w:val="4F18FEF8"/>
    <w:rsid w:val="4F1B580D"/>
    <w:rsid w:val="4F1BCECA"/>
    <w:rsid w:val="4F1C193D"/>
    <w:rsid w:val="4F1CC001"/>
    <w:rsid w:val="4F1DDEA3"/>
    <w:rsid w:val="4F1E4762"/>
    <w:rsid w:val="4F20CCC7"/>
    <w:rsid w:val="4F23837A"/>
    <w:rsid w:val="4F241346"/>
    <w:rsid w:val="4F249676"/>
    <w:rsid w:val="4F284F53"/>
    <w:rsid w:val="4F295A97"/>
    <w:rsid w:val="4F299F5B"/>
    <w:rsid w:val="4F2A1E22"/>
    <w:rsid w:val="4F2E920B"/>
    <w:rsid w:val="4F313494"/>
    <w:rsid w:val="4F324C8D"/>
    <w:rsid w:val="4F32AA65"/>
    <w:rsid w:val="4F32E9C3"/>
    <w:rsid w:val="4F33066B"/>
    <w:rsid w:val="4F361569"/>
    <w:rsid w:val="4F37F648"/>
    <w:rsid w:val="4F382ABC"/>
    <w:rsid w:val="4F38DE7B"/>
    <w:rsid w:val="4F392728"/>
    <w:rsid w:val="4F3A3635"/>
    <w:rsid w:val="4F3E596A"/>
    <w:rsid w:val="4F3F03A1"/>
    <w:rsid w:val="4F40C15E"/>
    <w:rsid w:val="4F411154"/>
    <w:rsid w:val="4F41A9ED"/>
    <w:rsid w:val="4F41FC6F"/>
    <w:rsid w:val="4F44757E"/>
    <w:rsid w:val="4F46C017"/>
    <w:rsid w:val="4F477444"/>
    <w:rsid w:val="4F47F7CA"/>
    <w:rsid w:val="4F498712"/>
    <w:rsid w:val="4F4A2981"/>
    <w:rsid w:val="4F4AEC50"/>
    <w:rsid w:val="4F4B46F8"/>
    <w:rsid w:val="4F4BD43C"/>
    <w:rsid w:val="4F4C6750"/>
    <w:rsid w:val="4F4D4794"/>
    <w:rsid w:val="4F4F7D7B"/>
    <w:rsid w:val="4F4FF861"/>
    <w:rsid w:val="4F506D0D"/>
    <w:rsid w:val="4F50869F"/>
    <w:rsid w:val="4F518A81"/>
    <w:rsid w:val="4F51AD94"/>
    <w:rsid w:val="4F569CC2"/>
    <w:rsid w:val="4F56E85D"/>
    <w:rsid w:val="4F57FEC2"/>
    <w:rsid w:val="4F593E01"/>
    <w:rsid w:val="4F59B01A"/>
    <w:rsid w:val="4F59E4D5"/>
    <w:rsid w:val="4F5A4412"/>
    <w:rsid w:val="4F5ABE52"/>
    <w:rsid w:val="4F5AFFE1"/>
    <w:rsid w:val="4F5B6D6D"/>
    <w:rsid w:val="4F5C6378"/>
    <w:rsid w:val="4F5ED1FD"/>
    <w:rsid w:val="4F5EEAFE"/>
    <w:rsid w:val="4F60118F"/>
    <w:rsid w:val="4F6114E3"/>
    <w:rsid w:val="4F618A29"/>
    <w:rsid w:val="4F63ECB9"/>
    <w:rsid w:val="4F64F9A8"/>
    <w:rsid w:val="4F65F5FA"/>
    <w:rsid w:val="4F69265D"/>
    <w:rsid w:val="4F6A92F6"/>
    <w:rsid w:val="4F6C7E3B"/>
    <w:rsid w:val="4F6D7625"/>
    <w:rsid w:val="4F6EDA85"/>
    <w:rsid w:val="4F703D0A"/>
    <w:rsid w:val="4F70FFC7"/>
    <w:rsid w:val="4F72339E"/>
    <w:rsid w:val="4F73066D"/>
    <w:rsid w:val="4F73E316"/>
    <w:rsid w:val="4F73FD5A"/>
    <w:rsid w:val="4F76959D"/>
    <w:rsid w:val="4F78157C"/>
    <w:rsid w:val="4F796C0A"/>
    <w:rsid w:val="4F7A1395"/>
    <w:rsid w:val="4F7A80E5"/>
    <w:rsid w:val="4F7B1A64"/>
    <w:rsid w:val="4F7CEE64"/>
    <w:rsid w:val="4F7E6F31"/>
    <w:rsid w:val="4F7F9BD4"/>
    <w:rsid w:val="4F854DB5"/>
    <w:rsid w:val="4F871AE5"/>
    <w:rsid w:val="4F8752AC"/>
    <w:rsid w:val="4F8ABDB2"/>
    <w:rsid w:val="4F8B03B9"/>
    <w:rsid w:val="4F8D36AA"/>
    <w:rsid w:val="4F8FC8DA"/>
    <w:rsid w:val="4F90670F"/>
    <w:rsid w:val="4F912ACD"/>
    <w:rsid w:val="4F916018"/>
    <w:rsid w:val="4F927E99"/>
    <w:rsid w:val="4F94D934"/>
    <w:rsid w:val="4F9540EE"/>
    <w:rsid w:val="4F96B2AF"/>
    <w:rsid w:val="4F96E588"/>
    <w:rsid w:val="4F988D23"/>
    <w:rsid w:val="4F993334"/>
    <w:rsid w:val="4F9B8B12"/>
    <w:rsid w:val="4F9BFCF6"/>
    <w:rsid w:val="4F9C0E74"/>
    <w:rsid w:val="4F9D5BC0"/>
    <w:rsid w:val="4F9FC7CD"/>
    <w:rsid w:val="4FA26203"/>
    <w:rsid w:val="4FA4DFFD"/>
    <w:rsid w:val="4FA55F20"/>
    <w:rsid w:val="4FA7ECAD"/>
    <w:rsid w:val="4FA998DF"/>
    <w:rsid w:val="4FB02B42"/>
    <w:rsid w:val="4FB0C020"/>
    <w:rsid w:val="4FB4F065"/>
    <w:rsid w:val="4FB8653A"/>
    <w:rsid w:val="4FB8DADC"/>
    <w:rsid w:val="4FBB11FF"/>
    <w:rsid w:val="4FBCF7C4"/>
    <w:rsid w:val="4FBEA7D9"/>
    <w:rsid w:val="4FBF790C"/>
    <w:rsid w:val="4FBFEB60"/>
    <w:rsid w:val="4FC04406"/>
    <w:rsid w:val="4FC16CE5"/>
    <w:rsid w:val="4FC1FF73"/>
    <w:rsid w:val="4FC34CE9"/>
    <w:rsid w:val="4FC4079A"/>
    <w:rsid w:val="4FC5D54A"/>
    <w:rsid w:val="4FC5E279"/>
    <w:rsid w:val="4FC5F598"/>
    <w:rsid w:val="4FCB3EB9"/>
    <w:rsid w:val="4FCC4376"/>
    <w:rsid w:val="4FCCA1C3"/>
    <w:rsid w:val="4FCCC5E4"/>
    <w:rsid w:val="4FCE5584"/>
    <w:rsid w:val="4FCFA18C"/>
    <w:rsid w:val="4FD1A7C1"/>
    <w:rsid w:val="4FD45DAC"/>
    <w:rsid w:val="4FD56B20"/>
    <w:rsid w:val="4FD5ED08"/>
    <w:rsid w:val="4FD72D42"/>
    <w:rsid w:val="4FD897C5"/>
    <w:rsid w:val="4FD9C768"/>
    <w:rsid w:val="4FDBC334"/>
    <w:rsid w:val="4FDDD97F"/>
    <w:rsid w:val="4FDFC1A8"/>
    <w:rsid w:val="4FE31ED7"/>
    <w:rsid w:val="4FE39ABB"/>
    <w:rsid w:val="4FE70D1E"/>
    <w:rsid w:val="4FE73C77"/>
    <w:rsid w:val="4FE96385"/>
    <w:rsid w:val="4FE9A4F8"/>
    <w:rsid w:val="4FE9C4DA"/>
    <w:rsid w:val="4FE9E494"/>
    <w:rsid w:val="4FEC1E26"/>
    <w:rsid w:val="4FF3E9FC"/>
    <w:rsid w:val="4FF3EAE9"/>
    <w:rsid w:val="4FF6EF30"/>
    <w:rsid w:val="4FF9152F"/>
    <w:rsid w:val="4FF98FEE"/>
    <w:rsid w:val="4FFDCD86"/>
    <w:rsid w:val="4FFF7829"/>
    <w:rsid w:val="4FFF9497"/>
    <w:rsid w:val="50012F90"/>
    <w:rsid w:val="500191F6"/>
    <w:rsid w:val="50023EE2"/>
    <w:rsid w:val="5002E1B6"/>
    <w:rsid w:val="500CD331"/>
    <w:rsid w:val="500D1A93"/>
    <w:rsid w:val="5011AEC1"/>
    <w:rsid w:val="5012CDDB"/>
    <w:rsid w:val="50143E08"/>
    <w:rsid w:val="5014EF30"/>
    <w:rsid w:val="50152784"/>
    <w:rsid w:val="501537DB"/>
    <w:rsid w:val="501B0DBF"/>
    <w:rsid w:val="501C6F91"/>
    <w:rsid w:val="501C935D"/>
    <w:rsid w:val="501E2F35"/>
    <w:rsid w:val="501FB655"/>
    <w:rsid w:val="50211CA4"/>
    <w:rsid w:val="50227D8B"/>
    <w:rsid w:val="50232CA1"/>
    <w:rsid w:val="5023B4E3"/>
    <w:rsid w:val="50243205"/>
    <w:rsid w:val="5024347D"/>
    <w:rsid w:val="502634DA"/>
    <w:rsid w:val="5029C733"/>
    <w:rsid w:val="502BDDD1"/>
    <w:rsid w:val="502F9FC0"/>
    <w:rsid w:val="50303F22"/>
    <w:rsid w:val="50310160"/>
    <w:rsid w:val="50322D63"/>
    <w:rsid w:val="5032B949"/>
    <w:rsid w:val="5032E474"/>
    <w:rsid w:val="50332979"/>
    <w:rsid w:val="5033DE8A"/>
    <w:rsid w:val="50341D16"/>
    <w:rsid w:val="503484EB"/>
    <w:rsid w:val="5036DD3B"/>
    <w:rsid w:val="5036F517"/>
    <w:rsid w:val="5037A548"/>
    <w:rsid w:val="5038C37B"/>
    <w:rsid w:val="50396D60"/>
    <w:rsid w:val="5039EF0F"/>
    <w:rsid w:val="503A0CBE"/>
    <w:rsid w:val="503A9685"/>
    <w:rsid w:val="503AB3EE"/>
    <w:rsid w:val="5041B83A"/>
    <w:rsid w:val="50427763"/>
    <w:rsid w:val="50434716"/>
    <w:rsid w:val="504347CA"/>
    <w:rsid w:val="50466815"/>
    <w:rsid w:val="5047F12B"/>
    <w:rsid w:val="504B90E8"/>
    <w:rsid w:val="504BB43F"/>
    <w:rsid w:val="504DA421"/>
    <w:rsid w:val="504E46F7"/>
    <w:rsid w:val="504E9D30"/>
    <w:rsid w:val="50537186"/>
    <w:rsid w:val="5055018B"/>
    <w:rsid w:val="50552913"/>
    <w:rsid w:val="5055F9C0"/>
    <w:rsid w:val="5055FC45"/>
    <w:rsid w:val="50584913"/>
    <w:rsid w:val="505D1A10"/>
    <w:rsid w:val="505D879F"/>
    <w:rsid w:val="505F071F"/>
    <w:rsid w:val="50615047"/>
    <w:rsid w:val="50628BEB"/>
    <w:rsid w:val="5062FCB3"/>
    <w:rsid w:val="5064BC9E"/>
    <w:rsid w:val="5064D271"/>
    <w:rsid w:val="5065D9EE"/>
    <w:rsid w:val="50663B46"/>
    <w:rsid w:val="5066B7D8"/>
    <w:rsid w:val="50686336"/>
    <w:rsid w:val="506CFEDD"/>
    <w:rsid w:val="5071312A"/>
    <w:rsid w:val="507323DF"/>
    <w:rsid w:val="507679AE"/>
    <w:rsid w:val="507840C1"/>
    <w:rsid w:val="5079020E"/>
    <w:rsid w:val="507D259D"/>
    <w:rsid w:val="507E8540"/>
    <w:rsid w:val="508358E1"/>
    <w:rsid w:val="508706A7"/>
    <w:rsid w:val="5088FD3E"/>
    <w:rsid w:val="50898234"/>
    <w:rsid w:val="5089E4DE"/>
    <w:rsid w:val="508B0BEE"/>
    <w:rsid w:val="508B299D"/>
    <w:rsid w:val="508B700D"/>
    <w:rsid w:val="508BBCEF"/>
    <w:rsid w:val="508C5C8A"/>
    <w:rsid w:val="508D6E3B"/>
    <w:rsid w:val="508D8630"/>
    <w:rsid w:val="508EEE01"/>
    <w:rsid w:val="509129E3"/>
    <w:rsid w:val="50912A2C"/>
    <w:rsid w:val="50913DB7"/>
    <w:rsid w:val="50917607"/>
    <w:rsid w:val="50927F88"/>
    <w:rsid w:val="5092A7A4"/>
    <w:rsid w:val="5094DA02"/>
    <w:rsid w:val="5094EB8C"/>
    <w:rsid w:val="5095C1BB"/>
    <w:rsid w:val="509AF069"/>
    <w:rsid w:val="509C812A"/>
    <w:rsid w:val="509D6D3A"/>
    <w:rsid w:val="509DC142"/>
    <w:rsid w:val="509FC170"/>
    <w:rsid w:val="50A16201"/>
    <w:rsid w:val="50A30B98"/>
    <w:rsid w:val="50A31B02"/>
    <w:rsid w:val="50A6AC85"/>
    <w:rsid w:val="50A78B82"/>
    <w:rsid w:val="50A84792"/>
    <w:rsid w:val="50A8C520"/>
    <w:rsid w:val="50AAE43F"/>
    <w:rsid w:val="50AAED11"/>
    <w:rsid w:val="50AD88A4"/>
    <w:rsid w:val="50ADA4D3"/>
    <w:rsid w:val="50AE0681"/>
    <w:rsid w:val="50AE6772"/>
    <w:rsid w:val="50B0BC49"/>
    <w:rsid w:val="50B3F60E"/>
    <w:rsid w:val="50B4F8F0"/>
    <w:rsid w:val="50B5F4C4"/>
    <w:rsid w:val="50B7295A"/>
    <w:rsid w:val="50B9784C"/>
    <w:rsid w:val="50BB9227"/>
    <w:rsid w:val="50BCF8A7"/>
    <w:rsid w:val="50BE29BC"/>
    <w:rsid w:val="50BE9D42"/>
    <w:rsid w:val="50C3DA00"/>
    <w:rsid w:val="50C5648B"/>
    <w:rsid w:val="50C6A14F"/>
    <w:rsid w:val="50CA6A76"/>
    <w:rsid w:val="50CD6F06"/>
    <w:rsid w:val="50D00222"/>
    <w:rsid w:val="50D0E2D9"/>
    <w:rsid w:val="50D3D928"/>
    <w:rsid w:val="50D870BB"/>
    <w:rsid w:val="50D88A44"/>
    <w:rsid w:val="50DAA31A"/>
    <w:rsid w:val="50DDE155"/>
    <w:rsid w:val="50DE1FFB"/>
    <w:rsid w:val="50DE5D08"/>
    <w:rsid w:val="50DE8915"/>
    <w:rsid w:val="50E03307"/>
    <w:rsid w:val="50E28620"/>
    <w:rsid w:val="50E414EF"/>
    <w:rsid w:val="50E5BF86"/>
    <w:rsid w:val="50E5ED7F"/>
    <w:rsid w:val="50E662C8"/>
    <w:rsid w:val="50E7C4DF"/>
    <w:rsid w:val="50E8F5CD"/>
    <w:rsid w:val="50E91FFD"/>
    <w:rsid w:val="50EA1DE7"/>
    <w:rsid w:val="50EC6943"/>
    <w:rsid w:val="50ECADE1"/>
    <w:rsid w:val="50ECDEDF"/>
    <w:rsid w:val="50ED8587"/>
    <w:rsid w:val="50EECB99"/>
    <w:rsid w:val="50EFB19E"/>
    <w:rsid w:val="50F036EB"/>
    <w:rsid w:val="50F33EBC"/>
    <w:rsid w:val="50F4CCAA"/>
    <w:rsid w:val="50F83918"/>
    <w:rsid w:val="50F84C36"/>
    <w:rsid w:val="50F85B10"/>
    <w:rsid w:val="50F9EAAE"/>
    <w:rsid w:val="50FDBA29"/>
    <w:rsid w:val="50FE6BF9"/>
    <w:rsid w:val="50FF4222"/>
    <w:rsid w:val="51014048"/>
    <w:rsid w:val="51016E83"/>
    <w:rsid w:val="51032946"/>
    <w:rsid w:val="51058EA7"/>
    <w:rsid w:val="51064A4B"/>
    <w:rsid w:val="510B0A13"/>
    <w:rsid w:val="510CEB14"/>
    <w:rsid w:val="510DFF7C"/>
    <w:rsid w:val="510E5060"/>
    <w:rsid w:val="510EAAA3"/>
    <w:rsid w:val="51105B06"/>
    <w:rsid w:val="5110ABD9"/>
    <w:rsid w:val="511149E0"/>
    <w:rsid w:val="51118EB0"/>
    <w:rsid w:val="511196AB"/>
    <w:rsid w:val="5111D7CB"/>
    <w:rsid w:val="5113CF4F"/>
    <w:rsid w:val="5116D154"/>
    <w:rsid w:val="51171049"/>
    <w:rsid w:val="51172F2D"/>
    <w:rsid w:val="51179FFE"/>
    <w:rsid w:val="511887BD"/>
    <w:rsid w:val="5119CB57"/>
    <w:rsid w:val="511B76E5"/>
    <w:rsid w:val="511BBA4C"/>
    <w:rsid w:val="511D1410"/>
    <w:rsid w:val="511D8839"/>
    <w:rsid w:val="511E11B8"/>
    <w:rsid w:val="511E6480"/>
    <w:rsid w:val="511ED715"/>
    <w:rsid w:val="51216E7C"/>
    <w:rsid w:val="51220A53"/>
    <w:rsid w:val="5123397A"/>
    <w:rsid w:val="51239853"/>
    <w:rsid w:val="5124E4C5"/>
    <w:rsid w:val="51250F80"/>
    <w:rsid w:val="512A9F52"/>
    <w:rsid w:val="512AA803"/>
    <w:rsid w:val="512BC1D7"/>
    <w:rsid w:val="512D12CF"/>
    <w:rsid w:val="512EB957"/>
    <w:rsid w:val="512F9D32"/>
    <w:rsid w:val="513274F5"/>
    <w:rsid w:val="5133E8F6"/>
    <w:rsid w:val="51340E6F"/>
    <w:rsid w:val="5135ACF8"/>
    <w:rsid w:val="51376167"/>
    <w:rsid w:val="513A1794"/>
    <w:rsid w:val="513CF63C"/>
    <w:rsid w:val="513DAA1A"/>
    <w:rsid w:val="5140B4BB"/>
    <w:rsid w:val="5141FF3F"/>
    <w:rsid w:val="5143792B"/>
    <w:rsid w:val="51439D93"/>
    <w:rsid w:val="51441F1C"/>
    <w:rsid w:val="5145719D"/>
    <w:rsid w:val="51464FAC"/>
    <w:rsid w:val="514934C8"/>
    <w:rsid w:val="514DF958"/>
    <w:rsid w:val="514DFCEC"/>
    <w:rsid w:val="51504048"/>
    <w:rsid w:val="5150582F"/>
    <w:rsid w:val="51519999"/>
    <w:rsid w:val="51526CB4"/>
    <w:rsid w:val="51540BA2"/>
    <w:rsid w:val="51547E4A"/>
    <w:rsid w:val="51564F6E"/>
    <w:rsid w:val="5156DADE"/>
    <w:rsid w:val="5158B621"/>
    <w:rsid w:val="51596EA6"/>
    <w:rsid w:val="515998FA"/>
    <w:rsid w:val="5159E3AB"/>
    <w:rsid w:val="515A0068"/>
    <w:rsid w:val="515C478B"/>
    <w:rsid w:val="515E6B7F"/>
    <w:rsid w:val="51612BF3"/>
    <w:rsid w:val="5162481D"/>
    <w:rsid w:val="5164CFFE"/>
    <w:rsid w:val="5164DC86"/>
    <w:rsid w:val="5164DF4B"/>
    <w:rsid w:val="516595BB"/>
    <w:rsid w:val="5165B2A4"/>
    <w:rsid w:val="5167178A"/>
    <w:rsid w:val="5168FF81"/>
    <w:rsid w:val="516BFBE8"/>
    <w:rsid w:val="516C9260"/>
    <w:rsid w:val="516FF429"/>
    <w:rsid w:val="517020C6"/>
    <w:rsid w:val="5170E8A7"/>
    <w:rsid w:val="5171386D"/>
    <w:rsid w:val="517343A5"/>
    <w:rsid w:val="5174AECE"/>
    <w:rsid w:val="51758229"/>
    <w:rsid w:val="517A5775"/>
    <w:rsid w:val="517CE173"/>
    <w:rsid w:val="517D9F29"/>
    <w:rsid w:val="517FA77B"/>
    <w:rsid w:val="5186181E"/>
    <w:rsid w:val="51868F0D"/>
    <w:rsid w:val="518709EA"/>
    <w:rsid w:val="518798BC"/>
    <w:rsid w:val="5187EA02"/>
    <w:rsid w:val="51898590"/>
    <w:rsid w:val="518E2443"/>
    <w:rsid w:val="518F32E5"/>
    <w:rsid w:val="51903C5B"/>
    <w:rsid w:val="5190A93E"/>
    <w:rsid w:val="51914041"/>
    <w:rsid w:val="5192F82E"/>
    <w:rsid w:val="519320F5"/>
    <w:rsid w:val="5193E094"/>
    <w:rsid w:val="5196D89A"/>
    <w:rsid w:val="5197529A"/>
    <w:rsid w:val="519AAE8E"/>
    <w:rsid w:val="519D531D"/>
    <w:rsid w:val="519E02E8"/>
    <w:rsid w:val="519F0E49"/>
    <w:rsid w:val="51A13D79"/>
    <w:rsid w:val="51A16707"/>
    <w:rsid w:val="51A2D0AE"/>
    <w:rsid w:val="51A2ED22"/>
    <w:rsid w:val="51A4571E"/>
    <w:rsid w:val="51A4A9B0"/>
    <w:rsid w:val="51A4FB7D"/>
    <w:rsid w:val="51A80D28"/>
    <w:rsid w:val="51A90587"/>
    <w:rsid w:val="51A9B710"/>
    <w:rsid w:val="51AACA4B"/>
    <w:rsid w:val="51AC9400"/>
    <w:rsid w:val="51AEFF35"/>
    <w:rsid w:val="51B047B7"/>
    <w:rsid w:val="51B0EE65"/>
    <w:rsid w:val="51B27104"/>
    <w:rsid w:val="51B30D27"/>
    <w:rsid w:val="51B44D33"/>
    <w:rsid w:val="51B4DCB4"/>
    <w:rsid w:val="51B525D6"/>
    <w:rsid w:val="51B5AE12"/>
    <w:rsid w:val="51B6AD31"/>
    <w:rsid w:val="51B7DB31"/>
    <w:rsid w:val="51B9B8D2"/>
    <w:rsid w:val="51B9DC51"/>
    <w:rsid w:val="51BA73CE"/>
    <w:rsid w:val="51BAC5EA"/>
    <w:rsid w:val="51BB052F"/>
    <w:rsid w:val="51BC175B"/>
    <w:rsid w:val="51BD3627"/>
    <w:rsid w:val="51C13C5D"/>
    <w:rsid w:val="51C4CE7B"/>
    <w:rsid w:val="51C5660B"/>
    <w:rsid w:val="51C76D4C"/>
    <w:rsid w:val="51C792B0"/>
    <w:rsid w:val="51C8A0A7"/>
    <w:rsid w:val="51CD413A"/>
    <w:rsid w:val="51CEB5F6"/>
    <w:rsid w:val="51CFA372"/>
    <w:rsid w:val="51CFFBFC"/>
    <w:rsid w:val="51D3A148"/>
    <w:rsid w:val="51D4FA05"/>
    <w:rsid w:val="51D6F952"/>
    <w:rsid w:val="51D78D5E"/>
    <w:rsid w:val="51D7E406"/>
    <w:rsid w:val="51DC1B16"/>
    <w:rsid w:val="51DC8C0D"/>
    <w:rsid w:val="51DE4CC5"/>
    <w:rsid w:val="51DEB363"/>
    <w:rsid w:val="51DFBF07"/>
    <w:rsid w:val="51E19FE6"/>
    <w:rsid w:val="51E24521"/>
    <w:rsid w:val="51E30ED4"/>
    <w:rsid w:val="51E41117"/>
    <w:rsid w:val="51E4340F"/>
    <w:rsid w:val="51E44921"/>
    <w:rsid w:val="51E48253"/>
    <w:rsid w:val="51E5CD8A"/>
    <w:rsid w:val="51E70AC2"/>
    <w:rsid w:val="51E7E7E1"/>
    <w:rsid w:val="51E859FE"/>
    <w:rsid w:val="51EA7C37"/>
    <w:rsid w:val="51EBE902"/>
    <w:rsid w:val="51EC9419"/>
    <w:rsid w:val="51EEEE08"/>
    <w:rsid w:val="51F18AB4"/>
    <w:rsid w:val="51F3CBC0"/>
    <w:rsid w:val="51F4406E"/>
    <w:rsid w:val="51F4F7D6"/>
    <w:rsid w:val="51F6BA5F"/>
    <w:rsid w:val="51F81E71"/>
    <w:rsid w:val="51F90C11"/>
    <w:rsid w:val="51F97BAE"/>
    <w:rsid w:val="51FCFE9B"/>
    <w:rsid w:val="520183FF"/>
    <w:rsid w:val="5204A8A1"/>
    <w:rsid w:val="5204CE30"/>
    <w:rsid w:val="52064B6C"/>
    <w:rsid w:val="5206E520"/>
    <w:rsid w:val="5207DBB3"/>
    <w:rsid w:val="5208F032"/>
    <w:rsid w:val="52097A8D"/>
    <w:rsid w:val="5209C5DC"/>
    <w:rsid w:val="520F2C33"/>
    <w:rsid w:val="52123FF0"/>
    <w:rsid w:val="5212635F"/>
    <w:rsid w:val="5213DAE1"/>
    <w:rsid w:val="52145D15"/>
    <w:rsid w:val="5215276C"/>
    <w:rsid w:val="521593AC"/>
    <w:rsid w:val="521903BE"/>
    <w:rsid w:val="52197BE4"/>
    <w:rsid w:val="521AAB2C"/>
    <w:rsid w:val="521D1A37"/>
    <w:rsid w:val="521F15C6"/>
    <w:rsid w:val="52201CB5"/>
    <w:rsid w:val="52202984"/>
    <w:rsid w:val="5221492E"/>
    <w:rsid w:val="522170B3"/>
    <w:rsid w:val="5221B737"/>
    <w:rsid w:val="52239655"/>
    <w:rsid w:val="5224596E"/>
    <w:rsid w:val="52266763"/>
    <w:rsid w:val="52267030"/>
    <w:rsid w:val="5226B25C"/>
    <w:rsid w:val="5228402E"/>
    <w:rsid w:val="522AD720"/>
    <w:rsid w:val="522C2DF0"/>
    <w:rsid w:val="522CBD64"/>
    <w:rsid w:val="522CFD45"/>
    <w:rsid w:val="522DAA74"/>
    <w:rsid w:val="522F50A2"/>
    <w:rsid w:val="52304C62"/>
    <w:rsid w:val="523061B5"/>
    <w:rsid w:val="523144C4"/>
    <w:rsid w:val="5231DDC4"/>
    <w:rsid w:val="5232DC69"/>
    <w:rsid w:val="5233AA9A"/>
    <w:rsid w:val="52355666"/>
    <w:rsid w:val="52356E73"/>
    <w:rsid w:val="5235888C"/>
    <w:rsid w:val="5235BCC6"/>
    <w:rsid w:val="5236E062"/>
    <w:rsid w:val="52387363"/>
    <w:rsid w:val="523A2220"/>
    <w:rsid w:val="523A445C"/>
    <w:rsid w:val="523A46E0"/>
    <w:rsid w:val="523A4E75"/>
    <w:rsid w:val="523BC0AE"/>
    <w:rsid w:val="523C8815"/>
    <w:rsid w:val="523C8F10"/>
    <w:rsid w:val="523CB1B2"/>
    <w:rsid w:val="523D414F"/>
    <w:rsid w:val="524257AA"/>
    <w:rsid w:val="52467CF0"/>
    <w:rsid w:val="52485035"/>
    <w:rsid w:val="5249F3B6"/>
    <w:rsid w:val="524AD480"/>
    <w:rsid w:val="524BD484"/>
    <w:rsid w:val="524C55ED"/>
    <w:rsid w:val="524E478B"/>
    <w:rsid w:val="524EDF9A"/>
    <w:rsid w:val="524EF64F"/>
    <w:rsid w:val="5251F443"/>
    <w:rsid w:val="52527703"/>
    <w:rsid w:val="5253D679"/>
    <w:rsid w:val="5257FA72"/>
    <w:rsid w:val="52580DCB"/>
    <w:rsid w:val="5258B33A"/>
    <w:rsid w:val="5258EC48"/>
    <w:rsid w:val="52594576"/>
    <w:rsid w:val="525994D5"/>
    <w:rsid w:val="525A3609"/>
    <w:rsid w:val="525A6FBA"/>
    <w:rsid w:val="525B742E"/>
    <w:rsid w:val="525BDDDC"/>
    <w:rsid w:val="525F7057"/>
    <w:rsid w:val="525FB4D7"/>
    <w:rsid w:val="525FD689"/>
    <w:rsid w:val="52615F8A"/>
    <w:rsid w:val="52661F52"/>
    <w:rsid w:val="5267A57E"/>
    <w:rsid w:val="52688023"/>
    <w:rsid w:val="5268963B"/>
    <w:rsid w:val="5268A268"/>
    <w:rsid w:val="52697313"/>
    <w:rsid w:val="5269CF1C"/>
    <w:rsid w:val="5269E0E8"/>
    <w:rsid w:val="526B9388"/>
    <w:rsid w:val="526DC9FD"/>
    <w:rsid w:val="526E7115"/>
    <w:rsid w:val="5270F2C9"/>
    <w:rsid w:val="5274231D"/>
    <w:rsid w:val="52790E74"/>
    <w:rsid w:val="5279163D"/>
    <w:rsid w:val="5279D7AC"/>
    <w:rsid w:val="527B25F9"/>
    <w:rsid w:val="527D41C5"/>
    <w:rsid w:val="528048A6"/>
    <w:rsid w:val="5281665A"/>
    <w:rsid w:val="52824C5B"/>
    <w:rsid w:val="52825064"/>
    <w:rsid w:val="52830336"/>
    <w:rsid w:val="528535A4"/>
    <w:rsid w:val="5285999C"/>
    <w:rsid w:val="5286915A"/>
    <w:rsid w:val="52875A48"/>
    <w:rsid w:val="528993B4"/>
    <w:rsid w:val="528C1B5E"/>
    <w:rsid w:val="528C4F33"/>
    <w:rsid w:val="528CADEF"/>
    <w:rsid w:val="528D72CE"/>
    <w:rsid w:val="528EC13B"/>
    <w:rsid w:val="528F05BE"/>
    <w:rsid w:val="528F8987"/>
    <w:rsid w:val="52908BA3"/>
    <w:rsid w:val="5291C55B"/>
    <w:rsid w:val="529287A9"/>
    <w:rsid w:val="5296343C"/>
    <w:rsid w:val="52978A66"/>
    <w:rsid w:val="529A01C5"/>
    <w:rsid w:val="529C3611"/>
    <w:rsid w:val="529EDBD6"/>
    <w:rsid w:val="52A04D3B"/>
    <w:rsid w:val="52A0AC06"/>
    <w:rsid w:val="52A24EDE"/>
    <w:rsid w:val="52A66348"/>
    <w:rsid w:val="52A6807D"/>
    <w:rsid w:val="52A78BC3"/>
    <w:rsid w:val="52AA0625"/>
    <w:rsid w:val="52AACC1F"/>
    <w:rsid w:val="52AAD687"/>
    <w:rsid w:val="52AAE47A"/>
    <w:rsid w:val="52B1BDB6"/>
    <w:rsid w:val="52B29993"/>
    <w:rsid w:val="52B2C4F1"/>
    <w:rsid w:val="52B361A0"/>
    <w:rsid w:val="52B57A79"/>
    <w:rsid w:val="52B6BB0A"/>
    <w:rsid w:val="52B79D63"/>
    <w:rsid w:val="52B7F684"/>
    <w:rsid w:val="52B8EF24"/>
    <w:rsid w:val="52BA9870"/>
    <w:rsid w:val="52BDF735"/>
    <w:rsid w:val="52BFD41A"/>
    <w:rsid w:val="52BFF559"/>
    <w:rsid w:val="52C1467E"/>
    <w:rsid w:val="52C3AFB9"/>
    <w:rsid w:val="52C4CD02"/>
    <w:rsid w:val="52C4EF3F"/>
    <w:rsid w:val="52C650BD"/>
    <w:rsid w:val="52CAA4BA"/>
    <w:rsid w:val="52CADA87"/>
    <w:rsid w:val="52CAF327"/>
    <w:rsid w:val="52CC41A2"/>
    <w:rsid w:val="52D14432"/>
    <w:rsid w:val="52D2CDC8"/>
    <w:rsid w:val="52D3072B"/>
    <w:rsid w:val="52D4F28E"/>
    <w:rsid w:val="52D7185A"/>
    <w:rsid w:val="52D79E73"/>
    <w:rsid w:val="52D99629"/>
    <w:rsid w:val="52DE5937"/>
    <w:rsid w:val="52DF456C"/>
    <w:rsid w:val="52DFA859"/>
    <w:rsid w:val="52E0615B"/>
    <w:rsid w:val="52E0EAC0"/>
    <w:rsid w:val="52E17E6C"/>
    <w:rsid w:val="52E1A5DC"/>
    <w:rsid w:val="52E3277C"/>
    <w:rsid w:val="52E4781F"/>
    <w:rsid w:val="52E4CFB2"/>
    <w:rsid w:val="52E5F9B4"/>
    <w:rsid w:val="52E8A9CB"/>
    <w:rsid w:val="52E978DA"/>
    <w:rsid w:val="52EA631F"/>
    <w:rsid w:val="52EB1C66"/>
    <w:rsid w:val="52ECB707"/>
    <w:rsid w:val="52EEC497"/>
    <w:rsid w:val="52EFBC64"/>
    <w:rsid w:val="52F015C2"/>
    <w:rsid w:val="52F0D846"/>
    <w:rsid w:val="52F20DD8"/>
    <w:rsid w:val="52F3793D"/>
    <w:rsid w:val="52F4CB1A"/>
    <w:rsid w:val="52FBC43E"/>
    <w:rsid w:val="52FCDA14"/>
    <w:rsid w:val="52FD00A6"/>
    <w:rsid w:val="52FE05C9"/>
    <w:rsid w:val="52FEC6E7"/>
    <w:rsid w:val="52FEE4A4"/>
    <w:rsid w:val="52FF82B4"/>
    <w:rsid w:val="53048EFC"/>
    <w:rsid w:val="5305A41A"/>
    <w:rsid w:val="53076390"/>
    <w:rsid w:val="53086893"/>
    <w:rsid w:val="5309239C"/>
    <w:rsid w:val="53092663"/>
    <w:rsid w:val="5309E871"/>
    <w:rsid w:val="530AC4B9"/>
    <w:rsid w:val="530B3810"/>
    <w:rsid w:val="530C734C"/>
    <w:rsid w:val="530CC4E8"/>
    <w:rsid w:val="530E9DFC"/>
    <w:rsid w:val="53106D63"/>
    <w:rsid w:val="5311F61B"/>
    <w:rsid w:val="5311F821"/>
    <w:rsid w:val="53120647"/>
    <w:rsid w:val="531224F6"/>
    <w:rsid w:val="5312A3A4"/>
    <w:rsid w:val="5312C0A9"/>
    <w:rsid w:val="5315B52C"/>
    <w:rsid w:val="531622EF"/>
    <w:rsid w:val="53169BF9"/>
    <w:rsid w:val="5316C141"/>
    <w:rsid w:val="53182FDF"/>
    <w:rsid w:val="53184B5C"/>
    <w:rsid w:val="531882F6"/>
    <w:rsid w:val="5318B439"/>
    <w:rsid w:val="531AAE78"/>
    <w:rsid w:val="531C5B7A"/>
    <w:rsid w:val="531D8A16"/>
    <w:rsid w:val="531DA949"/>
    <w:rsid w:val="531E97BE"/>
    <w:rsid w:val="531F18B7"/>
    <w:rsid w:val="53209D3A"/>
    <w:rsid w:val="53211E32"/>
    <w:rsid w:val="53212660"/>
    <w:rsid w:val="53218BF9"/>
    <w:rsid w:val="532465A9"/>
    <w:rsid w:val="5329588C"/>
    <w:rsid w:val="532B210A"/>
    <w:rsid w:val="532BAE18"/>
    <w:rsid w:val="532E11FD"/>
    <w:rsid w:val="532E150F"/>
    <w:rsid w:val="532F3B9F"/>
    <w:rsid w:val="532F5D3D"/>
    <w:rsid w:val="5330F513"/>
    <w:rsid w:val="53311483"/>
    <w:rsid w:val="53311E34"/>
    <w:rsid w:val="5332BB90"/>
    <w:rsid w:val="5332D589"/>
    <w:rsid w:val="5334EB8E"/>
    <w:rsid w:val="5335B48B"/>
    <w:rsid w:val="5336CD76"/>
    <w:rsid w:val="53374F72"/>
    <w:rsid w:val="53389854"/>
    <w:rsid w:val="5338E2D4"/>
    <w:rsid w:val="53394898"/>
    <w:rsid w:val="5339F5CB"/>
    <w:rsid w:val="533B9843"/>
    <w:rsid w:val="533BC536"/>
    <w:rsid w:val="533CCB6B"/>
    <w:rsid w:val="533CF410"/>
    <w:rsid w:val="533D7169"/>
    <w:rsid w:val="5342559B"/>
    <w:rsid w:val="53472256"/>
    <w:rsid w:val="5348310B"/>
    <w:rsid w:val="5348A50A"/>
    <w:rsid w:val="5349D3D2"/>
    <w:rsid w:val="534A6D72"/>
    <w:rsid w:val="534B1D12"/>
    <w:rsid w:val="534BAC31"/>
    <w:rsid w:val="534D5C03"/>
    <w:rsid w:val="534DBEE5"/>
    <w:rsid w:val="534E07A7"/>
    <w:rsid w:val="534E4701"/>
    <w:rsid w:val="534EC711"/>
    <w:rsid w:val="534FC807"/>
    <w:rsid w:val="5351863B"/>
    <w:rsid w:val="5352645F"/>
    <w:rsid w:val="53528663"/>
    <w:rsid w:val="53536830"/>
    <w:rsid w:val="5353B5E8"/>
    <w:rsid w:val="5353F900"/>
    <w:rsid w:val="53561F81"/>
    <w:rsid w:val="53568FB1"/>
    <w:rsid w:val="535783B4"/>
    <w:rsid w:val="5358295D"/>
    <w:rsid w:val="535CB39A"/>
    <w:rsid w:val="535DBC3D"/>
    <w:rsid w:val="535EA624"/>
    <w:rsid w:val="53602B46"/>
    <w:rsid w:val="53603CFC"/>
    <w:rsid w:val="5366B87B"/>
    <w:rsid w:val="5367DABD"/>
    <w:rsid w:val="536C573F"/>
    <w:rsid w:val="53706FCA"/>
    <w:rsid w:val="53708407"/>
    <w:rsid w:val="5370B1AE"/>
    <w:rsid w:val="5374198E"/>
    <w:rsid w:val="537599C5"/>
    <w:rsid w:val="5375BF13"/>
    <w:rsid w:val="53785A41"/>
    <w:rsid w:val="53787636"/>
    <w:rsid w:val="537B9A99"/>
    <w:rsid w:val="537C9F74"/>
    <w:rsid w:val="537D15B8"/>
    <w:rsid w:val="537D2E47"/>
    <w:rsid w:val="53806019"/>
    <w:rsid w:val="5381B3BA"/>
    <w:rsid w:val="53822604"/>
    <w:rsid w:val="5382C400"/>
    <w:rsid w:val="5382EB1C"/>
    <w:rsid w:val="538356A7"/>
    <w:rsid w:val="538364F4"/>
    <w:rsid w:val="5383846A"/>
    <w:rsid w:val="5383EBE3"/>
    <w:rsid w:val="538577EC"/>
    <w:rsid w:val="53875224"/>
    <w:rsid w:val="5388E752"/>
    <w:rsid w:val="5389C7A7"/>
    <w:rsid w:val="538B0C64"/>
    <w:rsid w:val="538B2618"/>
    <w:rsid w:val="538CDE12"/>
    <w:rsid w:val="5390F788"/>
    <w:rsid w:val="53920202"/>
    <w:rsid w:val="5392362D"/>
    <w:rsid w:val="53933483"/>
    <w:rsid w:val="5393CD88"/>
    <w:rsid w:val="5394343B"/>
    <w:rsid w:val="5396994E"/>
    <w:rsid w:val="53978ED8"/>
    <w:rsid w:val="5397F419"/>
    <w:rsid w:val="5398DDB7"/>
    <w:rsid w:val="5398F022"/>
    <w:rsid w:val="5399A561"/>
    <w:rsid w:val="539A94B4"/>
    <w:rsid w:val="539ADDF3"/>
    <w:rsid w:val="539B9BD3"/>
    <w:rsid w:val="539CB065"/>
    <w:rsid w:val="539F054D"/>
    <w:rsid w:val="53A42A0C"/>
    <w:rsid w:val="53A74F02"/>
    <w:rsid w:val="53A91863"/>
    <w:rsid w:val="53A9378D"/>
    <w:rsid w:val="53A97A74"/>
    <w:rsid w:val="53AAFEB5"/>
    <w:rsid w:val="53AD46B1"/>
    <w:rsid w:val="53ADF762"/>
    <w:rsid w:val="53AE1B69"/>
    <w:rsid w:val="53AEAA57"/>
    <w:rsid w:val="53AF8B2E"/>
    <w:rsid w:val="53AF92EB"/>
    <w:rsid w:val="53B01CFA"/>
    <w:rsid w:val="53B36515"/>
    <w:rsid w:val="53B3DE0C"/>
    <w:rsid w:val="53B62838"/>
    <w:rsid w:val="53B6BD70"/>
    <w:rsid w:val="53B762F4"/>
    <w:rsid w:val="53B8B11D"/>
    <w:rsid w:val="53B8F42B"/>
    <w:rsid w:val="53B9E061"/>
    <w:rsid w:val="53BA8BA6"/>
    <w:rsid w:val="53BC4710"/>
    <w:rsid w:val="53BD7957"/>
    <w:rsid w:val="53BD988C"/>
    <w:rsid w:val="53BFF16E"/>
    <w:rsid w:val="53C020E5"/>
    <w:rsid w:val="53C14C6E"/>
    <w:rsid w:val="53C2D1B4"/>
    <w:rsid w:val="53C318DB"/>
    <w:rsid w:val="53C3DCC7"/>
    <w:rsid w:val="53C4C67C"/>
    <w:rsid w:val="53C4F10B"/>
    <w:rsid w:val="53C6556A"/>
    <w:rsid w:val="53C76F97"/>
    <w:rsid w:val="53C7D981"/>
    <w:rsid w:val="53C88A87"/>
    <w:rsid w:val="53CA1DD1"/>
    <w:rsid w:val="53CA1E99"/>
    <w:rsid w:val="53CA6D53"/>
    <w:rsid w:val="53CB0B47"/>
    <w:rsid w:val="53CB3DB0"/>
    <w:rsid w:val="53CBDF2A"/>
    <w:rsid w:val="53CD8645"/>
    <w:rsid w:val="53CE291C"/>
    <w:rsid w:val="53CE8C55"/>
    <w:rsid w:val="53CFB5B7"/>
    <w:rsid w:val="53D26E2F"/>
    <w:rsid w:val="53D30F11"/>
    <w:rsid w:val="53D56702"/>
    <w:rsid w:val="53D6F46D"/>
    <w:rsid w:val="53D89131"/>
    <w:rsid w:val="53D934EA"/>
    <w:rsid w:val="53D9FE5C"/>
    <w:rsid w:val="53DB351F"/>
    <w:rsid w:val="53DB630B"/>
    <w:rsid w:val="53DC8EF3"/>
    <w:rsid w:val="53DD76AC"/>
    <w:rsid w:val="53DD7EA1"/>
    <w:rsid w:val="53DD9E74"/>
    <w:rsid w:val="53DE4DC0"/>
    <w:rsid w:val="53DE9FFC"/>
    <w:rsid w:val="53DFA752"/>
    <w:rsid w:val="53DFCEA2"/>
    <w:rsid w:val="53E1267D"/>
    <w:rsid w:val="53E25060"/>
    <w:rsid w:val="53E3EEC5"/>
    <w:rsid w:val="53E44643"/>
    <w:rsid w:val="53E6DF52"/>
    <w:rsid w:val="53E87947"/>
    <w:rsid w:val="53E8983E"/>
    <w:rsid w:val="53E98A0E"/>
    <w:rsid w:val="53EBE84E"/>
    <w:rsid w:val="53EBF42A"/>
    <w:rsid w:val="53EC829F"/>
    <w:rsid w:val="53EE1DC7"/>
    <w:rsid w:val="53EE8D94"/>
    <w:rsid w:val="53F08ADC"/>
    <w:rsid w:val="53F0A114"/>
    <w:rsid w:val="53F50A82"/>
    <w:rsid w:val="53F7C510"/>
    <w:rsid w:val="53F9FD91"/>
    <w:rsid w:val="53FAAA60"/>
    <w:rsid w:val="53FC271F"/>
    <w:rsid w:val="53FD31FE"/>
    <w:rsid w:val="53FDDFC9"/>
    <w:rsid w:val="53FE7F6C"/>
    <w:rsid w:val="54010C1E"/>
    <w:rsid w:val="54034EF1"/>
    <w:rsid w:val="5404FD00"/>
    <w:rsid w:val="5405336C"/>
    <w:rsid w:val="5405B69A"/>
    <w:rsid w:val="5407148F"/>
    <w:rsid w:val="5407E604"/>
    <w:rsid w:val="540CB7D4"/>
    <w:rsid w:val="540DF96F"/>
    <w:rsid w:val="540EB9FD"/>
    <w:rsid w:val="541126AA"/>
    <w:rsid w:val="5412FCA9"/>
    <w:rsid w:val="5413C4A0"/>
    <w:rsid w:val="54140945"/>
    <w:rsid w:val="54158A80"/>
    <w:rsid w:val="5416AE13"/>
    <w:rsid w:val="5418AD18"/>
    <w:rsid w:val="54195916"/>
    <w:rsid w:val="541B2445"/>
    <w:rsid w:val="541D1D5F"/>
    <w:rsid w:val="541EF55B"/>
    <w:rsid w:val="541FC689"/>
    <w:rsid w:val="5421AE7A"/>
    <w:rsid w:val="5421EF7A"/>
    <w:rsid w:val="542248D5"/>
    <w:rsid w:val="54250CA3"/>
    <w:rsid w:val="5425861C"/>
    <w:rsid w:val="5425AB4A"/>
    <w:rsid w:val="5427ABBF"/>
    <w:rsid w:val="5428A0E1"/>
    <w:rsid w:val="5428A497"/>
    <w:rsid w:val="5429DA05"/>
    <w:rsid w:val="542BAF9F"/>
    <w:rsid w:val="542BF720"/>
    <w:rsid w:val="542EBB45"/>
    <w:rsid w:val="5432ECBD"/>
    <w:rsid w:val="5433E030"/>
    <w:rsid w:val="54381057"/>
    <w:rsid w:val="543A29FE"/>
    <w:rsid w:val="543AE393"/>
    <w:rsid w:val="543FD20B"/>
    <w:rsid w:val="544380F0"/>
    <w:rsid w:val="54446722"/>
    <w:rsid w:val="544469AE"/>
    <w:rsid w:val="5444ACD8"/>
    <w:rsid w:val="54451F92"/>
    <w:rsid w:val="5445A404"/>
    <w:rsid w:val="5446F444"/>
    <w:rsid w:val="5448032B"/>
    <w:rsid w:val="5449D65F"/>
    <w:rsid w:val="544A7D29"/>
    <w:rsid w:val="544A8AF5"/>
    <w:rsid w:val="5452726A"/>
    <w:rsid w:val="5456A83C"/>
    <w:rsid w:val="545712B9"/>
    <w:rsid w:val="545752C0"/>
    <w:rsid w:val="5458DA6D"/>
    <w:rsid w:val="545A0C67"/>
    <w:rsid w:val="545AAB05"/>
    <w:rsid w:val="545AFD2E"/>
    <w:rsid w:val="545D818F"/>
    <w:rsid w:val="545DFAFE"/>
    <w:rsid w:val="545E0197"/>
    <w:rsid w:val="545F102C"/>
    <w:rsid w:val="545F463C"/>
    <w:rsid w:val="5461AF87"/>
    <w:rsid w:val="5462F949"/>
    <w:rsid w:val="54669A88"/>
    <w:rsid w:val="54684FB0"/>
    <w:rsid w:val="546A2432"/>
    <w:rsid w:val="546AA9DC"/>
    <w:rsid w:val="546B10BF"/>
    <w:rsid w:val="546CE884"/>
    <w:rsid w:val="54739633"/>
    <w:rsid w:val="5476FA11"/>
    <w:rsid w:val="547710A3"/>
    <w:rsid w:val="54778771"/>
    <w:rsid w:val="547A542C"/>
    <w:rsid w:val="547C783D"/>
    <w:rsid w:val="547C8B32"/>
    <w:rsid w:val="547CB08C"/>
    <w:rsid w:val="547FECDC"/>
    <w:rsid w:val="54805359"/>
    <w:rsid w:val="5483A1D2"/>
    <w:rsid w:val="5483BAB8"/>
    <w:rsid w:val="54891564"/>
    <w:rsid w:val="548A3DEE"/>
    <w:rsid w:val="548A76F4"/>
    <w:rsid w:val="548DFA2F"/>
    <w:rsid w:val="548F1FC9"/>
    <w:rsid w:val="5490446C"/>
    <w:rsid w:val="54906375"/>
    <w:rsid w:val="5493717D"/>
    <w:rsid w:val="54951844"/>
    <w:rsid w:val="54954A47"/>
    <w:rsid w:val="54961168"/>
    <w:rsid w:val="5499A656"/>
    <w:rsid w:val="549A03DD"/>
    <w:rsid w:val="549AC239"/>
    <w:rsid w:val="54A0E364"/>
    <w:rsid w:val="54A7EC14"/>
    <w:rsid w:val="54A88D0C"/>
    <w:rsid w:val="54AA0DD0"/>
    <w:rsid w:val="54AC4E0A"/>
    <w:rsid w:val="54AC5236"/>
    <w:rsid w:val="54ADAC72"/>
    <w:rsid w:val="54AE9F19"/>
    <w:rsid w:val="54AF2ECC"/>
    <w:rsid w:val="54B28A88"/>
    <w:rsid w:val="54B3A2CF"/>
    <w:rsid w:val="54B4FC91"/>
    <w:rsid w:val="54B71C60"/>
    <w:rsid w:val="54B7FFB1"/>
    <w:rsid w:val="54B80E2C"/>
    <w:rsid w:val="54B86752"/>
    <w:rsid w:val="54B98445"/>
    <w:rsid w:val="54B9C4CB"/>
    <w:rsid w:val="54BCC3E9"/>
    <w:rsid w:val="54BE3371"/>
    <w:rsid w:val="54C071CF"/>
    <w:rsid w:val="54C0AEAC"/>
    <w:rsid w:val="54C241AA"/>
    <w:rsid w:val="54C36848"/>
    <w:rsid w:val="54C4D469"/>
    <w:rsid w:val="54C5575A"/>
    <w:rsid w:val="54C83EA5"/>
    <w:rsid w:val="54C9EAE8"/>
    <w:rsid w:val="54CB713B"/>
    <w:rsid w:val="54CBE03F"/>
    <w:rsid w:val="54CC0536"/>
    <w:rsid w:val="54CC7A94"/>
    <w:rsid w:val="54CD00D7"/>
    <w:rsid w:val="54CED272"/>
    <w:rsid w:val="54D06D59"/>
    <w:rsid w:val="54D124A2"/>
    <w:rsid w:val="54D37F5D"/>
    <w:rsid w:val="54D4BA3A"/>
    <w:rsid w:val="54D59054"/>
    <w:rsid w:val="54D8FBD0"/>
    <w:rsid w:val="54DA62C8"/>
    <w:rsid w:val="54DA6C5D"/>
    <w:rsid w:val="54DD8684"/>
    <w:rsid w:val="54DDB6DC"/>
    <w:rsid w:val="54DE1562"/>
    <w:rsid w:val="54DE1DF6"/>
    <w:rsid w:val="54DE3F6E"/>
    <w:rsid w:val="54DFA2FE"/>
    <w:rsid w:val="54E0DEE6"/>
    <w:rsid w:val="54E311E2"/>
    <w:rsid w:val="54E338D5"/>
    <w:rsid w:val="54E49702"/>
    <w:rsid w:val="54E52FE8"/>
    <w:rsid w:val="54E8E1C4"/>
    <w:rsid w:val="54E8FAF3"/>
    <w:rsid w:val="54E9CF32"/>
    <w:rsid w:val="54E9D347"/>
    <w:rsid w:val="54EB1C48"/>
    <w:rsid w:val="54EC63E7"/>
    <w:rsid w:val="54EEFDC6"/>
    <w:rsid w:val="54F16CAE"/>
    <w:rsid w:val="54F24E4C"/>
    <w:rsid w:val="54F3B1BB"/>
    <w:rsid w:val="54F40EAF"/>
    <w:rsid w:val="54F4F805"/>
    <w:rsid w:val="54F55654"/>
    <w:rsid w:val="54F6502B"/>
    <w:rsid w:val="54F6A64C"/>
    <w:rsid w:val="54F7B301"/>
    <w:rsid w:val="54F835BE"/>
    <w:rsid w:val="54F8F67B"/>
    <w:rsid w:val="54FB8F9E"/>
    <w:rsid w:val="54FD159B"/>
    <w:rsid w:val="54FD2056"/>
    <w:rsid w:val="54FF9B87"/>
    <w:rsid w:val="5501B035"/>
    <w:rsid w:val="5502AD27"/>
    <w:rsid w:val="5502B4A8"/>
    <w:rsid w:val="55030C0A"/>
    <w:rsid w:val="5504575B"/>
    <w:rsid w:val="550759DF"/>
    <w:rsid w:val="550913FE"/>
    <w:rsid w:val="550A2C53"/>
    <w:rsid w:val="550BE5C2"/>
    <w:rsid w:val="550BF574"/>
    <w:rsid w:val="550CBE5F"/>
    <w:rsid w:val="550CE7F7"/>
    <w:rsid w:val="550DDE75"/>
    <w:rsid w:val="550EB12A"/>
    <w:rsid w:val="550F3C26"/>
    <w:rsid w:val="550F6989"/>
    <w:rsid w:val="550F70C2"/>
    <w:rsid w:val="550F75DA"/>
    <w:rsid w:val="550F997C"/>
    <w:rsid w:val="550FA451"/>
    <w:rsid w:val="551046B9"/>
    <w:rsid w:val="55111996"/>
    <w:rsid w:val="551147CC"/>
    <w:rsid w:val="55140C6B"/>
    <w:rsid w:val="55162CE5"/>
    <w:rsid w:val="55178E4F"/>
    <w:rsid w:val="5517CB76"/>
    <w:rsid w:val="5517CF95"/>
    <w:rsid w:val="5519842D"/>
    <w:rsid w:val="551E933A"/>
    <w:rsid w:val="551EADA6"/>
    <w:rsid w:val="55273BC5"/>
    <w:rsid w:val="55276F44"/>
    <w:rsid w:val="55281566"/>
    <w:rsid w:val="552946FA"/>
    <w:rsid w:val="5529F36B"/>
    <w:rsid w:val="552AAF5F"/>
    <w:rsid w:val="552ACB2F"/>
    <w:rsid w:val="552AED0A"/>
    <w:rsid w:val="552B5C90"/>
    <w:rsid w:val="552C0D48"/>
    <w:rsid w:val="552D139C"/>
    <w:rsid w:val="552F53C9"/>
    <w:rsid w:val="552F56F6"/>
    <w:rsid w:val="5530C411"/>
    <w:rsid w:val="55315962"/>
    <w:rsid w:val="55328A6F"/>
    <w:rsid w:val="5535BF57"/>
    <w:rsid w:val="55373A8C"/>
    <w:rsid w:val="55377C04"/>
    <w:rsid w:val="5537F9F0"/>
    <w:rsid w:val="553AF29F"/>
    <w:rsid w:val="553BD2A2"/>
    <w:rsid w:val="553CA8CD"/>
    <w:rsid w:val="553DD2FF"/>
    <w:rsid w:val="553EDDFB"/>
    <w:rsid w:val="553F20A6"/>
    <w:rsid w:val="55400272"/>
    <w:rsid w:val="5540AA36"/>
    <w:rsid w:val="5541C313"/>
    <w:rsid w:val="55463DEA"/>
    <w:rsid w:val="554A2786"/>
    <w:rsid w:val="554D4A87"/>
    <w:rsid w:val="554FB3F2"/>
    <w:rsid w:val="5550B785"/>
    <w:rsid w:val="555213F0"/>
    <w:rsid w:val="55529BFE"/>
    <w:rsid w:val="555A35DF"/>
    <w:rsid w:val="555B0535"/>
    <w:rsid w:val="555D324A"/>
    <w:rsid w:val="555ED220"/>
    <w:rsid w:val="555F4C71"/>
    <w:rsid w:val="5560BC05"/>
    <w:rsid w:val="5561CAF8"/>
    <w:rsid w:val="55624C09"/>
    <w:rsid w:val="55644411"/>
    <w:rsid w:val="5565071F"/>
    <w:rsid w:val="556586FA"/>
    <w:rsid w:val="556636D1"/>
    <w:rsid w:val="5566E463"/>
    <w:rsid w:val="55670263"/>
    <w:rsid w:val="55678C59"/>
    <w:rsid w:val="5567D81A"/>
    <w:rsid w:val="55683AC5"/>
    <w:rsid w:val="556843B5"/>
    <w:rsid w:val="5569F955"/>
    <w:rsid w:val="556FEAA3"/>
    <w:rsid w:val="5570469A"/>
    <w:rsid w:val="5571C899"/>
    <w:rsid w:val="5573C542"/>
    <w:rsid w:val="557437AC"/>
    <w:rsid w:val="55750665"/>
    <w:rsid w:val="557707DB"/>
    <w:rsid w:val="557890A7"/>
    <w:rsid w:val="557892FC"/>
    <w:rsid w:val="5579E139"/>
    <w:rsid w:val="557A72A7"/>
    <w:rsid w:val="557AD5B5"/>
    <w:rsid w:val="557C95BD"/>
    <w:rsid w:val="5580D7EF"/>
    <w:rsid w:val="55828B82"/>
    <w:rsid w:val="558439A7"/>
    <w:rsid w:val="5586719A"/>
    <w:rsid w:val="5586F747"/>
    <w:rsid w:val="5587E322"/>
    <w:rsid w:val="5588A16B"/>
    <w:rsid w:val="55891F80"/>
    <w:rsid w:val="55899CB0"/>
    <w:rsid w:val="5589A969"/>
    <w:rsid w:val="5589CE6A"/>
    <w:rsid w:val="558C6091"/>
    <w:rsid w:val="55910758"/>
    <w:rsid w:val="5591A7A2"/>
    <w:rsid w:val="55958DD6"/>
    <w:rsid w:val="55960A52"/>
    <w:rsid w:val="5596DCF2"/>
    <w:rsid w:val="5598B178"/>
    <w:rsid w:val="5598FE11"/>
    <w:rsid w:val="559B73E8"/>
    <w:rsid w:val="559BA907"/>
    <w:rsid w:val="559BF95D"/>
    <w:rsid w:val="559C8F0C"/>
    <w:rsid w:val="559DC5B2"/>
    <w:rsid w:val="55A1D13D"/>
    <w:rsid w:val="55A2E7CE"/>
    <w:rsid w:val="55A3D96D"/>
    <w:rsid w:val="55A47E37"/>
    <w:rsid w:val="55A4B416"/>
    <w:rsid w:val="55A4BB32"/>
    <w:rsid w:val="55A509A6"/>
    <w:rsid w:val="55A6214C"/>
    <w:rsid w:val="55A94830"/>
    <w:rsid w:val="55A991C3"/>
    <w:rsid w:val="55A9C49E"/>
    <w:rsid w:val="55AE3BDB"/>
    <w:rsid w:val="55AEB1C4"/>
    <w:rsid w:val="55AFF858"/>
    <w:rsid w:val="55B01E9F"/>
    <w:rsid w:val="55B157F7"/>
    <w:rsid w:val="55B25E19"/>
    <w:rsid w:val="55B44906"/>
    <w:rsid w:val="55B4851F"/>
    <w:rsid w:val="55B92472"/>
    <w:rsid w:val="55BC9850"/>
    <w:rsid w:val="55BCC22B"/>
    <w:rsid w:val="55BF8F93"/>
    <w:rsid w:val="55BFF5C4"/>
    <w:rsid w:val="55BFFEFA"/>
    <w:rsid w:val="55C1EC24"/>
    <w:rsid w:val="55C221A3"/>
    <w:rsid w:val="55C29C26"/>
    <w:rsid w:val="55C31477"/>
    <w:rsid w:val="55C365F3"/>
    <w:rsid w:val="55C4F9DA"/>
    <w:rsid w:val="55C9CC6F"/>
    <w:rsid w:val="55CAC569"/>
    <w:rsid w:val="55CB03A8"/>
    <w:rsid w:val="55CB6221"/>
    <w:rsid w:val="55CCEB21"/>
    <w:rsid w:val="55CD296F"/>
    <w:rsid w:val="55CDA0B9"/>
    <w:rsid w:val="55CDA92F"/>
    <w:rsid w:val="55D0A3D8"/>
    <w:rsid w:val="55D0D8A3"/>
    <w:rsid w:val="55D11A1F"/>
    <w:rsid w:val="55D390AA"/>
    <w:rsid w:val="55D53F46"/>
    <w:rsid w:val="55D588E2"/>
    <w:rsid w:val="55D8FE59"/>
    <w:rsid w:val="55DD835C"/>
    <w:rsid w:val="55DEF47C"/>
    <w:rsid w:val="55E34F94"/>
    <w:rsid w:val="55E49062"/>
    <w:rsid w:val="55E60838"/>
    <w:rsid w:val="55E7D3A3"/>
    <w:rsid w:val="55EAB9D8"/>
    <w:rsid w:val="55EC673D"/>
    <w:rsid w:val="55ECE177"/>
    <w:rsid w:val="55ED3575"/>
    <w:rsid w:val="55EE5F38"/>
    <w:rsid w:val="55EEC7E7"/>
    <w:rsid w:val="55F15762"/>
    <w:rsid w:val="55F24559"/>
    <w:rsid w:val="55F27956"/>
    <w:rsid w:val="55F2D5AB"/>
    <w:rsid w:val="55F357DE"/>
    <w:rsid w:val="55F503E9"/>
    <w:rsid w:val="55F9D2FD"/>
    <w:rsid w:val="55FB1CD6"/>
    <w:rsid w:val="55FB1FB8"/>
    <w:rsid w:val="55FBDA28"/>
    <w:rsid w:val="55FC8FF3"/>
    <w:rsid w:val="55FCCB64"/>
    <w:rsid w:val="55FDB4A0"/>
    <w:rsid w:val="56002086"/>
    <w:rsid w:val="56009591"/>
    <w:rsid w:val="5601AFCF"/>
    <w:rsid w:val="5602FFD4"/>
    <w:rsid w:val="5604FE8B"/>
    <w:rsid w:val="56069665"/>
    <w:rsid w:val="5607555E"/>
    <w:rsid w:val="5607E904"/>
    <w:rsid w:val="56080126"/>
    <w:rsid w:val="560812DF"/>
    <w:rsid w:val="560A3884"/>
    <w:rsid w:val="560B4891"/>
    <w:rsid w:val="560E41CA"/>
    <w:rsid w:val="5612329D"/>
    <w:rsid w:val="561662BB"/>
    <w:rsid w:val="561663A5"/>
    <w:rsid w:val="56174EF5"/>
    <w:rsid w:val="561785A2"/>
    <w:rsid w:val="561857D5"/>
    <w:rsid w:val="561A2AED"/>
    <w:rsid w:val="561A97A0"/>
    <w:rsid w:val="561CB357"/>
    <w:rsid w:val="561E4A34"/>
    <w:rsid w:val="561E6D52"/>
    <w:rsid w:val="561F42F8"/>
    <w:rsid w:val="562098BB"/>
    <w:rsid w:val="56209A08"/>
    <w:rsid w:val="5620A3C5"/>
    <w:rsid w:val="5620A980"/>
    <w:rsid w:val="5622D616"/>
    <w:rsid w:val="5623A2F4"/>
    <w:rsid w:val="56243FD0"/>
    <w:rsid w:val="5625E013"/>
    <w:rsid w:val="56269011"/>
    <w:rsid w:val="562B92D2"/>
    <w:rsid w:val="562FA1CF"/>
    <w:rsid w:val="562FBD13"/>
    <w:rsid w:val="5631883F"/>
    <w:rsid w:val="56338D9A"/>
    <w:rsid w:val="56341312"/>
    <w:rsid w:val="563436A1"/>
    <w:rsid w:val="56355B8B"/>
    <w:rsid w:val="56368566"/>
    <w:rsid w:val="5637802D"/>
    <w:rsid w:val="563800C0"/>
    <w:rsid w:val="563872B9"/>
    <w:rsid w:val="5638D773"/>
    <w:rsid w:val="563A3D8B"/>
    <w:rsid w:val="563C188A"/>
    <w:rsid w:val="563DE321"/>
    <w:rsid w:val="563FAD7A"/>
    <w:rsid w:val="56400C36"/>
    <w:rsid w:val="564238E6"/>
    <w:rsid w:val="56423A3A"/>
    <w:rsid w:val="5642560C"/>
    <w:rsid w:val="56428212"/>
    <w:rsid w:val="56439925"/>
    <w:rsid w:val="5644F1E5"/>
    <w:rsid w:val="5645AF49"/>
    <w:rsid w:val="56471772"/>
    <w:rsid w:val="56478ADB"/>
    <w:rsid w:val="56496819"/>
    <w:rsid w:val="5649E2AF"/>
    <w:rsid w:val="564A21B4"/>
    <w:rsid w:val="564A9C46"/>
    <w:rsid w:val="564B7212"/>
    <w:rsid w:val="564C9594"/>
    <w:rsid w:val="564FA04A"/>
    <w:rsid w:val="564FC5D1"/>
    <w:rsid w:val="5653D96F"/>
    <w:rsid w:val="5654369A"/>
    <w:rsid w:val="5657881B"/>
    <w:rsid w:val="5659381A"/>
    <w:rsid w:val="565949D7"/>
    <w:rsid w:val="565B8221"/>
    <w:rsid w:val="565B9A03"/>
    <w:rsid w:val="565CA7CF"/>
    <w:rsid w:val="565CC5A6"/>
    <w:rsid w:val="565D5BAA"/>
    <w:rsid w:val="565E8B7A"/>
    <w:rsid w:val="565F3D86"/>
    <w:rsid w:val="565F8ACC"/>
    <w:rsid w:val="565FAC62"/>
    <w:rsid w:val="5661337C"/>
    <w:rsid w:val="5661B269"/>
    <w:rsid w:val="5664340F"/>
    <w:rsid w:val="56685FF3"/>
    <w:rsid w:val="566C357D"/>
    <w:rsid w:val="566CAE3A"/>
    <w:rsid w:val="566D9DC7"/>
    <w:rsid w:val="566E0696"/>
    <w:rsid w:val="56703CB5"/>
    <w:rsid w:val="56711A52"/>
    <w:rsid w:val="56712DDD"/>
    <w:rsid w:val="56717CD4"/>
    <w:rsid w:val="5672FED2"/>
    <w:rsid w:val="5673490D"/>
    <w:rsid w:val="567379DF"/>
    <w:rsid w:val="56752821"/>
    <w:rsid w:val="567573B7"/>
    <w:rsid w:val="56759EFA"/>
    <w:rsid w:val="5676D76A"/>
    <w:rsid w:val="5677BC92"/>
    <w:rsid w:val="5678C1C7"/>
    <w:rsid w:val="567BEE4C"/>
    <w:rsid w:val="567C64C9"/>
    <w:rsid w:val="567CF885"/>
    <w:rsid w:val="567D5CFB"/>
    <w:rsid w:val="567EA9D9"/>
    <w:rsid w:val="567F8610"/>
    <w:rsid w:val="5680A427"/>
    <w:rsid w:val="5681C467"/>
    <w:rsid w:val="5681CA06"/>
    <w:rsid w:val="5682AFAA"/>
    <w:rsid w:val="5684E55B"/>
    <w:rsid w:val="56857014"/>
    <w:rsid w:val="5688BDD1"/>
    <w:rsid w:val="568A9EB1"/>
    <w:rsid w:val="568BABC2"/>
    <w:rsid w:val="568C9DC2"/>
    <w:rsid w:val="568CFD6F"/>
    <w:rsid w:val="568D3563"/>
    <w:rsid w:val="5690D27E"/>
    <w:rsid w:val="56987E75"/>
    <w:rsid w:val="56995759"/>
    <w:rsid w:val="569ACDAF"/>
    <w:rsid w:val="569CEA30"/>
    <w:rsid w:val="569E2C7B"/>
    <w:rsid w:val="569FF137"/>
    <w:rsid w:val="56A017E1"/>
    <w:rsid w:val="56A08560"/>
    <w:rsid w:val="56A19BC2"/>
    <w:rsid w:val="56A33DC9"/>
    <w:rsid w:val="56A358A5"/>
    <w:rsid w:val="56A46F43"/>
    <w:rsid w:val="56A55C62"/>
    <w:rsid w:val="56A7AB86"/>
    <w:rsid w:val="56ACD950"/>
    <w:rsid w:val="56ACF744"/>
    <w:rsid w:val="56B000A2"/>
    <w:rsid w:val="56B1D3A6"/>
    <w:rsid w:val="56B3DBE5"/>
    <w:rsid w:val="56B4388C"/>
    <w:rsid w:val="56B4B762"/>
    <w:rsid w:val="56B524A1"/>
    <w:rsid w:val="56B6905E"/>
    <w:rsid w:val="56B697E4"/>
    <w:rsid w:val="56BA3ABB"/>
    <w:rsid w:val="56BAC49D"/>
    <w:rsid w:val="56BC74A4"/>
    <w:rsid w:val="56BC8408"/>
    <w:rsid w:val="56BCB2F6"/>
    <w:rsid w:val="56BE6AD3"/>
    <w:rsid w:val="56BE9069"/>
    <w:rsid w:val="56BED20F"/>
    <w:rsid w:val="56BF47A7"/>
    <w:rsid w:val="56C3F6D4"/>
    <w:rsid w:val="56C5AE7A"/>
    <w:rsid w:val="56C65585"/>
    <w:rsid w:val="56C8629D"/>
    <w:rsid w:val="56C9A984"/>
    <w:rsid w:val="56CA2583"/>
    <w:rsid w:val="56CE438A"/>
    <w:rsid w:val="56D019FC"/>
    <w:rsid w:val="56D35BB7"/>
    <w:rsid w:val="56D46B4A"/>
    <w:rsid w:val="56D587A6"/>
    <w:rsid w:val="56D73FEC"/>
    <w:rsid w:val="56D861C1"/>
    <w:rsid w:val="56DA0EA2"/>
    <w:rsid w:val="56DC05FF"/>
    <w:rsid w:val="56DD0C18"/>
    <w:rsid w:val="56DDA4D2"/>
    <w:rsid w:val="56DDF6CF"/>
    <w:rsid w:val="56DF0E32"/>
    <w:rsid w:val="56DF8845"/>
    <w:rsid w:val="56DFA7E9"/>
    <w:rsid w:val="56E02F86"/>
    <w:rsid w:val="56E100BD"/>
    <w:rsid w:val="56E3F772"/>
    <w:rsid w:val="56E45CC5"/>
    <w:rsid w:val="56E4ECA5"/>
    <w:rsid w:val="56E6BD91"/>
    <w:rsid w:val="56E7C92A"/>
    <w:rsid w:val="56E7D34D"/>
    <w:rsid w:val="56E883B6"/>
    <w:rsid w:val="56E950D4"/>
    <w:rsid w:val="56EAD5A6"/>
    <w:rsid w:val="56EDEC9F"/>
    <w:rsid w:val="56EF0176"/>
    <w:rsid w:val="56EF0A91"/>
    <w:rsid w:val="56EFFD95"/>
    <w:rsid w:val="56F04C90"/>
    <w:rsid w:val="56F1979D"/>
    <w:rsid w:val="56F301C7"/>
    <w:rsid w:val="56F48A71"/>
    <w:rsid w:val="56F6494E"/>
    <w:rsid w:val="56F83821"/>
    <w:rsid w:val="56FB0AAA"/>
    <w:rsid w:val="56FB1E86"/>
    <w:rsid w:val="56FBF2AA"/>
    <w:rsid w:val="56FCDE97"/>
    <w:rsid w:val="57007CDD"/>
    <w:rsid w:val="5700B0EF"/>
    <w:rsid w:val="57044CF7"/>
    <w:rsid w:val="5704CF9C"/>
    <w:rsid w:val="5704F1AC"/>
    <w:rsid w:val="570601BD"/>
    <w:rsid w:val="5708877C"/>
    <w:rsid w:val="570B2D37"/>
    <w:rsid w:val="570BB534"/>
    <w:rsid w:val="570C0C88"/>
    <w:rsid w:val="570C479D"/>
    <w:rsid w:val="5712E1A1"/>
    <w:rsid w:val="571338BB"/>
    <w:rsid w:val="5713661F"/>
    <w:rsid w:val="5713E861"/>
    <w:rsid w:val="5715A661"/>
    <w:rsid w:val="5715BDD1"/>
    <w:rsid w:val="57169A12"/>
    <w:rsid w:val="5717062C"/>
    <w:rsid w:val="57186CDB"/>
    <w:rsid w:val="57187312"/>
    <w:rsid w:val="571B0525"/>
    <w:rsid w:val="571C7D26"/>
    <w:rsid w:val="571D2C9D"/>
    <w:rsid w:val="571E6FF4"/>
    <w:rsid w:val="571F2BEB"/>
    <w:rsid w:val="571FFD5D"/>
    <w:rsid w:val="57201676"/>
    <w:rsid w:val="57246065"/>
    <w:rsid w:val="57254CAA"/>
    <w:rsid w:val="5725FD61"/>
    <w:rsid w:val="5726A878"/>
    <w:rsid w:val="5727CE8A"/>
    <w:rsid w:val="5729BEA1"/>
    <w:rsid w:val="572E0710"/>
    <w:rsid w:val="572ECC64"/>
    <w:rsid w:val="5730C2B4"/>
    <w:rsid w:val="573126B9"/>
    <w:rsid w:val="5731FB97"/>
    <w:rsid w:val="5733294C"/>
    <w:rsid w:val="573697C3"/>
    <w:rsid w:val="573818D7"/>
    <w:rsid w:val="57383A81"/>
    <w:rsid w:val="573A993C"/>
    <w:rsid w:val="573ADCF7"/>
    <w:rsid w:val="573C377A"/>
    <w:rsid w:val="573D53C1"/>
    <w:rsid w:val="573FADED"/>
    <w:rsid w:val="5742057C"/>
    <w:rsid w:val="5742BB3F"/>
    <w:rsid w:val="5742CE07"/>
    <w:rsid w:val="5743A1A3"/>
    <w:rsid w:val="57444703"/>
    <w:rsid w:val="5747C88F"/>
    <w:rsid w:val="5748C4D1"/>
    <w:rsid w:val="574B6B21"/>
    <w:rsid w:val="574D5F84"/>
    <w:rsid w:val="574E05B5"/>
    <w:rsid w:val="574E1CB0"/>
    <w:rsid w:val="574ED9D9"/>
    <w:rsid w:val="574EDDC3"/>
    <w:rsid w:val="57511798"/>
    <w:rsid w:val="57524EB9"/>
    <w:rsid w:val="5752AD39"/>
    <w:rsid w:val="5754312B"/>
    <w:rsid w:val="5755028A"/>
    <w:rsid w:val="57582CDB"/>
    <w:rsid w:val="57586C1F"/>
    <w:rsid w:val="5759CB0A"/>
    <w:rsid w:val="575A26F4"/>
    <w:rsid w:val="575D54AE"/>
    <w:rsid w:val="575DB5BF"/>
    <w:rsid w:val="57606B38"/>
    <w:rsid w:val="57634B08"/>
    <w:rsid w:val="57652412"/>
    <w:rsid w:val="576625F5"/>
    <w:rsid w:val="5768EBC9"/>
    <w:rsid w:val="5769A44E"/>
    <w:rsid w:val="576AFE69"/>
    <w:rsid w:val="576D09C1"/>
    <w:rsid w:val="576D512D"/>
    <w:rsid w:val="576EA560"/>
    <w:rsid w:val="5777C270"/>
    <w:rsid w:val="577A6ACA"/>
    <w:rsid w:val="577B6BC5"/>
    <w:rsid w:val="577C54DC"/>
    <w:rsid w:val="577F975D"/>
    <w:rsid w:val="577FDE6B"/>
    <w:rsid w:val="57841697"/>
    <w:rsid w:val="5784C748"/>
    <w:rsid w:val="57868420"/>
    <w:rsid w:val="578785FA"/>
    <w:rsid w:val="5788145E"/>
    <w:rsid w:val="578B2691"/>
    <w:rsid w:val="578C2740"/>
    <w:rsid w:val="578C83D2"/>
    <w:rsid w:val="578C990C"/>
    <w:rsid w:val="578D1328"/>
    <w:rsid w:val="578E49DC"/>
    <w:rsid w:val="578E68A9"/>
    <w:rsid w:val="578E9518"/>
    <w:rsid w:val="578F660A"/>
    <w:rsid w:val="578F8919"/>
    <w:rsid w:val="578F8D63"/>
    <w:rsid w:val="57901AD5"/>
    <w:rsid w:val="57903A97"/>
    <w:rsid w:val="5790D07A"/>
    <w:rsid w:val="57918830"/>
    <w:rsid w:val="57955294"/>
    <w:rsid w:val="579C3D1A"/>
    <w:rsid w:val="579D30FC"/>
    <w:rsid w:val="579D7039"/>
    <w:rsid w:val="57A1F338"/>
    <w:rsid w:val="57A2B6C1"/>
    <w:rsid w:val="57A65D04"/>
    <w:rsid w:val="57A66129"/>
    <w:rsid w:val="57A7731E"/>
    <w:rsid w:val="57A78A55"/>
    <w:rsid w:val="57A7C5E9"/>
    <w:rsid w:val="57A91E58"/>
    <w:rsid w:val="57A931B4"/>
    <w:rsid w:val="57AA1781"/>
    <w:rsid w:val="57AAC582"/>
    <w:rsid w:val="57AB8C09"/>
    <w:rsid w:val="57AC73FB"/>
    <w:rsid w:val="57ADD6B5"/>
    <w:rsid w:val="57AF7ED5"/>
    <w:rsid w:val="57B43D9A"/>
    <w:rsid w:val="57B9F364"/>
    <w:rsid w:val="57C05816"/>
    <w:rsid w:val="57C1F3CB"/>
    <w:rsid w:val="57C21215"/>
    <w:rsid w:val="57C3DF38"/>
    <w:rsid w:val="57C775EE"/>
    <w:rsid w:val="57C80A34"/>
    <w:rsid w:val="57CB16B8"/>
    <w:rsid w:val="57CCCDC8"/>
    <w:rsid w:val="57D02B92"/>
    <w:rsid w:val="57D0476A"/>
    <w:rsid w:val="57D1CB0A"/>
    <w:rsid w:val="57D358D5"/>
    <w:rsid w:val="57D4AEA6"/>
    <w:rsid w:val="57D55DDE"/>
    <w:rsid w:val="57D644D4"/>
    <w:rsid w:val="57D73227"/>
    <w:rsid w:val="57D7691C"/>
    <w:rsid w:val="57D771A1"/>
    <w:rsid w:val="57D8F4DB"/>
    <w:rsid w:val="57DA18B8"/>
    <w:rsid w:val="57DB9408"/>
    <w:rsid w:val="57DB9618"/>
    <w:rsid w:val="57DCB436"/>
    <w:rsid w:val="57DCC3BD"/>
    <w:rsid w:val="57DD1AA6"/>
    <w:rsid w:val="57DD6212"/>
    <w:rsid w:val="57DDEA2F"/>
    <w:rsid w:val="57DFBBA6"/>
    <w:rsid w:val="57E20321"/>
    <w:rsid w:val="57E2AF87"/>
    <w:rsid w:val="57E728FF"/>
    <w:rsid w:val="57EA37AA"/>
    <w:rsid w:val="57EBBCCC"/>
    <w:rsid w:val="57EC72EA"/>
    <w:rsid w:val="57EC79CF"/>
    <w:rsid w:val="57F145FC"/>
    <w:rsid w:val="57F78590"/>
    <w:rsid w:val="57F8E2B3"/>
    <w:rsid w:val="57F9260F"/>
    <w:rsid w:val="57F95CC6"/>
    <w:rsid w:val="57FEE7FE"/>
    <w:rsid w:val="58078143"/>
    <w:rsid w:val="58088452"/>
    <w:rsid w:val="58091004"/>
    <w:rsid w:val="5809883B"/>
    <w:rsid w:val="5809E9D0"/>
    <w:rsid w:val="580A1E2A"/>
    <w:rsid w:val="580C451D"/>
    <w:rsid w:val="580E2590"/>
    <w:rsid w:val="580FC9F2"/>
    <w:rsid w:val="580FE2AE"/>
    <w:rsid w:val="58102FDE"/>
    <w:rsid w:val="58144DB1"/>
    <w:rsid w:val="5815FD71"/>
    <w:rsid w:val="5816BE23"/>
    <w:rsid w:val="58177500"/>
    <w:rsid w:val="581A9251"/>
    <w:rsid w:val="581AB2CB"/>
    <w:rsid w:val="581B543A"/>
    <w:rsid w:val="581D6C03"/>
    <w:rsid w:val="581E0CD3"/>
    <w:rsid w:val="581EC169"/>
    <w:rsid w:val="581F627F"/>
    <w:rsid w:val="5821E2FD"/>
    <w:rsid w:val="5822E864"/>
    <w:rsid w:val="58231611"/>
    <w:rsid w:val="58236C8E"/>
    <w:rsid w:val="58246EBA"/>
    <w:rsid w:val="5825E64A"/>
    <w:rsid w:val="582760AC"/>
    <w:rsid w:val="58277326"/>
    <w:rsid w:val="5827F485"/>
    <w:rsid w:val="582D0FAD"/>
    <w:rsid w:val="582EF34F"/>
    <w:rsid w:val="5831106F"/>
    <w:rsid w:val="5832DE0E"/>
    <w:rsid w:val="583455A2"/>
    <w:rsid w:val="5834CA68"/>
    <w:rsid w:val="58354733"/>
    <w:rsid w:val="5835A893"/>
    <w:rsid w:val="58389C69"/>
    <w:rsid w:val="5839793F"/>
    <w:rsid w:val="583A6999"/>
    <w:rsid w:val="583B0879"/>
    <w:rsid w:val="583B9744"/>
    <w:rsid w:val="583C14FC"/>
    <w:rsid w:val="583D9DEE"/>
    <w:rsid w:val="583EB969"/>
    <w:rsid w:val="5840DDA4"/>
    <w:rsid w:val="58410F87"/>
    <w:rsid w:val="58439516"/>
    <w:rsid w:val="58449316"/>
    <w:rsid w:val="5844E85E"/>
    <w:rsid w:val="58455246"/>
    <w:rsid w:val="58475773"/>
    <w:rsid w:val="5848608B"/>
    <w:rsid w:val="5848878A"/>
    <w:rsid w:val="584A2BA9"/>
    <w:rsid w:val="584A3E74"/>
    <w:rsid w:val="584ABDDB"/>
    <w:rsid w:val="584C5B71"/>
    <w:rsid w:val="5851EB87"/>
    <w:rsid w:val="5852D60A"/>
    <w:rsid w:val="5853F7C7"/>
    <w:rsid w:val="585678B0"/>
    <w:rsid w:val="5859034C"/>
    <w:rsid w:val="585968EC"/>
    <w:rsid w:val="585C25CA"/>
    <w:rsid w:val="585D5BB1"/>
    <w:rsid w:val="5860C851"/>
    <w:rsid w:val="5863474C"/>
    <w:rsid w:val="58680790"/>
    <w:rsid w:val="586A3468"/>
    <w:rsid w:val="586F3574"/>
    <w:rsid w:val="586FC5E7"/>
    <w:rsid w:val="5870F5E9"/>
    <w:rsid w:val="587126F8"/>
    <w:rsid w:val="5872EF29"/>
    <w:rsid w:val="5873CD48"/>
    <w:rsid w:val="58755141"/>
    <w:rsid w:val="5877DA9E"/>
    <w:rsid w:val="58780091"/>
    <w:rsid w:val="5879B305"/>
    <w:rsid w:val="587AAB7B"/>
    <w:rsid w:val="587C695F"/>
    <w:rsid w:val="587CBF92"/>
    <w:rsid w:val="587D20B6"/>
    <w:rsid w:val="587DDD7B"/>
    <w:rsid w:val="587EB24F"/>
    <w:rsid w:val="5880073E"/>
    <w:rsid w:val="58814AC8"/>
    <w:rsid w:val="5882092F"/>
    <w:rsid w:val="58825584"/>
    <w:rsid w:val="588302DC"/>
    <w:rsid w:val="588342E3"/>
    <w:rsid w:val="58839EC9"/>
    <w:rsid w:val="58846AA0"/>
    <w:rsid w:val="588521B1"/>
    <w:rsid w:val="58859BAA"/>
    <w:rsid w:val="5886C526"/>
    <w:rsid w:val="5886E30D"/>
    <w:rsid w:val="5887072C"/>
    <w:rsid w:val="5888203A"/>
    <w:rsid w:val="5889B15F"/>
    <w:rsid w:val="588AB9D1"/>
    <w:rsid w:val="588BC74A"/>
    <w:rsid w:val="588D3E31"/>
    <w:rsid w:val="588D3E8D"/>
    <w:rsid w:val="588F368C"/>
    <w:rsid w:val="588FE0D1"/>
    <w:rsid w:val="588FEE72"/>
    <w:rsid w:val="588FF3DB"/>
    <w:rsid w:val="5893AAE8"/>
    <w:rsid w:val="589465FF"/>
    <w:rsid w:val="5895269F"/>
    <w:rsid w:val="58999FB1"/>
    <w:rsid w:val="589C7F19"/>
    <w:rsid w:val="589D0A43"/>
    <w:rsid w:val="58A331AD"/>
    <w:rsid w:val="58A6FCDE"/>
    <w:rsid w:val="58A76740"/>
    <w:rsid w:val="58A7C55B"/>
    <w:rsid w:val="58A934B4"/>
    <w:rsid w:val="58A9E947"/>
    <w:rsid w:val="58AAAE8E"/>
    <w:rsid w:val="58AC89FE"/>
    <w:rsid w:val="58AD60F9"/>
    <w:rsid w:val="58AF47CC"/>
    <w:rsid w:val="58B01C4D"/>
    <w:rsid w:val="58B07E47"/>
    <w:rsid w:val="58B2424C"/>
    <w:rsid w:val="58B5C102"/>
    <w:rsid w:val="58B7A545"/>
    <w:rsid w:val="58BC431A"/>
    <w:rsid w:val="58BD041E"/>
    <w:rsid w:val="58BD7EB9"/>
    <w:rsid w:val="58BE750F"/>
    <w:rsid w:val="58BE808D"/>
    <w:rsid w:val="58BF4E33"/>
    <w:rsid w:val="58BF6624"/>
    <w:rsid w:val="58C08CAB"/>
    <w:rsid w:val="58C1E1FF"/>
    <w:rsid w:val="58C20D90"/>
    <w:rsid w:val="58C21E24"/>
    <w:rsid w:val="58C22E4E"/>
    <w:rsid w:val="58C31AAA"/>
    <w:rsid w:val="58C33172"/>
    <w:rsid w:val="58C39ABE"/>
    <w:rsid w:val="58C59D96"/>
    <w:rsid w:val="58C6277D"/>
    <w:rsid w:val="58C6E2AB"/>
    <w:rsid w:val="58C9A668"/>
    <w:rsid w:val="58CCE122"/>
    <w:rsid w:val="58CE5514"/>
    <w:rsid w:val="58CFFAD0"/>
    <w:rsid w:val="58D1D8F9"/>
    <w:rsid w:val="58D27958"/>
    <w:rsid w:val="58D2D431"/>
    <w:rsid w:val="58D38254"/>
    <w:rsid w:val="58D39306"/>
    <w:rsid w:val="58D44DA4"/>
    <w:rsid w:val="58D4A8D1"/>
    <w:rsid w:val="58D6E9E0"/>
    <w:rsid w:val="58D92B39"/>
    <w:rsid w:val="58DFF472"/>
    <w:rsid w:val="58E0A412"/>
    <w:rsid w:val="58E1D07E"/>
    <w:rsid w:val="58E29126"/>
    <w:rsid w:val="58E2EDEF"/>
    <w:rsid w:val="58E47EAD"/>
    <w:rsid w:val="58E6168C"/>
    <w:rsid w:val="58E61A39"/>
    <w:rsid w:val="58E7EAA1"/>
    <w:rsid w:val="58E975B8"/>
    <w:rsid w:val="58EC9AD1"/>
    <w:rsid w:val="58EE539C"/>
    <w:rsid w:val="58EE56AD"/>
    <w:rsid w:val="58EFE18F"/>
    <w:rsid w:val="58F020B7"/>
    <w:rsid w:val="58F22941"/>
    <w:rsid w:val="58F5CB9E"/>
    <w:rsid w:val="58F6B30D"/>
    <w:rsid w:val="58F75ACD"/>
    <w:rsid w:val="58F78FA1"/>
    <w:rsid w:val="58F80D03"/>
    <w:rsid w:val="58F87AB4"/>
    <w:rsid w:val="58F8918E"/>
    <w:rsid w:val="58F8BDE2"/>
    <w:rsid w:val="58FC019F"/>
    <w:rsid w:val="58FD6333"/>
    <w:rsid w:val="58FD6774"/>
    <w:rsid w:val="59012A20"/>
    <w:rsid w:val="59017430"/>
    <w:rsid w:val="59044ADF"/>
    <w:rsid w:val="5904725E"/>
    <w:rsid w:val="5904B7D6"/>
    <w:rsid w:val="59061545"/>
    <w:rsid w:val="590780A7"/>
    <w:rsid w:val="5907AD02"/>
    <w:rsid w:val="5907C1C4"/>
    <w:rsid w:val="5907C2D6"/>
    <w:rsid w:val="5909639D"/>
    <w:rsid w:val="590B382E"/>
    <w:rsid w:val="590BD461"/>
    <w:rsid w:val="590C7D34"/>
    <w:rsid w:val="590D0607"/>
    <w:rsid w:val="590D90F7"/>
    <w:rsid w:val="590E41F5"/>
    <w:rsid w:val="590F286F"/>
    <w:rsid w:val="590FAC1A"/>
    <w:rsid w:val="590FB959"/>
    <w:rsid w:val="59103C42"/>
    <w:rsid w:val="5912C288"/>
    <w:rsid w:val="591490C4"/>
    <w:rsid w:val="5915F291"/>
    <w:rsid w:val="5919D8E9"/>
    <w:rsid w:val="591A76CD"/>
    <w:rsid w:val="591A8543"/>
    <w:rsid w:val="591AD402"/>
    <w:rsid w:val="59226EE8"/>
    <w:rsid w:val="59227082"/>
    <w:rsid w:val="592381A3"/>
    <w:rsid w:val="5924B0AB"/>
    <w:rsid w:val="5924CC57"/>
    <w:rsid w:val="5924F5FD"/>
    <w:rsid w:val="59254745"/>
    <w:rsid w:val="59263AE8"/>
    <w:rsid w:val="59269449"/>
    <w:rsid w:val="5931F462"/>
    <w:rsid w:val="5933CF3D"/>
    <w:rsid w:val="59369041"/>
    <w:rsid w:val="5936AE41"/>
    <w:rsid w:val="59382F0B"/>
    <w:rsid w:val="5939DEF9"/>
    <w:rsid w:val="5939EE7D"/>
    <w:rsid w:val="593AC257"/>
    <w:rsid w:val="593B5D10"/>
    <w:rsid w:val="593D37AD"/>
    <w:rsid w:val="593E30A2"/>
    <w:rsid w:val="593F5B80"/>
    <w:rsid w:val="594116D1"/>
    <w:rsid w:val="5943372E"/>
    <w:rsid w:val="5943FC7A"/>
    <w:rsid w:val="59449AD2"/>
    <w:rsid w:val="59459909"/>
    <w:rsid w:val="594BD529"/>
    <w:rsid w:val="594C0E66"/>
    <w:rsid w:val="594C8719"/>
    <w:rsid w:val="594DF453"/>
    <w:rsid w:val="594E5A90"/>
    <w:rsid w:val="594F1DE0"/>
    <w:rsid w:val="594F8939"/>
    <w:rsid w:val="5954FFA2"/>
    <w:rsid w:val="59568CF0"/>
    <w:rsid w:val="5958B419"/>
    <w:rsid w:val="595AF07E"/>
    <w:rsid w:val="595B8F09"/>
    <w:rsid w:val="595BC082"/>
    <w:rsid w:val="595EC15A"/>
    <w:rsid w:val="595F0C01"/>
    <w:rsid w:val="595F69EE"/>
    <w:rsid w:val="595FB092"/>
    <w:rsid w:val="59607999"/>
    <w:rsid w:val="596148E1"/>
    <w:rsid w:val="596170E7"/>
    <w:rsid w:val="5962577F"/>
    <w:rsid w:val="59629450"/>
    <w:rsid w:val="596304C1"/>
    <w:rsid w:val="5963366E"/>
    <w:rsid w:val="59661645"/>
    <w:rsid w:val="5966C9E9"/>
    <w:rsid w:val="596715AE"/>
    <w:rsid w:val="5967286E"/>
    <w:rsid w:val="59689A19"/>
    <w:rsid w:val="59689EE5"/>
    <w:rsid w:val="596955E9"/>
    <w:rsid w:val="596ADC0D"/>
    <w:rsid w:val="596C4D2E"/>
    <w:rsid w:val="596CC57E"/>
    <w:rsid w:val="596F87E7"/>
    <w:rsid w:val="59735B64"/>
    <w:rsid w:val="5973BCAE"/>
    <w:rsid w:val="5973EEC2"/>
    <w:rsid w:val="5973FC72"/>
    <w:rsid w:val="5974D5F4"/>
    <w:rsid w:val="5974E6A6"/>
    <w:rsid w:val="597ABE42"/>
    <w:rsid w:val="597B228E"/>
    <w:rsid w:val="597BB8FD"/>
    <w:rsid w:val="597EF6E0"/>
    <w:rsid w:val="597FFF42"/>
    <w:rsid w:val="5981035C"/>
    <w:rsid w:val="59814C89"/>
    <w:rsid w:val="59834F4F"/>
    <w:rsid w:val="5983E785"/>
    <w:rsid w:val="59852E2E"/>
    <w:rsid w:val="5985D587"/>
    <w:rsid w:val="59862D27"/>
    <w:rsid w:val="5988E8D2"/>
    <w:rsid w:val="5989063D"/>
    <w:rsid w:val="5989342C"/>
    <w:rsid w:val="5989D46F"/>
    <w:rsid w:val="598A7366"/>
    <w:rsid w:val="598F6D69"/>
    <w:rsid w:val="598FEEF0"/>
    <w:rsid w:val="59911F05"/>
    <w:rsid w:val="599187BA"/>
    <w:rsid w:val="59923643"/>
    <w:rsid w:val="59923EAE"/>
    <w:rsid w:val="5992BEB9"/>
    <w:rsid w:val="5993B6AE"/>
    <w:rsid w:val="5998416E"/>
    <w:rsid w:val="59987EAA"/>
    <w:rsid w:val="599B2B27"/>
    <w:rsid w:val="599C1F8D"/>
    <w:rsid w:val="599D9058"/>
    <w:rsid w:val="599E3991"/>
    <w:rsid w:val="599F6F94"/>
    <w:rsid w:val="599FE586"/>
    <w:rsid w:val="59A23DFE"/>
    <w:rsid w:val="59A36E31"/>
    <w:rsid w:val="59A5929F"/>
    <w:rsid w:val="59A61350"/>
    <w:rsid w:val="59A6A641"/>
    <w:rsid w:val="59A894FC"/>
    <w:rsid w:val="59A96332"/>
    <w:rsid w:val="59AA49F6"/>
    <w:rsid w:val="59AD2B68"/>
    <w:rsid w:val="59AD5FF8"/>
    <w:rsid w:val="59AEAE75"/>
    <w:rsid w:val="59B03C9B"/>
    <w:rsid w:val="59B20CA6"/>
    <w:rsid w:val="59B5D867"/>
    <w:rsid w:val="59B617A9"/>
    <w:rsid w:val="59B7A775"/>
    <w:rsid w:val="59B9A74E"/>
    <w:rsid w:val="59BB0B72"/>
    <w:rsid w:val="59BD5FF1"/>
    <w:rsid w:val="59BEB47A"/>
    <w:rsid w:val="59BEE60D"/>
    <w:rsid w:val="59BF5AD1"/>
    <w:rsid w:val="59BF9077"/>
    <w:rsid w:val="59C30093"/>
    <w:rsid w:val="59C36431"/>
    <w:rsid w:val="59C48F5F"/>
    <w:rsid w:val="59C5B1D9"/>
    <w:rsid w:val="59C5E86A"/>
    <w:rsid w:val="59C793C4"/>
    <w:rsid w:val="59CAE18A"/>
    <w:rsid w:val="59CB0383"/>
    <w:rsid w:val="59CEFBEA"/>
    <w:rsid w:val="59CFFD4A"/>
    <w:rsid w:val="59D12F29"/>
    <w:rsid w:val="59D1544F"/>
    <w:rsid w:val="59D45463"/>
    <w:rsid w:val="59D46409"/>
    <w:rsid w:val="59D53ADF"/>
    <w:rsid w:val="59D6D745"/>
    <w:rsid w:val="59D763B0"/>
    <w:rsid w:val="59D9A96A"/>
    <w:rsid w:val="59DC147C"/>
    <w:rsid w:val="59DC8EA8"/>
    <w:rsid w:val="59DD0669"/>
    <w:rsid w:val="59DE449B"/>
    <w:rsid w:val="59DFCECD"/>
    <w:rsid w:val="59E0853B"/>
    <w:rsid w:val="59E0C91B"/>
    <w:rsid w:val="59E35734"/>
    <w:rsid w:val="59E53F0C"/>
    <w:rsid w:val="59E6D6C6"/>
    <w:rsid w:val="59EB156E"/>
    <w:rsid w:val="59EB201B"/>
    <w:rsid w:val="59ED1033"/>
    <w:rsid w:val="59ED1F5E"/>
    <w:rsid w:val="59EDCCB8"/>
    <w:rsid w:val="59EDD05A"/>
    <w:rsid w:val="59EDFF02"/>
    <w:rsid w:val="59EE206E"/>
    <w:rsid w:val="59EF0D29"/>
    <w:rsid w:val="59F09DFB"/>
    <w:rsid w:val="59F163A5"/>
    <w:rsid w:val="59F2168B"/>
    <w:rsid w:val="59F35209"/>
    <w:rsid w:val="59F4C82E"/>
    <w:rsid w:val="59F4D126"/>
    <w:rsid w:val="59F63BD5"/>
    <w:rsid w:val="59F776C9"/>
    <w:rsid w:val="59F7AA16"/>
    <w:rsid w:val="59F9D886"/>
    <w:rsid w:val="59F9DECB"/>
    <w:rsid w:val="59FA3CFB"/>
    <w:rsid w:val="59FBC256"/>
    <w:rsid w:val="59FCCB0E"/>
    <w:rsid w:val="59FE0D91"/>
    <w:rsid w:val="59FF2840"/>
    <w:rsid w:val="5A036985"/>
    <w:rsid w:val="5A056A53"/>
    <w:rsid w:val="5A05C70E"/>
    <w:rsid w:val="5A061B7C"/>
    <w:rsid w:val="5A077E3A"/>
    <w:rsid w:val="5A0B6115"/>
    <w:rsid w:val="5A0B93AB"/>
    <w:rsid w:val="5A0BCA0D"/>
    <w:rsid w:val="5A0CCB51"/>
    <w:rsid w:val="5A0DA3FF"/>
    <w:rsid w:val="5A0F11E8"/>
    <w:rsid w:val="5A0F92DD"/>
    <w:rsid w:val="5A130BE3"/>
    <w:rsid w:val="5A144BCD"/>
    <w:rsid w:val="5A163587"/>
    <w:rsid w:val="5A166F16"/>
    <w:rsid w:val="5A1A38A0"/>
    <w:rsid w:val="5A1A433E"/>
    <w:rsid w:val="5A1D4248"/>
    <w:rsid w:val="5A1E9A98"/>
    <w:rsid w:val="5A1FE9C0"/>
    <w:rsid w:val="5A21150E"/>
    <w:rsid w:val="5A238503"/>
    <w:rsid w:val="5A254D50"/>
    <w:rsid w:val="5A25F065"/>
    <w:rsid w:val="5A2663F5"/>
    <w:rsid w:val="5A268F90"/>
    <w:rsid w:val="5A289659"/>
    <w:rsid w:val="5A28B762"/>
    <w:rsid w:val="5A297955"/>
    <w:rsid w:val="5A298CBD"/>
    <w:rsid w:val="5A29F4E9"/>
    <w:rsid w:val="5A2F052D"/>
    <w:rsid w:val="5A3257CB"/>
    <w:rsid w:val="5A343613"/>
    <w:rsid w:val="5A34804B"/>
    <w:rsid w:val="5A3661D4"/>
    <w:rsid w:val="5A397495"/>
    <w:rsid w:val="5A39F5C6"/>
    <w:rsid w:val="5A3B80B3"/>
    <w:rsid w:val="5A3BBDFD"/>
    <w:rsid w:val="5A3CA97E"/>
    <w:rsid w:val="5A3E1739"/>
    <w:rsid w:val="5A3E941B"/>
    <w:rsid w:val="5A3F6275"/>
    <w:rsid w:val="5A4516EB"/>
    <w:rsid w:val="5A461700"/>
    <w:rsid w:val="5A48FF33"/>
    <w:rsid w:val="5A4AAE60"/>
    <w:rsid w:val="5A4B81E4"/>
    <w:rsid w:val="5A4BE7EB"/>
    <w:rsid w:val="5A4C66D8"/>
    <w:rsid w:val="5A4F0EC6"/>
    <w:rsid w:val="5A4F5A6A"/>
    <w:rsid w:val="5A500785"/>
    <w:rsid w:val="5A508152"/>
    <w:rsid w:val="5A50CF1F"/>
    <w:rsid w:val="5A515E01"/>
    <w:rsid w:val="5A51A14C"/>
    <w:rsid w:val="5A54B8F0"/>
    <w:rsid w:val="5A55BDD7"/>
    <w:rsid w:val="5A562EF6"/>
    <w:rsid w:val="5A5828BA"/>
    <w:rsid w:val="5A5860FF"/>
    <w:rsid w:val="5A58804C"/>
    <w:rsid w:val="5A58F18F"/>
    <w:rsid w:val="5A59C656"/>
    <w:rsid w:val="5A5D2E13"/>
    <w:rsid w:val="5A5D5456"/>
    <w:rsid w:val="5A5F0965"/>
    <w:rsid w:val="5A62A1DC"/>
    <w:rsid w:val="5A63C7A3"/>
    <w:rsid w:val="5A678644"/>
    <w:rsid w:val="5A6B609E"/>
    <w:rsid w:val="5A6CCE6D"/>
    <w:rsid w:val="5A6E24F1"/>
    <w:rsid w:val="5A6FEEA3"/>
    <w:rsid w:val="5A705541"/>
    <w:rsid w:val="5A71B22A"/>
    <w:rsid w:val="5A729C9B"/>
    <w:rsid w:val="5A736417"/>
    <w:rsid w:val="5A739530"/>
    <w:rsid w:val="5A7BAEED"/>
    <w:rsid w:val="5A7C58A2"/>
    <w:rsid w:val="5A7DA6B5"/>
    <w:rsid w:val="5A8287CA"/>
    <w:rsid w:val="5A82C3D1"/>
    <w:rsid w:val="5A845243"/>
    <w:rsid w:val="5A86F770"/>
    <w:rsid w:val="5A8892D9"/>
    <w:rsid w:val="5A88E078"/>
    <w:rsid w:val="5A88F3D1"/>
    <w:rsid w:val="5A89D125"/>
    <w:rsid w:val="5A8DCFE1"/>
    <w:rsid w:val="5A90323A"/>
    <w:rsid w:val="5A90AD5C"/>
    <w:rsid w:val="5A92D755"/>
    <w:rsid w:val="5A94B87F"/>
    <w:rsid w:val="5A94F7FF"/>
    <w:rsid w:val="5A952460"/>
    <w:rsid w:val="5A95653D"/>
    <w:rsid w:val="5A95ADFB"/>
    <w:rsid w:val="5A966EB5"/>
    <w:rsid w:val="5A97AEB6"/>
    <w:rsid w:val="5A98A802"/>
    <w:rsid w:val="5A9935E4"/>
    <w:rsid w:val="5A99DC07"/>
    <w:rsid w:val="5A9B9A84"/>
    <w:rsid w:val="5A9B9C06"/>
    <w:rsid w:val="5A9CC2E8"/>
    <w:rsid w:val="5A9CE021"/>
    <w:rsid w:val="5A9D0F2D"/>
    <w:rsid w:val="5A9DF638"/>
    <w:rsid w:val="5A9E13E7"/>
    <w:rsid w:val="5A9ECB5D"/>
    <w:rsid w:val="5A9ECE4F"/>
    <w:rsid w:val="5A9F0087"/>
    <w:rsid w:val="5AA0921B"/>
    <w:rsid w:val="5AA36CC1"/>
    <w:rsid w:val="5AA49151"/>
    <w:rsid w:val="5AA636FA"/>
    <w:rsid w:val="5AA8D6EC"/>
    <w:rsid w:val="5AAC4384"/>
    <w:rsid w:val="5AADDC12"/>
    <w:rsid w:val="5AAF1CAC"/>
    <w:rsid w:val="5AAF4BB8"/>
    <w:rsid w:val="5AAFB9B4"/>
    <w:rsid w:val="5AAFDC33"/>
    <w:rsid w:val="5AB09815"/>
    <w:rsid w:val="5AB23605"/>
    <w:rsid w:val="5AB28267"/>
    <w:rsid w:val="5AB28418"/>
    <w:rsid w:val="5AB2D195"/>
    <w:rsid w:val="5AB39AAB"/>
    <w:rsid w:val="5AB66FFE"/>
    <w:rsid w:val="5AB7C088"/>
    <w:rsid w:val="5AB80813"/>
    <w:rsid w:val="5AB84E8E"/>
    <w:rsid w:val="5AB99522"/>
    <w:rsid w:val="5ABC2797"/>
    <w:rsid w:val="5ABC6EB4"/>
    <w:rsid w:val="5ABD45BF"/>
    <w:rsid w:val="5ABD9789"/>
    <w:rsid w:val="5ABF733B"/>
    <w:rsid w:val="5ABFFB42"/>
    <w:rsid w:val="5AC17034"/>
    <w:rsid w:val="5AC64832"/>
    <w:rsid w:val="5AC6DA23"/>
    <w:rsid w:val="5AC82FF4"/>
    <w:rsid w:val="5AC94132"/>
    <w:rsid w:val="5ACAC7DF"/>
    <w:rsid w:val="5ACC683D"/>
    <w:rsid w:val="5ACE5F95"/>
    <w:rsid w:val="5ACED390"/>
    <w:rsid w:val="5AD148A2"/>
    <w:rsid w:val="5AD19E1E"/>
    <w:rsid w:val="5AD312ED"/>
    <w:rsid w:val="5AD3AC10"/>
    <w:rsid w:val="5AD4920A"/>
    <w:rsid w:val="5AD52C53"/>
    <w:rsid w:val="5AD535D4"/>
    <w:rsid w:val="5AD57374"/>
    <w:rsid w:val="5AD5FAB5"/>
    <w:rsid w:val="5AD8274A"/>
    <w:rsid w:val="5ADB21C6"/>
    <w:rsid w:val="5ADC084E"/>
    <w:rsid w:val="5ADC566E"/>
    <w:rsid w:val="5ADCFC3E"/>
    <w:rsid w:val="5ADDF2DA"/>
    <w:rsid w:val="5ADED515"/>
    <w:rsid w:val="5ADF2EEE"/>
    <w:rsid w:val="5ADF8BB6"/>
    <w:rsid w:val="5AE07F69"/>
    <w:rsid w:val="5AE3DCF4"/>
    <w:rsid w:val="5AE52DDD"/>
    <w:rsid w:val="5AE81A3C"/>
    <w:rsid w:val="5AEAC4B0"/>
    <w:rsid w:val="5AED0991"/>
    <w:rsid w:val="5AEDF9C7"/>
    <w:rsid w:val="5AF21BD9"/>
    <w:rsid w:val="5AF29245"/>
    <w:rsid w:val="5AF4AC51"/>
    <w:rsid w:val="5AF560FF"/>
    <w:rsid w:val="5AF57768"/>
    <w:rsid w:val="5AF5A8F8"/>
    <w:rsid w:val="5AF5C432"/>
    <w:rsid w:val="5AF5FF54"/>
    <w:rsid w:val="5AF66D5C"/>
    <w:rsid w:val="5AF6B4AE"/>
    <w:rsid w:val="5AF7C495"/>
    <w:rsid w:val="5AF8CF8C"/>
    <w:rsid w:val="5AF97675"/>
    <w:rsid w:val="5AF99453"/>
    <w:rsid w:val="5AFB25D4"/>
    <w:rsid w:val="5AFC6714"/>
    <w:rsid w:val="5AFDBE0F"/>
    <w:rsid w:val="5B00C183"/>
    <w:rsid w:val="5B014DEB"/>
    <w:rsid w:val="5B016866"/>
    <w:rsid w:val="5B016E90"/>
    <w:rsid w:val="5B0188C2"/>
    <w:rsid w:val="5B02DCBE"/>
    <w:rsid w:val="5B02FFE2"/>
    <w:rsid w:val="5B046A7A"/>
    <w:rsid w:val="5B04CFC3"/>
    <w:rsid w:val="5B065DBD"/>
    <w:rsid w:val="5B069A9C"/>
    <w:rsid w:val="5B06E404"/>
    <w:rsid w:val="5B07899A"/>
    <w:rsid w:val="5B088242"/>
    <w:rsid w:val="5B094C8B"/>
    <w:rsid w:val="5B0B6117"/>
    <w:rsid w:val="5B0D0962"/>
    <w:rsid w:val="5B0D9129"/>
    <w:rsid w:val="5B0EBC7D"/>
    <w:rsid w:val="5B108DCD"/>
    <w:rsid w:val="5B12E255"/>
    <w:rsid w:val="5B12EA08"/>
    <w:rsid w:val="5B159424"/>
    <w:rsid w:val="5B197D78"/>
    <w:rsid w:val="5B19B5B8"/>
    <w:rsid w:val="5B19F64F"/>
    <w:rsid w:val="5B1B0E7F"/>
    <w:rsid w:val="5B1BD20C"/>
    <w:rsid w:val="5B1C9E82"/>
    <w:rsid w:val="5B1CACF4"/>
    <w:rsid w:val="5B1ED1F1"/>
    <w:rsid w:val="5B1EFB1C"/>
    <w:rsid w:val="5B20E3BA"/>
    <w:rsid w:val="5B228487"/>
    <w:rsid w:val="5B235990"/>
    <w:rsid w:val="5B25AD8A"/>
    <w:rsid w:val="5B26054B"/>
    <w:rsid w:val="5B26171D"/>
    <w:rsid w:val="5B265C69"/>
    <w:rsid w:val="5B26942E"/>
    <w:rsid w:val="5B2BBEB0"/>
    <w:rsid w:val="5B2CB124"/>
    <w:rsid w:val="5B2F39AF"/>
    <w:rsid w:val="5B2FCDB2"/>
    <w:rsid w:val="5B325145"/>
    <w:rsid w:val="5B33A13D"/>
    <w:rsid w:val="5B3404F0"/>
    <w:rsid w:val="5B36549B"/>
    <w:rsid w:val="5B376125"/>
    <w:rsid w:val="5B3BF478"/>
    <w:rsid w:val="5B3C3297"/>
    <w:rsid w:val="5B3C72B9"/>
    <w:rsid w:val="5B4187A5"/>
    <w:rsid w:val="5B422245"/>
    <w:rsid w:val="5B4390E9"/>
    <w:rsid w:val="5B4582B4"/>
    <w:rsid w:val="5B478858"/>
    <w:rsid w:val="5B4A79C6"/>
    <w:rsid w:val="5B4C0CFC"/>
    <w:rsid w:val="5B4C13A7"/>
    <w:rsid w:val="5B5074CF"/>
    <w:rsid w:val="5B51C5CA"/>
    <w:rsid w:val="5B520D32"/>
    <w:rsid w:val="5B526FE2"/>
    <w:rsid w:val="5B52835A"/>
    <w:rsid w:val="5B5418E2"/>
    <w:rsid w:val="5B57AEB2"/>
    <w:rsid w:val="5B5894FB"/>
    <w:rsid w:val="5B595688"/>
    <w:rsid w:val="5B5B9196"/>
    <w:rsid w:val="5B627461"/>
    <w:rsid w:val="5B62F7A5"/>
    <w:rsid w:val="5B62F7E9"/>
    <w:rsid w:val="5B6324BD"/>
    <w:rsid w:val="5B643790"/>
    <w:rsid w:val="5B6465ED"/>
    <w:rsid w:val="5B6526BE"/>
    <w:rsid w:val="5B676319"/>
    <w:rsid w:val="5B676AC9"/>
    <w:rsid w:val="5B67ECF1"/>
    <w:rsid w:val="5B6B0432"/>
    <w:rsid w:val="5B6BA503"/>
    <w:rsid w:val="5B6BEFA2"/>
    <w:rsid w:val="5B6C6182"/>
    <w:rsid w:val="5B6DEDD6"/>
    <w:rsid w:val="5B6F6817"/>
    <w:rsid w:val="5B70BE09"/>
    <w:rsid w:val="5B714891"/>
    <w:rsid w:val="5B7252B9"/>
    <w:rsid w:val="5B72D77D"/>
    <w:rsid w:val="5B746297"/>
    <w:rsid w:val="5B754549"/>
    <w:rsid w:val="5B788FCE"/>
    <w:rsid w:val="5B79E0C0"/>
    <w:rsid w:val="5B7B827F"/>
    <w:rsid w:val="5B7B8C88"/>
    <w:rsid w:val="5B7B97CC"/>
    <w:rsid w:val="5B7BBFC5"/>
    <w:rsid w:val="5B7D0B2F"/>
    <w:rsid w:val="5B7E3369"/>
    <w:rsid w:val="5B7F0D69"/>
    <w:rsid w:val="5B804107"/>
    <w:rsid w:val="5B8229A3"/>
    <w:rsid w:val="5B83AA68"/>
    <w:rsid w:val="5B840C34"/>
    <w:rsid w:val="5B84ABC5"/>
    <w:rsid w:val="5B852D68"/>
    <w:rsid w:val="5B854E42"/>
    <w:rsid w:val="5B87B85C"/>
    <w:rsid w:val="5B87E9FF"/>
    <w:rsid w:val="5B87F270"/>
    <w:rsid w:val="5B8913F7"/>
    <w:rsid w:val="5B8B242A"/>
    <w:rsid w:val="5B8DD1E2"/>
    <w:rsid w:val="5B8E63FA"/>
    <w:rsid w:val="5B907CBF"/>
    <w:rsid w:val="5B90C746"/>
    <w:rsid w:val="5B918461"/>
    <w:rsid w:val="5B9316E5"/>
    <w:rsid w:val="5B94EE68"/>
    <w:rsid w:val="5B9A3699"/>
    <w:rsid w:val="5B9B00B1"/>
    <w:rsid w:val="5B9B1620"/>
    <w:rsid w:val="5B9C5220"/>
    <w:rsid w:val="5B9CA405"/>
    <w:rsid w:val="5B9D74AE"/>
    <w:rsid w:val="5B9F1C0D"/>
    <w:rsid w:val="5B9FAA40"/>
    <w:rsid w:val="5BA10FE2"/>
    <w:rsid w:val="5BA28DCB"/>
    <w:rsid w:val="5BA3EC82"/>
    <w:rsid w:val="5BA585E5"/>
    <w:rsid w:val="5BA6493A"/>
    <w:rsid w:val="5BA83D77"/>
    <w:rsid w:val="5BA83F72"/>
    <w:rsid w:val="5BA9B51D"/>
    <w:rsid w:val="5BA9C9F4"/>
    <w:rsid w:val="5BAA1488"/>
    <w:rsid w:val="5BAA914A"/>
    <w:rsid w:val="5BACF136"/>
    <w:rsid w:val="5BAD2C0C"/>
    <w:rsid w:val="5BAEBE9E"/>
    <w:rsid w:val="5BAEC324"/>
    <w:rsid w:val="5BB1B32D"/>
    <w:rsid w:val="5BB308EF"/>
    <w:rsid w:val="5BB3F55D"/>
    <w:rsid w:val="5BB55843"/>
    <w:rsid w:val="5BB570BB"/>
    <w:rsid w:val="5BB66DB6"/>
    <w:rsid w:val="5BB7799A"/>
    <w:rsid w:val="5BB78072"/>
    <w:rsid w:val="5BB84D7F"/>
    <w:rsid w:val="5BBB607C"/>
    <w:rsid w:val="5BBBF0A7"/>
    <w:rsid w:val="5BBE422E"/>
    <w:rsid w:val="5BC0E033"/>
    <w:rsid w:val="5BC1ED73"/>
    <w:rsid w:val="5BC2734E"/>
    <w:rsid w:val="5BC2D987"/>
    <w:rsid w:val="5BC35178"/>
    <w:rsid w:val="5BC3CD2F"/>
    <w:rsid w:val="5BC43C0D"/>
    <w:rsid w:val="5BC506AB"/>
    <w:rsid w:val="5BC60838"/>
    <w:rsid w:val="5BC66DF8"/>
    <w:rsid w:val="5BC8D4EA"/>
    <w:rsid w:val="5BC8D62E"/>
    <w:rsid w:val="5BCC69AD"/>
    <w:rsid w:val="5BCD2B2A"/>
    <w:rsid w:val="5BCF04BA"/>
    <w:rsid w:val="5BD26459"/>
    <w:rsid w:val="5BD327AA"/>
    <w:rsid w:val="5BD33E23"/>
    <w:rsid w:val="5BD563AB"/>
    <w:rsid w:val="5BD78445"/>
    <w:rsid w:val="5BD9CB70"/>
    <w:rsid w:val="5BDB389E"/>
    <w:rsid w:val="5BDB9058"/>
    <w:rsid w:val="5BE027B0"/>
    <w:rsid w:val="5BE052B1"/>
    <w:rsid w:val="5BE07FC5"/>
    <w:rsid w:val="5BE112BD"/>
    <w:rsid w:val="5BE30771"/>
    <w:rsid w:val="5BE3BB1E"/>
    <w:rsid w:val="5BE6E7E6"/>
    <w:rsid w:val="5BE7AACF"/>
    <w:rsid w:val="5BE83CF0"/>
    <w:rsid w:val="5BEA2565"/>
    <w:rsid w:val="5BEB8610"/>
    <w:rsid w:val="5BEB916F"/>
    <w:rsid w:val="5BEC52DA"/>
    <w:rsid w:val="5BEC7B85"/>
    <w:rsid w:val="5BF1097A"/>
    <w:rsid w:val="5BF31B0F"/>
    <w:rsid w:val="5BF441AF"/>
    <w:rsid w:val="5BF5926D"/>
    <w:rsid w:val="5BF9969C"/>
    <w:rsid w:val="5BFA4CBA"/>
    <w:rsid w:val="5BFB050B"/>
    <w:rsid w:val="5BFB640C"/>
    <w:rsid w:val="5BFBC28D"/>
    <w:rsid w:val="5BFCFA2D"/>
    <w:rsid w:val="5BFD7242"/>
    <w:rsid w:val="5C003142"/>
    <w:rsid w:val="5C0062F4"/>
    <w:rsid w:val="5C00BB2E"/>
    <w:rsid w:val="5C01B089"/>
    <w:rsid w:val="5C02468E"/>
    <w:rsid w:val="5C03350B"/>
    <w:rsid w:val="5C03EF76"/>
    <w:rsid w:val="5C04292E"/>
    <w:rsid w:val="5C074DF8"/>
    <w:rsid w:val="5C0A37FB"/>
    <w:rsid w:val="5C0B936B"/>
    <w:rsid w:val="5C0DBCE3"/>
    <w:rsid w:val="5C0F5DC2"/>
    <w:rsid w:val="5C0F792B"/>
    <w:rsid w:val="5C1159D0"/>
    <w:rsid w:val="5C144169"/>
    <w:rsid w:val="5C15F296"/>
    <w:rsid w:val="5C160E24"/>
    <w:rsid w:val="5C164640"/>
    <w:rsid w:val="5C16BF7B"/>
    <w:rsid w:val="5C1708B9"/>
    <w:rsid w:val="5C175F44"/>
    <w:rsid w:val="5C182D2D"/>
    <w:rsid w:val="5C186D71"/>
    <w:rsid w:val="5C18FC84"/>
    <w:rsid w:val="5C198736"/>
    <w:rsid w:val="5C1C587E"/>
    <w:rsid w:val="5C1D8B5B"/>
    <w:rsid w:val="5C215FBC"/>
    <w:rsid w:val="5C2287E7"/>
    <w:rsid w:val="5C22B915"/>
    <w:rsid w:val="5C235722"/>
    <w:rsid w:val="5C242952"/>
    <w:rsid w:val="5C2A1B43"/>
    <w:rsid w:val="5C2A3164"/>
    <w:rsid w:val="5C2A99B9"/>
    <w:rsid w:val="5C2AAF6F"/>
    <w:rsid w:val="5C2BCCF9"/>
    <w:rsid w:val="5C2BD50D"/>
    <w:rsid w:val="5C2D086D"/>
    <w:rsid w:val="5C2ED19F"/>
    <w:rsid w:val="5C2FD002"/>
    <w:rsid w:val="5C30BF21"/>
    <w:rsid w:val="5C34A70F"/>
    <w:rsid w:val="5C350984"/>
    <w:rsid w:val="5C379F2E"/>
    <w:rsid w:val="5C38D63F"/>
    <w:rsid w:val="5C399F39"/>
    <w:rsid w:val="5C3B96B3"/>
    <w:rsid w:val="5C3BA014"/>
    <w:rsid w:val="5C3C00DC"/>
    <w:rsid w:val="5C3FD756"/>
    <w:rsid w:val="5C3FECDF"/>
    <w:rsid w:val="5C4029F4"/>
    <w:rsid w:val="5C480771"/>
    <w:rsid w:val="5C486EE9"/>
    <w:rsid w:val="5C4A2F2F"/>
    <w:rsid w:val="5C4B2927"/>
    <w:rsid w:val="5C4BCD96"/>
    <w:rsid w:val="5C4BCE53"/>
    <w:rsid w:val="5C4C0892"/>
    <w:rsid w:val="5C4EBF74"/>
    <w:rsid w:val="5C5016B1"/>
    <w:rsid w:val="5C540509"/>
    <w:rsid w:val="5C56C925"/>
    <w:rsid w:val="5C56C9BC"/>
    <w:rsid w:val="5C577D55"/>
    <w:rsid w:val="5C5801AB"/>
    <w:rsid w:val="5C585382"/>
    <w:rsid w:val="5C59ABBC"/>
    <w:rsid w:val="5C5BE6D4"/>
    <w:rsid w:val="5C5BF45A"/>
    <w:rsid w:val="5C5D801D"/>
    <w:rsid w:val="5C5E0D43"/>
    <w:rsid w:val="5C5F5C3E"/>
    <w:rsid w:val="5C62E11B"/>
    <w:rsid w:val="5C679CD9"/>
    <w:rsid w:val="5C6A875F"/>
    <w:rsid w:val="5C6C67F8"/>
    <w:rsid w:val="5C6DB989"/>
    <w:rsid w:val="5C6E4080"/>
    <w:rsid w:val="5C6E499B"/>
    <w:rsid w:val="5C6F012F"/>
    <w:rsid w:val="5C717AD0"/>
    <w:rsid w:val="5C71915F"/>
    <w:rsid w:val="5C74E404"/>
    <w:rsid w:val="5C76112F"/>
    <w:rsid w:val="5C763620"/>
    <w:rsid w:val="5C76910B"/>
    <w:rsid w:val="5C76CBAB"/>
    <w:rsid w:val="5C76E1AC"/>
    <w:rsid w:val="5C76EC23"/>
    <w:rsid w:val="5C77FCE5"/>
    <w:rsid w:val="5C78B940"/>
    <w:rsid w:val="5C7C8838"/>
    <w:rsid w:val="5C7C972C"/>
    <w:rsid w:val="5C7CF142"/>
    <w:rsid w:val="5C7EED6F"/>
    <w:rsid w:val="5C80BDEA"/>
    <w:rsid w:val="5C822777"/>
    <w:rsid w:val="5C83EA3E"/>
    <w:rsid w:val="5C84148B"/>
    <w:rsid w:val="5C8452AD"/>
    <w:rsid w:val="5C86F07A"/>
    <w:rsid w:val="5C8A9865"/>
    <w:rsid w:val="5C8C928F"/>
    <w:rsid w:val="5C8D9247"/>
    <w:rsid w:val="5C8DE04B"/>
    <w:rsid w:val="5C8FDA0F"/>
    <w:rsid w:val="5C901091"/>
    <w:rsid w:val="5C90CC11"/>
    <w:rsid w:val="5C914D2B"/>
    <w:rsid w:val="5C928F67"/>
    <w:rsid w:val="5C92CBD0"/>
    <w:rsid w:val="5C92D303"/>
    <w:rsid w:val="5C94BFB0"/>
    <w:rsid w:val="5C94F137"/>
    <w:rsid w:val="5C965801"/>
    <w:rsid w:val="5C966EBB"/>
    <w:rsid w:val="5C96BE64"/>
    <w:rsid w:val="5C97B04E"/>
    <w:rsid w:val="5C97FDC9"/>
    <w:rsid w:val="5C981CDE"/>
    <w:rsid w:val="5C9B9AE7"/>
    <w:rsid w:val="5C9D0C44"/>
    <w:rsid w:val="5C9D1F7F"/>
    <w:rsid w:val="5CA13BDA"/>
    <w:rsid w:val="5CA386BB"/>
    <w:rsid w:val="5CA440C1"/>
    <w:rsid w:val="5CA4520C"/>
    <w:rsid w:val="5CA46897"/>
    <w:rsid w:val="5CA5B0CE"/>
    <w:rsid w:val="5CA5EB44"/>
    <w:rsid w:val="5CA603F8"/>
    <w:rsid w:val="5CA6096F"/>
    <w:rsid w:val="5CAB9176"/>
    <w:rsid w:val="5CAFB2BA"/>
    <w:rsid w:val="5CAFD0B6"/>
    <w:rsid w:val="5CB056D3"/>
    <w:rsid w:val="5CB0B38A"/>
    <w:rsid w:val="5CB0C8C5"/>
    <w:rsid w:val="5CB11AE6"/>
    <w:rsid w:val="5CB16F2A"/>
    <w:rsid w:val="5CB1E1E8"/>
    <w:rsid w:val="5CB5BAF9"/>
    <w:rsid w:val="5CB7669D"/>
    <w:rsid w:val="5CB89FA4"/>
    <w:rsid w:val="5CB9AC58"/>
    <w:rsid w:val="5CBC1D95"/>
    <w:rsid w:val="5CBF0690"/>
    <w:rsid w:val="5CC04833"/>
    <w:rsid w:val="5CC1CDCB"/>
    <w:rsid w:val="5CC35A35"/>
    <w:rsid w:val="5CC4D239"/>
    <w:rsid w:val="5CC561B4"/>
    <w:rsid w:val="5CC6730D"/>
    <w:rsid w:val="5CC6E968"/>
    <w:rsid w:val="5CC82635"/>
    <w:rsid w:val="5CCA910B"/>
    <w:rsid w:val="5CCBC72F"/>
    <w:rsid w:val="5CCCB6D5"/>
    <w:rsid w:val="5CCEB444"/>
    <w:rsid w:val="5CD1326B"/>
    <w:rsid w:val="5CD403FF"/>
    <w:rsid w:val="5CD4BCCE"/>
    <w:rsid w:val="5CD72204"/>
    <w:rsid w:val="5CD77C94"/>
    <w:rsid w:val="5CD8FF6C"/>
    <w:rsid w:val="5CD957E2"/>
    <w:rsid w:val="5CDBBEF6"/>
    <w:rsid w:val="5CDBEA7F"/>
    <w:rsid w:val="5CDF1BDC"/>
    <w:rsid w:val="5CE235C5"/>
    <w:rsid w:val="5CE46498"/>
    <w:rsid w:val="5CE4CA4E"/>
    <w:rsid w:val="5CE82266"/>
    <w:rsid w:val="5CE9C634"/>
    <w:rsid w:val="5CEDC30B"/>
    <w:rsid w:val="5CF1A9A5"/>
    <w:rsid w:val="5CF1F1CD"/>
    <w:rsid w:val="5CF68DA1"/>
    <w:rsid w:val="5CF85167"/>
    <w:rsid w:val="5CF86ED6"/>
    <w:rsid w:val="5CF8CE82"/>
    <w:rsid w:val="5CFA4DDC"/>
    <w:rsid w:val="5CFAF5D8"/>
    <w:rsid w:val="5CFB1257"/>
    <w:rsid w:val="5CFB68CD"/>
    <w:rsid w:val="5CFE6B89"/>
    <w:rsid w:val="5D008DEC"/>
    <w:rsid w:val="5D04E723"/>
    <w:rsid w:val="5D0612B3"/>
    <w:rsid w:val="5D07722D"/>
    <w:rsid w:val="5D07E727"/>
    <w:rsid w:val="5D096A55"/>
    <w:rsid w:val="5D0CA9E3"/>
    <w:rsid w:val="5D0E4855"/>
    <w:rsid w:val="5D133EE7"/>
    <w:rsid w:val="5D13D88C"/>
    <w:rsid w:val="5D13F5E0"/>
    <w:rsid w:val="5D168A4A"/>
    <w:rsid w:val="5D16B442"/>
    <w:rsid w:val="5D16F656"/>
    <w:rsid w:val="5D171135"/>
    <w:rsid w:val="5D17DB7E"/>
    <w:rsid w:val="5D1C57DF"/>
    <w:rsid w:val="5D1D6BEE"/>
    <w:rsid w:val="5D1DD7B5"/>
    <w:rsid w:val="5D1F6DB0"/>
    <w:rsid w:val="5D217246"/>
    <w:rsid w:val="5D21D82A"/>
    <w:rsid w:val="5D224706"/>
    <w:rsid w:val="5D247EAE"/>
    <w:rsid w:val="5D269697"/>
    <w:rsid w:val="5D284256"/>
    <w:rsid w:val="5D28605C"/>
    <w:rsid w:val="5D2A611F"/>
    <w:rsid w:val="5D2AE352"/>
    <w:rsid w:val="5D2B3484"/>
    <w:rsid w:val="5D2BFC33"/>
    <w:rsid w:val="5D2C643C"/>
    <w:rsid w:val="5D30B897"/>
    <w:rsid w:val="5D3336CD"/>
    <w:rsid w:val="5D33DDC5"/>
    <w:rsid w:val="5D34204F"/>
    <w:rsid w:val="5D36C703"/>
    <w:rsid w:val="5D381A8A"/>
    <w:rsid w:val="5D387FC4"/>
    <w:rsid w:val="5D3A286F"/>
    <w:rsid w:val="5D3ECB85"/>
    <w:rsid w:val="5D3F6808"/>
    <w:rsid w:val="5D402525"/>
    <w:rsid w:val="5D40BE1E"/>
    <w:rsid w:val="5D40CE7B"/>
    <w:rsid w:val="5D439A4B"/>
    <w:rsid w:val="5D43FAD2"/>
    <w:rsid w:val="5D450704"/>
    <w:rsid w:val="5D455049"/>
    <w:rsid w:val="5D46F8AE"/>
    <w:rsid w:val="5D49EF05"/>
    <w:rsid w:val="5D4FDAE0"/>
    <w:rsid w:val="5D5261B1"/>
    <w:rsid w:val="5D531AAC"/>
    <w:rsid w:val="5D547CA2"/>
    <w:rsid w:val="5D57B496"/>
    <w:rsid w:val="5D59E208"/>
    <w:rsid w:val="5D5A45E9"/>
    <w:rsid w:val="5D5BFB01"/>
    <w:rsid w:val="5D5D08EB"/>
    <w:rsid w:val="5D5E7AF0"/>
    <w:rsid w:val="5D5F9A4B"/>
    <w:rsid w:val="5D610403"/>
    <w:rsid w:val="5D620981"/>
    <w:rsid w:val="5D62F479"/>
    <w:rsid w:val="5D643CE4"/>
    <w:rsid w:val="5D646D2F"/>
    <w:rsid w:val="5D65776D"/>
    <w:rsid w:val="5D65912A"/>
    <w:rsid w:val="5D659197"/>
    <w:rsid w:val="5D6A5923"/>
    <w:rsid w:val="5D6BEF00"/>
    <w:rsid w:val="5D6D5CB6"/>
    <w:rsid w:val="5D6DA932"/>
    <w:rsid w:val="5D704FF3"/>
    <w:rsid w:val="5D74DE8B"/>
    <w:rsid w:val="5D7779E2"/>
    <w:rsid w:val="5D7897F9"/>
    <w:rsid w:val="5D79877F"/>
    <w:rsid w:val="5D7B9EBE"/>
    <w:rsid w:val="5D7C6726"/>
    <w:rsid w:val="5D7EC7AE"/>
    <w:rsid w:val="5D7FDA20"/>
    <w:rsid w:val="5D80AD1B"/>
    <w:rsid w:val="5D8425D1"/>
    <w:rsid w:val="5D851BE5"/>
    <w:rsid w:val="5D86ABC3"/>
    <w:rsid w:val="5D8894F5"/>
    <w:rsid w:val="5D89DF19"/>
    <w:rsid w:val="5D8A2F5F"/>
    <w:rsid w:val="5D8A7AC3"/>
    <w:rsid w:val="5D8AD20D"/>
    <w:rsid w:val="5D8B3256"/>
    <w:rsid w:val="5D8B5D41"/>
    <w:rsid w:val="5D8BD86A"/>
    <w:rsid w:val="5D8F2EC4"/>
    <w:rsid w:val="5D8FCDAA"/>
    <w:rsid w:val="5D977B8B"/>
    <w:rsid w:val="5D9C57FD"/>
    <w:rsid w:val="5D9D0495"/>
    <w:rsid w:val="5D9D0BDC"/>
    <w:rsid w:val="5D9ED1A2"/>
    <w:rsid w:val="5DA48200"/>
    <w:rsid w:val="5DA5F3DC"/>
    <w:rsid w:val="5DA82FA1"/>
    <w:rsid w:val="5DA8D273"/>
    <w:rsid w:val="5DAA5586"/>
    <w:rsid w:val="5DABB54D"/>
    <w:rsid w:val="5DAC0BB5"/>
    <w:rsid w:val="5DAD247A"/>
    <w:rsid w:val="5DAD4813"/>
    <w:rsid w:val="5DAD98BC"/>
    <w:rsid w:val="5DAEDB8B"/>
    <w:rsid w:val="5DB16460"/>
    <w:rsid w:val="5DB43553"/>
    <w:rsid w:val="5DB603BA"/>
    <w:rsid w:val="5DB7B6BC"/>
    <w:rsid w:val="5DB9FCD2"/>
    <w:rsid w:val="5DBBAC7A"/>
    <w:rsid w:val="5DBCD4D9"/>
    <w:rsid w:val="5DBD6B71"/>
    <w:rsid w:val="5DBDFD5A"/>
    <w:rsid w:val="5DBF75B4"/>
    <w:rsid w:val="5DC0B4FF"/>
    <w:rsid w:val="5DC2801F"/>
    <w:rsid w:val="5DC4B9F0"/>
    <w:rsid w:val="5DC6806C"/>
    <w:rsid w:val="5DC72719"/>
    <w:rsid w:val="5DC97090"/>
    <w:rsid w:val="5DCB40F2"/>
    <w:rsid w:val="5DCC05B8"/>
    <w:rsid w:val="5DCC0F99"/>
    <w:rsid w:val="5DCC6865"/>
    <w:rsid w:val="5DCCBA21"/>
    <w:rsid w:val="5DCD0A0A"/>
    <w:rsid w:val="5DCD545D"/>
    <w:rsid w:val="5DCDB1DE"/>
    <w:rsid w:val="5DCF1638"/>
    <w:rsid w:val="5DCF9C9F"/>
    <w:rsid w:val="5DD00055"/>
    <w:rsid w:val="5DD03018"/>
    <w:rsid w:val="5DD0BC96"/>
    <w:rsid w:val="5DD1CF27"/>
    <w:rsid w:val="5DD1D9E9"/>
    <w:rsid w:val="5DD2F7E1"/>
    <w:rsid w:val="5DD4E8E6"/>
    <w:rsid w:val="5DD587F6"/>
    <w:rsid w:val="5DD5D21E"/>
    <w:rsid w:val="5DD723D8"/>
    <w:rsid w:val="5DD8D374"/>
    <w:rsid w:val="5DD9A969"/>
    <w:rsid w:val="5DDC7CD4"/>
    <w:rsid w:val="5DDDFA37"/>
    <w:rsid w:val="5DE1954C"/>
    <w:rsid w:val="5DE1F3BE"/>
    <w:rsid w:val="5DE2BA07"/>
    <w:rsid w:val="5DE4902D"/>
    <w:rsid w:val="5DE7B377"/>
    <w:rsid w:val="5DE7D736"/>
    <w:rsid w:val="5DE81BAC"/>
    <w:rsid w:val="5DE8BAA7"/>
    <w:rsid w:val="5DE8C030"/>
    <w:rsid w:val="5DE9E593"/>
    <w:rsid w:val="5DEAF927"/>
    <w:rsid w:val="5DEDAA69"/>
    <w:rsid w:val="5DEDC2A2"/>
    <w:rsid w:val="5DEFC0B3"/>
    <w:rsid w:val="5DF03331"/>
    <w:rsid w:val="5DF0A8AC"/>
    <w:rsid w:val="5DF0AD4E"/>
    <w:rsid w:val="5DF143E7"/>
    <w:rsid w:val="5DF14DB4"/>
    <w:rsid w:val="5DF1FAE3"/>
    <w:rsid w:val="5DF62EDB"/>
    <w:rsid w:val="5DF73CBB"/>
    <w:rsid w:val="5DF84672"/>
    <w:rsid w:val="5DF9C526"/>
    <w:rsid w:val="5DFA6B3C"/>
    <w:rsid w:val="5DFAB07F"/>
    <w:rsid w:val="5DFB29FF"/>
    <w:rsid w:val="5DFB4F3B"/>
    <w:rsid w:val="5DFBAC3D"/>
    <w:rsid w:val="5DFCDDDF"/>
    <w:rsid w:val="5DFD7917"/>
    <w:rsid w:val="5DFDC6F6"/>
    <w:rsid w:val="5DFDFF3E"/>
    <w:rsid w:val="5DFF56A1"/>
    <w:rsid w:val="5DFFA835"/>
    <w:rsid w:val="5E0044CD"/>
    <w:rsid w:val="5E004BEF"/>
    <w:rsid w:val="5E038E4D"/>
    <w:rsid w:val="5E0525CF"/>
    <w:rsid w:val="5E052C32"/>
    <w:rsid w:val="5E07B909"/>
    <w:rsid w:val="5E0A2197"/>
    <w:rsid w:val="5E0BFDC0"/>
    <w:rsid w:val="5E0D226F"/>
    <w:rsid w:val="5E0F2A2E"/>
    <w:rsid w:val="5E10DEF1"/>
    <w:rsid w:val="5E11ACD7"/>
    <w:rsid w:val="5E145B6F"/>
    <w:rsid w:val="5E14D59D"/>
    <w:rsid w:val="5E1982F3"/>
    <w:rsid w:val="5E1A4181"/>
    <w:rsid w:val="5E1A6214"/>
    <w:rsid w:val="5E1C1B69"/>
    <w:rsid w:val="5E1D8748"/>
    <w:rsid w:val="5E1DA792"/>
    <w:rsid w:val="5E1FD751"/>
    <w:rsid w:val="5E213B70"/>
    <w:rsid w:val="5E21E405"/>
    <w:rsid w:val="5E27515E"/>
    <w:rsid w:val="5E2A1FF0"/>
    <w:rsid w:val="5E2ACBC1"/>
    <w:rsid w:val="5E2D675A"/>
    <w:rsid w:val="5E2D7D56"/>
    <w:rsid w:val="5E2FE588"/>
    <w:rsid w:val="5E32C06D"/>
    <w:rsid w:val="5E34DE70"/>
    <w:rsid w:val="5E36CAAB"/>
    <w:rsid w:val="5E379E43"/>
    <w:rsid w:val="5E3B529E"/>
    <w:rsid w:val="5E3BE65E"/>
    <w:rsid w:val="5E3C0B3C"/>
    <w:rsid w:val="5E3C9EDA"/>
    <w:rsid w:val="5E3D588D"/>
    <w:rsid w:val="5E3E950B"/>
    <w:rsid w:val="5E3F292C"/>
    <w:rsid w:val="5E40ABEC"/>
    <w:rsid w:val="5E4119F0"/>
    <w:rsid w:val="5E428571"/>
    <w:rsid w:val="5E4316D0"/>
    <w:rsid w:val="5E43C304"/>
    <w:rsid w:val="5E44B1C6"/>
    <w:rsid w:val="5E450509"/>
    <w:rsid w:val="5E458616"/>
    <w:rsid w:val="5E4866EC"/>
    <w:rsid w:val="5E4902B4"/>
    <w:rsid w:val="5E4E4EC8"/>
    <w:rsid w:val="5E4EED3C"/>
    <w:rsid w:val="5E4EF01F"/>
    <w:rsid w:val="5E4EFEC5"/>
    <w:rsid w:val="5E4F32C0"/>
    <w:rsid w:val="5E50BDFA"/>
    <w:rsid w:val="5E515956"/>
    <w:rsid w:val="5E51758B"/>
    <w:rsid w:val="5E520ADA"/>
    <w:rsid w:val="5E5236DF"/>
    <w:rsid w:val="5E52BB24"/>
    <w:rsid w:val="5E5436CC"/>
    <w:rsid w:val="5E5567A8"/>
    <w:rsid w:val="5E55CA07"/>
    <w:rsid w:val="5E5706B8"/>
    <w:rsid w:val="5E574BE8"/>
    <w:rsid w:val="5E57BC9B"/>
    <w:rsid w:val="5E5C51F5"/>
    <w:rsid w:val="5E5D8427"/>
    <w:rsid w:val="5E6258E3"/>
    <w:rsid w:val="5E62FD61"/>
    <w:rsid w:val="5E6316F2"/>
    <w:rsid w:val="5E63F46F"/>
    <w:rsid w:val="5E645497"/>
    <w:rsid w:val="5E6663A4"/>
    <w:rsid w:val="5E66F480"/>
    <w:rsid w:val="5E68805E"/>
    <w:rsid w:val="5E691EFE"/>
    <w:rsid w:val="5E69DB16"/>
    <w:rsid w:val="5E6BB589"/>
    <w:rsid w:val="5E6EE9C4"/>
    <w:rsid w:val="5E705C6B"/>
    <w:rsid w:val="5E709C52"/>
    <w:rsid w:val="5E70EA27"/>
    <w:rsid w:val="5E725864"/>
    <w:rsid w:val="5E7284F2"/>
    <w:rsid w:val="5E731F62"/>
    <w:rsid w:val="5E73D17E"/>
    <w:rsid w:val="5E73ED32"/>
    <w:rsid w:val="5E7548FA"/>
    <w:rsid w:val="5E7582BC"/>
    <w:rsid w:val="5E7662E5"/>
    <w:rsid w:val="5E766979"/>
    <w:rsid w:val="5E779A07"/>
    <w:rsid w:val="5E790C50"/>
    <w:rsid w:val="5E7B88D1"/>
    <w:rsid w:val="5E7BD19F"/>
    <w:rsid w:val="5E7BF632"/>
    <w:rsid w:val="5E7C84A9"/>
    <w:rsid w:val="5E7C8858"/>
    <w:rsid w:val="5E7CFC58"/>
    <w:rsid w:val="5E7EAAB2"/>
    <w:rsid w:val="5E7EF603"/>
    <w:rsid w:val="5E7FCC27"/>
    <w:rsid w:val="5E80A955"/>
    <w:rsid w:val="5E847BDE"/>
    <w:rsid w:val="5E852983"/>
    <w:rsid w:val="5E8653A3"/>
    <w:rsid w:val="5E87E1EA"/>
    <w:rsid w:val="5E87EBC2"/>
    <w:rsid w:val="5E896697"/>
    <w:rsid w:val="5E896FF9"/>
    <w:rsid w:val="5E8B0C20"/>
    <w:rsid w:val="5E8BBCE2"/>
    <w:rsid w:val="5E8CCFEF"/>
    <w:rsid w:val="5E8DE320"/>
    <w:rsid w:val="5E92DF36"/>
    <w:rsid w:val="5E933906"/>
    <w:rsid w:val="5E93BBBA"/>
    <w:rsid w:val="5E93EB86"/>
    <w:rsid w:val="5E95D642"/>
    <w:rsid w:val="5E9793C5"/>
    <w:rsid w:val="5E997CAB"/>
    <w:rsid w:val="5E9BDD56"/>
    <w:rsid w:val="5E9D7BF7"/>
    <w:rsid w:val="5E9DB434"/>
    <w:rsid w:val="5E9E1757"/>
    <w:rsid w:val="5E9FFE43"/>
    <w:rsid w:val="5EA2901F"/>
    <w:rsid w:val="5EA4075B"/>
    <w:rsid w:val="5EA61030"/>
    <w:rsid w:val="5EA61D40"/>
    <w:rsid w:val="5EA74BE7"/>
    <w:rsid w:val="5EA76878"/>
    <w:rsid w:val="5EA83919"/>
    <w:rsid w:val="5EA95A43"/>
    <w:rsid w:val="5EA99F3A"/>
    <w:rsid w:val="5EAB9D89"/>
    <w:rsid w:val="5EAC95DC"/>
    <w:rsid w:val="5EACDCE5"/>
    <w:rsid w:val="5EADC6FB"/>
    <w:rsid w:val="5EADCD46"/>
    <w:rsid w:val="5EADE154"/>
    <w:rsid w:val="5EAF8A67"/>
    <w:rsid w:val="5EB02B55"/>
    <w:rsid w:val="5EB4D35D"/>
    <w:rsid w:val="5EB53BEC"/>
    <w:rsid w:val="5EB641BE"/>
    <w:rsid w:val="5EB6B340"/>
    <w:rsid w:val="5EB7FCA5"/>
    <w:rsid w:val="5EB81983"/>
    <w:rsid w:val="5EBAF566"/>
    <w:rsid w:val="5EBBD6A1"/>
    <w:rsid w:val="5EBD7727"/>
    <w:rsid w:val="5EBDCCA5"/>
    <w:rsid w:val="5EBE2B71"/>
    <w:rsid w:val="5EBEE871"/>
    <w:rsid w:val="5EC1A473"/>
    <w:rsid w:val="5EC23E34"/>
    <w:rsid w:val="5EC448BF"/>
    <w:rsid w:val="5EC454DE"/>
    <w:rsid w:val="5EC48A36"/>
    <w:rsid w:val="5EC4D363"/>
    <w:rsid w:val="5EC63CF3"/>
    <w:rsid w:val="5EC6F905"/>
    <w:rsid w:val="5EC721B1"/>
    <w:rsid w:val="5EC7AFC8"/>
    <w:rsid w:val="5ECA9C31"/>
    <w:rsid w:val="5ECC479E"/>
    <w:rsid w:val="5ED0AF00"/>
    <w:rsid w:val="5ED0E409"/>
    <w:rsid w:val="5ED11816"/>
    <w:rsid w:val="5ED2766E"/>
    <w:rsid w:val="5ED5595E"/>
    <w:rsid w:val="5ED55B16"/>
    <w:rsid w:val="5ED67154"/>
    <w:rsid w:val="5ED700F0"/>
    <w:rsid w:val="5ED92B82"/>
    <w:rsid w:val="5ED96535"/>
    <w:rsid w:val="5ED9AEE2"/>
    <w:rsid w:val="5EDAA8F0"/>
    <w:rsid w:val="5EDC8808"/>
    <w:rsid w:val="5EDCC5B4"/>
    <w:rsid w:val="5EDFDF02"/>
    <w:rsid w:val="5EE2EEA1"/>
    <w:rsid w:val="5EE35A6D"/>
    <w:rsid w:val="5EE43892"/>
    <w:rsid w:val="5EE5F7DD"/>
    <w:rsid w:val="5EE70F26"/>
    <w:rsid w:val="5EE72235"/>
    <w:rsid w:val="5EE76C30"/>
    <w:rsid w:val="5EE8DD33"/>
    <w:rsid w:val="5EE94776"/>
    <w:rsid w:val="5EE9BDC5"/>
    <w:rsid w:val="5EEB4F19"/>
    <w:rsid w:val="5EEF8E89"/>
    <w:rsid w:val="5EF1BFCA"/>
    <w:rsid w:val="5EF2CE65"/>
    <w:rsid w:val="5EF3128C"/>
    <w:rsid w:val="5EF5B879"/>
    <w:rsid w:val="5EF72309"/>
    <w:rsid w:val="5EF7815E"/>
    <w:rsid w:val="5EF7A807"/>
    <w:rsid w:val="5EF93081"/>
    <w:rsid w:val="5EFB5999"/>
    <w:rsid w:val="5EFCF8DC"/>
    <w:rsid w:val="5EFD047F"/>
    <w:rsid w:val="5EFD0D1F"/>
    <w:rsid w:val="5EFD1A05"/>
    <w:rsid w:val="5EFF5AE3"/>
    <w:rsid w:val="5EFF66B8"/>
    <w:rsid w:val="5F00900B"/>
    <w:rsid w:val="5F00C421"/>
    <w:rsid w:val="5F020263"/>
    <w:rsid w:val="5F021CD2"/>
    <w:rsid w:val="5F031BF5"/>
    <w:rsid w:val="5F03CF6F"/>
    <w:rsid w:val="5F03EAD4"/>
    <w:rsid w:val="5F04F7F6"/>
    <w:rsid w:val="5F056EFF"/>
    <w:rsid w:val="5F062927"/>
    <w:rsid w:val="5F06F36F"/>
    <w:rsid w:val="5F081C22"/>
    <w:rsid w:val="5F08AE67"/>
    <w:rsid w:val="5F0A091F"/>
    <w:rsid w:val="5F0AED0C"/>
    <w:rsid w:val="5F0D9439"/>
    <w:rsid w:val="5F0E44B6"/>
    <w:rsid w:val="5F0EEB8A"/>
    <w:rsid w:val="5F0F0D76"/>
    <w:rsid w:val="5F0F5678"/>
    <w:rsid w:val="5F12999D"/>
    <w:rsid w:val="5F17ADC7"/>
    <w:rsid w:val="5F181A3C"/>
    <w:rsid w:val="5F19F991"/>
    <w:rsid w:val="5F19FF1A"/>
    <w:rsid w:val="5F1D2073"/>
    <w:rsid w:val="5F1EB129"/>
    <w:rsid w:val="5F1F0231"/>
    <w:rsid w:val="5F1F0CEE"/>
    <w:rsid w:val="5F20E2B3"/>
    <w:rsid w:val="5F21879E"/>
    <w:rsid w:val="5F23B0FE"/>
    <w:rsid w:val="5F26B6D0"/>
    <w:rsid w:val="5F27452D"/>
    <w:rsid w:val="5F27B7D0"/>
    <w:rsid w:val="5F27D282"/>
    <w:rsid w:val="5F27E52B"/>
    <w:rsid w:val="5F28208B"/>
    <w:rsid w:val="5F294FD1"/>
    <w:rsid w:val="5F2A7733"/>
    <w:rsid w:val="5F2D358B"/>
    <w:rsid w:val="5F2DFA78"/>
    <w:rsid w:val="5F30972C"/>
    <w:rsid w:val="5F3421F4"/>
    <w:rsid w:val="5F34685F"/>
    <w:rsid w:val="5F35169A"/>
    <w:rsid w:val="5F354EF6"/>
    <w:rsid w:val="5F38567F"/>
    <w:rsid w:val="5F39B1BC"/>
    <w:rsid w:val="5F39ED7E"/>
    <w:rsid w:val="5F3B0B5C"/>
    <w:rsid w:val="5F3C8549"/>
    <w:rsid w:val="5F3E9A3D"/>
    <w:rsid w:val="5F3EFFEE"/>
    <w:rsid w:val="5F40A4E3"/>
    <w:rsid w:val="5F4234D4"/>
    <w:rsid w:val="5F425199"/>
    <w:rsid w:val="5F43B358"/>
    <w:rsid w:val="5F462F97"/>
    <w:rsid w:val="5F46B7D4"/>
    <w:rsid w:val="5F46BB66"/>
    <w:rsid w:val="5F472F23"/>
    <w:rsid w:val="5F4799B5"/>
    <w:rsid w:val="5F48935E"/>
    <w:rsid w:val="5F4AAC56"/>
    <w:rsid w:val="5F4E24FC"/>
    <w:rsid w:val="5F4F3425"/>
    <w:rsid w:val="5F511579"/>
    <w:rsid w:val="5F520298"/>
    <w:rsid w:val="5F522C6A"/>
    <w:rsid w:val="5F53D259"/>
    <w:rsid w:val="5F55278D"/>
    <w:rsid w:val="5F575291"/>
    <w:rsid w:val="5F576751"/>
    <w:rsid w:val="5F5AEE81"/>
    <w:rsid w:val="5F5D56A6"/>
    <w:rsid w:val="5F5D61BE"/>
    <w:rsid w:val="5F5E7789"/>
    <w:rsid w:val="5F5F4162"/>
    <w:rsid w:val="5F609C85"/>
    <w:rsid w:val="5F61067B"/>
    <w:rsid w:val="5F61DD80"/>
    <w:rsid w:val="5F645370"/>
    <w:rsid w:val="5F6716E2"/>
    <w:rsid w:val="5F6A4776"/>
    <w:rsid w:val="5F6C1160"/>
    <w:rsid w:val="5F6FCED6"/>
    <w:rsid w:val="5F70C9EC"/>
    <w:rsid w:val="5F71EA44"/>
    <w:rsid w:val="5F736050"/>
    <w:rsid w:val="5F756179"/>
    <w:rsid w:val="5F760F62"/>
    <w:rsid w:val="5F77A687"/>
    <w:rsid w:val="5F782AE7"/>
    <w:rsid w:val="5F7CC725"/>
    <w:rsid w:val="5F7D28FD"/>
    <w:rsid w:val="5F7ECF30"/>
    <w:rsid w:val="5F7F9068"/>
    <w:rsid w:val="5F81CAB0"/>
    <w:rsid w:val="5F82DA1B"/>
    <w:rsid w:val="5F831B37"/>
    <w:rsid w:val="5F83BD3A"/>
    <w:rsid w:val="5F861ED6"/>
    <w:rsid w:val="5F865309"/>
    <w:rsid w:val="5F88A8E6"/>
    <w:rsid w:val="5F8CCF19"/>
    <w:rsid w:val="5F8EF74C"/>
    <w:rsid w:val="5F8F465F"/>
    <w:rsid w:val="5F90F548"/>
    <w:rsid w:val="5F92E4EA"/>
    <w:rsid w:val="5F93699F"/>
    <w:rsid w:val="5F95ECB7"/>
    <w:rsid w:val="5F9892B2"/>
    <w:rsid w:val="5F98A3CE"/>
    <w:rsid w:val="5F98AB78"/>
    <w:rsid w:val="5F992332"/>
    <w:rsid w:val="5F9998A9"/>
    <w:rsid w:val="5F9AA46A"/>
    <w:rsid w:val="5F9AB261"/>
    <w:rsid w:val="5F9AF0D0"/>
    <w:rsid w:val="5F9C675D"/>
    <w:rsid w:val="5F9CC6AD"/>
    <w:rsid w:val="5F9F654A"/>
    <w:rsid w:val="5F9FF251"/>
    <w:rsid w:val="5FA0C84A"/>
    <w:rsid w:val="5FA1C985"/>
    <w:rsid w:val="5FA1D644"/>
    <w:rsid w:val="5FA394A9"/>
    <w:rsid w:val="5FA56352"/>
    <w:rsid w:val="5FA78342"/>
    <w:rsid w:val="5FA8AD12"/>
    <w:rsid w:val="5FAA16CD"/>
    <w:rsid w:val="5FABDAD6"/>
    <w:rsid w:val="5FAF283D"/>
    <w:rsid w:val="5FB09A84"/>
    <w:rsid w:val="5FB14D95"/>
    <w:rsid w:val="5FB16033"/>
    <w:rsid w:val="5FB1788E"/>
    <w:rsid w:val="5FB436FC"/>
    <w:rsid w:val="5FB497F5"/>
    <w:rsid w:val="5FB56025"/>
    <w:rsid w:val="5FB5F19B"/>
    <w:rsid w:val="5FB64B33"/>
    <w:rsid w:val="5FB6D0FE"/>
    <w:rsid w:val="5FB8F437"/>
    <w:rsid w:val="5FB95EFD"/>
    <w:rsid w:val="5FBA1F01"/>
    <w:rsid w:val="5FBB82C9"/>
    <w:rsid w:val="5FBD0A85"/>
    <w:rsid w:val="5FBDBF84"/>
    <w:rsid w:val="5FC0B526"/>
    <w:rsid w:val="5FC10B8A"/>
    <w:rsid w:val="5FC1F034"/>
    <w:rsid w:val="5FC2A16C"/>
    <w:rsid w:val="5FC2AF97"/>
    <w:rsid w:val="5FC2CDDC"/>
    <w:rsid w:val="5FC34102"/>
    <w:rsid w:val="5FC39F3A"/>
    <w:rsid w:val="5FC3AE4D"/>
    <w:rsid w:val="5FC3F1AC"/>
    <w:rsid w:val="5FC43F4F"/>
    <w:rsid w:val="5FC4B473"/>
    <w:rsid w:val="5FC59593"/>
    <w:rsid w:val="5FC5ED02"/>
    <w:rsid w:val="5FC66D2D"/>
    <w:rsid w:val="5FC6FFC5"/>
    <w:rsid w:val="5FC7C2F1"/>
    <w:rsid w:val="5FC9F522"/>
    <w:rsid w:val="5FCB1934"/>
    <w:rsid w:val="5FCBC2D3"/>
    <w:rsid w:val="5FCD1127"/>
    <w:rsid w:val="5FCF9525"/>
    <w:rsid w:val="5FD1498A"/>
    <w:rsid w:val="5FD2B761"/>
    <w:rsid w:val="5FD3EB04"/>
    <w:rsid w:val="5FD4EFFF"/>
    <w:rsid w:val="5FD5F65B"/>
    <w:rsid w:val="5FD7B58A"/>
    <w:rsid w:val="5FD90B28"/>
    <w:rsid w:val="5FDC111A"/>
    <w:rsid w:val="5FDDE2D3"/>
    <w:rsid w:val="5FDE0CBF"/>
    <w:rsid w:val="5FDE3B59"/>
    <w:rsid w:val="5FDF3422"/>
    <w:rsid w:val="5FE02D14"/>
    <w:rsid w:val="5FE1889F"/>
    <w:rsid w:val="5FE2703E"/>
    <w:rsid w:val="5FE58049"/>
    <w:rsid w:val="5FE6869B"/>
    <w:rsid w:val="5FE7DB2B"/>
    <w:rsid w:val="5FE8C620"/>
    <w:rsid w:val="5FE952B0"/>
    <w:rsid w:val="5FE9DC22"/>
    <w:rsid w:val="5FE9F7AD"/>
    <w:rsid w:val="5FEF04FF"/>
    <w:rsid w:val="5FF258A7"/>
    <w:rsid w:val="5FF47193"/>
    <w:rsid w:val="5FF5F5AA"/>
    <w:rsid w:val="5FF7330D"/>
    <w:rsid w:val="5FF7DDA0"/>
    <w:rsid w:val="5FF88504"/>
    <w:rsid w:val="5FF99967"/>
    <w:rsid w:val="5FFF3C63"/>
    <w:rsid w:val="5FFF5AC0"/>
    <w:rsid w:val="5FFFC7C6"/>
    <w:rsid w:val="60003D18"/>
    <w:rsid w:val="600116B5"/>
    <w:rsid w:val="60017CBE"/>
    <w:rsid w:val="6002C384"/>
    <w:rsid w:val="6006F455"/>
    <w:rsid w:val="6008383C"/>
    <w:rsid w:val="600B6A89"/>
    <w:rsid w:val="600BA670"/>
    <w:rsid w:val="600BF085"/>
    <w:rsid w:val="600C974E"/>
    <w:rsid w:val="6010A043"/>
    <w:rsid w:val="6010A5B0"/>
    <w:rsid w:val="60115D03"/>
    <w:rsid w:val="6011A2B2"/>
    <w:rsid w:val="601292DF"/>
    <w:rsid w:val="60163741"/>
    <w:rsid w:val="6018722E"/>
    <w:rsid w:val="601C49D1"/>
    <w:rsid w:val="601ED111"/>
    <w:rsid w:val="6020700B"/>
    <w:rsid w:val="60217880"/>
    <w:rsid w:val="6021A6E6"/>
    <w:rsid w:val="60250250"/>
    <w:rsid w:val="6028B201"/>
    <w:rsid w:val="6029B175"/>
    <w:rsid w:val="602B8DC7"/>
    <w:rsid w:val="602E6E5C"/>
    <w:rsid w:val="602F28E1"/>
    <w:rsid w:val="602FAA2F"/>
    <w:rsid w:val="603049F9"/>
    <w:rsid w:val="6031F836"/>
    <w:rsid w:val="60336374"/>
    <w:rsid w:val="6036013F"/>
    <w:rsid w:val="6039296C"/>
    <w:rsid w:val="60398A1A"/>
    <w:rsid w:val="603B9AFE"/>
    <w:rsid w:val="603E6069"/>
    <w:rsid w:val="60400FF9"/>
    <w:rsid w:val="60408878"/>
    <w:rsid w:val="60413AB3"/>
    <w:rsid w:val="60429475"/>
    <w:rsid w:val="6043B8BB"/>
    <w:rsid w:val="60456D9E"/>
    <w:rsid w:val="6045FC7F"/>
    <w:rsid w:val="6047D8B7"/>
    <w:rsid w:val="604B1B32"/>
    <w:rsid w:val="604F0E38"/>
    <w:rsid w:val="60508C7D"/>
    <w:rsid w:val="60514E19"/>
    <w:rsid w:val="60522BD4"/>
    <w:rsid w:val="60523A61"/>
    <w:rsid w:val="60529640"/>
    <w:rsid w:val="60539AC1"/>
    <w:rsid w:val="6054B28D"/>
    <w:rsid w:val="6054B52C"/>
    <w:rsid w:val="6055BA2E"/>
    <w:rsid w:val="60585BB4"/>
    <w:rsid w:val="605ED7D5"/>
    <w:rsid w:val="605EFC59"/>
    <w:rsid w:val="605FD55C"/>
    <w:rsid w:val="605FE8FC"/>
    <w:rsid w:val="60602B49"/>
    <w:rsid w:val="606109E7"/>
    <w:rsid w:val="6061F965"/>
    <w:rsid w:val="60657321"/>
    <w:rsid w:val="6068368B"/>
    <w:rsid w:val="60689960"/>
    <w:rsid w:val="606BAB43"/>
    <w:rsid w:val="606FB26D"/>
    <w:rsid w:val="60740531"/>
    <w:rsid w:val="6075B679"/>
    <w:rsid w:val="6075E1D9"/>
    <w:rsid w:val="607A9095"/>
    <w:rsid w:val="60803535"/>
    <w:rsid w:val="6082472E"/>
    <w:rsid w:val="6082BEE0"/>
    <w:rsid w:val="6082C85D"/>
    <w:rsid w:val="6082DB8A"/>
    <w:rsid w:val="60834BEC"/>
    <w:rsid w:val="6083B56B"/>
    <w:rsid w:val="6086475F"/>
    <w:rsid w:val="6089F0FF"/>
    <w:rsid w:val="608D06FA"/>
    <w:rsid w:val="608E8479"/>
    <w:rsid w:val="608F5C35"/>
    <w:rsid w:val="609281DE"/>
    <w:rsid w:val="609319F1"/>
    <w:rsid w:val="6093918E"/>
    <w:rsid w:val="609989DF"/>
    <w:rsid w:val="609CEE46"/>
    <w:rsid w:val="609DEC24"/>
    <w:rsid w:val="60A21DE2"/>
    <w:rsid w:val="60A366EE"/>
    <w:rsid w:val="60A466FC"/>
    <w:rsid w:val="60A552EB"/>
    <w:rsid w:val="60A58914"/>
    <w:rsid w:val="60A64B2F"/>
    <w:rsid w:val="60A81507"/>
    <w:rsid w:val="60A87DFD"/>
    <w:rsid w:val="60A8F6D7"/>
    <w:rsid w:val="60A90682"/>
    <w:rsid w:val="60AC0C2B"/>
    <w:rsid w:val="60ADB2F2"/>
    <w:rsid w:val="60AE2EDF"/>
    <w:rsid w:val="60AEFBCB"/>
    <w:rsid w:val="60B08536"/>
    <w:rsid w:val="60B2C62A"/>
    <w:rsid w:val="60B44082"/>
    <w:rsid w:val="60B65618"/>
    <w:rsid w:val="60B66238"/>
    <w:rsid w:val="60B83984"/>
    <w:rsid w:val="60B8F1EF"/>
    <w:rsid w:val="60B99326"/>
    <w:rsid w:val="60BABE7A"/>
    <w:rsid w:val="60BB3049"/>
    <w:rsid w:val="60BC974E"/>
    <w:rsid w:val="60BD193B"/>
    <w:rsid w:val="60C0AC2E"/>
    <w:rsid w:val="60C19462"/>
    <w:rsid w:val="60C32C35"/>
    <w:rsid w:val="60C331B5"/>
    <w:rsid w:val="60C4EC95"/>
    <w:rsid w:val="60C6A113"/>
    <w:rsid w:val="60C9E73D"/>
    <w:rsid w:val="60CBA5CE"/>
    <w:rsid w:val="60CC4D86"/>
    <w:rsid w:val="60CCDE51"/>
    <w:rsid w:val="60CD218E"/>
    <w:rsid w:val="60CDFF05"/>
    <w:rsid w:val="60D0238C"/>
    <w:rsid w:val="60D04AFA"/>
    <w:rsid w:val="60D08469"/>
    <w:rsid w:val="60D11990"/>
    <w:rsid w:val="60D5BF90"/>
    <w:rsid w:val="60D5C409"/>
    <w:rsid w:val="60D60D07"/>
    <w:rsid w:val="60D689C9"/>
    <w:rsid w:val="60D7A2D7"/>
    <w:rsid w:val="60D91C27"/>
    <w:rsid w:val="60DA7023"/>
    <w:rsid w:val="60DC6236"/>
    <w:rsid w:val="60DD1A97"/>
    <w:rsid w:val="60DE60BB"/>
    <w:rsid w:val="60E13AB1"/>
    <w:rsid w:val="60E27420"/>
    <w:rsid w:val="60E448E5"/>
    <w:rsid w:val="60E44E87"/>
    <w:rsid w:val="60E60C36"/>
    <w:rsid w:val="60E8B23E"/>
    <w:rsid w:val="60F0BC96"/>
    <w:rsid w:val="60F54581"/>
    <w:rsid w:val="60F79F4A"/>
    <w:rsid w:val="60FD5F40"/>
    <w:rsid w:val="60FDD3C1"/>
    <w:rsid w:val="60FDF321"/>
    <w:rsid w:val="60FFB40F"/>
    <w:rsid w:val="6100548D"/>
    <w:rsid w:val="61008ED2"/>
    <w:rsid w:val="61019DC4"/>
    <w:rsid w:val="6102E4D1"/>
    <w:rsid w:val="6103A9FD"/>
    <w:rsid w:val="610400E3"/>
    <w:rsid w:val="6104DDCF"/>
    <w:rsid w:val="6104DEB8"/>
    <w:rsid w:val="61050790"/>
    <w:rsid w:val="61052C49"/>
    <w:rsid w:val="61071381"/>
    <w:rsid w:val="6107F14E"/>
    <w:rsid w:val="610A152F"/>
    <w:rsid w:val="610A4DA3"/>
    <w:rsid w:val="610ADC5E"/>
    <w:rsid w:val="610CBB24"/>
    <w:rsid w:val="610F0715"/>
    <w:rsid w:val="610F4F1A"/>
    <w:rsid w:val="611077AC"/>
    <w:rsid w:val="611558D2"/>
    <w:rsid w:val="6115E847"/>
    <w:rsid w:val="61165438"/>
    <w:rsid w:val="611676CA"/>
    <w:rsid w:val="61173F67"/>
    <w:rsid w:val="61178F44"/>
    <w:rsid w:val="61183D44"/>
    <w:rsid w:val="6119E791"/>
    <w:rsid w:val="611A53DB"/>
    <w:rsid w:val="611B0BCA"/>
    <w:rsid w:val="611CBB98"/>
    <w:rsid w:val="611F1EE9"/>
    <w:rsid w:val="611F81B9"/>
    <w:rsid w:val="611FFF00"/>
    <w:rsid w:val="61205DF1"/>
    <w:rsid w:val="6120D20B"/>
    <w:rsid w:val="6122618C"/>
    <w:rsid w:val="61244FA6"/>
    <w:rsid w:val="6124EE93"/>
    <w:rsid w:val="6125777A"/>
    <w:rsid w:val="6125DB26"/>
    <w:rsid w:val="6125F333"/>
    <w:rsid w:val="6126DE5B"/>
    <w:rsid w:val="61284BF8"/>
    <w:rsid w:val="6128C629"/>
    <w:rsid w:val="612A1AC8"/>
    <w:rsid w:val="61342F49"/>
    <w:rsid w:val="613597C0"/>
    <w:rsid w:val="61359F96"/>
    <w:rsid w:val="613A0F39"/>
    <w:rsid w:val="613A2022"/>
    <w:rsid w:val="613A3721"/>
    <w:rsid w:val="613F224C"/>
    <w:rsid w:val="614008C2"/>
    <w:rsid w:val="6140BC39"/>
    <w:rsid w:val="6144CD3A"/>
    <w:rsid w:val="61460DFE"/>
    <w:rsid w:val="61473AB9"/>
    <w:rsid w:val="6148D997"/>
    <w:rsid w:val="61498073"/>
    <w:rsid w:val="614B43FD"/>
    <w:rsid w:val="614BAD08"/>
    <w:rsid w:val="614E3062"/>
    <w:rsid w:val="614EA61E"/>
    <w:rsid w:val="615164C1"/>
    <w:rsid w:val="6155318E"/>
    <w:rsid w:val="6155537C"/>
    <w:rsid w:val="615586A5"/>
    <w:rsid w:val="6155D6CA"/>
    <w:rsid w:val="6156B08A"/>
    <w:rsid w:val="615B1C23"/>
    <w:rsid w:val="615BBED8"/>
    <w:rsid w:val="615C21D2"/>
    <w:rsid w:val="61606D9D"/>
    <w:rsid w:val="6164260F"/>
    <w:rsid w:val="61643815"/>
    <w:rsid w:val="6165439C"/>
    <w:rsid w:val="616585A0"/>
    <w:rsid w:val="61670C0F"/>
    <w:rsid w:val="616768C5"/>
    <w:rsid w:val="6167B8C0"/>
    <w:rsid w:val="6169E06B"/>
    <w:rsid w:val="616A70B1"/>
    <w:rsid w:val="616AA337"/>
    <w:rsid w:val="616C0170"/>
    <w:rsid w:val="616C647B"/>
    <w:rsid w:val="616DB52B"/>
    <w:rsid w:val="616ED199"/>
    <w:rsid w:val="616EF48D"/>
    <w:rsid w:val="61718252"/>
    <w:rsid w:val="617197DD"/>
    <w:rsid w:val="6174D811"/>
    <w:rsid w:val="61750AEF"/>
    <w:rsid w:val="617630EE"/>
    <w:rsid w:val="61769CA5"/>
    <w:rsid w:val="6176E928"/>
    <w:rsid w:val="61770B3F"/>
    <w:rsid w:val="6177C4DE"/>
    <w:rsid w:val="617990A1"/>
    <w:rsid w:val="617BE72A"/>
    <w:rsid w:val="617EF20B"/>
    <w:rsid w:val="61801EBA"/>
    <w:rsid w:val="6180DD8B"/>
    <w:rsid w:val="61811501"/>
    <w:rsid w:val="6181AC09"/>
    <w:rsid w:val="6184249D"/>
    <w:rsid w:val="61855B08"/>
    <w:rsid w:val="6185B4C9"/>
    <w:rsid w:val="618748F9"/>
    <w:rsid w:val="6189D71F"/>
    <w:rsid w:val="6189E572"/>
    <w:rsid w:val="618D406E"/>
    <w:rsid w:val="6193ED6D"/>
    <w:rsid w:val="6196C99F"/>
    <w:rsid w:val="6197DF00"/>
    <w:rsid w:val="619848FA"/>
    <w:rsid w:val="6198953B"/>
    <w:rsid w:val="6198DD7E"/>
    <w:rsid w:val="6199BB2D"/>
    <w:rsid w:val="619A2484"/>
    <w:rsid w:val="619A3CE4"/>
    <w:rsid w:val="619A4F66"/>
    <w:rsid w:val="619B3596"/>
    <w:rsid w:val="61A1DBB1"/>
    <w:rsid w:val="61A217EE"/>
    <w:rsid w:val="61A42EDA"/>
    <w:rsid w:val="61A45BCA"/>
    <w:rsid w:val="61A4EC51"/>
    <w:rsid w:val="61A63E72"/>
    <w:rsid w:val="61A95329"/>
    <w:rsid w:val="61A99319"/>
    <w:rsid w:val="61AAC956"/>
    <w:rsid w:val="61AC80F7"/>
    <w:rsid w:val="61AEDC37"/>
    <w:rsid w:val="61AF18BE"/>
    <w:rsid w:val="61AF5BA2"/>
    <w:rsid w:val="61B25165"/>
    <w:rsid w:val="61B6179A"/>
    <w:rsid w:val="61B62483"/>
    <w:rsid w:val="61B78A25"/>
    <w:rsid w:val="61B7F9A2"/>
    <w:rsid w:val="61B8772A"/>
    <w:rsid w:val="61B9424F"/>
    <w:rsid w:val="61BB9D47"/>
    <w:rsid w:val="61BF50C7"/>
    <w:rsid w:val="61BFD969"/>
    <w:rsid w:val="61C0B2C8"/>
    <w:rsid w:val="61C28B54"/>
    <w:rsid w:val="61C37B40"/>
    <w:rsid w:val="61C4295C"/>
    <w:rsid w:val="61C61EF8"/>
    <w:rsid w:val="61C7BAC2"/>
    <w:rsid w:val="61C7C6B0"/>
    <w:rsid w:val="61C8409E"/>
    <w:rsid w:val="61C9B75E"/>
    <w:rsid w:val="61CA2715"/>
    <w:rsid w:val="61CA3EF3"/>
    <w:rsid w:val="61CC2E83"/>
    <w:rsid w:val="61CCAD26"/>
    <w:rsid w:val="61CFF70A"/>
    <w:rsid w:val="61D18538"/>
    <w:rsid w:val="61D1B667"/>
    <w:rsid w:val="61D2BA06"/>
    <w:rsid w:val="61D3636D"/>
    <w:rsid w:val="61D36C5E"/>
    <w:rsid w:val="61D3F930"/>
    <w:rsid w:val="61D4296E"/>
    <w:rsid w:val="61D42EAA"/>
    <w:rsid w:val="61D484E7"/>
    <w:rsid w:val="61D6D99B"/>
    <w:rsid w:val="61D90C06"/>
    <w:rsid w:val="61D92EA2"/>
    <w:rsid w:val="61D9B674"/>
    <w:rsid w:val="61D9C7D2"/>
    <w:rsid w:val="61DB032F"/>
    <w:rsid w:val="61DBF589"/>
    <w:rsid w:val="61DCE687"/>
    <w:rsid w:val="61DDEE54"/>
    <w:rsid w:val="61DFB74D"/>
    <w:rsid w:val="61E12FC3"/>
    <w:rsid w:val="61E2E05C"/>
    <w:rsid w:val="61E3052A"/>
    <w:rsid w:val="61E4350E"/>
    <w:rsid w:val="61E4A097"/>
    <w:rsid w:val="61E4A6E7"/>
    <w:rsid w:val="61E50786"/>
    <w:rsid w:val="61E572BE"/>
    <w:rsid w:val="61E99F09"/>
    <w:rsid w:val="61EA1C3F"/>
    <w:rsid w:val="61EBE288"/>
    <w:rsid w:val="61EC6482"/>
    <w:rsid w:val="61ED1139"/>
    <w:rsid w:val="61EDDD37"/>
    <w:rsid w:val="61EF83DE"/>
    <w:rsid w:val="61F139CC"/>
    <w:rsid w:val="61F39AFF"/>
    <w:rsid w:val="61F42EBD"/>
    <w:rsid w:val="61F45A9F"/>
    <w:rsid w:val="61F54A04"/>
    <w:rsid w:val="61F71396"/>
    <w:rsid w:val="61F7D8EF"/>
    <w:rsid w:val="61F8B665"/>
    <w:rsid w:val="61FA4C83"/>
    <w:rsid w:val="61FAACED"/>
    <w:rsid w:val="61FAD6B5"/>
    <w:rsid w:val="61FB1BA1"/>
    <w:rsid w:val="61FD5B1A"/>
    <w:rsid w:val="61FF6E7F"/>
    <w:rsid w:val="61FF8B8F"/>
    <w:rsid w:val="6203FDBD"/>
    <w:rsid w:val="62046235"/>
    <w:rsid w:val="6204D542"/>
    <w:rsid w:val="6208156F"/>
    <w:rsid w:val="62082B4D"/>
    <w:rsid w:val="6209714C"/>
    <w:rsid w:val="620ACD36"/>
    <w:rsid w:val="620D022C"/>
    <w:rsid w:val="62118462"/>
    <w:rsid w:val="6212DADC"/>
    <w:rsid w:val="621326F9"/>
    <w:rsid w:val="6213806B"/>
    <w:rsid w:val="6213EEDA"/>
    <w:rsid w:val="6214795E"/>
    <w:rsid w:val="6214A650"/>
    <w:rsid w:val="62153870"/>
    <w:rsid w:val="62155C8D"/>
    <w:rsid w:val="62157BF0"/>
    <w:rsid w:val="62158AD4"/>
    <w:rsid w:val="6217FF1D"/>
    <w:rsid w:val="621837CA"/>
    <w:rsid w:val="621AC203"/>
    <w:rsid w:val="621ADE46"/>
    <w:rsid w:val="621AE4FB"/>
    <w:rsid w:val="621B348E"/>
    <w:rsid w:val="621C3B66"/>
    <w:rsid w:val="6220D2AC"/>
    <w:rsid w:val="622267E2"/>
    <w:rsid w:val="62247559"/>
    <w:rsid w:val="6227C910"/>
    <w:rsid w:val="6229FEFD"/>
    <w:rsid w:val="622AEB8C"/>
    <w:rsid w:val="622B99FF"/>
    <w:rsid w:val="622BDBAD"/>
    <w:rsid w:val="622BDE62"/>
    <w:rsid w:val="622D5649"/>
    <w:rsid w:val="622D7834"/>
    <w:rsid w:val="622DAE91"/>
    <w:rsid w:val="622DEDA0"/>
    <w:rsid w:val="622F8EC4"/>
    <w:rsid w:val="6232B041"/>
    <w:rsid w:val="623477E7"/>
    <w:rsid w:val="62347A3D"/>
    <w:rsid w:val="6235CD8D"/>
    <w:rsid w:val="62365B54"/>
    <w:rsid w:val="6237FC71"/>
    <w:rsid w:val="623FC97B"/>
    <w:rsid w:val="62414115"/>
    <w:rsid w:val="62427BF3"/>
    <w:rsid w:val="62464F89"/>
    <w:rsid w:val="62492AB6"/>
    <w:rsid w:val="6249F8C6"/>
    <w:rsid w:val="624B35B2"/>
    <w:rsid w:val="624B4334"/>
    <w:rsid w:val="624B8BDD"/>
    <w:rsid w:val="624D8856"/>
    <w:rsid w:val="624DC982"/>
    <w:rsid w:val="625193EB"/>
    <w:rsid w:val="6252D990"/>
    <w:rsid w:val="62536137"/>
    <w:rsid w:val="6254371D"/>
    <w:rsid w:val="6255107F"/>
    <w:rsid w:val="6255EC11"/>
    <w:rsid w:val="62561362"/>
    <w:rsid w:val="625630C3"/>
    <w:rsid w:val="62564309"/>
    <w:rsid w:val="6256BA38"/>
    <w:rsid w:val="625725C0"/>
    <w:rsid w:val="62590636"/>
    <w:rsid w:val="625938AE"/>
    <w:rsid w:val="625AF204"/>
    <w:rsid w:val="625DCCDA"/>
    <w:rsid w:val="625E2210"/>
    <w:rsid w:val="625FBCA6"/>
    <w:rsid w:val="626456CB"/>
    <w:rsid w:val="626ACC9B"/>
    <w:rsid w:val="626C1DF1"/>
    <w:rsid w:val="626E28A1"/>
    <w:rsid w:val="626E4FF7"/>
    <w:rsid w:val="62702AB9"/>
    <w:rsid w:val="62720CB8"/>
    <w:rsid w:val="6272AB19"/>
    <w:rsid w:val="627385F2"/>
    <w:rsid w:val="6275D0C8"/>
    <w:rsid w:val="62760A69"/>
    <w:rsid w:val="627678EF"/>
    <w:rsid w:val="62777C3F"/>
    <w:rsid w:val="627781AC"/>
    <w:rsid w:val="627BDA39"/>
    <w:rsid w:val="627C228E"/>
    <w:rsid w:val="627C5C92"/>
    <w:rsid w:val="627DD1C1"/>
    <w:rsid w:val="627E275E"/>
    <w:rsid w:val="62805D58"/>
    <w:rsid w:val="62813AD3"/>
    <w:rsid w:val="62839D62"/>
    <w:rsid w:val="6283ECBD"/>
    <w:rsid w:val="62859ACD"/>
    <w:rsid w:val="6286BA60"/>
    <w:rsid w:val="6287D4BF"/>
    <w:rsid w:val="628853FC"/>
    <w:rsid w:val="6289629F"/>
    <w:rsid w:val="628A426C"/>
    <w:rsid w:val="628B8FA2"/>
    <w:rsid w:val="628E7E03"/>
    <w:rsid w:val="628F7DAD"/>
    <w:rsid w:val="628F8BD3"/>
    <w:rsid w:val="62914874"/>
    <w:rsid w:val="629227C3"/>
    <w:rsid w:val="629238BC"/>
    <w:rsid w:val="6294696C"/>
    <w:rsid w:val="6294876E"/>
    <w:rsid w:val="62966482"/>
    <w:rsid w:val="629A6AA8"/>
    <w:rsid w:val="629A7694"/>
    <w:rsid w:val="629A8D21"/>
    <w:rsid w:val="629AA41F"/>
    <w:rsid w:val="629B1067"/>
    <w:rsid w:val="629D2ED9"/>
    <w:rsid w:val="629D3BCF"/>
    <w:rsid w:val="629D74A0"/>
    <w:rsid w:val="629F51FD"/>
    <w:rsid w:val="629F651A"/>
    <w:rsid w:val="62A11301"/>
    <w:rsid w:val="62A1B106"/>
    <w:rsid w:val="62A42431"/>
    <w:rsid w:val="62A5C6C6"/>
    <w:rsid w:val="62A73216"/>
    <w:rsid w:val="62A82FF7"/>
    <w:rsid w:val="62A92D08"/>
    <w:rsid w:val="62AAF1A5"/>
    <w:rsid w:val="62AD4871"/>
    <w:rsid w:val="62AF6C7F"/>
    <w:rsid w:val="62AF99CE"/>
    <w:rsid w:val="62B04743"/>
    <w:rsid w:val="62B4BD50"/>
    <w:rsid w:val="62B62AA4"/>
    <w:rsid w:val="62B6EE0F"/>
    <w:rsid w:val="62B7401D"/>
    <w:rsid w:val="62B88737"/>
    <w:rsid w:val="62B8EDED"/>
    <w:rsid w:val="62B99CCF"/>
    <w:rsid w:val="62BE7FA7"/>
    <w:rsid w:val="62BEBE62"/>
    <w:rsid w:val="62C0DB48"/>
    <w:rsid w:val="62C2738A"/>
    <w:rsid w:val="62C32154"/>
    <w:rsid w:val="62C36907"/>
    <w:rsid w:val="62C41DF6"/>
    <w:rsid w:val="62C47ED2"/>
    <w:rsid w:val="62C58B99"/>
    <w:rsid w:val="62C6BE5E"/>
    <w:rsid w:val="62C6E10A"/>
    <w:rsid w:val="62C6EB52"/>
    <w:rsid w:val="62C7265E"/>
    <w:rsid w:val="62C81CB6"/>
    <w:rsid w:val="62C8859B"/>
    <w:rsid w:val="62CAD942"/>
    <w:rsid w:val="62CB3A70"/>
    <w:rsid w:val="62CB71EB"/>
    <w:rsid w:val="62CBD08F"/>
    <w:rsid w:val="62CBF2FC"/>
    <w:rsid w:val="62CC80FF"/>
    <w:rsid w:val="62CCC299"/>
    <w:rsid w:val="62CE4BDF"/>
    <w:rsid w:val="62CFB8E0"/>
    <w:rsid w:val="62D2C1D0"/>
    <w:rsid w:val="62D4CBF4"/>
    <w:rsid w:val="62D64710"/>
    <w:rsid w:val="62D65167"/>
    <w:rsid w:val="62D89EF7"/>
    <w:rsid w:val="62D8AEFA"/>
    <w:rsid w:val="62DA54F6"/>
    <w:rsid w:val="62DADE32"/>
    <w:rsid w:val="62DB3A3B"/>
    <w:rsid w:val="62DB8649"/>
    <w:rsid w:val="62DBD25F"/>
    <w:rsid w:val="62DD6EC7"/>
    <w:rsid w:val="62DE22FB"/>
    <w:rsid w:val="62DF77E8"/>
    <w:rsid w:val="62E1315D"/>
    <w:rsid w:val="62E24D86"/>
    <w:rsid w:val="62E29D2E"/>
    <w:rsid w:val="62E2BD69"/>
    <w:rsid w:val="62E2E8FF"/>
    <w:rsid w:val="62E3A88D"/>
    <w:rsid w:val="62E3E746"/>
    <w:rsid w:val="62E40BD2"/>
    <w:rsid w:val="62E59E4D"/>
    <w:rsid w:val="62E6F0C4"/>
    <w:rsid w:val="62E813B0"/>
    <w:rsid w:val="62E974B4"/>
    <w:rsid w:val="62EE4402"/>
    <w:rsid w:val="62EE8A4F"/>
    <w:rsid w:val="62EF0B84"/>
    <w:rsid w:val="62EF8D07"/>
    <w:rsid w:val="62F34B8D"/>
    <w:rsid w:val="62F3AD23"/>
    <w:rsid w:val="62F4DDD2"/>
    <w:rsid w:val="62F57D08"/>
    <w:rsid w:val="62F5D5BC"/>
    <w:rsid w:val="62F68EAD"/>
    <w:rsid w:val="62FB103C"/>
    <w:rsid w:val="62FD1A5F"/>
    <w:rsid w:val="62FD2BF8"/>
    <w:rsid w:val="62FEC55E"/>
    <w:rsid w:val="62FF5E85"/>
    <w:rsid w:val="62FFF7F8"/>
    <w:rsid w:val="63005BFC"/>
    <w:rsid w:val="6300C6A4"/>
    <w:rsid w:val="63027898"/>
    <w:rsid w:val="6302F694"/>
    <w:rsid w:val="6304DC3E"/>
    <w:rsid w:val="6305FB9E"/>
    <w:rsid w:val="630690B2"/>
    <w:rsid w:val="63075679"/>
    <w:rsid w:val="630B1841"/>
    <w:rsid w:val="630BA27F"/>
    <w:rsid w:val="630C12EF"/>
    <w:rsid w:val="630F2AA8"/>
    <w:rsid w:val="63147ADF"/>
    <w:rsid w:val="6318CDBF"/>
    <w:rsid w:val="6318E914"/>
    <w:rsid w:val="631C6C24"/>
    <w:rsid w:val="631D23BA"/>
    <w:rsid w:val="631E6541"/>
    <w:rsid w:val="631F249C"/>
    <w:rsid w:val="631F2A87"/>
    <w:rsid w:val="631F9FC3"/>
    <w:rsid w:val="631FCF49"/>
    <w:rsid w:val="63218E79"/>
    <w:rsid w:val="6321D6FA"/>
    <w:rsid w:val="63260BF3"/>
    <w:rsid w:val="6329A64F"/>
    <w:rsid w:val="6329B76F"/>
    <w:rsid w:val="632CC28E"/>
    <w:rsid w:val="632CCF20"/>
    <w:rsid w:val="632D79A8"/>
    <w:rsid w:val="632D953A"/>
    <w:rsid w:val="632E09FA"/>
    <w:rsid w:val="6331267C"/>
    <w:rsid w:val="6331F043"/>
    <w:rsid w:val="63324BB9"/>
    <w:rsid w:val="6332711B"/>
    <w:rsid w:val="63341618"/>
    <w:rsid w:val="63358ADE"/>
    <w:rsid w:val="63364A4E"/>
    <w:rsid w:val="6337E1EF"/>
    <w:rsid w:val="63382225"/>
    <w:rsid w:val="6338BED9"/>
    <w:rsid w:val="633B2BD0"/>
    <w:rsid w:val="633C77D5"/>
    <w:rsid w:val="633D4350"/>
    <w:rsid w:val="6340B141"/>
    <w:rsid w:val="63410E9E"/>
    <w:rsid w:val="634145C1"/>
    <w:rsid w:val="634205F0"/>
    <w:rsid w:val="634879AF"/>
    <w:rsid w:val="634A706E"/>
    <w:rsid w:val="634AB386"/>
    <w:rsid w:val="634AE5B4"/>
    <w:rsid w:val="634B4729"/>
    <w:rsid w:val="634BB85D"/>
    <w:rsid w:val="634D7015"/>
    <w:rsid w:val="634D7EA6"/>
    <w:rsid w:val="634EA30F"/>
    <w:rsid w:val="634F311C"/>
    <w:rsid w:val="63500F85"/>
    <w:rsid w:val="63506F1A"/>
    <w:rsid w:val="63514490"/>
    <w:rsid w:val="63516429"/>
    <w:rsid w:val="635396E4"/>
    <w:rsid w:val="6353F47F"/>
    <w:rsid w:val="63551D02"/>
    <w:rsid w:val="6357F392"/>
    <w:rsid w:val="63584633"/>
    <w:rsid w:val="63590C0D"/>
    <w:rsid w:val="635B9400"/>
    <w:rsid w:val="635C937B"/>
    <w:rsid w:val="63604017"/>
    <w:rsid w:val="6360DD24"/>
    <w:rsid w:val="636109A2"/>
    <w:rsid w:val="6361A488"/>
    <w:rsid w:val="6364FF1E"/>
    <w:rsid w:val="63659AFA"/>
    <w:rsid w:val="6366A1EA"/>
    <w:rsid w:val="6366EAB7"/>
    <w:rsid w:val="63674248"/>
    <w:rsid w:val="6369EE81"/>
    <w:rsid w:val="636B89C7"/>
    <w:rsid w:val="636D65E6"/>
    <w:rsid w:val="636D8083"/>
    <w:rsid w:val="636FF684"/>
    <w:rsid w:val="6370E0D3"/>
    <w:rsid w:val="63719E38"/>
    <w:rsid w:val="6371C3FA"/>
    <w:rsid w:val="63758111"/>
    <w:rsid w:val="63763263"/>
    <w:rsid w:val="637C4F65"/>
    <w:rsid w:val="637C5911"/>
    <w:rsid w:val="637DB174"/>
    <w:rsid w:val="637DB522"/>
    <w:rsid w:val="637E3280"/>
    <w:rsid w:val="637F9700"/>
    <w:rsid w:val="63807A84"/>
    <w:rsid w:val="6384BD36"/>
    <w:rsid w:val="6384E695"/>
    <w:rsid w:val="6386277A"/>
    <w:rsid w:val="63871B71"/>
    <w:rsid w:val="6387BFFB"/>
    <w:rsid w:val="6389537F"/>
    <w:rsid w:val="638A123F"/>
    <w:rsid w:val="638A7A5C"/>
    <w:rsid w:val="638B976A"/>
    <w:rsid w:val="638BD8C3"/>
    <w:rsid w:val="638C52FD"/>
    <w:rsid w:val="638DB2C3"/>
    <w:rsid w:val="63941879"/>
    <w:rsid w:val="63995DD7"/>
    <w:rsid w:val="639B5DD0"/>
    <w:rsid w:val="639BFB8E"/>
    <w:rsid w:val="63A02123"/>
    <w:rsid w:val="63A0C048"/>
    <w:rsid w:val="63A17E88"/>
    <w:rsid w:val="63A40605"/>
    <w:rsid w:val="63A44B2A"/>
    <w:rsid w:val="63A4ED41"/>
    <w:rsid w:val="63A6B71D"/>
    <w:rsid w:val="63A6FD7E"/>
    <w:rsid w:val="63A86D0A"/>
    <w:rsid w:val="63A9CF71"/>
    <w:rsid w:val="63AB231B"/>
    <w:rsid w:val="63AB582C"/>
    <w:rsid w:val="63AB6CA8"/>
    <w:rsid w:val="63AB7395"/>
    <w:rsid w:val="63ABC745"/>
    <w:rsid w:val="63AD7317"/>
    <w:rsid w:val="63B056B2"/>
    <w:rsid w:val="63B5CA4E"/>
    <w:rsid w:val="63B6E19B"/>
    <w:rsid w:val="63B95A67"/>
    <w:rsid w:val="63BBB340"/>
    <w:rsid w:val="63BCCCC4"/>
    <w:rsid w:val="63BE2037"/>
    <w:rsid w:val="63BEFF9F"/>
    <w:rsid w:val="63C08EEA"/>
    <w:rsid w:val="63C2F206"/>
    <w:rsid w:val="63C47538"/>
    <w:rsid w:val="63C4FFA6"/>
    <w:rsid w:val="63CA9A16"/>
    <w:rsid w:val="63CF00CA"/>
    <w:rsid w:val="63D16D9A"/>
    <w:rsid w:val="63D2083A"/>
    <w:rsid w:val="63D2558F"/>
    <w:rsid w:val="63D27202"/>
    <w:rsid w:val="63D33E21"/>
    <w:rsid w:val="63D74123"/>
    <w:rsid w:val="63D7BA98"/>
    <w:rsid w:val="63D96BC2"/>
    <w:rsid w:val="63DB40BE"/>
    <w:rsid w:val="63DC5458"/>
    <w:rsid w:val="63DE1D7C"/>
    <w:rsid w:val="63DE23CE"/>
    <w:rsid w:val="63DE7636"/>
    <w:rsid w:val="63DEF72B"/>
    <w:rsid w:val="63DEF853"/>
    <w:rsid w:val="63E0876C"/>
    <w:rsid w:val="63E170BF"/>
    <w:rsid w:val="63E1E00A"/>
    <w:rsid w:val="63E2AB20"/>
    <w:rsid w:val="63E32337"/>
    <w:rsid w:val="63E545F6"/>
    <w:rsid w:val="63E5B06B"/>
    <w:rsid w:val="63E695DB"/>
    <w:rsid w:val="63E77889"/>
    <w:rsid w:val="63E7F34E"/>
    <w:rsid w:val="63EB7733"/>
    <w:rsid w:val="63EE0C5F"/>
    <w:rsid w:val="63EE1BA8"/>
    <w:rsid w:val="63EF255E"/>
    <w:rsid w:val="63EF9A37"/>
    <w:rsid w:val="63F391DB"/>
    <w:rsid w:val="63F3D96B"/>
    <w:rsid w:val="63F443F6"/>
    <w:rsid w:val="63F446A8"/>
    <w:rsid w:val="63F45E09"/>
    <w:rsid w:val="63F47911"/>
    <w:rsid w:val="63F6EAAD"/>
    <w:rsid w:val="63F7A211"/>
    <w:rsid w:val="63F937FA"/>
    <w:rsid w:val="63FACBC6"/>
    <w:rsid w:val="63FAD605"/>
    <w:rsid w:val="63FB0C30"/>
    <w:rsid w:val="63FC3E72"/>
    <w:rsid w:val="63FF4FB2"/>
    <w:rsid w:val="64017986"/>
    <w:rsid w:val="64019B0B"/>
    <w:rsid w:val="6401E421"/>
    <w:rsid w:val="64038F00"/>
    <w:rsid w:val="64049631"/>
    <w:rsid w:val="6409C5E2"/>
    <w:rsid w:val="640E5BE5"/>
    <w:rsid w:val="640EAC50"/>
    <w:rsid w:val="640F574D"/>
    <w:rsid w:val="641199F4"/>
    <w:rsid w:val="64124B6D"/>
    <w:rsid w:val="641298D1"/>
    <w:rsid w:val="6413B5A5"/>
    <w:rsid w:val="64157CC6"/>
    <w:rsid w:val="641582F8"/>
    <w:rsid w:val="6415C89F"/>
    <w:rsid w:val="641961DB"/>
    <w:rsid w:val="641A9E38"/>
    <w:rsid w:val="641B441E"/>
    <w:rsid w:val="641C6EF0"/>
    <w:rsid w:val="641D7EC9"/>
    <w:rsid w:val="641D8575"/>
    <w:rsid w:val="642452E5"/>
    <w:rsid w:val="6424EAB8"/>
    <w:rsid w:val="642614BE"/>
    <w:rsid w:val="64269703"/>
    <w:rsid w:val="6428558E"/>
    <w:rsid w:val="642C65F0"/>
    <w:rsid w:val="642C9C61"/>
    <w:rsid w:val="642D0183"/>
    <w:rsid w:val="642D6B65"/>
    <w:rsid w:val="642ECB84"/>
    <w:rsid w:val="642FE3D9"/>
    <w:rsid w:val="64321BCA"/>
    <w:rsid w:val="64330214"/>
    <w:rsid w:val="643355F8"/>
    <w:rsid w:val="64366877"/>
    <w:rsid w:val="64374787"/>
    <w:rsid w:val="6437B887"/>
    <w:rsid w:val="643924C8"/>
    <w:rsid w:val="643989C6"/>
    <w:rsid w:val="643ACCAF"/>
    <w:rsid w:val="643BA5CF"/>
    <w:rsid w:val="643C1833"/>
    <w:rsid w:val="643E5D2B"/>
    <w:rsid w:val="6440D618"/>
    <w:rsid w:val="644227B2"/>
    <w:rsid w:val="6442D451"/>
    <w:rsid w:val="644507AB"/>
    <w:rsid w:val="6445D114"/>
    <w:rsid w:val="64467F55"/>
    <w:rsid w:val="6448D421"/>
    <w:rsid w:val="644A4084"/>
    <w:rsid w:val="644AEBC8"/>
    <w:rsid w:val="644D14D5"/>
    <w:rsid w:val="644D64E2"/>
    <w:rsid w:val="644D8E11"/>
    <w:rsid w:val="64514571"/>
    <w:rsid w:val="6454877B"/>
    <w:rsid w:val="6455EAF5"/>
    <w:rsid w:val="64565F86"/>
    <w:rsid w:val="64577F11"/>
    <w:rsid w:val="6457FA43"/>
    <w:rsid w:val="645960E6"/>
    <w:rsid w:val="64598A01"/>
    <w:rsid w:val="645A3E68"/>
    <w:rsid w:val="645BBDC0"/>
    <w:rsid w:val="645DC772"/>
    <w:rsid w:val="645E3CB8"/>
    <w:rsid w:val="645F82B7"/>
    <w:rsid w:val="64601F89"/>
    <w:rsid w:val="6460DCE0"/>
    <w:rsid w:val="6462AA8B"/>
    <w:rsid w:val="64640149"/>
    <w:rsid w:val="64652836"/>
    <w:rsid w:val="6468460C"/>
    <w:rsid w:val="64693828"/>
    <w:rsid w:val="646A0EDA"/>
    <w:rsid w:val="646A21C2"/>
    <w:rsid w:val="646B2F14"/>
    <w:rsid w:val="646B45C1"/>
    <w:rsid w:val="646CEBD0"/>
    <w:rsid w:val="64722ADB"/>
    <w:rsid w:val="647525BE"/>
    <w:rsid w:val="6475D8B9"/>
    <w:rsid w:val="6476247E"/>
    <w:rsid w:val="64766193"/>
    <w:rsid w:val="6478264A"/>
    <w:rsid w:val="647861E0"/>
    <w:rsid w:val="647A7947"/>
    <w:rsid w:val="647C19BD"/>
    <w:rsid w:val="647D80A6"/>
    <w:rsid w:val="647DEC91"/>
    <w:rsid w:val="647F10D2"/>
    <w:rsid w:val="64834D72"/>
    <w:rsid w:val="64838092"/>
    <w:rsid w:val="64843B2F"/>
    <w:rsid w:val="64861636"/>
    <w:rsid w:val="648A2A29"/>
    <w:rsid w:val="648C6D8B"/>
    <w:rsid w:val="648D207A"/>
    <w:rsid w:val="648F1779"/>
    <w:rsid w:val="648F42AC"/>
    <w:rsid w:val="648FF8AA"/>
    <w:rsid w:val="6490B903"/>
    <w:rsid w:val="64940C59"/>
    <w:rsid w:val="6494BF96"/>
    <w:rsid w:val="6494D415"/>
    <w:rsid w:val="64964BFF"/>
    <w:rsid w:val="6497E316"/>
    <w:rsid w:val="64985726"/>
    <w:rsid w:val="64991DF2"/>
    <w:rsid w:val="64992475"/>
    <w:rsid w:val="64997B9B"/>
    <w:rsid w:val="6499F7B8"/>
    <w:rsid w:val="649A5A2D"/>
    <w:rsid w:val="649D6FA4"/>
    <w:rsid w:val="649EBEA4"/>
    <w:rsid w:val="64A0C5A8"/>
    <w:rsid w:val="64A1ED8E"/>
    <w:rsid w:val="64A3C79B"/>
    <w:rsid w:val="64A5362B"/>
    <w:rsid w:val="64AA7EA1"/>
    <w:rsid w:val="64AAAE8F"/>
    <w:rsid w:val="64AFC728"/>
    <w:rsid w:val="64B08E8A"/>
    <w:rsid w:val="64B0A971"/>
    <w:rsid w:val="64B1B1F3"/>
    <w:rsid w:val="64B1BD58"/>
    <w:rsid w:val="64B3315E"/>
    <w:rsid w:val="64B665CF"/>
    <w:rsid w:val="64B8100A"/>
    <w:rsid w:val="64B89805"/>
    <w:rsid w:val="64BFE864"/>
    <w:rsid w:val="64C006F8"/>
    <w:rsid w:val="64C05B79"/>
    <w:rsid w:val="64C0D6DE"/>
    <w:rsid w:val="64C145BA"/>
    <w:rsid w:val="64C15145"/>
    <w:rsid w:val="64C1DE1A"/>
    <w:rsid w:val="64C5BB74"/>
    <w:rsid w:val="64C611A8"/>
    <w:rsid w:val="64C7531F"/>
    <w:rsid w:val="64C900C7"/>
    <w:rsid w:val="64C9CF60"/>
    <w:rsid w:val="64CCCFE6"/>
    <w:rsid w:val="64CCEBE1"/>
    <w:rsid w:val="64CE7AF6"/>
    <w:rsid w:val="64CFCDE3"/>
    <w:rsid w:val="64D47CE6"/>
    <w:rsid w:val="64D5B687"/>
    <w:rsid w:val="64D60AE4"/>
    <w:rsid w:val="64D6AB5D"/>
    <w:rsid w:val="64D6C363"/>
    <w:rsid w:val="64D6F189"/>
    <w:rsid w:val="64D83810"/>
    <w:rsid w:val="64D9BB37"/>
    <w:rsid w:val="64DA7B5F"/>
    <w:rsid w:val="64DBEC7D"/>
    <w:rsid w:val="64DCABD9"/>
    <w:rsid w:val="64DCB1F1"/>
    <w:rsid w:val="64DE6C51"/>
    <w:rsid w:val="64DF93C9"/>
    <w:rsid w:val="64DFEEFB"/>
    <w:rsid w:val="64E05879"/>
    <w:rsid w:val="64E0DFFD"/>
    <w:rsid w:val="64E17B70"/>
    <w:rsid w:val="64E18DF3"/>
    <w:rsid w:val="64E5B9D4"/>
    <w:rsid w:val="64E5C14F"/>
    <w:rsid w:val="64E68319"/>
    <w:rsid w:val="64E6BC08"/>
    <w:rsid w:val="64E6FC64"/>
    <w:rsid w:val="64E92425"/>
    <w:rsid w:val="64EA4B33"/>
    <w:rsid w:val="64EA9760"/>
    <w:rsid w:val="64EC916B"/>
    <w:rsid w:val="64ED71C9"/>
    <w:rsid w:val="64F011FE"/>
    <w:rsid w:val="64F09DBB"/>
    <w:rsid w:val="64F2251F"/>
    <w:rsid w:val="64F2C817"/>
    <w:rsid w:val="64F2E365"/>
    <w:rsid w:val="64F56EF1"/>
    <w:rsid w:val="64F5B310"/>
    <w:rsid w:val="64F648AB"/>
    <w:rsid w:val="64F65568"/>
    <w:rsid w:val="64F81F26"/>
    <w:rsid w:val="64FB1590"/>
    <w:rsid w:val="64FCCCA3"/>
    <w:rsid w:val="64FD4C98"/>
    <w:rsid w:val="64FDB3C4"/>
    <w:rsid w:val="65030296"/>
    <w:rsid w:val="65035D86"/>
    <w:rsid w:val="650676CA"/>
    <w:rsid w:val="65067EC1"/>
    <w:rsid w:val="6508A036"/>
    <w:rsid w:val="65097903"/>
    <w:rsid w:val="6509F187"/>
    <w:rsid w:val="650A759E"/>
    <w:rsid w:val="650ABA9F"/>
    <w:rsid w:val="650DB59E"/>
    <w:rsid w:val="650E5998"/>
    <w:rsid w:val="6510006B"/>
    <w:rsid w:val="6510C51D"/>
    <w:rsid w:val="6510F0BF"/>
    <w:rsid w:val="6511842B"/>
    <w:rsid w:val="65119368"/>
    <w:rsid w:val="6512A62A"/>
    <w:rsid w:val="6513D004"/>
    <w:rsid w:val="6515ECFB"/>
    <w:rsid w:val="6516C369"/>
    <w:rsid w:val="65177BF3"/>
    <w:rsid w:val="6517A936"/>
    <w:rsid w:val="651DA40E"/>
    <w:rsid w:val="651F88FF"/>
    <w:rsid w:val="65248A1B"/>
    <w:rsid w:val="6525143B"/>
    <w:rsid w:val="6525A93D"/>
    <w:rsid w:val="652681FE"/>
    <w:rsid w:val="6526B641"/>
    <w:rsid w:val="652988D8"/>
    <w:rsid w:val="6529C9AC"/>
    <w:rsid w:val="652A4DFF"/>
    <w:rsid w:val="652AD90F"/>
    <w:rsid w:val="652AF6F8"/>
    <w:rsid w:val="652B6C3D"/>
    <w:rsid w:val="652C5FAD"/>
    <w:rsid w:val="652E5A5B"/>
    <w:rsid w:val="6530FF87"/>
    <w:rsid w:val="6533D937"/>
    <w:rsid w:val="6535BC99"/>
    <w:rsid w:val="653610F8"/>
    <w:rsid w:val="653A33AD"/>
    <w:rsid w:val="653A7684"/>
    <w:rsid w:val="653F619D"/>
    <w:rsid w:val="654274AD"/>
    <w:rsid w:val="6543ED30"/>
    <w:rsid w:val="65448961"/>
    <w:rsid w:val="6544EBC3"/>
    <w:rsid w:val="6544ED08"/>
    <w:rsid w:val="654633C4"/>
    <w:rsid w:val="65464157"/>
    <w:rsid w:val="6546E4BE"/>
    <w:rsid w:val="6547AF72"/>
    <w:rsid w:val="65487864"/>
    <w:rsid w:val="6549A40B"/>
    <w:rsid w:val="6549C9E2"/>
    <w:rsid w:val="654A5928"/>
    <w:rsid w:val="654ADD68"/>
    <w:rsid w:val="654B274A"/>
    <w:rsid w:val="654B82A9"/>
    <w:rsid w:val="654CA32A"/>
    <w:rsid w:val="654F4E3C"/>
    <w:rsid w:val="6551E0DF"/>
    <w:rsid w:val="6551EC59"/>
    <w:rsid w:val="6552A062"/>
    <w:rsid w:val="6552E551"/>
    <w:rsid w:val="6553A55F"/>
    <w:rsid w:val="6553D5D1"/>
    <w:rsid w:val="6554E691"/>
    <w:rsid w:val="65550D02"/>
    <w:rsid w:val="65555050"/>
    <w:rsid w:val="6557A74B"/>
    <w:rsid w:val="65593962"/>
    <w:rsid w:val="65595C48"/>
    <w:rsid w:val="65598CEC"/>
    <w:rsid w:val="6559C874"/>
    <w:rsid w:val="655B591D"/>
    <w:rsid w:val="655BD2B8"/>
    <w:rsid w:val="655CB46E"/>
    <w:rsid w:val="655F7BD3"/>
    <w:rsid w:val="6560BFB6"/>
    <w:rsid w:val="6561EF03"/>
    <w:rsid w:val="6561F25B"/>
    <w:rsid w:val="6562BB10"/>
    <w:rsid w:val="6562BF66"/>
    <w:rsid w:val="6563195C"/>
    <w:rsid w:val="6563702D"/>
    <w:rsid w:val="6563A899"/>
    <w:rsid w:val="6563D494"/>
    <w:rsid w:val="65649EB6"/>
    <w:rsid w:val="65662F70"/>
    <w:rsid w:val="65679146"/>
    <w:rsid w:val="65688DA1"/>
    <w:rsid w:val="65694F97"/>
    <w:rsid w:val="656BCE85"/>
    <w:rsid w:val="656C6737"/>
    <w:rsid w:val="65705ED4"/>
    <w:rsid w:val="6571A881"/>
    <w:rsid w:val="6571DF08"/>
    <w:rsid w:val="65738AB6"/>
    <w:rsid w:val="65759885"/>
    <w:rsid w:val="65760F47"/>
    <w:rsid w:val="65761A35"/>
    <w:rsid w:val="65762F00"/>
    <w:rsid w:val="6576E20C"/>
    <w:rsid w:val="6577EB04"/>
    <w:rsid w:val="65787278"/>
    <w:rsid w:val="657931CF"/>
    <w:rsid w:val="657A1F9A"/>
    <w:rsid w:val="657BA3C7"/>
    <w:rsid w:val="657CAB5E"/>
    <w:rsid w:val="657CF56B"/>
    <w:rsid w:val="657F282D"/>
    <w:rsid w:val="657F9E87"/>
    <w:rsid w:val="658247F3"/>
    <w:rsid w:val="6585296D"/>
    <w:rsid w:val="65864C1E"/>
    <w:rsid w:val="65867B0A"/>
    <w:rsid w:val="6586F917"/>
    <w:rsid w:val="6587FB8A"/>
    <w:rsid w:val="658A08AE"/>
    <w:rsid w:val="658B4BDC"/>
    <w:rsid w:val="658C0D3A"/>
    <w:rsid w:val="658C948D"/>
    <w:rsid w:val="659390E4"/>
    <w:rsid w:val="65954470"/>
    <w:rsid w:val="6597FF22"/>
    <w:rsid w:val="659942BD"/>
    <w:rsid w:val="659AF5FE"/>
    <w:rsid w:val="659C15F0"/>
    <w:rsid w:val="659CA9CD"/>
    <w:rsid w:val="65A024AE"/>
    <w:rsid w:val="65A2E283"/>
    <w:rsid w:val="65A3AD1C"/>
    <w:rsid w:val="65A79ECA"/>
    <w:rsid w:val="65A7C556"/>
    <w:rsid w:val="65A98346"/>
    <w:rsid w:val="65A9AB51"/>
    <w:rsid w:val="65A9B487"/>
    <w:rsid w:val="65AA2690"/>
    <w:rsid w:val="65AD17F9"/>
    <w:rsid w:val="65AE278F"/>
    <w:rsid w:val="65AF5547"/>
    <w:rsid w:val="65B04054"/>
    <w:rsid w:val="65B1396D"/>
    <w:rsid w:val="65B1FF2B"/>
    <w:rsid w:val="65B2AF22"/>
    <w:rsid w:val="65B4E841"/>
    <w:rsid w:val="65B5511F"/>
    <w:rsid w:val="65B756AD"/>
    <w:rsid w:val="65B8E079"/>
    <w:rsid w:val="65B8EDD5"/>
    <w:rsid w:val="65B8F566"/>
    <w:rsid w:val="65BA662C"/>
    <w:rsid w:val="65BBF423"/>
    <w:rsid w:val="65BDF9CE"/>
    <w:rsid w:val="65BF59CA"/>
    <w:rsid w:val="65C051C9"/>
    <w:rsid w:val="65C214BB"/>
    <w:rsid w:val="65C352A1"/>
    <w:rsid w:val="65C3EABB"/>
    <w:rsid w:val="65C3F322"/>
    <w:rsid w:val="65C4D314"/>
    <w:rsid w:val="65C4F8F8"/>
    <w:rsid w:val="65C5A013"/>
    <w:rsid w:val="65C5BA89"/>
    <w:rsid w:val="65C84FD9"/>
    <w:rsid w:val="65C8AC4B"/>
    <w:rsid w:val="65CC1276"/>
    <w:rsid w:val="65CC84EE"/>
    <w:rsid w:val="65CE47FF"/>
    <w:rsid w:val="65CEE10A"/>
    <w:rsid w:val="65D12BF1"/>
    <w:rsid w:val="65D30347"/>
    <w:rsid w:val="65D46BC6"/>
    <w:rsid w:val="65D86116"/>
    <w:rsid w:val="65DC4252"/>
    <w:rsid w:val="65DD4466"/>
    <w:rsid w:val="65DD8E67"/>
    <w:rsid w:val="65E16BD8"/>
    <w:rsid w:val="65E203C7"/>
    <w:rsid w:val="65E2C755"/>
    <w:rsid w:val="65E50BDD"/>
    <w:rsid w:val="65E56C63"/>
    <w:rsid w:val="65E5A2FF"/>
    <w:rsid w:val="65E6F616"/>
    <w:rsid w:val="65E8E5D4"/>
    <w:rsid w:val="65E990E8"/>
    <w:rsid w:val="65E9B2DA"/>
    <w:rsid w:val="65E9F474"/>
    <w:rsid w:val="65EA07F9"/>
    <w:rsid w:val="65EC0879"/>
    <w:rsid w:val="65EC3807"/>
    <w:rsid w:val="65EE0C2D"/>
    <w:rsid w:val="65F22320"/>
    <w:rsid w:val="65F29BA7"/>
    <w:rsid w:val="65F2BEF8"/>
    <w:rsid w:val="65F4C707"/>
    <w:rsid w:val="65F7B402"/>
    <w:rsid w:val="65F8AD0C"/>
    <w:rsid w:val="65F98F96"/>
    <w:rsid w:val="65FA28F5"/>
    <w:rsid w:val="65FB4A33"/>
    <w:rsid w:val="65FBD6B6"/>
    <w:rsid w:val="65FD5C4A"/>
    <w:rsid w:val="65FDD3E6"/>
    <w:rsid w:val="65FE01AD"/>
    <w:rsid w:val="65FE4EC6"/>
    <w:rsid w:val="65FFBCCF"/>
    <w:rsid w:val="6600942F"/>
    <w:rsid w:val="6602CD41"/>
    <w:rsid w:val="6604EC39"/>
    <w:rsid w:val="6605085D"/>
    <w:rsid w:val="66051D0C"/>
    <w:rsid w:val="660741B6"/>
    <w:rsid w:val="66082526"/>
    <w:rsid w:val="66086186"/>
    <w:rsid w:val="6608DC51"/>
    <w:rsid w:val="66095545"/>
    <w:rsid w:val="6609674D"/>
    <w:rsid w:val="660968E1"/>
    <w:rsid w:val="66096DE7"/>
    <w:rsid w:val="660F35F9"/>
    <w:rsid w:val="66106D10"/>
    <w:rsid w:val="661265AF"/>
    <w:rsid w:val="6616E1D3"/>
    <w:rsid w:val="6617CF10"/>
    <w:rsid w:val="661954A9"/>
    <w:rsid w:val="6619800B"/>
    <w:rsid w:val="6619EF89"/>
    <w:rsid w:val="661BFB4D"/>
    <w:rsid w:val="661C15AE"/>
    <w:rsid w:val="661C26AF"/>
    <w:rsid w:val="661C79FB"/>
    <w:rsid w:val="661F4E1E"/>
    <w:rsid w:val="66213B9F"/>
    <w:rsid w:val="6621583B"/>
    <w:rsid w:val="6623B926"/>
    <w:rsid w:val="66241B6A"/>
    <w:rsid w:val="6624D562"/>
    <w:rsid w:val="6627D2F3"/>
    <w:rsid w:val="6628460B"/>
    <w:rsid w:val="662C9FA0"/>
    <w:rsid w:val="662E8FF5"/>
    <w:rsid w:val="6632A878"/>
    <w:rsid w:val="6633F31A"/>
    <w:rsid w:val="6634618E"/>
    <w:rsid w:val="6634CBEF"/>
    <w:rsid w:val="66369ADF"/>
    <w:rsid w:val="66375288"/>
    <w:rsid w:val="66399EF9"/>
    <w:rsid w:val="6639CDBF"/>
    <w:rsid w:val="663CB0F5"/>
    <w:rsid w:val="663EE0AB"/>
    <w:rsid w:val="6640403D"/>
    <w:rsid w:val="664046FE"/>
    <w:rsid w:val="6642BB78"/>
    <w:rsid w:val="6643D897"/>
    <w:rsid w:val="6643E93D"/>
    <w:rsid w:val="66479DE0"/>
    <w:rsid w:val="66486B18"/>
    <w:rsid w:val="6649A684"/>
    <w:rsid w:val="664B7633"/>
    <w:rsid w:val="664C4879"/>
    <w:rsid w:val="664CD50F"/>
    <w:rsid w:val="664D4D5F"/>
    <w:rsid w:val="664E3707"/>
    <w:rsid w:val="664EEF3C"/>
    <w:rsid w:val="664F1D02"/>
    <w:rsid w:val="664FACD9"/>
    <w:rsid w:val="665024C4"/>
    <w:rsid w:val="66541812"/>
    <w:rsid w:val="6654CAE8"/>
    <w:rsid w:val="6654CDC8"/>
    <w:rsid w:val="66551F78"/>
    <w:rsid w:val="665576CF"/>
    <w:rsid w:val="6655C1AB"/>
    <w:rsid w:val="6655C71D"/>
    <w:rsid w:val="6657CF64"/>
    <w:rsid w:val="66598A21"/>
    <w:rsid w:val="665B0CED"/>
    <w:rsid w:val="665B0E3E"/>
    <w:rsid w:val="665B39FF"/>
    <w:rsid w:val="6665000D"/>
    <w:rsid w:val="66652A89"/>
    <w:rsid w:val="66667454"/>
    <w:rsid w:val="6667821D"/>
    <w:rsid w:val="666A5E90"/>
    <w:rsid w:val="666A8A96"/>
    <w:rsid w:val="666AF796"/>
    <w:rsid w:val="666CA4F9"/>
    <w:rsid w:val="6670F04F"/>
    <w:rsid w:val="6671B7BF"/>
    <w:rsid w:val="6673A069"/>
    <w:rsid w:val="6676C341"/>
    <w:rsid w:val="6676C49B"/>
    <w:rsid w:val="6676D08F"/>
    <w:rsid w:val="66779311"/>
    <w:rsid w:val="66779E2F"/>
    <w:rsid w:val="66786978"/>
    <w:rsid w:val="66792A0D"/>
    <w:rsid w:val="667C4CBD"/>
    <w:rsid w:val="667DA4FA"/>
    <w:rsid w:val="667E0F33"/>
    <w:rsid w:val="667EC70E"/>
    <w:rsid w:val="667EFD2B"/>
    <w:rsid w:val="667FE674"/>
    <w:rsid w:val="668011CF"/>
    <w:rsid w:val="6682785E"/>
    <w:rsid w:val="66839234"/>
    <w:rsid w:val="6685843B"/>
    <w:rsid w:val="6685D9CB"/>
    <w:rsid w:val="6685F41C"/>
    <w:rsid w:val="6686B625"/>
    <w:rsid w:val="66876F58"/>
    <w:rsid w:val="66879D67"/>
    <w:rsid w:val="668EC46F"/>
    <w:rsid w:val="6691BDD4"/>
    <w:rsid w:val="66938B8B"/>
    <w:rsid w:val="66945FCD"/>
    <w:rsid w:val="66948A19"/>
    <w:rsid w:val="669601C7"/>
    <w:rsid w:val="66968679"/>
    <w:rsid w:val="6696B27D"/>
    <w:rsid w:val="66975D2C"/>
    <w:rsid w:val="6699FC96"/>
    <w:rsid w:val="669B4ECD"/>
    <w:rsid w:val="669BE16D"/>
    <w:rsid w:val="669C6B9F"/>
    <w:rsid w:val="669CB442"/>
    <w:rsid w:val="669E0596"/>
    <w:rsid w:val="66A1ABA1"/>
    <w:rsid w:val="66A2B81C"/>
    <w:rsid w:val="66A2E39F"/>
    <w:rsid w:val="66A31D56"/>
    <w:rsid w:val="66A427D4"/>
    <w:rsid w:val="66A50DB9"/>
    <w:rsid w:val="66A5C00D"/>
    <w:rsid w:val="66A632D3"/>
    <w:rsid w:val="66A6D7FD"/>
    <w:rsid w:val="66A77099"/>
    <w:rsid w:val="66A96A98"/>
    <w:rsid w:val="66AB5B8F"/>
    <w:rsid w:val="66ADBD46"/>
    <w:rsid w:val="66B10D62"/>
    <w:rsid w:val="66B13640"/>
    <w:rsid w:val="66B26B7F"/>
    <w:rsid w:val="66B2E207"/>
    <w:rsid w:val="66B44936"/>
    <w:rsid w:val="66B64209"/>
    <w:rsid w:val="66BFC3C7"/>
    <w:rsid w:val="66C3963A"/>
    <w:rsid w:val="66C3A59F"/>
    <w:rsid w:val="66C84D63"/>
    <w:rsid w:val="66C8DF60"/>
    <w:rsid w:val="66C9E1E3"/>
    <w:rsid w:val="66CADD7F"/>
    <w:rsid w:val="66CDE80E"/>
    <w:rsid w:val="66CF0ADE"/>
    <w:rsid w:val="66CFC5E6"/>
    <w:rsid w:val="66D14FB2"/>
    <w:rsid w:val="66D18DAA"/>
    <w:rsid w:val="66D1D528"/>
    <w:rsid w:val="66D2103C"/>
    <w:rsid w:val="66D460D9"/>
    <w:rsid w:val="66D5F915"/>
    <w:rsid w:val="66D6A3B3"/>
    <w:rsid w:val="66D7617B"/>
    <w:rsid w:val="66D94742"/>
    <w:rsid w:val="66DB32EE"/>
    <w:rsid w:val="66DB9C94"/>
    <w:rsid w:val="66E034D9"/>
    <w:rsid w:val="66E1122C"/>
    <w:rsid w:val="66E2E98D"/>
    <w:rsid w:val="66E43DED"/>
    <w:rsid w:val="66E84E0E"/>
    <w:rsid w:val="66E9165E"/>
    <w:rsid w:val="66E9F79B"/>
    <w:rsid w:val="66EB6076"/>
    <w:rsid w:val="66EB9F92"/>
    <w:rsid w:val="66EE3A1C"/>
    <w:rsid w:val="66EF83CE"/>
    <w:rsid w:val="66F3EA46"/>
    <w:rsid w:val="66F68D2B"/>
    <w:rsid w:val="66F71056"/>
    <w:rsid w:val="66F8AAEF"/>
    <w:rsid w:val="66FA1A0B"/>
    <w:rsid w:val="66FAA01C"/>
    <w:rsid w:val="66FAC0E8"/>
    <w:rsid w:val="66FBAF8C"/>
    <w:rsid w:val="66FC13BD"/>
    <w:rsid w:val="66FD65BA"/>
    <w:rsid w:val="66FD8713"/>
    <w:rsid w:val="66FDB201"/>
    <w:rsid w:val="6700E0D1"/>
    <w:rsid w:val="670345B7"/>
    <w:rsid w:val="67041FA6"/>
    <w:rsid w:val="6704B983"/>
    <w:rsid w:val="6704D4B9"/>
    <w:rsid w:val="67051D09"/>
    <w:rsid w:val="6706170F"/>
    <w:rsid w:val="6706F32D"/>
    <w:rsid w:val="6708C945"/>
    <w:rsid w:val="670A3DFB"/>
    <w:rsid w:val="670B581A"/>
    <w:rsid w:val="670CFE08"/>
    <w:rsid w:val="670EFA45"/>
    <w:rsid w:val="670F6230"/>
    <w:rsid w:val="670F6623"/>
    <w:rsid w:val="670FFADE"/>
    <w:rsid w:val="6710C9C4"/>
    <w:rsid w:val="6710CBF1"/>
    <w:rsid w:val="6710F695"/>
    <w:rsid w:val="67113E22"/>
    <w:rsid w:val="671147FE"/>
    <w:rsid w:val="6711498F"/>
    <w:rsid w:val="67114FE9"/>
    <w:rsid w:val="67154CBF"/>
    <w:rsid w:val="6716AED2"/>
    <w:rsid w:val="67173A01"/>
    <w:rsid w:val="67174EEB"/>
    <w:rsid w:val="6719D9A9"/>
    <w:rsid w:val="671C62EF"/>
    <w:rsid w:val="671CA8E9"/>
    <w:rsid w:val="671EFC43"/>
    <w:rsid w:val="672141B8"/>
    <w:rsid w:val="67224393"/>
    <w:rsid w:val="6722C8B7"/>
    <w:rsid w:val="67243B8E"/>
    <w:rsid w:val="6727ACDB"/>
    <w:rsid w:val="672960EB"/>
    <w:rsid w:val="672964C8"/>
    <w:rsid w:val="672A50DF"/>
    <w:rsid w:val="672B4421"/>
    <w:rsid w:val="67302C8F"/>
    <w:rsid w:val="6731BE13"/>
    <w:rsid w:val="67323C43"/>
    <w:rsid w:val="67325A03"/>
    <w:rsid w:val="6732B4B0"/>
    <w:rsid w:val="6733791D"/>
    <w:rsid w:val="673526A5"/>
    <w:rsid w:val="6736694B"/>
    <w:rsid w:val="67379129"/>
    <w:rsid w:val="67380981"/>
    <w:rsid w:val="673896B1"/>
    <w:rsid w:val="67398057"/>
    <w:rsid w:val="673E85A1"/>
    <w:rsid w:val="673FAEB3"/>
    <w:rsid w:val="673FDCB1"/>
    <w:rsid w:val="674030A6"/>
    <w:rsid w:val="6740EB9D"/>
    <w:rsid w:val="67419224"/>
    <w:rsid w:val="6742346D"/>
    <w:rsid w:val="6743F850"/>
    <w:rsid w:val="67441414"/>
    <w:rsid w:val="6747D9B9"/>
    <w:rsid w:val="6748AC71"/>
    <w:rsid w:val="674AE229"/>
    <w:rsid w:val="674E575B"/>
    <w:rsid w:val="674F0CAF"/>
    <w:rsid w:val="674FCF5D"/>
    <w:rsid w:val="67501850"/>
    <w:rsid w:val="67519A84"/>
    <w:rsid w:val="6753CF54"/>
    <w:rsid w:val="6755358F"/>
    <w:rsid w:val="6755E406"/>
    <w:rsid w:val="67564E7B"/>
    <w:rsid w:val="6757F42C"/>
    <w:rsid w:val="67580A39"/>
    <w:rsid w:val="675D8545"/>
    <w:rsid w:val="675EE1EA"/>
    <w:rsid w:val="675F97C2"/>
    <w:rsid w:val="67619FD3"/>
    <w:rsid w:val="676600B6"/>
    <w:rsid w:val="6766D4B5"/>
    <w:rsid w:val="676907DD"/>
    <w:rsid w:val="676CD24B"/>
    <w:rsid w:val="676D6F79"/>
    <w:rsid w:val="676DBC75"/>
    <w:rsid w:val="676DC54F"/>
    <w:rsid w:val="676E53F6"/>
    <w:rsid w:val="676F9C26"/>
    <w:rsid w:val="677045E7"/>
    <w:rsid w:val="6771A219"/>
    <w:rsid w:val="6771A2AC"/>
    <w:rsid w:val="67728130"/>
    <w:rsid w:val="677327A1"/>
    <w:rsid w:val="6775B472"/>
    <w:rsid w:val="6776D1FF"/>
    <w:rsid w:val="677703DD"/>
    <w:rsid w:val="677A62C4"/>
    <w:rsid w:val="677BE690"/>
    <w:rsid w:val="677CB2B6"/>
    <w:rsid w:val="677D1297"/>
    <w:rsid w:val="677D446A"/>
    <w:rsid w:val="677ECF4E"/>
    <w:rsid w:val="6781568F"/>
    <w:rsid w:val="678324F8"/>
    <w:rsid w:val="6783994E"/>
    <w:rsid w:val="67860582"/>
    <w:rsid w:val="6786D506"/>
    <w:rsid w:val="6788C323"/>
    <w:rsid w:val="678987D2"/>
    <w:rsid w:val="678D355A"/>
    <w:rsid w:val="678F5472"/>
    <w:rsid w:val="67905C72"/>
    <w:rsid w:val="67905FC4"/>
    <w:rsid w:val="6792B658"/>
    <w:rsid w:val="67931569"/>
    <w:rsid w:val="67945411"/>
    <w:rsid w:val="67990834"/>
    <w:rsid w:val="6799E449"/>
    <w:rsid w:val="679ACE85"/>
    <w:rsid w:val="679ADBAA"/>
    <w:rsid w:val="679C2F98"/>
    <w:rsid w:val="679E14E9"/>
    <w:rsid w:val="679FB4A0"/>
    <w:rsid w:val="67A4E17C"/>
    <w:rsid w:val="67A4E3B8"/>
    <w:rsid w:val="67A9A538"/>
    <w:rsid w:val="67AE5706"/>
    <w:rsid w:val="67B04A64"/>
    <w:rsid w:val="67B094AA"/>
    <w:rsid w:val="67B1BE95"/>
    <w:rsid w:val="67B201C2"/>
    <w:rsid w:val="67B46B2C"/>
    <w:rsid w:val="67B8835F"/>
    <w:rsid w:val="67B98ED6"/>
    <w:rsid w:val="67BBBD0B"/>
    <w:rsid w:val="67BD1C74"/>
    <w:rsid w:val="67BF166B"/>
    <w:rsid w:val="67C01053"/>
    <w:rsid w:val="67C043E5"/>
    <w:rsid w:val="67C364A4"/>
    <w:rsid w:val="67C5F30E"/>
    <w:rsid w:val="67C8525E"/>
    <w:rsid w:val="67C8E38D"/>
    <w:rsid w:val="67C9C460"/>
    <w:rsid w:val="67CB1CE4"/>
    <w:rsid w:val="67CDF83B"/>
    <w:rsid w:val="67CE41AA"/>
    <w:rsid w:val="67CFDC39"/>
    <w:rsid w:val="67D099ED"/>
    <w:rsid w:val="67D0A546"/>
    <w:rsid w:val="67D10B72"/>
    <w:rsid w:val="67D11226"/>
    <w:rsid w:val="67D23153"/>
    <w:rsid w:val="67D342F6"/>
    <w:rsid w:val="67D42611"/>
    <w:rsid w:val="67D5EACC"/>
    <w:rsid w:val="67D5ED02"/>
    <w:rsid w:val="67D5F699"/>
    <w:rsid w:val="67D94B5C"/>
    <w:rsid w:val="67DA3829"/>
    <w:rsid w:val="67DA776F"/>
    <w:rsid w:val="67DAAA3D"/>
    <w:rsid w:val="67DAD430"/>
    <w:rsid w:val="67DC89A6"/>
    <w:rsid w:val="67DCAAFC"/>
    <w:rsid w:val="67E21CF9"/>
    <w:rsid w:val="67E2E5E5"/>
    <w:rsid w:val="67E43794"/>
    <w:rsid w:val="67E4FC6E"/>
    <w:rsid w:val="67E53E76"/>
    <w:rsid w:val="67E58FA7"/>
    <w:rsid w:val="67E72EBE"/>
    <w:rsid w:val="67E7F5FD"/>
    <w:rsid w:val="67EBA1B0"/>
    <w:rsid w:val="67ECEA1E"/>
    <w:rsid w:val="67ECFDBA"/>
    <w:rsid w:val="67EFA59C"/>
    <w:rsid w:val="67EFDAA4"/>
    <w:rsid w:val="67F03335"/>
    <w:rsid w:val="67F4A345"/>
    <w:rsid w:val="67F59FB1"/>
    <w:rsid w:val="67F5D3B5"/>
    <w:rsid w:val="67F6267B"/>
    <w:rsid w:val="67FB38CB"/>
    <w:rsid w:val="67FC17A6"/>
    <w:rsid w:val="67FD849B"/>
    <w:rsid w:val="67FD8881"/>
    <w:rsid w:val="67FD88DF"/>
    <w:rsid w:val="67FDACAC"/>
    <w:rsid w:val="680085BF"/>
    <w:rsid w:val="6801484C"/>
    <w:rsid w:val="6804D8BB"/>
    <w:rsid w:val="6804F4FA"/>
    <w:rsid w:val="6805C87E"/>
    <w:rsid w:val="680852BE"/>
    <w:rsid w:val="6809597A"/>
    <w:rsid w:val="6809E45B"/>
    <w:rsid w:val="680A5F37"/>
    <w:rsid w:val="680C475E"/>
    <w:rsid w:val="680E1032"/>
    <w:rsid w:val="68106269"/>
    <w:rsid w:val="68115009"/>
    <w:rsid w:val="68123753"/>
    <w:rsid w:val="6814E777"/>
    <w:rsid w:val="68159A17"/>
    <w:rsid w:val="6815B145"/>
    <w:rsid w:val="6816C690"/>
    <w:rsid w:val="68184FD3"/>
    <w:rsid w:val="6818AA05"/>
    <w:rsid w:val="681A568F"/>
    <w:rsid w:val="681B9E41"/>
    <w:rsid w:val="681CAB45"/>
    <w:rsid w:val="681CE609"/>
    <w:rsid w:val="681DE359"/>
    <w:rsid w:val="681E140C"/>
    <w:rsid w:val="681FAF11"/>
    <w:rsid w:val="6821637C"/>
    <w:rsid w:val="6823D75C"/>
    <w:rsid w:val="68256DCF"/>
    <w:rsid w:val="682619F9"/>
    <w:rsid w:val="68267C7F"/>
    <w:rsid w:val="6829E202"/>
    <w:rsid w:val="682C457E"/>
    <w:rsid w:val="682ECE39"/>
    <w:rsid w:val="682FBD8D"/>
    <w:rsid w:val="682FFD1B"/>
    <w:rsid w:val="68318206"/>
    <w:rsid w:val="6831EE1C"/>
    <w:rsid w:val="6833AF92"/>
    <w:rsid w:val="6834247D"/>
    <w:rsid w:val="6835E154"/>
    <w:rsid w:val="683803F8"/>
    <w:rsid w:val="6838BDB7"/>
    <w:rsid w:val="6839BA00"/>
    <w:rsid w:val="683CE00C"/>
    <w:rsid w:val="683D012A"/>
    <w:rsid w:val="683D6B4E"/>
    <w:rsid w:val="683DC8F9"/>
    <w:rsid w:val="683EDB08"/>
    <w:rsid w:val="6840C752"/>
    <w:rsid w:val="6840FEC5"/>
    <w:rsid w:val="684215F9"/>
    <w:rsid w:val="684298AA"/>
    <w:rsid w:val="6842E3CD"/>
    <w:rsid w:val="684382B5"/>
    <w:rsid w:val="6844D617"/>
    <w:rsid w:val="6845ACEB"/>
    <w:rsid w:val="68460AA8"/>
    <w:rsid w:val="68461186"/>
    <w:rsid w:val="68465A04"/>
    <w:rsid w:val="68481196"/>
    <w:rsid w:val="684985D2"/>
    <w:rsid w:val="6849E83D"/>
    <w:rsid w:val="684EFE15"/>
    <w:rsid w:val="684F00ED"/>
    <w:rsid w:val="68510391"/>
    <w:rsid w:val="68511CF1"/>
    <w:rsid w:val="6852B98D"/>
    <w:rsid w:val="68536722"/>
    <w:rsid w:val="6856752B"/>
    <w:rsid w:val="685720B0"/>
    <w:rsid w:val="6857C47C"/>
    <w:rsid w:val="685CD467"/>
    <w:rsid w:val="685F5877"/>
    <w:rsid w:val="686011E4"/>
    <w:rsid w:val="6860D0D0"/>
    <w:rsid w:val="6860EEF2"/>
    <w:rsid w:val="6860FE93"/>
    <w:rsid w:val="68626F7F"/>
    <w:rsid w:val="68653E3C"/>
    <w:rsid w:val="686786D2"/>
    <w:rsid w:val="6869C994"/>
    <w:rsid w:val="686A3256"/>
    <w:rsid w:val="686B2F0C"/>
    <w:rsid w:val="686D5377"/>
    <w:rsid w:val="686E2DC1"/>
    <w:rsid w:val="686F66F4"/>
    <w:rsid w:val="686F71EA"/>
    <w:rsid w:val="6874EE06"/>
    <w:rsid w:val="6876055E"/>
    <w:rsid w:val="6876ED88"/>
    <w:rsid w:val="6878A5C5"/>
    <w:rsid w:val="6878EBBB"/>
    <w:rsid w:val="687A94C5"/>
    <w:rsid w:val="687AD98C"/>
    <w:rsid w:val="687B2468"/>
    <w:rsid w:val="687DFCF4"/>
    <w:rsid w:val="687F27DD"/>
    <w:rsid w:val="687F2F0D"/>
    <w:rsid w:val="68818733"/>
    <w:rsid w:val="6881E83C"/>
    <w:rsid w:val="6883870B"/>
    <w:rsid w:val="68843ED4"/>
    <w:rsid w:val="688494DD"/>
    <w:rsid w:val="6884CD36"/>
    <w:rsid w:val="68875D74"/>
    <w:rsid w:val="6887B834"/>
    <w:rsid w:val="68894CF8"/>
    <w:rsid w:val="68896E35"/>
    <w:rsid w:val="688A1AD6"/>
    <w:rsid w:val="688B8BC2"/>
    <w:rsid w:val="688C7C2E"/>
    <w:rsid w:val="688CB1AA"/>
    <w:rsid w:val="688CD03A"/>
    <w:rsid w:val="688F1F33"/>
    <w:rsid w:val="6890168A"/>
    <w:rsid w:val="68904CDB"/>
    <w:rsid w:val="68918D9A"/>
    <w:rsid w:val="68925C19"/>
    <w:rsid w:val="6893955D"/>
    <w:rsid w:val="689515E6"/>
    <w:rsid w:val="68968F34"/>
    <w:rsid w:val="689690B6"/>
    <w:rsid w:val="6898FED8"/>
    <w:rsid w:val="68998AFE"/>
    <w:rsid w:val="6899AF3E"/>
    <w:rsid w:val="689B3295"/>
    <w:rsid w:val="689B4F82"/>
    <w:rsid w:val="689D0345"/>
    <w:rsid w:val="689D5A24"/>
    <w:rsid w:val="689D81FD"/>
    <w:rsid w:val="689E6D02"/>
    <w:rsid w:val="689F7A67"/>
    <w:rsid w:val="68A0CA7F"/>
    <w:rsid w:val="68A0EDCD"/>
    <w:rsid w:val="68A3D035"/>
    <w:rsid w:val="68A7424C"/>
    <w:rsid w:val="68A75AE7"/>
    <w:rsid w:val="68A80079"/>
    <w:rsid w:val="68A81DA2"/>
    <w:rsid w:val="68A8314C"/>
    <w:rsid w:val="68A834AB"/>
    <w:rsid w:val="68AAC3AE"/>
    <w:rsid w:val="68AAD476"/>
    <w:rsid w:val="68ACB02A"/>
    <w:rsid w:val="68ACD4F6"/>
    <w:rsid w:val="68AF9450"/>
    <w:rsid w:val="68B1D019"/>
    <w:rsid w:val="68B5EE89"/>
    <w:rsid w:val="68B6B35C"/>
    <w:rsid w:val="68B79C72"/>
    <w:rsid w:val="68B7C150"/>
    <w:rsid w:val="68B80413"/>
    <w:rsid w:val="68B8499D"/>
    <w:rsid w:val="68B86EF7"/>
    <w:rsid w:val="68B8A486"/>
    <w:rsid w:val="68B91955"/>
    <w:rsid w:val="68BA36B1"/>
    <w:rsid w:val="68BA3B4D"/>
    <w:rsid w:val="68BA768D"/>
    <w:rsid w:val="68BB580D"/>
    <w:rsid w:val="68BB8ECD"/>
    <w:rsid w:val="68BBC2D5"/>
    <w:rsid w:val="68BD8818"/>
    <w:rsid w:val="68C2BA58"/>
    <w:rsid w:val="68C2BBFF"/>
    <w:rsid w:val="68C55881"/>
    <w:rsid w:val="68C5F88C"/>
    <w:rsid w:val="68C67B78"/>
    <w:rsid w:val="68C747D2"/>
    <w:rsid w:val="68C8A4D9"/>
    <w:rsid w:val="68C8B3C6"/>
    <w:rsid w:val="68CBB002"/>
    <w:rsid w:val="68CBB4B9"/>
    <w:rsid w:val="68CBE4F1"/>
    <w:rsid w:val="68CD2C0C"/>
    <w:rsid w:val="68CEA97C"/>
    <w:rsid w:val="68CF36EE"/>
    <w:rsid w:val="68D094FC"/>
    <w:rsid w:val="68D11486"/>
    <w:rsid w:val="68D30CCA"/>
    <w:rsid w:val="68D31CB1"/>
    <w:rsid w:val="68D4438E"/>
    <w:rsid w:val="68D47A5E"/>
    <w:rsid w:val="68D51E5A"/>
    <w:rsid w:val="68D5C7CB"/>
    <w:rsid w:val="68D6B9FB"/>
    <w:rsid w:val="68D7EC9C"/>
    <w:rsid w:val="68D9499A"/>
    <w:rsid w:val="68DB008E"/>
    <w:rsid w:val="68DC29E7"/>
    <w:rsid w:val="68DE5CE2"/>
    <w:rsid w:val="68DEE015"/>
    <w:rsid w:val="68E0F56D"/>
    <w:rsid w:val="68E19166"/>
    <w:rsid w:val="68E2B4BC"/>
    <w:rsid w:val="68E33733"/>
    <w:rsid w:val="68E4BDC1"/>
    <w:rsid w:val="68EADA30"/>
    <w:rsid w:val="68EE78AE"/>
    <w:rsid w:val="68F0B9F7"/>
    <w:rsid w:val="68F0ED58"/>
    <w:rsid w:val="68F1F690"/>
    <w:rsid w:val="68F348B3"/>
    <w:rsid w:val="68F39415"/>
    <w:rsid w:val="68F4DD65"/>
    <w:rsid w:val="68F6E911"/>
    <w:rsid w:val="68F709F5"/>
    <w:rsid w:val="68FA6432"/>
    <w:rsid w:val="68FAEC88"/>
    <w:rsid w:val="6904DFAA"/>
    <w:rsid w:val="6904DFFB"/>
    <w:rsid w:val="6905C669"/>
    <w:rsid w:val="69067107"/>
    <w:rsid w:val="69070602"/>
    <w:rsid w:val="69072303"/>
    <w:rsid w:val="69083549"/>
    <w:rsid w:val="6908634A"/>
    <w:rsid w:val="690917B1"/>
    <w:rsid w:val="6909E057"/>
    <w:rsid w:val="690B5D60"/>
    <w:rsid w:val="690CD242"/>
    <w:rsid w:val="690D6011"/>
    <w:rsid w:val="690FFD0D"/>
    <w:rsid w:val="69105453"/>
    <w:rsid w:val="69108A3E"/>
    <w:rsid w:val="6912C0CC"/>
    <w:rsid w:val="6912EF15"/>
    <w:rsid w:val="691381B4"/>
    <w:rsid w:val="6914DF73"/>
    <w:rsid w:val="69156FF1"/>
    <w:rsid w:val="69158B90"/>
    <w:rsid w:val="691622CD"/>
    <w:rsid w:val="6917304C"/>
    <w:rsid w:val="691850F8"/>
    <w:rsid w:val="6918B471"/>
    <w:rsid w:val="691943BE"/>
    <w:rsid w:val="6919B938"/>
    <w:rsid w:val="691C085D"/>
    <w:rsid w:val="691CD317"/>
    <w:rsid w:val="691CD854"/>
    <w:rsid w:val="6921F1DE"/>
    <w:rsid w:val="69237421"/>
    <w:rsid w:val="69261906"/>
    <w:rsid w:val="6927F3FC"/>
    <w:rsid w:val="692A4E82"/>
    <w:rsid w:val="692B8876"/>
    <w:rsid w:val="692E4043"/>
    <w:rsid w:val="6930B288"/>
    <w:rsid w:val="69310E1A"/>
    <w:rsid w:val="69314E58"/>
    <w:rsid w:val="6932AFE9"/>
    <w:rsid w:val="69346023"/>
    <w:rsid w:val="69357701"/>
    <w:rsid w:val="693A1C92"/>
    <w:rsid w:val="693B02B5"/>
    <w:rsid w:val="693B3947"/>
    <w:rsid w:val="693F01C6"/>
    <w:rsid w:val="693F8A02"/>
    <w:rsid w:val="693FA5AC"/>
    <w:rsid w:val="69414224"/>
    <w:rsid w:val="69432D79"/>
    <w:rsid w:val="69462B00"/>
    <w:rsid w:val="69470C7A"/>
    <w:rsid w:val="6947B261"/>
    <w:rsid w:val="694814BD"/>
    <w:rsid w:val="694B8CFD"/>
    <w:rsid w:val="694BB712"/>
    <w:rsid w:val="694E6DDA"/>
    <w:rsid w:val="6951B022"/>
    <w:rsid w:val="6954DE2F"/>
    <w:rsid w:val="6956CAB6"/>
    <w:rsid w:val="6957ECFB"/>
    <w:rsid w:val="695AF3BF"/>
    <w:rsid w:val="695DCC11"/>
    <w:rsid w:val="695E89C7"/>
    <w:rsid w:val="695FF730"/>
    <w:rsid w:val="6960B47B"/>
    <w:rsid w:val="69610ACA"/>
    <w:rsid w:val="69673B8A"/>
    <w:rsid w:val="696875B8"/>
    <w:rsid w:val="6968BBB3"/>
    <w:rsid w:val="696A0E05"/>
    <w:rsid w:val="696AEE0F"/>
    <w:rsid w:val="696B6FF0"/>
    <w:rsid w:val="696B7139"/>
    <w:rsid w:val="696D1F6E"/>
    <w:rsid w:val="696D6CB2"/>
    <w:rsid w:val="696D81F5"/>
    <w:rsid w:val="696E895E"/>
    <w:rsid w:val="696F1390"/>
    <w:rsid w:val="6970C7CF"/>
    <w:rsid w:val="69734562"/>
    <w:rsid w:val="6975CA6C"/>
    <w:rsid w:val="69765413"/>
    <w:rsid w:val="69769D6C"/>
    <w:rsid w:val="69774FE3"/>
    <w:rsid w:val="69779348"/>
    <w:rsid w:val="697EC643"/>
    <w:rsid w:val="69820B20"/>
    <w:rsid w:val="6983FD5B"/>
    <w:rsid w:val="69892A3E"/>
    <w:rsid w:val="6989B96A"/>
    <w:rsid w:val="698A7E1D"/>
    <w:rsid w:val="698C72EA"/>
    <w:rsid w:val="698D0CD5"/>
    <w:rsid w:val="698DB60B"/>
    <w:rsid w:val="698DCDB4"/>
    <w:rsid w:val="698F01F5"/>
    <w:rsid w:val="6991E675"/>
    <w:rsid w:val="6995546A"/>
    <w:rsid w:val="6998BA77"/>
    <w:rsid w:val="6998CBD9"/>
    <w:rsid w:val="6998D9B7"/>
    <w:rsid w:val="699B9B19"/>
    <w:rsid w:val="699C5592"/>
    <w:rsid w:val="699DBA03"/>
    <w:rsid w:val="699DF38B"/>
    <w:rsid w:val="699EF4E7"/>
    <w:rsid w:val="69A3B095"/>
    <w:rsid w:val="69A3C9F0"/>
    <w:rsid w:val="69A52297"/>
    <w:rsid w:val="69A53547"/>
    <w:rsid w:val="69A9F779"/>
    <w:rsid w:val="69AA6189"/>
    <w:rsid w:val="69AADECF"/>
    <w:rsid w:val="69AC8040"/>
    <w:rsid w:val="69AD60AD"/>
    <w:rsid w:val="69AEF594"/>
    <w:rsid w:val="69B03489"/>
    <w:rsid w:val="69B05DA5"/>
    <w:rsid w:val="69B3EDA3"/>
    <w:rsid w:val="69B57AF4"/>
    <w:rsid w:val="69B5BC01"/>
    <w:rsid w:val="69B5C62F"/>
    <w:rsid w:val="69B815A2"/>
    <w:rsid w:val="69B923DF"/>
    <w:rsid w:val="69B9CDB4"/>
    <w:rsid w:val="69BA847E"/>
    <w:rsid w:val="69BAC4C3"/>
    <w:rsid w:val="69BB15F5"/>
    <w:rsid w:val="69BC8552"/>
    <w:rsid w:val="69BCC3FE"/>
    <w:rsid w:val="69BD0BDC"/>
    <w:rsid w:val="69BEBA21"/>
    <w:rsid w:val="69C158A3"/>
    <w:rsid w:val="69C2D495"/>
    <w:rsid w:val="69C4EFB3"/>
    <w:rsid w:val="69C657ED"/>
    <w:rsid w:val="69C69098"/>
    <w:rsid w:val="69C72444"/>
    <w:rsid w:val="69C79511"/>
    <w:rsid w:val="69C9069B"/>
    <w:rsid w:val="69CBD73D"/>
    <w:rsid w:val="69CCF94C"/>
    <w:rsid w:val="69CD5163"/>
    <w:rsid w:val="69D51175"/>
    <w:rsid w:val="69D87A49"/>
    <w:rsid w:val="69D980A5"/>
    <w:rsid w:val="69DAD32D"/>
    <w:rsid w:val="69DBF269"/>
    <w:rsid w:val="69DC1329"/>
    <w:rsid w:val="69DC5E3A"/>
    <w:rsid w:val="69E26C00"/>
    <w:rsid w:val="69E4F9E8"/>
    <w:rsid w:val="69E7E8F4"/>
    <w:rsid w:val="69E898D0"/>
    <w:rsid w:val="69E90008"/>
    <w:rsid w:val="69E94BC0"/>
    <w:rsid w:val="69EC8B30"/>
    <w:rsid w:val="69ED49D4"/>
    <w:rsid w:val="69F081FB"/>
    <w:rsid w:val="69F1D5E3"/>
    <w:rsid w:val="69F280C9"/>
    <w:rsid w:val="69F2DAC8"/>
    <w:rsid w:val="69F571E4"/>
    <w:rsid w:val="69F6E7E0"/>
    <w:rsid w:val="69F77B44"/>
    <w:rsid w:val="69FC3AC2"/>
    <w:rsid w:val="69FCCA03"/>
    <w:rsid w:val="69FFE116"/>
    <w:rsid w:val="6A001D23"/>
    <w:rsid w:val="6A009F11"/>
    <w:rsid w:val="6A0312FA"/>
    <w:rsid w:val="6A0572BF"/>
    <w:rsid w:val="6A085B59"/>
    <w:rsid w:val="6A08E5D3"/>
    <w:rsid w:val="6A0CE6D9"/>
    <w:rsid w:val="6A0DA458"/>
    <w:rsid w:val="6A0DF603"/>
    <w:rsid w:val="6A1080A3"/>
    <w:rsid w:val="6A124752"/>
    <w:rsid w:val="6A132DFF"/>
    <w:rsid w:val="6A144568"/>
    <w:rsid w:val="6A1835E9"/>
    <w:rsid w:val="6A186EFC"/>
    <w:rsid w:val="6A189588"/>
    <w:rsid w:val="6A1BFD7E"/>
    <w:rsid w:val="6A1C8BC3"/>
    <w:rsid w:val="6A1C9AAA"/>
    <w:rsid w:val="6A1E2A7C"/>
    <w:rsid w:val="6A1EE022"/>
    <w:rsid w:val="6A201BBB"/>
    <w:rsid w:val="6A2082CC"/>
    <w:rsid w:val="6A20851F"/>
    <w:rsid w:val="6A236C7C"/>
    <w:rsid w:val="6A237E03"/>
    <w:rsid w:val="6A25B18C"/>
    <w:rsid w:val="6A26C974"/>
    <w:rsid w:val="6A26DA52"/>
    <w:rsid w:val="6A26F2F3"/>
    <w:rsid w:val="6A2802C1"/>
    <w:rsid w:val="6A29150B"/>
    <w:rsid w:val="6A2CF5C8"/>
    <w:rsid w:val="6A2D7907"/>
    <w:rsid w:val="6A2DF4D9"/>
    <w:rsid w:val="6A2FBDE1"/>
    <w:rsid w:val="6A3485CF"/>
    <w:rsid w:val="6A37DD68"/>
    <w:rsid w:val="6A387406"/>
    <w:rsid w:val="6A388C23"/>
    <w:rsid w:val="6A38A6D0"/>
    <w:rsid w:val="6A38C1A8"/>
    <w:rsid w:val="6A3D4133"/>
    <w:rsid w:val="6A3DDD69"/>
    <w:rsid w:val="6A3E1562"/>
    <w:rsid w:val="6A3F5910"/>
    <w:rsid w:val="6A3FB405"/>
    <w:rsid w:val="6A40F4FB"/>
    <w:rsid w:val="6A435F2C"/>
    <w:rsid w:val="6A46F469"/>
    <w:rsid w:val="6A481191"/>
    <w:rsid w:val="6A486723"/>
    <w:rsid w:val="6A48CACA"/>
    <w:rsid w:val="6A49E8B9"/>
    <w:rsid w:val="6A49FA6D"/>
    <w:rsid w:val="6A4C2BF4"/>
    <w:rsid w:val="6A4C6138"/>
    <w:rsid w:val="6A4F1DC7"/>
    <w:rsid w:val="6A5171F0"/>
    <w:rsid w:val="6A535B7E"/>
    <w:rsid w:val="6A543EDC"/>
    <w:rsid w:val="6A54EA64"/>
    <w:rsid w:val="6A582F35"/>
    <w:rsid w:val="6A589733"/>
    <w:rsid w:val="6A5B18DD"/>
    <w:rsid w:val="6A5E1564"/>
    <w:rsid w:val="6A5FA679"/>
    <w:rsid w:val="6A5FF11E"/>
    <w:rsid w:val="6A624C26"/>
    <w:rsid w:val="6A68509F"/>
    <w:rsid w:val="6A6FA268"/>
    <w:rsid w:val="6A70681F"/>
    <w:rsid w:val="6A71DB27"/>
    <w:rsid w:val="6A71F243"/>
    <w:rsid w:val="6A72D51F"/>
    <w:rsid w:val="6A738C84"/>
    <w:rsid w:val="6A73F6C2"/>
    <w:rsid w:val="6A744D17"/>
    <w:rsid w:val="6A76486B"/>
    <w:rsid w:val="6A786393"/>
    <w:rsid w:val="6A7869B6"/>
    <w:rsid w:val="6A78BEEE"/>
    <w:rsid w:val="6A794D6F"/>
    <w:rsid w:val="6A797E25"/>
    <w:rsid w:val="6A7BAB41"/>
    <w:rsid w:val="6A7C95B2"/>
    <w:rsid w:val="6A7D2F01"/>
    <w:rsid w:val="6A7D8ED6"/>
    <w:rsid w:val="6A7E5D06"/>
    <w:rsid w:val="6A7F1919"/>
    <w:rsid w:val="6A7F82F1"/>
    <w:rsid w:val="6A7F96C4"/>
    <w:rsid w:val="6A811757"/>
    <w:rsid w:val="6A817210"/>
    <w:rsid w:val="6A829893"/>
    <w:rsid w:val="6A82C57D"/>
    <w:rsid w:val="6A837472"/>
    <w:rsid w:val="6A83F726"/>
    <w:rsid w:val="6A85E602"/>
    <w:rsid w:val="6A87EC51"/>
    <w:rsid w:val="6A8934CE"/>
    <w:rsid w:val="6A895B97"/>
    <w:rsid w:val="6A8B821E"/>
    <w:rsid w:val="6A8C1331"/>
    <w:rsid w:val="6A8CDD16"/>
    <w:rsid w:val="6A8DB323"/>
    <w:rsid w:val="6A8EE256"/>
    <w:rsid w:val="6A8F3660"/>
    <w:rsid w:val="6A911C1D"/>
    <w:rsid w:val="6A92B72B"/>
    <w:rsid w:val="6A942F60"/>
    <w:rsid w:val="6A960337"/>
    <w:rsid w:val="6A99CA87"/>
    <w:rsid w:val="6A99FA32"/>
    <w:rsid w:val="6A9AB758"/>
    <w:rsid w:val="6A9B9E96"/>
    <w:rsid w:val="6A9BC0F5"/>
    <w:rsid w:val="6A9D7F24"/>
    <w:rsid w:val="6A9FB108"/>
    <w:rsid w:val="6AA11A58"/>
    <w:rsid w:val="6AA17408"/>
    <w:rsid w:val="6AA2879B"/>
    <w:rsid w:val="6AA4E22A"/>
    <w:rsid w:val="6AA574CD"/>
    <w:rsid w:val="6AAA77A8"/>
    <w:rsid w:val="6AAAD88A"/>
    <w:rsid w:val="6AAAE47B"/>
    <w:rsid w:val="6AABD12C"/>
    <w:rsid w:val="6AAFC5F3"/>
    <w:rsid w:val="6AB1C4BD"/>
    <w:rsid w:val="6AB3C59B"/>
    <w:rsid w:val="6AB5847B"/>
    <w:rsid w:val="6AB63687"/>
    <w:rsid w:val="6AB72885"/>
    <w:rsid w:val="6AB7AE09"/>
    <w:rsid w:val="6ABA2B98"/>
    <w:rsid w:val="6ABA4A97"/>
    <w:rsid w:val="6ABA8041"/>
    <w:rsid w:val="6ABB3A88"/>
    <w:rsid w:val="6ABFC247"/>
    <w:rsid w:val="6AC0EDFB"/>
    <w:rsid w:val="6AC115A7"/>
    <w:rsid w:val="6AC1624C"/>
    <w:rsid w:val="6AC17B3D"/>
    <w:rsid w:val="6AC23431"/>
    <w:rsid w:val="6AC2A55F"/>
    <w:rsid w:val="6AC44AA0"/>
    <w:rsid w:val="6AC4687D"/>
    <w:rsid w:val="6AC83F90"/>
    <w:rsid w:val="6AC8C2C3"/>
    <w:rsid w:val="6AC8D782"/>
    <w:rsid w:val="6ACA9076"/>
    <w:rsid w:val="6ACABA1C"/>
    <w:rsid w:val="6ACD709A"/>
    <w:rsid w:val="6ACF31E2"/>
    <w:rsid w:val="6AD1F602"/>
    <w:rsid w:val="6AD43E9C"/>
    <w:rsid w:val="6AD58564"/>
    <w:rsid w:val="6AD61171"/>
    <w:rsid w:val="6AD8D6DA"/>
    <w:rsid w:val="6AD9D560"/>
    <w:rsid w:val="6ADC10F6"/>
    <w:rsid w:val="6ADE40E7"/>
    <w:rsid w:val="6ADEFBD7"/>
    <w:rsid w:val="6ADF7D17"/>
    <w:rsid w:val="6AE04615"/>
    <w:rsid w:val="6AE1293A"/>
    <w:rsid w:val="6AE1A236"/>
    <w:rsid w:val="6AE292C1"/>
    <w:rsid w:val="6AE46904"/>
    <w:rsid w:val="6AE4BE7B"/>
    <w:rsid w:val="6AE4DBB5"/>
    <w:rsid w:val="6AE768C9"/>
    <w:rsid w:val="6AE77FDB"/>
    <w:rsid w:val="6AE7B256"/>
    <w:rsid w:val="6AE9228E"/>
    <w:rsid w:val="6AEAF9D3"/>
    <w:rsid w:val="6AEB9B76"/>
    <w:rsid w:val="6AF256BB"/>
    <w:rsid w:val="6AF38A78"/>
    <w:rsid w:val="6AF800E3"/>
    <w:rsid w:val="6AF938C8"/>
    <w:rsid w:val="6AFADAB9"/>
    <w:rsid w:val="6AFDE6DD"/>
    <w:rsid w:val="6B0044D4"/>
    <w:rsid w:val="6B02B75E"/>
    <w:rsid w:val="6B036A74"/>
    <w:rsid w:val="6B084EE5"/>
    <w:rsid w:val="6B0858EB"/>
    <w:rsid w:val="6B0927FE"/>
    <w:rsid w:val="6B0BAF85"/>
    <w:rsid w:val="6B0D3955"/>
    <w:rsid w:val="6B0E0BA7"/>
    <w:rsid w:val="6B0FCF3A"/>
    <w:rsid w:val="6B102991"/>
    <w:rsid w:val="6B11493C"/>
    <w:rsid w:val="6B11671E"/>
    <w:rsid w:val="6B1237A0"/>
    <w:rsid w:val="6B13424E"/>
    <w:rsid w:val="6B136409"/>
    <w:rsid w:val="6B178B73"/>
    <w:rsid w:val="6B185806"/>
    <w:rsid w:val="6B1AF054"/>
    <w:rsid w:val="6B1CA0A0"/>
    <w:rsid w:val="6B1EE2CA"/>
    <w:rsid w:val="6B238C30"/>
    <w:rsid w:val="6B23D1AF"/>
    <w:rsid w:val="6B244529"/>
    <w:rsid w:val="6B251DC3"/>
    <w:rsid w:val="6B25D7F4"/>
    <w:rsid w:val="6B2BB2FD"/>
    <w:rsid w:val="6B303144"/>
    <w:rsid w:val="6B30D897"/>
    <w:rsid w:val="6B35CD5F"/>
    <w:rsid w:val="6B37955E"/>
    <w:rsid w:val="6B387196"/>
    <w:rsid w:val="6B3942C1"/>
    <w:rsid w:val="6B39C996"/>
    <w:rsid w:val="6B3D73A8"/>
    <w:rsid w:val="6B44AE0E"/>
    <w:rsid w:val="6B45ECBB"/>
    <w:rsid w:val="6B464ECF"/>
    <w:rsid w:val="6B46772A"/>
    <w:rsid w:val="6B46A58B"/>
    <w:rsid w:val="6B47B713"/>
    <w:rsid w:val="6B48954A"/>
    <w:rsid w:val="6B49DD1A"/>
    <w:rsid w:val="6B4B1F0F"/>
    <w:rsid w:val="6B4C3C55"/>
    <w:rsid w:val="6B4CDE80"/>
    <w:rsid w:val="6B4EB877"/>
    <w:rsid w:val="6B5463E1"/>
    <w:rsid w:val="6B54F525"/>
    <w:rsid w:val="6B57885F"/>
    <w:rsid w:val="6B583A7A"/>
    <w:rsid w:val="6B5A5AD8"/>
    <w:rsid w:val="6B5A6270"/>
    <w:rsid w:val="6B5B9F85"/>
    <w:rsid w:val="6B5FC1CB"/>
    <w:rsid w:val="6B6233EE"/>
    <w:rsid w:val="6B6279A2"/>
    <w:rsid w:val="6B645A0C"/>
    <w:rsid w:val="6B669223"/>
    <w:rsid w:val="6B66F0E2"/>
    <w:rsid w:val="6B6884CD"/>
    <w:rsid w:val="6B68C13F"/>
    <w:rsid w:val="6B68C27A"/>
    <w:rsid w:val="6B6A38C0"/>
    <w:rsid w:val="6B6A4B36"/>
    <w:rsid w:val="6B6B4069"/>
    <w:rsid w:val="6B6C9DC6"/>
    <w:rsid w:val="6B6D3C9E"/>
    <w:rsid w:val="6B6D3E31"/>
    <w:rsid w:val="6B704A95"/>
    <w:rsid w:val="6B75F41B"/>
    <w:rsid w:val="6B7680D4"/>
    <w:rsid w:val="6B799CF9"/>
    <w:rsid w:val="6B7A1D93"/>
    <w:rsid w:val="6B7A4852"/>
    <w:rsid w:val="6B7B546A"/>
    <w:rsid w:val="6B7C2F03"/>
    <w:rsid w:val="6B7D65FF"/>
    <w:rsid w:val="6B7F1824"/>
    <w:rsid w:val="6B7FD3E9"/>
    <w:rsid w:val="6B80BC25"/>
    <w:rsid w:val="6B812052"/>
    <w:rsid w:val="6B82C0D5"/>
    <w:rsid w:val="6B832C7D"/>
    <w:rsid w:val="6B835E18"/>
    <w:rsid w:val="6B849701"/>
    <w:rsid w:val="6B84CB38"/>
    <w:rsid w:val="6B84CFE3"/>
    <w:rsid w:val="6B860A9A"/>
    <w:rsid w:val="6B8A282B"/>
    <w:rsid w:val="6B8A4815"/>
    <w:rsid w:val="6B8C7537"/>
    <w:rsid w:val="6B8CE953"/>
    <w:rsid w:val="6B8DA5A6"/>
    <w:rsid w:val="6B9309AD"/>
    <w:rsid w:val="6B9C9108"/>
    <w:rsid w:val="6B9D6F0D"/>
    <w:rsid w:val="6B9E3941"/>
    <w:rsid w:val="6BA07224"/>
    <w:rsid w:val="6BA12C05"/>
    <w:rsid w:val="6BA3E99D"/>
    <w:rsid w:val="6BA4BCF1"/>
    <w:rsid w:val="6BA4C4AB"/>
    <w:rsid w:val="6BA7C5BE"/>
    <w:rsid w:val="6BA8550D"/>
    <w:rsid w:val="6BAC1FAC"/>
    <w:rsid w:val="6BAC666A"/>
    <w:rsid w:val="6BAD5BF5"/>
    <w:rsid w:val="6BB34F6E"/>
    <w:rsid w:val="6BB3B4F8"/>
    <w:rsid w:val="6BB5515A"/>
    <w:rsid w:val="6BB6F7CB"/>
    <w:rsid w:val="6BB85DD2"/>
    <w:rsid w:val="6BB8AA42"/>
    <w:rsid w:val="6BBA9DE0"/>
    <w:rsid w:val="6BBCDFB6"/>
    <w:rsid w:val="6BBE0F9A"/>
    <w:rsid w:val="6BC74B25"/>
    <w:rsid w:val="6BC82505"/>
    <w:rsid w:val="6BC9C76F"/>
    <w:rsid w:val="6BCF7AE8"/>
    <w:rsid w:val="6BCFC2E0"/>
    <w:rsid w:val="6BD0EEEB"/>
    <w:rsid w:val="6BD0F36E"/>
    <w:rsid w:val="6BD37CB4"/>
    <w:rsid w:val="6BD49D71"/>
    <w:rsid w:val="6BD5B9C2"/>
    <w:rsid w:val="6BD605F8"/>
    <w:rsid w:val="6BD71ADF"/>
    <w:rsid w:val="6BDB12CE"/>
    <w:rsid w:val="6BDBCC0C"/>
    <w:rsid w:val="6BDE7398"/>
    <w:rsid w:val="6BDED61C"/>
    <w:rsid w:val="6BDEF1E0"/>
    <w:rsid w:val="6BE04F60"/>
    <w:rsid w:val="6BE0C5EC"/>
    <w:rsid w:val="6BE31BF9"/>
    <w:rsid w:val="6BE422E7"/>
    <w:rsid w:val="6BE52D3A"/>
    <w:rsid w:val="6BE720B9"/>
    <w:rsid w:val="6BE8CA3D"/>
    <w:rsid w:val="6BED6410"/>
    <w:rsid w:val="6BED768E"/>
    <w:rsid w:val="6BEE4DB2"/>
    <w:rsid w:val="6BEEF736"/>
    <w:rsid w:val="6BEF5083"/>
    <w:rsid w:val="6BF21F18"/>
    <w:rsid w:val="6BF2910B"/>
    <w:rsid w:val="6BF2FC15"/>
    <w:rsid w:val="6BF3A3F8"/>
    <w:rsid w:val="6BF6B632"/>
    <w:rsid w:val="6BF844BF"/>
    <w:rsid w:val="6BF849F5"/>
    <w:rsid w:val="6BF9CFAD"/>
    <w:rsid w:val="6BFA6B48"/>
    <w:rsid w:val="6BFB3373"/>
    <w:rsid w:val="6BFEF78D"/>
    <w:rsid w:val="6BFF340D"/>
    <w:rsid w:val="6BFFC2F2"/>
    <w:rsid w:val="6C030F8A"/>
    <w:rsid w:val="6C03A993"/>
    <w:rsid w:val="6C04943E"/>
    <w:rsid w:val="6C050F44"/>
    <w:rsid w:val="6C0792AF"/>
    <w:rsid w:val="6C07AE1A"/>
    <w:rsid w:val="6C0923D8"/>
    <w:rsid w:val="6C09919C"/>
    <w:rsid w:val="6C0D4502"/>
    <w:rsid w:val="6C11CE57"/>
    <w:rsid w:val="6C14EE5F"/>
    <w:rsid w:val="6C18A449"/>
    <w:rsid w:val="6C18C3BB"/>
    <w:rsid w:val="6C193FFD"/>
    <w:rsid w:val="6C19E831"/>
    <w:rsid w:val="6C1A0F69"/>
    <w:rsid w:val="6C1E3D1D"/>
    <w:rsid w:val="6C1E7623"/>
    <w:rsid w:val="6C1EF9AB"/>
    <w:rsid w:val="6C22887B"/>
    <w:rsid w:val="6C23BC5E"/>
    <w:rsid w:val="6C240071"/>
    <w:rsid w:val="6C242F90"/>
    <w:rsid w:val="6C24D89F"/>
    <w:rsid w:val="6C25DFFA"/>
    <w:rsid w:val="6C27E888"/>
    <w:rsid w:val="6C293E34"/>
    <w:rsid w:val="6C2B5820"/>
    <w:rsid w:val="6C2C5E4C"/>
    <w:rsid w:val="6C2E5575"/>
    <w:rsid w:val="6C31229F"/>
    <w:rsid w:val="6C3146E0"/>
    <w:rsid w:val="6C31B55C"/>
    <w:rsid w:val="6C32C839"/>
    <w:rsid w:val="6C345670"/>
    <w:rsid w:val="6C3774BA"/>
    <w:rsid w:val="6C3B6B4C"/>
    <w:rsid w:val="6C3CC456"/>
    <w:rsid w:val="6C417FBC"/>
    <w:rsid w:val="6C44B080"/>
    <w:rsid w:val="6C475AA2"/>
    <w:rsid w:val="6C47D0E3"/>
    <w:rsid w:val="6C4AAB11"/>
    <w:rsid w:val="6C4B426A"/>
    <w:rsid w:val="6C4BD193"/>
    <w:rsid w:val="6C4C589D"/>
    <w:rsid w:val="6C4FC5F9"/>
    <w:rsid w:val="6C52AF2F"/>
    <w:rsid w:val="6C52CFBB"/>
    <w:rsid w:val="6C54F606"/>
    <w:rsid w:val="6C573A3B"/>
    <w:rsid w:val="6C5932F5"/>
    <w:rsid w:val="6C5E1D7D"/>
    <w:rsid w:val="6C5E62DC"/>
    <w:rsid w:val="6C5F79AC"/>
    <w:rsid w:val="6C5FE1AA"/>
    <w:rsid w:val="6C60655E"/>
    <w:rsid w:val="6C60EBF9"/>
    <w:rsid w:val="6C621710"/>
    <w:rsid w:val="6C640F76"/>
    <w:rsid w:val="6C64C4BB"/>
    <w:rsid w:val="6C65BF7F"/>
    <w:rsid w:val="6C667520"/>
    <w:rsid w:val="6C668BC7"/>
    <w:rsid w:val="6C673409"/>
    <w:rsid w:val="6C67988E"/>
    <w:rsid w:val="6C67DB44"/>
    <w:rsid w:val="6C68F8A3"/>
    <w:rsid w:val="6C6AF7CC"/>
    <w:rsid w:val="6C6E5F3E"/>
    <w:rsid w:val="6C6ED3E3"/>
    <w:rsid w:val="6C6EF0A9"/>
    <w:rsid w:val="6C7081FF"/>
    <w:rsid w:val="6C7588BD"/>
    <w:rsid w:val="6C75EF5E"/>
    <w:rsid w:val="6C76D9EF"/>
    <w:rsid w:val="6C7864DE"/>
    <w:rsid w:val="6C78ABBC"/>
    <w:rsid w:val="6C7BD50C"/>
    <w:rsid w:val="6C7C62E3"/>
    <w:rsid w:val="6C7D66CC"/>
    <w:rsid w:val="6C7E789B"/>
    <w:rsid w:val="6C7FF835"/>
    <w:rsid w:val="6C804F91"/>
    <w:rsid w:val="6C80B089"/>
    <w:rsid w:val="6C825911"/>
    <w:rsid w:val="6C850747"/>
    <w:rsid w:val="6C857950"/>
    <w:rsid w:val="6C85891C"/>
    <w:rsid w:val="6C86968C"/>
    <w:rsid w:val="6C86F317"/>
    <w:rsid w:val="6C89648A"/>
    <w:rsid w:val="6C8A3D55"/>
    <w:rsid w:val="6C8A8AF4"/>
    <w:rsid w:val="6C8B8CB9"/>
    <w:rsid w:val="6C8B9F95"/>
    <w:rsid w:val="6C8C7206"/>
    <w:rsid w:val="6C8D3CA8"/>
    <w:rsid w:val="6C8FC54A"/>
    <w:rsid w:val="6C900173"/>
    <w:rsid w:val="6C914ABD"/>
    <w:rsid w:val="6C958DD3"/>
    <w:rsid w:val="6C975B15"/>
    <w:rsid w:val="6C993CC1"/>
    <w:rsid w:val="6C9A8DFD"/>
    <w:rsid w:val="6C9B9763"/>
    <w:rsid w:val="6C9DD8F4"/>
    <w:rsid w:val="6C9EF6A0"/>
    <w:rsid w:val="6CA048F9"/>
    <w:rsid w:val="6CA0C234"/>
    <w:rsid w:val="6CA17FB0"/>
    <w:rsid w:val="6CA33582"/>
    <w:rsid w:val="6CA688F4"/>
    <w:rsid w:val="6CA94D63"/>
    <w:rsid w:val="6CA9B9BA"/>
    <w:rsid w:val="6CABD78B"/>
    <w:rsid w:val="6CB35A35"/>
    <w:rsid w:val="6CB59660"/>
    <w:rsid w:val="6CB6072D"/>
    <w:rsid w:val="6CB90874"/>
    <w:rsid w:val="6CBAB748"/>
    <w:rsid w:val="6CBC25BD"/>
    <w:rsid w:val="6CBDB7EA"/>
    <w:rsid w:val="6CBE624F"/>
    <w:rsid w:val="6CC09B2D"/>
    <w:rsid w:val="6CC213D5"/>
    <w:rsid w:val="6CC3F72C"/>
    <w:rsid w:val="6CC56B5E"/>
    <w:rsid w:val="6CC68E70"/>
    <w:rsid w:val="6CC6DC51"/>
    <w:rsid w:val="6CC7CB7A"/>
    <w:rsid w:val="6CC95047"/>
    <w:rsid w:val="6CC98106"/>
    <w:rsid w:val="6CCD6E1A"/>
    <w:rsid w:val="6CCDC47E"/>
    <w:rsid w:val="6CD17379"/>
    <w:rsid w:val="6CD45B3D"/>
    <w:rsid w:val="6CD4A0DA"/>
    <w:rsid w:val="6CD4EA64"/>
    <w:rsid w:val="6CD56E12"/>
    <w:rsid w:val="6CD6C6D3"/>
    <w:rsid w:val="6CDA2D3F"/>
    <w:rsid w:val="6CDB02C4"/>
    <w:rsid w:val="6CDBFD84"/>
    <w:rsid w:val="6CDCAB55"/>
    <w:rsid w:val="6CDFD35D"/>
    <w:rsid w:val="6CDFE0BB"/>
    <w:rsid w:val="6CE24817"/>
    <w:rsid w:val="6CE31864"/>
    <w:rsid w:val="6CE35A82"/>
    <w:rsid w:val="6CE47AFA"/>
    <w:rsid w:val="6CE50B06"/>
    <w:rsid w:val="6CE87534"/>
    <w:rsid w:val="6CE8839D"/>
    <w:rsid w:val="6CE8B298"/>
    <w:rsid w:val="6CE8EBCA"/>
    <w:rsid w:val="6CE93FE9"/>
    <w:rsid w:val="6CED3F65"/>
    <w:rsid w:val="6CEE5A0F"/>
    <w:rsid w:val="6CEF706C"/>
    <w:rsid w:val="6CF03352"/>
    <w:rsid w:val="6CF202DD"/>
    <w:rsid w:val="6CF5B400"/>
    <w:rsid w:val="6CF63C15"/>
    <w:rsid w:val="6CF8D2CC"/>
    <w:rsid w:val="6CF9EDFD"/>
    <w:rsid w:val="6CFA4461"/>
    <w:rsid w:val="6CFA926E"/>
    <w:rsid w:val="6CFAAACD"/>
    <w:rsid w:val="6CFAB92E"/>
    <w:rsid w:val="6CFB3E02"/>
    <w:rsid w:val="6CFE2792"/>
    <w:rsid w:val="6CFEF621"/>
    <w:rsid w:val="6CFFC3B9"/>
    <w:rsid w:val="6D02BB8D"/>
    <w:rsid w:val="6D049035"/>
    <w:rsid w:val="6D07B325"/>
    <w:rsid w:val="6D095763"/>
    <w:rsid w:val="6D0B797C"/>
    <w:rsid w:val="6D0CAB03"/>
    <w:rsid w:val="6D0D2FCC"/>
    <w:rsid w:val="6D10F1E7"/>
    <w:rsid w:val="6D1171A4"/>
    <w:rsid w:val="6D11D322"/>
    <w:rsid w:val="6D1307C6"/>
    <w:rsid w:val="6D1341BB"/>
    <w:rsid w:val="6D136585"/>
    <w:rsid w:val="6D15D14F"/>
    <w:rsid w:val="6D18075E"/>
    <w:rsid w:val="6D1A97D1"/>
    <w:rsid w:val="6D1D144B"/>
    <w:rsid w:val="6D1DD251"/>
    <w:rsid w:val="6D1DF5D5"/>
    <w:rsid w:val="6D21AEF8"/>
    <w:rsid w:val="6D22084F"/>
    <w:rsid w:val="6D24DE18"/>
    <w:rsid w:val="6D259C3D"/>
    <w:rsid w:val="6D27EA89"/>
    <w:rsid w:val="6D28505D"/>
    <w:rsid w:val="6D29ECA4"/>
    <w:rsid w:val="6D2AA4AD"/>
    <w:rsid w:val="6D2AAA4E"/>
    <w:rsid w:val="6D2AC4E2"/>
    <w:rsid w:val="6D2C6AFB"/>
    <w:rsid w:val="6D2CB3CC"/>
    <w:rsid w:val="6D2EF38A"/>
    <w:rsid w:val="6D301483"/>
    <w:rsid w:val="6D31BCA5"/>
    <w:rsid w:val="6D3291D1"/>
    <w:rsid w:val="6D3391B3"/>
    <w:rsid w:val="6D35FC49"/>
    <w:rsid w:val="6D36B9C4"/>
    <w:rsid w:val="6D37896A"/>
    <w:rsid w:val="6D388EE9"/>
    <w:rsid w:val="6D3A7B31"/>
    <w:rsid w:val="6D3AFDE8"/>
    <w:rsid w:val="6D3B93C1"/>
    <w:rsid w:val="6D3BBC98"/>
    <w:rsid w:val="6D3C3B3E"/>
    <w:rsid w:val="6D3C7EB6"/>
    <w:rsid w:val="6D3DF09E"/>
    <w:rsid w:val="6D3F668C"/>
    <w:rsid w:val="6D3FB5AE"/>
    <w:rsid w:val="6D425436"/>
    <w:rsid w:val="6D4369BC"/>
    <w:rsid w:val="6D445EEF"/>
    <w:rsid w:val="6D4481BB"/>
    <w:rsid w:val="6D4556DA"/>
    <w:rsid w:val="6D4780EB"/>
    <w:rsid w:val="6D47D968"/>
    <w:rsid w:val="6D49A97F"/>
    <w:rsid w:val="6D4A8724"/>
    <w:rsid w:val="6D4EA4BD"/>
    <w:rsid w:val="6D4EF6A7"/>
    <w:rsid w:val="6D4EFC3E"/>
    <w:rsid w:val="6D4F4689"/>
    <w:rsid w:val="6D50E36D"/>
    <w:rsid w:val="6D50ECB9"/>
    <w:rsid w:val="6D515A1D"/>
    <w:rsid w:val="6D51C9BE"/>
    <w:rsid w:val="6D5272E7"/>
    <w:rsid w:val="6D527C58"/>
    <w:rsid w:val="6D542EE1"/>
    <w:rsid w:val="6D57EF95"/>
    <w:rsid w:val="6D58C214"/>
    <w:rsid w:val="6D59F469"/>
    <w:rsid w:val="6D5B3C0F"/>
    <w:rsid w:val="6D5B4DFD"/>
    <w:rsid w:val="6D600C03"/>
    <w:rsid w:val="6D6014EF"/>
    <w:rsid w:val="6D60FBAE"/>
    <w:rsid w:val="6D62CA3E"/>
    <w:rsid w:val="6D638DCC"/>
    <w:rsid w:val="6D6485AA"/>
    <w:rsid w:val="6D64D2D2"/>
    <w:rsid w:val="6D64F0AE"/>
    <w:rsid w:val="6D64F334"/>
    <w:rsid w:val="6D64FBE8"/>
    <w:rsid w:val="6D65449A"/>
    <w:rsid w:val="6D661F9A"/>
    <w:rsid w:val="6D66371F"/>
    <w:rsid w:val="6D663A25"/>
    <w:rsid w:val="6D691286"/>
    <w:rsid w:val="6D695FCB"/>
    <w:rsid w:val="6D69B96C"/>
    <w:rsid w:val="6D6A92C3"/>
    <w:rsid w:val="6D6BCC0E"/>
    <w:rsid w:val="6D6C015D"/>
    <w:rsid w:val="6D6CD058"/>
    <w:rsid w:val="6D6E5438"/>
    <w:rsid w:val="6D6FE41B"/>
    <w:rsid w:val="6D715B0C"/>
    <w:rsid w:val="6D729B8C"/>
    <w:rsid w:val="6D776873"/>
    <w:rsid w:val="6D776D61"/>
    <w:rsid w:val="6D790EB5"/>
    <w:rsid w:val="6D7A7780"/>
    <w:rsid w:val="6D7AF0F0"/>
    <w:rsid w:val="6D7B251F"/>
    <w:rsid w:val="6D7B57A3"/>
    <w:rsid w:val="6D7B8493"/>
    <w:rsid w:val="6D7BB6C3"/>
    <w:rsid w:val="6D7C06CA"/>
    <w:rsid w:val="6D7DCD58"/>
    <w:rsid w:val="6D7E8B0B"/>
    <w:rsid w:val="6D822D54"/>
    <w:rsid w:val="6D83264D"/>
    <w:rsid w:val="6D85D01D"/>
    <w:rsid w:val="6D862F4B"/>
    <w:rsid w:val="6D8633B5"/>
    <w:rsid w:val="6D8638B8"/>
    <w:rsid w:val="6D872D55"/>
    <w:rsid w:val="6D8815C6"/>
    <w:rsid w:val="6D89E772"/>
    <w:rsid w:val="6D8A0D0A"/>
    <w:rsid w:val="6D8A1F3C"/>
    <w:rsid w:val="6D8AEA14"/>
    <w:rsid w:val="6D8CB378"/>
    <w:rsid w:val="6D8D4537"/>
    <w:rsid w:val="6D8E0136"/>
    <w:rsid w:val="6D909AE5"/>
    <w:rsid w:val="6D90F93B"/>
    <w:rsid w:val="6D9311D9"/>
    <w:rsid w:val="6D945194"/>
    <w:rsid w:val="6D96FD6C"/>
    <w:rsid w:val="6D97EFA9"/>
    <w:rsid w:val="6D97F892"/>
    <w:rsid w:val="6D985346"/>
    <w:rsid w:val="6D993D2F"/>
    <w:rsid w:val="6D9B6656"/>
    <w:rsid w:val="6D9CAB39"/>
    <w:rsid w:val="6D9D503C"/>
    <w:rsid w:val="6D9DC351"/>
    <w:rsid w:val="6D9DDF95"/>
    <w:rsid w:val="6D9F5CDB"/>
    <w:rsid w:val="6D9FC102"/>
    <w:rsid w:val="6DA095FA"/>
    <w:rsid w:val="6DA12CFD"/>
    <w:rsid w:val="6DA1844F"/>
    <w:rsid w:val="6DA31C94"/>
    <w:rsid w:val="6DA53760"/>
    <w:rsid w:val="6DA5BE11"/>
    <w:rsid w:val="6DA7228C"/>
    <w:rsid w:val="6DA7A4A8"/>
    <w:rsid w:val="6DA9BE67"/>
    <w:rsid w:val="6DAA6C24"/>
    <w:rsid w:val="6DAF54C3"/>
    <w:rsid w:val="6DB0AAD2"/>
    <w:rsid w:val="6DB2B2C8"/>
    <w:rsid w:val="6DB40860"/>
    <w:rsid w:val="6DB415D1"/>
    <w:rsid w:val="6DB48FCB"/>
    <w:rsid w:val="6DB4B98D"/>
    <w:rsid w:val="6DB6897B"/>
    <w:rsid w:val="6DB6C9A0"/>
    <w:rsid w:val="6DB82EC3"/>
    <w:rsid w:val="6DB835D6"/>
    <w:rsid w:val="6DB91BD9"/>
    <w:rsid w:val="6DBA4C8A"/>
    <w:rsid w:val="6DBBB810"/>
    <w:rsid w:val="6DBBC0C1"/>
    <w:rsid w:val="6DBBF1C9"/>
    <w:rsid w:val="6DBC577E"/>
    <w:rsid w:val="6DBF415F"/>
    <w:rsid w:val="6DBFB97E"/>
    <w:rsid w:val="6DC08B1C"/>
    <w:rsid w:val="6DC416F6"/>
    <w:rsid w:val="6DC58529"/>
    <w:rsid w:val="6DC5CBBC"/>
    <w:rsid w:val="6DC5E870"/>
    <w:rsid w:val="6DC63A19"/>
    <w:rsid w:val="6DC7E318"/>
    <w:rsid w:val="6DCA1169"/>
    <w:rsid w:val="6DCB81C9"/>
    <w:rsid w:val="6DCBC170"/>
    <w:rsid w:val="6DCC0177"/>
    <w:rsid w:val="6DCC4EDE"/>
    <w:rsid w:val="6DCD03E1"/>
    <w:rsid w:val="6DCF4188"/>
    <w:rsid w:val="6DD18351"/>
    <w:rsid w:val="6DD25732"/>
    <w:rsid w:val="6DD391A9"/>
    <w:rsid w:val="6DD5737A"/>
    <w:rsid w:val="6DD61A1F"/>
    <w:rsid w:val="6DD63BD7"/>
    <w:rsid w:val="6DD648F7"/>
    <w:rsid w:val="6DD8B459"/>
    <w:rsid w:val="6DDA379A"/>
    <w:rsid w:val="6DDA612D"/>
    <w:rsid w:val="6DDB7F2B"/>
    <w:rsid w:val="6DDC96D4"/>
    <w:rsid w:val="6DDCE373"/>
    <w:rsid w:val="6DDE4CCD"/>
    <w:rsid w:val="6DDE6221"/>
    <w:rsid w:val="6DE09779"/>
    <w:rsid w:val="6DE244B0"/>
    <w:rsid w:val="6DE278A5"/>
    <w:rsid w:val="6DE9BCA7"/>
    <w:rsid w:val="6DEB014B"/>
    <w:rsid w:val="6DEC5C04"/>
    <w:rsid w:val="6DEC6B9D"/>
    <w:rsid w:val="6DECE705"/>
    <w:rsid w:val="6DED5562"/>
    <w:rsid w:val="6DEE7565"/>
    <w:rsid w:val="6DEF25D4"/>
    <w:rsid w:val="6DEF28FD"/>
    <w:rsid w:val="6DF3D349"/>
    <w:rsid w:val="6DF646A0"/>
    <w:rsid w:val="6DF84300"/>
    <w:rsid w:val="6DF9EDDE"/>
    <w:rsid w:val="6DFBFAB5"/>
    <w:rsid w:val="6DFDE7F5"/>
    <w:rsid w:val="6DFF02EE"/>
    <w:rsid w:val="6DFFDFCD"/>
    <w:rsid w:val="6E01CD56"/>
    <w:rsid w:val="6E01D805"/>
    <w:rsid w:val="6E0319FF"/>
    <w:rsid w:val="6E073394"/>
    <w:rsid w:val="6E099251"/>
    <w:rsid w:val="6E0D0CBB"/>
    <w:rsid w:val="6E0FDA01"/>
    <w:rsid w:val="6E0FE09D"/>
    <w:rsid w:val="6E103B87"/>
    <w:rsid w:val="6E112812"/>
    <w:rsid w:val="6E1205B1"/>
    <w:rsid w:val="6E130EC1"/>
    <w:rsid w:val="6E13F95F"/>
    <w:rsid w:val="6E14A4DF"/>
    <w:rsid w:val="6E15E450"/>
    <w:rsid w:val="6E164805"/>
    <w:rsid w:val="6E1AAB40"/>
    <w:rsid w:val="6E1DA52E"/>
    <w:rsid w:val="6E1F2FDC"/>
    <w:rsid w:val="6E1F308C"/>
    <w:rsid w:val="6E215C48"/>
    <w:rsid w:val="6E2169E7"/>
    <w:rsid w:val="6E21DAA8"/>
    <w:rsid w:val="6E2301CF"/>
    <w:rsid w:val="6E231340"/>
    <w:rsid w:val="6E231C5A"/>
    <w:rsid w:val="6E23E0F9"/>
    <w:rsid w:val="6E25097B"/>
    <w:rsid w:val="6E25EAE1"/>
    <w:rsid w:val="6E2847BB"/>
    <w:rsid w:val="6E292F2D"/>
    <w:rsid w:val="6E2D0947"/>
    <w:rsid w:val="6E337133"/>
    <w:rsid w:val="6E33B46C"/>
    <w:rsid w:val="6E358137"/>
    <w:rsid w:val="6E388B34"/>
    <w:rsid w:val="6E39D9C8"/>
    <w:rsid w:val="6E39E25A"/>
    <w:rsid w:val="6E3AB897"/>
    <w:rsid w:val="6E3AD7DC"/>
    <w:rsid w:val="6E3CC737"/>
    <w:rsid w:val="6E3CC7D5"/>
    <w:rsid w:val="6E3D6A51"/>
    <w:rsid w:val="6E3E9364"/>
    <w:rsid w:val="6E4099A7"/>
    <w:rsid w:val="6E431AB7"/>
    <w:rsid w:val="6E43FCF5"/>
    <w:rsid w:val="6E49763B"/>
    <w:rsid w:val="6E4A0FE7"/>
    <w:rsid w:val="6E4ACEF1"/>
    <w:rsid w:val="6E4BC1BD"/>
    <w:rsid w:val="6E4C0B67"/>
    <w:rsid w:val="6E4D4577"/>
    <w:rsid w:val="6E4E428A"/>
    <w:rsid w:val="6E4FDE39"/>
    <w:rsid w:val="6E5211FF"/>
    <w:rsid w:val="6E531831"/>
    <w:rsid w:val="6E54773D"/>
    <w:rsid w:val="6E58F428"/>
    <w:rsid w:val="6E5A8A63"/>
    <w:rsid w:val="6E5CDA39"/>
    <w:rsid w:val="6E5D3841"/>
    <w:rsid w:val="6E5E4F3D"/>
    <w:rsid w:val="6E5E6714"/>
    <w:rsid w:val="6E610A41"/>
    <w:rsid w:val="6E62BD3C"/>
    <w:rsid w:val="6E656FCB"/>
    <w:rsid w:val="6E6808D0"/>
    <w:rsid w:val="6E68461A"/>
    <w:rsid w:val="6E6A252C"/>
    <w:rsid w:val="6E6C2643"/>
    <w:rsid w:val="6E6D4DDD"/>
    <w:rsid w:val="6E6DB25F"/>
    <w:rsid w:val="6E7084AE"/>
    <w:rsid w:val="6E7095A9"/>
    <w:rsid w:val="6E71D0F7"/>
    <w:rsid w:val="6E749DB9"/>
    <w:rsid w:val="6E758377"/>
    <w:rsid w:val="6E75B358"/>
    <w:rsid w:val="6E76D49C"/>
    <w:rsid w:val="6E78A752"/>
    <w:rsid w:val="6E79705D"/>
    <w:rsid w:val="6E7B574A"/>
    <w:rsid w:val="6E7C30A6"/>
    <w:rsid w:val="6E7CD069"/>
    <w:rsid w:val="6E7D0DF6"/>
    <w:rsid w:val="6E7F21C3"/>
    <w:rsid w:val="6E7F801E"/>
    <w:rsid w:val="6E8082D0"/>
    <w:rsid w:val="6E80B64D"/>
    <w:rsid w:val="6E817970"/>
    <w:rsid w:val="6E823589"/>
    <w:rsid w:val="6E82FE21"/>
    <w:rsid w:val="6E83574C"/>
    <w:rsid w:val="6E842572"/>
    <w:rsid w:val="6E866CFA"/>
    <w:rsid w:val="6E86C11A"/>
    <w:rsid w:val="6E88D406"/>
    <w:rsid w:val="6E8B0571"/>
    <w:rsid w:val="6E8CE2BD"/>
    <w:rsid w:val="6E8D8873"/>
    <w:rsid w:val="6E8F5415"/>
    <w:rsid w:val="6E8FF43B"/>
    <w:rsid w:val="6E90CA13"/>
    <w:rsid w:val="6E90F073"/>
    <w:rsid w:val="6E92D459"/>
    <w:rsid w:val="6E939FCD"/>
    <w:rsid w:val="6E95080C"/>
    <w:rsid w:val="6E950A5C"/>
    <w:rsid w:val="6E9515C3"/>
    <w:rsid w:val="6E956EC3"/>
    <w:rsid w:val="6E95CF11"/>
    <w:rsid w:val="6E9A37CB"/>
    <w:rsid w:val="6E9B6A02"/>
    <w:rsid w:val="6E9BC6AA"/>
    <w:rsid w:val="6E9D7DE4"/>
    <w:rsid w:val="6E9E8566"/>
    <w:rsid w:val="6EA022E2"/>
    <w:rsid w:val="6EA0D2FC"/>
    <w:rsid w:val="6EA12DCA"/>
    <w:rsid w:val="6EA15627"/>
    <w:rsid w:val="6EA42905"/>
    <w:rsid w:val="6EA4C088"/>
    <w:rsid w:val="6EA718AA"/>
    <w:rsid w:val="6EA8487D"/>
    <w:rsid w:val="6EAA0FE5"/>
    <w:rsid w:val="6EAA3579"/>
    <w:rsid w:val="6EAA5C6C"/>
    <w:rsid w:val="6EAC7EF1"/>
    <w:rsid w:val="6EAD82E0"/>
    <w:rsid w:val="6EAD9D81"/>
    <w:rsid w:val="6EAEDEF2"/>
    <w:rsid w:val="6EAF5733"/>
    <w:rsid w:val="6EB038D3"/>
    <w:rsid w:val="6EB07DDD"/>
    <w:rsid w:val="6EB61097"/>
    <w:rsid w:val="6EB6B161"/>
    <w:rsid w:val="6EB8040C"/>
    <w:rsid w:val="6EB82D5B"/>
    <w:rsid w:val="6EB8AF6C"/>
    <w:rsid w:val="6EB951B2"/>
    <w:rsid w:val="6EB9837C"/>
    <w:rsid w:val="6EBF7EA2"/>
    <w:rsid w:val="6EC2E0AD"/>
    <w:rsid w:val="6EC392D3"/>
    <w:rsid w:val="6EC39FEE"/>
    <w:rsid w:val="6EC4AF65"/>
    <w:rsid w:val="6EC5BF3C"/>
    <w:rsid w:val="6EC6FD9D"/>
    <w:rsid w:val="6EC825C2"/>
    <w:rsid w:val="6EC8E6FD"/>
    <w:rsid w:val="6ECA3197"/>
    <w:rsid w:val="6ECB9870"/>
    <w:rsid w:val="6ECC4268"/>
    <w:rsid w:val="6ECE4F72"/>
    <w:rsid w:val="6ECF93B9"/>
    <w:rsid w:val="6ECFC247"/>
    <w:rsid w:val="6ED0AA60"/>
    <w:rsid w:val="6ED14752"/>
    <w:rsid w:val="6ED190FB"/>
    <w:rsid w:val="6ED2B8F6"/>
    <w:rsid w:val="6ED3F06E"/>
    <w:rsid w:val="6ED7F99C"/>
    <w:rsid w:val="6ED94A7F"/>
    <w:rsid w:val="6EDBBFAB"/>
    <w:rsid w:val="6EDC2AA0"/>
    <w:rsid w:val="6EDD6D5D"/>
    <w:rsid w:val="6EDEB298"/>
    <w:rsid w:val="6EDEEBCD"/>
    <w:rsid w:val="6EE29E28"/>
    <w:rsid w:val="6EE403AB"/>
    <w:rsid w:val="6EE5D854"/>
    <w:rsid w:val="6EE6666B"/>
    <w:rsid w:val="6EE6B625"/>
    <w:rsid w:val="6EE7CBDE"/>
    <w:rsid w:val="6EE84879"/>
    <w:rsid w:val="6EE982A3"/>
    <w:rsid w:val="6EEA0894"/>
    <w:rsid w:val="6EECA426"/>
    <w:rsid w:val="6EED8DAE"/>
    <w:rsid w:val="6EEF220F"/>
    <w:rsid w:val="6EF097FC"/>
    <w:rsid w:val="6EF6195C"/>
    <w:rsid w:val="6EF7D77D"/>
    <w:rsid w:val="6EF8A133"/>
    <w:rsid w:val="6EF8A371"/>
    <w:rsid w:val="6EF8C68C"/>
    <w:rsid w:val="6EF9DEF5"/>
    <w:rsid w:val="6EFBDAA3"/>
    <w:rsid w:val="6EFDB974"/>
    <w:rsid w:val="6EFE353B"/>
    <w:rsid w:val="6F010823"/>
    <w:rsid w:val="6F023460"/>
    <w:rsid w:val="6F027FD9"/>
    <w:rsid w:val="6F032764"/>
    <w:rsid w:val="6F06A188"/>
    <w:rsid w:val="6F08C769"/>
    <w:rsid w:val="6F0A0667"/>
    <w:rsid w:val="6F0ACB1A"/>
    <w:rsid w:val="6F0BCBCE"/>
    <w:rsid w:val="6F0CA0FA"/>
    <w:rsid w:val="6F0EAFB8"/>
    <w:rsid w:val="6F0F6D1A"/>
    <w:rsid w:val="6F149420"/>
    <w:rsid w:val="6F14C265"/>
    <w:rsid w:val="6F1694BA"/>
    <w:rsid w:val="6F173B97"/>
    <w:rsid w:val="6F1A988C"/>
    <w:rsid w:val="6F1AE2BD"/>
    <w:rsid w:val="6F1C43A9"/>
    <w:rsid w:val="6F1DF7DE"/>
    <w:rsid w:val="6F1EA615"/>
    <w:rsid w:val="6F216B03"/>
    <w:rsid w:val="6F2327ED"/>
    <w:rsid w:val="6F233415"/>
    <w:rsid w:val="6F23544F"/>
    <w:rsid w:val="6F24465F"/>
    <w:rsid w:val="6F27E399"/>
    <w:rsid w:val="6F28DB06"/>
    <w:rsid w:val="6F294641"/>
    <w:rsid w:val="6F2B3E2D"/>
    <w:rsid w:val="6F2EBBF5"/>
    <w:rsid w:val="6F2F9475"/>
    <w:rsid w:val="6F31CE26"/>
    <w:rsid w:val="6F32E90A"/>
    <w:rsid w:val="6F35AAE8"/>
    <w:rsid w:val="6F371351"/>
    <w:rsid w:val="6F3A2F8F"/>
    <w:rsid w:val="6F403CCA"/>
    <w:rsid w:val="6F428BA3"/>
    <w:rsid w:val="6F4428F0"/>
    <w:rsid w:val="6F456436"/>
    <w:rsid w:val="6F477426"/>
    <w:rsid w:val="6F498449"/>
    <w:rsid w:val="6F49D6E4"/>
    <w:rsid w:val="6F4A796E"/>
    <w:rsid w:val="6F4B9F1C"/>
    <w:rsid w:val="6F4D5596"/>
    <w:rsid w:val="6F50A166"/>
    <w:rsid w:val="6F545E0C"/>
    <w:rsid w:val="6F554BB1"/>
    <w:rsid w:val="6F580860"/>
    <w:rsid w:val="6F58900D"/>
    <w:rsid w:val="6F58E7FA"/>
    <w:rsid w:val="6F5A19C0"/>
    <w:rsid w:val="6F5BCF4B"/>
    <w:rsid w:val="6F5D3487"/>
    <w:rsid w:val="6F5F858D"/>
    <w:rsid w:val="6F619016"/>
    <w:rsid w:val="6F61D9FE"/>
    <w:rsid w:val="6F6234F8"/>
    <w:rsid w:val="6F64625F"/>
    <w:rsid w:val="6F67E8D6"/>
    <w:rsid w:val="6F685F75"/>
    <w:rsid w:val="6F68C811"/>
    <w:rsid w:val="6F692134"/>
    <w:rsid w:val="6F6D8148"/>
    <w:rsid w:val="6F6DFB7E"/>
    <w:rsid w:val="6F6F9E48"/>
    <w:rsid w:val="6F6FE825"/>
    <w:rsid w:val="6F7031C0"/>
    <w:rsid w:val="6F7110E5"/>
    <w:rsid w:val="6F711665"/>
    <w:rsid w:val="6F737226"/>
    <w:rsid w:val="6F7460C4"/>
    <w:rsid w:val="6F75A8B6"/>
    <w:rsid w:val="6F7662E1"/>
    <w:rsid w:val="6F7830A3"/>
    <w:rsid w:val="6F7901AD"/>
    <w:rsid w:val="6F79EFAE"/>
    <w:rsid w:val="6F7A6F40"/>
    <w:rsid w:val="6F7B46F9"/>
    <w:rsid w:val="6F7E9DC2"/>
    <w:rsid w:val="6F81384F"/>
    <w:rsid w:val="6F834873"/>
    <w:rsid w:val="6F84E862"/>
    <w:rsid w:val="6F85151B"/>
    <w:rsid w:val="6F858C1A"/>
    <w:rsid w:val="6F8678DA"/>
    <w:rsid w:val="6F867EBA"/>
    <w:rsid w:val="6F88B14B"/>
    <w:rsid w:val="6F8CA44E"/>
    <w:rsid w:val="6F8D102D"/>
    <w:rsid w:val="6F8DD5F4"/>
    <w:rsid w:val="6F8E0DF6"/>
    <w:rsid w:val="6F8E33FD"/>
    <w:rsid w:val="6F8EE9A5"/>
    <w:rsid w:val="6F9300B7"/>
    <w:rsid w:val="6F93DF26"/>
    <w:rsid w:val="6F9550C4"/>
    <w:rsid w:val="6F967C8B"/>
    <w:rsid w:val="6F9776E7"/>
    <w:rsid w:val="6F977E1A"/>
    <w:rsid w:val="6F9880AD"/>
    <w:rsid w:val="6F99923C"/>
    <w:rsid w:val="6F99B040"/>
    <w:rsid w:val="6F99E7C0"/>
    <w:rsid w:val="6F9ABDF3"/>
    <w:rsid w:val="6F9B450C"/>
    <w:rsid w:val="6F9DCEC9"/>
    <w:rsid w:val="6F9FF5A5"/>
    <w:rsid w:val="6FA02969"/>
    <w:rsid w:val="6FA093AC"/>
    <w:rsid w:val="6FA1A600"/>
    <w:rsid w:val="6FA1E4E2"/>
    <w:rsid w:val="6FA277F7"/>
    <w:rsid w:val="6FA3DC43"/>
    <w:rsid w:val="6FAD594C"/>
    <w:rsid w:val="6FADEAE0"/>
    <w:rsid w:val="6FAE0385"/>
    <w:rsid w:val="6FAE9EB3"/>
    <w:rsid w:val="6FAFC2E8"/>
    <w:rsid w:val="6FB11600"/>
    <w:rsid w:val="6FB2453A"/>
    <w:rsid w:val="6FB630E9"/>
    <w:rsid w:val="6FB7D66E"/>
    <w:rsid w:val="6FB81C98"/>
    <w:rsid w:val="6FB889D3"/>
    <w:rsid w:val="6FB89692"/>
    <w:rsid w:val="6FB8F00A"/>
    <w:rsid w:val="6FBCF23D"/>
    <w:rsid w:val="6FBD26C5"/>
    <w:rsid w:val="6FC3BB75"/>
    <w:rsid w:val="6FC3EA30"/>
    <w:rsid w:val="6FC69175"/>
    <w:rsid w:val="6FC6A122"/>
    <w:rsid w:val="6FC6BF96"/>
    <w:rsid w:val="6FC95FC3"/>
    <w:rsid w:val="6FCB1CD6"/>
    <w:rsid w:val="6FCD4C10"/>
    <w:rsid w:val="6FCEBAA6"/>
    <w:rsid w:val="6FCF1F4C"/>
    <w:rsid w:val="6FD32A1C"/>
    <w:rsid w:val="6FD344EB"/>
    <w:rsid w:val="6FD3B91A"/>
    <w:rsid w:val="6FD6BBBA"/>
    <w:rsid w:val="6FDB3947"/>
    <w:rsid w:val="6FDDA2FC"/>
    <w:rsid w:val="6FDF7EB7"/>
    <w:rsid w:val="6FDFAACD"/>
    <w:rsid w:val="6FDFB9EF"/>
    <w:rsid w:val="6FE1C492"/>
    <w:rsid w:val="6FE1C6A0"/>
    <w:rsid w:val="6FE25436"/>
    <w:rsid w:val="6FE3D711"/>
    <w:rsid w:val="6FE4BFE6"/>
    <w:rsid w:val="6FE64AD7"/>
    <w:rsid w:val="6FE6986E"/>
    <w:rsid w:val="6FE7F3F6"/>
    <w:rsid w:val="6FE9AAF0"/>
    <w:rsid w:val="6FEC39CE"/>
    <w:rsid w:val="6FECC229"/>
    <w:rsid w:val="6FEE4460"/>
    <w:rsid w:val="6FEEE9BE"/>
    <w:rsid w:val="6FF1127F"/>
    <w:rsid w:val="6FF25CE2"/>
    <w:rsid w:val="6FF2AF7C"/>
    <w:rsid w:val="6FF4942A"/>
    <w:rsid w:val="6FF82AD4"/>
    <w:rsid w:val="6FF83728"/>
    <w:rsid w:val="6FFA97F7"/>
    <w:rsid w:val="6FFB61C5"/>
    <w:rsid w:val="6FFBB4BE"/>
    <w:rsid w:val="6FFCAB50"/>
    <w:rsid w:val="6FFCFA48"/>
    <w:rsid w:val="6FFEB27A"/>
    <w:rsid w:val="70003626"/>
    <w:rsid w:val="700051B3"/>
    <w:rsid w:val="7001261F"/>
    <w:rsid w:val="7001C269"/>
    <w:rsid w:val="7002350C"/>
    <w:rsid w:val="70063F85"/>
    <w:rsid w:val="7009AB43"/>
    <w:rsid w:val="700AF468"/>
    <w:rsid w:val="700B7210"/>
    <w:rsid w:val="700E7602"/>
    <w:rsid w:val="701663A0"/>
    <w:rsid w:val="701C14FD"/>
    <w:rsid w:val="701F767B"/>
    <w:rsid w:val="7021FC67"/>
    <w:rsid w:val="702228BE"/>
    <w:rsid w:val="7023AADE"/>
    <w:rsid w:val="702451F6"/>
    <w:rsid w:val="70247460"/>
    <w:rsid w:val="7024FE88"/>
    <w:rsid w:val="7025E7DF"/>
    <w:rsid w:val="70271FCD"/>
    <w:rsid w:val="702A6F64"/>
    <w:rsid w:val="702AA629"/>
    <w:rsid w:val="702C6B42"/>
    <w:rsid w:val="702E4AE8"/>
    <w:rsid w:val="702E898B"/>
    <w:rsid w:val="70332BA0"/>
    <w:rsid w:val="70362621"/>
    <w:rsid w:val="70363CD6"/>
    <w:rsid w:val="70393CA5"/>
    <w:rsid w:val="703B64F3"/>
    <w:rsid w:val="703BBA94"/>
    <w:rsid w:val="703C97AA"/>
    <w:rsid w:val="703E9F48"/>
    <w:rsid w:val="703EA560"/>
    <w:rsid w:val="703F2F94"/>
    <w:rsid w:val="703F97A2"/>
    <w:rsid w:val="7042538E"/>
    <w:rsid w:val="7044A25A"/>
    <w:rsid w:val="7044F8EA"/>
    <w:rsid w:val="70454344"/>
    <w:rsid w:val="704568A5"/>
    <w:rsid w:val="7048FC0E"/>
    <w:rsid w:val="704AD71C"/>
    <w:rsid w:val="704CDF3D"/>
    <w:rsid w:val="704CF83F"/>
    <w:rsid w:val="704D3308"/>
    <w:rsid w:val="704E2944"/>
    <w:rsid w:val="70511229"/>
    <w:rsid w:val="70589D14"/>
    <w:rsid w:val="70590779"/>
    <w:rsid w:val="7059FC38"/>
    <w:rsid w:val="705A0964"/>
    <w:rsid w:val="705AFA45"/>
    <w:rsid w:val="705F26AD"/>
    <w:rsid w:val="705FA6F7"/>
    <w:rsid w:val="70665E57"/>
    <w:rsid w:val="70676302"/>
    <w:rsid w:val="7068D9F5"/>
    <w:rsid w:val="706910B8"/>
    <w:rsid w:val="7069A793"/>
    <w:rsid w:val="706A3655"/>
    <w:rsid w:val="706A9FAC"/>
    <w:rsid w:val="706AFD9D"/>
    <w:rsid w:val="706C25BC"/>
    <w:rsid w:val="706C7362"/>
    <w:rsid w:val="706CA6FE"/>
    <w:rsid w:val="706D61DE"/>
    <w:rsid w:val="706E2AF8"/>
    <w:rsid w:val="70706B6E"/>
    <w:rsid w:val="7072D805"/>
    <w:rsid w:val="7073DB33"/>
    <w:rsid w:val="70741905"/>
    <w:rsid w:val="70760BF3"/>
    <w:rsid w:val="707688ED"/>
    <w:rsid w:val="70772B3C"/>
    <w:rsid w:val="70785EFE"/>
    <w:rsid w:val="7078A9D0"/>
    <w:rsid w:val="7079CCC4"/>
    <w:rsid w:val="707B599A"/>
    <w:rsid w:val="7080EAAD"/>
    <w:rsid w:val="70822330"/>
    <w:rsid w:val="7082B01B"/>
    <w:rsid w:val="708425F6"/>
    <w:rsid w:val="708501A7"/>
    <w:rsid w:val="70854FB9"/>
    <w:rsid w:val="7085FB3C"/>
    <w:rsid w:val="7086D43A"/>
    <w:rsid w:val="7087650C"/>
    <w:rsid w:val="7088B6E9"/>
    <w:rsid w:val="708B052E"/>
    <w:rsid w:val="708B7788"/>
    <w:rsid w:val="708C5F59"/>
    <w:rsid w:val="708CB4F5"/>
    <w:rsid w:val="7090AC76"/>
    <w:rsid w:val="709164EC"/>
    <w:rsid w:val="709326AB"/>
    <w:rsid w:val="7093CD03"/>
    <w:rsid w:val="7093F0DD"/>
    <w:rsid w:val="709627E3"/>
    <w:rsid w:val="7097DB61"/>
    <w:rsid w:val="709B34C7"/>
    <w:rsid w:val="709C005F"/>
    <w:rsid w:val="709DA0C7"/>
    <w:rsid w:val="709EE0F5"/>
    <w:rsid w:val="709FF1CA"/>
    <w:rsid w:val="70A074C3"/>
    <w:rsid w:val="70A0E327"/>
    <w:rsid w:val="70A146AA"/>
    <w:rsid w:val="70A2C252"/>
    <w:rsid w:val="70A51FA8"/>
    <w:rsid w:val="70A626F5"/>
    <w:rsid w:val="70A771E4"/>
    <w:rsid w:val="70A8B9E3"/>
    <w:rsid w:val="70AB7076"/>
    <w:rsid w:val="70AC3E2A"/>
    <w:rsid w:val="70ACDC7D"/>
    <w:rsid w:val="70AF3618"/>
    <w:rsid w:val="70B01B1D"/>
    <w:rsid w:val="70B273B3"/>
    <w:rsid w:val="70B3EF35"/>
    <w:rsid w:val="70B71266"/>
    <w:rsid w:val="70B71C17"/>
    <w:rsid w:val="70B83A99"/>
    <w:rsid w:val="70B981CF"/>
    <w:rsid w:val="70B9DF22"/>
    <w:rsid w:val="70BCF113"/>
    <w:rsid w:val="70BDE157"/>
    <w:rsid w:val="70BDE8F3"/>
    <w:rsid w:val="70BE015A"/>
    <w:rsid w:val="70BEC4E3"/>
    <w:rsid w:val="70C17EF3"/>
    <w:rsid w:val="70C2A475"/>
    <w:rsid w:val="70C2B2EA"/>
    <w:rsid w:val="70C72226"/>
    <w:rsid w:val="70C7C0A5"/>
    <w:rsid w:val="70C899FD"/>
    <w:rsid w:val="70C98887"/>
    <w:rsid w:val="70CA4C58"/>
    <w:rsid w:val="70CA790F"/>
    <w:rsid w:val="70CAEEAC"/>
    <w:rsid w:val="70CBA351"/>
    <w:rsid w:val="70CE9462"/>
    <w:rsid w:val="70CF970A"/>
    <w:rsid w:val="70D111C8"/>
    <w:rsid w:val="70D1AC9E"/>
    <w:rsid w:val="70D1EC84"/>
    <w:rsid w:val="70D3348B"/>
    <w:rsid w:val="70D5812A"/>
    <w:rsid w:val="70D8EE14"/>
    <w:rsid w:val="70D932FF"/>
    <w:rsid w:val="70D93AE1"/>
    <w:rsid w:val="70D9A850"/>
    <w:rsid w:val="70DD0AD8"/>
    <w:rsid w:val="70DF3FE9"/>
    <w:rsid w:val="70DF5B07"/>
    <w:rsid w:val="70DF6E5A"/>
    <w:rsid w:val="70E1FADD"/>
    <w:rsid w:val="70E39DEF"/>
    <w:rsid w:val="70E61604"/>
    <w:rsid w:val="70E61E64"/>
    <w:rsid w:val="70E939FC"/>
    <w:rsid w:val="70EA0811"/>
    <w:rsid w:val="70EA1C2E"/>
    <w:rsid w:val="70EDA9AB"/>
    <w:rsid w:val="70EE5711"/>
    <w:rsid w:val="70EF6A5A"/>
    <w:rsid w:val="70F07054"/>
    <w:rsid w:val="70F16B51"/>
    <w:rsid w:val="70F23B4B"/>
    <w:rsid w:val="70F32EB0"/>
    <w:rsid w:val="70F6DDEB"/>
    <w:rsid w:val="70F80F1C"/>
    <w:rsid w:val="70FA976C"/>
    <w:rsid w:val="70FBEF3F"/>
    <w:rsid w:val="70FCE5D2"/>
    <w:rsid w:val="70FFA05E"/>
    <w:rsid w:val="7100E27E"/>
    <w:rsid w:val="71020A6E"/>
    <w:rsid w:val="71029D47"/>
    <w:rsid w:val="7102A703"/>
    <w:rsid w:val="71061568"/>
    <w:rsid w:val="7106C298"/>
    <w:rsid w:val="7107C328"/>
    <w:rsid w:val="7108C14F"/>
    <w:rsid w:val="7108FE28"/>
    <w:rsid w:val="71094914"/>
    <w:rsid w:val="710A1617"/>
    <w:rsid w:val="710BAE62"/>
    <w:rsid w:val="710BF09F"/>
    <w:rsid w:val="710D9109"/>
    <w:rsid w:val="710DCABE"/>
    <w:rsid w:val="710E7039"/>
    <w:rsid w:val="710EAE75"/>
    <w:rsid w:val="7111BCD5"/>
    <w:rsid w:val="7113CD62"/>
    <w:rsid w:val="71154A5E"/>
    <w:rsid w:val="71197EB5"/>
    <w:rsid w:val="711A3701"/>
    <w:rsid w:val="711C5898"/>
    <w:rsid w:val="711DF0CB"/>
    <w:rsid w:val="7122BB83"/>
    <w:rsid w:val="71248621"/>
    <w:rsid w:val="7125E49F"/>
    <w:rsid w:val="7125FA84"/>
    <w:rsid w:val="712A9811"/>
    <w:rsid w:val="712DACB9"/>
    <w:rsid w:val="712DC2E5"/>
    <w:rsid w:val="712E377F"/>
    <w:rsid w:val="712E9872"/>
    <w:rsid w:val="71366F09"/>
    <w:rsid w:val="7138A564"/>
    <w:rsid w:val="713D08AE"/>
    <w:rsid w:val="713DA9E5"/>
    <w:rsid w:val="7140EC55"/>
    <w:rsid w:val="71450831"/>
    <w:rsid w:val="7146CB3E"/>
    <w:rsid w:val="71484DB2"/>
    <w:rsid w:val="714A6AAF"/>
    <w:rsid w:val="714AB028"/>
    <w:rsid w:val="714DCEC4"/>
    <w:rsid w:val="714E4E3B"/>
    <w:rsid w:val="714F9AEC"/>
    <w:rsid w:val="714FAB93"/>
    <w:rsid w:val="715201E7"/>
    <w:rsid w:val="715217A1"/>
    <w:rsid w:val="71529D72"/>
    <w:rsid w:val="715368FB"/>
    <w:rsid w:val="71546D30"/>
    <w:rsid w:val="71569989"/>
    <w:rsid w:val="7158E611"/>
    <w:rsid w:val="715C2BC8"/>
    <w:rsid w:val="715CC3B7"/>
    <w:rsid w:val="715E76F1"/>
    <w:rsid w:val="715F4E72"/>
    <w:rsid w:val="71609C8D"/>
    <w:rsid w:val="71617B71"/>
    <w:rsid w:val="71618592"/>
    <w:rsid w:val="7161F913"/>
    <w:rsid w:val="7162A150"/>
    <w:rsid w:val="7162C939"/>
    <w:rsid w:val="716408C7"/>
    <w:rsid w:val="7167B6AE"/>
    <w:rsid w:val="7168CB87"/>
    <w:rsid w:val="71692A7A"/>
    <w:rsid w:val="716CFF49"/>
    <w:rsid w:val="716D64EA"/>
    <w:rsid w:val="716DFB92"/>
    <w:rsid w:val="716E7C2B"/>
    <w:rsid w:val="716EC2D3"/>
    <w:rsid w:val="71705754"/>
    <w:rsid w:val="71714328"/>
    <w:rsid w:val="71714E1B"/>
    <w:rsid w:val="71718519"/>
    <w:rsid w:val="71732BD9"/>
    <w:rsid w:val="717343D2"/>
    <w:rsid w:val="7173CB6C"/>
    <w:rsid w:val="7175E0DE"/>
    <w:rsid w:val="717977AA"/>
    <w:rsid w:val="717B1D0E"/>
    <w:rsid w:val="717BF617"/>
    <w:rsid w:val="717EAC12"/>
    <w:rsid w:val="717F80AE"/>
    <w:rsid w:val="71800072"/>
    <w:rsid w:val="71803C13"/>
    <w:rsid w:val="71803DB2"/>
    <w:rsid w:val="718156D9"/>
    <w:rsid w:val="71825646"/>
    <w:rsid w:val="71826314"/>
    <w:rsid w:val="7182C4C5"/>
    <w:rsid w:val="7184F9B2"/>
    <w:rsid w:val="71855808"/>
    <w:rsid w:val="718779BD"/>
    <w:rsid w:val="7188339B"/>
    <w:rsid w:val="7188B871"/>
    <w:rsid w:val="7189E64B"/>
    <w:rsid w:val="718A4CF5"/>
    <w:rsid w:val="718B9534"/>
    <w:rsid w:val="718BC81C"/>
    <w:rsid w:val="718D59DE"/>
    <w:rsid w:val="718DAB1E"/>
    <w:rsid w:val="718E0E4B"/>
    <w:rsid w:val="7192F42E"/>
    <w:rsid w:val="71954212"/>
    <w:rsid w:val="71967A29"/>
    <w:rsid w:val="7198F395"/>
    <w:rsid w:val="7199462D"/>
    <w:rsid w:val="719CCFBC"/>
    <w:rsid w:val="719D14F4"/>
    <w:rsid w:val="719D4222"/>
    <w:rsid w:val="71A001CE"/>
    <w:rsid w:val="71A033DD"/>
    <w:rsid w:val="71A24B8A"/>
    <w:rsid w:val="71A2A96C"/>
    <w:rsid w:val="71A2E720"/>
    <w:rsid w:val="71A39BF0"/>
    <w:rsid w:val="71A7D2B4"/>
    <w:rsid w:val="71A94C1D"/>
    <w:rsid w:val="71AA5757"/>
    <w:rsid w:val="71ABDD9C"/>
    <w:rsid w:val="71AD03B0"/>
    <w:rsid w:val="71AD0FF4"/>
    <w:rsid w:val="71AD2E19"/>
    <w:rsid w:val="71AD7F8E"/>
    <w:rsid w:val="71B37044"/>
    <w:rsid w:val="71B38F44"/>
    <w:rsid w:val="71B3AFB8"/>
    <w:rsid w:val="71B51E05"/>
    <w:rsid w:val="71B6B8B4"/>
    <w:rsid w:val="71B84508"/>
    <w:rsid w:val="71B8D223"/>
    <w:rsid w:val="71BB93C3"/>
    <w:rsid w:val="71BFFB4A"/>
    <w:rsid w:val="71C02D09"/>
    <w:rsid w:val="71C05866"/>
    <w:rsid w:val="71C25468"/>
    <w:rsid w:val="71C2B892"/>
    <w:rsid w:val="71C313AE"/>
    <w:rsid w:val="71C3475E"/>
    <w:rsid w:val="71C4E58F"/>
    <w:rsid w:val="71C66E8B"/>
    <w:rsid w:val="71C742AD"/>
    <w:rsid w:val="71C7E2A8"/>
    <w:rsid w:val="71C9C585"/>
    <w:rsid w:val="71C9DAFB"/>
    <w:rsid w:val="71CB40FE"/>
    <w:rsid w:val="71CB8BAD"/>
    <w:rsid w:val="71CB9970"/>
    <w:rsid w:val="71CD4EEE"/>
    <w:rsid w:val="71D26504"/>
    <w:rsid w:val="71D4E497"/>
    <w:rsid w:val="71D5CD5B"/>
    <w:rsid w:val="71D720CE"/>
    <w:rsid w:val="71DAD16E"/>
    <w:rsid w:val="71DBAD74"/>
    <w:rsid w:val="71DD5106"/>
    <w:rsid w:val="71DD5889"/>
    <w:rsid w:val="71DE42CE"/>
    <w:rsid w:val="71DF5FDF"/>
    <w:rsid w:val="71DFD29A"/>
    <w:rsid w:val="71DFE58B"/>
    <w:rsid w:val="71E053E4"/>
    <w:rsid w:val="71E09DC3"/>
    <w:rsid w:val="71E1235C"/>
    <w:rsid w:val="71E2FA89"/>
    <w:rsid w:val="71E30A05"/>
    <w:rsid w:val="71E479C1"/>
    <w:rsid w:val="71E4A570"/>
    <w:rsid w:val="71E4D49B"/>
    <w:rsid w:val="71E4D922"/>
    <w:rsid w:val="71E7B3BA"/>
    <w:rsid w:val="71E7BC62"/>
    <w:rsid w:val="71E93747"/>
    <w:rsid w:val="71EA18DC"/>
    <w:rsid w:val="71EA8F3C"/>
    <w:rsid w:val="71EBC6BA"/>
    <w:rsid w:val="71EBEB9A"/>
    <w:rsid w:val="71EE32F2"/>
    <w:rsid w:val="71EF38B5"/>
    <w:rsid w:val="71EF8ACD"/>
    <w:rsid w:val="71F1702C"/>
    <w:rsid w:val="71F2275F"/>
    <w:rsid w:val="71F24414"/>
    <w:rsid w:val="71F2927D"/>
    <w:rsid w:val="71F2D323"/>
    <w:rsid w:val="71F3D130"/>
    <w:rsid w:val="71F5468C"/>
    <w:rsid w:val="71F62945"/>
    <w:rsid w:val="71F7A170"/>
    <w:rsid w:val="71F7AB95"/>
    <w:rsid w:val="71F87E58"/>
    <w:rsid w:val="71F8F07F"/>
    <w:rsid w:val="71F96D23"/>
    <w:rsid w:val="71FB4022"/>
    <w:rsid w:val="71FB7115"/>
    <w:rsid w:val="71FBDAA7"/>
    <w:rsid w:val="71FC4C78"/>
    <w:rsid w:val="71FD7269"/>
    <w:rsid w:val="71FF7DB5"/>
    <w:rsid w:val="72012CE4"/>
    <w:rsid w:val="7203148A"/>
    <w:rsid w:val="720365D0"/>
    <w:rsid w:val="7205EA8F"/>
    <w:rsid w:val="72074F7C"/>
    <w:rsid w:val="7208DFBF"/>
    <w:rsid w:val="72098818"/>
    <w:rsid w:val="720A1320"/>
    <w:rsid w:val="720C2DBD"/>
    <w:rsid w:val="720D242C"/>
    <w:rsid w:val="720D47E5"/>
    <w:rsid w:val="7210362C"/>
    <w:rsid w:val="72114D46"/>
    <w:rsid w:val="7211EE56"/>
    <w:rsid w:val="72136542"/>
    <w:rsid w:val="72169EAE"/>
    <w:rsid w:val="72192BAD"/>
    <w:rsid w:val="721AEAD1"/>
    <w:rsid w:val="721C2825"/>
    <w:rsid w:val="721CF9C4"/>
    <w:rsid w:val="72209A66"/>
    <w:rsid w:val="7223084D"/>
    <w:rsid w:val="7223C10D"/>
    <w:rsid w:val="7223C988"/>
    <w:rsid w:val="72264998"/>
    <w:rsid w:val="722E6826"/>
    <w:rsid w:val="722ED04C"/>
    <w:rsid w:val="72315B35"/>
    <w:rsid w:val="72321E1C"/>
    <w:rsid w:val="72351E35"/>
    <w:rsid w:val="72352915"/>
    <w:rsid w:val="72356232"/>
    <w:rsid w:val="72384F9C"/>
    <w:rsid w:val="7239CEEC"/>
    <w:rsid w:val="723CE08D"/>
    <w:rsid w:val="723F4C44"/>
    <w:rsid w:val="72400CDC"/>
    <w:rsid w:val="7241E03A"/>
    <w:rsid w:val="724402C9"/>
    <w:rsid w:val="72450087"/>
    <w:rsid w:val="72482796"/>
    <w:rsid w:val="7248CE23"/>
    <w:rsid w:val="724AA771"/>
    <w:rsid w:val="724AE5D8"/>
    <w:rsid w:val="724AF1D8"/>
    <w:rsid w:val="724DCE3A"/>
    <w:rsid w:val="724F3E39"/>
    <w:rsid w:val="7250F1F3"/>
    <w:rsid w:val="7254DDFA"/>
    <w:rsid w:val="7255B7FF"/>
    <w:rsid w:val="725686FB"/>
    <w:rsid w:val="7257ACA8"/>
    <w:rsid w:val="7258A34D"/>
    <w:rsid w:val="725A63AB"/>
    <w:rsid w:val="725B6D48"/>
    <w:rsid w:val="725D4EF8"/>
    <w:rsid w:val="725E264D"/>
    <w:rsid w:val="725E3146"/>
    <w:rsid w:val="725E827D"/>
    <w:rsid w:val="725F9791"/>
    <w:rsid w:val="72602477"/>
    <w:rsid w:val="72635908"/>
    <w:rsid w:val="7265E438"/>
    <w:rsid w:val="72695D9E"/>
    <w:rsid w:val="726A86E1"/>
    <w:rsid w:val="726AF903"/>
    <w:rsid w:val="726B67B3"/>
    <w:rsid w:val="726BDE15"/>
    <w:rsid w:val="726CCF20"/>
    <w:rsid w:val="726DEEF6"/>
    <w:rsid w:val="7270478F"/>
    <w:rsid w:val="72709E26"/>
    <w:rsid w:val="72720A4A"/>
    <w:rsid w:val="727239FB"/>
    <w:rsid w:val="72729AEA"/>
    <w:rsid w:val="72748122"/>
    <w:rsid w:val="72766E14"/>
    <w:rsid w:val="727AE898"/>
    <w:rsid w:val="727BCDDA"/>
    <w:rsid w:val="727C11CF"/>
    <w:rsid w:val="727C9AEF"/>
    <w:rsid w:val="727D9CCA"/>
    <w:rsid w:val="727F336C"/>
    <w:rsid w:val="728054E3"/>
    <w:rsid w:val="72824980"/>
    <w:rsid w:val="728279DC"/>
    <w:rsid w:val="7286512B"/>
    <w:rsid w:val="72875DBF"/>
    <w:rsid w:val="7289264C"/>
    <w:rsid w:val="72899509"/>
    <w:rsid w:val="728A1084"/>
    <w:rsid w:val="728C2E7C"/>
    <w:rsid w:val="728D076D"/>
    <w:rsid w:val="728D5D86"/>
    <w:rsid w:val="72902BC8"/>
    <w:rsid w:val="7291EEEA"/>
    <w:rsid w:val="72929304"/>
    <w:rsid w:val="7296F7C9"/>
    <w:rsid w:val="7299797E"/>
    <w:rsid w:val="729C30ED"/>
    <w:rsid w:val="729C8CD5"/>
    <w:rsid w:val="729DD832"/>
    <w:rsid w:val="729DE9F6"/>
    <w:rsid w:val="729E0B41"/>
    <w:rsid w:val="72A058E1"/>
    <w:rsid w:val="72A107D5"/>
    <w:rsid w:val="72A45E06"/>
    <w:rsid w:val="72A4EF11"/>
    <w:rsid w:val="72A58115"/>
    <w:rsid w:val="72A5D5BC"/>
    <w:rsid w:val="72A643E0"/>
    <w:rsid w:val="72A922F2"/>
    <w:rsid w:val="72A96D6A"/>
    <w:rsid w:val="72AA2919"/>
    <w:rsid w:val="72AC0960"/>
    <w:rsid w:val="72AD0CB8"/>
    <w:rsid w:val="72AD1948"/>
    <w:rsid w:val="72ADDE0E"/>
    <w:rsid w:val="72AE42A9"/>
    <w:rsid w:val="72B1B671"/>
    <w:rsid w:val="72B32E05"/>
    <w:rsid w:val="72B33E0A"/>
    <w:rsid w:val="72B69E1A"/>
    <w:rsid w:val="72B76DD2"/>
    <w:rsid w:val="72B8AD3E"/>
    <w:rsid w:val="72B8E3EC"/>
    <w:rsid w:val="72BA546B"/>
    <w:rsid w:val="72BF203D"/>
    <w:rsid w:val="72BF7CE0"/>
    <w:rsid w:val="72C07313"/>
    <w:rsid w:val="72C29BB8"/>
    <w:rsid w:val="72C2E445"/>
    <w:rsid w:val="72C2F519"/>
    <w:rsid w:val="72C54200"/>
    <w:rsid w:val="72C67EEA"/>
    <w:rsid w:val="72C6CF3D"/>
    <w:rsid w:val="72C8FE4B"/>
    <w:rsid w:val="72C97117"/>
    <w:rsid w:val="72C9B9AF"/>
    <w:rsid w:val="72CD0E51"/>
    <w:rsid w:val="72CF9587"/>
    <w:rsid w:val="72D08152"/>
    <w:rsid w:val="72D2628E"/>
    <w:rsid w:val="72D31D4A"/>
    <w:rsid w:val="72D48316"/>
    <w:rsid w:val="72D5543E"/>
    <w:rsid w:val="72D9C318"/>
    <w:rsid w:val="72DBB782"/>
    <w:rsid w:val="72DBD382"/>
    <w:rsid w:val="72DD6DC2"/>
    <w:rsid w:val="72E366B8"/>
    <w:rsid w:val="72E4297C"/>
    <w:rsid w:val="72E4A04F"/>
    <w:rsid w:val="72E63D5D"/>
    <w:rsid w:val="72E7743D"/>
    <w:rsid w:val="72E8F661"/>
    <w:rsid w:val="72E9147B"/>
    <w:rsid w:val="72E97583"/>
    <w:rsid w:val="72EBEE4D"/>
    <w:rsid w:val="72EC63FC"/>
    <w:rsid w:val="72F0BB79"/>
    <w:rsid w:val="72F1257E"/>
    <w:rsid w:val="72F20A9F"/>
    <w:rsid w:val="72F37D38"/>
    <w:rsid w:val="72F3F860"/>
    <w:rsid w:val="72F45A75"/>
    <w:rsid w:val="72F6C9D5"/>
    <w:rsid w:val="72F751DB"/>
    <w:rsid w:val="72F7F587"/>
    <w:rsid w:val="72F837E8"/>
    <w:rsid w:val="72F83C7E"/>
    <w:rsid w:val="72F8F22A"/>
    <w:rsid w:val="72FBC621"/>
    <w:rsid w:val="72FC3CE1"/>
    <w:rsid w:val="72FD9E91"/>
    <w:rsid w:val="73001BAF"/>
    <w:rsid w:val="73022867"/>
    <w:rsid w:val="73076545"/>
    <w:rsid w:val="730952F3"/>
    <w:rsid w:val="7309BDB8"/>
    <w:rsid w:val="730AA37A"/>
    <w:rsid w:val="730B635E"/>
    <w:rsid w:val="73104739"/>
    <w:rsid w:val="73105320"/>
    <w:rsid w:val="7311F502"/>
    <w:rsid w:val="73132069"/>
    <w:rsid w:val="7313E743"/>
    <w:rsid w:val="73159341"/>
    <w:rsid w:val="73184BFC"/>
    <w:rsid w:val="73188C55"/>
    <w:rsid w:val="7318F8F2"/>
    <w:rsid w:val="7319D174"/>
    <w:rsid w:val="731BBB1E"/>
    <w:rsid w:val="731C7FA9"/>
    <w:rsid w:val="731C820D"/>
    <w:rsid w:val="731D89C6"/>
    <w:rsid w:val="7320250B"/>
    <w:rsid w:val="7323425B"/>
    <w:rsid w:val="7325968E"/>
    <w:rsid w:val="73277041"/>
    <w:rsid w:val="732D253F"/>
    <w:rsid w:val="732F093D"/>
    <w:rsid w:val="73314256"/>
    <w:rsid w:val="733169A5"/>
    <w:rsid w:val="73342EF2"/>
    <w:rsid w:val="7334C045"/>
    <w:rsid w:val="7335EF45"/>
    <w:rsid w:val="7336A149"/>
    <w:rsid w:val="7339CCA8"/>
    <w:rsid w:val="733A75D1"/>
    <w:rsid w:val="733AADCB"/>
    <w:rsid w:val="733CB369"/>
    <w:rsid w:val="733CB5E2"/>
    <w:rsid w:val="73415A19"/>
    <w:rsid w:val="73435827"/>
    <w:rsid w:val="73453F97"/>
    <w:rsid w:val="73462EB5"/>
    <w:rsid w:val="73478270"/>
    <w:rsid w:val="7349F03A"/>
    <w:rsid w:val="734CABD2"/>
    <w:rsid w:val="734E2BE9"/>
    <w:rsid w:val="734F6FE6"/>
    <w:rsid w:val="734FC269"/>
    <w:rsid w:val="735406DA"/>
    <w:rsid w:val="735478C5"/>
    <w:rsid w:val="735596D9"/>
    <w:rsid w:val="73565956"/>
    <w:rsid w:val="7358CEB3"/>
    <w:rsid w:val="735A6A2A"/>
    <w:rsid w:val="735C1F2B"/>
    <w:rsid w:val="735D1BF0"/>
    <w:rsid w:val="735DA51E"/>
    <w:rsid w:val="735F232E"/>
    <w:rsid w:val="735F276C"/>
    <w:rsid w:val="7365B673"/>
    <w:rsid w:val="7369A991"/>
    <w:rsid w:val="7369BA3D"/>
    <w:rsid w:val="7369FBCB"/>
    <w:rsid w:val="736A8A4D"/>
    <w:rsid w:val="736AD355"/>
    <w:rsid w:val="736B20F5"/>
    <w:rsid w:val="736C24B4"/>
    <w:rsid w:val="736C8725"/>
    <w:rsid w:val="736CE41D"/>
    <w:rsid w:val="736D0EAD"/>
    <w:rsid w:val="736FB681"/>
    <w:rsid w:val="7370C413"/>
    <w:rsid w:val="73716EAB"/>
    <w:rsid w:val="73722523"/>
    <w:rsid w:val="7372AA67"/>
    <w:rsid w:val="7374B80C"/>
    <w:rsid w:val="7375137E"/>
    <w:rsid w:val="73763F78"/>
    <w:rsid w:val="737643A0"/>
    <w:rsid w:val="73774EE1"/>
    <w:rsid w:val="7377A721"/>
    <w:rsid w:val="737A7219"/>
    <w:rsid w:val="737A9772"/>
    <w:rsid w:val="737B5BB2"/>
    <w:rsid w:val="737E6B49"/>
    <w:rsid w:val="7380C9E9"/>
    <w:rsid w:val="7381BCA8"/>
    <w:rsid w:val="738212FD"/>
    <w:rsid w:val="73848AE9"/>
    <w:rsid w:val="7384A2A9"/>
    <w:rsid w:val="7385068C"/>
    <w:rsid w:val="7385A7B9"/>
    <w:rsid w:val="7385B068"/>
    <w:rsid w:val="7386096A"/>
    <w:rsid w:val="738648A6"/>
    <w:rsid w:val="738691CC"/>
    <w:rsid w:val="7388788F"/>
    <w:rsid w:val="738A4882"/>
    <w:rsid w:val="738CE714"/>
    <w:rsid w:val="738FE04F"/>
    <w:rsid w:val="7390F17F"/>
    <w:rsid w:val="7391CE63"/>
    <w:rsid w:val="73930440"/>
    <w:rsid w:val="73934C78"/>
    <w:rsid w:val="73952743"/>
    <w:rsid w:val="7398C019"/>
    <w:rsid w:val="73992C91"/>
    <w:rsid w:val="7399F006"/>
    <w:rsid w:val="739A4A4B"/>
    <w:rsid w:val="739B41C7"/>
    <w:rsid w:val="739C9BB2"/>
    <w:rsid w:val="739CA732"/>
    <w:rsid w:val="739CB84E"/>
    <w:rsid w:val="739D6543"/>
    <w:rsid w:val="739E61C2"/>
    <w:rsid w:val="739EEC9D"/>
    <w:rsid w:val="739EEF70"/>
    <w:rsid w:val="739F8A67"/>
    <w:rsid w:val="73A01170"/>
    <w:rsid w:val="73A0F569"/>
    <w:rsid w:val="73A16959"/>
    <w:rsid w:val="73A28141"/>
    <w:rsid w:val="73A5091A"/>
    <w:rsid w:val="73A72D1A"/>
    <w:rsid w:val="73AA8E44"/>
    <w:rsid w:val="73AAB929"/>
    <w:rsid w:val="73AEA747"/>
    <w:rsid w:val="73AEF5D6"/>
    <w:rsid w:val="73AF5301"/>
    <w:rsid w:val="73AF92F7"/>
    <w:rsid w:val="73AFE196"/>
    <w:rsid w:val="73B5B3C6"/>
    <w:rsid w:val="73B6D47E"/>
    <w:rsid w:val="73B80B37"/>
    <w:rsid w:val="73B93B19"/>
    <w:rsid w:val="73BBD28E"/>
    <w:rsid w:val="73BCB26B"/>
    <w:rsid w:val="73BD28D8"/>
    <w:rsid w:val="73BDB51C"/>
    <w:rsid w:val="73BDCD07"/>
    <w:rsid w:val="73BEA2EF"/>
    <w:rsid w:val="73BF2D8C"/>
    <w:rsid w:val="73C123B0"/>
    <w:rsid w:val="73C32E6A"/>
    <w:rsid w:val="73C455AE"/>
    <w:rsid w:val="73C477A0"/>
    <w:rsid w:val="73C7BBC9"/>
    <w:rsid w:val="73CA97D0"/>
    <w:rsid w:val="73CD33B8"/>
    <w:rsid w:val="73CE05AB"/>
    <w:rsid w:val="73CE4EE9"/>
    <w:rsid w:val="73CED598"/>
    <w:rsid w:val="73D7324F"/>
    <w:rsid w:val="73D7578B"/>
    <w:rsid w:val="73D8B957"/>
    <w:rsid w:val="73D8CBF8"/>
    <w:rsid w:val="73DA06AB"/>
    <w:rsid w:val="73DB033C"/>
    <w:rsid w:val="73DB2C49"/>
    <w:rsid w:val="73DC43BD"/>
    <w:rsid w:val="73DCA4FA"/>
    <w:rsid w:val="73DDE33D"/>
    <w:rsid w:val="73DE6444"/>
    <w:rsid w:val="73DEDCB0"/>
    <w:rsid w:val="73DF2E41"/>
    <w:rsid w:val="73DFBA19"/>
    <w:rsid w:val="73E06C3D"/>
    <w:rsid w:val="73E2FDA5"/>
    <w:rsid w:val="73E5804D"/>
    <w:rsid w:val="73E9AA6D"/>
    <w:rsid w:val="73EA5576"/>
    <w:rsid w:val="73EB469E"/>
    <w:rsid w:val="73ECD41E"/>
    <w:rsid w:val="73EDA6F1"/>
    <w:rsid w:val="73EEE206"/>
    <w:rsid w:val="73EF621B"/>
    <w:rsid w:val="73EFDA2D"/>
    <w:rsid w:val="73F0C4A0"/>
    <w:rsid w:val="73F6732A"/>
    <w:rsid w:val="73F7D2D7"/>
    <w:rsid w:val="73F98FCF"/>
    <w:rsid w:val="73F992B0"/>
    <w:rsid w:val="73FA3B12"/>
    <w:rsid w:val="73FAAEE9"/>
    <w:rsid w:val="73FD9357"/>
    <w:rsid w:val="73FD9A9B"/>
    <w:rsid w:val="73FF6D3C"/>
    <w:rsid w:val="7401D017"/>
    <w:rsid w:val="7401E89C"/>
    <w:rsid w:val="7403C574"/>
    <w:rsid w:val="74049161"/>
    <w:rsid w:val="740730D8"/>
    <w:rsid w:val="7408F03D"/>
    <w:rsid w:val="7409610F"/>
    <w:rsid w:val="740DA683"/>
    <w:rsid w:val="740E762B"/>
    <w:rsid w:val="740EC15F"/>
    <w:rsid w:val="740F4BA6"/>
    <w:rsid w:val="7411266F"/>
    <w:rsid w:val="74128356"/>
    <w:rsid w:val="7412E6DE"/>
    <w:rsid w:val="741583F6"/>
    <w:rsid w:val="7417E7CF"/>
    <w:rsid w:val="74184830"/>
    <w:rsid w:val="7418DF44"/>
    <w:rsid w:val="741A76B8"/>
    <w:rsid w:val="741AF24A"/>
    <w:rsid w:val="741C1423"/>
    <w:rsid w:val="741C181C"/>
    <w:rsid w:val="741CEA44"/>
    <w:rsid w:val="741D5806"/>
    <w:rsid w:val="741DE997"/>
    <w:rsid w:val="7420E8C2"/>
    <w:rsid w:val="7421D1A5"/>
    <w:rsid w:val="7423868C"/>
    <w:rsid w:val="742657A5"/>
    <w:rsid w:val="742730F8"/>
    <w:rsid w:val="7427B3E6"/>
    <w:rsid w:val="742BE11A"/>
    <w:rsid w:val="742C5EDA"/>
    <w:rsid w:val="742CF1D2"/>
    <w:rsid w:val="742D74F4"/>
    <w:rsid w:val="742F192E"/>
    <w:rsid w:val="742FC432"/>
    <w:rsid w:val="74302370"/>
    <w:rsid w:val="74304C2E"/>
    <w:rsid w:val="74319533"/>
    <w:rsid w:val="74338E4C"/>
    <w:rsid w:val="7435C479"/>
    <w:rsid w:val="74366FFA"/>
    <w:rsid w:val="7436BF01"/>
    <w:rsid w:val="74375E6D"/>
    <w:rsid w:val="74397127"/>
    <w:rsid w:val="743A7208"/>
    <w:rsid w:val="743C76BD"/>
    <w:rsid w:val="743CFB43"/>
    <w:rsid w:val="7441C0A9"/>
    <w:rsid w:val="7441FBC8"/>
    <w:rsid w:val="7442691F"/>
    <w:rsid w:val="7443CC96"/>
    <w:rsid w:val="744825CC"/>
    <w:rsid w:val="744D230F"/>
    <w:rsid w:val="744D4180"/>
    <w:rsid w:val="744DCBD9"/>
    <w:rsid w:val="744F828D"/>
    <w:rsid w:val="7450C972"/>
    <w:rsid w:val="745C0E04"/>
    <w:rsid w:val="745E6A25"/>
    <w:rsid w:val="745E6B94"/>
    <w:rsid w:val="745F3C22"/>
    <w:rsid w:val="74610E4F"/>
    <w:rsid w:val="746184C8"/>
    <w:rsid w:val="74620355"/>
    <w:rsid w:val="74628FEA"/>
    <w:rsid w:val="74635595"/>
    <w:rsid w:val="746473D5"/>
    <w:rsid w:val="7464F962"/>
    <w:rsid w:val="74651A62"/>
    <w:rsid w:val="746609A7"/>
    <w:rsid w:val="74671605"/>
    <w:rsid w:val="7467BC5D"/>
    <w:rsid w:val="74688545"/>
    <w:rsid w:val="746DFC5E"/>
    <w:rsid w:val="746E323C"/>
    <w:rsid w:val="746F41D3"/>
    <w:rsid w:val="746F7D97"/>
    <w:rsid w:val="746FF290"/>
    <w:rsid w:val="74707BA5"/>
    <w:rsid w:val="747187EA"/>
    <w:rsid w:val="74778CBC"/>
    <w:rsid w:val="74789D15"/>
    <w:rsid w:val="747ABB1D"/>
    <w:rsid w:val="747D464B"/>
    <w:rsid w:val="747DA0B5"/>
    <w:rsid w:val="747ED581"/>
    <w:rsid w:val="747EE4CF"/>
    <w:rsid w:val="74812CDF"/>
    <w:rsid w:val="748311FC"/>
    <w:rsid w:val="748413B2"/>
    <w:rsid w:val="74846ACE"/>
    <w:rsid w:val="7485249B"/>
    <w:rsid w:val="74859D95"/>
    <w:rsid w:val="74874522"/>
    <w:rsid w:val="748810A2"/>
    <w:rsid w:val="748AB1E0"/>
    <w:rsid w:val="748C9727"/>
    <w:rsid w:val="748E09B0"/>
    <w:rsid w:val="748E34ED"/>
    <w:rsid w:val="748F9C1A"/>
    <w:rsid w:val="748FD45C"/>
    <w:rsid w:val="749236BA"/>
    <w:rsid w:val="7492E4BA"/>
    <w:rsid w:val="7493E523"/>
    <w:rsid w:val="74952993"/>
    <w:rsid w:val="7495905A"/>
    <w:rsid w:val="749A307B"/>
    <w:rsid w:val="749CA509"/>
    <w:rsid w:val="749D0498"/>
    <w:rsid w:val="749D2FD4"/>
    <w:rsid w:val="749D89FF"/>
    <w:rsid w:val="749F47C3"/>
    <w:rsid w:val="749FE6AF"/>
    <w:rsid w:val="74A00B0D"/>
    <w:rsid w:val="74A39C10"/>
    <w:rsid w:val="74A6AD39"/>
    <w:rsid w:val="74AB63A0"/>
    <w:rsid w:val="74AB7347"/>
    <w:rsid w:val="74ABED32"/>
    <w:rsid w:val="74ACECF8"/>
    <w:rsid w:val="74AE601D"/>
    <w:rsid w:val="74AF7AA9"/>
    <w:rsid w:val="74AFDBE7"/>
    <w:rsid w:val="74B11A01"/>
    <w:rsid w:val="74B1AD78"/>
    <w:rsid w:val="74B2433A"/>
    <w:rsid w:val="74B2FA03"/>
    <w:rsid w:val="74B5FDF3"/>
    <w:rsid w:val="74B692B5"/>
    <w:rsid w:val="74B84E83"/>
    <w:rsid w:val="74B86849"/>
    <w:rsid w:val="74B892E1"/>
    <w:rsid w:val="74BAF55A"/>
    <w:rsid w:val="74BC99D3"/>
    <w:rsid w:val="74BCDF09"/>
    <w:rsid w:val="74BF4A06"/>
    <w:rsid w:val="74C0224E"/>
    <w:rsid w:val="74C0968B"/>
    <w:rsid w:val="74C191CA"/>
    <w:rsid w:val="74C70458"/>
    <w:rsid w:val="74C92B3E"/>
    <w:rsid w:val="74CAE508"/>
    <w:rsid w:val="74CC8424"/>
    <w:rsid w:val="74CCE573"/>
    <w:rsid w:val="74CD7998"/>
    <w:rsid w:val="74CD8B6E"/>
    <w:rsid w:val="74CF2E93"/>
    <w:rsid w:val="74D0D3E6"/>
    <w:rsid w:val="74D0FFE6"/>
    <w:rsid w:val="74D210DA"/>
    <w:rsid w:val="74D3EE33"/>
    <w:rsid w:val="74D58194"/>
    <w:rsid w:val="74D6D0B1"/>
    <w:rsid w:val="74D7E5B6"/>
    <w:rsid w:val="74D8F666"/>
    <w:rsid w:val="74D9C000"/>
    <w:rsid w:val="74DB1773"/>
    <w:rsid w:val="74DD1B50"/>
    <w:rsid w:val="74DE7A2B"/>
    <w:rsid w:val="74DFB8B2"/>
    <w:rsid w:val="74E2019A"/>
    <w:rsid w:val="74E26E74"/>
    <w:rsid w:val="74E36B50"/>
    <w:rsid w:val="74E58EE1"/>
    <w:rsid w:val="74E6E60D"/>
    <w:rsid w:val="74EAF671"/>
    <w:rsid w:val="74EC6AFF"/>
    <w:rsid w:val="74ECDC75"/>
    <w:rsid w:val="74ED3520"/>
    <w:rsid w:val="74ED7383"/>
    <w:rsid w:val="74ED9CD0"/>
    <w:rsid w:val="74EDDAD7"/>
    <w:rsid w:val="74F0538B"/>
    <w:rsid w:val="74F06F1D"/>
    <w:rsid w:val="74F3AF7F"/>
    <w:rsid w:val="74F56A43"/>
    <w:rsid w:val="74F5C629"/>
    <w:rsid w:val="74F664E2"/>
    <w:rsid w:val="74F77D47"/>
    <w:rsid w:val="74FA131D"/>
    <w:rsid w:val="74FD5D1E"/>
    <w:rsid w:val="74FF2B62"/>
    <w:rsid w:val="7500257D"/>
    <w:rsid w:val="7501C5C8"/>
    <w:rsid w:val="75036334"/>
    <w:rsid w:val="75038E17"/>
    <w:rsid w:val="7503F1FB"/>
    <w:rsid w:val="75050DB4"/>
    <w:rsid w:val="7505D581"/>
    <w:rsid w:val="750B61BB"/>
    <w:rsid w:val="750BDFB0"/>
    <w:rsid w:val="750C7B2A"/>
    <w:rsid w:val="751225E6"/>
    <w:rsid w:val="75154014"/>
    <w:rsid w:val="7515C70F"/>
    <w:rsid w:val="75167CDD"/>
    <w:rsid w:val="75199753"/>
    <w:rsid w:val="75199ECB"/>
    <w:rsid w:val="751B911B"/>
    <w:rsid w:val="751BCE00"/>
    <w:rsid w:val="751CCD4B"/>
    <w:rsid w:val="751D9554"/>
    <w:rsid w:val="751F6A67"/>
    <w:rsid w:val="751FA1E3"/>
    <w:rsid w:val="751FA25B"/>
    <w:rsid w:val="751FBEF1"/>
    <w:rsid w:val="7520037F"/>
    <w:rsid w:val="7520647C"/>
    <w:rsid w:val="75225528"/>
    <w:rsid w:val="7524A3F7"/>
    <w:rsid w:val="7525068F"/>
    <w:rsid w:val="75263904"/>
    <w:rsid w:val="752670C1"/>
    <w:rsid w:val="7526ED2F"/>
    <w:rsid w:val="752935FA"/>
    <w:rsid w:val="7529C5B4"/>
    <w:rsid w:val="752C9C1F"/>
    <w:rsid w:val="752CAE5B"/>
    <w:rsid w:val="752D0818"/>
    <w:rsid w:val="752D4A79"/>
    <w:rsid w:val="752E059B"/>
    <w:rsid w:val="75308909"/>
    <w:rsid w:val="75326F90"/>
    <w:rsid w:val="753785B2"/>
    <w:rsid w:val="753BCC31"/>
    <w:rsid w:val="753EFD63"/>
    <w:rsid w:val="753FC152"/>
    <w:rsid w:val="75436F47"/>
    <w:rsid w:val="75455E5B"/>
    <w:rsid w:val="75456C02"/>
    <w:rsid w:val="7546FDAF"/>
    <w:rsid w:val="754913B1"/>
    <w:rsid w:val="754A0434"/>
    <w:rsid w:val="754CA57E"/>
    <w:rsid w:val="754CCB6E"/>
    <w:rsid w:val="754DD7F6"/>
    <w:rsid w:val="754F7E36"/>
    <w:rsid w:val="7550C5C8"/>
    <w:rsid w:val="75534A8B"/>
    <w:rsid w:val="7554568D"/>
    <w:rsid w:val="7556515B"/>
    <w:rsid w:val="7557AB10"/>
    <w:rsid w:val="7558B74E"/>
    <w:rsid w:val="7559894A"/>
    <w:rsid w:val="755A32D1"/>
    <w:rsid w:val="755AA661"/>
    <w:rsid w:val="755C0AAE"/>
    <w:rsid w:val="755D70B1"/>
    <w:rsid w:val="755FDB80"/>
    <w:rsid w:val="7560B7A4"/>
    <w:rsid w:val="7561D4C4"/>
    <w:rsid w:val="75637B54"/>
    <w:rsid w:val="75647A1A"/>
    <w:rsid w:val="7564E91D"/>
    <w:rsid w:val="7569A469"/>
    <w:rsid w:val="756BD002"/>
    <w:rsid w:val="756D69A9"/>
    <w:rsid w:val="756EEDBA"/>
    <w:rsid w:val="756F1FE8"/>
    <w:rsid w:val="756FE506"/>
    <w:rsid w:val="757121D6"/>
    <w:rsid w:val="75718F65"/>
    <w:rsid w:val="75746B71"/>
    <w:rsid w:val="757530B6"/>
    <w:rsid w:val="757668F0"/>
    <w:rsid w:val="75768E66"/>
    <w:rsid w:val="7576A973"/>
    <w:rsid w:val="7577175E"/>
    <w:rsid w:val="75778E6A"/>
    <w:rsid w:val="7579109E"/>
    <w:rsid w:val="757A364C"/>
    <w:rsid w:val="757CF9E4"/>
    <w:rsid w:val="75802CE6"/>
    <w:rsid w:val="7580CAF0"/>
    <w:rsid w:val="75812A09"/>
    <w:rsid w:val="75818D39"/>
    <w:rsid w:val="7587F95E"/>
    <w:rsid w:val="758878B2"/>
    <w:rsid w:val="75894F46"/>
    <w:rsid w:val="7589868B"/>
    <w:rsid w:val="758BBABD"/>
    <w:rsid w:val="758E8861"/>
    <w:rsid w:val="758F699E"/>
    <w:rsid w:val="758FBE58"/>
    <w:rsid w:val="75919B41"/>
    <w:rsid w:val="75935964"/>
    <w:rsid w:val="75954DA8"/>
    <w:rsid w:val="7596A810"/>
    <w:rsid w:val="75982E3D"/>
    <w:rsid w:val="7598EB9E"/>
    <w:rsid w:val="759BC91F"/>
    <w:rsid w:val="759D2650"/>
    <w:rsid w:val="75A14882"/>
    <w:rsid w:val="75A19B70"/>
    <w:rsid w:val="75A22B14"/>
    <w:rsid w:val="75A29BC4"/>
    <w:rsid w:val="75A30260"/>
    <w:rsid w:val="75A347F8"/>
    <w:rsid w:val="75A4EE5A"/>
    <w:rsid w:val="75A59A70"/>
    <w:rsid w:val="75A6B432"/>
    <w:rsid w:val="75A7D3D4"/>
    <w:rsid w:val="75A8BE00"/>
    <w:rsid w:val="75AB270F"/>
    <w:rsid w:val="75AC6548"/>
    <w:rsid w:val="75AC7948"/>
    <w:rsid w:val="75ACCB5A"/>
    <w:rsid w:val="75ACEE54"/>
    <w:rsid w:val="75AF276E"/>
    <w:rsid w:val="75AF9C1E"/>
    <w:rsid w:val="75B02689"/>
    <w:rsid w:val="75B072CF"/>
    <w:rsid w:val="75B084D0"/>
    <w:rsid w:val="75B37374"/>
    <w:rsid w:val="75B44322"/>
    <w:rsid w:val="75B59834"/>
    <w:rsid w:val="75B72684"/>
    <w:rsid w:val="75B9A32E"/>
    <w:rsid w:val="75BB3076"/>
    <w:rsid w:val="75BBD1FA"/>
    <w:rsid w:val="75BCD730"/>
    <w:rsid w:val="75BEF5CC"/>
    <w:rsid w:val="75BFEA13"/>
    <w:rsid w:val="75C202A3"/>
    <w:rsid w:val="75C2526F"/>
    <w:rsid w:val="75C32159"/>
    <w:rsid w:val="75C62225"/>
    <w:rsid w:val="75C65FA2"/>
    <w:rsid w:val="75C7DD56"/>
    <w:rsid w:val="75C92587"/>
    <w:rsid w:val="75CA6774"/>
    <w:rsid w:val="75CAA779"/>
    <w:rsid w:val="75CB0DAC"/>
    <w:rsid w:val="75CD3A1B"/>
    <w:rsid w:val="75CD4795"/>
    <w:rsid w:val="75CD82A7"/>
    <w:rsid w:val="75CECE5A"/>
    <w:rsid w:val="75CF327E"/>
    <w:rsid w:val="75CF8D4D"/>
    <w:rsid w:val="75CFCECA"/>
    <w:rsid w:val="75D1317F"/>
    <w:rsid w:val="75D143F4"/>
    <w:rsid w:val="75D15F92"/>
    <w:rsid w:val="75D429F5"/>
    <w:rsid w:val="75D90981"/>
    <w:rsid w:val="75DB6471"/>
    <w:rsid w:val="75DB71A0"/>
    <w:rsid w:val="75DBE02E"/>
    <w:rsid w:val="75DCEF84"/>
    <w:rsid w:val="75DE6ADA"/>
    <w:rsid w:val="75DEBF86"/>
    <w:rsid w:val="75DED0BD"/>
    <w:rsid w:val="75E740A7"/>
    <w:rsid w:val="75E74648"/>
    <w:rsid w:val="75E7B9D7"/>
    <w:rsid w:val="75E8FDDD"/>
    <w:rsid w:val="75EB76A6"/>
    <w:rsid w:val="75ECFB47"/>
    <w:rsid w:val="75EEC356"/>
    <w:rsid w:val="75F0CA83"/>
    <w:rsid w:val="75F8BF4B"/>
    <w:rsid w:val="75F99502"/>
    <w:rsid w:val="75FC5604"/>
    <w:rsid w:val="75FC63D9"/>
    <w:rsid w:val="75FD5B16"/>
    <w:rsid w:val="75FEB0CB"/>
    <w:rsid w:val="75FEEFE6"/>
    <w:rsid w:val="75FFB64E"/>
    <w:rsid w:val="76015F96"/>
    <w:rsid w:val="76046C6B"/>
    <w:rsid w:val="76046CDF"/>
    <w:rsid w:val="7604A1FF"/>
    <w:rsid w:val="7607BF47"/>
    <w:rsid w:val="76089E09"/>
    <w:rsid w:val="76091B6F"/>
    <w:rsid w:val="760BAB17"/>
    <w:rsid w:val="760FFB10"/>
    <w:rsid w:val="76117D67"/>
    <w:rsid w:val="76130FCE"/>
    <w:rsid w:val="7613CD4D"/>
    <w:rsid w:val="7613FE8F"/>
    <w:rsid w:val="76143815"/>
    <w:rsid w:val="7615BA4A"/>
    <w:rsid w:val="761986DA"/>
    <w:rsid w:val="761A8158"/>
    <w:rsid w:val="761AC54E"/>
    <w:rsid w:val="761C957F"/>
    <w:rsid w:val="761F31EC"/>
    <w:rsid w:val="761FC4BA"/>
    <w:rsid w:val="76239AE6"/>
    <w:rsid w:val="76240F56"/>
    <w:rsid w:val="7624F008"/>
    <w:rsid w:val="76258EAA"/>
    <w:rsid w:val="76271806"/>
    <w:rsid w:val="7627FD7F"/>
    <w:rsid w:val="7628278F"/>
    <w:rsid w:val="7628CD93"/>
    <w:rsid w:val="76293A12"/>
    <w:rsid w:val="762A167C"/>
    <w:rsid w:val="762AEC11"/>
    <w:rsid w:val="762BAB57"/>
    <w:rsid w:val="762CA213"/>
    <w:rsid w:val="763012B0"/>
    <w:rsid w:val="76303E61"/>
    <w:rsid w:val="763228D4"/>
    <w:rsid w:val="76323E99"/>
    <w:rsid w:val="76325B23"/>
    <w:rsid w:val="7635824E"/>
    <w:rsid w:val="7635A610"/>
    <w:rsid w:val="7636E430"/>
    <w:rsid w:val="76378EF5"/>
    <w:rsid w:val="763CEC54"/>
    <w:rsid w:val="763D0FAE"/>
    <w:rsid w:val="763FFC45"/>
    <w:rsid w:val="76401096"/>
    <w:rsid w:val="7640C54F"/>
    <w:rsid w:val="76422558"/>
    <w:rsid w:val="7644C62E"/>
    <w:rsid w:val="764612B3"/>
    <w:rsid w:val="7646B04F"/>
    <w:rsid w:val="76486892"/>
    <w:rsid w:val="7649FFC7"/>
    <w:rsid w:val="764A1575"/>
    <w:rsid w:val="764A33D5"/>
    <w:rsid w:val="764B25B9"/>
    <w:rsid w:val="764CB0BC"/>
    <w:rsid w:val="764EC2C5"/>
    <w:rsid w:val="76502F3F"/>
    <w:rsid w:val="7651A44E"/>
    <w:rsid w:val="76543F9C"/>
    <w:rsid w:val="76550E0B"/>
    <w:rsid w:val="76576411"/>
    <w:rsid w:val="76577B43"/>
    <w:rsid w:val="7657ED7B"/>
    <w:rsid w:val="7658D9BD"/>
    <w:rsid w:val="765AA818"/>
    <w:rsid w:val="765B030A"/>
    <w:rsid w:val="765D2672"/>
    <w:rsid w:val="765D5170"/>
    <w:rsid w:val="765E3BC4"/>
    <w:rsid w:val="765F372E"/>
    <w:rsid w:val="7662B086"/>
    <w:rsid w:val="7665724F"/>
    <w:rsid w:val="7665D5F4"/>
    <w:rsid w:val="7665F08A"/>
    <w:rsid w:val="766634F2"/>
    <w:rsid w:val="7669C790"/>
    <w:rsid w:val="766B7FFA"/>
    <w:rsid w:val="766C0CAA"/>
    <w:rsid w:val="766D445B"/>
    <w:rsid w:val="766E401F"/>
    <w:rsid w:val="76729C1E"/>
    <w:rsid w:val="7672A828"/>
    <w:rsid w:val="7673D39E"/>
    <w:rsid w:val="76793F21"/>
    <w:rsid w:val="7679532F"/>
    <w:rsid w:val="767BC94B"/>
    <w:rsid w:val="767D85A9"/>
    <w:rsid w:val="767F494C"/>
    <w:rsid w:val="767FD208"/>
    <w:rsid w:val="7680807E"/>
    <w:rsid w:val="76810AAA"/>
    <w:rsid w:val="7683B760"/>
    <w:rsid w:val="76856AC0"/>
    <w:rsid w:val="7685AB23"/>
    <w:rsid w:val="7687EDF5"/>
    <w:rsid w:val="768B8F5F"/>
    <w:rsid w:val="768C8333"/>
    <w:rsid w:val="768D2F72"/>
    <w:rsid w:val="768EB01A"/>
    <w:rsid w:val="769094D6"/>
    <w:rsid w:val="769114EF"/>
    <w:rsid w:val="76918CEF"/>
    <w:rsid w:val="76941459"/>
    <w:rsid w:val="76953969"/>
    <w:rsid w:val="7695CC35"/>
    <w:rsid w:val="769938BA"/>
    <w:rsid w:val="769CCD76"/>
    <w:rsid w:val="769EA3E6"/>
    <w:rsid w:val="76A028C5"/>
    <w:rsid w:val="76A316EE"/>
    <w:rsid w:val="76A711BA"/>
    <w:rsid w:val="76A76F4E"/>
    <w:rsid w:val="76A7DFB6"/>
    <w:rsid w:val="76AC8CDF"/>
    <w:rsid w:val="76AD71D1"/>
    <w:rsid w:val="76ADA15E"/>
    <w:rsid w:val="76AEC566"/>
    <w:rsid w:val="76B35A38"/>
    <w:rsid w:val="76B35C5E"/>
    <w:rsid w:val="76B46647"/>
    <w:rsid w:val="76B7697D"/>
    <w:rsid w:val="76B7FC47"/>
    <w:rsid w:val="76BAEC3B"/>
    <w:rsid w:val="76C12A89"/>
    <w:rsid w:val="76C33D0B"/>
    <w:rsid w:val="76C794AE"/>
    <w:rsid w:val="76C98965"/>
    <w:rsid w:val="76CAB5F0"/>
    <w:rsid w:val="76CEEAEA"/>
    <w:rsid w:val="76D3DA8A"/>
    <w:rsid w:val="76D5CAB7"/>
    <w:rsid w:val="76D6B16D"/>
    <w:rsid w:val="76D7021C"/>
    <w:rsid w:val="76D7296C"/>
    <w:rsid w:val="76D9E3A6"/>
    <w:rsid w:val="76DA2D7E"/>
    <w:rsid w:val="76DA83F3"/>
    <w:rsid w:val="76DA98DA"/>
    <w:rsid w:val="76DAF7AE"/>
    <w:rsid w:val="76DEBAA6"/>
    <w:rsid w:val="76E031DD"/>
    <w:rsid w:val="76E13E6B"/>
    <w:rsid w:val="76E3A688"/>
    <w:rsid w:val="76E486BA"/>
    <w:rsid w:val="76E4F412"/>
    <w:rsid w:val="76E6904A"/>
    <w:rsid w:val="76E83428"/>
    <w:rsid w:val="76EBF9DF"/>
    <w:rsid w:val="76ED0085"/>
    <w:rsid w:val="76F1B022"/>
    <w:rsid w:val="76F4C462"/>
    <w:rsid w:val="76F4F042"/>
    <w:rsid w:val="76F50787"/>
    <w:rsid w:val="76F82475"/>
    <w:rsid w:val="76FA8D60"/>
    <w:rsid w:val="76FBBEA9"/>
    <w:rsid w:val="7700ADB5"/>
    <w:rsid w:val="770317D4"/>
    <w:rsid w:val="770442A0"/>
    <w:rsid w:val="77047DA8"/>
    <w:rsid w:val="77049BF6"/>
    <w:rsid w:val="7704BA24"/>
    <w:rsid w:val="77066F5A"/>
    <w:rsid w:val="7706F73B"/>
    <w:rsid w:val="7708AD4C"/>
    <w:rsid w:val="7709BF2D"/>
    <w:rsid w:val="770B2155"/>
    <w:rsid w:val="770CBDAC"/>
    <w:rsid w:val="770D524D"/>
    <w:rsid w:val="770DCFBF"/>
    <w:rsid w:val="7711C2BA"/>
    <w:rsid w:val="7712A8D8"/>
    <w:rsid w:val="7713930A"/>
    <w:rsid w:val="7713A8DC"/>
    <w:rsid w:val="7715F8C2"/>
    <w:rsid w:val="771740F7"/>
    <w:rsid w:val="77174925"/>
    <w:rsid w:val="77180E91"/>
    <w:rsid w:val="7719171A"/>
    <w:rsid w:val="771B6D9A"/>
    <w:rsid w:val="771CAAD9"/>
    <w:rsid w:val="771D2E9D"/>
    <w:rsid w:val="771EE00D"/>
    <w:rsid w:val="771F48BA"/>
    <w:rsid w:val="77226A52"/>
    <w:rsid w:val="772376C0"/>
    <w:rsid w:val="77238EF3"/>
    <w:rsid w:val="772422FC"/>
    <w:rsid w:val="772527AA"/>
    <w:rsid w:val="77263F75"/>
    <w:rsid w:val="77285B32"/>
    <w:rsid w:val="7729C7EA"/>
    <w:rsid w:val="772A398B"/>
    <w:rsid w:val="772B8E7C"/>
    <w:rsid w:val="772C4B15"/>
    <w:rsid w:val="772CABC3"/>
    <w:rsid w:val="772ED229"/>
    <w:rsid w:val="773018F1"/>
    <w:rsid w:val="77302F3F"/>
    <w:rsid w:val="77311482"/>
    <w:rsid w:val="77336661"/>
    <w:rsid w:val="7735D131"/>
    <w:rsid w:val="7735D1CD"/>
    <w:rsid w:val="7736949D"/>
    <w:rsid w:val="77394CAA"/>
    <w:rsid w:val="773C7887"/>
    <w:rsid w:val="773CA4AB"/>
    <w:rsid w:val="773CE4DB"/>
    <w:rsid w:val="773EAA45"/>
    <w:rsid w:val="773EBA26"/>
    <w:rsid w:val="77410A2D"/>
    <w:rsid w:val="77441371"/>
    <w:rsid w:val="7744830C"/>
    <w:rsid w:val="77476EE8"/>
    <w:rsid w:val="7749052A"/>
    <w:rsid w:val="774D4078"/>
    <w:rsid w:val="774D93BC"/>
    <w:rsid w:val="774E07E0"/>
    <w:rsid w:val="774F1A08"/>
    <w:rsid w:val="774F5C2B"/>
    <w:rsid w:val="774F7C39"/>
    <w:rsid w:val="7753500E"/>
    <w:rsid w:val="77557529"/>
    <w:rsid w:val="7755AB49"/>
    <w:rsid w:val="7755E833"/>
    <w:rsid w:val="7755F58E"/>
    <w:rsid w:val="77581D71"/>
    <w:rsid w:val="77592C93"/>
    <w:rsid w:val="7759A3C1"/>
    <w:rsid w:val="775A1172"/>
    <w:rsid w:val="775AA7D4"/>
    <w:rsid w:val="7762150B"/>
    <w:rsid w:val="7762E6F9"/>
    <w:rsid w:val="7765C940"/>
    <w:rsid w:val="7765D3BC"/>
    <w:rsid w:val="7767DE19"/>
    <w:rsid w:val="77689C6C"/>
    <w:rsid w:val="77694E2A"/>
    <w:rsid w:val="7769B577"/>
    <w:rsid w:val="776C0CD5"/>
    <w:rsid w:val="776C56C0"/>
    <w:rsid w:val="776C5EE7"/>
    <w:rsid w:val="77712836"/>
    <w:rsid w:val="77733B6A"/>
    <w:rsid w:val="7773EE6C"/>
    <w:rsid w:val="77790DA0"/>
    <w:rsid w:val="777AE554"/>
    <w:rsid w:val="777C45E0"/>
    <w:rsid w:val="7781BE81"/>
    <w:rsid w:val="7787FCCC"/>
    <w:rsid w:val="7789B0D7"/>
    <w:rsid w:val="778A5AD6"/>
    <w:rsid w:val="778AEEAA"/>
    <w:rsid w:val="778D30F7"/>
    <w:rsid w:val="778D623E"/>
    <w:rsid w:val="778FE06A"/>
    <w:rsid w:val="7790008B"/>
    <w:rsid w:val="77913AD0"/>
    <w:rsid w:val="7791A7D7"/>
    <w:rsid w:val="7792C2D0"/>
    <w:rsid w:val="779505E1"/>
    <w:rsid w:val="7797007A"/>
    <w:rsid w:val="7799BD90"/>
    <w:rsid w:val="779ABC66"/>
    <w:rsid w:val="779B0006"/>
    <w:rsid w:val="779B2471"/>
    <w:rsid w:val="779B41F1"/>
    <w:rsid w:val="779DC85E"/>
    <w:rsid w:val="779F292F"/>
    <w:rsid w:val="779F5F6B"/>
    <w:rsid w:val="779F985B"/>
    <w:rsid w:val="77A03D9A"/>
    <w:rsid w:val="77A3E7EA"/>
    <w:rsid w:val="77A68E76"/>
    <w:rsid w:val="77A717B6"/>
    <w:rsid w:val="77A7BE32"/>
    <w:rsid w:val="77A8DB0C"/>
    <w:rsid w:val="77B49963"/>
    <w:rsid w:val="77B6D8C4"/>
    <w:rsid w:val="77B7B449"/>
    <w:rsid w:val="77B9180E"/>
    <w:rsid w:val="77BA082A"/>
    <w:rsid w:val="77BA217E"/>
    <w:rsid w:val="77BBAC10"/>
    <w:rsid w:val="77BDCA49"/>
    <w:rsid w:val="77C324A2"/>
    <w:rsid w:val="77C44BA8"/>
    <w:rsid w:val="77C65F0C"/>
    <w:rsid w:val="77C8975A"/>
    <w:rsid w:val="77C96905"/>
    <w:rsid w:val="77CDC6BC"/>
    <w:rsid w:val="77D0ECBB"/>
    <w:rsid w:val="77D31FE3"/>
    <w:rsid w:val="77D42E3D"/>
    <w:rsid w:val="77D4D9A2"/>
    <w:rsid w:val="77D52A55"/>
    <w:rsid w:val="77D6748D"/>
    <w:rsid w:val="77D81311"/>
    <w:rsid w:val="77D9C2C2"/>
    <w:rsid w:val="77DA1913"/>
    <w:rsid w:val="77DB9FB6"/>
    <w:rsid w:val="77DCAD60"/>
    <w:rsid w:val="77DDC3B8"/>
    <w:rsid w:val="77E02549"/>
    <w:rsid w:val="77E0BD64"/>
    <w:rsid w:val="77E0FA83"/>
    <w:rsid w:val="77E40019"/>
    <w:rsid w:val="77E66C02"/>
    <w:rsid w:val="77E68DF9"/>
    <w:rsid w:val="77E7E6EE"/>
    <w:rsid w:val="77E8D613"/>
    <w:rsid w:val="77E9F167"/>
    <w:rsid w:val="77EA294C"/>
    <w:rsid w:val="77EA8067"/>
    <w:rsid w:val="77EB32D6"/>
    <w:rsid w:val="77EC6AE4"/>
    <w:rsid w:val="77EE1AE1"/>
    <w:rsid w:val="77F149E1"/>
    <w:rsid w:val="77F3E77F"/>
    <w:rsid w:val="77F5134F"/>
    <w:rsid w:val="77F752C2"/>
    <w:rsid w:val="77F812F2"/>
    <w:rsid w:val="77F958AC"/>
    <w:rsid w:val="77FD2919"/>
    <w:rsid w:val="77FF2AE6"/>
    <w:rsid w:val="780259FE"/>
    <w:rsid w:val="780514A5"/>
    <w:rsid w:val="7805FD78"/>
    <w:rsid w:val="78069EB6"/>
    <w:rsid w:val="780A66AD"/>
    <w:rsid w:val="780C9BE8"/>
    <w:rsid w:val="780CA46F"/>
    <w:rsid w:val="780D8817"/>
    <w:rsid w:val="780FFE15"/>
    <w:rsid w:val="7813BBDA"/>
    <w:rsid w:val="78157650"/>
    <w:rsid w:val="7816F02E"/>
    <w:rsid w:val="78176923"/>
    <w:rsid w:val="7817DCE5"/>
    <w:rsid w:val="781A2DF6"/>
    <w:rsid w:val="781AD085"/>
    <w:rsid w:val="781FA0C6"/>
    <w:rsid w:val="78211180"/>
    <w:rsid w:val="7822725F"/>
    <w:rsid w:val="7823AA26"/>
    <w:rsid w:val="7823F4CC"/>
    <w:rsid w:val="7825BC8D"/>
    <w:rsid w:val="782852E5"/>
    <w:rsid w:val="7828F6D1"/>
    <w:rsid w:val="78291603"/>
    <w:rsid w:val="782930DF"/>
    <w:rsid w:val="7829EF40"/>
    <w:rsid w:val="782AFA46"/>
    <w:rsid w:val="782BE8AB"/>
    <w:rsid w:val="782C882D"/>
    <w:rsid w:val="78303315"/>
    <w:rsid w:val="78309E19"/>
    <w:rsid w:val="7830B0BC"/>
    <w:rsid w:val="7831EECF"/>
    <w:rsid w:val="7832A7E1"/>
    <w:rsid w:val="7836E2B5"/>
    <w:rsid w:val="78379E01"/>
    <w:rsid w:val="7837A6DA"/>
    <w:rsid w:val="7837E93C"/>
    <w:rsid w:val="7839C07B"/>
    <w:rsid w:val="783AE53A"/>
    <w:rsid w:val="783CDA76"/>
    <w:rsid w:val="783E7542"/>
    <w:rsid w:val="78403CD2"/>
    <w:rsid w:val="7840BA67"/>
    <w:rsid w:val="784189A0"/>
    <w:rsid w:val="784275E4"/>
    <w:rsid w:val="78464CDB"/>
    <w:rsid w:val="78475304"/>
    <w:rsid w:val="78496C81"/>
    <w:rsid w:val="78496D9A"/>
    <w:rsid w:val="784A665F"/>
    <w:rsid w:val="784B8E89"/>
    <w:rsid w:val="784C53C7"/>
    <w:rsid w:val="784C9005"/>
    <w:rsid w:val="784D6446"/>
    <w:rsid w:val="784DBF2D"/>
    <w:rsid w:val="784F6C63"/>
    <w:rsid w:val="78502BC0"/>
    <w:rsid w:val="7854C23D"/>
    <w:rsid w:val="78559FFD"/>
    <w:rsid w:val="7855F509"/>
    <w:rsid w:val="78577264"/>
    <w:rsid w:val="785880DE"/>
    <w:rsid w:val="785CE9F5"/>
    <w:rsid w:val="785D05B4"/>
    <w:rsid w:val="785D8FF8"/>
    <w:rsid w:val="785DF444"/>
    <w:rsid w:val="785F8587"/>
    <w:rsid w:val="78608FBD"/>
    <w:rsid w:val="7861EEBC"/>
    <w:rsid w:val="7864B9CA"/>
    <w:rsid w:val="7865C9A3"/>
    <w:rsid w:val="786886AE"/>
    <w:rsid w:val="786D6F26"/>
    <w:rsid w:val="786D73C5"/>
    <w:rsid w:val="786DA82F"/>
    <w:rsid w:val="7873989B"/>
    <w:rsid w:val="7873AD7D"/>
    <w:rsid w:val="78743439"/>
    <w:rsid w:val="7876400B"/>
    <w:rsid w:val="787A28B8"/>
    <w:rsid w:val="787D281E"/>
    <w:rsid w:val="787DDE59"/>
    <w:rsid w:val="787E5647"/>
    <w:rsid w:val="787EA3B4"/>
    <w:rsid w:val="787FB846"/>
    <w:rsid w:val="787FC121"/>
    <w:rsid w:val="7880F36A"/>
    <w:rsid w:val="788378B4"/>
    <w:rsid w:val="78875111"/>
    <w:rsid w:val="78889403"/>
    <w:rsid w:val="78897CA7"/>
    <w:rsid w:val="78899230"/>
    <w:rsid w:val="788A12B0"/>
    <w:rsid w:val="788A5CDD"/>
    <w:rsid w:val="788A9C42"/>
    <w:rsid w:val="788BDB44"/>
    <w:rsid w:val="788BFA62"/>
    <w:rsid w:val="788C36F0"/>
    <w:rsid w:val="788CB000"/>
    <w:rsid w:val="788D1AF1"/>
    <w:rsid w:val="788DB256"/>
    <w:rsid w:val="788E0E83"/>
    <w:rsid w:val="788E90FE"/>
    <w:rsid w:val="788EAA81"/>
    <w:rsid w:val="788FAA8B"/>
    <w:rsid w:val="788FBAA5"/>
    <w:rsid w:val="788FF6B4"/>
    <w:rsid w:val="78915EB2"/>
    <w:rsid w:val="78918AA6"/>
    <w:rsid w:val="78925C73"/>
    <w:rsid w:val="789675ED"/>
    <w:rsid w:val="78967D88"/>
    <w:rsid w:val="7896A54E"/>
    <w:rsid w:val="7899677B"/>
    <w:rsid w:val="789A5EA0"/>
    <w:rsid w:val="789B3EE0"/>
    <w:rsid w:val="789C3645"/>
    <w:rsid w:val="789C40AE"/>
    <w:rsid w:val="789C7DFA"/>
    <w:rsid w:val="789CFC54"/>
    <w:rsid w:val="789DD372"/>
    <w:rsid w:val="789DFB0F"/>
    <w:rsid w:val="789F5F6C"/>
    <w:rsid w:val="78A18C30"/>
    <w:rsid w:val="78A5CE27"/>
    <w:rsid w:val="78A6413C"/>
    <w:rsid w:val="78A6FC05"/>
    <w:rsid w:val="78A933BE"/>
    <w:rsid w:val="78A9B392"/>
    <w:rsid w:val="78A9EE29"/>
    <w:rsid w:val="78AA786E"/>
    <w:rsid w:val="78AB485F"/>
    <w:rsid w:val="78AB49D7"/>
    <w:rsid w:val="78ACCAE3"/>
    <w:rsid w:val="78AE06DD"/>
    <w:rsid w:val="78AE1B59"/>
    <w:rsid w:val="78AFFAB4"/>
    <w:rsid w:val="78B3751A"/>
    <w:rsid w:val="78B3C485"/>
    <w:rsid w:val="78B3DEA7"/>
    <w:rsid w:val="78B53E9C"/>
    <w:rsid w:val="78B65307"/>
    <w:rsid w:val="78B81599"/>
    <w:rsid w:val="78B968A8"/>
    <w:rsid w:val="78B968DC"/>
    <w:rsid w:val="78B9707F"/>
    <w:rsid w:val="78BB15FF"/>
    <w:rsid w:val="78BBC60E"/>
    <w:rsid w:val="78BE1A5D"/>
    <w:rsid w:val="78BEE6AE"/>
    <w:rsid w:val="78C1980A"/>
    <w:rsid w:val="78C4DF4E"/>
    <w:rsid w:val="78C6047C"/>
    <w:rsid w:val="78C60B13"/>
    <w:rsid w:val="78C63EC7"/>
    <w:rsid w:val="78C8EE5B"/>
    <w:rsid w:val="78C9A8C1"/>
    <w:rsid w:val="78CF2872"/>
    <w:rsid w:val="78CF4FC1"/>
    <w:rsid w:val="78CFD269"/>
    <w:rsid w:val="78D287E6"/>
    <w:rsid w:val="78D2C6F7"/>
    <w:rsid w:val="78D2D5D2"/>
    <w:rsid w:val="78D4D343"/>
    <w:rsid w:val="78D74DD8"/>
    <w:rsid w:val="78D7A4C4"/>
    <w:rsid w:val="78D8FF98"/>
    <w:rsid w:val="78D94527"/>
    <w:rsid w:val="78DA5663"/>
    <w:rsid w:val="78DD0598"/>
    <w:rsid w:val="78DD0604"/>
    <w:rsid w:val="78DEAB0C"/>
    <w:rsid w:val="78E0AE39"/>
    <w:rsid w:val="78E42CA8"/>
    <w:rsid w:val="78E52244"/>
    <w:rsid w:val="78E61765"/>
    <w:rsid w:val="78E85886"/>
    <w:rsid w:val="78E8F4F0"/>
    <w:rsid w:val="78EA2422"/>
    <w:rsid w:val="78EAE1DA"/>
    <w:rsid w:val="78EAF174"/>
    <w:rsid w:val="78EDDC15"/>
    <w:rsid w:val="78EFCF5A"/>
    <w:rsid w:val="78F07860"/>
    <w:rsid w:val="78F38796"/>
    <w:rsid w:val="78F6FA8F"/>
    <w:rsid w:val="78F77012"/>
    <w:rsid w:val="78F82EC6"/>
    <w:rsid w:val="78F91BED"/>
    <w:rsid w:val="78FCE4D9"/>
    <w:rsid w:val="78FEF7B8"/>
    <w:rsid w:val="7901D545"/>
    <w:rsid w:val="79030AD8"/>
    <w:rsid w:val="79035270"/>
    <w:rsid w:val="7904476A"/>
    <w:rsid w:val="79050CD3"/>
    <w:rsid w:val="790676C9"/>
    <w:rsid w:val="79080D42"/>
    <w:rsid w:val="790B8339"/>
    <w:rsid w:val="790E34B2"/>
    <w:rsid w:val="790FE7E0"/>
    <w:rsid w:val="79109186"/>
    <w:rsid w:val="7910E3FC"/>
    <w:rsid w:val="79125F21"/>
    <w:rsid w:val="7912F580"/>
    <w:rsid w:val="7915E124"/>
    <w:rsid w:val="79167F5A"/>
    <w:rsid w:val="7916BC59"/>
    <w:rsid w:val="7916E4D2"/>
    <w:rsid w:val="7917B405"/>
    <w:rsid w:val="791803EF"/>
    <w:rsid w:val="79191155"/>
    <w:rsid w:val="791C9743"/>
    <w:rsid w:val="791F3D26"/>
    <w:rsid w:val="7922AC88"/>
    <w:rsid w:val="792384B1"/>
    <w:rsid w:val="7925C5A9"/>
    <w:rsid w:val="7925D4C2"/>
    <w:rsid w:val="7927E2CA"/>
    <w:rsid w:val="792929C2"/>
    <w:rsid w:val="792C553A"/>
    <w:rsid w:val="792FFC72"/>
    <w:rsid w:val="79322F21"/>
    <w:rsid w:val="7932A926"/>
    <w:rsid w:val="7939806B"/>
    <w:rsid w:val="793A0243"/>
    <w:rsid w:val="793AD9FE"/>
    <w:rsid w:val="793DA76E"/>
    <w:rsid w:val="793E377D"/>
    <w:rsid w:val="793E890D"/>
    <w:rsid w:val="793F79BA"/>
    <w:rsid w:val="79401EA2"/>
    <w:rsid w:val="794332B2"/>
    <w:rsid w:val="79448E5A"/>
    <w:rsid w:val="7945A276"/>
    <w:rsid w:val="7945CA74"/>
    <w:rsid w:val="7945F301"/>
    <w:rsid w:val="794AD193"/>
    <w:rsid w:val="794AF12C"/>
    <w:rsid w:val="794C0696"/>
    <w:rsid w:val="794D96D1"/>
    <w:rsid w:val="794DD873"/>
    <w:rsid w:val="794E44C0"/>
    <w:rsid w:val="7950A93C"/>
    <w:rsid w:val="79525480"/>
    <w:rsid w:val="79572BDB"/>
    <w:rsid w:val="79577C5F"/>
    <w:rsid w:val="7958EC5F"/>
    <w:rsid w:val="7959D5E5"/>
    <w:rsid w:val="795B3EF5"/>
    <w:rsid w:val="795CA930"/>
    <w:rsid w:val="795CAEAF"/>
    <w:rsid w:val="796232B4"/>
    <w:rsid w:val="7964B491"/>
    <w:rsid w:val="7965AC66"/>
    <w:rsid w:val="79664611"/>
    <w:rsid w:val="7969C979"/>
    <w:rsid w:val="796AD231"/>
    <w:rsid w:val="796B0B7A"/>
    <w:rsid w:val="796C202E"/>
    <w:rsid w:val="796C9DB2"/>
    <w:rsid w:val="796CAA80"/>
    <w:rsid w:val="796E9C6B"/>
    <w:rsid w:val="79729CA0"/>
    <w:rsid w:val="7972AEB8"/>
    <w:rsid w:val="7973ED31"/>
    <w:rsid w:val="79747242"/>
    <w:rsid w:val="797487AC"/>
    <w:rsid w:val="79776C3A"/>
    <w:rsid w:val="7979CE84"/>
    <w:rsid w:val="7979FC9B"/>
    <w:rsid w:val="797AFA1E"/>
    <w:rsid w:val="797B7557"/>
    <w:rsid w:val="7980FA49"/>
    <w:rsid w:val="79811D99"/>
    <w:rsid w:val="7981C689"/>
    <w:rsid w:val="79827DFB"/>
    <w:rsid w:val="7982DB37"/>
    <w:rsid w:val="798482B6"/>
    <w:rsid w:val="79865DE9"/>
    <w:rsid w:val="7986F089"/>
    <w:rsid w:val="79878963"/>
    <w:rsid w:val="7988D0C7"/>
    <w:rsid w:val="798A2561"/>
    <w:rsid w:val="798B90D6"/>
    <w:rsid w:val="798BA44E"/>
    <w:rsid w:val="798CDFF0"/>
    <w:rsid w:val="798DBE5E"/>
    <w:rsid w:val="798E94D2"/>
    <w:rsid w:val="799344CC"/>
    <w:rsid w:val="79937D55"/>
    <w:rsid w:val="79947334"/>
    <w:rsid w:val="7995254F"/>
    <w:rsid w:val="79957F5A"/>
    <w:rsid w:val="7997557F"/>
    <w:rsid w:val="79976B15"/>
    <w:rsid w:val="7997E917"/>
    <w:rsid w:val="7998501F"/>
    <w:rsid w:val="7999509D"/>
    <w:rsid w:val="799B85CE"/>
    <w:rsid w:val="799C3720"/>
    <w:rsid w:val="799CB9CE"/>
    <w:rsid w:val="79A169BE"/>
    <w:rsid w:val="79A326C9"/>
    <w:rsid w:val="79A436BD"/>
    <w:rsid w:val="79A4C90C"/>
    <w:rsid w:val="79A5E720"/>
    <w:rsid w:val="79A5F1A1"/>
    <w:rsid w:val="79A6AFC1"/>
    <w:rsid w:val="79A78B03"/>
    <w:rsid w:val="79A874EF"/>
    <w:rsid w:val="79A9F359"/>
    <w:rsid w:val="79AB6FD3"/>
    <w:rsid w:val="79ABA411"/>
    <w:rsid w:val="79AE8F15"/>
    <w:rsid w:val="79B09733"/>
    <w:rsid w:val="79B0CE35"/>
    <w:rsid w:val="79B1875A"/>
    <w:rsid w:val="79B3050F"/>
    <w:rsid w:val="79B37CB8"/>
    <w:rsid w:val="79B473CD"/>
    <w:rsid w:val="79B67237"/>
    <w:rsid w:val="79B76285"/>
    <w:rsid w:val="79B77FD5"/>
    <w:rsid w:val="79C139FD"/>
    <w:rsid w:val="79C270B1"/>
    <w:rsid w:val="79C288FD"/>
    <w:rsid w:val="79C34BB9"/>
    <w:rsid w:val="79C7F20A"/>
    <w:rsid w:val="79C998B7"/>
    <w:rsid w:val="79C9A36B"/>
    <w:rsid w:val="79CA4CF6"/>
    <w:rsid w:val="79CB7A88"/>
    <w:rsid w:val="79CBA80C"/>
    <w:rsid w:val="79CD18EE"/>
    <w:rsid w:val="79CECA43"/>
    <w:rsid w:val="79D01237"/>
    <w:rsid w:val="79D03A4B"/>
    <w:rsid w:val="79D07DE6"/>
    <w:rsid w:val="79D1D407"/>
    <w:rsid w:val="79D27875"/>
    <w:rsid w:val="79D2D394"/>
    <w:rsid w:val="79D2E8D6"/>
    <w:rsid w:val="79D49708"/>
    <w:rsid w:val="79D4B42F"/>
    <w:rsid w:val="79D5B925"/>
    <w:rsid w:val="79D72A7E"/>
    <w:rsid w:val="79D75D60"/>
    <w:rsid w:val="79D8EAD3"/>
    <w:rsid w:val="79D93D7B"/>
    <w:rsid w:val="79DA0C33"/>
    <w:rsid w:val="79DA3A1C"/>
    <w:rsid w:val="79DBA065"/>
    <w:rsid w:val="79DD1F1F"/>
    <w:rsid w:val="79E18EAE"/>
    <w:rsid w:val="79E4BE6C"/>
    <w:rsid w:val="79EC8BBB"/>
    <w:rsid w:val="79EE77FE"/>
    <w:rsid w:val="79F1A5FA"/>
    <w:rsid w:val="79F26894"/>
    <w:rsid w:val="79F2988B"/>
    <w:rsid w:val="79F300A0"/>
    <w:rsid w:val="79F43206"/>
    <w:rsid w:val="79F492D1"/>
    <w:rsid w:val="79F6D48B"/>
    <w:rsid w:val="79F963E1"/>
    <w:rsid w:val="79FADBF5"/>
    <w:rsid w:val="79FC15AF"/>
    <w:rsid w:val="79FDDAB5"/>
    <w:rsid w:val="79FE084F"/>
    <w:rsid w:val="79FF56C0"/>
    <w:rsid w:val="79FFFD1A"/>
    <w:rsid w:val="79FFFE8D"/>
    <w:rsid w:val="7A03AF80"/>
    <w:rsid w:val="7A07088C"/>
    <w:rsid w:val="7A0870C9"/>
    <w:rsid w:val="7A09A61E"/>
    <w:rsid w:val="7A0A99C2"/>
    <w:rsid w:val="7A0B0E0A"/>
    <w:rsid w:val="7A0B3CEB"/>
    <w:rsid w:val="7A0B5A9A"/>
    <w:rsid w:val="7A0BC485"/>
    <w:rsid w:val="7A0C3E56"/>
    <w:rsid w:val="7A0D03C7"/>
    <w:rsid w:val="7A0D4998"/>
    <w:rsid w:val="7A101CEA"/>
    <w:rsid w:val="7A108CE7"/>
    <w:rsid w:val="7A11A6EF"/>
    <w:rsid w:val="7A122728"/>
    <w:rsid w:val="7A137E58"/>
    <w:rsid w:val="7A16B957"/>
    <w:rsid w:val="7A18A7B1"/>
    <w:rsid w:val="7A1C46D6"/>
    <w:rsid w:val="7A1D27D3"/>
    <w:rsid w:val="7A24D0C1"/>
    <w:rsid w:val="7A256361"/>
    <w:rsid w:val="7A263372"/>
    <w:rsid w:val="7A26C602"/>
    <w:rsid w:val="7A26D011"/>
    <w:rsid w:val="7A2886F6"/>
    <w:rsid w:val="7A2ABEAF"/>
    <w:rsid w:val="7A2C0CD5"/>
    <w:rsid w:val="7A2D1142"/>
    <w:rsid w:val="7A2DE887"/>
    <w:rsid w:val="7A2E008B"/>
    <w:rsid w:val="7A2F79BD"/>
    <w:rsid w:val="7A306074"/>
    <w:rsid w:val="7A35586B"/>
    <w:rsid w:val="7A362AE3"/>
    <w:rsid w:val="7A370C10"/>
    <w:rsid w:val="7A37965F"/>
    <w:rsid w:val="7A383D70"/>
    <w:rsid w:val="7A391B35"/>
    <w:rsid w:val="7A3BD431"/>
    <w:rsid w:val="7A3E80E4"/>
    <w:rsid w:val="7A441E22"/>
    <w:rsid w:val="7A462BEC"/>
    <w:rsid w:val="7A4B2F0E"/>
    <w:rsid w:val="7A4B5E73"/>
    <w:rsid w:val="7A4CD804"/>
    <w:rsid w:val="7A4E9D1B"/>
    <w:rsid w:val="7A4F87FA"/>
    <w:rsid w:val="7A5114F2"/>
    <w:rsid w:val="7A5202F3"/>
    <w:rsid w:val="7A534816"/>
    <w:rsid w:val="7A5349B7"/>
    <w:rsid w:val="7A5369A3"/>
    <w:rsid w:val="7A5440E9"/>
    <w:rsid w:val="7A54AE0C"/>
    <w:rsid w:val="7A574BCD"/>
    <w:rsid w:val="7A57BCF1"/>
    <w:rsid w:val="7A5A6218"/>
    <w:rsid w:val="7A5C2DBE"/>
    <w:rsid w:val="7A5D0D74"/>
    <w:rsid w:val="7A5EE668"/>
    <w:rsid w:val="7A61B41F"/>
    <w:rsid w:val="7A62EACC"/>
    <w:rsid w:val="7A6573F0"/>
    <w:rsid w:val="7A660C06"/>
    <w:rsid w:val="7A672F1B"/>
    <w:rsid w:val="7A68BF0D"/>
    <w:rsid w:val="7A695E2D"/>
    <w:rsid w:val="7A696D2F"/>
    <w:rsid w:val="7A6A68AD"/>
    <w:rsid w:val="7A6D5920"/>
    <w:rsid w:val="7A6ECAC2"/>
    <w:rsid w:val="7A705162"/>
    <w:rsid w:val="7A705ADF"/>
    <w:rsid w:val="7A72F7BC"/>
    <w:rsid w:val="7A73422D"/>
    <w:rsid w:val="7A7346E9"/>
    <w:rsid w:val="7A74D152"/>
    <w:rsid w:val="7A75BEFA"/>
    <w:rsid w:val="7A777E26"/>
    <w:rsid w:val="7A77EB0C"/>
    <w:rsid w:val="7A788A94"/>
    <w:rsid w:val="7A78E739"/>
    <w:rsid w:val="7A79EFAD"/>
    <w:rsid w:val="7A7F7DA2"/>
    <w:rsid w:val="7A802EC6"/>
    <w:rsid w:val="7A80E521"/>
    <w:rsid w:val="7A823B3D"/>
    <w:rsid w:val="7A82693D"/>
    <w:rsid w:val="7A83D305"/>
    <w:rsid w:val="7A84E299"/>
    <w:rsid w:val="7A850F23"/>
    <w:rsid w:val="7A872238"/>
    <w:rsid w:val="7A87ECDA"/>
    <w:rsid w:val="7A894464"/>
    <w:rsid w:val="7A8CB057"/>
    <w:rsid w:val="7A8CCC65"/>
    <w:rsid w:val="7A8DA521"/>
    <w:rsid w:val="7A8E8410"/>
    <w:rsid w:val="7A916C2E"/>
    <w:rsid w:val="7A920A12"/>
    <w:rsid w:val="7A927FD0"/>
    <w:rsid w:val="7A928EB7"/>
    <w:rsid w:val="7A938111"/>
    <w:rsid w:val="7A95798A"/>
    <w:rsid w:val="7A9717E8"/>
    <w:rsid w:val="7A97B21E"/>
    <w:rsid w:val="7A9A7D24"/>
    <w:rsid w:val="7A9BF610"/>
    <w:rsid w:val="7A9C4CE3"/>
    <w:rsid w:val="7A9D2D33"/>
    <w:rsid w:val="7A9DEC31"/>
    <w:rsid w:val="7A9E076B"/>
    <w:rsid w:val="7A9EB290"/>
    <w:rsid w:val="7A9FFEE0"/>
    <w:rsid w:val="7AA2DEC2"/>
    <w:rsid w:val="7AA5C250"/>
    <w:rsid w:val="7AA5D525"/>
    <w:rsid w:val="7AA68D35"/>
    <w:rsid w:val="7AA826E8"/>
    <w:rsid w:val="7AA9CEE8"/>
    <w:rsid w:val="7AAB63D5"/>
    <w:rsid w:val="7AAC32BF"/>
    <w:rsid w:val="7AAFBC9D"/>
    <w:rsid w:val="7AB043DF"/>
    <w:rsid w:val="7AB713BA"/>
    <w:rsid w:val="7AB71DB5"/>
    <w:rsid w:val="7AB945D5"/>
    <w:rsid w:val="7ABA9E25"/>
    <w:rsid w:val="7ABC2007"/>
    <w:rsid w:val="7ABC773A"/>
    <w:rsid w:val="7ABDB61F"/>
    <w:rsid w:val="7AC0F6C8"/>
    <w:rsid w:val="7AC182F4"/>
    <w:rsid w:val="7AC3AEFA"/>
    <w:rsid w:val="7AC3B8D4"/>
    <w:rsid w:val="7AC3D137"/>
    <w:rsid w:val="7AC52C00"/>
    <w:rsid w:val="7AC5FA38"/>
    <w:rsid w:val="7AC5FA84"/>
    <w:rsid w:val="7AC6B0AA"/>
    <w:rsid w:val="7AC90BF1"/>
    <w:rsid w:val="7ACA225F"/>
    <w:rsid w:val="7ACE77C0"/>
    <w:rsid w:val="7AD18B64"/>
    <w:rsid w:val="7AD1CC25"/>
    <w:rsid w:val="7AD3FAC8"/>
    <w:rsid w:val="7AD7A615"/>
    <w:rsid w:val="7AD7C088"/>
    <w:rsid w:val="7AD84B1A"/>
    <w:rsid w:val="7AD9BD55"/>
    <w:rsid w:val="7ADE934C"/>
    <w:rsid w:val="7AE0C0B5"/>
    <w:rsid w:val="7AE1023B"/>
    <w:rsid w:val="7AE87875"/>
    <w:rsid w:val="7AE999C7"/>
    <w:rsid w:val="7AEABF66"/>
    <w:rsid w:val="7AEEB085"/>
    <w:rsid w:val="7AEEBC69"/>
    <w:rsid w:val="7AEED81D"/>
    <w:rsid w:val="7AEF15BA"/>
    <w:rsid w:val="7AF04540"/>
    <w:rsid w:val="7AF05DF5"/>
    <w:rsid w:val="7AF1EFA0"/>
    <w:rsid w:val="7AF442B1"/>
    <w:rsid w:val="7AF4B209"/>
    <w:rsid w:val="7AF4B3CD"/>
    <w:rsid w:val="7AF64FE1"/>
    <w:rsid w:val="7AF6AA8B"/>
    <w:rsid w:val="7AF8A84B"/>
    <w:rsid w:val="7AF943E6"/>
    <w:rsid w:val="7AF998A4"/>
    <w:rsid w:val="7AFA9BCF"/>
    <w:rsid w:val="7AFB151D"/>
    <w:rsid w:val="7AFB8DA5"/>
    <w:rsid w:val="7AFC9C29"/>
    <w:rsid w:val="7AFD4709"/>
    <w:rsid w:val="7AFDDC5C"/>
    <w:rsid w:val="7B005375"/>
    <w:rsid w:val="7B00623E"/>
    <w:rsid w:val="7B0070FB"/>
    <w:rsid w:val="7B02BC9E"/>
    <w:rsid w:val="7B0422C1"/>
    <w:rsid w:val="7B04EA50"/>
    <w:rsid w:val="7B0A0E01"/>
    <w:rsid w:val="7B0B2533"/>
    <w:rsid w:val="7B0B4847"/>
    <w:rsid w:val="7B0EF575"/>
    <w:rsid w:val="7B0F9A64"/>
    <w:rsid w:val="7B11A270"/>
    <w:rsid w:val="7B11A933"/>
    <w:rsid w:val="7B155E27"/>
    <w:rsid w:val="7B17A9CD"/>
    <w:rsid w:val="7B17F327"/>
    <w:rsid w:val="7B1867E7"/>
    <w:rsid w:val="7B1A1ECA"/>
    <w:rsid w:val="7B1B0A52"/>
    <w:rsid w:val="7B1BDC67"/>
    <w:rsid w:val="7B1F1778"/>
    <w:rsid w:val="7B1F34A5"/>
    <w:rsid w:val="7B27416A"/>
    <w:rsid w:val="7B283AAE"/>
    <w:rsid w:val="7B287954"/>
    <w:rsid w:val="7B28C716"/>
    <w:rsid w:val="7B29B551"/>
    <w:rsid w:val="7B2BFEA3"/>
    <w:rsid w:val="7B2C3A7C"/>
    <w:rsid w:val="7B2CD3AD"/>
    <w:rsid w:val="7B2DF618"/>
    <w:rsid w:val="7B2F1C22"/>
    <w:rsid w:val="7B2FA79F"/>
    <w:rsid w:val="7B32E71D"/>
    <w:rsid w:val="7B336C27"/>
    <w:rsid w:val="7B33712E"/>
    <w:rsid w:val="7B357B17"/>
    <w:rsid w:val="7B361E82"/>
    <w:rsid w:val="7B37760A"/>
    <w:rsid w:val="7B3CCF65"/>
    <w:rsid w:val="7B3D2BBD"/>
    <w:rsid w:val="7B3DC52E"/>
    <w:rsid w:val="7B3FFACD"/>
    <w:rsid w:val="7B40A037"/>
    <w:rsid w:val="7B41FF21"/>
    <w:rsid w:val="7B4228A2"/>
    <w:rsid w:val="7B437A4F"/>
    <w:rsid w:val="7B4426D9"/>
    <w:rsid w:val="7B449018"/>
    <w:rsid w:val="7B453AA1"/>
    <w:rsid w:val="7B466EB0"/>
    <w:rsid w:val="7B477430"/>
    <w:rsid w:val="7B47816D"/>
    <w:rsid w:val="7B4940D4"/>
    <w:rsid w:val="7B498E1A"/>
    <w:rsid w:val="7B5005A1"/>
    <w:rsid w:val="7B52B030"/>
    <w:rsid w:val="7B53033B"/>
    <w:rsid w:val="7B538595"/>
    <w:rsid w:val="7B553F77"/>
    <w:rsid w:val="7B55D1E0"/>
    <w:rsid w:val="7B55F6EB"/>
    <w:rsid w:val="7B562A40"/>
    <w:rsid w:val="7B565645"/>
    <w:rsid w:val="7B5779B6"/>
    <w:rsid w:val="7B57B9BB"/>
    <w:rsid w:val="7B5D4232"/>
    <w:rsid w:val="7B5D664B"/>
    <w:rsid w:val="7B5E00B9"/>
    <w:rsid w:val="7B5E4328"/>
    <w:rsid w:val="7B5EEE52"/>
    <w:rsid w:val="7B5F670E"/>
    <w:rsid w:val="7B60735A"/>
    <w:rsid w:val="7B60852F"/>
    <w:rsid w:val="7B64AC6D"/>
    <w:rsid w:val="7B65E2AC"/>
    <w:rsid w:val="7B679DA7"/>
    <w:rsid w:val="7B698731"/>
    <w:rsid w:val="7B6A0569"/>
    <w:rsid w:val="7B6A2761"/>
    <w:rsid w:val="7B6A75CC"/>
    <w:rsid w:val="7B6B6417"/>
    <w:rsid w:val="7B6EDF35"/>
    <w:rsid w:val="7B708AB6"/>
    <w:rsid w:val="7B713166"/>
    <w:rsid w:val="7B722421"/>
    <w:rsid w:val="7B729538"/>
    <w:rsid w:val="7B749B38"/>
    <w:rsid w:val="7B779322"/>
    <w:rsid w:val="7B7C00F8"/>
    <w:rsid w:val="7B7FF9E3"/>
    <w:rsid w:val="7B82B9D8"/>
    <w:rsid w:val="7B84DF02"/>
    <w:rsid w:val="7B84EF4A"/>
    <w:rsid w:val="7B85239F"/>
    <w:rsid w:val="7B855767"/>
    <w:rsid w:val="7B86BA0A"/>
    <w:rsid w:val="7B86E1A6"/>
    <w:rsid w:val="7B89EE9F"/>
    <w:rsid w:val="7B8EC000"/>
    <w:rsid w:val="7B902B8A"/>
    <w:rsid w:val="7B902CD8"/>
    <w:rsid w:val="7B94D2E9"/>
    <w:rsid w:val="7B953DBF"/>
    <w:rsid w:val="7B966202"/>
    <w:rsid w:val="7B973C3E"/>
    <w:rsid w:val="7B976908"/>
    <w:rsid w:val="7B986174"/>
    <w:rsid w:val="7B9B439B"/>
    <w:rsid w:val="7B9B85B6"/>
    <w:rsid w:val="7B9B8699"/>
    <w:rsid w:val="7B9B8C56"/>
    <w:rsid w:val="7B9BA5F8"/>
    <w:rsid w:val="7B9C5881"/>
    <w:rsid w:val="7BA155F8"/>
    <w:rsid w:val="7BA29EFF"/>
    <w:rsid w:val="7BA5D2F7"/>
    <w:rsid w:val="7BA94972"/>
    <w:rsid w:val="7BAAE0CB"/>
    <w:rsid w:val="7BAAF859"/>
    <w:rsid w:val="7BAB4136"/>
    <w:rsid w:val="7BAD3846"/>
    <w:rsid w:val="7BAD9ED7"/>
    <w:rsid w:val="7BADB739"/>
    <w:rsid w:val="7BADD486"/>
    <w:rsid w:val="7BAE0B90"/>
    <w:rsid w:val="7BB40143"/>
    <w:rsid w:val="7BB574E8"/>
    <w:rsid w:val="7BB5AF86"/>
    <w:rsid w:val="7BB5D510"/>
    <w:rsid w:val="7BB6A41D"/>
    <w:rsid w:val="7BB7F76D"/>
    <w:rsid w:val="7BB9AB3B"/>
    <w:rsid w:val="7BBA9320"/>
    <w:rsid w:val="7BBB530B"/>
    <w:rsid w:val="7BBC69C8"/>
    <w:rsid w:val="7BBCF38D"/>
    <w:rsid w:val="7BBE3FB9"/>
    <w:rsid w:val="7BBF4C03"/>
    <w:rsid w:val="7BC2B40B"/>
    <w:rsid w:val="7BC6C6FB"/>
    <w:rsid w:val="7BC84EAA"/>
    <w:rsid w:val="7BC9225C"/>
    <w:rsid w:val="7BC9D23B"/>
    <w:rsid w:val="7BC9F270"/>
    <w:rsid w:val="7BCA169C"/>
    <w:rsid w:val="7BCA54B7"/>
    <w:rsid w:val="7BCB951F"/>
    <w:rsid w:val="7BCCA824"/>
    <w:rsid w:val="7BCE0F03"/>
    <w:rsid w:val="7BCE6234"/>
    <w:rsid w:val="7BCF00AF"/>
    <w:rsid w:val="7BD08B57"/>
    <w:rsid w:val="7BD14223"/>
    <w:rsid w:val="7BD22EDE"/>
    <w:rsid w:val="7BD46571"/>
    <w:rsid w:val="7BD498EB"/>
    <w:rsid w:val="7BD4AC81"/>
    <w:rsid w:val="7BD636A7"/>
    <w:rsid w:val="7BD71285"/>
    <w:rsid w:val="7BD87E67"/>
    <w:rsid w:val="7BD93D04"/>
    <w:rsid w:val="7BDA0016"/>
    <w:rsid w:val="7BDB791E"/>
    <w:rsid w:val="7BDB8F67"/>
    <w:rsid w:val="7BDC082B"/>
    <w:rsid w:val="7BDC92C2"/>
    <w:rsid w:val="7BDCE6AB"/>
    <w:rsid w:val="7BDE5293"/>
    <w:rsid w:val="7BDF3724"/>
    <w:rsid w:val="7BDF3DA4"/>
    <w:rsid w:val="7BE11775"/>
    <w:rsid w:val="7BE38DC8"/>
    <w:rsid w:val="7BE6C21B"/>
    <w:rsid w:val="7BE6FAA2"/>
    <w:rsid w:val="7BEB3B5A"/>
    <w:rsid w:val="7BED0BEC"/>
    <w:rsid w:val="7BEE8B19"/>
    <w:rsid w:val="7BEEC09D"/>
    <w:rsid w:val="7BF0DAFC"/>
    <w:rsid w:val="7BF1A361"/>
    <w:rsid w:val="7BF31274"/>
    <w:rsid w:val="7BF7248C"/>
    <w:rsid w:val="7BFA8038"/>
    <w:rsid w:val="7BFB52EB"/>
    <w:rsid w:val="7BFCB857"/>
    <w:rsid w:val="7BFD00DC"/>
    <w:rsid w:val="7BFEFA77"/>
    <w:rsid w:val="7C00A092"/>
    <w:rsid w:val="7C016D86"/>
    <w:rsid w:val="7C02E6BB"/>
    <w:rsid w:val="7C0431A1"/>
    <w:rsid w:val="7C076C94"/>
    <w:rsid w:val="7C083F46"/>
    <w:rsid w:val="7C0B10C9"/>
    <w:rsid w:val="7C0D2865"/>
    <w:rsid w:val="7C0D6684"/>
    <w:rsid w:val="7C0EFC82"/>
    <w:rsid w:val="7C106F5C"/>
    <w:rsid w:val="7C110704"/>
    <w:rsid w:val="7C115C60"/>
    <w:rsid w:val="7C11BFD9"/>
    <w:rsid w:val="7C11F5BF"/>
    <w:rsid w:val="7C128636"/>
    <w:rsid w:val="7C1344A3"/>
    <w:rsid w:val="7C136BF0"/>
    <w:rsid w:val="7C164AB0"/>
    <w:rsid w:val="7C16D19E"/>
    <w:rsid w:val="7C19BBAF"/>
    <w:rsid w:val="7C1BBB3F"/>
    <w:rsid w:val="7C1C5DD2"/>
    <w:rsid w:val="7C215F58"/>
    <w:rsid w:val="7C2305F0"/>
    <w:rsid w:val="7C2341DC"/>
    <w:rsid w:val="7C24642C"/>
    <w:rsid w:val="7C288B9E"/>
    <w:rsid w:val="7C2B1625"/>
    <w:rsid w:val="7C2B2E1A"/>
    <w:rsid w:val="7C2B6C9B"/>
    <w:rsid w:val="7C2C2E3D"/>
    <w:rsid w:val="7C2E54C0"/>
    <w:rsid w:val="7C2F56E1"/>
    <w:rsid w:val="7C327610"/>
    <w:rsid w:val="7C355B8C"/>
    <w:rsid w:val="7C36732E"/>
    <w:rsid w:val="7C3A0AED"/>
    <w:rsid w:val="7C3AC769"/>
    <w:rsid w:val="7C3B979C"/>
    <w:rsid w:val="7C3ED3BC"/>
    <w:rsid w:val="7C3EED6C"/>
    <w:rsid w:val="7C40389A"/>
    <w:rsid w:val="7C403A42"/>
    <w:rsid w:val="7C41668A"/>
    <w:rsid w:val="7C41927D"/>
    <w:rsid w:val="7C434DDD"/>
    <w:rsid w:val="7C451DC3"/>
    <w:rsid w:val="7C473CD8"/>
    <w:rsid w:val="7C475571"/>
    <w:rsid w:val="7C47AC28"/>
    <w:rsid w:val="7C483A20"/>
    <w:rsid w:val="7C4BFB18"/>
    <w:rsid w:val="7C4C3CF5"/>
    <w:rsid w:val="7C4D5156"/>
    <w:rsid w:val="7C5010D7"/>
    <w:rsid w:val="7C51302F"/>
    <w:rsid w:val="7C5316D3"/>
    <w:rsid w:val="7C560A21"/>
    <w:rsid w:val="7C56254E"/>
    <w:rsid w:val="7C56937D"/>
    <w:rsid w:val="7C576182"/>
    <w:rsid w:val="7C5965A1"/>
    <w:rsid w:val="7C59FC82"/>
    <w:rsid w:val="7C5B6575"/>
    <w:rsid w:val="7C5BBE4A"/>
    <w:rsid w:val="7C5BC2D1"/>
    <w:rsid w:val="7C5DD4B3"/>
    <w:rsid w:val="7C5E8912"/>
    <w:rsid w:val="7C5EBE19"/>
    <w:rsid w:val="7C5EFF0A"/>
    <w:rsid w:val="7C5FA883"/>
    <w:rsid w:val="7C600CDC"/>
    <w:rsid w:val="7C609951"/>
    <w:rsid w:val="7C60DA26"/>
    <w:rsid w:val="7C6133E6"/>
    <w:rsid w:val="7C61753A"/>
    <w:rsid w:val="7C6307A6"/>
    <w:rsid w:val="7C639497"/>
    <w:rsid w:val="7C649F8C"/>
    <w:rsid w:val="7C651534"/>
    <w:rsid w:val="7C669B56"/>
    <w:rsid w:val="7C669C39"/>
    <w:rsid w:val="7C68C841"/>
    <w:rsid w:val="7C68E3D9"/>
    <w:rsid w:val="7C6973FD"/>
    <w:rsid w:val="7C6C1C03"/>
    <w:rsid w:val="7C6D66C2"/>
    <w:rsid w:val="7C6D8177"/>
    <w:rsid w:val="7C6F5F00"/>
    <w:rsid w:val="7C703F00"/>
    <w:rsid w:val="7C70F951"/>
    <w:rsid w:val="7C7291E9"/>
    <w:rsid w:val="7C72B86D"/>
    <w:rsid w:val="7C7682D7"/>
    <w:rsid w:val="7C769217"/>
    <w:rsid w:val="7C79A8D5"/>
    <w:rsid w:val="7C79D957"/>
    <w:rsid w:val="7C7CACD0"/>
    <w:rsid w:val="7C7D0F92"/>
    <w:rsid w:val="7C7F5005"/>
    <w:rsid w:val="7C7FD511"/>
    <w:rsid w:val="7C80F560"/>
    <w:rsid w:val="7C8850E3"/>
    <w:rsid w:val="7C89B019"/>
    <w:rsid w:val="7C8B2482"/>
    <w:rsid w:val="7C8DFDC8"/>
    <w:rsid w:val="7C9233BB"/>
    <w:rsid w:val="7C993430"/>
    <w:rsid w:val="7C9948DA"/>
    <w:rsid w:val="7C9B9175"/>
    <w:rsid w:val="7C9C6C45"/>
    <w:rsid w:val="7C9E9F46"/>
    <w:rsid w:val="7C9F10B6"/>
    <w:rsid w:val="7CA0EC87"/>
    <w:rsid w:val="7CA44542"/>
    <w:rsid w:val="7CA8F72B"/>
    <w:rsid w:val="7CAA3604"/>
    <w:rsid w:val="7CAAFE68"/>
    <w:rsid w:val="7CACB1E2"/>
    <w:rsid w:val="7CAD5CBF"/>
    <w:rsid w:val="7CAD8F41"/>
    <w:rsid w:val="7CADF4EB"/>
    <w:rsid w:val="7CAE0A0A"/>
    <w:rsid w:val="7CAE6E0E"/>
    <w:rsid w:val="7CB02305"/>
    <w:rsid w:val="7CB05DC0"/>
    <w:rsid w:val="7CB0AA08"/>
    <w:rsid w:val="7CB19201"/>
    <w:rsid w:val="7CB2CDCE"/>
    <w:rsid w:val="7CB42599"/>
    <w:rsid w:val="7CB5BBD8"/>
    <w:rsid w:val="7CB82F17"/>
    <w:rsid w:val="7CBAE8C3"/>
    <w:rsid w:val="7CBBF46F"/>
    <w:rsid w:val="7CBD86A6"/>
    <w:rsid w:val="7CBD9988"/>
    <w:rsid w:val="7CBEF518"/>
    <w:rsid w:val="7CC214F3"/>
    <w:rsid w:val="7CC25408"/>
    <w:rsid w:val="7CCB4935"/>
    <w:rsid w:val="7CCBD1E6"/>
    <w:rsid w:val="7CCD0D1F"/>
    <w:rsid w:val="7CCE3379"/>
    <w:rsid w:val="7CD3E043"/>
    <w:rsid w:val="7CD42E8A"/>
    <w:rsid w:val="7CD48A38"/>
    <w:rsid w:val="7CD57247"/>
    <w:rsid w:val="7CD76950"/>
    <w:rsid w:val="7CD86DE1"/>
    <w:rsid w:val="7CD948AF"/>
    <w:rsid w:val="7CDB78CE"/>
    <w:rsid w:val="7CDEB1AE"/>
    <w:rsid w:val="7CE06371"/>
    <w:rsid w:val="7CE0E471"/>
    <w:rsid w:val="7CE0F032"/>
    <w:rsid w:val="7CE408A4"/>
    <w:rsid w:val="7CE42085"/>
    <w:rsid w:val="7CE53D93"/>
    <w:rsid w:val="7CE86110"/>
    <w:rsid w:val="7CEA8CCC"/>
    <w:rsid w:val="7CEB8835"/>
    <w:rsid w:val="7CEB9BCB"/>
    <w:rsid w:val="7CEC3711"/>
    <w:rsid w:val="7CED37C8"/>
    <w:rsid w:val="7CF02BAF"/>
    <w:rsid w:val="7CF5172E"/>
    <w:rsid w:val="7CF5AB51"/>
    <w:rsid w:val="7CF5D500"/>
    <w:rsid w:val="7CF6DF30"/>
    <w:rsid w:val="7CF9C435"/>
    <w:rsid w:val="7CFBFD21"/>
    <w:rsid w:val="7CFDAFFA"/>
    <w:rsid w:val="7CFDF43D"/>
    <w:rsid w:val="7D01DEBF"/>
    <w:rsid w:val="7D023735"/>
    <w:rsid w:val="7D03346B"/>
    <w:rsid w:val="7D03E2AD"/>
    <w:rsid w:val="7D082CC3"/>
    <w:rsid w:val="7D08305D"/>
    <w:rsid w:val="7D08DDDA"/>
    <w:rsid w:val="7D0A40AC"/>
    <w:rsid w:val="7D0C62D7"/>
    <w:rsid w:val="7D0D6D31"/>
    <w:rsid w:val="7D10EBEE"/>
    <w:rsid w:val="7D126F63"/>
    <w:rsid w:val="7D155A9E"/>
    <w:rsid w:val="7D17E091"/>
    <w:rsid w:val="7D180183"/>
    <w:rsid w:val="7D1B0D09"/>
    <w:rsid w:val="7D1C0203"/>
    <w:rsid w:val="7D1D256A"/>
    <w:rsid w:val="7D1F924F"/>
    <w:rsid w:val="7D20CE79"/>
    <w:rsid w:val="7D21D2A1"/>
    <w:rsid w:val="7D22565A"/>
    <w:rsid w:val="7D22FABD"/>
    <w:rsid w:val="7D25D220"/>
    <w:rsid w:val="7D264B8B"/>
    <w:rsid w:val="7D2691FD"/>
    <w:rsid w:val="7D26B0F0"/>
    <w:rsid w:val="7D27E96A"/>
    <w:rsid w:val="7D2A123B"/>
    <w:rsid w:val="7D2B4C89"/>
    <w:rsid w:val="7D2CC04E"/>
    <w:rsid w:val="7D2D518A"/>
    <w:rsid w:val="7D34B894"/>
    <w:rsid w:val="7D3A55F7"/>
    <w:rsid w:val="7D3B9A23"/>
    <w:rsid w:val="7D3D9587"/>
    <w:rsid w:val="7D3E78A3"/>
    <w:rsid w:val="7D3F9C90"/>
    <w:rsid w:val="7D408462"/>
    <w:rsid w:val="7D4288FB"/>
    <w:rsid w:val="7D429AA3"/>
    <w:rsid w:val="7D47C949"/>
    <w:rsid w:val="7D47EC0F"/>
    <w:rsid w:val="7D48AFDB"/>
    <w:rsid w:val="7D4B01F8"/>
    <w:rsid w:val="7D4BED23"/>
    <w:rsid w:val="7D4DB94E"/>
    <w:rsid w:val="7D4F8EF2"/>
    <w:rsid w:val="7D515BBC"/>
    <w:rsid w:val="7D517A34"/>
    <w:rsid w:val="7D51FDA9"/>
    <w:rsid w:val="7D520A85"/>
    <w:rsid w:val="7D536A5E"/>
    <w:rsid w:val="7D536FCD"/>
    <w:rsid w:val="7D543DC8"/>
    <w:rsid w:val="7D548521"/>
    <w:rsid w:val="7D5893D7"/>
    <w:rsid w:val="7D598D39"/>
    <w:rsid w:val="7D59DFB9"/>
    <w:rsid w:val="7D5AEF74"/>
    <w:rsid w:val="7D5B4474"/>
    <w:rsid w:val="7D5BC2F9"/>
    <w:rsid w:val="7D5C42D4"/>
    <w:rsid w:val="7D5E6E66"/>
    <w:rsid w:val="7D5F2105"/>
    <w:rsid w:val="7D629FEC"/>
    <w:rsid w:val="7D660A5C"/>
    <w:rsid w:val="7D66BCCA"/>
    <w:rsid w:val="7D674BD6"/>
    <w:rsid w:val="7D6A22A7"/>
    <w:rsid w:val="7D6CE7EB"/>
    <w:rsid w:val="7D6DF5CF"/>
    <w:rsid w:val="7D6EC245"/>
    <w:rsid w:val="7D6ECC31"/>
    <w:rsid w:val="7D7299FC"/>
    <w:rsid w:val="7D750B03"/>
    <w:rsid w:val="7D7587FA"/>
    <w:rsid w:val="7D767AC7"/>
    <w:rsid w:val="7D77144B"/>
    <w:rsid w:val="7D773F36"/>
    <w:rsid w:val="7D78D466"/>
    <w:rsid w:val="7D7C294C"/>
    <w:rsid w:val="7D7F4B0C"/>
    <w:rsid w:val="7D7FC65D"/>
    <w:rsid w:val="7D808167"/>
    <w:rsid w:val="7D811D8A"/>
    <w:rsid w:val="7D817A0C"/>
    <w:rsid w:val="7D832412"/>
    <w:rsid w:val="7D84310E"/>
    <w:rsid w:val="7D8532D7"/>
    <w:rsid w:val="7D859B1A"/>
    <w:rsid w:val="7D85AE2E"/>
    <w:rsid w:val="7D868758"/>
    <w:rsid w:val="7D892B4D"/>
    <w:rsid w:val="7D895AE8"/>
    <w:rsid w:val="7D8AC39E"/>
    <w:rsid w:val="7D8C3643"/>
    <w:rsid w:val="7D8C8217"/>
    <w:rsid w:val="7D8C9152"/>
    <w:rsid w:val="7D8F4025"/>
    <w:rsid w:val="7D91E15B"/>
    <w:rsid w:val="7D91F5B5"/>
    <w:rsid w:val="7D96C9C2"/>
    <w:rsid w:val="7D97DE50"/>
    <w:rsid w:val="7D97DF02"/>
    <w:rsid w:val="7D97EE18"/>
    <w:rsid w:val="7D995C51"/>
    <w:rsid w:val="7D9B5CE1"/>
    <w:rsid w:val="7D9D7F42"/>
    <w:rsid w:val="7D9D998B"/>
    <w:rsid w:val="7D9E5E62"/>
    <w:rsid w:val="7D9E705E"/>
    <w:rsid w:val="7D9FDC8A"/>
    <w:rsid w:val="7DA3F295"/>
    <w:rsid w:val="7DA3FF09"/>
    <w:rsid w:val="7DA52D25"/>
    <w:rsid w:val="7DA8F8B9"/>
    <w:rsid w:val="7DAB48F2"/>
    <w:rsid w:val="7DABF6A3"/>
    <w:rsid w:val="7DADBEF2"/>
    <w:rsid w:val="7DADE779"/>
    <w:rsid w:val="7DAEF521"/>
    <w:rsid w:val="7DAF83D6"/>
    <w:rsid w:val="7DB17DC9"/>
    <w:rsid w:val="7DB27690"/>
    <w:rsid w:val="7DB53334"/>
    <w:rsid w:val="7DB5D86C"/>
    <w:rsid w:val="7DB60D71"/>
    <w:rsid w:val="7DB806E8"/>
    <w:rsid w:val="7DB937E6"/>
    <w:rsid w:val="7DB94E91"/>
    <w:rsid w:val="7DBA812B"/>
    <w:rsid w:val="7DBB7D31"/>
    <w:rsid w:val="7DBC67C0"/>
    <w:rsid w:val="7DBCA704"/>
    <w:rsid w:val="7DBD08D2"/>
    <w:rsid w:val="7DBDA9AC"/>
    <w:rsid w:val="7DC51D16"/>
    <w:rsid w:val="7DC526AF"/>
    <w:rsid w:val="7DC5A3FC"/>
    <w:rsid w:val="7DC93EAC"/>
    <w:rsid w:val="7DC94DDE"/>
    <w:rsid w:val="7DCAA465"/>
    <w:rsid w:val="7DCAB95F"/>
    <w:rsid w:val="7DD04188"/>
    <w:rsid w:val="7DD17DAE"/>
    <w:rsid w:val="7DD39CEE"/>
    <w:rsid w:val="7DD439B5"/>
    <w:rsid w:val="7DD442B1"/>
    <w:rsid w:val="7DD5CA16"/>
    <w:rsid w:val="7DD780EB"/>
    <w:rsid w:val="7DD9781A"/>
    <w:rsid w:val="7DD9F7AA"/>
    <w:rsid w:val="7DDA11B4"/>
    <w:rsid w:val="7DDD9171"/>
    <w:rsid w:val="7DDEA4E0"/>
    <w:rsid w:val="7DDEE4E4"/>
    <w:rsid w:val="7DE0A4C2"/>
    <w:rsid w:val="7DE13ACD"/>
    <w:rsid w:val="7DE30A6B"/>
    <w:rsid w:val="7DE394D4"/>
    <w:rsid w:val="7DE4BA78"/>
    <w:rsid w:val="7DE4C8FC"/>
    <w:rsid w:val="7DE619D9"/>
    <w:rsid w:val="7DE6BCC3"/>
    <w:rsid w:val="7DE6C79A"/>
    <w:rsid w:val="7DE745A3"/>
    <w:rsid w:val="7DE7B216"/>
    <w:rsid w:val="7DE945B3"/>
    <w:rsid w:val="7DEB2A69"/>
    <w:rsid w:val="7DEB70DB"/>
    <w:rsid w:val="7DED15C1"/>
    <w:rsid w:val="7DED6050"/>
    <w:rsid w:val="7DEEA435"/>
    <w:rsid w:val="7DEF5EED"/>
    <w:rsid w:val="7DF1AC0D"/>
    <w:rsid w:val="7DF1B8E9"/>
    <w:rsid w:val="7DF1E417"/>
    <w:rsid w:val="7DF26291"/>
    <w:rsid w:val="7DF29DDD"/>
    <w:rsid w:val="7DF2E6FE"/>
    <w:rsid w:val="7DF2ECC4"/>
    <w:rsid w:val="7DF32F49"/>
    <w:rsid w:val="7DF36147"/>
    <w:rsid w:val="7DF5D476"/>
    <w:rsid w:val="7DF63A32"/>
    <w:rsid w:val="7DF682CD"/>
    <w:rsid w:val="7DF74C8F"/>
    <w:rsid w:val="7DF763DB"/>
    <w:rsid w:val="7DF8BE40"/>
    <w:rsid w:val="7DF9144D"/>
    <w:rsid w:val="7DF98ABB"/>
    <w:rsid w:val="7DF98D64"/>
    <w:rsid w:val="7DF9ADE9"/>
    <w:rsid w:val="7DFA2CDC"/>
    <w:rsid w:val="7DFB6EE7"/>
    <w:rsid w:val="7DFCE0D7"/>
    <w:rsid w:val="7DFDDD1E"/>
    <w:rsid w:val="7DFFF22F"/>
    <w:rsid w:val="7E008A44"/>
    <w:rsid w:val="7E00BBED"/>
    <w:rsid w:val="7E027E86"/>
    <w:rsid w:val="7E03072D"/>
    <w:rsid w:val="7E035A4F"/>
    <w:rsid w:val="7E036CB6"/>
    <w:rsid w:val="7E0616B8"/>
    <w:rsid w:val="7E076F04"/>
    <w:rsid w:val="7E093969"/>
    <w:rsid w:val="7E0BAA45"/>
    <w:rsid w:val="7E0CC8C8"/>
    <w:rsid w:val="7E0D5BB7"/>
    <w:rsid w:val="7E1165E2"/>
    <w:rsid w:val="7E119AE4"/>
    <w:rsid w:val="7E12369C"/>
    <w:rsid w:val="7E180743"/>
    <w:rsid w:val="7E18B538"/>
    <w:rsid w:val="7E1A3BD9"/>
    <w:rsid w:val="7E1B687F"/>
    <w:rsid w:val="7E1D6941"/>
    <w:rsid w:val="7E1E08C3"/>
    <w:rsid w:val="7E1EC2B6"/>
    <w:rsid w:val="7E1EE516"/>
    <w:rsid w:val="7E209734"/>
    <w:rsid w:val="7E20E921"/>
    <w:rsid w:val="7E230C66"/>
    <w:rsid w:val="7E240F9B"/>
    <w:rsid w:val="7E25BEDA"/>
    <w:rsid w:val="7E26A408"/>
    <w:rsid w:val="7E27130C"/>
    <w:rsid w:val="7E28AE5C"/>
    <w:rsid w:val="7E29142A"/>
    <w:rsid w:val="7E2966D6"/>
    <w:rsid w:val="7E297A20"/>
    <w:rsid w:val="7E2ABF72"/>
    <w:rsid w:val="7E2AE371"/>
    <w:rsid w:val="7E2C1E6A"/>
    <w:rsid w:val="7E2D2A18"/>
    <w:rsid w:val="7E2EBB67"/>
    <w:rsid w:val="7E2FC712"/>
    <w:rsid w:val="7E302233"/>
    <w:rsid w:val="7E30973D"/>
    <w:rsid w:val="7E313F1A"/>
    <w:rsid w:val="7E337BC7"/>
    <w:rsid w:val="7E350DA6"/>
    <w:rsid w:val="7E3535F1"/>
    <w:rsid w:val="7E37616A"/>
    <w:rsid w:val="7E3837D8"/>
    <w:rsid w:val="7E38F1BC"/>
    <w:rsid w:val="7E391AEE"/>
    <w:rsid w:val="7E393350"/>
    <w:rsid w:val="7E3A0C46"/>
    <w:rsid w:val="7E3AADC1"/>
    <w:rsid w:val="7E3AE3A2"/>
    <w:rsid w:val="7E3BFF0C"/>
    <w:rsid w:val="7E3CB70E"/>
    <w:rsid w:val="7E3F50D2"/>
    <w:rsid w:val="7E3FCDC4"/>
    <w:rsid w:val="7E411373"/>
    <w:rsid w:val="7E42D3F0"/>
    <w:rsid w:val="7E43C0D5"/>
    <w:rsid w:val="7E444895"/>
    <w:rsid w:val="7E45DF96"/>
    <w:rsid w:val="7E4842CE"/>
    <w:rsid w:val="7E49F9EE"/>
    <w:rsid w:val="7E4BE395"/>
    <w:rsid w:val="7E4CF6F3"/>
    <w:rsid w:val="7E4FFD82"/>
    <w:rsid w:val="7E50D694"/>
    <w:rsid w:val="7E513D02"/>
    <w:rsid w:val="7E51C351"/>
    <w:rsid w:val="7E52A41C"/>
    <w:rsid w:val="7E54693B"/>
    <w:rsid w:val="7E57FC47"/>
    <w:rsid w:val="7E58D0C0"/>
    <w:rsid w:val="7E59960E"/>
    <w:rsid w:val="7E59D312"/>
    <w:rsid w:val="7E5A3A9C"/>
    <w:rsid w:val="7E5B49E8"/>
    <w:rsid w:val="7E5D4D49"/>
    <w:rsid w:val="7E5D6C53"/>
    <w:rsid w:val="7E5F639A"/>
    <w:rsid w:val="7E6047C8"/>
    <w:rsid w:val="7E6096F7"/>
    <w:rsid w:val="7E616AC5"/>
    <w:rsid w:val="7E660F52"/>
    <w:rsid w:val="7E6A5448"/>
    <w:rsid w:val="7E6A7946"/>
    <w:rsid w:val="7E6A986C"/>
    <w:rsid w:val="7E6F9210"/>
    <w:rsid w:val="7E72E998"/>
    <w:rsid w:val="7E7499E8"/>
    <w:rsid w:val="7E74C798"/>
    <w:rsid w:val="7E751CA0"/>
    <w:rsid w:val="7E78B110"/>
    <w:rsid w:val="7E7B1892"/>
    <w:rsid w:val="7E7B42FA"/>
    <w:rsid w:val="7E7B89F1"/>
    <w:rsid w:val="7E7CFD1A"/>
    <w:rsid w:val="7E7D7443"/>
    <w:rsid w:val="7E7DC283"/>
    <w:rsid w:val="7E817F4B"/>
    <w:rsid w:val="7E825327"/>
    <w:rsid w:val="7E837C2C"/>
    <w:rsid w:val="7E83FDFB"/>
    <w:rsid w:val="7E862536"/>
    <w:rsid w:val="7E8949BE"/>
    <w:rsid w:val="7E8B86E0"/>
    <w:rsid w:val="7E8BD077"/>
    <w:rsid w:val="7E8C48A2"/>
    <w:rsid w:val="7E8E57E2"/>
    <w:rsid w:val="7E8E8B05"/>
    <w:rsid w:val="7E8EFE83"/>
    <w:rsid w:val="7E90642C"/>
    <w:rsid w:val="7E911593"/>
    <w:rsid w:val="7E9170B2"/>
    <w:rsid w:val="7E919CDF"/>
    <w:rsid w:val="7E92DD15"/>
    <w:rsid w:val="7E930287"/>
    <w:rsid w:val="7E933A2D"/>
    <w:rsid w:val="7E936E50"/>
    <w:rsid w:val="7E95AF21"/>
    <w:rsid w:val="7E95FADF"/>
    <w:rsid w:val="7E994F3E"/>
    <w:rsid w:val="7E9C0FF7"/>
    <w:rsid w:val="7E9D56E2"/>
    <w:rsid w:val="7E9D74D2"/>
    <w:rsid w:val="7E9EAD31"/>
    <w:rsid w:val="7EA060AD"/>
    <w:rsid w:val="7EA227B4"/>
    <w:rsid w:val="7EA37E2C"/>
    <w:rsid w:val="7EA49F04"/>
    <w:rsid w:val="7EA7C267"/>
    <w:rsid w:val="7EA8144C"/>
    <w:rsid w:val="7EA8735C"/>
    <w:rsid w:val="7EA9AE6A"/>
    <w:rsid w:val="7EAD1C7C"/>
    <w:rsid w:val="7EB1EEC4"/>
    <w:rsid w:val="7EB6E3BC"/>
    <w:rsid w:val="7EB93537"/>
    <w:rsid w:val="7EB93AC2"/>
    <w:rsid w:val="7EB95A80"/>
    <w:rsid w:val="7EBA6BA3"/>
    <w:rsid w:val="7EBBA732"/>
    <w:rsid w:val="7EC3C8EC"/>
    <w:rsid w:val="7EC50C0F"/>
    <w:rsid w:val="7EC8D988"/>
    <w:rsid w:val="7ECAB66F"/>
    <w:rsid w:val="7ECD020C"/>
    <w:rsid w:val="7ECD163C"/>
    <w:rsid w:val="7ECE3ED7"/>
    <w:rsid w:val="7ECE8FDA"/>
    <w:rsid w:val="7ECFFAA9"/>
    <w:rsid w:val="7ED2B4C2"/>
    <w:rsid w:val="7ED2F282"/>
    <w:rsid w:val="7ED3AB67"/>
    <w:rsid w:val="7ED480D7"/>
    <w:rsid w:val="7ED511B1"/>
    <w:rsid w:val="7ED668F6"/>
    <w:rsid w:val="7ED680E1"/>
    <w:rsid w:val="7ED6A695"/>
    <w:rsid w:val="7ED7ADC1"/>
    <w:rsid w:val="7ED90176"/>
    <w:rsid w:val="7EDDFEC7"/>
    <w:rsid w:val="7EDEB3DA"/>
    <w:rsid w:val="7EDFE6AF"/>
    <w:rsid w:val="7EDFECCA"/>
    <w:rsid w:val="7EE64B4B"/>
    <w:rsid w:val="7EE776A3"/>
    <w:rsid w:val="7EEACA4A"/>
    <w:rsid w:val="7EEAE53F"/>
    <w:rsid w:val="7EEBF3AB"/>
    <w:rsid w:val="7EED798A"/>
    <w:rsid w:val="7EEEA3E5"/>
    <w:rsid w:val="7EF15551"/>
    <w:rsid w:val="7EF39F9E"/>
    <w:rsid w:val="7EF4FCFB"/>
    <w:rsid w:val="7EF76185"/>
    <w:rsid w:val="7EF7FD9F"/>
    <w:rsid w:val="7EF8B950"/>
    <w:rsid w:val="7EF8E664"/>
    <w:rsid w:val="7EFAD367"/>
    <w:rsid w:val="7EFBDA4B"/>
    <w:rsid w:val="7EFD4CA4"/>
    <w:rsid w:val="7EFE6693"/>
    <w:rsid w:val="7EFF7011"/>
    <w:rsid w:val="7EFFE192"/>
    <w:rsid w:val="7F0020C8"/>
    <w:rsid w:val="7F017109"/>
    <w:rsid w:val="7F03D965"/>
    <w:rsid w:val="7F047363"/>
    <w:rsid w:val="7F049864"/>
    <w:rsid w:val="7F04D70F"/>
    <w:rsid w:val="7F06E4AD"/>
    <w:rsid w:val="7F08924D"/>
    <w:rsid w:val="7F0A77FB"/>
    <w:rsid w:val="7F0BB2A6"/>
    <w:rsid w:val="7F0CC54C"/>
    <w:rsid w:val="7F0D8C47"/>
    <w:rsid w:val="7F0E019D"/>
    <w:rsid w:val="7F0F44BF"/>
    <w:rsid w:val="7F10820E"/>
    <w:rsid w:val="7F118B9B"/>
    <w:rsid w:val="7F12388E"/>
    <w:rsid w:val="7F134696"/>
    <w:rsid w:val="7F138D4B"/>
    <w:rsid w:val="7F13CB52"/>
    <w:rsid w:val="7F13D563"/>
    <w:rsid w:val="7F159D23"/>
    <w:rsid w:val="7F163AAC"/>
    <w:rsid w:val="7F17982A"/>
    <w:rsid w:val="7F1AD67D"/>
    <w:rsid w:val="7F1B0D4A"/>
    <w:rsid w:val="7F1DBBDF"/>
    <w:rsid w:val="7F1DBD31"/>
    <w:rsid w:val="7F1E0B44"/>
    <w:rsid w:val="7F1F0607"/>
    <w:rsid w:val="7F1F33ED"/>
    <w:rsid w:val="7F208E22"/>
    <w:rsid w:val="7F212AF1"/>
    <w:rsid w:val="7F23560C"/>
    <w:rsid w:val="7F274F53"/>
    <w:rsid w:val="7F28C95D"/>
    <w:rsid w:val="7F2C841C"/>
    <w:rsid w:val="7F2D16DA"/>
    <w:rsid w:val="7F2E9169"/>
    <w:rsid w:val="7F2EBCF2"/>
    <w:rsid w:val="7F2F6F4B"/>
    <w:rsid w:val="7F3022F1"/>
    <w:rsid w:val="7F30FC65"/>
    <w:rsid w:val="7F3135B4"/>
    <w:rsid w:val="7F33B7A8"/>
    <w:rsid w:val="7F3494F8"/>
    <w:rsid w:val="7F360597"/>
    <w:rsid w:val="7F3718B0"/>
    <w:rsid w:val="7F378112"/>
    <w:rsid w:val="7F383CD2"/>
    <w:rsid w:val="7F388536"/>
    <w:rsid w:val="7F39F865"/>
    <w:rsid w:val="7F3BF676"/>
    <w:rsid w:val="7F3C0FBC"/>
    <w:rsid w:val="7F3D663C"/>
    <w:rsid w:val="7F3D80CA"/>
    <w:rsid w:val="7F3D9347"/>
    <w:rsid w:val="7F3D9C30"/>
    <w:rsid w:val="7F40DC72"/>
    <w:rsid w:val="7F4123E4"/>
    <w:rsid w:val="7F4294D2"/>
    <w:rsid w:val="7F48639B"/>
    <w:rsid w:val="7F487C15"/>
    <w:rsid w:val="7F49BFFD"/>
    <w:rsid w:val="7F4C75CE"/>
    <w:rsid w:val="7F4C79F3"/>
    <w:rsid w:val="7F4D030C"/>
    <w:rsid w:val="7F4E554E"/>
    <w:rsid w:val="7F4E580E"/>
    <w:rsid w:val="7F4E96D7"/>
    <w:rsid w:val="7F546147"/>
    <w:rsid w:val="7F570851"/>
    <w:rsid w:val="7F5B61DE"/>
    <w:rsid w:val="7F5CAF3E"/>
    <w:rsid w:val="7F5CDE46"/>
    <w:rsid w:val="7F5EF37F"/>
    <w:rsid w:val="7F5F7AE3"/>
    <w:rsid w:val="7F659099"/>
    <w:rsid w:val="7F660300"/>
    <w:rsid w:val="7F66FDC2"/>
    <w:rsid w:val="7F6736F1"/>
    <w:rsid w:val="7F69A00C"/>
    <w:rsid w:val="7F69D835"/>
    <w:rsid w:val="7F6AF675"/>
    <w:rsid w:val="7F6B3F68"/>
    <w:rsid w:val="7F6DA331"/>
    <w:rsid w:val="7F6DA77E"/>
    <w:rsid w:val="7F6F9EE6"/>
    <w:rsid w:val="7F703AC3"/>
    <w:rsid w:val="7F7196B1"/>
    <w:rsid w:val="7F722BA9"/>
    <w:rsid w:val="7F722E98"/>
    <w:rsid w:val="7F73323B"/>
    <w:rsid w:val="7F74E7C7"/>
    <w:rsid w:val="7F75A0E8"/>
    <w:rsid w:val="7F788BEA"/>
    <w:rsid w:val="7F794405"/>
    <w:rsid w:val="7F797B02"/>
    <w:rsid w:val="7F7A251C"/>
    <w:rsid w:val="7F7A7F31"/>
    <w:rsid w:val="7F7AA696"/>
    <w:rsid w:val="7F7AC39E"/>
    <w:rsid w:val="7F7BF422"/>
    <w:rsid w:val="7F7CFEFB"/>
    <w:rsid w:val="7F7E4203"/>
    <w:rsid w:val="7F81B24F"/>
    <w:rsid w:val="7F827514"/>
    <w:rsid w:val="7F83806B"/>
    <w:rsid w:val="7F84F0C9"/>
    <w:rsid w:val="7F891294"/>
    <w:rsid w:val="7F8ABD97"/>
    <w:rsid w:val="7F8B3D9E"/>
    <w:rsid w:val="7F8B9144"/>
    <w:rsid w:val="7F8C7E95"/>
    <w:rsid w:val="7F8CC564"/>
    <w:rsid w:val="7F8D32AC"/>
    <w:rsid w:val="7F8DAF16"/>
    <w:rsid w:val="7F8F6B19"/>
    <w:rsid w:val="7F8FEDDA"/>
    <w:rsid w:val="7F943D64"/>
    <w:rsid w:val="7F97AAF4"/>
    <w:rsid w:val="7F981A14"/>
    <w:rsid w:val="7F99C8FA"/>
    <w:rsid w:val="7F9A02B0"/>
    <w:rsid w:val="7F9B0A8D"/>
    <w:rsid w:val="7F9B69D5"/>
    <w:rsid w:val="7F9E547B"/>
    <w:rsid w:val="7F9FDE21"/>
    <w:rsid w:val="7F9FE3DD"/>
    <w:rsid w:val="7FA0F62C"/>
    <w:rsid w:val="7FA3AB5F"/>
    <w:rsid w:val="7FA3C68D"/>
    <w:rsid w:val="7FA45F1C"/>
    <w:rsid w:val="7FA7C747"/>
    <w:rsid w:val="7FA84671"/>
    <w:rsid w:val="7FA93405"/>
    <w:rsid w:val="7FA9358B"/>
    <w:rsid w:val="7FAA05BB"/>
    <w:rsid w:val="7FAC641E"/>
    <w:rsid w:val="7FADC018"/>
    <w:rsid w:val="7FADFBA6"/>
    <w:rsid w:val="7FAE05B2"/>
    <w:rsid w:val="7FB1A70B"/>
    <w:rsid w:val="7FB5C2A2"/>
    <w:rsid w:val="7FB5D4BF"/>
    <w:rsid w:val="7FB83EB7"/>
    <w:rsid w:val="7FB90E51"/>
    <w:rsid w:val="7FBB3E15"/>
    <w:rsid w:val="7FBCA5D7"/>
    <w:rsid w:val="7FBD3179"/>
    <w:rsid w:val="7FBD80D6"/>
    <w:rsid w:val="7FBDCD0C"/>
    <w:rsid w:val="7FBDCE4D"/>
    <w:rsid w:val="7FC025A1"/>
    <w:rsid w:val="7FC0C40A"/>
    <w:rsid w:val="7FC17262"/>
    <w:rsid w:val="7FC2A8A3"/>
    <w:rsid w:val="7FC49E05"/>
    <w:rsid w:val="7FC70879"/>
    <w:rsid w:val="7FC8A930"/>
    <w:rsid w:val="7FC9A97B"/>
    <w:rsid w:val="7FCB845E"/>
    <w:rsid w:val="7FCBA01B"/>
    <w:rsid w:val="7FCCDD3C"/>
    <w:rsid w:val="7FCE841F"/>
    <w:rsid w:val="7FD3B1A4"/>
    <w:rsid w:val="7FD60BDF"/>
    <w:rsid w:val="7FD8709D"/>
    <w:rsid w:val="7FD9D12E"/>
    <w:rsid w:val="7FDB7CA2"/>
    <w:rsid w:val="7FDE622E"/>
    <w:rsid w:val="7FDEFB8E"/>
    <w:rsid w:val="7FDF400E"/>
    <w:rsid w:val="7FDF580C"/>
    <w:rsid w:val="7FE075E8"/>
    <w:rsid w:val="7FE07ACF"/>
    <w:rsid w:val="7FE1378D"/>
    <w:rsid w:val="7FE2EDA1"/>
    <w:rsid w:val="7FE6D948"/>
    <w:rsid w:val="7FE7205C"/>
    <w:rsid w:val="7FE94CFE"/>
    <w:rsid w:val="7FEAFC97"/>
    <w:rsid w:val="7FEC0B8B"/>
    <w:rsid w:val="7FF1FFA3"/>
    <w:rsid w:val="7FF343E5"/>
    <w:rsid w:val="7FF4206A"/>
    <w:rsid w:val="7FF5A166"/>
    <w:rsid w:val="7FF73951"/>
    <w:rsid w:val="7FF88388"/>
    <w:rsid w:val="7FF88CFE"/>
    <w:rsid w:val="7FF8C160"/>
    <w:rsid w:val="7FFAE16E"/>
    <w:rsid w:val="7FFB37FF"/>
    <w:rsid w:val="7FFB3A5C"/>
    <w:rsid w:val="7FFB6185"/>
    <w:rsid w:val="7FFBFA81"/>
    <w:rsid w:val="7FFE4E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8F9F8"/>
  <w15:chartTrackingRefBased/>
  <w15:docId w15:val="{5977FBAE-65E6-4D98-8CF8-4CE8D7575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1" w:semiHidden="1" w:unhideWhenUsed="1" w:qFormat="1"/>
    <w:lsdException w:name="toc 3" w:uiPriority="1"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2E5A"/>
    <w:pPr>
      <w:widowControl w:val="0"/>
      <w:autoSpaceDE w:val="0"/>
      <w:autoSpaceDN w:val="0"/>
      <w:spacing w:after="0" w:line="240" w:lineRule="auto"/>
    </w:pPr>
    <w:rPr>
      <w:rFonts w:ascii="Times New Roman" w:hAnsi="Times New Roman" w:eastAsia="Times New Roman" w:cs="Times New Roman"/>
    </w:rPr>
  </w:style>
  <w:style w:type="paragraph" w:styleId="Heading1">
    <w:name w:val="heading 1"/>
    <w:basedOn w:val="Normal"/>
    <w:link w:val="Heading1Char"/>
    <w:uiPriority w:val="9"/>
    <w:qFormat/>
    <w:rsid w:val="00F16463"/>
    <w:pPr>
      <w:spacing w:before="59"/>
      <w:ind w:left="1517" w:right="1718"/>
      <w:jc w:val="center"/>
      <w:outlineLvl w:val="0"/>
    </w:pPr>
    <w:rPr>
      <w:b/>
      <w:bCs/>
      <w:sz w:val="32"/>
      <w:szCs w:val="32"/>
    </w:rPr>
  </w:style>
  <w:style w:type="paragraph" w:styleId="Heading2">
    <w:name w:val="heading 2"/>
    <w:basedOn w:val="Normal"/>
    <w:link w:val="Heading2Char"/>
    <w:uiPriority w:val="9"/>
    <w:unhideWhenUsed/>
    <w:qFormat/>
    <w:rsid w:val="00F16463"/>
    <w:pPr>
      <w:ind w:left="560"/>
      <w:outlineLvl w:val="1"/>
    </w:pPr>
    <w:rPr>
      <w:b/>
      <w:bCs/>
      <w:sz w:val="28"/>
      <w:szCs w:val="28"/>
    </w:rPr>
  </w:style>
  <w:style w:type="paragraph" w:styleId="Heading3">
    <w:name w:val="heading 3"/>
    <w:basedOn w:val="Normal"/>
    <w:link w:val="Heading3Char"/>
    <w:uiPriority w:val="9"/>
    <w:unhideWhenUsed/>
    <w:qFormat/>
    <w:rsid w:val="00F16463"/>
    <w:pPr>
      <w:ind w:left="1280"/>
      <w:outlineLvl w:val="2"/>
    </w:pPr>
    <w:rPr>
      <w:b/>
      <w:bCs/>
      <w:sz w:val="24"/>
      <w:szCs w:val="24"/>
    </w:rPr>
  </w:style>
  <w:style w:type="paragraph" w:styleId="Heading4">
    <w:name w:val="heading 4"/>
    <w:basedOn w:val="Normal"/>
    <w:link w:val="Heading4Char"/>
    <w:uiPriority w:val="9"/>
    <w:unhideWhenUsed/>
    <w:qFormat/>
    <w:rsid w:val="00F16463"/>
    <w:pPr>
      <w:ind w:left="704"/>
      <w:outlineLvl w:val="3"/>
    </w:pPr>
    <w:rPr>
      <w:b/>
      <w:bCs/>
      <w:i/>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16463"/>
    <w:rPr>
      <w:rFonts w:ascii="Times New Roman" w:hAnsi="Times New Roman" w:eastAsia="Times New Roman" w:cs="Times New Roman"/>
      <w:b/>
      <w:bCs/>
      <w:sz w:val="32"/>
      <w:szCs w:val="32"/>
    </w:rPr>
  </w:style>
  <w:style w:type="character" w:styleId="Heading2Char" w:customStyle="1">
    <w:name w:val="Heading 2 Char"/>
    <w:basedOn w:val="DefaultParagraphFont"/>
    <w:link w:val="Heading2"/>
    <w:uiPriority w:val="9"/>
    <w:rsid w:val="00F16463"/>
    <w:rPr>
      <w:rFonts w:ascii="Times New Roman" w:hAnsi="Times New Roman" w:eastAsia="Times New Roman" w:cs="Times New Roman"/>
      <w:b/>
      <w:bCs/>
      <w:sz w:val="28"/>
      <w:szCs w:val="28"/>
    </w:rPr>
  </w:style>
  <w:style w:type="character" w:styleId="Heading3Char" w:customStyle="1">
    <w:name w:val="Heading 3 Char"/>
    <w:basedOn w:val="DefaultParagraphFont"/>
    <w:link w:val="Heading3"/>
    <w:uiPriority w:val="9"/>
    <w:rsid w:val="00F16463"/>
    <w:rPr>
      <w:rFonts w:ascii="Times New Roman" w:hAnsi="Times New Roman" w:eastAsia="Times New Roman" w:cs="Times New Roman"/>
      <w:b/>
      <w:bCs/>
      <w:sz w:val="24"/>
      <w:szCs w:val="24"/>
    </w:rPr>
  </w:style>
  <w:style w:type="character" w:styleId="Heading4Char" w:customStyle="1">
    <w:name w:val="Heading 4 Char"/>
    <w:basedOn w:val="DefaultParagraphFont"/>
    <w:link w:val="Heading4"/>
    <w:uiPriority w:val="9"/>
    <w:rsid w:val="00F16463"/>
    <w:rPr>
      <w:rFonts w:ascii="Times New Roman" w:hAnsi="Times New Roman" w:eastAsia="Times New Roman" w:cs="Times New Roman"/>
      <w:b/>
      <w:bCs/>
      <w:i/>
      <w:sz w:val="24"/>
      <w:szCs w:val="24"/>
    </w:rPr>
  </w:style>
  <w:style w:type="paragraph" w:styleId="TOC1">
    <w:name w:val="toc 1"/>
    <w:basedOn w:val="Normal"/>
    <w:uiPriority w:val="1"/>
    <w:qFormat/>
    <w:rsid w:val="00F16463"/>
    <w:pPr>
      <w:spacing w:before="272"/>
      <w:ind w:left="560"/>
    </w:pPr>
    <w:rPr>
      <w:b/>
      <w:bCs/>
      <w:sz w:val="24"/>
      <w:szCs w:val="24"/>
    </w:rPr>
  </w:style>
  <w:style w:type="paragraph" w:styleId="TOC2">
    <w:name w:val="toc 2"/>
    <w:basedOn w:val="Normal"/>
    <w:uiPriority w:val="1"/>
    <w:qFormat/>
    <w:rsid w:val="00F16463"/>
    <w:pPr>
      <w:spacing w:before="154"/>
      <w:ind w:left="1280" w:hanging="481"/>
    </w:pPr>
    <w:rPr>
      <w:b/>
      <w:bCs/>
      <w:i/>
      <w:sz w:val="20"/>
      <w:szCs w:val="20"/>
    </w:rPr>
  </w:style>
  <w:style w:type="paragraph" w:styleId="TOC3">
    <w:name w:val="toc 3"/>
    <w:basedOn w:val="Normal"/>
    <w:uiPriority w:val="1"/>
    <w:qFormat/>
    <w:rsid w:val="00F16463"/>
    <w:pPr>
      <w:spacing w:before="236"/>
      <w:ind w:left="1520" w:hanging="481"/>
    </w:pPr>
    <w:rPr>
      <w:i/>
      <w:sz w:val="20"/>
      <w:szCs w:val="20"/>
    </w:rPr>
  </w:style>
  <w:style w:type="paragraph" w:styleId="BodyText">
    <w:name w:val="Body Text"/>
    <w:basedOn w:val="Normal"/>
    <w:link w:val="BodyTextChar"/>
    <w:uiPriority w:val="1"/>
    <w:qFormat/>
    <w:rsid w:val="00F16463"/>
    <w:rPr>
      <w:sz w:val="24"/>
      <w:szCs w:val="24"/>
    </w:rPr>
  </w:style>
  <w:style w:type="character" w:styleId="BodyTextChar" w:customStyle="1">
    <w:name w:val="Body Text Char"/>
    <w:basedOn w:val="DefaultParagraphFont"/>
    <w:link w:val="BodyText"/>
    <w:uiPriority w:val="1"/>
    <w:rsid w:val="00F16463"/>
    <w:rPr>
      <w:rFonts w:ascii="Times New Roman" w:hAnsi="Times New Roman" w:eastAsia="Times New Roman" w:cs="Times New Roman"/>
      <w:sz w:val="24"/>
      <w:szCs w:val="24"/>
    </w:rPr>
  </w:style>
  <w:style w:type="paragraph" w:styleId="Title">
    <w:name w:val="Title"/>
    <w:basedOn w:val="Normal"/>
    <w:link w:val="TitleChar"/>
    <w:uiPriority w:val="10"/>
    <w:qFormat/>
    <w:rsid w:val="00F16463"/>
    <w:pPr>
      <w:spacing w:before="62"/>
      <w:ind w:left="560"/>
    </w:pPr>
    <w:rPr>
      <w:b/>
      <w:bCs/>
      <w:sz w:val="36"/>
      <w:szCs w:val="36"/>
    </w:rPr>
  </w:style>
  <w:style w:type="character" w:styleId="TitleChar" w:customStyle="1">
    <w:name w:val="Title Char"/>
    <w:basedOn w:val="DefaultParagraphFont"/>
    <w:link w:val="Title"/>
    <w:uiPriority w:val="10"/>
    <w:rsid w:val="00F16463"/>
    <w:rPr>
      <w:rFonts w:ascii="Times New Roman" w:hAnsi="Times New Roman" w:eastAsia="Times New Roman" w:cs="Times New Roman"/>
      <w:b/>
      <w:bCs/>
      <w:sz w:val="36"/>
      <w:szCs w:val="36"/>
    </w:rPr>
  </w:style>
  <w:style w:type="paragraph" w:styleId="ListParagraph">
    <w:name w:val="List Paragraph"/>
    <w:basedOn w:val="Normal"/>
    <w:uiPriority w:val="1"/>
    <w:qFormat/>
    <w:rsid w:val="00F16463"/>
    <w:pPr>
      <w:ind w:left="1280" w:hanging="361"/>
    </w:pPr>
  </w:style>
  <w:style w:type="paragraph" w:styleId="TableParagraph" w:customStyle="1">
    <w:name w:val="Table Paragraph"/>
    <w:basedOn w:val="Normal"/>
    <w:uiPriority w:val="1"/>
    <w:qFormat/>
    <w:rsid w:val="00F16463"/>
  </w:style>
  <w:style w:type="paragraph" w:styleId="Header">
    <w:name w:val="header"/>
    <w:basedOn w:val="Normal"/>
    <w:link w:val="HeaderChar"/>
    <w:uiPriority w:val="99"/>
    <w:unhideWhenUsed/>
    <w:rsid w:val="00AC425B"/>
    <w:pPr>
      <w:tabs>
        <w:tab w:val="center" w:pos="4680"/>
        <w:tab w:val="right" w:pos="9360"/>
      </w:tabs>
    </w:pPr>
  </w:style>
  <w:style w:type="character" w:styleId="HeaderChar" w:customStyle="1">
    <w:name w:val="Header Char"/>
    <w:basedOn w:val="DefaultParagraphFont"/>
    <w:link w:val="Header"/>
    <w:uiPriority w:val="99"/>
    <w:rsid w:val="00AC425B"/>
    <w:rPr>
      <w:rFonts w:ascii="Times New Roman" w:hAnsi="Times New Roman" w:eastAsia="Times New Roman" w:cs="Times New Roman"/>
    </w:rPr>
  </w:style>
  <w:style w:type="paragraph" w:styleId="Footer">
    <w:name w:val="footer"/>
    <w:basedOn w:val="Normal"/>
    <w:link w:val="FooterChar"/>
    <w:uiPriority w:val="99"/>
    <w:unhideWhenUsed/>
    <w:rsid w:val="00AC425B"/>
    <w:pPr>
      <w:tabs>
        <w:tab w:val="center" w:pos="4680"/>
        <w:tab w:val="right" w:pos="9360"/>
      </w:tabs>
    </w:pPr>
  </w:style>
  <w:style w:type="character" w:styleId="FooterChar" w:customStyle="1">
    <w:name w:val="Footer Char"/>
    <w:basedOn w:val="DefaultParagraphFont"/>
    <w:link w:val="Footer"/>
    <w:uiPriority w:val="99"/>
    <w:rsid w:val="00AC425B"/>
    <w:rPr>
      <w:rFonts w:ascii="Times New Roman" w:hAnsi="Times New Roman" w:eastAsia="Times New Roman" w:cs="Times New Roman"/>
    </w:rPr>
  </w:style>
  <w:style w:type="character" w:styleId="Hyperlink">
    <w:name w:val="Hyperlink"/>
    <w:basedOn w:val="DefaultParagraphFont"/>
    <w:uiPriority w:val="99"/>
    <w:unhideWhenUsed/>
    <w:rsid w:val="0020793B"/>
    <w:rPr>
      <w:color w:val="0563C1" w:themeColor="hyperlink"/>
      <w:u w:val="single"/>
    </w:rPr>
  </w:style>
  <w:style w:type="character" w:styleId="UnresolvedMention">
    <w:name w:val="Unresolved Mention"/>
    <w:basedOn w:val="DefaultParagraphFont"/>
    <w:uiPriority w:val="99"/>
    <w:unhideWhenUsed/>
    <w:rsid w:val="0020793B"/>
    <w:rPr>
      <w:color w:val="605E5C"/>
      <w:shd w:val="clear" w:color="auto" w:fill="E1DFDD"/>
    </w:rPr>
  </w:style>
  <w:style w:type="paragraph" w:styleId="Default" w:customStyle="1">
    <w:name w:val="Default"/>
    <w:rsid w:val="00F138BD"/>
    <w:pPr>
      <w:autoSpaceDE w:val="0"/>
      <w:autoSpaceDN w:val="0"/>
      <w:adjustRightInd w:val="0"/>
      <w:spacing w:after="0" w:line="240" w:lineRule="auto"/>
    </w:pPr>
    <w:rPr>
      <w:rFonts w:ascii="Times New Roman" w:hAnsi="Times New Roman" w:cs="Times New Roman"/>
      <w:color w:val="000000"/>
      <w:sz w:val="24"/>
      <w:szCs w:val="24"/>
    </w:rPr>
  </w:style>
  <w:style w:type="character" w:styleId="EndnoteReference">
    <w:name w:val="endnote reference"/>
    <w:basedOn w:val="DefaultParagraphFont"/>
    <w:uiPriority w:val="99"/>
    <w:semiHidden/>
    <w:unhideWhenUsed/>
    <w:rsid w:val="00F138BD"/>
    <w:rPr>
      <w:vertAlign w:val="superscript"/>
    </w:rPr>
  </w:style>
  <w:style w:type="table" w:styleId="TableGrid">
    <w:name w:val="Table Grid"/>
    <w:basedOn w:val="TableNormal"/>
    <w:uiPriority w:val="39"/>
    <w:rsid w:val="0012613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3E495D"/>
    <w:rPr>
      <w:sz w:val="16"/>
      <w:szCs w:val="16"/>
    </w:rPr>
  </w:style>
  <w:style w:type="paragraph" w:styleId="CommentText">
    <w:name w:val="annotation text"/>
    <w:basedOn w:val="Normal"/>
    <w:link w:val="CommentTextChar"/>
    <w:uiPriority w:val="99"/>
    <w:unhideWhenUsed/>
    <w:rsid w:val="003E495D"/>
    <w:rPr>
      <w:sz w:val="20"/>
      <w:szCs w:val="20"/>
    </w:rPr>
  </w:style>
  <w:style w:type="character" w:styleId="CommentTextChar" w:customStyle="1">
    <w:name w:val="Comment Text Char"/>
    <w:basedOn w:val="DefaultParagraphFont"/>
    <w:link w:val="CommentText"/>
    <w:uiPriority w:val="99"/>
    <w:rsid w:val="003E495D"/>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E495D"/>
    <w:rPr>
      <w:b/>
      <w:bCs/>
    </w:rPr>
  </w:style>
  <w:style w:type="character" w:styleId="CommentSubjectChar" w:customStyle="1">
    <w:name w:val="Comment Subject Char"/>
    <w:basedOn w:val="CommentTextChar"/>
    <w:link w:val="CommentSubject"/>
    <w:uiPriority w:val="99"/>
    <w:semiHidden/>
    <w:rsid w:val="003E495D"/>
    <w:rPr>
      <w:rFonts w:ascii="Times New Roman" w:hAnsi="Times New Roman" w:eastAsia="Times New Roman" w:cs="Times New Roman"/>
      <w:b/>
      <w:bCs/>
      <w:sz w:val="20"/>
      <w:szCs w:val="20"/>
    </w:rPr>
  </w:style>
  <w:style w:type="paragraph" w:styleId="BalloonText">
    <w:name w:val="Balloon Text"/>
    <w:basedOn w:val="Normal"/>
    <w:link w:val="BalloonTextChar"/>
    <w:uiPriority w:val="99"/>
    <w:semiHidden/>
    <w:unhideWhenUsed/>
    <w:rsid w:val="003E49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3E495D"/>
    <w:rPr>
      <w:rFonts w:ascii="Segoe UI" w:hAnsi="Segoe UI" w:eastAsia="Times New Roman" w:cs="Segoe UI"/>
      <w:sz w:val="18"/>
      <w:szCs w:val="18"/>
    </w:rPr>
  </w:style>
  <w:style w:type="character" w:styleId="Mention">
    <w:name w:val="Mention"/>
    <w:basedOn w:val="DefaultParagraphFont"/>
    <w:uiPriority w:val="99"/>
    <w:unhideWhenUsed/>
    <w:rsid w:val="003E495D"/>
    <w:rPr>
      <w:color w:val="2B579A"/>
      <w:shd w:val="clear" w:color="auto" w:fill="E1DFDD"/>
    </w:rPr>
  </w:style>
  <w:style w:type="paragraph" w:styleId="Revision">
    <w:name w:val="Revision"/>
    <w:hidden/>
    <w:uiPriority w:val="99"/>
    <w:semiHidden/>
    <w:rsid w:val="002B475B"/>
    <w:pPr>
      <w:spacing w:after="0" w:line="240" w:lineRule="auto"/>
    </w:pPr>
    <w:rPr>
      <w:rFonts w:ascii="Times New Roman" w:hAnsi="Times New Roman" w:eastAsia="Times New Roman" w:cs="Times New Roman"/>
    </w:rPr>
  </w:style>
  <w:style w:type="paragraph" w:styleId="paragraph" w:customStyle="1">
    <w:name w:val="paragraph"/>
    <w:basedOn w:val="Normal"/>
    <w:rsid w:val="00222CD7"/>
    <w:pPr>
      <w:widowControl/>
      <w:autoSpaceDE/>
      <w:autoSpaceDN/>
      <w:spacing w:before="100" w:beforeAutospacing="1" w:after="100" w:afterAutospacing="1"/>
    </w:pPr>
    <w:rPr>
      <w:sz w:val="24"/>
      <w:szCs w:val="24"/>
    </w:rPr>
  </w:style>
  <w:style w:type="character" w:styleId="normaltextrun" w:customStyle="1">
    <w:name w:val="normaltextrun"/>
    <w:basedOn w:val="DefaultParagraphFont"/>
    <w:rsid w:val="00222CD7"/>
  </w:style>
  <w:style w:type="character" w:styleId="eop" w:customStyle="1">
    <w:name w:val="eop"/>
    <w:basedOn w:val="DefaultParagraphFont"/>
    <w:rsid w:val="00222CD7"/>
  </w:style>
  <w:style w:type="character" w:styleId="tabchar" w:customStyle="1">
    <w:name w:val="tabchar"/>
    <w:basedOn w:val="DefaultParagraphFont"/>
    <w:rsid w:val="00222CD7"/>
  </w:style>
  <w:style w:type="character" w:styleId="FollowedHyperlink">
    <w:name w:val="FollowedHyperlink"/>
    <w:basedOn w:val="DefaultParagraphFont"/>
    <w:uiPriority w:val="99"/>
    <w:semiHidden/>
    <w:unhideWhenUsed/>
    <w:rsid w:val="009761D9"/>
    <w:rPr>
      <w:color w:val="954F72" w:themeColor="followedHyperlink"/>
      <w:u w:val="single"/>
    </w:rPr>
  </w:style>
  <w:style w:type="paragraph" w:styleId="NormalWeb">
    <w:name w:val="Normal (Web)"/>
    <w:basedOn w:val="Normal"/>
    <w:uiPriority w:val="99"/>
    <w:semiHidden/>
    <w:unhideWhenUsed/>
    <w:rsid w:val="002829DA"/>
    <w:pPr>
      <w:widowControl/>
      <w:autoSpaceDE/>
      <w:autoSpaceDN/>
      <w:spacing w:before="100" w:beforeAutospacing="1" w:after="100" w:afterAutospacing="1"/>
    </w:pPr>
    <w:rPr>
      <w:sz w:val="24"/>
      <w:szCs w:val="24"/>
    </w:rPr>
  </w:style>
  <w:style w:type="paragraph" w:styleId="ParagraphBasic" w:customStyle="1">
    <w:name w:val="Paragraph Basic"/>
    <w:qFormat/>
    <w:rsid w:val="003126BF"/>
    <w:pPr>
      <w:spacing w:after="120" w:line="240" w:lineRule="auto"/>
      <w:ind w:firstLine="360"/>
    </w:pPr>
    <w:rPr>
      <w:rFonts w:ascii="Times New Roman" w:hAnsi="Times New Roman"/>
      <w:sz w:val="24"/>
    </w:rPr>
  </w:style>
  <w:style w:type="paragraph" w:styleId="1HeadingUSDAGreen" w:customStyle="1">
    <w:name w:val="1HeadingUSDA Green"/>
    <w:qFormat/>
    <w:rsid w:val="003126BF"/>
    <w:pPr>
      <w:spacing w:before="360" w:after="90"/>
    </w:pPr>
    <w:rPr>
      <w:rFonts w:ascii="Times New Roman" w:hAnsi="Times New Roman"/>
      <w:b/>
      <w:caps/>
      <w:sz w:val="24"/>
      <w:shd w:val="clear" w:color="auto" w:fill="FFFFFF"/>
      <w:lang w:val="en"/>
    </w:rPr>
  </w:style>
  <w:style w:type="paragraph" w:styleId="2HeadingUSDABlue" w:customStyle="1">
    <w:name w:val="2Heading USDA Blue"/>
    <w:qFormat/>
    <w:rsid w:val="003126BF"/>
    <w:pPr>
      <w:spacing w:before="120" w:after="60" w:line="240" w:lineRule="auto"/>
    </w:pPr>
    <w:rPr>
      <w:rFonts w:ascii="Times New Roman" w:hAnsi="Times New Roman" w:eastAsia="Calibri" w:cs="Times New Roman"/>
      <w:b/>
      <w:color w:val="002D72"/>
      <w:sz w:val="24"/>
      <w:szCs w:val="28"/>
      <w:shd w:val="clear" w:color="auto" w:fill="FFFFFF"/>
    </w:rPr>
  </w:style>
  <w:style w:type="paragraph" w:styleId="4HeaderUSDAGreen" w:customStyle="1">
    <w:name w:val="4HeaderUSDA Green"/>
    <w:basedOn w:val="ParagraphBasic"/>
    <w:qFormat/>
    <w:rsid w:val="003126BF"/>
    <w:pPr>
      <w:spacing w:before="180" w:after="60"/>
      <w:ind w:firstLine="0"/>
      <w:contextualSpacing/>
    </w:pPr>
    <w:rPr>
      <w:rFonts w:eastAsia="Yu Mincho" w:cs="Times New Roman"/>
      <w:b/>
      <w:color w:val="005440"/>
      <w:szCs w:val="24"/>
    </w:rPr>
  </w:style>
  <w:style w:type="character" w:styleId="Hyperlink2" w:customStyle="1">
    <w:name w:val="Hyperlink2"/>
    <w:basedOn w:val="Hyperlink"/>
    <w:uiPriority w:val="1"/>
    <w:qFormat/>
    <w:rsid w:val="003126BF"/>
    <w:rPr>
      <w:rFonts w:ascii="Times New Roman" w:hAnsi="Times New Roman" w:cs="Times New Roman"/>
      <w:i w:val="0"/>
      <w:color w:val="002D72"/>
      <w:sz w:val="24"/>
      <w:szCs w:val="24"/>
      <w:u w:val="single"/>
    </w:rPr>
  </w:style>
  <w:style w:type="character" w:styleId="ui-provider" w:customStyle="1">
    <w:name w:val="ui-provider"/>
    <w:basedOn w:val="DefaultParagraphFont"/>
    <w:rsid w:val="00901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3720">
      <w:bodyDiv w:val="1"/>
      <w:marLeft w:val="0"/>
      <w:marRight w:val="0"/>
      <w:marTop w:val="0"/>
      <w:marBottom w:val="0"/>
      <w:divBdr>
        <w:top w:val="none" w:sz="0" w:space="0" w:color="auto"/>
        <w:left w:val="none" w:sz="0" w:space="0" w:color="auto"/>
        <w:bottom w:val="none" w:sz="0" w:space="0" w:color="auto"/>
        <w:right w:val="none" w:sz="0" w:space="0" w:color="auto"/>
      </w:divBdr>
      <w:divsChild>
        <w:div w:id="2077974575">
          <w:marLeft w:val="0"/>
          <w:marRight w:val="0"/>
          <w:marTop w:val="0"/>
          <w:marBottom w:val="0"/>
          <w:divBdr>
            <w:top w:val="none" w:sz="0" w:space="0" w:color="auto"/>
            <w:left w:val="none" w:sz="0" w:space="0" w:color="auto"/>
            <w:bottom w:val="none" w:sz="0" w:space="0" w:color="auto"/>
            <w:right w:val="none" w:sz="0" w:space="0" w:color="auto"/>
          </w:divBdr>
        </w:div>
      </w:divsChild>
    </w:div>
    <w:div w:id="1900937">
      <w:bodyDiv w:val="1"/>
      <w:marLeft w:val="0"/>
      <w:marRight w:val="0"/>
      <w:marTop w:val="0"/>
      <w:marBottom w:val="0"/>
      <w:divBdr>
        <w:top w:val="none" w:sz="0" w:space="0" w:color="auto"/>
        <w:left w:val="none" w:sz="0" w:space="0" w:color="auto"/>
        <w:bottom w:val="none" w:sz="0" w:space="0" w:color="auto"/>
        <w:right w:val="none" w:sz="0" w:space="0" w:color="auto"/>
      </w:divBdr>
    </w:div>
    <w:div w:id="17901193">
      <w:bodyDiv w:val="1"/>
      <w:marLeft w:val="0"/>
      <w:marRight w:val="0"/>
      <w:marTop w:val="0"/>
      <w:marBottom w:val="0"/>
      <w:divBdr>
        <w:top w:val="none" w:sz="0" w:space="0" w:color="auto"/>
        <w:left w:val="none" w:sz="0" w:space="0" w:color="auto"/>
        <w:bottom w:val="none" w:sz="0" w:space="0" w:color="auto"/>
        <w:right w:val="none" w:sz="0" w:space="0" w:color="auto"/>
      </w:divBdr>
    </w:div>
    <w:div w:id="22101467">
      <w:bodyDiv w:val="1"/>
      <w:marLeft w:val="0"/>
      <w:marRight w:val="0"/>
      <w:marTop w:val="0"/>
      <w:marBottom w:val="0"/>
      <w:divBdr>
        <w:top w:val="none" w:sz="0" w:space="0" w:color="auto"/>
        <w:left w:val="none" w:sz="0" w:space="0" w:color="auto"/>
        <w:bottom w:val="none" w:sz="0" w:space="0" w:color="auto"/>
        <w:right w:val="none" w:sz="0" w:space="0" w:color="auto"/>
      </w:divBdr>
    </w:div>
    <w:div w:id="28729440">
      <w:bodyDiv w:val="1"/>
      <w:marLeft w:val="0"/>
      <w:marRight w:val="0"/>
      <w:marTop w:val="0"/>
      <w:marBottom w:val="0"/>
      <w:divBdr>
        <w:top w:val="none" w:sz="0" w:space="0" w:color="auto"/>
        <w:left w:val="none" w:sz="0" w:space="0" w:color="auto"/>
        <w:bottom w:val="none" w:sz="0" w:space="0" w:color="auto"/>
        <w:right w:val="none" w:sz="0" w:space="0" w:color="auto"/>
      </w:divBdr>
    </w:div>
    <w:div w:id="36899260">
      <w:bodyDiv w:val="1"/>
      <w:marLeft w:val="0"/>
      <w:marRight w:val="0"/>
      <w:marTop w:val="0"/>
      <w:marBottom w:val="0"/>
      <w:divBdr>
        <w:top w:val="none" w:sz="0" w:space="0" w:color="auto"/>
        <w:left w:val="none" w:sz="0" w:space="0" w:color="auto"/>
        <w:bottom w:val="none" w:sz="0" w:space="0" w:color="auto"/>
        <w:right w:val="none" w:sz="0" w:space="0" w:color="auto"/>
      </w:divBdr>
    </w:div>
    <w:div w:id="50621240">
      <w:bodyDiv w:val="1"/>
      <w:marLeft w:val="0"/>
      <w:marRight w:val="0"/>
      <w:marTop w:val="0"/>
      <w:marBottom w:val="0"/>
      <w:divBdr>
        <w:top w:val="none" w:sz="0" w:space="0" w:color="auto"/>
        <w:left w:val="none" w:sz="0" w:space="0" w:color="auto"/>
        <w:bottom w:val="none" w:sz="0" w:space="0" w:color="auto"/>
        <w:right w:val="none" w:sz="0" w:space="0" w:color="auto"/>
      </w:divBdr>
    </w:div>
    <w:div w:id="54857058">
      <w:bodyDiv w:val="1"/>
      <w:marLeft w:val="0"/>
      <w:marRight w:val="0"/>
      <w:marTop w:val="0"/>
      <w:marBottom w:val="0"/>
      <w:divBdr>
        <w:top w:val="none" w:sz="0" w:space="0" w:color="auto"/>
        <w:left w:val="none" w:sz="0" w:space="0" w:color="auto"/>
        <w:bottom w:val="none" w:sz="0" w:space="0" w:color="auto"/>
        <w:right w:val="none" w:sz="0" w:space="0" w:color="auto"/>
      </w:divBdr>
    </w:div>
    <w:div w:id="55669798">
      <w:bodyDiv w:val="1"/>
      <w:marLeft w:val="0"/>
      <w:marRight w:val="0"/>
      <w:marTop w:val="0"/>
      <w:marBottom w:val="0"/>
      <w:divBdr>
        <w:top w:val="none" w:sz="0" w:space="0" w:color="auto"/>
        <w:left w:val="none" w:sz="0" w:space="0" w:color="auto"/>
        <w:bottom w:val="none" w:sz="0" w:space="0" w:color="auto"/>
        <w:right w:val="none" w:sz="0" w:space="0" w:color="auto"/>
      </w:divBdr>
      <w:divsChild>
        <w:div w:id="1501235110">
          <w:marLeft w:val="0"/>
          <w:marRight w:val="0"/>
          <w:marTop w:val="0"/>
          <w:marBottom w:val="0"/>
          <w:divBdr>
            <w:top w:val="none" w:sz="0" w:space="0" w:color="auto"/>
            <w:left w:val="none" w:sz="0" w:space="0" w:color="auto"/>
            <w:bottom w:val="none" w:sz="0" w:space="0" w:color="auto"/>
            <w:right w:val="none" w:sz="0" w:space="0" w:color="auto"/>
          </w:divBdr>
        </w:div>
      </w:divsChild>
    </w:div>
    <w:div w:id="56363088">
      <w:bodyDiv w:val="1"/>
      <w:marLeft w:val="0"/>
      <w:marRight w:val="0"/>
      <w:marTop w:val="0"/>
      <w:marBottom w:val="0"/>
      <w:divBdr>
        <w:top w:val="none" w:sz="0" w:space="0" w:color="auto"/>
        <w:left w:val="none" w:sz="0" w:space="0" w:color="auto"/>
        <w:bottom w:val="none" w:sz="0" w:space="0" w:color="auto"/>
        <w:right w:val="none" w:sz="0" w:space="0" w:color="auto"/>
      </w:divBdr>
    </w:div>
    <w:div w:id="69011167">
      <w:bodyDiv w:val="1"/>
      <w:marLeft w:val="0"/>
      <w:marRight w:val="0"/>
      <w:marTop w:val="0"/>
      <w:marBottom w:val="0"/>
      <w:divBdr>
        <w:top w:val="none" w:sz="0" w:space="0" w:color="auto"/>
        <w:left w:val="none" w:sz="0" w:space="0" w:color="auto"/>
        <w:bottom w:val="none" w:sz="0" w:space="0" w:color="auto"/>
        <w:right w:val="none" w:sz="0" w:space="0" w:color="auto"/>
      </w:divBdr>
      <w:divsChild>
        <w:div w:id="2032871489">
          <w:marLeft w:val="0"/>
          <w:marRight w:val="0"/>
          <w:marTop w:val="0"/>
          <w:marBottom w:val="0"/>
          <w:divBdr>
            <w:top w:val="none" w:sz="0" w:space="0" w:color="auto"/>
            <w:left w:val="none" w:sz="0" w:space="0" w:color="auto"/>
            <w:bottom w:val="none" w:sz="0" w:space="0" w:color="auto"/>
            <w:right w:val="none" w:sz="0" w:space="0" w:color="auto"/>
          </w:divBdr>
          <w:divsChild>
            <w:div w:id="37437698">
              <w:marLeft w:val="0"/>
              <w:marRight w:val="0"/>
              <w:marTop w:val="0"/>
              <w:marBottom w:val="0"/>
              <w:divBdr>
                <w:top w:val="none" w:sz="0" w:space="0" w:color="auto"/>
                <w:left w:val="none" w:sz="0" w:space="0" w:color="auto"/>
                <w:bottom w:val="none" w:sz="0" w:space="0" w:color="auto"/>
                <w:right w:val="none" w:sz="0" w:space="0" w:color="auto"/>
              </w:divBdr>
              <w:divsChild>
                <w:div w:id="1102336359">
                  <w:marLeft w:val="0"/>
                  <w:marRight w:val="0"/>
                  <w:marTop w:val="0"/>
                  <w:marBottom w:val="0"/>
                  <w:divBdr>
                    <w:top w:val="none" w:sz="0" w:space="0" w:color="auto"/>
                    <w:left w:val="none" w:sz="0" w:space="0" w:color="auto"/>
                    <w:bottom w:val="none" w:sz="0" w:space="0" w:color="auto"/>
                    <w:right w:val="none" w:sz="0" w:space="0" w:color="auto"/>
                  </w:divBdr>
                  <w:divsChild>
                    <w:div w:id="1841922042">
                      <w:marLeft w:val="0"/>
                      <w:marRight w:val="0"/>
                      <w:marTop w:val="0"/>
                      <w:marBottom w:val="0"/>
                      <w:divBdr>
                        <w:top w:val="none" w:sz="0" w:space="0" w:color="auto"/>
                        <w:left w:val="none" w:sz="0" w:space="0" w:color="auto"/>
                        <w:bottom w:val="none" w:sz="0" w:space="0" w:color="auto"/>
                        <w:right w:val="none" w:sz="0" w:space="0" w:color="auto"/>
                      </w:divBdr>
                      <w:divsChild>
                        <w:div w:id="509411768">
                          <w:marLeft w:val="0"/>
                          <w:marRight w:val="0"/>
                          <w:marTop w:val="0"/>
                          <w:marBottom w:val="0"/>
                          <w:divBdr>
                            <w:top w:val="none" w:sz="0" w:space="0" w:color="auto"/>
                            <w:left w:val="none" w:sz="0" w:space="0" w:color="auto"/>
                            <w:bottom w:val="none" w:sz="0" w:space="0" w:color="auto"/>
                            <w:right w:val="none" w:sz="0" w:space="0" w:color="auto"/>
                          </w:divBdr>
                          <w:divsChild>
                            <w:div w:id="1691881247">
                              <w:marLeft w:val="-240"/>
                              <w:marRight w:val="-240"/>
                              <w:marTop w:val="0"/>
                              <w:marBottom w:val="0"/>
                              <w:divBdr>
                                <w:top w:val="none" w:sz="0" w:space="0" w:color="auto"/>
                                <w:left w:val="none" w:sz="0" w:space="0" w:color="auto"/>
                                <w:bottom w:val="none" w:sz="0" w:space="0" w:color="auto"/>
                                <w:right w:val="none" w:sz="0" w:space="0" w:color="auto"/>
                              </w:divBdr>
                              <w:divsChild>
                                <w:div w:id="1543979896">
                                  <w:marLeft w:val="0"/>
                                  <w:marRight w:val="0"/>
                                  <w:marTop w:val="0"/>
                                  <w:marBottom w:val="0"/>
                                  <w:divBdr>
                                    <w:top w:val="none" w:sz="0" w:space="0" w:color="auto"/>
                                    <w:left w:val="none" w:sz="0" w:space="0" w:color="auto"/>
                                    <w:bottom w:val="none" w:sz="0" w:space="0" w:color="auto"/>
                                    <w:right w:val="none" w:sz="0" w:space="0" w:color="auto"/>
                                  </w:divBdr>
                                  <w:divsChild>
                                    <w:div w:id="162354655">
                                      <w:marLeft w:val="0"/>
                                      <w:marRight w:val="0"/>
                                      <w:marTop w:val="0"/>
                                      <w:marBottom w:val="0"/>
                                      <w:divBdr>
                                        <w:top w:val="none" w:sz="0" w:space="0" w:color="auto"/>
                                        <w:left w:val="none" w:sz="0" w:space="0" w:color="auto"/>
                                        <w:bottom w:val="none" w:sz="0" w:space="0" w:color="auto"/>
                                        <w:right w:val="none" w:sz="0" w:space="0" w:color="auto"/>
                                      </w:divBdr>
                                      <w:divsChild>
                                        <w:div w:id="1126316436">
                                          <w:marLeft w:val="165"/>
                                          <w:marRight w:val="165"/>
                                          <w:marTop w:val="0"/>
                                          <w:marBottom w:val="0"/>
                                          <w:divBdr>
                                            <w:top w:val="none" w:sz="0" w:space="0" w:color="auto"/>
                                            <w:left w:val="none" w:sz="0" w:space="0" w:color="auto"/>
                                            <w:bottom w:val="none" w:sz="0" w:space="0" w:color="auto"/>
                                            <w:right w:val="none" w:sz="0" w:space="0" w:color="auto"/>
                                          </w:divBdr>
                                          <w:divsChild>
                                            <w:div w:id="310595514">
                                              <w:marLeft w:val="0"/>
                                              <w:marRight w:val="0"/>
                                              <w:marTop w:val="0"/>
                                              <w:marBottom w:val="0"/>
                                              <w:divBdr>
                                                <w:top w:val="none" w:sz="0" w:space="0" w:color="auto"/>
                                                <w:left w:val="none" w:sz="0" w:space="0" w:color="auto"/>
                                                <w:bottom w:val="none" w:sz="0" w:space="0" w:color="auto"/>
                                                <w:right w:val="none" w:sz="0" w:space="0" w:color="auto"/>
                                              </w:divBdr>
                                              <w:divsChild>
                                                <w:div w:id="4371884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467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158885">
      <w:bodyDiv w:val="1"/>
      <w:marLeft w:val="0"/>
      <w:marRight w:val="0"/>
      <w:marTop w:val="0"/>
      <w:marBottom w:val="0"/>
      <w:divBdr>
        <w:top w:val="none" w:sz="0" w:space="0" w:color="auto"/>
        <w:left w:val="none" w:sz="0" w:space="0" w:color="auto"/>
        <w:bottom w:val="none" w:sz="0" w:space="0" w:color="auto"/>
        <w:right w:val="none" w:sz="0" w:space="0" w:color="auto"/>
      </w:divBdr>
      <w:divsChild>
        <w:div w:id="1573394344">
          <w:marLeft w:val="0"/>
          <w:marRight w:val="0"/>
          <w:marTop w:val="0"/>
          <w:marBottom w:val="0"/>
          <w:divBdr>
            <w:top w:val="none" w:sz="0" w:space="0" w:color="auto"/>
            <w:left w:val="none" w:sz="0" w:space="0" w:color="auto"/>
            <w:bottom w:val="none" w:sz="0" w:space="0" w:color="auto"/>
            <w:right w:val="none" w:sz="0" w:space="0" w:color="auto"/>
          </w:divBdr>
        </w:div>
      </w:divsChild>
    </w:div>
    <w:div w:id="85930418">
      <w:bodyDiv w:val="1"/>
      <w:marLeft w:val="0"/>
      <w:marRight w:val="0"/>
      <w:marTop w:val="0"/>
      <w:marBottom w:val="0"/>
      <w:divBdr>
        <w:top w:val="none" w:sz="0" w:space="0" w:color="auto"/>
        <w:left w:val="none" w:sz="0" w:space="0" w:color="auto"/>
        <w:bottom w:val="none" w:sz="0" w:space="0" w:color="auto"/>
        <w:right w:val="none" w:sz="0" w:space="0" w:color="auto"/>
      </w:divBdr>
    </w:div>
    <w:div w:id="90009116">
      <w:bodyDiv w:val="1"/>
      <w:marLeft w:val="0"/>
      <w:marRight w:val="0"/>
      <w:marTop w:val="0"/>
      <w:marBottom w:val="0"/>
      <w:divBdr>
        <w:top w:val="none" w:sz="0" w:space="0" w:color="auto"/>
        <w:left w:val="none" w:sz="0" w:space="0" w:color="auto"/>
        <w:bottom w:val="none" w:sz="0" w:space="0" w:color="auto"/>
        <w:right w:val="none" w:sz="0" w:space="0" w:color="auto"/>
      </w:divBdr>
    </w:div>
    <w:div w:id="115879497">
      <w:bodyDiv w:val="1"/>
      <w:marLeft w:val="0"/>
      <w:marRight w:val="0"/>
      <w:marTop w:val="0"/>
      <w:marBottom w:val="0"/>
      <w:divBdr>
        <w:top w:val="none" w:sz="0" w:space="0" w:color="auto"/>
        <w:left w:val="none" w:sz="0" w:space="0" w:color="auto"/>
        <w:bottom w:val="none" w:sz="0" w:space="0" w:color="auto"/>
        <w:right w:val="none" w:sz="0" w:space="0" w:color="auto"/>
      </w:divBdr>
    </w:div>
    <w:div w:id="122894072">
      <w:bodyDiv w:val="1"/>
      <w:marLeft w:val="0"/>
      <w:marRight w:val="0"/>
      <w:marTop w:val="0"/>
      <w:marBottom w:val="0"/>
      <w:divBdr>
        <w:top w:val="none" w:sz="0" w:space="0" w:color="auto"/>
        <w:left w:val="none" w:sz="0" w:space="0" w:color="auto"/>
        <w:bottom w:val="none" w:sz="0" w:space="0" w:color="auto"/>
        <w:right w:val="none" w:sz="0" w:space="0" w:color="auto"/>
      </w:divBdr>
    </w:div>
    <w:div w:id="128059587">
      <w:bodyDiv w:val="1"/>
      <w:marLeft w:val="0"/>
      <w:marRight w:val="0"/>
      <w:marTop w:val="0"/>
      <w:marBottom w:val="0"/>
      <w:divBdr>
        <w:top w:val="none" w:sz="0" w:space="0" w:color="auto"/>
        <w:left w:val="none" w:sz="0" w:space="0" w:color="auto"/>
        <w:bottom w:val="none" w:sz="0" w:space="0" w:color="auto"/>
        <w:right w:val="none" w:sz="0" w:space="0" w:color="auto"/>
      </w:divBdr>
    </w:div>
    <w:div w:id="131295642">
      <w:bodyDiv w:val="1"/>
      <w:marLeft w:val="0"/>
      <w:marRight w:val="0"/>
      <w:marTop w:val="0"/>
      <w:marBottom w:val="0"/>
      <w:divBdr>
        <w:top w:val="none" w:sz="0" w:space="0" w:color="auto"/>
        <w:left w:val="none" w:sz="0" w:space="0" w:color="auto"/>
        <w:bottom w:val="none" w:sz="0" w:space="0" w:color="auto"/>
        <w:right w:val="none" w:sz="0" w:space="0" w:color="auto"/>
      </w:divBdr>
    </w:div>
    <w:div w:id="182062139">
      <w:bodyDiv w:val="1"/>
      <w:marLeft w:val="0"/>
      <w:marRight w:val="0"/>
      <w:marTop w:val="0"/>
      <w:marBottom w:val="0"/>
      <w:divBdr>
        <w:top w:val="none" w:sz="0" w:space="0" w:color="auto"/>
        <w:left w:val="none" w:sz="0" w:space="0" w:color="auto"/>
        <w:bottom w:val="none" w:sz="0" w:space="0" w:color="auto"/>
        <w:right w:val="none" w:sz="0" w:space="0" w:color="auto"/>
      </w:divBdr>
    </w:div>
    <w:div w:id="190345853">
      <w:bodyDiv w:val="1"/>
      <w:marLeft w:val="0"/>
      <w:marRight w:val="0"/>
      <w:marTop w:val="0"/>
      <w:marBottom w:val="0"/>
      <w:divBdr>
        <w:top w:val="none" w:sz="0" w:space="0" w:color="auto"/>
        <w:left w:val="none" w:sz="0" w:space="0" w:color="auto"/>
        <w:bottom w:val="none" w:sz="0" w:space="0" w:color="auto"/>
        <w:right w:val="none" w:sz="0" w:space="0" w:color="auto"/>
      </w:divBdr>
    </w:div>
    <w:div w:id="206768931">
      <w:bodyDiv w:val="1"/>
      <w:marLeft w:val="0"/>
      <w:marRight w:val="0"/>
      <w:marTop w:val="0"/>
      <w:marBottom w:val="0"/>
      <w:divBdr>
        <w:top w:val="none" w:sz="0" w:space="0" w:color="auto"/>
        <w:left w:val="none" w:sz="0" w:space="0" w:color="auto"/>
        <w:bottom w:val="none" w:sz="0" w:space="0" w:color="auto"/>
        <w:right w:val="none" w:sz="0" w:space="0" w:color="auto"/>
      </w:divBdr>
    </w:div>
    <w:div w:id="208417086">
      <w:bodyDiv w:val="1"/>
      <w:marLeft w:val="0"/>
      <w:marRight w:val="0"/>
      <w:marTop w:val="0"/>
      <w:marBottom w:val="0"/>
      <w:divBdr>
        <w:top w:val="none" w:sz="0" w:space="0" w:color="auto"/>
        <w:left w:val="none" w:sz="0" w:space="0" w:color="auto"/>
        <w:bottom w:val="none" w:sz="0" w:space="0" w:color="auto"/>
        <w:right w:val="none" w:sz="0" w:space="0" w:color="auto"/>
      </w:divBdr>
    </w:div>
    <w:div w:id="211967500">
      <w:bodyDiv w:val="1"/>
      <w:marLeft w:val="0"/>
      <w:marRight w:val="0"/>
      <w:marTop w:val="0"/>
      <w:marBottom w:val="0"/>
      <w:divBdr>
        <w:top w:val="none" w:sz="0" w:space="0" w:color="auto"/>
        <w:left w:val="none" w:sz="0" w:space="0" w:color="auto"/>
        <w:bottom w:val="none" w:sz="0" w:space="0" w:color="auto"/>
        <w:right w:val="none" w:sz="0" w:space="0" w:color="auto"/>
      </w:divBdr>
    </w:div>
    <w:div w:id="216285246">
      <w:bodyDiv w:val="1"/>
      <w:marLeft w:val="0"/>
      <w:marRight w:val="0"/>
      <w:marTop w:val="0"/>
      <w:marBottom w:val="0"/>
      <w:divBdr>
        <w:top w:val="none" w:sz="0" w:space="0" w:color="auto"/>
        <w:left w:val="none" w:sz="0" w:space="0" w:color="auto"/>
        <w:bottom w:val="none" w:sz="0" w:space="0" w:color="auto"/>
        <w:right w:val="none" w:sz="0" w:space="0" w:color="auto"/>
      </w:divBdr>
      <w:divsChild>
        <w:div w:id="71006887">
          <w:marLeft w:val="0"/>
          <w:marRight w:val="0"/>
          <w:marTop w:val="0"/>
          <w:marBottom w:val="0"/>
          <w:divBdr>
            <w:top w:val="none" w:sz="0" w:space="0" w:color="auto"/>
            <w:left w:val="none" w:sz="0" w:space="0" w:color="auto"/>
            <w:bottom w:val="none" w:sz="0" w:space="0" w:color="auto"/>
            <w:right w:val="none" w:sz="0" w:space="0" w:color="auto"/>
          </w:divBdr>
        </w:div>
      </w:divsChild>
    </w:div>
    <w:div w:id="226959183">
      <w:bodyDiv w:val="1"/>
      <w:marLeft w:val="0"/>
      <w:marRight w:val="0"/>
      <w:marTop w:val="0"/>
      <w:marBottom w:val="0"/>
      <w:divBdr>
        <w:top w:val="none" w:sz="0" w:space="0" w:color="auto"/>
        <w:left w:val="none" w:sz="0" w:space="0" w:color="auto"/>
        <w:bottom w:val="none" w:sz="0" w:space="0" w:color="auto"/>
        <w:right w:val="none" w:sz="0" w:space="0" w:color="auto"/>
      </w:divBdr>
    </w:div>
    <w:div w:id="229730890">
      <w:bodyDiv w:val="1"/>
      <w:marLeft w:val="0"/>
      <w:marRight w:val="0"/>
      <w:marTop w:val="0"/>
      <w:marBottom w:val="0"/>
      <w:divBdr>
        <w:top w:val="none" w:sz="0" w:space="0" w:color="auto"/>
        <w:left w:val="none" w:sz="0" w:space="0" w:color="auto"/>
        <w:bottom w:val="none" w:sz="0" w:space="0" w:color="auto"/>
        <w:right w:val="none" w:sz="0" w:space="0" w:color="auto"/>
      </w:divBdr>
    </w:div>
    <w:div w:id="245768858">
      <w:bodyDiv w:val="1"/>
      <w:marLeft w:val="0"/>
      <w:marRight w:val="0"/>
      <w:marTop w:val="0"/>
      <w:marBottom w:val="0"/>
      <w:divBdr>
        <w:top w:val="none" w:sz="0" w:space="0" w:color="auto"/>
        <w:left w:val="none" w:sz="0" w:space="0" w:color="auto"/>
        <w:bottom w:val="none" w:sz="0" w:space="0" w:color="auto"/>
        <w:right w:val="none" w:sz="0" w:space="0" w:color="auto"/>
      </w:divBdr>
    </w:div>
    <w:div w:id="253830682">
      <w:bodyDiv w:val="1"/>
      <w:marLeft w:val="0"/>
      <w:marRight w:val="0"/>
      <w:marTop w:val="0"/>
      <w:marBottom w:val="0"/>
      <w:divBdr>
        <w:top w:val="none" w:sz="0" w:space="0" w:color="auto"/>
        <w:left w:val="none" w:sz="0" w:space="0" w:color="auto"/>
        <w:bottom w:val="none" w:sz="0" w:space="0" w:color="auto"/>
        <w:right w:val="none" w:sz="0" w:space="0" w:color="auto"/>
      </w:divBdr>
    </w:div>
    <w:div w:id="256836228">
      <w:bodyDiv w:val="1"/>
      <w:marLeft w:val="0"/>
      <w:marRight w:val="0"/>
      <w:marTop w:val="0"/>
      <w:marBottom w:val="0"/>
      <w:divBdr>
        <w:top w:val="none" w:sz="0" w:space="0" w:color="auto"/>
        <w:left w:val="none" w:sz="0" w:space="0" w:color="auto"/>
        <w:bottom w:val="none" w:sz="0" w:space="0" w:color="auto"/>
        <w:right w:val="none" w:sz="0" w:space="0" w:color="auto"/>
      </w:divBdr>
    </w:div>
    <w:div w:id="267740335">
      <w:bodyDiv w:val="1"/>
      <w:marLeft w:val="0"/>
      <w:marRight w:val="0"/>
      <w:marTop w:val="0"/>
      <w:marBottom w:val="0"/>
      <w:divBdr>
        <w:top w:val="none" w:sz="0" w:space="0" w:color="auto"/>
        <w:left w:val="none" w:sz="0" w:space="0" w:color="auto"/>
        <w:bottom w:val="none" w:sz="0" w:space="0" w:color="auto"/>
        <w:right w:val="none" w:sz="0" w:space="0" w:color="auto"/>
      </w:divBdr>
    </w:div>
    <w:div w:id="283536747">
      <w:bodyDiv w:val="1"/>
      <w:marLeft w:val="0"/>
      <w:marRight w:val="0"/>
      <w:marTop w:val="0"/>
      <w:marBottom w:val="0"/>
      <w:divBdr>
        <w:top w:val="none" w:sz="0" w:space="0" w:color="auto"/>
        <w:left w:val="none" w:sz="0" w:space="0" w:color="auto"/>
        <w:bottom w:val="none" w:sz="0" w:space="0" w:color="auto"/>
        <w:right w:val="none" w:sz="0" w:space="0" w:color="auto"/>
      </w:divBdr>
    </w:div>
    <w:div w:id="301735267">
      <w:bodyDiv w:val="1"/>
      <w:marLeft w:val="0"/>
      <w:marRight w:val="0"/>
      <w:marTop w:val="0"/>
      <w:marBottom w:val="0"/>
      <w:divBdr>
        <w:top w:val="none" w:sz="0" w:space="0" w:color="auto"/>
        <w:left w:val="none" w:sz="0" w:space="0" w:color="auto"/>
        <w:bottom w:val="none" w:sz="0" w:space="0" w:color="auto"/>
        <w:right w:val="none" w:sz="0" w:space="0" w:color="auto"/>
      </w:divBdr>
    </w:div>
    <w:div w:id="308629755">
      <w:bodyDiv w:val="1"/>
      <w:marLeft w:val="0"/>
      <w:marRight w:val="0"/>
      <w:marTop w:val="0"/>
      <w:marBottom w:val="0"/>
      <w:divBdr>
        <w:top w:val="none" w:sz="0" w:space="0" w:color="auto"/>
        <w:left w:val="none" w:sz="0" w:space="0" w:color="auto"/>
        <w:bottom w:val="none" w:sz="0" w:space="0" w:color="auto"/>
        <w:right w:val="none" w:sz="0" w:space="0" w:color="auto"/>
      </w:divBdr>
    </w:div>
    <w:div w:id="311718322">
      <w:bodyDiv w:val="1"/>
      <w:marLeft w:val="0"/>
      <w:marRight w:val="0"/>
      <w:marTop w:val="0"/>
      <w:marBottom w:val="0"/>
      <w:divBdr>
        <w:top w:val="none" w:sz="0" w:space="0" w:color="auto"/>
        <w:left w:val="none" w:sz="0" w:space="0" w:color="auto"/>
        <w:bottom w:val="none" w:sz="0" w:space="0" w:color="auto"/>
        <w:right w:val="none" w:sz="0" w:space="0" w:color="auto"/>
      </w:divBdr>
    </w:div>
    <w:div w:id="313687026">
      <w:bodyDiv w:val="1"/>
      <w:marLeft w:val="0"/>
      <w:marRight w:val="0"/>
      <w:marTop w:val="0"/>
      <w:marBottom w:val="0"/>
      <w:divBdr>
        <w:top w:val="none" w:sz="0" w:space="0" w:color="auto"/>
        <w:left w:val="none" w:sz="0" w:space="0" w:color="auto"/>
        <w:bottom w:val="none" w:sz="0" w:space="0" w:color="auto"/>
        <w:right w:val="none" w:sz="0" w:space="0" w:color="auto"/>
      </w:divBdr>
    </w:div>
    <w:div w:id="322779848">
      <w:bodyDiv w:val="1"/>
      <w:marLeft w:val="0"/>
      <w:marRight w:val="0"/>
      <w:marTop w:val="0"/>
      <w:marBottom w:val="0"/>
      <w:divBdr>
        <w:top w:val="none" w:sz="0" w:space="0" w:color="auto"/>
        <w:left w:val="none" w:sz="0" w:space="0" w:color="auto"/>
        <w:bottom w:val="none" w:sz="0" w:space="0" w:color="auto"/>
        <w:right w:val="none" w:sz="0" w:space="0" w:color="auto"/>
      </w:divBdr>
    </w:div>
    <w:div w:id="345984485">
      <w:bodyDiv w:val="1"/>
      <w:marLeft w:val="0"/>
      <w:marRight w:val="0"/>
      <w:marTop w:val="0"/>
      <w:marBottom w:val="0"/>
      <w:divBdr>
        <w:top w:val="none" w:sz="0" w:space="0" w:color="auto"/>
        <w:left w:val="none" w:sz="0" w:space="0" w:color="auto"/>
        <w:bottom w:val="none" w:sz="0" w:space="0" w:color="auto"/>
        <w:right w:val="none" w:sz="0" w:space="0" w:color="auto"/>
      </w:divBdr>
    </w:div>
    <w:div w:id="360009584">
      <w:bodyDiv w:val="1"/>
      <w:marLeft w:val="0"/>
      <w:marRight w:val="0"/>
      <w:marTop w:val="0"/>
      <w:marBottom w:val="0"/>
      <w:divBdr>
        <w:top w:val="none" w:sz="0" w:space="0" w:color="auto"/>
        <w:left w:val="none" w:sz="0" w:space="0" w:color="auto"/>
        <w:bottom w:val="none" w:sz="0" w:space="0" w:color="auto"/>
        <w:right w:val="none" w:sz="0" w:space="0" w:color="auto"/>
      </w:divBdr>
    </w:div>
    <w:div w:id="367878572">
      <w:bodyDiv w:val="1"/>
      <w:marLeft w:val="0"/>
      <w:marRight w:val="0"/>
      <w:marTop w:val="0"/>
      <w:marBottom w:val="0"/>
      <w:divBdr>
        <w:top w:val="none" w:sz="0" w:space="0" w:color="auto"/>
        <w:left w:val="none" w:sz="0" w:space="0" w:color="auto"/>
        <w:bottom w:val="none" w:sz="0" w:space="0" w:color="auto"/>
        <w:right w:val="none" w:sz="0" w:space="0" w:color="auto"/>
      </w:divBdr>
    </w:div>
    <w:div w:id="370959272">
      <w:bodyDiv w:val="1"/>
      <w:marLeft w:val="0"/>
      <w:marRight w:val="0"/>
      <w:marTop w:val="0"/>
      <w:marBottom w:val="0"/>
      <w:divBdr>
        <w:top w:val="none" w:sz="0" w:space="0" w:color="auto"/>
        <w:left w:val="none" w:sz="0" w:space="0" w:color="auto"/>
        <w:bottom w:val="none" w:sz="0" w:space="0" w:color="auto"/>
        <w:right w:val="none" w:sz="0" w:space="0" w:color="auto"/>
      </w:divBdr>
    </w:div>
    <w:div w:id="375543459">
      <w:bodyDiv w:val="1"/>
      <w:marLeft w:val="0"/>
      <w:marRight w:val="0"/>
      <w:marTop w:val="0"/>
      <w:marBottom w:val="0"/>
      <w:divBdr>
        <w:top w:val="none" w:sz="0" w:space="0" w:color="auto"/>
        <w:left w:val="none" w:sz="0" w:space="0" w:color="auto"/>
        <w:bottom w:val="none" w:sz="0" w:space="0" w:color="auto"/>
        <w:right w:val="none" w:sz="0" w:space="0" w:color="auto"/>
      </w:divBdr>
    </w:div>
    <w:div w:id="379869493">
      <w:bodyDiv w:val="1"/>
      <w:marLeft w:val="0"/>
      <w:marRight w:val="0"/>
      <w:marTop w:val="0"/>
      <w:marBottom w:val="0"/>
      <w:divBdr>
        <w:top w:val="none" w:sz="0" w:space="0" w:color="auto"/>
        <w:left w:val="none" w:sz="0" w:space="0" w:color="auto"/>
        <w:bottom w:val="none" w:sz="0" w:space="0" w:color="auto"/>
        <w:right w:val="none" w:sz="0" w:space="0" w:color="auto"/>
      </w:divBdr>
    </w:div>
    <w:div w:id="389153406">
      <w:bodyDiv w:val="1"/>
      <w:marLeft w:val="0"/>
      <w:marRight w:val="0"/>
      <w:marTop w:val="0"/>
      <w:marBottom w:val="0"/>
      <w:divBdr>
        <w:top w:val="none" w:sz="0" w:space="0" w:color="auto"/>
        <w:left w:val="none" w:sz="0" w:space="0" w:color="auto"/>
        <w:bottom w:val="none" w:sz="0" w:space="0" w:color="auto"/>
        <w:right w:val="none" w:sz="0" w:space="0" w:color="auto"/>
      </w:divBdr>
    </w:div>
    <w:div w:id="409735822">
      <w:bodyDiv w:val="1"/>
      <w:marLeft w:val="0"/>
      <w:marRight w:val="0"/>
      <w:marTop w:val="0"/>
      <w:marBottom w:val="0"/>
      <w:divBdr>
        <w:top w:val="none" w:sz="0" w:space="0" w:color="auto"/>
        <w:left w:val="none" w:sz="0" w:space="0" w:color="auto"/>
        <w:bottom w:val="none" w:sz="0" w:space="0" w:color="auto"/>
        <w:right w:val="none" w:sz="0" w:space="0" w:color="auto"/>
      </w:divBdr>
    </w:div>
    <w:div w:id="427314840">
      <w:bodyDiv w:val="1"/>
      <w:marLeft w:val="0"/>
      <w:marRight w:val="0"/>
      <w:marTop w:val="0"/>
      <w:marBottom w:val="0"/>
      <w:divBdr>
        <w:top w:val="none" w:sz="0" w:space="0" w:color="auto"/>
        <w:left w:val="none" w:sz="0" w:space="0" w:color="auto"/>
        <w:bottom w:val="none" w:sz="0" w:space="0" w:color="auto"/>
        <w:right w:val="none" w:sz="0" w:space="0" w:color="auto"/>
      </w:divBdr>
    </w:div>
    <w:div w:id="438140062">
      <w:bodyDiv w:val="1"/>
      <w:marLeft w:val="0"/>
      <w:marRight w:val="0"/>
      <w:marTop w:val="0"/>
      <w:marBottom w:val="0"/>
      <w:divBdr>
        <w:top w:val="none" w:sz="0" w:space="0" w:color="auto"/>
        <w:left w:val="none" w:sz="0" w:space="0" w:color="auto"/>
        <w:bottom w:val="none" w:sz="0" w:space="0" w:color="auto"/>
        <w:right w:val="none" w:sz="0" w:space="0" w:color="auto"/>
      </w:divBdr>
    </w:div>
    <w:div w:id="442309773">
      <w:bodyDiv w:val="1"/>
      <w:marLeft w:val="0"/>
      <w:marRight w:val="0"/>
      <w:marTop w:val="0"/>
      <w:marBottom w:val="0"/>
      <w:divBdr>
        <w:top w:val="none" w:sz="0" w:space="0" w:color="auto"/>
        <w:left w:val="none" w:sz="0" w:space="0" w:color="auto"/>
        <w:bottom w:val="none" w:sz="0" w:space="0" w:color="auto"/>
        <w:right w:val="none" w:sz="0" w:space="0" w:color="auto"/>
      </w:divBdr>
    </w:div>
    <w:div w:id="448937069">
      <w:bodyDiv w:val="1"/>
      <w:marLeft w:val="0"/>
      <w:marRight w:val="0"/>
      <w:marTop w:val="0"/>
      <w:marBottom w:val="0"/>
      <w:divBdr>
        <w:top w:val="none" w:sz="0" w:space="0" w:color="auto"/>
        <w:left w:val="none" w:sz="0" w:space="0" w:color="auto"/>
        <w:bottom w:val="none" w:sz="0" w:space="0" w:color="auto"/>
        <w:right w:val="none" w:sz="0" w:space="0" w:color="auto"/>
      </w:divBdr>
    </w:div>
    <w:div w:id="451942894">
      <w:bodyDiv w:val="1"/>
      <w:marLeft w:val="0"/>
      <w:marRight w:val="0"/>
      <w:marTop w:val="0"/>
      <w:marBottom w:val="0"/>
      <w:divBdr>
        <w:top w:val="none" w:sz="0" w:space="0" w:color="auto"/>
        <w:left w:val="none" w:sz="0" w:space="0" w:color="auto"/>
        <w:bottom w:val="none" w:sz="0" w:space="0" w:color="auto"/>
        <w:right w:val="none" w:sz="0" w:space="0" w:color="auto"/>
      </w:divBdr>
      <w:divsChild>
        <w:div w:id="476999969">
          <w:marLeft w:val="0"/>
          <w:marRight w:val="0"/>
          <w:marTop w:val="0"/>
          <w:marBottom w:val="0"/>
          <w:divBdr>
            <w:top w:val="none" w:sz="0" w:space="0" w:color="auto"/>
            <w:left w:val="none" w:sz="0" w:space="0" w:color="auto"/>
            <w:bottom w:val="none" w:sz="0" w:space="0" w:color="auto"/>
            <w:right w:val="none" w:sz="0" w:space="0" w:color="auto"/>
          </w:divBdr>
        </w:div>
      </w:divsChild>
    </w:div>
    <w:div w:id="462389121">
      <w:bodyDiv w:val="1"/>
      <w:marLeft w:val="0"/>
      <w:marRight w:val="0"/>
      <w:marTop w:val="0"/>
      <w:marBottom w:val="0"/>
      <w:divBdr>
        <w:top w:val="none" w:sz="0" w:space="0" w:color="auto"/>
        <w:left w:val="none" w:sz="0" w:space="0" w:color="auto"/>
        <w:bottom w:val="none" w:sz="0" w:space="0" w:color="auto"/>
        <w:right w:val="none" w:sz="0" w:space="0" w:color="auto"/>
      </w:divBdr>
    </w:div>
    <w:div w:id="480000404">
      <w:bodyDiv w:val="1"/>
      <w:marLeft w:val="0"/>
      <w:marRight w:val="0"/>
      <w:marTop w:val="0"/>
      <w:marBottom w:val="0"/>
      <w:divBdr>
        <w:top w:val="none" w:sz="0" w:space="0" w:color="auto"/>
        <w:left w:val="none" w:sz="0" w:space="0" w:color="auto"/>
        <w:bottom w:val="none" w:sz="0" w:space="0" w:color="auto"/>
        <w:right w:val="none" w:sz="0" w:space="0" w:color="auto"/>
      </w:divBdr>
    </w:div>
    <w:div w:id="481167197">
      <w:bodyDiv w:val="1"/>
      <w:marLeft w:val="0"/>
      <w:marRight w:val="0"/>
      <w:marTop w:val="0"/>
      <w:marBottom w:val="0"/>
      <w:divBdr>
        <w:top w:val="none" w:sz="0" w:space="0" w:color="auto"/>
        <w:left w:val="none" w:sz="0" w:space="0" w:color="auto"/>
        <w:bottom w:val="none" w:sz="0" w:space="0" w:color="auto"/>
        <w:right w:val="none" w:sz="0" w:space="0" w:color="auto"/>
      </w:divBdr>
    </w:div>
    <w:div w:id="482425820">
      <w:bodyDiv w:val="1"/>
      <w:marLeft w:val="0"/>
      <w:marRight w:val="0"/>
      <w:marTop w:val="0"/>
      <w:marBottom w:val="0"/>
      <w:divBdr>
        <w:top w:val="none" w:sz="0" w:space="0" w:color="auto"/>
        <w:left w:val="none" w:sz="0" w:space="0" w:color="auto"/>
        <w:bottom w:val="none" w:sz="0" w:space="0" w:color="auto"/>
        <w:right w:val="none" w:sz="0" w:space="0" w:color="auto"/>
      </w:divBdr>
    </w:div>
    <w:div w:id="488909934">
      <w:bodyDiv w:val="1"/>
      <w:marLeft w:val="0"/>
      <w:marRight w:val="0"/>
      <w:marTop w:val="0"/>
      <w:marBottom w:val="0"/>
      <w:divBdr>
        <w:top w:val="none" w:sz="0" w:space="0" w:color="auto"/>
        <w:left w:val="none" w:sz="0" w:space="0" w:color="auto"/>
        <w:bottom w:val="none" w:sz="0" w:space="0" w:color="auto"/>
        <w:right w:val="none" w:sz="0" w:space="0" w:color="auto"/>
      </w:divBdr>
    </w:div>
    <w:div w:id="503980324">
      <w:bodyDiv w:val="1"/>
      <w:marLeft w:val="0"/>
      <w:marRight w:val="0"/>
      <w:marTop w:val="0"/>
      <w:marBottom w:val="0"/>
      <w:divBdr>
        <w:top w:val="none" w:sz="0" w:space="0" w:color="auto"/>
        <w:left w:val="none" w:sz="0" w:space="0" w:color="auto"/>
        <w:bottom w:val="none" w:sz="0" w:space="0" w:color="auto"/>
        <w:right w:val="none" w:sz="0" w:space="0" w:color="auto"/>
      </w:divBdr>
    </w:div>
    <w:div w:id="524447447">
      <w:bodyDiv w:val="1"/>
      <w:marLeft w:val="0"/>
      <w:marRight w:val="0"/>
      <w:marTop w:val="0"/>
      <w:marBottom w:val="0"/>
      <w:divBdr>
        <w:top w:val="none" w:sz="0" w:space="0" w:color="auto"/>
        <w:left w:val="none" w:sz="0" w:space="0" w:color="auto"/>
        <w:bottom w:val="none" w:sz="0" w:space="0" w:color="auto"/>
        <w:right w:val="none" w:sz="0" w:space="0" w:color="auto"/>
      </w:divBdr>
    </w:div>
    <w:div w:id="528028279">
      <w:bodyDiv w:val="1"/>
      <w:marLeft w:val="0"/>
      <w:marRight w:val="0"/>
      <w:marTop w:val="0"/>
      <w:marBottom w:val="0"/>
      <w:divBdr>
        <w:top w:val="none" w:sz="0" w:space="0" w:color="auto"/>
        <w:left w:val="none" w:sz="0" w:space="0" w:color="auto"/>
        <w:bottom w:val="none" w:sz="0" w:space="0" w:color="auto"/>
        <w:right w:val="none" w:sz="0" w:space="0" w:color="auto"/>
      </w:divBdr>
    </w:div>
    <w:div w:id="555121943">
      <w:bodyDiv w:val="1"/>
      <w:marLeft w:val="0"/>
      <w:marRight w:val="0"/>
      <w:marTop w:val="0"/>
      <w:marBottom w:val="0"/>
      <w:divBdr>
        <w:top w:val="none" w:sz="0" w:space="0" w:color="auto"/>
        <w:left w:val="none" w:sz="0" w:space="0" w:color="auto"/>
        <w:bottom w:val="none" w:sz="0" w:space="0" w:color="auto"/>
        <w:right w:val="none" w:sz="0" w:space="0" w:color="auto"/>
      </w:divBdr>
      <w:divsChild>
        <w:div w:id="104691501">
          <w:marLeft w:val="0"/>
          <w:marRight w:val="0"/>
          <w:marTop w:val="0"/>
          <w:marBottom w:val="0"/>
          <w:divBdr>
            <w:top w:val="none" w:sz="0" w:space="0" w:color="auto"/>
            <w:left w:val="none" w:sz="0" w:space="0" w:color="auto"/>
            <w:bottom w:val="none" w:sz="0" w:space="0" w:color="auto"/>
            <w:right w:val="none" w:sz="0" w:space="0" w:color="auto"/>
          </w:divBdr>
        </w:div>
      </w:divsChild>
    </w:div>
    <w:div w:id="559169645">
      <w:bodyDiv w:val="1"/>
      <w:marLeft w:val="0"/>
      <w:marRight w:val="0"/>
      <w:marTop w:val="0"/>
      <w:marBottom w:val="0"/>
      <w:divBdr>
        <w:top w:val="none" w:sz="0" w:space="0" w:color="auto"/>
        <w:left w:val="none" w:sz="0" w:space="0" w:color="auto"/>
        <w:bottom w:val="none" w:sz="0" w:space="0" w:color="auto"/>
        <w:right w:val="none" w:sz="0" w:space="0" w:color="auto"/>
      </w:divBdr>
      <w:divsChild>
        <w:div w:id="1206210456">
          <w:marLeft w:val="0"/>
          <w:marRight w:val="0"/>
          <w:marTop w:val="0"/>
          <w:marBottom w:val="0"/>
          <w:divBdr>
            <w:top w:val="none" w:sz="0" w:space="0" w:color="auto"/>
            <w:left w:val="none" w:sz="0" w:space="0" w:color="auto"/>
            <w:bottom w:val="none" w:sz="0" w:space="0" w:color="auto"/>
            <w:right w:val="none" w:sz="0" w:space="0" w:color="auto"/>
          </w:divBdr>
        </w:div>
      </w:divsChild>
    </w:div>
    <w:div w:id="566964818">
      <w:bodyDiv w:val="1"/>
      <w:marLeft w:val="0"/>
      <w:marRight w:val="0"/>
      <w:marTop w:val="0"/>
      <w:marBottom w:val="0"/>
      <w:divBdr>
        <w:top w:val="none" w:sz="0" w:space="0" w:color="auto"/>
        <w:left w:val="none" w:sz="0" w:space="0" w:color="auto"/>
        <w:bottom w:val="none" w:sz="0" w:space="0" w:color="auto"/>
        <w:right w:val="none" w:sz="0" w:space="0" w:color="auto"/>
      </w:divBdr>
    </w:div>
    <w:div w:id="567156921">
      <w:bodyDiv w:val="1"/>
      <w:marLeft w:val="0"/>
      <w:marRight w:val="0"/>
      <w:marTop w:val="0"/>
      <w:marBottom w:val="0"/>
      <w:divBdr>
        <w:top w:val="none" w:sz="0" w:space="0" w:color="auto"/>
        <w:left w:val="none" w:sz="0" w:space="0" w:color="auto"/>
        <w:bottom w:val="none" w:sz="0" w:space="0" w:color="auto"/>
        <w:right w:val="none" w:sz="0" w:space="0" w:color="auto"/>
      </w:divBdr>
      <w:divsChild>
        <w:div w:id="934362441">
          <w:marLeft w:val="0"/>
          <w:marRight w:val="0"/>
          <w:marTop w:val="0"/>
          <w:marBottom w:val="0"/>
          <w:divBdr>
            <w:top w:val="none" w:sz="0" w:space="0" w:color="auto"/>
            <w:left w:val="none" w:sz="0" w:space="0" w:color="auto"/>
            <w:bottom w:val="none" w:sz="0" w:space="0" w:color="auto"/>
            <w:right w:val="none" w:sz="0" w:space="0" w:color="auto"/>
          </w:divBdr>
        </w:div>
      </w:divsChild>
    </w:div>
    <w:div w:id="568997410">
      <w:bodyDiv w:val="1"/>
      <w:marLeft w:val="0"/>
      <w:marRight w:val="0"/>
      <w:marTop w:val="0"/>
      <w:marBottom w:val="0"/>
      <w:divBdr>
        <w:top w:val="none" w:sz="0" w:space="0" w:color="auto"/>
        <w:left w:val="none" w:sz="0" w:space="0" w:color="auto"/>
        <w:bottom w:val="none" w:sz="0" w:space="0" w:color="auto"/>
        <w:right w:val="none" w:sz="0" w:space="0" w:color="auto"/>
      </w:divBdr>
    </w:div>
    <w:div w:id="598802999">
      <w:bodyDiv w:val="1"/>
      <w:marLeft w:val="0"/>
      <w:marRight w:val="0"/>
      <w:marTop w:val="0"/>
      <w:marBottom w:val="0"/>
      <w:divBdr>
        <w:top w:val="none" w:sz="0" w:space="0" w:color="auto"/>
        <w:left w:val="none" w:sz="0" w:space="0" w:color="auto"/>
        <w:bottom w:val="none" w:sz="0" w:space="0" w:color="auto"/>
        <w:right w:val="none" w:sz="0" w:space="0" w:color="auto"/>
      </w:divBdr>
    </w:div>
    <w:div w:id="600845798">
      <w:bodyDiv w:val="1"/>
      <w:marLeft w:val="0"/>
      <w:marRight w:val="0"/>
      <w:marTop w:val="0"/>
      <w:marBottom w:val="0"/>
      <w:divBdr>
        <w:top w:val="none" w:sz="0" w:space="0" w:color="auto"/>
        <w:left w:val="none" w:sz="0" w:space="0" w:color="auto"/>
        <w:bottom w:val="none" w:sz="0" w:space="0" w:color="auto"/>
        <w:right w:val="none" w:sz="0" w:space="0" w:color="auto"/>
      </w:divBdr>
    </w:div>
    <w:div w:id="633293203">
      <w:bodyDiv w:val="1"/>
      <w:marLeft w:val="0"/>
      <w:marRight w:val="0"/>
      <w:marTop w:val="0"/>
      <w:marBottom w:val="0"/>
      <w:divBdr>
        <w:top w:val="none" w:sz="0" w:space="0" w:color="auto"/>
        <w:left w:val="none" w:sz="0" w:space="0" w:color="auto"/>
        <w:bottom w:val="none" w:sz="0" w:space="0" w:color="auto"/>
        <w:right w:val="none" w:sz="0" w:space="0" w:color="auto"/>
      </w:divBdr>
    </w:div>
    <w:div w:id="636184744">
      <w:bodyDiv w:val="1"/>
      <w:marLeft w:val="0"/>
      <w:marRight w:val="0"/>
      <w:marTop w:val="0"/>
      <w:marBottom w:val="0"/>
      <w:divBdr>
        <w:top w:val="none" w:sz="0" w:space="0" w:color="auto"/>
        <w:left w:val="none" w:sz="0" w:space="0" w:color="auto"/>
        <w:bottom w:val="none" w:sz="0" w:space="0" w:color="auto"/>
        <w:right w:val="none" w:sz="0" w:space="0" w:color="auto"/>
      </w:divBdr>
    </w:div>
    <w:div w:id="669061273">
      <w:bodyDiv w:val="1"/>
      <w:marLeft w:val="0"/>
      <w:marRight w:val="0"/>
      <w:marTop w:val="0"/>
      <w:marBottom w:val="0"/>
      <w:divBdr>
        <w:top w:val="none" w:sz="0" w:space="0" w:color="auto"/>
        <w:left w:val="none" w:sz="0" w:space="0" w:color="auto"/>
        <w:bottom w:val="none" w:sz="0" w:space="0" w:color="auto"/>
        <w:right w:val="none" w:sz="0" w:space="0" w:color="auto"/>
      </w:divBdr>
    </w:div>
    <w:div w:id="681322245">
      <w:bodyDiv w:val="1"/>
      <w:marLeft w:val="0"/>
      <w:marRight w:val="0"/>
      <w:marTop w:val="0"/>
      <w:marBottom w:val="0"/>
      <w:divBdr>
        <w:top w:val="none" w:sz="0" w:space="0" w:color="auto"/>
        <w:left w:val="none" w:sz="0" w:space="0" w:color="auto"/>
        <w:bottom w:val="none" w:sz="0" w:space="0" w:color="auto"/>
        <w:right w:val="none" w:sz="0" w:space="0" w:color="auto"/>
      </w:divBdr>
    </w:div>
    <w:div w:id="683090401">
      <w:bodyDiv w:val="1"/>
      <w:marLeft w:val="0"/>
      <w:marRight w:val="0"/>
      <w:marTop w:val="0"/>
      <w:marBottom w:val="0"/>
      <w:divBdr>
        <w:top w:val="none" w:sz="0" w:space="0" w:color="auto"/>
        <w:left w:val="none" w:sz="0" w:space="0" w:color="auto"/>
        <w:bottom w:val="none" w:sz="0" w:space="0" w:color="auto"/>
        <w:right w:val="none" w:sz="0" w:space="0" w:color="auto"/>
      </w:divBdr>
    </w:div>
    <w:div w:id="684096054">
      <w:bodyDiv w:val="1"/>
      <w:marLeft w:val="0"/>
      <w:marRight w:val="0"/>
      <w:marTop w:val="0"/>
      <w:marBottom w:val="0"/>
      <w:divBdr>
        <w:top w:val="none" w:sz="0" w:space="0" w:color="auto"/>
        <w:left w:val="none" w:sz="0" w:space="0" w:color="auto"/>
        <w:bottom w:val="none" w:sz="0" w:space="0" w:color="auto"/>
        <w:right w:val="none" w:sz="0" w:space="0" w:color="auto"/>
      </w:divBdr>
      <w:divsChild>
        <w:div w:id="612174700">
          <w:marLeft w:val="0"/>
          <w:marRight w:val="0"/>
          <w:marTop w:val="0"/>
          <w:marBottom w:val="0"/>
          <w:divBdr>
            <w:top w:val="none" w:sz="0" w:space="0" w:color="auto"/>
            <w:left w:val="none" w:sz="0" w:space="0" w:color="auto"/>
            <w:bottom w:val="none" w:sz="0" w:space="0" w:color="auto"/>
            <w:right w:val="none" w:sz="0" w:space="0" w:color="auto"/>
          </w:divBdr>
        </w:div>
      </w:divsChild>
    </w:div>
    <w:div w:id="688795493">
      <w:bodyDiv w:val="1"/>
      <w:marLeft w:val="0"/>
      <w:marRight w:val="0"/>
      <w:marTop w:val="0"/>
      <w:marBottom w:val="0"/>
      <w:divBdr>
        <w:top w:val="none" w:sz="0" w:space="0" w:color="auto"/>
        <w:left w:val="none" w:sz="0" w:space="0" w:color="auto"/>
        <w:bottom w:val="none" w:sz="0" w:space="0" w:color="auto"/>
        <w:right w:val="none" w:sz="0" w:space="0" w:color="auto"/>
      </w:divBdr>
    </w:div>
    <w:div w:id="698244396">
      <w:bodyDiv w:val="1"/>
      <w:marLeft w:val="0"/>
      <w:marRight w:val="0"/>
      <w:marTop w:val="0"/>
      <w:marBottom w:val="0"/>
      <w:divBdr>
        <w:top w:val="none" w:sz="0" w:space="0" w:color="auto"/>
        <w:left w:val="none" w:sz="0" w:space="0" w:color="auto"/>
        <w:bottom w:val="none" w:sz="0" w:space="0" w:color="auto"/>
        <w:right w:val="none" w:sz="0" w:space="0" w:color="auto"/>
      </w:divBdr>
    </w:div>
    <w:div w:id="745616873">
      <w:bodyDiv w:val="1"/>
      <w:marLeft w:val="0"/>
      <w:marRight w:val="0"/>
      <w:marTop w:val="0"/>
      <w:marBottom w:val="0"/>
      <w:divBdr>
        <w:top w:val="none" w:sz="0" w:space="0" w:color="auto"/>
        <w:left w:val="none" w:sz="0" w:space="0" w:color="auto"/>
        <w:bottom w:val="none" w:sz="0" w:space="0" w:color="auto"/>
        <w:right w:val="none" w:sz="0" w:space="0" w:color="auto"/>
      </w:divBdr>
    </w:div>
    <w:div w:id="749741263">
      <w:bodyDiv w:val="1"/>
      <w:marLeft w:val="0"/>
      <w:marRight w:val="0"/>
      <w:marTop w:val="0"/>
      <w:marBottom w:val="0"/>
      <w:divBdr>
        <w:top w:val="none" w:sz="0" w:space="0" w:color="auto"/>
        <w:left w:val="none" w:sz="0" w:space="0" w:color="auto"/>
        <w:bottom w:val="none" w:sz="0" w:space="0" w:color="auto"/>
        <w:right w:val="none" w:sz="0" w:space="0" w:color="auto"/>
      </w:divBdr>
      <w:divsChild>
        <w:div w:id="110393760">
          <w:marLeft w:val="0"/>
          <w:marRight w:val="0"/>
          <w:marTop w:val="0"/>
          <w:marBottom w:val="0"/>
          <w:divBdr>
            <w:top w:val="none" w:sz="0" w:space="0" w:color="auto"/>
            <w:left w:val="none" w:sz="0" w:space="0" w:color="auto"/>
            <w:bottom w:val="none" w:sz="0" w:space="0" w:color="auto"/>
            <w:right w:val="none" w:sz="0" w:space="0" w:color="auto"/>
          </w:divBdr>
        </w:div>
      </w:divsChild>
    </w:div>
    <w:div w:id="798915412">
      <w:bodyDiv w:val="1"/>
      <w:marLeft w:val="0"/>
      <w:marRight w:val="0"/>
      <w:marTop w:val="0"/>
      <w:marBottom w:val="0"/>
      <w:divBdr>
        <w:top w:val="none" w:sz="0" w:space="0" w:color="auto"/>
        <w:left w:val="none" w:sz="0" w:space="0" w:color="auto"/>
        <w:bottom w:val="none" w:sz="0" w:space="0" w:color="auto"/>
        <w:right w:val="none" w:sz="0" w:space="0" w:color="auto"/>
      </w:divBdr>
    </w:div>
    <w:div w:id="801658482">
      <w:bodyDiv w:val="1"/>
      <w:marLeft w:val="0"/>
      <w:marRight w:val="0"/>
      <w:marTop w:val="0"/>
      <w:marBottom w:val="0"/>
      <w:divBdr>
        <w:top w:val="none" w:sz="0" w:space="0" w:color="auto"/>
        <w:left w:val="none" w:sz="0" w:space="0" w:color="auto"/>
        <w:bottom w:val="none" w:sz="0" w:space="0" w:color="auto"/>
        <w:right w:val="none" w:sz="0" w:space="0" w:color="auto"/>
      </w:divBdr>
      <w:divsChild>
        <w:div w:id="1281377876">
          <w:marLeft w:val="0"/>
          <w:marRight w:val="0"/>
          <w:marTop w:val="0"/>
          <w:marBottom w:val="0"/>
          <w:divBdr>
            <w:top w:val="none" w:sz="0" w:space="0" w:color="auto"/>
            <w:left w:val="none" w:sz="0" w:space="0" w:color="auto"/>
            <w:bottom w:val="none" w:sz="0" w:space="0" w:color="auto"/>
            <w:right w:val="none" w:sz="0" w:space="0" w:color="auto"/>
          </w:divBdr>
        </w:div>
      </w:divsChild>
    </w:div>
    <w:div w:id="803888552">
      <w:bodyDiv w:val="1"/>
      <w:marLeft w:val="0"/>
      <w:marRight w:val="0"/>
      <w:marTop w:val="0"/>
      <w:marBottom w:val="0"/>
      <w:divBdr>
        <w:top w:val="none" w:sz="0" w:space="0" w:color="auto"/>
        <w:left w:val="none" w:sz="0" w:space="0" w:color="auto"/>
        <w:bottom w:val="none" w:sz="0" w:space="0" w:color="auto"/>
        <w:right w:val="none" w:sz="0" w:space="0" w:color="auto"/>
      </w:divBdr>
    </w:div>
    <w:div w:id="812067884">
      <w:bodyDiv w:val="1"/>
      <w:marLeft w:val="0"/>
      <w:marRight w:val="0"/>
      <w:marTop w:val="0"/>
      <w:marBottom w:val="0"/>
      <w:divBdr>
        <w:top w:val="none" w:sz="0" w:space="0" w:color="auto"/>
        <w:left w:val="none" w:sz="0" w:space="0" w:color="auto"/>
        <w:bottom w:val="none" w:sz="0" w:space="0" w:color="auto"/>
        <w:right w:val="none" w:sz="0" w:space="0" w:color="auto"/>
      </w:divBdr>
    </w:div>
    <w:div w:id="822892018">
      <w:bodyDiv w:val="1"/>
      <w:marLeft w:val="0"/>
      <w:marRight w:val="0"/>
      <w:marTop w:val="0"/>
      <w:marBottom w:val="0"/>
      <w:divBdr>
        <w:top w:val="none" w:sz="0" w:space="0" w:color="auto"/>
        <w:left w:val="none" w:sz="0" w:space="0" w:color="auto"/>
        <w:bottom w:val="none" w:sz="0" w:space="0" w:color="auto"/>
        <w:right w:val="none" w:sz="0" w:space="0" w:color="auto"/>
      </w:divBdr>
      <w:divsChild>
        <w:div w:id="1379818300">
          <w:marLeft w:val="0"/>
          <w:marRight w:val="0"/>
          <w:marTop w:val="0"/>
          <w:marBottom w:val="0"/>
          <w:divBdr>
            <w:top w:val="none" w:sz="0" w:space="0" w:color="auto"/>
            <w:left w:val="none" w:sz="0" w:space="0" w:color="auto"/>
            <w:bottom w:val="none" w:sz="0" w:space="0" w:color="auto"/>
            <w:right w:val="none" w:sz="0" w:space="0" w:color="auto"/>
          </w:divBdr>
        </w:div>
      </w:divsChild>
    </w:div>
    <w:div w:id="826625937">
      <w:bodyDiv w:val="1"/>
      <w:marLeft w:val="0"/>
      <w:marRight w:val="0"/>
      <w:marTop w:val="0"/>
      <w:marBottom w:val="0"/>
      <w:divBdr>
        <w:top w:val="none" w:sz="0" w:space="0" w:color="auto"/>
        <w:left w:val="none" w:sz="0" w:space="0" w:color="auto"/>
        <w:bottom w:val="none" w:sz="0" w:space="0" w:color="auto"/>
        <w:right w:val="none" w:sz="0" w:space="0" w:color="auto"/>
      </w:divBdr>
    </w:div>
    <w:div w:id="828788935">
      <w:bodyDiv w:val="1"/>
      <w:marLeft w:val="0"/>
      <w:marRight w:val="0"/>
      <w:marTop w:val="0"/>
      <w:marBottom w:val="0"/>
      <w:divBdr>
        <w:top w:val="none" w:sz="0" w:space="0" w:color="auto"/>
        <w:left w:val="none" w:sz="0" w:space="0" w:color="auto"/>
        <w:bottom w:val="none" w:sz="0" w:space="0" w:color="auto"/>
        <w:right w:val="none" w:sz="0" w:space="0" w:color="auto"/>
      </w:divBdr>
      <w:divsChild>
        <w:div w:id="1912350277">
          <w:marLeft w:val="0"/>
          <w:marRight w:val="0"/>
          <w:marTop w:val="0"/>
          <w:marBottom w:val="0"/>
          <w:divBdr>
            <w:top w:val="none" w:sz="0" w:space="0" w:color="auto"/>
            <w:left w:val="none" w:sz="0" w:space="0" w:color="auto"/>
            <w:bottom w:val="none" w:sz="0" w:space="0" w:color="auto"/>
            <w:right w:val="none" w:sz="0" w:space="0" w:color="auto"/>
          </w:divBdr>
        </w:div>
      </w:divsChild>
    </w:div>
    <w:div w:id="829710714">
      <w:bodyDiv w:val="1"/>
      <w:marLeft w:val="0"/>
      <w:marRight w:val="0"/>
      <w:marTop w:val="0"/>
      <w:marBottom w:val="0"/>
      <w:divBdr>
        <w:top w:val="none" w:sz="0" w:space="0" w:color="auto"/>
        <w:left w:val="none" w:sz="0" w:space="0" w:color="auto"/>
        <w:bottom w:val="none" w:sz="0" w:space="0" w:color="auto"/>
        <w:right w:val="none" w:sz="0" w:space="0" w:color="auto"/>
      </w:divBdr>
    </w:div>
    <w:div w:id="832986360">
      <w:bodyDiv w:val="1"/>
      <w:marLeft w:val="0"/>
      <w:marRight w:val="0"/>
      <w:marTop w:val="0"/>
      <w:marBottom w:val="0"/>
      <w:divBdr>
        <w:top w:val="none" w:sz="0" w:space="0" w:color="auto"/>
        <w:left w:val="none" w:sz="0" w:space="0" w:color="auto"/>
        <w:bottom w:val="none" w:sz="0" w:space="0" w:color="auto"/>
        <w:right w:val="none" w:sz="0" w:space="0" w:color="auto"/>
      </w:divBdr>
    </w:div>
    <w:div w:id="833030901">
      <w:bodyDiv w:val="1"/>
      <w:marLeft w:val="0"/>
      <w:marRight w:val="0"/>
      <w:marTop w:val="0"/>
      <w:marBottom w:val="0"/>
      <w:divBdr>
        <w:top w:val="none" w:sz="0" w:space="0" w:color="auto"/>
        <w:left w:val="none" w:sz="0" w:space="0" w:color="auto"/>
        <w:bottom w:val="none" w:sz="0" w:space="0" w:color="auto"/>
        <w:right w:val="none" w:sz="0" w:space="0" w:color="auto"/>
      </w:divBdr>
    </w:div>
    <w:div w:id="835387968">
      <w:bodyDiv w:val="1"/>
      <w:marLeft w:val="0"/>
      <w:marRight w:val="0"/>
      <w:marTop w:val="0"/>
      <w:marBottom w:val="0"/>
      <w:divBdr>
        <w:top w:val="none" w:sz="0" w:space="0" w:color="auto"/>
        <w:left w:val="none" w:sz="0" w:space="0" w:color="auto"/>
        <w:bottom w:val="none" w:sz="0" w:space="0" w:color="auto"/>
        <w:right w:val="none" w:sz="0" w:space="0" w:color="auto"/>
      </w:divBdr>
      <w:divsChild>
        <w:div w:id="233392432">
          <w:marLeft w:val="0"/>
          <w:marRight w:val="0"/>
          <w:marTop w:val="0"/>
          <w:marBottom w:val="0"/>
          <w:divBdr>
            <w:top w:val="none" w:sz="0" w:space="0" w:color="auto"/>
            <w:left w:val="none" w:sz="0" w:space="0" w:color="auto"/>
            <w:bottom w:val="none" w:sz="0" w:space="0" w:color="auto"/>
            <w:right w:val="none" w:sz="0" w:space="0" w:color="auto"/>
          </w:divBdr>
        </w:div>
        <w:div w:id="575825344">
          <w:marLeft w:val="0"/>
          <w:marRight w:val="0"/>
          <w:marTop w:val="0"/>
          <w:marBottom w:val="0"/>
          <w:divBdr>
            <w:top w:val="none" w:sz="0" w:space="0" w:color="auto"/>
            <w:left w:val="none" w:sz="0" w:space="0" w:color="auto"/>
            <w:bottom w:val="none" w:sz="0" w:space="0" w:color="auto"/>
            <w:right w:val="none" w:sz="0" w:space="0" w:color="auto"/>
          </w:divBdr>
        </w:div>
        <w:div w:id="1629437267">
          <w:marLeft w:val="0"/>
          <w:marRight w:val="0"/>
          <w:marTop w:val="0"/>
          <w:marBottom w:val="0"/>
          <w:divBdr>
            <w:top w:val="none" w:sz="0" w:space="0" w:color="auto"/>
            <w:left w:val="none" w:sz="0" w:space="0" w:color="auto"/>
            <w:bottom w:val="none" w:sz="0" w:space="0" w:color="auto"/>
            <w:right w:val="none" w:sz="0" w:space="0" w:color="auto"/>
          </w:divBdr>
        </w:div>
        <w:div w:id="1677346687">
          <w:marLeft w:val="0"/>
          <w:marRight w:val="0"/>
          <w:marTop w:val="0"/>
          <w:marBottom w:val="0"/>
          <w:divBdr>
            <w:top w:val="none" w:sz="0" w:space="0" w:color="auto"/>
            <w:left w:val="none" w:sz="0" w:space="0" w:color="auto"/>
            <w:bottom w:val="none" w:sz="0" w:space="0" w:color="auto"/>
            <w:right w:val="none" w:sz="0" w:space="0" w:color="auto"/>
          </w:divBdr>
        </w:div>
      </w:divsChild>
    </w:div>
    <w:div w:id="862403419">
      <w:bodyDiv w:val="1"/>
      <w:marLeft w:val="0"/>
      <w:marRight w:val="0"/>
      <w:marTop w:val="0"/>
      <w:marBottom w:val="0"/>
      <w:divBdr>
        <w:top w:val="none" w:sz="0" w:space="0" w:color="auto"/>
        <w:left w:val="none" w:sz="0" w:space="0" w:color="auto"/>
        <w:bottom w:val="none" w:sz="0" w:space="0" w:color="auto"/>
        <w:right w:val="none" w:sz="0" w:space="0" w:color="auto"/>
      </w:divBdr>
    </w:div>
    <w:div w:id="876697805">
      <w:bodyDiv w:val="1"/>
      <w:marLeft w:val="0"/>
      <w:marRight w:val="0"/>
      <w:marTop w:val="0"/>
      <w:marBottom w:val="0"/>
      <w:divBdr>
        <w:top w:val="none" w:sz="0" w:space="0" w:color="auto"/>
        <w:left w:val="none" w:sz="0" w:space="0" w:color="auto"/>
        <w:bottom w:val="none" w:sz="0" w:space="0" w:color="auto"/>
        <w:right w:val="none" w:sz="0" w:space="0" w:color="auto"/>
      </w:divBdr>
    </w:div>
    <w:div w:id="880508388">
      <w:bodyDiv w:val="1"/>
      <w:marLeft w:val="0"/>
      <w:marRight w:val="0"/>
      <w:marTop w:val="0"/>
      <w:marBottom w:val="0"/>
      <w:divBdr>
        <w:top w:val="none" w:sz="0" w:space="0" w:color="auto"/>
        <w:left w:val="none" w:sz="0" w:space="0" w:color="auto"/>
        <w:bottom w:val="none" w:sz="0" w:space="0" w:color="auto"/>
        <w:right w:val="none" w:sz="0" w:space="0" w:color="auto"/>
      </w:divBdr>
    </w:div>
    <w:div w:id="886455183">
      <w:bodyDiv w:val="1"/>
      <w:marLeft w:val="0"/>
      <w:marRight w:val="0"/>
      <w:marTop w:val="0"/>
      <w:marBottom w:val="0"/>
      <w:divBdr>
        <w:top w:val="none" w:sz="0" w:space="0" w:color="auto"/>
        <w:left w:val="none" w:sz="0" w:space="0" w:color="auto"/>
        <w:bottom w:val="none" w:sz="0" w:space="0" w:color="auto"/>
        <w:right w:val="none" w:sz="0" w:space="0" w:color="auto"/>
      </w:divBdr>
    </w:div>
    <w:div w:id="893157357">
      <w:bodyDiv w:val="1"/>
      <w:marLeft w:val="0"/>
      <w:marRight w:val="0"/>
      <w:marTop w:val="0"/>
      <w:marBottom w:val="0"/>
      <w:divBdr>
        <w:top w:val="none" w:sz="0" w:space="0" w:color="auto"/>
        <w:left w:val="none" w:sz="0" w:space="0" w:color="auto"/>
        <w:bottom w:val="none" w:sz="0" w:space="0" w:color="auto"/>
        <w:right w:val="none" w:sz="0" w:space="0" w:color="auto"/>
      </w:divBdr>
    </w:div>
    <w:div w:id="893469263">
      <w:bodyDiv w:val="1"/>
      <w:marLeft w:val="0"/>
      <w:marRight w:val="0"/>
      <w:marTop w:val="0"/>
      <w:marBottom w:val="0"/>
      <w:divBdr>
        <w:top w:val="none" w:sz="0" w:space="0" w:color="auto"/>
        <w:left w:val="none" w:sz="0" w:space="0" w:color="auto"/>
        <w:bottom w:val="none" w:sz="0" w:space="0" w:color="auto"/>
        <w:right w:val="none" w:sz="0" w:space="0" w:color="auto"/>
      </w:divBdr>
    </w:div>
    <w:div w:id="895698995">
      <w:bodyDiv w:val="1"/>
      <w:marLeft w:val="0"/>
      <w:marRight w:val="0"/>
      <w:marTop w:val="0"/>
      <w:marBottom w:val="0"/>
      <w:divBdr>
        <w:top w:val="none" w:sz="0" w:space="0" w:color="auto"/>
        <w:left w:val="none" w:sz="0" w:space="0" w:color="auto"/>
        <w:bottom w:val="none" w:sz="0" w:space="0" w:color="auto"/>
        <w:right w:val="none" w:sz="0" w:space="0" w:color="auto"/>
      </w:divBdr>
    </w:div>
    <w:div w:id="906190092">
      <w:bodyDiv w:val="1"/>
      <w:marLeft w:val="0"/>
      <w:marRight w:val="0"/>
      <w:marTop w:val="0"/>
      <w:marBottom w:val="0"/>
      <w:divBdr>
        <w:top w:val="none" w:sz="0" w:space="0" w:color="auto"/>
        <w:left w:val="none" w:sz="0" w:space="0" w:color="auto"/>
        <w:bottom w:val="none" w:sz="0" w:space="0" w:color="auto"/>
        <w:right w:val="none" w:sz="0" w:space="0" w:color="auto"/>
      </w:divBdr>
    </w:div>
    <w:div w:id="910315637">
      <w:bodyDiv w:val="1"/>
      <w:marLeft w:val="0"/>
      <w:marRight w:val="0"/>
      <w:marTop w:val="0"/>
      <w:marBottom w:val="0"/>
      <w:divBdr>
        <w:top w:val="none" w:sz="0" w:space="0" w:color="auto"/>
        <w:left w:val="none" w:sz="0" w:space="0" w:color="auto"/>
        <w:bottom w:val="none" w:sz="0" w:space="0" w:color="auto"/>
        <w:right w:val="none" w:sz="0" w:space="0" w:color="auto"/>
      </w:divBdr>
    </w:div>
    <w:div w:id="933980329">
      <w:bodyDiv w:val="1"/>
      <w:marLeft w:val="0"/>
      <w:marRight w:val="0"/>
      <w:marTop w:val="0"/>
      <w:marBottom w:val="0"/>
      <w:divBdr>
        <w:top w:val="none" w:sz="0" w:space="0" w:color="auto"/>
        <w:left w:val="none" w:sz="0" w:space="0" w:color="auto"/>
        <w:bottom w:val="none" w:sz="0" w:space="0" w:color="auto"/>
        <w:right w:val="none" w:sz="0" w:space="0" w:color="auto"/>
      </w:divBdr>
    </w:div>
    <w:div w:id="934437085">
      <w:bodyDiv w:val="1"/>
      <w:marLeft w:val="0"/>
      <w:marRight w:val="0"/>
      <w:marTop w:val="0"/>
      <w:marBottom w:val="0"/>
      <w:divBdr>
        <w:top w:val="none" w:sz="0" w:space="0" w:color="auto"/>
        <w:left w:val="none" w:sz="0" w:space="0" w:color="auto"/>
        <w:bottom w:val="none" w:sz="0" w:space="0" w:color="auto"/>
        <w:right w:val="none" w:sz="0" w:space="0" w:color="auto"/>
      </w:divBdr>
    </w:div>
    <w:div w:id="955067922">
      <w:bodyDiv w:val="1"/>
      <w:marLeft w:val="0"/>
      <w:marRight w:val="0"/>
      <w:marTop w:val="0"/>
      <w:marBottom w:val="0"/>
      <w:divBdr>
        <w:top w:val="none" w:sz="0" w:space="0" w:color="auto"/>
        <w:left w:val="none" w:sz="0" w:space="0" w:color="auto"/>
        <w:bottom w:val="none" w:sz="0" w:space="0" w:color="auto"/>
        <w:right w:val="none" w:sz="0" w:space="0" w:color="auto"/>
      </w:divBdr>
    </w:div>
    <w:div w:id="958996424">
      <w:bodyDiv w:val="1"/>
      <w:marLeft w:val="0"/>
      <w:marRight w:val="0"/>
      <w:marTop w:val="0"/>
      <w:marBottom w:val="0"/>
      <w:divBdr>
        <w:top w:val="none" w:sz="0" w:space="0" w:color="auto"/>
        <w:left w:val="none" w:sz="0" w:space="0" w:color="auto"/>
        <w:bottom w:val="none" w:sz="0" w:space="0" w:color="auto"/>
        <w:right w:val="none" w:sz="0" w:space="0" w:color="auto"/>
      </w:divBdr>
      <w:divsChild>
        <w:div w:id="511338675">
          <w:marLeft w:val="0"/>
          <w:marRight w:val="0"/>
          <w:marTop w:val="0"/>
          <w:marBottom w:val="0"/>
          <w:divBdr>
            <w:top w:val="none" w:sz="0" w:space="0" w:color="auto"/>
            <w:left w:val="none" w:sz="0" w:space="0" w:color="auto"/>
            <w:bottom w:val="none" w:sz="0" w:space="0" w:color="auto"/>
            <w:right w:val="none" w:sz="0" w:space="0" w:color="auto"/>
          </w:divBdr>
        </w:div>
      </w:divsChild>
    </w:div>
    <w:div w:id="967932206">
      <w:bodyDiv w:val="1"/>
      <w:marLeft w:val="0"/>
      <w:marRight w:val="0"/>
      <w:marTop w:val="0"/>
      <w:marBottom w:val="0"/>
      <w:divBdr>
        <w:top w:val="none" w:sz="0" w:space="0" w:color="auto"/>
        <w:left w:val="none" w:sz="0" w:space="0" w:color="auto"/>
        <w:bottom w:val="none" w:sz="0" w:space="0" w:color="auto"/>
        <w:right w:val="none" w:sz="0" w:space="0" w:color="auto"/>
      </w:divBdr>
    </w:div>
    <w:div w:id="969938990">
      <w:bodyDiv w:val="1"/>
      <w:marLeft w:val="0"/>
      <w:marRight w:val="0"/>
      <w:marTop w:val="0"/>
      <w:marBottom w:val="0"/>
      <w:divBdr>
        <w:top w:val="none" w:sz="0" w:space="0" w:color="auto"/>
        <w:left w:val="none" w:sz="0" w:space="0" w:color="auto"/>
        <w:bottom w:val="none" w:sz="0" w:space="0" w:color="auto"/>
        <w:right w:val="none" w:sz="0" w:space="0" w:color="auto"/>
      </w:divBdr>
    </w:div>
    <w:div w:id="970984124">
      <w:bodyDiv w:val="1"/>
      <w:marLeft w:val="0"/>
      <w:marRight w:val="0"/>
      <w:marTop w:val="0"/>
      <w:marBottom w:val="0"/>
      <w:divBdr>
        <w:top w:val="none" w:sz="0" w:space="0" w:color="auto"/>
        <w:left w:val="none" w:sz="0" w:space="0" w:color="auto"/>
        <w:bottom w:val="none" w:sz="0" w:space="0" w:color="auto"/>
        <w:right w:val="none" w:sz="0" w:space="0" w:color="auto"/>
      </w:divBdr>
    </w:div>
    <w:div w:id="980428953">
      <w:bodyDiv w:val="1"/>
      <w:marLeft w:val="0"/>
      <w:marRight w:val="0"/>
      <w:marTop w:val="0"/>
      <w:marBottom w:val="0"/>
      <w:divBdr>
        <w:top w:val="none" w:sz="0" w:space="0" w:color="auto"/>
        <w:left w:val="none" w:sz="0" w:space="0" w:color="auto"/>
        <w:bottom w:val="none" w:sz="0" w:space="0" w:color="auto"/>
        <w:right w:val="none" w:sz="0" w:space="0" w:color="auto"/>
      </w:divBdr>
    </w:div>
    <w:div w:id="983313739">
      <w:bodyDiv w:val="1"/>
      <w:marLeft w:val="0"/>
      <w:marRight w:val="0"/>
      <w:marTop w:val="0"/>
      <w:marBottom w:val="0"/>
      <w:divBdr>
        <w:top w:val="none" w:sz="0" w:space="0" w:color="auto"/>
        <w:left w:val="none" w:sz="0" w:space="0" w:color="auto"/>
        <w:bottom w:val="none" w:sz="0" w:space="0" w:color="auto"/>
        <w:right w:val="none" w:sz="0" w:space="0" w:color="auto"/>
      </w:divBdr>
    </w:div>
    <w:div w:id="1006521508">
      <w:bodyDiv w:val="1"/>
      <w:marLeft w:val="0"/>
      <w:marRight w:val="0"/>
      <w:marTop w:val="0"/>
      <w:marBottom w:val="0"/>
      <w:divBdr>
        <w:top w:val="none" w:sz="0" w:space="0" w:color="auto"/>
        <w:left w:val="none" w:sz="0" w:space="0" w:color="auto"/>
        <w:bottom w:val="none" w:sz="0" w:space="0" w:color="auto"/>
        <w:right w:val="none" w:sz="0" w:space="0" w:color="auto"/>
      </w:divBdr>
    </w:div>
    <w:div w:id="1027944350">
      <w:bodyDiv w:val="1"/>
      <w:marLeft w:val="0"/>
      <w:marRight w:val="0"/>
      <w:marTop w:val="0"/>
      <w:marBottom w:val="0"/>
      <w:divBdr>
        <w:top w:val="none" w:sz="0" w:space="0" w:color="auto"/>
        <w:left w:val="none" w:sz="0" w:space="0" w:color="auto"/>
        <w:bottom w:val="none" w:sz="0" w:space="0" w:color="auto"/>
        <w:right w:val="none" w:sz="0" w:space="0" w:color="auto"/>
      </w:divBdr>
    </w:div>
    <w:div w:id="1034842359">
      <w:bodyDiv w:val="1"/>
      <w:marLeft w:val="0"/>
      <w:marRight w:val="0"/>
      <w:marTop w:val="0"/>
      <w:marBottom w:val="0"/>
      <w:divBdr>
        <w:top w:val="none" w:sz="0" w:space="0" w:color="auto"/>
        <w:left w:val="none" w:sz="0" w:space="0" w:color="auto"/>
        <w:bottom w:val="none" w:sz="0" w:space="0" w:color="auto"/>
        <w:right w:val="none" w:sz="0" w:space="0" w:color="auto"/>
      </w:divBdr>
    </w:div>
    <w:div w:id="1043168272">
      <w:bodyDiv w:val="1"/>
      <w:marLeft w:val="0"/>
      <w:marRight w:val="0"/>
      <w:marTop w:val="0"/>
      <w:marBottom w:val="0"/>
      <w:divBdr>
        <w:top w:val="none" w:sz="0" w:space="0" w:color="auto"/>
        <w:left w:val="none" w:sz="0" w:space="0" w:color="auto"/>
        <w:bottom w:val="none" w:sz="0" w:space="0" w:color="auto"/>
        <w:right w:val="none" w:sz="0" w:space="0" w:color="auto"/>
      </w:divBdr>
    </w:div>
    <w:div w:id="1044409971">
      <w:bodyDiv w:val="1"/>
      <w:marLeft w:val="0"/>
      <w:marRight w:val="0"/>
      <w:marTop w:val="0"/>
      <w:marBottom w:val="0"/>
      <w:divBdr>
        <w:top w:val="none" w:sz="0" w:space="0" w:color="auto"/>
        <w:left w:val="none" w:sz="0" w:space="0" w:color="auto"/>
        <w:bottom w:val="none" w:sz="0" w:space="0" w:color="auto"/>
        <w:right w:val="none" w:sz="0" w:space="0" w:color="auto"/>
      </w:divBdr>
    </w:div>
    <w:div w:id="1061753991">
      <w:bodyDiv w:val="1"/>
      <w:marLeft w:val="0"/>
      <w:marRight w:val="0"/>
      <w:marTop w:val="0"/>
      <w:marBottom w:val="0"/>
      <w:divBdr>
        <w:top w:val="none" w:sz="0" w:space="0" w:color="auto"/>
        <w:left w:val="none" w:sz="0" w:space="0" w:color="auto"/>
        <w:bottom w:val="none" w:sz="0" w:space="0" w:color="auto"/>
        <w:right w:val="none" w:sz="0" w:space="0" w:color="auto"/>
      </w:divBdr>
    </w:div>
    <w:div w:id="1071198942">
      <w:bodyDiv w:val="1"/>
      <w:marLeft w:val="0"/>
      <w:marRight w:val="0"/>
      <w:marTop w:val="0"/>
      <w:marBottom w:val="0"/>
      <w:divBdr>
        <w:top w:val="none" w:sz="0" w:space="0" w:color="auto"/>
        <w:left w:val="none" w:sz="0" w:space="0" w:color="auto"/>
        <w:bottom w:val="none" w:sz="0" w:space="0" w:color="auto"/>
        <w:right w:val="none" w:sz="0" w:space="0" w:color="auto"/>
      </w:divBdr>
    </w:div>
    <w:div w:id="1072585752">
      <w:bodyDiv w:val="1"/>
      <w:marLeft w:val="0"/>
      <w:marRight w:val="0"/>
      <w:marTop w:val="0"/>
      <w:marBottom w:val="0"/>
      <w:divBdr>
        <w:top w:val="none" w:sz="0" w:space="0" w:color="auto"/>
        <w:left w:val="none" w:sz="0" w:space="0" w:color="auto"/>
        <w:bottom w:val="none" w:sz="0" w:space="0" w:color="auto"/>
        <w:right w:val="none" w:sz="0" w:space="0" w:color="auto"/>
      </w:divBdr>
    </w:div>
    <w:div w:id="1081487011">
      <w:bodyDiv w:val="1"/>
      <w:marLeft w:val="0"/>
      <w:marRight w:val="0"/>
      <w:marTop w:val="0"/>
      <w:marBottom w:val="0"/>
      <w:divBdr>
        <w:top w:val="none" w:sz="0" w:space="0" w:color="auto"/>
        <w:left w:val="none" w:sz="0" w:space="0" w:color="auto"/>
        <w:bottom w:val="none" w:sz="0" w:space="0" w:color="auto"/>
        <w:right w:val="none" w:sz="0" w:space="0" w:color="auto"/>
      </w:divBdr>
    </w:div>
    <w:div w:id="1088036413">
      <w:bodyDiv w:val="1"/>
      <w:marLeft w:val="0"/>
      <w:marRight w:val="0"/>
      <w:marTop w:val="0"/>
      <w:marBottom w:val="0"/>
      <w:divBdr>
        <w:top w:val="none" w:sz="0" w:space="0" w:color="auto"/>
        <w:left w:val="none" w:sz="0" w:space="0" w:color="auto"/>
        <w:bottom w:val="none" w:sz="0" w:space="0" w:color="auto"/>
        <w:right w:val="none" w:sz="0" w:space="0" w:color="auto"/>
      </w:divBdr>
    </w:div>
    <w:div w:id="1109272613">
      <w:bodyDiv w:val="1"/>
      <w:marLeft w:val="0"/>
      <w:marRight w:val="0"/>
      <w:marTop w:val="0"/>
      <w:marBottom w:val="0"/>
      <w:divBdr>
        <w:top w:val="none" w:sz="0" w:space="0" w:color="auto"/>
        <w:left w:val="none" w:sz="0" w:space="0" w:color="auto"/>
        <w:bottom w:val="none" w:sz="0" w:space="0" w:color="auto"/>
        <w:right w:val="none" w:sz="0" w:space="0" w:color="auto"/>
      </w:divBdr>
      <w:divsChild>
        <w:div w:id="1304384366">
          <w:marLeft w:val="0"/>
          <w:marRight w:val="0"/>
          <w:marTop w:val="0"/>
          <w:marBottom w:val="0"/>
          <w:divBdr>
            <w:top w:val="none" w:sz="0" w:space="0" w:color="auto"/>
            <w:left w:val="none" w:sz="0" w:space="0" w:color="auto"/>
            <w:bottom w:val="none" w:sz="0" w:space="0" w:color="auto"/>
            <w:right w:val="none" w:sz="0" w:space="0" w:color="auto"/>
          </w:divBdr>
        </w:div>
      </w:divsChild>
    </w:div>
    <w:div w:id="1156651928">
      <w:bodyDiv w:val="1"/>
      <w:marLeft w:val="0"/>
      <w:marRight w:val="0"/>
      <w:marTop w:val="0"/>
      <w:marBottom w:val="0"/>
      <w:divBdr>
        <w:top w:val="none" w:sz="0" w:space="0" w:color="auto"/>
        <w:left w:val="none" w:sz="0" w:space="0" w:color="auto"/>
        <w:bottom w:val="none" w:sz="0" w:space="0" w:color="auto"/>
        <w:right w:val="none" w:sz="0" w:space="0" w:color="auto"/>
      </w:divBdr>
    </w:div>
    <w:div w:id="1157695539">
      <w:bodyDiv w:val="1"/>
      <w:marLeft w:val="0"/>
      <w:marRight w:val="0"/>
      <w:marTop w:val="0"/>
      <w:marBottom w:val="0"/>
      <w:divBdr>
        <w:top w:val="none" w:sz="0" w:space="0" w:color="auto"/>
        <w:left w:val="none" w:sz="0" w:space="0" w:color="auto"/>
        <w:bottom w:val="none" w:sz="0" w:space="0" w:color="auto"/>
        <w:right w:val="none" w:sz="0" w:space="0" w:color="auto"/>
      </w:divBdr>
    </w:div>
    <w:div w:id="1159492717">
      <w:bodyDiv w:val="1"/>
      <w:marLeft w:val="0"/>
      <w:marRight w:val="0"/>
      <w:marTop w:val="0"/>
      <w:marBottom w:val="0"/>
      <w:divBdr>
        <w:top w:val="none" w:sz="0" w:space="0" w:color="auto"/>
        <w:left w:val="none" w:sz="0" w:space="0" w:color="auto"/>
        <w:bottom w:val="none" w:sz="0" w:space="0" w:color="auto"/>
        <w:right w:val="none" w:sz="0" w:space="0" w:color="auto"/>
      </w:divBdr>
    </w:div>
    <w:div w:id="1165707272">
      <w:bodyDiv w:val="1"/>
      <w:marLeft w:val="0"/>
      <w:marRight w:val="0"/>
      <w:marTop w:val="0"/>
      <w:marBottom w:val="0"/>
      <w:divBdr>
        <w:top w:val="none" w:sz="0" w:space="0" w:color="auto"/>
        <w:left w:val="none" w:sz="0" w:space="0" w:color="auto"/>
        <w:bottom w:val="none" w:sz="0" w:space="0" w:color="auto"/>
        <w:right w:val="none" w:sz="0" w:space="0" w:color="auto"/>
      </w:divBdr>
    </w:div>
    <w:div w:id="1171868094">
      <w:bodyDiv w:val="1"/>
      <w:marLeft w:val="0"/>
      <w:marRight w:val="0"/>
      <w:marTop w:val="0"/>
      <w:marBottom w:val="0"/>
      <w:divBdr>
        <w:top w:val="none" w:sz="0" w:space="0" w:color="auto"/>
        <w:left w:val="none" w:sz="0" w:space="0" w:color="auto"/>
        <w:bottom w:val="none" w:sz="0" w:space="0" w:color="auto"/>
        <w:right w:val="none" w:sz="0" w:space="0" w:color="auto"/>
      </w:divBdr>
    </w:div>
    <w:div w:id="1179736290">
      <w:bodyDiv w:val="1"/>
      <w:marLeft w:val="0"/>
      <w:marRight w:val="0"/>
      <w:marTop w:val="0"/>
      <w:marBottom w:val="0"/>
      <w:divBdr>
        <w:top w:val="none" w:sz="0" w:space="0" w:color="auto"/>
        <w:left w:val="none" w:sz="0" w:space="0" w:color="auto"/>
        <w:bottom w:val="none" w:sz="0" w:space="0" w:color="auto"/>
        <w:right w:val="none" w:sz="0" w:space="0" w:color="auto"/>
      </w:divBdr>
    </w:div>
    <w:div w:id="1180389723">
      <w:bodyDiv w:val="1"/>
      <w:marLeft w:val="0"/>
      <w:marRight w:val="0"/>
      <w:marTop w:val="0"/>
      <w:marBottom w:val="0"/>
      <w:divBdr>
        <w:top w:val="none" w:sz="0" w:space="0" w:color="auto"/>
        <w:left w:val="none" w:sz="0" w:space="0" w:color="auto"/>
        <w:bottom w:val="none" w:sz="0" w:space="0" w:color="auto"/>
        <w:right w:val="none" w:sz="0" w:space="0" w:color="auto"/>
      </w:divBdr>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86602246">
      <w:bodyDiv w:val="1"/>
      <w:marLeft w:val="0"/>
      <w:marRight w:val="0"/>
      <w:marTop w:val="0"/>
      <w:marBottom w:val="0"/>
      <w:divBdr>
        <w:top w:val="none" w:sz="0" w:space="0" w:color="auto"/>
        <w:left w:val="none" w:sz="0" w:space="0" w:color="auto"/>
        <w:bottom w:val="none" w:sz="0" w:space="0" w:color="auto"/>
        <w:right w:val="none" w:sz="0" w:space="0" w:color="auto"/>
      </w:divBdr>
    </w:div>
    <w:div w:id="1196576725">
      <w:bodyDiv w:val="1"/>
      <w:marLeft w:val="0"/>
      <w:marRight w:val="0"/>
      <w:marTop w:val="0"/>
      <w:marBottom w:val="0"/>
      <w:divBdr>
        <w:top w:val="none" w:sz="0" w:space="0" w:color="auto"/>
        <w:left w:val="none" w:sz="0" w:space="0" w:color="auto"/>
        <w:bottom w:val="none" w:sz="0" w:space="0" w:color="auto"/>
        <w:right w:val="none" w:sz="0" w:space="0" w:color="auto"/>
      </w:divBdr>
    </w:div>
    <w:div w:id="1200703576">
      <w:bodyDiv w:val="1"/>
      <w:marLeft w:val="0"/>
      <w:marRight w:val="0"/>
      <w:marTop w:val="0"/>
      <w:marBottom w:val="0"/>
      <w:divBdr>
        <w:top w:val="none" w:sz="0" w:space="0" w:color="auto"/>
        <w:left w:val="none" w:sz="0" w:space="0" w:color="auto"/>
        <w:bottom w:val="none" w:sz="0" w:space="0" w:color="auto"/>
        <w:right w:val="none" w:sz="0" w:space="0" w:color="auto"/>
      </w:divBdr>
    </w:div>
    <w:div w:id="1205362556">
      <w:bodyDiv w:val="1"/>
      <w:marLeft w:val="0"/>
      <w:marRight w:val="0"/>
      <w:marTop w:val="0"/>
      <w:marBottom w:val="0"/>
      <w:divBdr>
        <w:top w:val="none" w:sz="0" w:space="0" w:color="auto"/>
        <w:left w:val="none" w:sz="0" w:space="0" w:color="auto"/>
        <w:bottom w:val="none" w:sz="0" w:space="0" w:color="auto"/>
        <w:right w:val="none" w:sz="0" w:space="0" w:color="auto"/>
      </w:divBdr>
    </w:div>
    <w:div w:id="1208373514">
      <w:bodyDiv w:val="1"/>
      <w:marLeft w:val="0"/>
      <w:marRight w:val="0"/>
      <w:marTop w:val="0"/>
      <w:marBottom w:val="0"/>
      <w:divBdr>
        <w:top w:val="none" w:sz="0" w:space="0" w:color="auto"/>
        <w:left w:val="none" w:sz="0" w:space="0" w:color="auto"/>
        <w:bottom w:val="none" w:sz="0" w:space="0" w:color="auto"/>
        <w:right w:val="none" w:sz="0" w:space="0" w:color="auto"/>
      </w:divBdr>
    </w:div>
    <w:div w:id="1209604863">
      <w:bodyDiv w:val="1"/>
      <w:marLeft w:val="0"/>
      <w:marRight w:val="0"/>
      <w:marTop w:val="0"/>
      <w:marBottom w:val="0"/>
      <w:divBdr>
        <w:top w:val="none" w:sz="0" w:space="0" w:color="auto"/>
        <w:left w:val="none" w:sz="0" w:space="0" w:color="auto"/>
        <w:bottom w:val="none" w:sz="0" w:space="0" w:color="auto"/>
        <w:right w:val="none" w:sz="0" w:space="0" w:color="auto"/>
      </w:divBdr>
    </w:div>
    <w:div w:id="1213692843">
      <w:bodyDiv w:val="1"/>
      <w:marLeft w:val="0"/>
      <w:marRight w:val="0"/>
      <w:marTop w:val="0"/>
      <w:marBottom w:val="0"/>
      <w:divBdr>
        <w:top w:val="none" w:sz="0" w:space="0" w:color="auto"/>
        <w:left w:val="none" w:sz="0" w:space="0" w:color="auto"/>
        <w:bottom w:val="none" w:sz="0" w:space="0" w:color="auto"/>
        <w:right w:val="none" w:sz="0" w:space="0" w:color="auto"/>
      </w:divBdr>
    </w:div>
    <w:div w:id="1220508133">
      <w:bodyDiv w:val="1"/>
      <w:marLeft w:val="0"/>
      <w:marRight w:val="0"/>
      <w:marTop w:val="0"/>
      <w:marBottom w:val="0"/>
      <w:divBdr>
        <w:top w:val="none" w:sz="0" w:space="0" w:color="auto"/>
        <w:left w:val="none" w:sz="0" w:space="0" w:color="auto"/>
        <w:bottom w:val="none" w:sz="0" w:space="0" w:color="auto"/>
        <w:right w:val="none" w:sz="0" w:space="0" w:color="auto"/>
      </w:divBdr>
    </w:div>
    <w:div w:id="1233007747">
      <w:bodyDiv w:val="1"/>
      <w:marLeft w:val="0"/>
      <w:marRight w:val="0"/>
      <w:marTop w:val="0"/>
      <w:marBottom w:val="0"/>
      <w:divBdr>
        <w:top w:val="none" w:sz="0" w:space="0" w:color="auto"/>
        <w:left w:val="none" w:sz="0" w:space="0" w:color="auto"/>
        <w:bottom w:val="none" w:sz="0" w:space="0" w:color="auto"/>
        <w:right w:val="none" w:sz="0" w:space="0" w:color="auto"/>
      </w:divBdr>
    </w:div>
    <w:div w:id="1234661373">
      <w:bodyDiv w:val="1"/>
      <w:marLeft w:val="0"/>
      <w:marRight w:val="0"/>
      <w:marTop w:val="0"/>
      <w:marBottom w:val="0"/>
      <w:divBdr>
        <w:top w:val="none" w:sz="0" w:space="0" w:color="auto"/>
        <w:left w:val="none" w:sz="0" w:space="0" w:color="auto"/>
        <w:bottom w:val="none" w:sz="0" w:space="0" w:color="auto"/>
        <w:right w:val="none" w:sz="0" w:space="0" w:color="auto"/>
      </w:divBdr>
    </w:div>
    <w:div w:id="1243218521">
      <w:bodyDiv w:val="1"/>
      <w:marLeft w:val="0"/>
      <w:marRight w:val="0"/>
      <w:marTop w:val="0"/>
      <w:marBottom w:val="0"/>
      <w:divBdr>
        <w:top w:val="none" w:sz="0" w:space="0" w:color="auto"/>
        <w:left w:val="none" w:sz="0" w:space="0" w:color="auto"/>
        <w:bottom w:val="none" w:sz="0" w:space="0" w:color="auto"/>
        <w:right w:val="none" w:sz="0" w:space="0" w:color="auto"/>
      </w:divBdr>
    </w:div>
    <w:div w:id="1253860264">
      <w:bodyDiv w:val="1"/>
      <w:marLeft w:val="0"/>
      <w:marRight w:val="0"/>
      <w:marTop w:val="0"/>
      <w:marBottom w:val="0"/>
      <w:divBdr>
        <w:top w:val="none" w:sz="0" w:space="0" w:color="auto"/>
        <w:left w:val="none" w:sz="0" w:space="0" w:color="auto"/>
        <w:bottom w:val="none" w:sz="0" w:space="0" w:color="auto"/>
        <w:right w:val="none" w:sz="0" w:space="0" w:color="auto"/>
      </w:divBdr>
    </w:div>
    <w:div w:id="1257059521">
      <w:bodyDiv w:val="1"/>
      <w:marLeft w:val="0"/>
      <w:marRight w:val="0"/>
      <w:marTop w:val="0"/>
      <w:marBottom w:val="0"/>
      <w:divBdr>
        <w:top w:val="none" w:sz="0" w:space="0" w:color="auto"/>
        <w:left w:val="none" w:sz="0" w:space="0" w:color="auto"/>
        <w:bottom w:val="none" w:sz="0" w:space="0" w:color="auto"/>
        <w:right w:val="none" w:sz="0" w:space="0" w:color="auto"/>
      </w:divBdr>
    </w:div>
    <w:div w:id="1262835841">
      <w:bodyDiv w:val="1"/>
      <w:marLeft w:val="0"/>
      <w:marRight w:val="0"/>
      <w:marTop w:val="0"/>
      <w:marBottom w:val="0"/>
      <w:divBdr>
        <w:top w:val="none" w:sz="0" w:space="0" w:color="auto"/>
        <w:left w:val="none" w:sz="0" w:space="0" w:color="auto"/>
        <w:bottom w:val="none" w:sz="0" w:space="0" w:color="auto"/>
        <w:right w:val="none" w:sz="0" w:space="0" w:color="auto"/>
      </w:divBdr>
    </w:div>
    <w:div w:id="1275291238">
      <w:bodyDiv w:val="1"/>
      <w:marLeft w:val="0"/>
      <w:marRight w:val="0"/>
      <w:marTop w:val="0"/>
      <w:marBottom w:val="0"/>
      <w:divBdr>
        <w:top w:val="none" w:sz="0" w:space="0" w:color="auto"/>
        <w:left w:val="none" w:sz="0" w:space="0" w:color="auto"/>
        <w:bottom w:val="none" w:sz="0" w:space="0" w:color="auto"/>
        <w:right w:val="none" w:sz="0" w:space="0" w:color="auto"/>
      </w:divBdr>
    </w:div>
    <w:div w:id="1284969381">
      <w:bodyDiv w:val="1"/>
      <w:marLeft w:val="0"/>
      <w:marRight w:val="0"/>
      <w:marTop w:val="0"/>
      <w:marBottom w:val="0"/>
      <w:divBdr>
        <w:top w:val="none" w:sz="0" w:space="0" w:color="auto"/>
        <w:left w:val="none" w:sz="0" w:space="0" w:color="auto"/>
        <w:bottom w:val="none" w:sz="0" w:space="0" w:color="auto"/>
        <w:right w:val="none" w:sz="0" w:space="0" w:color="auto"/>
      </w:divBdr>
    </w:div>
    <w:div w:id="1287278722">
      <w:bodyDiv w:val="1"/>
      <w:marLeft w:val="0"/>
      <w:marRight w:val="0"/>
      <w:marTop w:val="0"/>
      <w:marBottom w:val="0"/>
      <w:divBdr>
        <w:top w:val="none" w:sz="0" w:space="0" w:color="auto"/>
        <w:left w:val="none" w:sz="0" w:space="0" w:color="auto"/>
        <w:bottom w:val="none" w:sz="0" w:space="0" w:color="auto"/>
        <w:right w:val="none" w:sz="0" w:space="0" w:color="auto"/>
      </w:divBdr>
    </w:div>
    <w:div w:id="1307928722">
      <w:bodyDiv w:val="1"/>
      <w:marLeft w:val="0"/>
      <w:marRight w:val="0"/>
      <w:marTop w:val="0"/>
      <w:marBottom w:val="0"/>
      <w:divBdr>
        <w:top w:val="none" w:sz="0" w:space="0" w:color="auto"/>
        <w:left w:val="none" w:sz="0" w:space="0" w:color="auto"/>
        <w:bottom w:val="none" w:sz="0" w:space="0" w:color="auto"/>
        <w:right w:val="none" w:sz="0" w:space="0" w:color="auto"/>
      </w:divBdr>
    </w:div>
    <w:div w:id="1309164757">
      <w:bodyDiv w:val="1"/>
      <w:marLeft w:val="0"/>
      <w:marRight w:val="0"/>
      <w:marTop w:val="0"/>
      <w:marBottom w:val="0"/>
      <w:divBdr>
        <w:top w:val="none" w:sz="0" w:space="0" w:color="auto"/>
        <w:left w:val="none" w:sz="0" w:space="0" w:color="auto"/>
        <w:bottom w:val="none" w:sz="0" w:space="0" w:color="auto"/>
        <w:right w:val="none" w:sz="0" w:space="0" w:color="auto"/>
      </w:divBdr>
    </w:div>
    <w:div w:id="1310204222">
      <w:bodyDiv w:val="1"/>
      <w:marLeft w:val="0"/>
      <w:marRight w:val="0"/>
      <w:marTop w:val="0"/>
      <w:marBottom w:val="0"/>
      <w:divBdr>
        <w:top w:val="none" w:sz="0" w:space="0" w:color="auto"/>
        <w:left w:val="none" w:sz="0" w:space="0" w:color="auto"/>
        <w:bottom w:val="none" w:sz="0" w:space="0" w:color="auto"/>
        <w:right w:val="none" w:sz="0" w:space="0" w:color="auto"/>
      </w:divBdr>
    </w:div>
    <w:div w:id="1315913796">
      <w:bodyDiv w:val="1"/>
      <w:marLeft w:val="0"/>
      <w:marRight w:val="0"/>
      <w:marTop w:val="0"/>
      <w:marBottom w:val="0"/>
      <w:divBdr>
        <w:top w:val="none" w:sz="0" w:space="0" w:color="auto"/>
        <w:left w:val="none" w:sz="0" w:space="0" w:color="auto"/>
        <w:bottom w:val="none" w:sz="0" w:space="0" w:color="auto"/>
        <w:right w:val="none" w:sz="0" w:space="0" w:color="auto"/>
      </w:divBdr>
      <w:divsChild>
        <w:div w:id="1196386076">
          <w:marLeft w:val="0"/>
          <w:marRight w:val="0"/>
          <w:marTop w:val="0"/>
          <w:marBottom w:val="0"/>
          <w:divBdr>
            <w:top w:val="none" w:sz="0" w:space="0" w:color="auto"/>
            <w:left w:val="none" w:sz="0" w:space="0" w:color="auto"/>
            <w:bottom w:val="none" w:sz="0" w:space="0" w:color="auto"/>
            <w:right w:val="none" w:sz="0" w:space="0" w:color="auto"/>
          </w:divBdr>
        </w:div>
      </w:divsChild>
    </w:div>
    <w:div w:id="1316572736">
      <w:bodyDiv w:val="1"/>
      <w:marLeft w:val="0"/>
      <w:marRight w:val="0"/>
      <w:marTop w:val="0"/>
      <w:marBottom w:val="0"/>
      <w:divBdr>
        <w:top w:val="none" w:sz="0" w:space="0" w:color="auto"/>
        <w:left w:val="none" w:sz="0" w:space="0" w:color="auto"/>
        <w:bottom w:val="none" w:sz="0" w:space="0" w:color="auto"/>
        <w:right w:val="none" w:sz="0" w:space="0" w:color="auto"/>
      </w:divBdr>
    </w:div>
    <w:div w:id="1325203539">
      <w:bodyDiv w:val="1"/>
      <w:marLeft w:val="0"/>
      <w:marRight w:val="0"/>
      <w:marTop w:val="0"/>
      <w:marBottom w:val="0"/>
      <w:divBdr>
        <w:top w:val="none" w:sz="0" w:space="0" w:color="auto"/>
        <w:left w:val="none" w:sz="0" w:space="0" w:color="auto"/>
        <w:bottom w:val="none" w:sz="0" w:space="0" w:color="auto"/>
        <w:right w:val="none" w:sz="0" w:space="0" w:color="auto"/>
      </w:divBdr>
    </w:div>
    <w:div w:id="1332247995">
      <w:bodyDiv w:val="1"/>
      <w:marLeft w:val="0"/>
      <w:marRight w:val="0"/>
      <w:marTop w:val="0"/>
      <w:marBottom w:val="0"/>
      <w:divBdr>
        <w:top w:val="none" w:sz="0" w:space="0" w:color="auto"/>
        <w:left w:val="none" w:sz="0" w:space="0" w:color="auto"/>
        <w:bottom w:val="none" w:sz="0" w:space="0" w:color="auto"/>
        <w:right w:val="none" w:sz="0" w:space="0" w:color="auto"/>
      </w:divBdr>
      <w:divsChild>
        <w:div w:id="1203327197">
          <w:marLeft w:val="0"/>
          <w:marRight w:val="0"/>
          <w:marTop w:val="0"/>
          <w:marBottom w:val="0"/>
          <w:divBdr>
            <w:top w:val="none" w:sz="0" w:space="0" w:color="auto"/>
            <w:left w:val="none" w:sz="0" w:space="0" w:color="auto"/>
            <w:bottom w:val="none" w:sz="0" w:space="0" w:color="auto"/>
            <w:right w:val="none" w:sz="0" w:space="0" w:color="auto"/>
          </w:divBdr>
        </w:div>
      </w:divsChild>
    </w:div>
    <w:div w:id="1336609568">
      <w:bodyDiv w:val="1"/>
      <w:marLeft w:val="0"/>
      <w:marRight w:val="0"/>
      <w:marTop w:val="0"/>
      <w:marBottom w:val="0"/>
      <w:divBdr>
        <w:top w:val="none" w:sz="0" w:space="0" w:color="auto"/>
        <w:left w:val="none" w:sz="0" w:space="0" w:color="auto"/>
        <w:bottom w:val="none" w:sz="0" w:space="0" w:color="auto"/>
        <w:right w:val="none" w:sz="0" w:space="0" w:color="auto"/>
      </w:divBdr>
    </w:div>
    <w:div w:id="1337223683">
      <w:bodyDiv w:val="1"/>
      <w:marLeft w:val="0"/>
      <w:marRight w:val="0"/>
      <w:marTop w:val="0"/>
      <w:marBottom w:val="0"/>
      <w:divBdr>
        <w:top w:val="none" w:sz="0" w:space="0" w:color="auto"/>
        <w:left w:val="none" w:sz="0" w:space="0" w:color="auto"/>
        <w:bottom w:val="none" w:sz="0" w:space="0" w:color="auto"/>
        <w:right w:val="none" w:sz="0" w:space="0" w:color="auto"/>
      </w:divBdr>
    </w:div>
    <w:div w:id="1339382025">
      <w:bodyDiv w:val="1"/>
      <w:marLeft w:val="0"/>
      <w:marRight w:val="0"/>
      <w:marTop w:val="0"/>
      <w:marBottom w:val="0"/>
      <w:divBdr>
        <w:top w:val="none" w:sz="0" w:space="0" w:color="auto"/>
        <w:left w:val="none" w:sz="0" w:space="0" w:color="auto"/>
        <w:bottom w:val="none" w:sz="0" w:space="0" w:color="auto"/>
        <w:right w:val="none" w:sz="0" w:space="0" w:color="auto"/>
      </w:divBdr>
    </w:div>
    <w:div w:id="1342507510">
      <w:bodyDiv w:val="1"/>
      <w:marLeft w:val="0"/>
      <w:marRight w:val="0"/>
      <w:marTop w:val="0"/>
      <w:marBottom w:val="0"/>
      <w:divBdr>
        <w:top w:val="none" w:sz="0" w:space="0" w:color="auto"/>
        <w:left w:val="none" w:sz="0" w:space="0" w:color="auto"/>
        <w:bottom w:val="none" w:sz="0" w:space="0" w:color="auto"/>
        <w:right w:val="none" w:sz="0" w:space="0" w:color="auto"/>
      </w:divBdr>
    </w:div>
    <w:div w:id="1367218232">
      <w:bodyDiv w:val="1"/>
      <w:marLeft w:val="0"/>
      <w:marRight w:val="0"/>
      <w:marTop w:val="0"/>
      <w:marBottom w:val="0"/>
      <w:divBdr>
        <w:top w:val="none" w:sz="0" w:space="0" w:color="auto"/>
        <w:left w:val="none" w:sz="0" w:space="0" w:color="auto"/>
        <w:bottom w:val="none" w:sz="0" w:space="0" w:color="auto"/>
        <w:right w:val="none" w:sz="0" w:space="0" w:color="auto"/>
      </w:divBdr>
    </w:div>
    <w:div w:id="1372651578">
      <w:bodyDiv w:val="1"/>
      <w:marLeft w:val="0"/>
      <w:marRight w:val="0"/>
      <w:marTop w:val="0"/>
      <w:marBottom w:val="0"/>
      <w:divBdr>
        <w:top w:val="none" w:sz="0" w:space="0" w:color="auto"/>
        <w:left w:val="none" w:sz="0" w:space="0" w:color="auto"/>
        <w:bottom w:val="none" w:sz="0" w:space="0" w:color="auto"/>
        <w:right w:val="none" w:sz="0" w:space="0" w:color="auto"/>
      </w:divBdr>
    </w:div>
    <w:div w:id="1374962326">
      <w:bodyDiv w:val="1"/>
      <w:marLeft w:val="0"/>
      <w:marRight w:val="0"/>
      <w:marTop w:val="0"/>
      <w:marBottom w:val="0"/>
      <w:divBdr>
        <w:top w:val="none" w:sz="0" w:space="0" w:color="auto"/>
        <w:left w:val="none" w:sz="0" w:space="0" w:color="auto"/>
        <w:bottom w:val="none" w:sz="0" w:space="0" w:color="auto"/>
        <w:right w:val="none" w:sz="0" w:space="0" w:color="auto"/>
      </w:divBdr>
    </w:div>
    <w:div w:id="1377849225">
      <w:bodyDiv w:val="1"/>
      <w:marLeft w:val="0"/>
      <w:marRight w:val="0"/>
      <w:marTop w:val="0"/>
      <w:marBottom w:val="0"/>
      <w:divBdr>
        <w:top w:val="none" w:sz="0" w:space="0" w:color="auto"/>
        <w:left w:val="none" w:sz="0" w:space="0" w:color="auto"/>
        <w:bottom w:val="none" w:sz="0" w:space="0" w:color="auto"/>
        <w:right w:val="none" w:sz="0" w:space="0" w:color="auto"/>
      </w:divBdr>
    </w:div>
    <w:div w:id="1378779072">
      <w:bodyDiv w:val="1"/>
      <w:marLeft w:val="0"/>
      <w:marRight w:val="0"/>
      <w:marTop w:val="0"/>
      <w:marBottom w:val="0"/>
      <w:divBdr>
        <w:top w:val="none" w:sz="0" w:space="0" w:color="auto"/>
        <w:left w:val="none" w:sz="0" w:space="0" w:color="auto"/>
        <w:bottom w:val="none" w:sz="0" w:space="0" w:color="auto"/>
        <w:right w:val="none" w:sz="0" w:space="0" w:color="auto"/>
      </w:divBdr>
    </w:div>
    <w:div w:id="1391271534">
      <w:bodyDiv w:val="1"/>
      <w:marLeft w:val="0"/>
      <w:marRight w:val="0"/>
      <w:marTop w:val="0"/>
      <w:marBottom w:val="0"/>
      <w:divBdr>
        <w:top w:val="none" w:sz="0" w:space="0" w:color="auto"/>
        <w:left w:val="none" w:sz="0" w:space="0" w:color="auto"/>
        <w:bottom w:val="none" w:sz="0" w:space="0" w:color="auto"/>
        <w:right w:val="none" w:sz="0" w:space="0" w:color="auto"/>
      </w:divBdr>
    </w:div>
    <w:div w:id="1405179410">
      <w:bodyDiv w:val="1"/>
      <w:marLeft w:val="0"/>
      <w:marRight w:val="0"/>
      <w:marTop w:val="0"/>
      <w:marBottom w:val="0"/>
      <w:divBdr>
        <w:top w:val="none" w:sz="0" w:space="0" w:color="auto"/>
        <w:left w:val="none" w:sz="0" w:space="0" w:color="auto"/>
        <w:bottom w:val="none" w:sz="0" w:space="0" w:color="auto"/>
        <w:right w:val="none" w:sz="0" w:space="0" w:color="auto"/>
      </w:divBdr>
    </w:div>
    <w:div w:id="1407341655">
      <w:bodyDiv w:val="1"/>
      <w:marLeft w:val="0"/>
      <w:marRight w:val="0"/>
      <w:marTop w:val="0"/>
      <w:marBottom w:val="0"/>
      <w:divBdr>
        <w:top w:val="none" w:sz="0" w:space="0" w:color="auto"/>
        <w:left w:val="none" w:sz="0" w:space="0" w:color="auto"/>
        <w:bottom w:val="none" w:sz="0" w:space="0" w:color="auto"/>
        <w:right w:val="none" w:sz="0" w:space="0" w:color="auto"/>
      </w:divBdr>
    </w:div>
    <w:div w:id="1437411370">
      <w:bodyDiv w:val="1"/>
      <w:marLeft w:val="0"/>
      <w:marRight w:val="0"/>
      <w:marTop w:val="0"/>
      <w:marBottom w:val="0"/>
      <w:divBdr>
        <w:top w:val="none" w:sz="0" w:space="0" w:color="auto"/>
        <w:left w:val="none" w:sz="0" w:space="0" w:color="auto"/>
        <w:bottom w:val="none" w:sz="0" w:space="0" w:color="auto"/>
        <w:right w:val="none" w:sz="0" w:space="0" w:color="auto"/>
      </w:divBdr>
    </w:div>
    <w:div w:id="1438063268">
      <w:bodyDiv w:val="1"/>
      <w:marLeft w:val="0"/>
      <w:marRight w:val="0"/>
      <w:marTop w:val="0"/>
      <w:marBottom w:val="0"/>
      <w:divBdr>
        <w:top w:val="none" w:sz="0" w:space="0" w:color="auto"/>
        <w:left w:val="none" w:sz="0" w:space="0" w:color="auto"/>
        <w:bottom w:val="none" w:sz="0" w:space="0" w:color="auto"/>
        <w:right w:val="none" w:sz="0" w:space="0" w:color="auto"/>
      </w:divBdr>
    </w:div>
    <w:div w:id="1451628818">
      <w:bodyDiv w:val="1"/>
      <w:marLeft w:val="0"/>
      <w:marRight w:val="0"/>
      <w:marTop w:val="0"/>
      <w:marBottom w:val="0"/>
      <w:divBdr>
        <w:top w:val="none" w:sz="0" w:space="0" w:color="auto"/>
        <w:left w:val="none" w:sz="0" w:space="0" w:color="auto"/>
        <w:bottom w:val="none" w:sz="0" w:space="0" w:color="auto"/>
        <w:right w:val="none" w:sz="0" w:space="0" w:color="auto"/>
      </w:divBdr>
    </w:div>
    <w:div w:id="1457530258">
      <w:bodyDiv w:val="1"/>
      <w:marLeft w:val="0"/>
      <w:marRight w:val="0"/>
      <w:marTop w:val="0"/>
      <w:marBottom w:val="0"/>
      <w:divBdr>
        <w:top w:val="none" w:sz="0" w:space="0" w:color="auto"/>
        <w:left w:val="none" w:sz="0" w:space="0" w:color="auto"/>
        <w:bottom w:val="none" w:sz="0" w:space="0" w:color="auto"/>
        <w:right w:val="none" w:sz="0" w:space="0" w:color="auto"/>
      </w:divBdr>
      <w:divsChild>
        <w:div w:id="503201795">
          <w:marLeft w:val="0"/>
          <w:marRight w:val="0"/>
          <w:marTop w:val="0"/>
          <w:marBottom w:val="0"/>
          <w:divBdr>
            <w:top w:val="none" w:sz="0" w:space="0" w:color="auto"/>
            <w:left w:val="none" w:sz="0" w:space="0" w:color="auto"/>
            <w:bottom w:val="none" w:sz="0" w:space="0" w:color="auto"/>
            <w:right w:val="none" w:sz="0" w:space="0" w:color="auto"/>
          </w:divBdr>
        </w:div>
      </w:divsChild>
    </w:div>
    <w:div w:id="1483278207">
      <w:bodyDiv w:val="1"/>
      <w:marLeft w:val="0"/>
      <w:marRight w:val="0"/>
      <w:marTop w:val="0"/>
      <w:marBottom w:val="0"/>
      <w:divBdr>
        <w:top w:val="none" w:sz="0" w:space="0" w:color="auto"/>
        <w:left w:val="none" w:sz="0" w:space="0" w:color="auto"/>
        <w:bottom w:val="none" w:sz="0" w:space="0" w:color="auto"/>
        <w:right w:val="none" w:sz="0" w:space="0" w:color="auto"/>
      </w:divBdr>
    </w:div>
    <w:div w:id="1494252502">
      <w:bodyDiv w:val="1"/>
      <w:marLeft w:val="0"/>
      <w:marRight w:val="0"/>
      <w:marTop w:val="0"/>
      <w:marBottom w:val="0"/>
      <w:divBdr>
        <w:top w:val="none" w:sz="0" w:space="0" w:color="auto"/>
        <w:left w:val="none" w:sz="0" w:space="0" w:color="auto"/>
        <w:bottom w:val="none" w:sz="0" w:space="0" w:color="auto"/>
        <w:right w:val="none" w:sz="0" w:space="0" w:color="auto"/>
      </w:divBdr>
    </w:div>
    <w:div w:id="1498417376">
      <w:bodyDiv w:val="1"/>
      <w:marLeft w:val="0"/>
      <w:marRight w:val="0"/>
      <w:marTop w:val="0"/>
      <w:marBottom w:val="0"/>
      <w:divBdr>
        <w:top w:val="none" w:sz="0" w:space="0" w:color="auto"/>
        <w:left w:val="none" w:sz="0" w:space="0" w:color="auto"/>
        <w:bottom w:val="none" w:sz="0" w:space="0" w:color="auto"/>
        <w:right w:val="none" w:sz="0" w:space="0" w:color="auto"/>
      </w:divBdr>
    </w:div>
    <w:div w:id="1502427877">
      <w:bodyDiv w:val="1"/>
      <w:marLeft w:val="0"/>
      <w:marRight w:val="0"/>
      <w:marTop w:val="0"/>
      <w:marBottom w:val="0"/>
      <w:divBdr>
        <w:top w:val="none" w:sz="0" w:space="0" w:color="auto"/>
        <w:left w:val="none" w:sz="0" w:space="0" w:color="auto"/>
        <w:bottom w:val="none" w:sz="0" w:space="0" w:color="auto"/>
        <w:right w:val="none" w:sz="0" w:space="0" w:color="auto"/>
      </w:divBdr>
    </w:div>
    <w:div w:id="1513646744">
      <w:bodyDiv w:val="1"/>
      <w:marLeft w:val="0"/>
      <w:marRight w:val="0"/>
      <w:marTop w:val="0"/>
      <w:marBottom w:val="0"/>
      <w:divBdr>
        <w:top w:val="none" w:sz="0" w:space="0" w:color="auto"/>
        <w:left w:val="none" w:sz="0" w:space="0" w:color="auto"/>
        <w:bottom w:val="none" w:sz="0" w:space="0" w:color="auto"/>
        <w:right w:val="none" w:sz="0" w:space="0" w:color="auto"/>
      </w:divBdr>
    </w:div>
    <w:div w:id="1537229889">
      <w:bodyDiv w:val="1"/>
      <w:marLeft w:val="0"/>
      <w:marRight w:val="0"/>
      <w:marTop w:val="0"/>
      <w:marBottom w:val="0"/>
      <w:divBdr>
        <w:top w:val="none" w:sz="0" w:space="0" w:color="auto"/>
        <w:left w:val="none" w:sz="0" w:space="0" w:color="auto"/>
        <w:bottom w:val="none" w:sz="0" w:space="0" w:color="auto"/>
        <w:right w:val="none" w:sz="0" w:space="0" w:color="auto"/>
      </w:divBdr>
    </w:div>
    <w:div w:id="1545171107">
      <w:bodyDiv w:val="1"/>
      <w:marLeft w:val="0"/>
      <w:marRight w:val="0"/>
      <w:marTop w:val="0"/>
      <w:marBottom w:val="0"/>
      <w:divBdr>
        <w:top w:val="none" w:sz="0" w:space="0" w:color="auto"/>
        <w:left w:val="none" w:sz="0" w:space="0" w:color="auto"/>
        <w:bottom w:val="none" w:sz="0" w:space="0" w:color="auto"/>
        <w:right w:val="none" w:sz="0" w:space="0" w:color="auto"/>
      </w:divBdr>
    </w:div>
    <w:div w:id="1545677456">
      <w:bodyDiv w:val="1"/>
      <w:marLeft w:val="0"/>
      <w:marRight w:val="0"/>
      <w:marTop w:val="0"/>
      <w:marBottom w:val="0"/>
      <w:divBdr>
        <w:top w:val="none" w:sz="0" w:space="0" w:color="auto"/>
        <w:left w:val="none" w:sz="0" w:space="0" w:color="auto"/>
        <w:bottom w:val="none" w:sz="0" w:space="0" w:color="auto"/>
        <w:right w:val="none" w:sz="0" w:space="0" w:color="auto"/>
      </w:divBdr>
    </w:div>
    <w:div w:id="1548950980">
      <w:bodyDiv w:val="1"/>
      <w:marLeft w:val="0"/>
      <w:marRight w:val="0"/>
      <w:marTop w:val="0"/>
      <w:marBottom w:val="0"/>
      <w:divBdr>
        <w:top w:val="none" w:sz="0" w:space="0" w:color="auto"/>
        <w:left w:val="none" w:sz="0" w:space="0" w:color="auto"/>
        <w:bottom w:val="none" w:sz="0" w:space="0" w:color="auto"/>
        <w:right w:val="none" w:sz="0" w:space="0" w:color="auto"/>
      </w:divBdr>
    </w:div>
    <w:div w:id="1556819470">
      <w:bodyDiv w:val="1"/>
      <w:marLeft w:val="0"/>
      <w:marRight w:val="0"/>
      <w:marTop w:val="0"/>
      <w:marBottom w:val="0"/>
      <w:divBdr>
        <w:top w:val="none" w:sz="0" w:space="0" w:color="auto"/>
        <w:left w:val="none" w:sz="0" w:space="0" w:color="auto"/>
        <w:bottom w:val="none" w:sz="0" w:space="0" w:color="auto"/>
        <w:right w:val="none" w:sz="0" w:space="0" w:color="auto"/>
      </w:divBdr>
    </w:div>
    <w:div w:id="1596550432">
      <w:bodyDiv w:val="1"/>
      <w:marLeft w:val="0"/>
      <w:marRight w:val="0"/>
      <w:marTop w:val="0"/>
      <w:marBottom w:val="0"/>
      <w:divBdr>
        <w:top w:val="none" w:sz="0" w:space="0" w:color="auto"/>
        <w:left w:val="none" w:sz="0" w:space="0" w:color="auto"/>
        <w:bottom w:val="none" w:sz="0" w:space="0" w:color="auto"/>
        <w:right w:val="none" w:sz="0" w:space="0" w:color="auto"/>
      </w:divBdr>
    </w:div>
    <w:div w:id="1601182525">
      <w:bodyDiv w:val="1"/>
      <w:marLeft w:val="0"/>
      <w:marRight w:val="0"/>
      <w:marTop w:val="0"/>
      <w:marBottom w:val="0"/>
      <w:divBdr>
        <w:top w:val="none" w:sz="0" w:space="0" w:color="auto"/>
        <w:left w:val="none" w:sz="0" w:space="0" w:color="auto"/>
        <w:bottom w:val="none" w:sz="0" w:space="0" w:color="auto"/>
        <w:right w:val="none" w:sz="0" w:space="0" w:color="auto"/>
      </w:divBdr>
    </w:div>
    <w:div w:id="1639459132">
      <w:bodyDiv w:val="1"/>
      <w:marLeft w:val="0"/>
      <w:marRight w:val="0"/>
      <w:marTop w:val="0"/>
      <w:marBottom w:val="0"/>
      <w:divBdr>
        <w:top w:val="none" w:sz="0" w:space="0" w:color="auto"/>
        <w:left w:val="none" w:sz="0" w:space="0" w:color="auto"/>
        <w:bottom w:val="none" w:sz="0" w:space="0" w:color="auto"/>
        <w:right w:val="none" w:sz="0" w:space="0" w:color="auto"/>
      </w:divBdr>
    </w:div>
    <w:div w:id="1649940388">
      <w:bodyDiv w:val="1"/>
      <w:marLeft w:val="0"/>
      <w:marRight w:val="0"/>
      <w:marTop w:val="0"/>
      <w:marBottom w:val="0"/>
      <w:divBdr>
        <w:top w:val="none" w:sz="0" w:space="0" w:color="auto"/>
        <w:left w:val="none" w:sz="0" w:space="0" w:color="auto"/>
        <w:bottom w:val="none" w:sz="0" w:space="0" w:color="auto"/>
        <w:right w:val="none" w:sz="0" w:space="0" w:color="auto"/>
      </w:divBdr>
    </w:div>
    <w:div w:id="1652557406">
      <w:bodyDiv w:val="1"/>
      <w:marLeft w:val="0"/>
      <w:marRight w:val="0"/>
      <w:marTop w:val="0"/>
      <w:marBottom w:val="0"/>
      <w:divBdr>
        <w:top w:val="none" w:sz="0" w:space="0" w:color="auto"/>
        <w:left w:val="none" w:sz="0" w:space="0" w:color="auto"/>
        <w:bottom w:val="none" w:sz="0" w:space="0" w:color="auto"/>
        <w:right w:val="none" w:sz="0" w:space="0" w:color="auto"/>
      </w:divBdr>
    </w:div>
    <w:div w:id="1654748139">
      <w:bodyDiv w:val="1"/>
      <w:marLeft w:val="0"/>
      <w:marRight w:val="0"/>
      <w:marTop w:val="0"/>
      <w:marBottom w:val="0"/>
      <w:divBdr>
        <w:top w:val="none" w:sz="0" w:space="0" w:color="auto"/>
        <w:left w:val="none" w:sz="0" w:space="0" w:color="auto"/>
        <w:bottom w:val="none" w:sz="0" w:space="0" w:color="auto"/>
        <w:right w:val="none" w:sz="0" w:space="0" w:color="auto"/>
      </w:divBdr>
    </w:div>
    <w:div w:id="1658455590">
      <w:bodyDiv w:val="1"/>
      <w:marLeft w:val="0"/>
      <w:marRight w:val="0"/>
      <w:marTop w:val="0"/>
      <w:marBottom w:val="0"/>
      <w:divBdr>
        <w:top w:val="none" w:sz="0" w:space="0" w:color="auto"/>
        <w:left w:val="none" w:sz="0" w:space="0" w:color="auto"/>
        <w:bottom w:val="none" w:sz="0" w:space="0" w:color="auto"/>
        <w:right w:val="none" w:sz="0" w:space="0" w:color="auto"/>
      </w:divBdr>
    </w:div>
    <w:div w:id="1661272275">
      <w:bodyDiv w:val="1"/>
      <w:marLeft w:val="0"/>
      <w:marRight w:val="0"/>
      <w:marTop w:val="0"/>
      <w:marBottom w:val="0"/>
      <w:divBdr>
        <w:top w:val="none" w:sz="0" w:space="0" w:color="auto"/>
        <w:left w:val="none" w:sz="0" w:space="0" w:color="auto"/>
        <w:bottom w:val="none" w:sz="0" w:space="0" w:color="auto"/>
        <w:right w:val="none" w:sz="0" w:space="0" w:color="auto"/>
      </w:divBdr>
    </w:div>
    <w:div w:id="1675063153">
      <w:bodyDiv w:val="1"/>
      <w:marLeft w:val="0"/>
      <w:marRight w:val="0"/>
      <w:marTop w:val="0"/>
      <w:marBottom w:val="0"/>
      <w:divBdr>
        <w:top w:val="none" w:sz="0" w:space="0" w:color="auto"/>
        <w:left w:val="none" w:sz="0" w:space="0" w:color="auto"/>
        <w:bottom w:val="none" w:sz="0" w:space="0" w:color="auto"/>
        <w:right w:val="none" w:sz="0" w:space="0" w:color="auto"/>
      </w:divBdr>
    </w:div>
    <w:div w:id="1692804459">
      <w:bodyDiv w:val="1"/>
      <w:marLeft w:val="0"/>
      <w:marRight w:val="0"/>
      <w:marTop w:val="0"/>
      <w:marBottom w:val="0"/>
      <w:divBdr>
        <w:top w:val="none" w:sz="0" w:space="0" w:color="auto"/>
        <w:left w:val="none" w:sz="0" w:space="0" w:color="auto"/>
        <w:bottom w:val="none" w:sz="0" w:space="0" w:color="auto"/>
        <w:right w:val="none" w:sz="0" w:space="0" w:color="auto"/>
      </w:divBdr>
    </w:div>
    <w:div w:id="1699895149">
      <w:bodyDiv w:val="1"/>
      <w:marLeft w:val="0"/>
      <w:marRight w:val="0"/>
      <w:marTop w:val="0"/>
      <w:marBottom w:val="0"/>
      <w:divBdr>
        <w:top w:val="none" w:sz="0" w:space="0" w:color="auto"/>
        <w:left w:val="none" w:sz="0" w:space="0" w:color="auto"/>
        <w:bottom w:val="none" w:sz="0" w:space="0" w:color="auto"/>
        <w:right w:val="none" w:sz="0" w:space="0" w:color="auto"/>
      </w:divBdr>
      <w:divsChild>
        <w:div w:id="665209774">
          <w:marLeft w:val="0"/>
          <w:marRight w:val="0"/>
          <w:marTop w:val="0"/>
          <w:marBottom w:val="0"/>
          <w:divBdr>
            <w:top w:val="none" w:sz="0" w:space="0" w:color="auto"/>
            <w:left w:val="none" w:sz="0" w:space="0" w:color="auto"/>
            <w:bottom w:val="none" w:sz="0" w:space="0" w:color="auto"/>
            <w:right w:val="none" w:sz="0" w:space="0" w:color="auto"/>
          </w:divBdr>
        </w:div>
      </w:divsChild>
    </w:div>
    <w:div w:id="1700429444">
      <w:bodyDiv w:val="1"/>
      <w:marLeft w:val="0"/>
      <w:marRight w:val="0"/>
      <w:marTop w:val="0"/>
      <w:marBottom w:val="0"/>
      <w:divBdr>
        <w:top w:val="none" w:sz="0" w:space="0" w:color="auto"/>
        <w:left w:val="none" w:sz="0" w:space="0" w:color="auto"/>
        <w:bottom w:val="none" w:sz="0" w:space="0" w:color="auto"/>
        <w:right w:val="none" w:sz="0" w:space="0" w:color="auto"/>
      </w:divBdr>
    </w:div>
    <w:div w:id="1709795431">
      <w:bodyDiv w:val="1"/>
      <w:marLeft w:val="0"/>
      <w:marRight w:val="0"/>
      <w:marTop w:val="0"/>
      <w:marBottom w:val="0"/>
      <w:divBdr>
        <w:top w:val="none" w:sz="0" w:space="0" w:color="auto"/>
        <w:left w:val="none" w:sz="0" w:space="0" w:color="auto"/>
        <w:bottom w:val="none" w:sz="0" w:space="0" w:color="auto"/>
        <w:right w:val="none" w:sz="0" w:space="0" w:color="auto"/>
      </w:divBdr>
    </w:div>
    <w:div w:id="1724019935">
      <w:bodyDiv w:val="1"/>
      <w:marLeft w:val="0"/>
      <w:marRight w:val="0"/>
      <w:marTop w:val="0"/>
      <w:marBottom w:val="0"/>
      <w:divBdr>
        <w:top w:val="none" w:sz="0" w:space="0" w:color="auto"/>
        <w:left w:val="none" w:sz="0" w:space="0" w:color="auto"/>
        <w:bottom w:val="none" w:sz="0" w:space="0" w:color="auto"/>
        <w:right w:val="none" w:sz="0" w:space="0" w:color="auto"/>
      </w:divBdr>
    </w:div>
    <w:div w:id="1749771474">
      <w:bodyDiv w:val="1"/>
      <w:marLeft w:val="0"/>
      <w:marRight w:val="0"/>
      <w:marTop w:val="0"/>
      <w:marBottom w:val="0"/>
      <w:divBdr>
        <w:top w:val="none" w:sz="0" w:space="0" w:color="auto"/>
        <w:left w:val="none" w:sz="0" w:space="0" w:color="auto"/>
        <w:bottom w:val="none" w:sz="0" w:space="0" w:color="auto"/>
        <w:right w:val="none" w:sz="0" w:space="0" w:color="auto"/>
      </w:divBdr>
    </w:div>
    <w:div w:id="1755475149">
      <w:bodyDiv w:val="1"/>
      <w:marLeft w:val="0"/>
      <w:marRight w:val="0"/>
      <w:marTop w:val="0"/>
      <w:marBottom w:val="0"/>
      <w:divBdr>
        <w:top w:val="none" w:sz="0" w:space="0" w:color="auto"/>
        <w:left w:val="none" w:sz="0" w:space="0" w:color="auto"/>
        <w:bottom w:val="none" w:sz="0" w:space="0" w:color="auto"/>
        <w:right w:val="none" w:sz="0" w:space="0" w:color="auto"/>
      </w:divBdr>
    </w:div>
    <w:div w:id="1760443903">
      <w:bodyDiv w:val="1"/>
      <w:marLeft w:val="0"/>
      <w:marRight w:val="0"/>
      <w:marTop w:val="0"/>
      <w:marBottom w:val="0"/>
      <w:divBdr>
        <w:top w:val="none" w:sz="0" w:space="0" w:color="auto"/>
        <w:left w:val="none" w:sz="0" w:space="0" w:color="auto"/>
        <w:bottom w:val="none" w:sz="0" w:space="0" w:color="auto"/>
        <w:right w:val="none" w:sz="0" w:space="0" w:color="auto"/>
      </w:divBdr>
    </w:div>
    <w:div w:id="1777558996">
      <w:bodyDiv w:val="1"/>
      <w:marLeft w:val="0"/>
      <w:marRight w:val="0"/>
      <w:marTop w:val="0"/>
      <w:marBottom w:val="0"/>
      <w:divBdr>
        <w:top w:val="none" w:sz="0" w:space="0" w:color="auto"/>
        <w:left w:val="none" w:sz="0" w:space="0" w:color="auto"/>
        <w:bottom w:val="none" w:sz="0" w:space="0" w:color="auto"/>
        <w:right w:val="none" w:sz="0" w:space="0" w:color="auto"/>
      </w:divBdr>
    </w:div>
    <w:div w:id="1781727839">
      <w:bodyDiv w:val="1"/>
      <w:marLeft w:val="0"/>
      <w:marRight w:val="0"/>
      <w:marTop w:val="0"/>
      <w:marBottom w:val="0"/>
      <w:divBdr>
        <w:top w:val="none" w:sz="0" w:space="0" w:color="auto"/>
        <w:left w:val="none" w:sz="0" w:space="0" w:color="auto"/>
        <w:bottom w:val="none" w:sz="0" w:space="0" w:color="auto"/>
        <w:right w:val="none" w:sz="0" w:space="0" w:color="auto"/>
      </w:divBdr>
    </w:div>
    <w:div w:id="1784886958">
      <w:bodyDiv w:val="1"/>
      <w:marLeft w:val="0"/>
      <w:marRight w:val="0"/>
      <w:marTop w:val="0"/>
      <w:marBottom w:val="0"/>
      <w:divBdr>
        <w:top w:val="none" w:sz="0" w:space="0" w:color="auto"/>
        <w:left w:val="none" w:sz="0" w:space="0" w:color="auto"/>
        <w:bottom w:val="none" w:sz="0" w:space="0" w:color="auto"/>
        <w:right w:val="none" w:sz="0" w:space="0" w:color="auto"/>
      </w:divBdr>
    </w:div>
    <w:div w:id="1793672479">
      <w:bodyDiv w:val="1"/>
      <w:marLeft w:val="0"/>
      <w:marRight w:val="0"/>
      <w:marTop w:val="0"/>
      <w:marBottom w:val="0"/>
      <w:divBdr>
        <w:top w:val="none" w:sz="0" w:space="0" w:color="auto"/>
        <w:left w:val="none" w:sz="0" w:space="0" w:color="auto"/>
        <w:bottom w:val="none" w:sz="0" w:space="0" w:color="auto"/>
        <w:right w:val="none" w:sz="0" w:space="0" w:color="auto"/>
      </w:divBdr>
    </w:div>
    <w:div w:id="1808932830">
      <w:bodyDiv w:val="1"/>
      <w:marLeft w:val="0"/>
      <w:marRight w:val="0"/>
      <w:marTop w:val="0"/>
      <w:marBottom w:val="0"/>
      <w:divBdr>
        <w:top w:val="none" w:sz="0" w:space="0" w:color="auto"/>
        <w:left w:val="none" w:sz="0" w:space="0" w:color="auto"/>
        <w:bottom w:val="none" w:sz="0" w:space="0" w:color="auto"/>
        <w:right w:val="none" w:sz="0" w:space="0" w:color="auto"/>
      </w:divBdr>
    </w:div>
    <w:div w:id="1811285841">
      <w:bodyDiv w:val="1"/>
      <w:marLeft w:val="0"/>
      <w:marRight w:val="0"/>
      <w:marTop w:val="0"/>
      <w:marBottom w:val="0"/>
      <w:divBdr>
        <w:top w:val="none" w:sz="0" w:space="0" w:color="auto"/>
        <w:left w:val="none" w:sz="0" w:space="0" w:color="auto"/>
        <w:bottom w:val="none" w:sz="0" w:space="0" w:color="auto"/>
        <w:right w:val="none" w:sz="0" w:space="0" w:color="auto"/>
      </w:divBdr>
    </w:div>
    <w:div w:id="1811365284">
      <w:bodyDiv w:val="1"/>
      <w:marLeft w:val="0"/>
      <w:marRight w:val="0"/>
      <w:marTop w:val="0"/>
      <w:marBottom w:val="0"/>
      <w:divBdr>
        <w:top w:val="none" w:sz="0" w:space="0" w:color="auto"/>
        <w:left w:val="none" w:sz="0" w:space="0" w:color="auto"/>
        <w:bottom w:val="none" w:sz="0" w:space="0" w:color="auto"/>
        <w:right w:val="none" w:sz="0" w:space="0" w:color="auto"/>
      </w:divBdr>
    </w:div>
    <w:div w:id="1812669523">
      <w:bodyDiv w:val="1"/>
      <w:marLeft w:val="0"/>
      <w:marRight w:val="0"/>
      <w:marTop w:val="0"/>
      <w:marBottom w:val="0"/>
      <w:divBdr>
        <w:top w:val="none" w:sz="0" w:space="0" w:color="auto"/>
        <w:left w:val="none" w:sz="0" w:space="0" w:color="auto"/>
        <w:bottom w:val="none" w:sz="0" w:space="0" w:color="auto"/>
        <w:right w:val="none" w:sz="0" w:space="0" w:color="auto"/>
      </w:divBdr>
    </w:div>
    <w:div w:id="1842968086">
      <w:bodyDiv w:val="1"/>
      <w:marLeft w:val="0"/>
      <w:marRight w:val="0"/>
      <w:marTop w:val="0"/>
      <w:marBottom w:val="0"/>
      <w:divBdr>
        <w:top w:val="none" w:sz="0" w:space="0" w:color="auto"/>
        <w:left w:val="none" w:sz="0" w:space="0" w:color="auto"/>
        <w:bottom w:val="none" w:sz="0" w:space="0" w:color="auto"/>
        <w:right w:val="none" w:sz="0" w:space="0" w:color="auto"/>
      </w:divBdr>
      <w:divsChild>
        <w:div w:id="110370511">
          <w:marLeft w:val="0"/>
          <w:marRight w:val="0"/>
          <w:marTop w:val="0"/>
          <w:marBottom w:val="0"/>
          <w:divBdr>
            <w:top w:val="none" w:sz="0" w:space="0" w:color="auto"/>
            <w:left w:val="none" w:sz="0" w:space="0" w:color="auto"/>
            <w:bottom w:val="none" w:sz="0" w:space="0" w:color="auto"/>
            <w:right w:val="none" w:sz="0" w:space="0" w:color="auto"/>
          </w:divBdr>
        </w:div>
      </w:divsChild>
    </w:div>
    <w:div w:id="1867593349">
      <w:bodyDiv w:val="1"/>
      <w:marLeft w:val="0"/>
      <w:marRight w:val="0"/>
      <w:marTop w:val="0"/>
      <w:marBottom w:val="0"/>
      <w:divBdr>
        <w:top w:val="none" w:sz="0" w:space="0" w:color="auto"/>
        <w:left w:val="none" w:sz="0" w:space="0" w:color="auto"/>
        <w:bottom w:val="none" w:sz="0" w:space="0" w:color="auto"/>
        <w:right w:val="none" w:sz="0" w:space="0" w:color="auto"/>
      </w:divBdr>
    </w:div>
    <w:div w:id="1876892745">
      <w:bodyDiv w:val="1"/>
      <w:marLeft w:val="0"/>
      <w:marRight w:val="0"/>
      <w:marTop w:val="0"/>
      <w:marBottom w:val="0"/>
      <w:divBdr>
        <w:top w:val="none" w:sz="0" w:space="0" w:color="auto"/>
        <w:left w:val="none" w:sz="0" w:space="0" w:color="auto"/>
        <w:bottom w:val="none" w:sz="0" w:space="0" w:color="auto"/>
        <w:right w:val="none" w:sz="0" w:space="0" w:color="auto"/>
      </w:divBdr>
    </w:div>
    <w:div w:id="1877154542">
      <w:bodyDiv w:val="1"/>
      <w:marLeft w:val="0"/>
      <w:marRight w:val="0"/>
      <w:marTop w:val="0"/>
      <w:marBottom w:val="0"/>
      <w:divBdr>
        <w:top w:val="none" w:sz="0" w:space="0" w:color="auto"/>
        <w:left w:val="none" w:sz="0" w:space="0" w:color="auto"/>
        <w:bottom w:val="none" w:sz="0" w:space="0" w:color="auto"/>
        <w:right w:val="none" w:sz="0" w:space="0" w:color="auto"/>
      </w:divBdr>
    </w:div>
    <w:div w:id="1878811184">
      <w:bodyDiv w:val="1"/>
      <w:marLeft w:val="0"/>
      <w:marRight w:val="0"/>
      <w:marTop w:val="0"/>
      <w:marBottom w:val="0"/>
      <w:divBdr>
        <w:top w:val="none" w:sz="0" w:space="0" w:color="auto"/>
        <w:left w:val="none" w:sz="0" w:space="0" w:color="auto"/>
        <w:bottom w:val="none" w:sz="0" w:space="0" w:color="auto"/>
        <w:right w:val="none" w:sz="0" w:space="0" w:color="auto"/>
      </w:divBdr>
    </w:div>
    <w:div w:id="1888026683">
      <w:bodyDiv w:val="1"/>
      <w:marLeft w:val="0"/>
      <w:marRight w:val="0"/>
      <w:marTop w:val="0"/>
      <w:marBottom w:val="0"/>
      <w:divBdr>
        <w:top w:val="none" w:sz="0" w:space="0" w:color="auto"/>
        <w:left w:val="none" w:sz="0" w:space="0" w:color="auto"/>
        <w:bottom w:val="none" w:sz="0" w:space="0" w:color="auto"/>
        <w:right w:val="none" w:sz="0" w:space="0" w:color="auto"/>
      </w:divBdr>
    </w:div>
    <w:div w:id="1908294728">
      <w:bodyDiv w:val="1"/>
      <w:marLeft w:val="0"/>
      <w:marRight w:val="0"/>
      <w:marTop w:val="0"/>
      <w:marBottom w:val="0"/>
      <w:divBdr>
        <w:top w:val="none" w:sz="0" w:space="0" w:color="auto"/>
        <w:left w:val="none" w:sz="0" w:space="0" w:color="auto"/>
        <w:bottom w:val="none" w:sz="0" w:space="0" w:color="auto"/>
        <w:right w:val="none" w:sz="0" w:space="0" w:color="auto"/>
      </w:divBdr>
    </w:div>
    <w:div w:id="1926106582">
      <w:bodyDiv w:val="1"/>
      <w:marLeft w:val="0"/>
      <w:marRight w:val="0"/>
      <w:marTop w:val="0"/>
      <w:marBottom w:val="0"/>
      <w:divBdr>
        <w:top w:val="none" w:sz="0" w:space="0" w:color="auto"/>
        <w:left w:val="none" w:sz="0" w:space="0" w:color="auto"/>
        <w:bottom w:val="none" w:sz="0" w:space="0" w:color="auto"/>
        <w:right w:val="none" w:sz="0" w:space="0" w:color="auto"/>
      </w:divBdr>
    </w:div>
    <w:div w:id="1946109317">
      <w:bodyDiv w:val="1"/>
      <w:marLeft w:val="0"/>
      <w:marRight w:val="0"/>
      <w:marTop w:val="0"/>
      <w:marBottom w:val="0"/>
      <w:divBdr>
        <w:top w:val="none" w:sz="0" w:space="0" w:color="auto"/>
        <w:left w:val="none" w:sz="0" w:space="0" w:color="auto"/>
        <w:bottom w:val="none" w:sz="0" w:space="0" w:color="auto"/>
        <w:right w:val="none" w:sz="0" w:space="0" w:color="auto"/>
      </w:divBdr>
    </w:div>
    <w:div w:id="1974362389">
      <w:bodyDiv w:val="1"/>
      <w:marLeft w:val="0"/>
      <w:marRight w:val="0"/>
      <w:marTop w:val="0"/>
      <w:marBottom w:val="0"/>
      <w:divBdr>
        <w:top w:val="none" w:sz="0" w:space="0" w:color="auto"/>
        <w:left w:val="none" w:sz="0" w:space="0" w:color="auto"/>
        <w:bottom w:val="none" w:sz="0" w:space="0" w:color="auto"/>
        <w:right w:val="none" w:sz="0" w:space="0" w:color="auto"/>
      </w:divBdr>
      <w:divsChild>
        <w:div w:id="408503527">
          <w:marLeft w:val="0"/>
          <w:marRight w:val="0"/>
          <w:marTop w:val="0"/>
          <w:marBottom w:val="0"/>
          <w:divBdr>
            <w:top w:val="none" w:sz="0" w:space="0" w:color="auto"/>
            <w:left w:val="none" w:sz="0" w:space="0" w:color="auto"/>
            <w:bottom w:val="none" w:sz="0" w:space="0" w:color="auto"/>
            <w:right w:val="none" w:sz="0" w:space="0" w:color="auto"/>
          </w:divBdr>
        </w:div>
      </w:divsChild>
    </w:div>
    <w:div w:id="1977949554">
      <w:bodyDiv w:val="1"/>
      <w:marLeft w:val="0"/>
      <w:marRight w:val="0"/>
      <w:marTop w:val="0"/>
      <w:marBottom w:val="0"/>
      <w:divBdr>
        <w:top w:val="none" w:sz="0" w:space="0" w:color="auto"/>
        <w:left w:val="none" w:sz="0" w:space="0" w:color="auto"/>
        <w:bottom w:val="none" w:sz="0" w:space="0" w:color="auto"/>
        <w:right w:val="none" w:sz="0" w:space="0" w:color="auto"/>
      </w:divBdr>
    </w:div>
    <w:div w:id="1993829132">
      <w:bodyDiv w:val="1"/>
      <w:marLeft w:val="0"/>
      <w:marRight w:val="0"/>
      <w:marTop w:val="0"/>
      <w:marBottom w:val="0"/>
      <w:divBdr>
        <w:top w:val="none" w:sz="0" w:space="0" w:color="auto"/>
        <w:left w:val="none" w:sz="0" w:space="0" w:color="auto"/>
        <w:bottom w:val="none" w:sz="0" w:space="0" w:color="auto"/>
        <w:right w:val="none" w:sz="0" w:space="0" w:color="auto"/>
      </w:divBdr>
    </w:div>
    <w:div w:id="1997492466">
      <w:bodyDiv w:val="1"/>
      <w:marLeft w:val="0"/>
      <w:marRight w:val="0"/>
      <w:marTop w:val="0"/>
      <w:marBottom w:val="0"/>
      <w:divBdr>
        <w:top w:val="none" w:sz="0" w:space="0" w:color="auto"/>
        <w:left w:val="none" w:sz="0" w:space="0" w:color="auto"/>
        <w:bottom w:val="none" w:sz="0" w:space="0" w:color="auto"/>
        <w:right w:val="none" w:sz="0" w:space="0" w:color="auto"/>
      </w:divBdr>
    </w:div>
    <w:div w:id="2009018730">
      <w:bodyDiv w:val="1"/>
      <w:marLeft w:val="0"/>
      <w:marRight w:val="0"/>
      <w:marTop w:val="0"/>
      <w:marBottom w:val="0"/>
      <w:divBdr>
        <w:top w:val="none" w:sz="0" w:space="0" w:color="auto"/>
        <w:left w:val="none" w:sz="0" w:space="0" w:color="auto"/>
        <w:bottom w:val="none" w:sz="0" w:space="0" w:color="auto"/>
        <w:right w:val="none" w:sz="0" w:space="0" w:color="auto"/>
      </w:divBdr>
      <w:divsChild>
        <w:div w:id="596251659">
          <w:marLeft w:val="0"/>
          <w:marRight w:val="0"/>
          <w:marTop w:val="0"/>
          <w:marBottom w:val="0"/>
          <w:divBdr>
            <w:top w:val="none" w:sz="0" w:space="0" w:color="auto"/>
            <w:left w:val="none" w:sz="0" w:space="0" w:color="auto"/>
            <w:bottom w:val="none" w:sz="0" w:space="0" w:color="auto"/>
            <w:right w:val="none" w:sz="0" w:space="0" w:color="auto"/>
          </w:divBdr>
        </w:div>
      </w:divsChild>
    </w:div>
    <w:div w:id="2010012713">
      <w:bodyDiv w:val="1"/>
      <w:marLeft w:val="0"/>
      <w:marRight w:val="0"/>
      <w:marTop w:val="0"/>
      <w:marBottom w:val="0"/>
      <w:divBdr>
        <w:top w:val="none" w:sz="0" w:space="0" w:color="auto"/>
        <w:left w:val="none" w:sz="0" w:space="0" w:color="auto"/>
        <w:bottom w:val="none" w:sz="0" w:space="0" w:color="auto"/>
        <w:right w:val="none" w:sz="0" w:space="0" w:color="auto"/>
      </w:divBdr>
    </w:div>
    <w:div w:id="2014649020">
      <w:bodyDiv w:val="1"/>
      <w:marLeft w:val="0"/>
      <w:marRight w:val="0"/>
      <w:marTop w:val="0"/>
      <w:marBottom w:val="0"/>
      <w:divBdr>
        <w:top w:val="none" w:sz="0" w:space="0" w:color="auto"/>
        <w:left w:val="none" w:sz="0" w:space="0" w:color="auto"/>
        <w:bottom w:val="none" w:sz="0" w:space="0" w:color="auto"/>
        <w:right w:val="none" w:sz="0" w:space="0" w:color="auto"/>
      </w:divBdr>
    </w:div>
    <w:div w:id="2021545826">
      <w:bodyDiv w:val="1"/>
      <w:marLeft w:val="0"/>
      <w:marRight w:val="0"/>
      <w:marTop w:val="0"/>
      <w:marBottom w:val="0"/>
      <w:divBdr>
        <w:top w:val="none" w:sz="0" w:space="0" w:color="auto"/>
        <w:left w:val="none" w:sz="0" w:space="0" w:color="auto"/>
        <w:bottom w:val="none" w:sz="0" w:space="0" w:color="auto"/>
        <w:right w:val="none" w:sz="0" w:space="0" w:color="auto"/>
      </w:divBdr>
    </w:div>
    <w:div w:id="2030448545">
      <w:bodyDiv w:val="1"/>
      <w:marLeft w:val="0"/>
      <w:marRight w:val="0"/>
      <w:marTop w:val="0"/>
      <w:marBottom w:val="0"/>
      <w:divBdr>
        <w:top w:val="none" w:sz="0" w:space="0" w:color="auto"/>
        <w:left w:val="none" w:sz="0" w:space="0" w:color="auto"/>
        <w:bottom w:val="none" w:sz="0" w:space="0" w:color="auto"/>
        <w:right w:val="none" w:sz="0" w:space="0" w:color="auto"/>
      </w:divBdr>
      <w:divsChild>
        <w:div w:id="1970241034">
          <w:marLeft w:val="0"/>
          <w:marRight w:val="0"/>
          <w:marTop w:val="0"/>
          <w:marBottom w:val="0"/>
          <w:divBdr>
            <w:top w:val="none" w:sz="0" w:space="0" w:color="auto"/>
            <w:left w:val="none" w:sz="0" w:space="0" w:color="auto"/>
            <w:bottom w:val="none" w:sz="0" w:space="0" w:color="auto"/>
            <w:right w:val="none" w:sz="0" w:space="0" w:color="auto"/>
          </w:divBdr>
        </w:div>
      </w:divsChild>
    </w:div>
    <w:div w:id="2036687868">
      <w:bodyDiv w:val="1"/>
      <w:marLeft w:val="0"/>
      <w:marRight w:val="0"/>
      <w:marTop w:val="0"/>
      <w:marBottom w:val="0"/>
      <w:divBdr>
        <w:top w:val="none" w:sz="0" w:space="0" w:color="auto"/>
        <w:left w:val="none" w:sz="0" w:space="0" w:color="auto"/>
        <w:bottom w:val="none" w:sz="0" w:space="0" w:color="auto"/>
        <w:right w:val="none" w:sz="0" w:space="0" w:color="auto"/>
      </w:divBdr>
    </w:div>
    <w:div w:id="2045404333">
      <w:bodyDiv w:val="1"/>
      <w:marLeft w:val="0"/>
      <w:marRight w:val="0"/>
      <w:marTop w:val="0"/>
      <w:marBottom w:val="0"/>
      <w:divBdr>
        <w:top w:val="none" w:sz="0" w:space="0" w:color="auto"/>
        <w:left w:val="none" w:sz="0" w:space="0" w:color="auto"/>
        <w:bottom w:val="none" w:sz="0" w:space="0" w:color="auto"/>
        <w:right w:val="none" w:sz="0" w:space="0" w:color="auto"/>
      </w:divBdr>
    </w:div>
    <w:div w:id="2048026817">
      <w:bodyDiv w:val="1"/>
      <w:marLeft w:val="0"/>
      <w:marRight w:val="0"/>
      <w:marTop w:val="0"/>
      <w:marBottom w:val="0"/>
      <w:divBdr>
        <w:top w:val="none" w:sz="0" w:space="0" w:color="auto"/>
        <w:left w:val="none" w:sz="0" w:space="0" w:color="auto"/>
        <w:bottom w:val="none" w:sz="0" w:space="0" w:color="auto"/>
        <w:right w:val="none" w:sz="0" w:space="0" w:color="auto"/>
      </w:divBdr>
    </w:div>
    <w:div w:id="2051803911">
      <w:bodyDiv w:val="1"/>
      <w:marLeft w:val="0"/>
      <w:marRight w:val="0"/>
      <w:marTop w:val="0"/>
      <w:marBottom w:val="0"/>
      <w:divBdr>
        <w:top w:val="none" w:sz="0" w:space="0" w:color="auto"/>
        <w:left w:val="none" w:sz="0" w:space="0" w:color="auto"/>
        <w:bottom w:val="none" w:sz="0" w:space="0" w:color="auto"/>
        <w:right w:val="none" w:sz="0" w:space="0" w:color="auto"/>
      </w:divBdr>
    </w:div>
    <w:div w:id="2052924275">
      <w:bodyDiv w:val="1"/>
      <w:marLeft w:val="0"/>
      <w:marRight w:val="0"/>
      <w:marTop w:val="0"/>
      <w:marBottom w:val="0"/>
      <w:divBdr>
        <w:top w:val="none" w:sz="0" w:space="0" w:color="auto"/>
        <w:left w:val="none" w:sz="0" w:space="0" w:color="auto"/>
        <w:bottom w:val="none" w:sz="0" w:space="0" w:color="auto"/>
        <w:right w:val="none" w:sz="0" w:space="0" w:color="auto"/>
      </w:divBdr>
    </w:div>
    <w:div w:id="2065447237">
      <w:bodyDiv w:val="1"/>
      <w:marLeft w:val="0"/>
      <w:marRight w:val="0"/>
      <w:marTop w:val="0"/>
      <w:marBottom w:val="0"/>
      <w:divBdr>
        <w:top w:val="none" w:sz="0" w:space="0" w:color="auto"/>
        <w:left w:val="none" w:sz="0" w:space="0" w:color="auto"/>
        <w:bottom w:val="none" w:sz="0" w:space="0" w:color="auto"/>
        <w:right w:val="none" w:sz="0" w:space="0" w:color="auto"/>
      </w:divBdr>
    </w:div>
    <w:div w:id="2069716786">
      <w:bodyDiv w:val="1"/>
      <w:marLeft w:val="0"/>
      <w:marRight w:val="0"/>
      <w:marTop w:val="0"/>
      <w:marBottom w:val="0"/>
      <w:divBdr>
        <w:top w:val="none" w:sz="0" w:space="0" w:color="auto"/>
        <w:left w:val="none" w:sz="0" w:space="0" w:color="auto"/>
        <w:bottom w:val="none" w:sz="0" w:space="0" w:color="auto"/>
        <w:right w:val="none" w:sz="0" w:space="0" w:color="auto"/>
      </w:divBdr>
    </w:div>
    <w:div w:id="2074233706">
      <w:bodyDiv w:val="1"/>
      <w:marLeft w:val="0"/>
      <w:marRight w:val="0"/>
      <w:marTop w:val="0"/>
      <w:marBottom w:val="0"/>
      <w:divBdr>
        <w:top w:val="none" w:sz="0" w:space="0" w:color="auto"/>
        <w:left w:val="none" w:sz="0" w:space="0" w:color="auto"/>
        <w:bottom w:val="none" w:sz="0" w:space="0" w:color="auto"/>
        <w:right w:val="none" w:sz="0" w:space="0" w:color="auto"/>
      </w:divBdr>
    </w:div>
    <w:div w:id="2074236323">
      <w:bodyDiv w:val="1"/>
      <w:marLeft w:val="0"/>
      <w:marRight w:val="0"/>
      <w:marTop w:val="0"/>
      <w:marBottom w:val="0"/>
      <w:divBdr>
        <w:top w:val="none" w:sz="0" w:space="0" w:color="auto"/>
        <w:left w:val="none" w:sz="0" w:space="0" w:color="auto"/>
        <w:bottom w:val="none" w:sz="0" w:space="0" w:color="auto"/>
        <w:right w:val="none" w:sz="0" w:space="0" w:color="auto"/>
      </w:divBdr>
    </w:div>
    <w:div w:id="2094667204">
      <w:bodyDiv w:val="1"/>
      <w:marLeft w:val="0"/>
      <w:marRight w:val="0"/>
      <w:marTop w:val="0"/>
      <w:marBottom w:val="0"/>
      <w:divBdr>
        <w:top w:val="none" w:sz="0" w:space="0" w:color="auto"/>
        <w:left w:val="none" w:sz="0" w:space="0" w:color="auto"/>
        <w:bottom w:val="none" w:sz="0" w:space="0" w:color="auto"/>
        <w:right w:val="none" w:sz="0" w:space="0" w:color="auto"/>
      </w:divBdr>
    </w:div>
    <w:div w:id="2104064925">
      <w:bodyDiv w:val="1"/>
      <w:marLeft w:val="0"/>
      <w:marRight w:val="0"/>
      <w:marTop w:val="0"/>
      <w:marBottom w:val="0"/>
      <w:divBdr>
        <w:top w:val="none" w:sz="0" w:space="0" w:color="auto"/>
        <w:left w:val="none" w:sz="0" w:space="0" w:color="auto"/>
        <w:bottom w:val="none" w:sz="0" w:space="0" w:color="auto"/>
        <w:right w:val="none" w:sz="0" w:space="0" w:color="auto"/>
      </w:divBdr>
    </w:div>
    <w:div w:id="2117290402">
      <w:bodyDiv w:val="1"/>
      <w:marLeft w:val="0"/>
      <w:marRight w:val="0"/>
      <w:marTop w:val="0"/>
      <w:marBottom w:val="0"/>
      <w:divBdr>
        <w:top w:val="none" w:sz="0" w:space="0" w:color="auto"/>
        <w:left w:val="none" w:sz="0" w:space="0" w:color="auto"/>
        <w:bottom w:val="none" w:sz="0" w:space="0" w:color="auto"/>
        <w:right w:val="none" w:sz="0" w:space="0" w:color="auto"/>
      </w:divBdr>
    </w:div>
    <w:div w:id="2124185048">
      <w:bodyDiv w:val="1"/>
      <w:marLeft w:val="0"/>
      <w:marRight w:val="0"/>
      <w:marTop w:val="0"/>
      <w:marBottom w:val="0"/>
      <w:divBdr>
        <w:top w:val="none" w:sz="0" w:space="0" w:color="auto"/>
        <w:left w:val="none" w:sz="0" w:space="0" w:color="auto"/>
        <w:bottom w:val="none" w:sz="0" w:space="0" w:color="auto"/>
        <w:right w:val="none" w:sz="0" w:space="0" w:color="auto"/>
      </w:divBdr>
    </w:div>
    <w:div w:id="2124878476">
      <w:bodyDiv w:val="1"/>
      <w:marLeft w:val="0"/>
      <w:marRight w:val="0"/>
      <w:marTop w:val="0"/>
      <w:marBottom w:val="0"/>
      <w:divBdr>
        <w:top w:val="none" w:sz="0" w:space="0" w:color="auto"/>
        <w:left w:val="none" w:sz="0" w:space="0" w:color="auto"/>
        <w:bottom w:val="none" w:sz="0" w:space="0" w:color="auto"/>
        <w:right w:val="none" w:sz="0" w:space="0" w:color="auto"/>
      </w:divBdr>
    </w:div>
    <w:div w:id="213883964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745367-DA2E-4437-A097-C272D22F9C53}"/>
</file>

<file path=customXml/itemProps2.xml><?xml version="1.0" encoding="utf-8"?>
<ds:datastoreItem xmlns:ds="http://schemas.openxmlformats.org/officeDocument/2006/customXml" ds:itemID="{3913E213-55FC-45BC-ADBE-B155B3BA9D61}">
  <ds:schemaRefs>
    <ds:schemaRef ds:uri="http://schemas.openxmlformats.org/officeDocument/2006/bibliography"/>
  </ds:schemaRefs>
</ds:datastoreItem>
</file>

<file path=customXml/itemProps3.xml><?xml version="1.0" encoding="utf-8"?>
<ds:datastoreItem xmlns:ds="http://schemas.openxmlformats.org/officeDocument/2006/customXml" ds:itemID="{E63F9E18-D74F-4944-A4D2-F00D9CF77B17}">
  <ds:schemaRefs>
    <ds:schemaRef ds:uri="http://schemas.microsoft.com/sharepoint/v3/contenttype/forms"/>
  </ds:schemaRefs>
</ds:datastoreItem>
</file>

<file path=customXml/itemProps4.xml><?xml version="1.0" encoding="utf-8"?>
<ds:datastoreItem xmlns:ds="http://schemas.openxmlformats.org/officeDocument/2006/customXml" ds:itemID="{5362663B-6791-49F8-B6EB-F896660A32D1}">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Food For Development</cp:keywords>
  <dc:description/>
  <cp:lastModifiedBy>Debra Cooper</cp:lastModifiedBy>
  <cp:revision>12</cp:revision>
  <dcterms:created xsi:type="dcterms:W3CDTF">2023-09-13T20:09:00Z</dcterms:created>
  <dcterms:modified xsi:type="dcterms:W3CDTF">2024-09-16T14:30:30Z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TaxKeyword">
    <vt:lpwstr>81;#Food For Development|98747836-2529-4530-bb6a-d74dee1d6b61</vt:lpwstr>
  </property>
  <property fmtid="{D5CDD505-2E9C-101B-9397-08002B2CF9AE}" pid="4" name="Tags">
    <vt:lpwstr/>
  </property>
  <property fmtid="{D5CDD505-2E9C-101B-9397-08002B2CF9AE}" pid="5" name="MediaServiceImageTags">
    <vt:lpwstr/>
  </property>
  <property fmtid="{D5CDD505-2E9C-101B-9397-08002B2CF9AE}" pid="6" name="GrammarlyDocumentId">
    <vt:lpwstr>bb92b4b664182b553ca6e60ac5f8de8ba8b16fffafee721469c8fff1e4597891</vt:lpwstr>
  </property>
</Properties>
</file>