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85999" w14:textId="5327EA7C" w:rsidR="004B3CB5" w:rsidRPr="00F54F1E" w:rsidRDefault="004B3CB5" w:rsidP="00AD6BF7">
      <w:pPr>
        <w:widowControl w:val="0"/>
        <w:tabs>
          <w:tab w:val="left" w:pos="360"/>
        </w:tabs>
        <w:jc w:val="center"/>
        <w:rPr>
          <w:b/>
          <w:sz w:val="22"/>
          <w:szCs w:val="22"/>
          <w:lang w:val="es-CO"/>
        </w:rPr>
      </w:pPr>
      <w:r w:rsidRPr="00F54F1E">
        <w:rPr>
          <w:b/>
          <w:sz w:val="22"/>
          <w:szCs w:val="22"/>
          <w:lang w:val="es-CO"/>
        </w:rPr>
        <w:t>800-</w:t>
      </w:r>
      <w:r w:rsidR="00E5317A" w:rsidRPr="00F54F1E">
        <w:rPr>
          <w:b/>
          <w:sz w:val="22"/>
          <w:szCs w:val="22"/>
          <w:lang w:val="es-CO"/>
        </w:rPr>
        <w:t>Parque Explora</w:t>
      </w:r>
    </w:p>
    <w:p w14:paraId="21E13FEA" w14:textId="557E854A" w:rsidR="00775D12" w:rsidRPr="00F54F1E" w:rsidRDefault="00775D12" w:rsidP="00AD6BF7">
      <w:pPr>
        <w:widowControl w:val="0"/>
        <w:tabs>
          <w:tab w:val="left" w:pos="360"/>
        </w:tabs>
        <w:jc w:val="center"/>
        <w:rPr>
          <w:b/>
          <w:i/>
          <w:sz w:val="22"/>
          <w:szCs w:val="22"/>
          <w:lang w:val="es-CO"/>
        </w:rPr>
      </w:pPr>
      <w:r w:rsidRPr="00F54F1E">
        <w:rPr>
          <w:b/>
          <w:i/>
          <w:sz w:val="22"/>
          <w:szCs w:val="22"/>
          <w:lang w:val="es-CO"/>
        </w:rPr>
        <w:t>Juntos Aprendemos Budget Narrative</w:t>
      </w:r>
    </w:p>
    <w:p w14:paraId="2CC335D2" w14:textId="78B2FE60" w:rsidR="000555AE" w:rsidRPr="00F54F1E" w:rsidRDefault="000555AE" w:rsidP="00AD6BF7">
      <w:pPr>
        <w:widowControl w:val="0"/>
        <w:tabs>
          <w:tab w:val="left" w:pos="360"/>
        </w:tabs>
        <w:jc w:val="center"/>
        <w:rPr>
          <w:b/>
          <w:i/>
          <w:sz w:val="22"/>
          <w:szCs w:val="22"/>
        </w:rPr>
      </w:pPr>
      <w:r w:rsidRPr="00F54F1E">
        <w:rPr>
          <w:b/>
          <w:i/>
          <w:sz w:val="22"/>
          <w:szCs w:val="22"/>
        </w:rPr>
        <w:t>Subaward Modification No.</w:t>
      </w:r>
      <w:r w:rsidR="004B3CB5" w:rsidRPr="00F54F1E">
        <w:rPr>
          <w:b/>
          <w:i/>
          <w:sz w:val="22"/>
          <w:szCs w:val="22"/>
        </w:rPr>
        <w:t xml:space="preserve"> </w:t>
      </w:r>
      <w:r w:rsidR="00E5317A" w:rsidRPr="00F54F1E">
        <w:rPr>
          <w:b/>
          <w:i/>
          <w:sz w:val="22"/>
          <w:szCs w:val="22"/>
        </w:rPr>
        <w:t>7</w:t>
      </w:r>
    </w:p>
    <w:p w14:paraId="7CA3A70A" w14:textId="77777777" w:rsidR="00775D12" w:rsidRPr="00F54F1E" w:rsidRDefault="00775D12" w:rsidP="00AD6BF7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72DC7EAB" w14:textId="6CEAAC97" w:rsidR="00D25E52" w:rsidRPr="00F54F1E" w:rsidRDefault="00D25E52" w:rsidP="6932D146">
      <w:pPr>
        <w:widowControl w:val="0"/>
        <w:pBdr>
          <w:bottom w:val="dotted" w:sz="24" w:space="1" w:color="000000"/>
        </w:pBdr>
        <w:tabs>
          <w:tab w:val="left" w:pos="360"/>
        </w:tabs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This budget narrative </w:t>
      </w:r>
      <w:r w:rsidR="0E74ECEA" w:rsidRPr="00F54F1E">
        <w:rPr>
          <w:sz w:val="22"/>
          <w:szCs w:val="22"/>
        </w:rPr>
        <w:t>was</w:t>
      </w:r>
      <w:r w:rsidRPr="00F54F1E">
        <w:rPr>
          <w:sz w:val="22"/>
          <w:szCs w:val="22"/>
        </w:rPr>
        <w:t xml:space="preserve"> adjusted </w:t>
      </w:r>
      <w:r w:rsidR="00E96AE0" w:rsidRPr="00F54F1E">
        <w:rPr>
          <w:sz w:val="22"/>
          <w:szCs w:val="22"/>
        </w:rPr>
        <w:t xml:space="preserve">in </w:t>
      </w:r>
      <w:r w:rsidR="00E5317A" w:rsidRPr="00F54F1E">
        <w:rPr>
          <w:sz w:val="22"/>
          <w:szCs w:val="22"/>
          <w:highlight w:val="yellow"/>
        </w:rPr>
        <w:t xml:space="preserve">March </w:t>
      </w:r>
      <w:r w:rsidR="004B3CB5" w:rsidRPr="00F54F1E">
        <w:rPr>
          <w:sz w:val="22"/>
          <w:szCs w:val="22"/>
          <w:highlight w:val="yellow"/>
        </w:rPr>
        <w:t>2024</w:t>
      </w:r>
      <w:r w:rsidR="00E96AE0" w:rsidRPr="00F54F1E">
        <w:rPr>
          <w:sz w:val="22"/>
          <w:szCs w:val="22"/>
        </w:rPr>
        <w:t xml:space="preserve">, </w:t>
      </w:r>
      <w:r w:rsidRPr="00F54F1E">
        <w:rPr>
          <w:sz w:val="22"/>
          <w:szCs w:val="22"/>
        </w:rPr>
        <w:t>according to an overall budget realignment</w:t>
      </w:r>
      <w:r w:rsidR="0003587D" w:rsidRPr="00F54F1E">
        <w:rPr>
          <w:sz w:val="22"/>
          <w:szCs w:val="22"/>
        </w:rPr>
        <w:t xml:space="preserve"> a</w:t>
      </w:r>
      <w:r w:rsidR="00E5317A" w:rsidRPr="00F54F1E">
        <w:rPr>
          <w:sz w:val="22"/>
          <w:szCs w:val="22"/>
        </w:rPr>
        <w:t xml:space="preserve"> no</w:t>
      </w:r>
      <w:r w:rsidR="0003587D" w:rsidRPr="00F54F1E">
        <w:rPr>
          <w:sz w:val="22"/>
          <w:szCs w:val="22"/>
        </w:rPr>
        <w:t xml:space="preserve"> cost extension until </w:t>
      </w:r>
      <w:r w:rsidR="0088676C" w:rsidRPr="00F54F1E">
        <w:rPr>
          <w:sz w:val="22"/>
          <w:szCs w:val="22"/>
        </w:rPr>
        <w:t>August 31</w:t>
      </w:r>
      <w:r w:rsidR="0003587D" w:rsidRPr="00F54F1E">
        <w:rPr>
          <w:sz w:val="22"/>
          <w:szCs w:val="22"/>
        </w:rPr>
        <w:t xml:space="preserve">, </w:t>
      </w:r>
      <w:proofErr w:type="gramStart"/>
      <w:r w:rsidR="0003587D" w:rsidRPr="00F54F1E">
        <w:rPr>
          <w:sz w:val="22"/>
          <w:szCs w:val="22"/>
        </w:rPr>
        <w:t>2026</w:t>
      </w:r>
      <w:proofErr w:type="gramEnd"/>
      <w:r w:rsidR="000700BB" w:rsidRPr="00F54F1E">
        <w:rPr>
          <w:sz w:val="22"/>
          <w:szCs w:val="22"/>
        </w:rPr>
        <w:t xml:space="preserve"> </w:t>
      </w:r>
      <w:r w:rsidR="00E5317A" w:rsidRPr="00F54F1E">
        <w:rPr>
          <w:sz w:val="22"/>
          <w:szCs w:val="22"/>
        </w:rPr>
        <w:t xml:space="preserve">and a ceiling reduction </w:t>
      </w:r>
      <w:r w:rsidR="000700BB" w:rsidRPr="00F54F1E">
        <w:rPr>
          <w:sz w:val="22"/>
          <w:szCs w:val="22"/>
        </w:rPr>
        <w:t>by USD 4</w:t>
      </w:r>
      <w:r w:rsidR="003547B7" w:rsidRPr="00F54F1E">
        <w:rPr>
          <w:sz w:val="22"/>
          <w:szCs w:val="22"/>
        </w:rPr>
        <w:t>75</w:t>
      </w:r>
      <w:r w:rsidR="000700BB" w:rsidRPr="00F54F1E">
        <w:rPr>
          <w:sz w:val="22"/>
          <w:szCs w:val="22"/>
        </w:rPr>
        <w:t>,000</w:t>
      </w:r>
      <w:r w:rsidR="0003587D" w:rsidRPr="00F54F1E">
        <w:rPr>
          <w:sz w:val="22"/>
          <w:szCs w:val="22"/>
        </w:rPr>
        <w:t>.</w:t>
      </w:r>
    </w:p>
    <w:p w14:paraId="213DC756" w14:textId="77777777" w:rsidR="004B3CB5" w:rsidRPr="00F54F1E" w:rsidRDefault="004B3CB5" w:rsidP="00AD6BF7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</w:p>
    <w:p w14:paraId="59E73ED8" w14:textId="34E289FD" w:rsidR="00F505FA" w:rsidRPr="00F54F1E" w:rsidRDefault="001E5A4F" w:rsidP="00F505FA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  <w:r w:rsidRPr="00F54F1E">
        <w:rPr>
          <w:rStyle w:val="Ttulo1Car"/>
          <w:sz w:val="22"/>
          <w:szCs w:val="22"/>
        </w:rPr>
        <w:t>Background:</w:t>
      </w:r>
    </w:p>
    <w:p w14:paraId="7EC61F7E" w14:textId="77777777" w:rsidR="001E5A4F" w:rsidRPr="00F54F1E" w:rsidRDefault="001E5A4F" w:rsidP="00F505FA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</w:p>
    <w:p w14:paraId="58E43BB4" w14:textId="0B4D9DBB" w:rsidR="001E5A4F" w:rsidRPr="00F54F1E" w:rsidRDefault="001E5A4F" w:rsidP="001E5A4F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  <w:r w:rsidRPr="50F2432C">
        <w:rPr>
          <w:rStyle w:val="Ttulo1Car"/>
          <w:b w:val="0"/>
          <w:sz w:val="22"/>
          <w:szCs w:val="22"/>
        </w:rPr>
        <w:t xml:space="preserve">Modification No. </w:t>
      </w:r>
      <w:r w:rsidR="00E5317A" w:rsidRPr="50F2432C">
        <w:rPr>
          <w:rStyle w:val="Ttulo1Car"/>
          <w:b w:val="0"/>
          <w:sz w:val="22"/>
          <w:szCs w:val="22"/>
        </w:rPr>
        <w:t>7</w:t>
      </w:r>
      <w:r w:rsidRPr="50F2432C">
        <w:rPr>
          <w:rStyle w:val="Ttulo1Car"/>
          <w:b w:val="0"/>
          <w:sz w:val="22"/>
          <w:szCs w:val="22"/>
        </w:rPr>
        <w:t xml:space="preserve"> is, among other changes, modifying the ceiling amount of the subaward by USD 4</w:t>
      </w:r>
      <w:r w:rsidR="003547B7" w:rsidRPr="50F2432C">
        <w:rPr>
          <w:rStyle w:val="Ttulo1Car"/>
          <w:b w:val="0"/>
          <w:sz w:val="22"/>
          <w:szCs w:val="22"/>
        </w:rPr>
        <w:t>75</w:t>
      </w:r>
      <w:r w:rsidRPr="50F2432C">
        <w:rPr>
          <w:rStyle w:val="Ttulo1Car"/>
          <w:b w:val="0"/>
          <w:sz w:val="22"/>
          <w:szCs w:val="22"/>
        </w:rPr>
        <w:t xml:space="preserve">,000 </w:t>
      </w:r>
      <w:r w:rsidR="003D4607" w:rsidRPr="50F2432C">
        <w:rPr>
          <w:rStyle w:val="Ttulo1Car"/>
          <w:b w:val="0"/>
          <w:sz w:val="22"/>
          <w:szCs w:val="22"/>
        </w:rPr>
        <w:t>from USD $6,818,381 to USD $6,343,381</w:t>
      </w:r>
      <w:r w:rsidRPr="50F2432C">
        <w:rPr>
          <w:rStyle w:val="Ttulo1Car"/>
          <w:b w:val="0"/>
          <w:sz w:val="22"/>
          <w:szCs w:val="22"/>
        </w:rPr>
        <w:t xml:space="preserve">. </w:t>
      </w:r>
      <w:r w:rsidR="00B76267" w:rsidRPr="50F2432C">
        <w:rPr>
          <w:rStyle w:val="Ttulo1Car"/>
          <w:b w:val="0"/>
          <w:sz w:val="22"/>
          <w:szCs w:val="22"/>
        </w:rPr>
        <w:t xml:space="preserve">This reduction is due to changes in the project structure since Parque Explora will no longer </w:t>
      </w:r>
      <w:proofErr w:type="gramStart"/>
      <w:r w:rsidR="00B76267" w:rsidRPr="50F2432C">
        <w:rPr>
          <w:rStyle w:val="Ttulo1Car"/>
          <w:b w:val="0"/>
          <w:sz w:val="22"/>
          <w:szCs w:val="22"/>
        </w:rPr>
        <w:t>be in charge of</w:t>
      </w:r>
      <w:proofErr w:type="gramEnd"/>
      <w:r w:rsidR="00B76267" w:rsidRPr="50F2432C">
        <w:rPr>
          <w:rStyle w:val="Ttulo1Car"/>
          <w:b w:val="0"/>
          <w:sz w:val="22"/>
          <w:szCs w:val="22"/>
        </w:rPr>
        <w:t xml:space="preserve"> the </w:t>
      </w:r>
      <w:ins w:id="0" w:author="Maria Ochoa" w:date="2024-03-18T17:56:00Z">
        <w:r w:rsidR="4A491F6D" w:rsidRPr="50F2432C">
          <w:rPr>
            <w:rStyle w:val="Ttulo1Car"/>
            <w:b w:val="0"/>
            <w:sz w:val="22"/>
            <w:szCs w:val="22"/>
          </w:rPr>
          <w:t xml:space="preserve">Project’s </w:t>
        </w:r>
      </w:ins>
      <w:del w:id="1" w:author="Maria Ochoa" w:date="2024-03-18T17:56:00Z">
        <w:r w:rsidRPr="50F2432C" w:rsidDel="00B76267">
          <w:rPr>
            <w:rStyle w:val="Ttulo1Car"/>
            <w:b w:val="0"/>
            <w:sz w:val="22"/>
            <w:szCs w:val="22"/>
          </w:rPr>
          <w:delText>C</w:delText>
        </w:r>
      </w:del>
      <w:ins w:id="2" w:author="Maria Ochoa" w:date="2024-03-18T17:56:00Z">
        <w:r w:rsidR="4DFA96AE" w:rsidRPr="50F2432C">
          <w:rPr>
            <w:rStyle w:val="Ttulo1Car"/>
            <w:b w:val="0"/>
            <w:sz w:val="22"/>
            <w:szCs w:val="22"/>
          </w:rPr>
          <w:t>c</w:t>
        </w:r>
      </w:ins>
      <w:r w:rsidR="00B76267" w:rsidRPr="50F2432C">
        <w:rPr>
          <w:rStyle w:val="Ttulo1Car"/>
          <w:b w:val="0"/>
          <w:sz w:val="22"/>
          <w:szCs w:val="22"/>
        </w:rPr>
        <w:t>ommunications</w:t>
      </w:r>
      <w:r w:rsidR="000B52A2" w:rsidRPr="50F2432C">
        <w:rPr>
          <w:rStyle w:val="Ttulo1Car"/>
          <w:b w:val="0"/>
          <w:sz w:val="22"/>
          <w:szCs w:val="22"/>
        </w:rPr>
        <w:t xml:space="preserve"> strategy </w:t>
      </w:r>
      <w:del w:id="3" w:author="Maria Ochoa" w:date="2024-03-18T17:56:00Z">
        <w:r w:rsidRPr="50F2432C" w:rsidDel="000B52A2">
          <w:rPr>
            <w:rStyle w:val="Ttulo1Car"/>
            <w:b w:val="0"/>
            <w:sz w:val="22"/>
            <w:szCs w:val="22"/>
          </w:rPr>
          <w:delText>if the Project</w:delText>
        </w:r>
      </w:del>
      <w:r w:rsidR="00B76267" w:rsidRPr="50F2432C">
        <w:rPr>
          <w:rStyle w:val="Ttulo1Car"/>
          <w:b w:val="0"/>
          <w:sz w:val="22"/>
          <w:szCs w:val="22"/>
        </w:rPr>
        <w:t xml:space="preserve">, which implies a decrease in this budget item; the new total amount will be enough to ensure the operation and achieve successfully the goals approved in the work plan.  </w:t>
      </w:r>
    </w:p>
    <w:p w14:paraId="57D9C841" w14:textId="77777777" w:rsidR="001E5A4F" w:rsidRPr="00F54F1E" w:rsidRDefault="001E5A4F" w:rsidP="00F505FA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</w:p>
    <w:p w14:paraId="7AC7BB5A" w14:textId="4E664748" w:rsidR="001E5A4F" w:rsidRPr="00F54F1E" w:rsidRDefault="001E5A4F" w:rsidP="00F505FA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  <w:r w:rsidRPr="00F54F1E">
        <w:rPr>
          <w:rStyle w:val="Ttulo1Car"/>
          <w:sz w:val="22"/>
          <w:szCs w:val="22"/>
        </w:rPr>
        <w:t>Budget lines, after realignment will be as follows:</w:t>
      </w:r>
    </w:p>
    <w:p w14:paraId="2A038BF7" w14:textId="77777777" w:rsidR="001A7A6E" w:rsidRPr="00F54F1E" w:rsidRDefault="001A7A6E" w:rsidP="001A7A6E">
      <w:pPr>
        <w:pStyle w:val="PDParagraphDefault"/>
        <w:spacing w:line="300" w:lineRule="auto"/>
        <w:ind w:left="360"/>
        <w:jc w:val="both"/>
        <w:rPr>
          <w:rFonts w:ascii="Times New Roman" w:hAnsi="Times New Roman" w:cs="Times New Roman"/>
          <w:color w:val="auto"/>
        </w:rPr>
      </w:pPr>
    </w:p>
    <w:tbl>
      <w:tblPr>
        <w:tblW w:w="4129" w:type="pct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"/>
        <w:gridCol w:w="2340"/>
        <w:gridCol w:w="1458"/>
        <w:gridCol w:w="1896"/>
        <w:gridCol w:w="1740"/>
      </w:tblGrid>
      <w:tr w:rsidR="001A7A6E" w:rsidRPr="00F54F1E" w14:paraId="48B43533" w14:textId="77777777" w:rsidTr="00DC2F0A">
        <w:trPr>
          <w:trHeight w:val="308"/>
          <w:jc w:val="center"/>
        </w:trPr>
        <w:tc>
          <w:tcPr>
            <w:tcW w:w="177" w:type="pct"/>
            <w:tcBorders>
              <w:right w:val="nil"/>
            </w:tcBorders>
            <w:shd w:val="clear" w:color="auto" w:fill="F2F2F2" w:themeFill="background1" w:themeFillShade="F2"/>
          </w:tcPr>
          <w:p w14:paraId="651D3B99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</w:rPr>
            </w:pPr>
            <w:bookmarkStart w:id="4" w:name="OLE_LINK1"/>
          </w:p>
        </w:tc>
        <w:tc>
          <w:tcPr>
            <w:tcW w:w="1518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D84579E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</w:rPr>
            </w:pPr>
            <w:r w:rsidRPr="00F54F1E">
              <w:rPr>
                <w:b/>
              </w:rPr>
              <w:t xml:space="preserve">Categories </w:t>
            </w:r>
          </w:p>
          <w:p w14:paraId="4922059D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</w:rPr>
            </w:pPr>
            <w:proofErr w:type="spellStart"/>
            <w:r w:rsidRPr="00F54F1E">
              <w:rPr>
                <w:b/>
                <w:color w:val="365F91" w:themeColor="accent1" w:themeShade="BF"/>
              </w:rPr>
              <w:t>Categorias</w:t>
            </w:r>
            <w:proofErr w:type="spellEnd"/>
          </w:p>
        </w:tc>
        <w:tc>
          <w:tcPr>
            <w:tcW w:w="946" w:type="pct"/>
            <w:shd w:val="clear" w:color="auto" w:fill="F2F2F2" w:themeFill="background1" w:themeFillShade="F2"/>
            <w:vAlign w:val="center"/>
          </w:tcPr>
          <w:p w14:paraId="393E413C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jc w:val="center"/>
              <w:rPr>
                <w:b/>
              </w:rPr>
            </w:pPr>
            <w:r w:rsidRPr="00F54F1E">
              <w:rPr>
                <w:b/>
              </w:rPr>
              <w:t>Amount</w:t>
            </w:r>
          </w:p>
          <w:p w14:paraId="24597589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jc w:val="center"/>
              <w:rPr>
                <w:b/>
              </w:rPr>
            </w:pPr>
            <w:r w:rsidRPr="00F54F1E">
              <w:rPr>
                <w:b/>
                <w:color w:val="365F91" w:themeColor="accent1" w:themeShade="BF"/>
              </w:rPr>
              <w:t>Monto</w:t>
            </w:r>
          </w:p>
        </w:tc>
        <w:tc>
          <w:tcPr>
            <w:tcW w:w="1230" w:type="pct"/>
            <w:shd w:val="clear" w:color="auto" w:fill="F2F2F2" w:themeFill="background1" w:themeFillShade="F2"/>
            <w:vAlign w:val="center"/>
          </w:tcPr>
          <w:p w14:paraId="16FEE156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jc w:val="center"/>
              <w:rPr>
                <w:b/>
              </w:rPr>
            </w:pPr>
            <w:r w:rsidRPr="00F54F1E">
              <w:rPr>
                <w:b/>
              </w:rPr>
              <w:t>Leverage</w:t>
            </w:r>
          </w:p>
          <w:p w14:paraId="4B176E8B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jc w:val="center"/>
              <w:rPr>
                <w:b/>
                <w:lang w:val="es-CR"/>
              </w:rPr>
            </w:pPr>
            <w:r w:rsidRPr="00F54F1E">
              <w:rPr>
                <w:b/>
                <w:color w:val="365F91" w:themeColor="accent1" w:themeShade="BF"/>
                <w:lang w:val="es-CR"/>
              </w:rPr>
              <w:t>Apalancamiento</w:t>
            </w:r>
          </w:p>
        </w:tc>
        <w:tc>
          <w:tcPr>
            <w:tcW w:w="1129" w:type="pct"/>
            <w:shd w:val="clear" w:color="auto" w:fill="F2F2F2" w:themeFill="background1" w:themeFillShade="F2"/>
            <w:vAlign w:val="center"/>
          </w:tcPr>
          <w:p w14:paraId="5CF89D37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jc w:val="center"/>
              <w:rPr>
                <w:b/>
              </w:rPr>
            </w:pPr>
            <w:r w:rsidRPr="00F54F1E">
              <w:rPr>
                <w:b/>
              </w:rPr>
              <w:t>Total</w:t>
            </w:r>
          </w:p>
        </w:tc>
      </w:tr>
      <w:tr w:rsidR="001A7A6E" w:rsidRPr="00F54F1E" w14:paraId="52FFF1E9" w14:textId="77777777" w:rsidTr="00DC2F0A">
        <w:trPr>
          <w:trHeight w:val="209"/>
          <w:jc w:val="center"/>
        </w:trPr>
        <w:tc>
          <w:tcPr>
            <w:tcW w:w="177" w:type="pct"/>
          </w:tcPr>
          <w:p w14:paraId="4469C6C9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1.</w:t>
            </w:r>
          </w:p>
        </w:tc>
        <w:tc>
          <w:tcPr>
            <w:tcW w:w="1518" w:type="pct"/>
          </w:tcPr>
          <w:p w14:paraId="28FBDE05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Personnel</w:t>
            </w:r>
          </w:p>
          <w:p w14:paraId="618126DA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rPr>
                <w:color w:val="365F91" w:themeColor="accent1" w:themeShade="BF"/>
              </w:rPr>
              <w:t>Personal</w:t>
            </w:r>
          </w:p>
        </w:tc>
        <w:tc>
          <w:tcPr>
            <w:tcW w:w="946" w:type="pct"/>
            <w:vAlign w:val="center"/>
          </w:tcPr>
          <w:p w14:paraId="32BC6C83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$2,365,110</w:t>
            </w:r>
          </w:p>
          <w:p w14:paraId="019BA5F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$2,238,979</w:t>
            </w:r>
          </w:p>
        </w:tc>
        <w:tc>
          <w:tcPr>
            <w:tcW w:w="1230" w:type="pct"/>
            <w:vAlign w:val="center"/>
          </w:tcPr>
          <w:p w14:paraId="4B3B06C4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$272,332</w:t>
            </w:r>
          </w:p>
          <w:p w14:paraId="327F67B8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$474,112</w:t>
            </w:r>
          </w:p>
        </w:tc>
        <w:tc>
          <w:tcPr>
            <w:tcW w:w="1129" w:type="pct"/>
            <w:vAlign w:val="center"/>
          </w:tcPr>
          <w:p w14:paraId="5CBACCF7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 xml:space="preserve">$2,637,441 </w:t>
            </w:r>
          </w:p>
          <w:p w14:paraId="055618BE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$2,713,091</w:t>
            </w:r>
          </w:p>
        </w:tc>
      </w:tr>
      <w:tr w:rsidR="001A7A6E" w:rsidRPr="00F54F1E" w14:paraId="460AB685" w14:textId="77777777" w:rsidTr="00DC2F0A">
        <w:trPr>
          <w:trHeight w:val="308"/>
          <w:jc w:val="center"/>
        </w:trPr>
        <w:tc>
          <w:tcPr>
            <w:tcW w:w="177" w:type="pct"/>
          </w:tcPr>
          <w:p w14:paraId="3FF05D06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2.</w:t>
            </w:r>
          </w:p>
        </w:tc>
        <w:tc>
          <w:tcPr>
            <w:tcW w:w="1518" w:type="pct"/>
          </w:tcPr>
          <w:p w14:paraId="032D7FCE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rPr>
                <w:spacing w:val="-1"/>
              </w:rPr>
              <w:t>Fringe B</w:t>
            </w:r>
            <w:r w:rsidRPr="00F54F1E">
              <w:t>enefits</w:t>
            </w:r>
          </w:p>
          <w:p w14:paraId="038CC666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proofErr w:type="spellStart"/>
            <w:r w:rsidRPr="00F54F1E">
              <w:rPr>
                <w:color w:val="365F91" w:themeColor="accent1" w:themeShade="BF"/>
              </w:rPr>
              <w:t>Beneficios</w:t>
            </w:r>
            <w:proofErr w:type="spellEnd"/>
          </w:p>
        </w:tc>
        <w:tc>
          <w:tcPr>
            <w:tcW w:w="946" w:type="pct"/>
            <w:vAlign w:val="center"/>
          </w:tcPr>
          <w:p w14:paraId="4AA3F240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$1,036,457</w:t>
            </w:r>
          </w:p>
          <w:p w14:paraId="0E915EC1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$1,119,100</w:t>
            </w:r>
          </w:p>
        </w:tc>
        <w:tc>
          <w:tcPr>
            <w:tcW w:w="1230" w:type="pct"/>
            <w:vAlign w:val="center"/>
          </w:tcPr>
          <w:p w14:paraId="79ECD0A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$129,699</w:t>
            </w:r>
          </w:p>
          <w:p w14:paraId="0D0E7064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$218,811</w:t>
            </w:r>
          </w:p>
        </w:tc>
        <w:tc>
          <w:tcPr>
            <w:tcW w:w="1129" w:type="pct"/>
            <w:vAlign w:val="center"/>
          </w:tcPr>
          <w:p w14:paraId="7DFA6366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 xml:space="preserve">$1,166,156 </w:t>
            </w:r>
          </w:p>
          <w:p w14:paraId="09C42D4E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$1,337,911</w:t>
            </w:r>
          </w:p>
        </w:tc>
      </w:tr>
      <w:tr w:rsidR="001A7A6E" w:rsidRPr="00F54F1E" w14:paraId="137A5B7C" w14:textId="77777777" w:rsidTr="00DC2F0A">
        <w:trPr>
          <w:trHeight w:val="209"/>
          <w:jc w:val="center"/>
        </w:trPr>
        <w:tc>
          <w:tcPr>
            <w:tcW w:w="177" w:type="pct"/>
          </w:tcPr>
          <w:p w14:paraId="2408D41A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3.</w:t>
            </w:r>
          </w:p>
        </w:tc>
        <w:tc>
          <w:tcPr>
            <w:tcW w:w="1518" w:type="pct"/>
          </w:tcPr>
          <w:p w14:paraId="01BD9D60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Travel</w:t>
            </w:r>
          </w:p>
          <w:p w14:paraId="624B1AA1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rPr>
                <w:color w:val="365F91" w:themeColor="accent1" w:themeShade="BF"/>
              </w:rPr>
              <w:t>Viajes</w:t>
            </w:r>
          </w:p>
        </w:tc>
        <w:tc>
          <w:tcPr>
            <w:tcW w:w="946" w:type="pct"/>
            <w:vAlign w:val="center"/>
          </w:tcPr>
          <w:p w14:paraId="76497984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$659,970</w:t>
            </w:r>
          </w:p>
          <w:p w14:paraId="7BC7A46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$551,981</w:t>
            </w:r>
          </w:p>
        </w:tc>
        <w:tc>
          <w:tcPr>
            <w:tcW w:w="1230" w:type="pct"/>
            <w:vAlign w:val="center"/>
          </w:tcPr>
          <w:p w14:paraId="34FBE3F5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t>$0</w:t>
            </w:r>
          </w:p>
          <w:p w14:paraId="3E64F94F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</w:p>
        </w:tc>
        <w:tc>
          <w:tcPr>
            <w:tcW w:w="1129" w:type="pct"/>
            <w:vAlign w:val="center"/>
          </w:tcPr>
          <w:p w14:paraId="42BD143B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$659,970</w:t>
            </w:r>
          </w:p>
          <w:p w14:paraId="6ABDEEA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$551,981</w:t>
            </w:r>
          </w:p>
        </w:tc>
      </w:tr>
      <w:tr w:rsidR="001A7A6E" w:rsidRPr="00F54F1E" w14:paraId="2951248D" w14:textId="77777777" w:rsidTr="00DC2F0A">
        <w:trPr>
          <w:trHeight w:val="209"/>
          <w:jc w:val="center"/>
        </w:trPr>
        <w:tc>
          <w:tcPr>
            <w:tcW w:w="177" w:type="pct"/>
          </w:tcPr>
          <w:p w14:paraId="58146875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4.</w:t>
            </w:r>
          </w:p>
        </w:tc>
        <w:tc>
          <w:tcPr>
            <w:tcW w:w="1518" w:type="pct"/>
          </w:tcPr>
          <w:p w14:paraId="21F82420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Equipment</w:t>
            </w:r>
          </w:p>
          <w:p w14:paraId="478EAE60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lang w:val="es-MX"/>
              </w:rPr>
            </w:pPr>
            <w:r w:rsidRPr="00F54F1E">
              <w:rPr>
                <w:color w:val="365F91" w:themeColor="accent1" w:themeShade="BF"/>
                <w:lang w:val="es-MX"/>
              </w:rPr>
              <w:t>Equipo</w:t>
            </w:r>
          </w:p>
        </w:tc>
        <w:tc>
          <w:tcPr>
            <w:tcW w:w="946" w:type="pct"/>
            <w:vAlign w:val="center"/>
          </w:tcPr>
          <w:p w14:paraId="47C46F0B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$50,000</w:t>
            </w:r>
          </w:p>
          <w:p w14:paraId="55E4CE7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$0</w:t>
            </w:r>
          </w:p>
        </w:tc>
        <w:tc>
          <w:tcPr>
            <w:tcW w:w="1230" w:type="pct"/>
            <w:vAlign w:val="center"/>
          </w:tcPr>
          <w:p w14:paraId="45D274E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t>$0</w:t>
            </w:r>
          </w:p>
          <w:p w14:paraId="35DC173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</w:p>
        </w:tc>
        <w:tc>
          <w:tcPr>
            <w:tcW w:w="1129" w:type="pct"/>
            <w:vAlign w:val="center"/>
          </w:tcPr>
          <w:p w14:paraId="57745E05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$50,000</w:t>
            </w:r>
          </w:p>
          <w:p w14:paraId="2647BE02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$0</w:t>
            </w:r>
          </w:p>
        </w:tc>
      </w:tr>
      <w:tr w:rsidR="001A7A6E" w:rsidRPr="00F54F1E" w14:paraId="16DE01A8" w14:textId="77777777" w:rsidTr="00DC2F0A">
        <w:trPr>
          <w:trHeight w:val="308"/>
          <w:jc w:val="center"/>
        </w:trPr>
        <w:tc>
          <w:tcPr>
            <w:tcW w:w="177" w:type="pct"/>
          </w:tcPr>
          <w:p w14:paraId="28F3F630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5.</w:t>
            </w:r>
          </w:p>
        </w:tc>
        <w:tc>
          <w:tcPr>
            <w:tcW w:w="1518" w:type="pct"/>
          </w:tcPr>
          <w:p w14:paraId="3238556C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Supplies</w:t>
            </w:r>
          </w:p>
          <w:p w14:paraId="3631DCBD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lang w:val="es-MX"/>
              </w:rPr>
            </w:pPr>
            <w:r w:rsidRPr="00F54F1E">
              <w:rPr>
                <w:color w:val="365F91" w:themeColor="accent1" w:themeShade="BF"/>
                <w:lang w:val="es-MX"/>
              </w:rPr>
              <w:t>Suministros</w:t>
            </w:r>
          </w:p>
        </w:tc>
        <w:tc>
          <w:tcPr>
            <w:tcW w:w="946" w:type="pct"/>
            <w:vAlign w:val="center"/>
          </w:tcPr>
          <w:p w14:paraId="31EE0398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$58,128</w:t>
            </w:r>
          </w:p>
          <w:p w14:paraId="130CBC42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$171,660</w:t>
            </w:r>
          </w:p>
        </w:tc>
        <w:tc>
          <w:tcPr>
            <w:tcW w:w="1230" w:type="pct"/>
            <w:vAlign w:val="center"/>
          </w:tcPr>
          <w:p w14:paraId="6A9EE1E0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t>$0</w:t>
            </w:r>
          </w:p>
          <w:p w14:paraId="6C4C4D87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</w:p>
        </w:tc>
        <w:tc>
          <w:tcPr>
            <w:tcW w:w="1129" w:type="pct"/>
            <w:vAlign w:val="center"/>
          </w:tcPr>
          <w:p w14:paraId="4647173F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$58,128</w:t>
            </w:r>
          </w:p>
          <w:p w14:paraId="3053B89C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$171,660</w:t>
            </w:r>
          </w:p>
        </w:tc>
      </w:tr>
      <w:tr w:rsidR="001A7A6E" w:rsidRPr="00F54F1E" w14:paraId="37F20130" w14:textId="77777777" w:rsidTr="00DC2F0A">
        <w:trPr>
          <w:trHeight w:val="308"/>
          <w:jc w:val="center"/>
        </w:trPr>
        <w:tc>
          <w:tcPr>
            <w:tcW w:w="177" w:type="pct"/>
          </w:tcPr>
          <w:p w14:paraId="5DF23A5C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6.</w:t>
            </w:r>
          </w:p>
        </w:tc>
        <w:tc>
          <w:tcPr>
            <w:tcW w:w="1518" w:type="pct"/>
          </w:tcPr>
          <w:p w14:paraId="30B5BB55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Contractual</w:t>
            </w:r>
          </w:p>
          <w:p w14:paraId="46E07289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rPr>
                <w:color w:val="365F91" w:themeColor="accent1" w:themeShade="BF"/>
              </w:rPr>
              <w:t>Contractual</w:t>
            </w:r>
          </w:p>
        </w:tc>
        <w:tc>
          <w:tcPr>
            <w:tcW w:w="946" w:type="pct"/>
            <w:vAlign w:val="center"/>
          </w:tcPr>
          <w:p w14:paraId="2B96D6A0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$1,035,700</w:t>
            </w:r>
          </w:p>
          <w:p w14:paraId="54B47E55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$1,093,512</w:t>
            </w:r>
          </w:p>
        </w:tc>
        <w:tc>
          <w:tcPr>
            <w:tcW w:w="1230" w:type="pct"/>
            <w:vAlign w:val="center"/>
          </w:tcPr>
          <w:p w14:paraId="2B5F644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t>$0</w:t>
            </w:r>
          </w:p>
          <w:p w14:paraId="05972375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</w:p>
        </w:tc>
        <w:tc>
          <w:tcPr>
            <w:tcW w:w="1129" w:type="pct"/>
            <w:vAlign w:val="center"/>
          </w:tcPr>
          <w:p w14:paraId="1237F84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$1,035,700</w:t>
            </w:r>
          </w:p>
          <w:p w14:paraId="083D6FA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$1,093,512</w:t>
            </w:r>
          </w:p>
        </w:tc>
      </w:tr>
      <w:tr w:rsidR="001A7A6E" w:rsidRPr="00F54F1E" w14:paraId="1B3B3305" w14:textId="77777777" w:rsidTr="00DC2F0A">
        <w:trPr>
          <w:trHeight w:val="407"/>
          <w:jc w:val="center"/>
        </w:trPr>
        <w:tc>
          <w:tcPr>
            <w:tcW w:w="177" w:type="pct"/>
          </w:tcPr>
          <w:p w14:paraId="5A2450E6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7.</w:t>
            </w:r>
          </w:p>
        </w:tc>
        <w:tc>
          <w:tcPr>
            <w:tcW w:w="1518" w:type="pct"/>
          </w:tcPr>
          <w:p w14:paraId="3E4065D1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</w:pPr>
            <w:r w:rsidRPr="00F54F1E">
              <w:t>Other</w:t>
            </w:r>
            <w:r w:rsidRPr="00F54F1E">
              <w:rPr>
                <w:spacing w:val="1"/>
              </w:rPr>
              <w:t xml:space="preserve"> </w:t>
            </w:r>
            <w:r w:rsidRPr="00F54F1E">
              <w:rPr>
                <w:spacing w:val="-1"/>
              </w:rPr>
              <w:t>Direct</w:t>
            </w:r>
            <w:r w:rsidRPr="00F54F1E">
              <w:rPr>
                <w:spacing w:val="-8"/>
              </w:rPr>
              <w:t xml:space="preserve"> </w:t>
            </w:r>
            <w:r w:rsidRPr="00F54F1E">
              <w:t>Costs</w:t>
            </w:r>
          </w:p>
          <w:p w14:paraId="478EC9BC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lang w:val="es-MX"/>
              </w:rPr>
            </w:pPr>
            <w:r w:rsidRPr="00F54F1E">
              <w:rPr>
                <w:color w:val="365F91" w:themeColor="accent1" w:themeShade="BF"/>
                <w:lang w:val="es-MX"/>
              </w:rPr>
              <w:t>Otros Costos</w:t>
            </w:r>
            <w:r w:rsidRPr="00F54F1E">
              <w:rPr>
                <w:color w:val="365F91" w:themeColor="accent1" w:themeShade="BF"/>
                <w:spacing w:val="1"/>
                <w:lang w:val="es-MX"/>
              </w:rPr>
              <w:t xml:space="preserve"> </w:t>
            </w:r>
            <w:r w:rsidRPr="00F54F1E">
              <w:rPr>
                <w:color w:val="365F91" w:themeColor="accent1" w:themeShade="BF"/>
                <w:lang w:val="es-MX"/>
              </w:rPr>
              <w:t>Directos</w:t>
            </w:r>
          </w:p>
        </w:tc>
        <w:tc>
          <w:tcPr>
            <w:tcW w:w="946" w:type="pct"/>
            <w:vAlign w:val="center"/>
          </w:tcPr>
          <w:p w14:paraId="4BDDFDB9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$1,088,619</w:t>
            </w:r>
          </w:p>
          <w:p w14:paraId="1E5B868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$682,551</w:t>
            </w:r>
          </w:p>
        </w:tc>
        <w:tc>
          <w:tcPr>
            <w:tcW w:w="1230" w:type="pct"/>
            <w:vAlign w:val="center"/>
          </w:tcPr>
          <w:p w14:paraId="384517E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t>$0</w:t>
            </w:r>
          </w:p>
          <w:p w14:paraId="4DB3B6F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</w:p>
        </w:tc>
        <w:tc>
          <w:tcPr>
            <w:tcW w:w="1129" w:type="pct"/>
            <w:vAlign w:val="center"/>
          </w:tcPr>
          <w:p w14:paraId="027FE43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$1,088,619</w:t>
            </w:r>
          </w:p>
          <w:p w14:paraId="7F633027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$682,551</w:t>
            </w:r>
          </w:p>
        </w:tc>
      </w:tr>
      <w:tr w:rsidR="001A7A6E" w:rsidRPr="00F54F1E" w14:paraId="35F6E9D9" w14:textId="77777777" w:rsidTr="00DC2F0A">
        <w:trPr>
          <w:trHeight w:val="407"/>
          <w:jc w:val="center"/>
        </w:trPr>
        <w:tc>
          <w:tcPr>
            <w:tcW w:w="177" w:type="pct"/>
          </w:tcPr>
          <w:p w14:paraId="4921121E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8.</w:t>
            </w:r>
          </w:p>
        </w:tc>
        <w:tc>
          <w:tcPr>
            <w:tcW w:w="1518" w:type="pct"/>
          </w:tcPr>
          <w:p w14:paraId="14C0F7CC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  <w:bCs/>
              </w:rPr>
            </w:pPr>
            <w:r w:rsidRPr="00F54F1E">
              <w:rPr>
                <w:b/>
                <w:bCs/>
                <w:spacing w:val="-4"/>
              </w:rPr>
              <w:t>Total D</w:t>
            </w:r>
            <w:r w:rsidRPr="00F54F1E">
              <w:rPr>
                <w:b/>
                <w:bCs/>
              </w:rPr>
              <w:t>irect</w:t>
            </w:r>
            <w:r w:rsidRPr="00F54F1E">
              <w:rPr>
                <w:b/>
                <w:bCs/>
                <w:spacing w:val="1"/>
              </w:rPr>
              <w:t xml:space="preserve"> </w:t>
            </w:r>
            <w:r w:rsidRPr="00F54F1E">
              <w:rPr>
                <w:b/>
                <w:bCs/>
              </w:rPr>
              <w:t>Costs</w:t>
            </w:r>
          </w:p>
          <w:p w14:paraId="49EEF9FE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  <w:bCs/>
                <w:lang w:val="es-MX"/>
              </w:rPr>
            </w:pPr>
            <w:proofErr w:type="gramStart"/>
            <w:r w:rsidRPr="00F54F1E">
              <w:rPr>
                <w:b/>
                <w:bCs/>
                <w:color w:val="365F91" w:themeColor="accent1" w:themeShade="BF"/>
                <w:lang w:val="es-MX"/>
              </w:rPr>
              <w:t>Total</w:t>
            </w:r>
            <w:proofErr w:type="gramEnd"/>
            <w:r w:rsidRPr="00F54F1E">
              <w:rPr>
                <w:b/>
                <w:bCs/>
                <w:color w:val="365F91" w:themeColor="accent1" w:themeShade="BF"/>
                <w:spacing w:val="1"/>
                <w:lang w:val="es-MX"/>
              </w:rPr>
              <w:t xml:space="preserve"> </w:t>
            </w:r>
            <w:r w:rsidRPr="00F54F1E">
              <w:rPr>
                <w:b/>
                <w:bCs/>
                <w:color w:val="365F91" w:themeColor="accent1" w:themeShade="BF"/>
                <w:lang w:val="es-MX"/>
              </w:rPr>
              <w:t>Costos</w:t>
            </w:r>
            <w:r w:rsidRPr="00F54F1E">
              <w:rPr>
                <w:b/>
                <w:bCs/>
                <w:color w:val="365F91" w:themeColor="accent1" w:themeShade="BF"/>
                <w:spacing w:val="1"/>
                <w:lang w:val="es-MX"/>
              </w:rPr>
              <w:t xml:space="preserve"> </w:t>
            </w:r>
            <w:r w:rsidRPr="00F54F1E">
              <w:rPr>
                <w:b/>
                <w:bCs/>
                <w:color w:val="365F91" w:themeColor="accent1" w:themeShade="BF"/>
                <w:spacing w:val="-1"/>
                <w:lang w:val="es-MX"/>
              </w:rPr>
              <w:t>Directos</w:t>
            </w:r>
          </w:p>
        </w:tc>
        <w:tc>
          <w:tcPr>
            <w:tcW w:w="946" w:type="pct"/>
            <w:vAlign w:val="center"/>
          </w:tcPr>
          <w:p w14:paraId="6FF9578B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$6,293,983</w:t>
            </w:r>
          </w:p>
          <w:p w14:paraId="4BA05A45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</w:rPr>
            </w:pPr>
            <w:r w:rsidRPr="00F54F1E">
              <w:rPr>
                <w:b/>
                <w:bCs/>
                <w:color w:val="FF0000"/>
              </w:rPr>
              <w:t xml:space="preserve">$5,857,784 </w:t>
            </w:r>
          </w:p>
        </w:tc>
        <w:tc>
          <w:tcPr>
            <w:tcW w:w="1230" w:type="pct"/>
            <w:vAlign w:val="center"/>
          </w:tcPr>
          <w:p w14:paraId="61B3DCC2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$402,031</w:t>
            </w:r>
          </w:p>
          <w:p w14:paraId="4C28FA8F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</w:rPr>
            </w:pPr>
            <w:r w:rsidRPr="00F54F1E">
              <w:rPr>
                <w:b/>
                <w:bCs/>
                <w:color w:val="FF0000"/>
              </w:rPr>
              <w:t>$692,922</w:t>
            </w:r>
          </w:p>
        </w:tc>
        <w:tc>
          <w:tcPr>
            <w:tcW w:w="1129" w:type="pct"/>
            <w:vAlign w:val="center"/>
          </w:tcPr>
          <w:p w14:paraId="5B2111FF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$6,696,014</w:t>
            </w:r>
          </w:p>
          <w:p w14:paraId="1EBC3982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</w:rPr>
            </w:pPr>
            <w:r w:rsidRPr="00F54F1E">
              <w:rPr>
                <w:b/>
                <w:bCs/>
                <w:color w:val="FF0000"/>
              </w:rPr>
              <w:t>$6,550,706</w:t>
            </w:r>
          </w:p>
        </w:tc>
      </w:tr>
      <w:tr w:rsidR="001A7A6E" w:rsidRPr="00F54F1E" w14:paraId="0EC35127" w14:textId="77777777" w:rsidTr="00DC2F0A">
        <w:trPr>
          <w:trHeight w:val="308"/>
          <w:jc w:val="center"/>
        </w:trPr>
        <w:tc>
          <w:tcPr>
            <w:tcW w:w="177" w:type="pct"/>
          </w:tcPr>
          <w:p w14:paraId="5C75F775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</w:pPr>
            <w:r w:rsidRPr="00F54F1E">
              <w:t>9.</w:t>
            </w:r>
          </w:p>
        </w:tc>
        <w:tc>
          <w:tcPr>
            <w:tcW w:w="1518" w:type="pct"/>
          </w:tcPr>
          <w:p w14:paraId="34A3243D" w14:textId="77777777" w:rsidR="001A7A6E" w:rsidRPr="00F54F1E" w:rsidRDefault="001A7A6E" w:rsidP="00DC2F0A">
            <w:pPr>
              <w:pStyle w:val="TableParagraph"/>
              <w:ind w:left="144"/>
            </w:pPr>
            <w:r w:rsidRPr="00F54F1E">
              <w:t>Indirect Costs</w:t>
            </w:r>
          </w:p>
          <w:p w14:paraId="71B1FEBD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lang w:val="es-MX"/>
              </w:rPr>
            </w:pPr>
            <w:r w:rsidRPr="00F54F1E">
              <w:rPr>
                <w:color w:val="365F91" w:themeColor="accent1" w:themeShade="BF"/>
                <w:lang w:val="es-MX"/>
              </w:rPr>
              <w:t>Costos Indirectos</w:t>
            </w:r>
          </w:p>
        </w:tc>
        <w:tc>
          <w:tcPr>
            <w:tcW w:w="946" w:type="pct"/>
            <w:vAlign w:val="center"/>
          </w:tcPr>
          <w:p w14:paraId="54869CE8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$524,398</w:t>
            </w:r>
          </w:p>
          <w:p w14:paraId="4B3E610C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$485,597</w:t>
            </w:r>
          </w:p>
        </w:tc>
        <w:tc>
          <w:tcPr>
            <w:tcW w:w="1230" w:type="pct"/>
            <w:vAlign w:val="center"/>
          </w:tcPr>
          <w:p w14:paraId="331DF15C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$40,203</w:t>
            </w:r>
          </w:p>
          <w:p w14:paraId="1EC134C2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$69,645</w:t>
            </w:r>
          </w:p>
        </w:tc>
        <w:tc>
          <w:tcPr>
            <w:tcW w:w="1129" w:type="pct"/>
            <w:vAlign w:val="center"/>
          </w:tcPr>
          <w:p w14:paraId="7511C440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strike/>
              </w:rPr>
            </w:pPr>
            <w:r w:rsidRPr="00F54F1E">
              <w:rPr>
                <w:strike/>
              </w:rPr>
              <w:t>$564,601</w:t>
            </w:r>
          </w:p>
          <w:p w14:paraId="45A2B9EB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</w:pPr>
            <w:r w:rsidRPr="00F54F1E">
              <w:rPr>
                <w:color w:val="FF0000"/>
              </w:rPr>
              <w:t>$555,242</w:t>
            </w:r>
          </w:p>
        </w:tc>
      </w:tr>
      <w:tr w:rsidR="001A7A6E" w:rsidRPr="00F54F1E" w14:paraId="5D717704" w14:textId="77777777" w:rsidTr="00DC2F0A">
        <w:trPr>
          <w:trHeight w:val="308"/>
          <w:jc w:val="center"/>
        </w:trPr>
        <w:tc>
          <w:tcPr>
            <w:tcW w:w="177" w:type="pct"/>
          </w:tcPr>
          <w:p w14:paraId="760D0468" w14:textId="77777777" w:rsidR="001A7A6E" w:rsidRPr="00F54F1E" w:rsidRDefault="001A7A6E" w:rsidP="00DC2F0A">
            <w:pPr>
              <w:pStyle w:val="TableParagraph"/>
              <w:spacing w:before="0" w:after="60"/>
              <w:ind w:left="0"/>
              <w:jc w:val="center"/>
              <w:rPr>
                <w:spacing w:val="-3"/>
              </w:rPr>
            </w:pPr>
            <w:r w:rsidRPr="00F54F1E">
              <w:rPr>
                <w:spacing w:val="-3"/>
              </w:rPr>
              <w:t>10.</w:t>
            </w:r>
          </w:p>
        </w:tc>
        <w:tc>
          <w:tcPr>
            <w:tcW w:w="1518" w:type="pct"/>
          </w:tcPr>
          <w:p w14:paraId="6C6EEF4F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  <w:bCs/>
                <w:spacing w:val="-3"/>
              </w:rPr>
            </w:pPr>
            <w:r w:rsidRPr="00F54F1E">
              <w:rPr>
                <w:b/>
                <w:bCs/>
                <w:spacing w:val="-3"/>
              </w:rPr>
              <w:t>Total Costs</w:t>
            </w:r>
          </w:p>
          <w:p w14:paraId="76DF8855" w14:textId="77777777" w:rsidR="001A7A6E" w:rsidRPr="00F54F1E" w:rsidRDefault="001A7A6E" w:rsidP="00DC2F0A">
            <w:pPr>
              <w:pStyle w:val="TableParagraph"/>
              <w:spacing w:before="0"/>
              <w:ind w:left="144" w:right="144"/>
              <w:rPr>
                <w:b/>
                <w:bCs/>
                <w:lang w:val="es-MX"/>
              </w:rPr>
            </w:pPr>
            <w:proofErr w:type="gramStart"/>
            <w:r w:rsidRPr="00F54F1E">
              <w:rPr>
                <w:b/>
                <w:bCs/>
                <w:color w:val="365F91" w:themeColor="accent1" w:themeShade="BF"/>
                <w:spacing w:val="-3"/>
                <w:lang w:val="es-MX"/>
              </w:rPr>
              <w:t>Total</w:t>
            </w:r>
            <w:proofErr w:type="gramEnd"/>
            <w:r w:rsidRPr="00F54F1E">
              <w:rPr>
                <w:b/>
                <w:bCs/>
                <w:color w:val="365F91" w:themeColor="accent1" w:themeShade="BF"/>
                <w:spacing w:val="-3"/>
                <w:lang w:val="es-MX"/>
              </w:rPr>
              <w:t xml:space="preserve"> C</w:t>
            </w:r>
            <w:r w:rsidRPr="00F54F1E">
              <w:rPr>
                <w:b/>
                <w:bCs/>
                <w:color w:val="365F91" w:themeColor="accent1" w:themeShade="BF"/>
                <w:lang w:val="es-MX"/>
              </w:rPr>
              <w:t>ostos</w:t>
            </w:r>
          </w:p>
        </w:tc>
        <w:tc>
          <w:tcPr>
            <w:tcW w:w="946" w:type="pct"/>
            <w:vAlign w:val="center"/>
          </w:tcPr>
          <w:p w14:paraId="787E0E9A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$6,818,381</w:t>
            </w:r>
          </w:p>
          <w:p w14:paraId="17030F2D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highlight w:val="yellow"/>
              </w:rPr>
            </w:pPr>
            <w:r w:rsidRPr="00F54F1E">
              <w:rPr>
                <w:b/>
                <w:bCs/>
                <w:color w:val="FF0000"/>
              </w:rPr>
              <w:t>$6,343,381</w:t>
            </w:r>
          </w:p>
        </w:tc>
        <w:tc>
          <w:tcPr>
            <w:tcW w:w="1230" w:type="pct"/>
            <w:vAlign w:val="center"/>
          </w:tcPr>
          <w:p w14:paraId="6B69F41B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$442,234</w:t>
            </w:r>
          </w:p>
          <w:p w14:paraId="5AC6A9F1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</w:rPr>
            </w:pPr>
            <w:r w:rsidRPr="00F54F1E">
              <w:rPr>
                <w:b/>
                <w:bCs/>
                <w:color w:val="FF0000"/>
              </w:rPr>
              <w:t>$762,568</w:t>
            </w:r>
          </w:p>
        </w:tc>
        <w:tc>
          <w:tcPr>
            <w:tcW w:w="1129" w:type="pct"/>
            <w:vAlign w:val="center"/>
          </w:tcPr>
          <w:p w14:paraId="12725F64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  <w:strike/>
              </w:rPr>
            </w:pPr>
            <w:r w:rsidRPr="00F54F1E">
              <w:rPr>
                <w:b/>
                <w:bCs/>
                <w:strike/>
              </w:rPr>
              <w:t>$7,260,615</w:t>
            </w:r>
          </w:p>
          <w:p w14:paraId="48C234D4" w14:textId="77777777" w:rsidR="001A7A6E" w:rsidRPr="00F54F1E" w:rsidRDefault="001A7A6E" w:rsidP="00DC2F0A">
            <w:pPr>
              <w:pStyle w:val="TableParagraph"/>
              <w:spacing w:before="60" w:after="60"/>
              <w:ind w:left="144" w:right="144"/>
              <w:jc w:val="right"/>
              <w:rPr>
                <w:b/>
                <w:bCs/>
              </w:rPr>
            </w:pPr>
            <w:r w:rsidRPr="00F54F1E">
              <w:rPr>
                <w:b/>
                <w:bCs/>
                <w:color w:val="FF0000"/>
              </w:rPr>
              <w:t>$7,105,948</w:t>
            </w:r>
          </w:p>
        </w:tc>
      </w:tr>
      <w:bookmarkEnd w:id="4"/>
    </w:tbl>
    <w:p w14:paraId="4A0184B1" w14:textId="572CD9F6" w:rsidR="00F505FA" w:rsidRPr="00F54F1E" w:rsidRDefault="00F505FA" w:rsidP="00F505FA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</w:p>
    <w:p w14:paraId="21B4441E" w14:textId="77777777" w:rsidR="00F54F1E" w:rsidRDefault="00F54F1E" w:rsidP="00AD6BF7">
      <w:pPr>
        <w:widowControl w:val="0"/>
        <w:tabs>
          <w:tab w:val="left" w:pos="360"/>
        </w:tabs>
        <w:jc w:val="both"/>
        <w:rPr>
          <w:rStyle w:val="Ttulo1Car"/>
          <w:b w:val="0"/>
          <w:bCs/>
          <w:sz w:val="22"/>
          <w:szCs w:val="22"/>
        </w:rPr>
      </w:pPr>
    </w:p>
    <w:p w14:paraId="7CE812FF" w14:textId="26B5A629" w:rsidR="001E5A4F" w:rsidRPr="00F54F1E" w:rsidRDefault="001A7A6E" w:rsidP="00AD6BF7">
      <w:pPr>
        <w:widowControl w:val="0"/>
        <w:tabs>
          <w:tab w:val="left" w:pos="360"/>
        </w:tabs>
        <w:jc w:val="both"/>
        <w:rPr>
          <w:rStyle w:val="Ttulo1Car"/>
          <w:b w:val="0"/>
          <w:bCs/>
          <w:sz w:val="22"/>
          <w:szCs w:val="22"/>
        </w:rPr>
      </w:pPr>
      <w:r w:rsidRPr="00F54F1E">
        <w:rPr>
          <w:rStyle w:val="Ttulo1Car"/>
          <w:b w:val="0"/>
          <w:bCs/>
          <w:sz w:val="22"/>
          <w:szCs w:val="22"/>
        </w:rPr>
        <w:lastRenderedPageBreak/>
        <w:t>No c</w:t>
      </w:r>
      <w:r w:rsidR="001E5A4F" w:rsidRPr="00F54F1E">
        <w:rPr>
          <w:rStyle w:val="Ttulo1Car"/>
          <w:b w:val="0"/>
          <w:bCs/>
          <w:sz w:val="22"/>
          <w:szCs w:val="22"/>
        </w:rPr>
        <w:t>ost extension</w:t>
      </w:r>
      <w:r w:rsidR="008B6D20" w:rsidRPr="00F54F1E">
        <w:rPr>
          <w:rStyle w:val="Ttulo1Car"/>
          <w:b w:val="0"/>
          <w:bCs/>
          <w:sz w:val="22"/>
          <w:szCs w:val="22"/>
        </w:rPr>
        <w:t xml:space="preserve">, leverage modification and </w:t>
      </w:r>
      <w:r w:rsidR="001E5A4F" w:rsidRPr="00F54F1E">
        <w:rPr>
          <w:rStyle w:val="Ttulo1Car"/>
          <w:b w:val="0"/>
          <w:bCs/>
          <w:sz w:val="22"/>
          <w:szCs w:val="22"/>
        </w:rPr>
        <w:t xml:space="preserve">budget realignment </w:t>
      </w:r>
      <w:r w:rsidR="0040203B" w:rsidRPr="00F54F1E">
        <w:rPr>
          <w:rStyle w:val="Ttulo1Car"/>
          <w:b w:val="0"/>
          <w:bCs/>
          <w:sz w:val="22"/>
          <w:szCs w:val="22"/>
        </w:rPr>
        <w:t>are included in the following budget lines details:</w:t>
      </w:r>
    </w:p>
    <w:p w14:paraId="033B698E" w14:textId="77777777" w:rsidR="00F505FA" w:rsidRPr="00F54F1E" w:rsidRDefault="00F505FA" w:rsidP="00AD6BF7">
      <w:pPr>
        <w:widowControl w:val="0"/>
        <w:tabs>
          <w:tab w:val="left" w:pos="360"/>
        </w:tabs>
        <w:jc w:val="both"/>
        <w:rPr>
          <w:rStyle w:val="Ttulo1Car"/>
          <w:sz w:val="22"/>
          <w:szCs w:val="22"/>
        </w:rPr>
      </w:pPr>
    </w:p>
    <w:p w14:paraId="7D852686" w14:textId="63D4F219" w:rsidR="00775D12" w:rsidRPr="00F54F1E" w:rsidRDefault="00775D12" w:rsidP="00C65F0D">
      <w:pPr>
        <w:pStyle w:val="Prrafodelista"/>
        <w:widowControl w:val="0"/>
        <w:numPr>
          <w:ilvl w:val="0"/>
          <w:numId w:val="4"/>
        </w:numPr>
        <w:tabs>
          <w:tab w:val="left" w:pos="360"/>
        </w:tabs>
        <w:jc w:val="both"/>
        <w:rPr>
          <w:i/>
          <w:sz w:val="22"/>
          <w:szCs w:val="22"/>
          <w:u w:val="single"/>
        </w:rPr>
      </w:pPr>
      <w:r w:rsidRPr="00F54F1E">
        <w:rPr>
          <w:rStyle w:val="Ttulo1Car"/>
          <w:sz w:val="22"/>
          <w:szCs w:val="22"/>
          <w:u w:val="single"/>
        </w:rPr>
        <w:t xml:space="preserve">Personnel </w:t>
      </w:r>
    </w:p>
    <w:p w14:paraId="0C1D27B1" w14:textId="77777777" w:rsidR="005C5168" w:rsidRPr="00F54F1E" w:rsidRDefault="005C5168" w:rsidP="00AD6BF7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35D63702" w14:textId="5B85FED3" w:rsidR="00D43813" w:rsidRPr="00F54F1E" w:rsidRDefault="00AD0757" w:rsidP="00701CA9">
      <w:pPr>
        <w:rPr>
          <w:b/>
          <w:bCs/>
          <w:i/>
          <w:iCs/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015A68" w:rsidRPr="00F54F1E">
        <w:rPr>
          <w:b/>
          <w:bCs/>
          <w:i/>
          <w:iCs/>
          <w:sz w:val="22"/>
          <w:szCs w:val="22"/>
        </w:rPr>
        <w:t xml:space="preserve">USAID </w:t>
      </w:r>
      <w:r w:rsidRPr="00F54F1E">
        <w:rPr>
          <w:b/>
          <w:bCs/>
          <w:i/>
          <w:iCs/>
          <w:sz w:val="22"/>
          <w:szCs w:val="22"/>
        </w:rPr>
        <w:t xml:space="preserve">amount decreased by </w:t>
      </w:r>
      <w:r w:rsidR="00D43813" w:rsidRPr="00F54F1E">
        <w:rPr>
          <w:b/>
          <w:bCs/>
          <w:i/>
          <w:iCs/>
          <w:sz w:val="22"/>
          <w:szCs w:val="22"/>
        </w:rPr>
        <w:t>USD</w:t>
      </w:r>
      <w:r w:rsidR="004730D5" w:rsidRPr="00F54F1E">
        <w:rPr>
          <w:b/>
          <w:bCs/>
          <w:i/>
          <w:iCs/>
          <w:sz w:val="22"/>
          <w:szCs w:val="22"/>
        </w:rPr>
        <w:t xml:space="preserve"> $</w:t>
      </w:r>
      <w:r w:rsidR="005C3B34" w:rsidRPr="00F54F1E">
        <w:rPr>
          <w:b/>
          <w:bCs/>
          <w:i/>
          <w:iCs/>
          <w:sz w:val="22"/>
          <w:szCs w:val="22"/>
        </w:rPr>
        <w:t>126,130</w:t>
      </w:r>
    </w:p>
    <w:p w14:paraId="2499F943" w14:textId="77777777" w:rsidR="00F12000" w:rsidRPr="00F54F1E" w:rsidRDefault="00F12000" w:rsidP="00D43813">
      <w:pPr>
        <w:rPr>
          <w:i/>
          <w:i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B6257" w:rsidRPr="00F54F1E" w14:paraId="3D5DBD6E" w14:textId="77777777" w:rsidTr="7936A31C">
        <w:tc>
          <w:tcPr>
            <w:tcW w:w="4674" w:type="dxa"/>
            <w:gridSpan w:val="2"/>
          </w:tcPr>
          <w:p w14:paraId="3312D8E7" w14:textId="118582DF" w:rsidR="00FB6257" w:rsidRPr="00F54F1E" w:rsidRDefault="00FB6257" w:rsidP="00FB6257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</w:t>
            </w:r>
            <w:r w:rsidR="001A7A6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Parque Explora</w:t>
            </w:r>
          </w:p>
          <w:p w14:paraId="1BAD526D" w14:textId="3116A581" w:rsidR="00FB6257" w:rsidRPr="00F54F1E" w:rsidRDefault="00FB6257" w:rsidP="00FB6257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04AF9406" w14:textId="65350213" w:rsidR="00FB6257" w:rsidRPr="00F54F1E" w:rsidRDefault="00FB6257" w:rsidP="00FB6257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</w:t>
            </w:r>
            <w:r w:rsidR="001A7A6E"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Parque Explora</w:t>
            </w:r>
          </w:p>
          <w:p w14:paraId="25E42B4C" w14:textId="5FE2E2B7" w:rsidR="00FB6257" w:rsidRPr="00F54F1E" w:rsidRDefault="00FB6257" w:rsidP="00FB6257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</w:t>
            </w:r>
            <w:r w:rsidR="001A7A6E"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7</w:t>
            </w:r>
          </w:p>
        </w:tc>
      </w:tr>
      <w:tr w:rsidR="00FB6257" w:rsidRPr="00F54F1E" w14:paraId="4FD103F2" w14:textId="77777777" w:rsidTr="7936A31C">
        <w:tc>
          <w:tcPr>
            <w:tcW w:w="2337" w:type="dxa"/>
          </w:tcPr>
          <w:p w14:paraId="5D03F56F" w14:textId="328C5078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7BEB8B65" w14:textId="3F1B20CC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$2,</w:t>
            </w:r>
            <w:r w:rsidR="00C41E12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637,441</w:t>
            </w:r>
          </w:p>
        </w:tc>
        <w:tc>
          <w:tcPr>
            <w:tcW w:w="2338" w:type="dxa"/>
          </w:tcPr>
          <w:p w14:paraId="164FAD5C" w14:textId="39542596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09BA6C14" w14:textId="3FB7BC5F" w:rsidR="00FB6257" w:rsidRPr="00F54F1E" w:rsidRDefault="00FB6257" w:rsidP="00FB6257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$2,</w:t>
            </w:r>
            <w:r w:rsidR="005C3B34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713,091</w:t>
            </w:r>
          </w:p>
        </w:tc>
      </w:tr>
      <w:tr w:rsidR="00FB6257" w:rsidRPr="00F54F1E" w14:paraId="1EA9A0AE" w14:textId="77777777" w:rsidTr="7936A31C">
        <w:tc>
          <w:tcPr>
            <w:tcW w:w="2337" w:type="dxa"/>
          </w:tcPr>
          <w:p w14:paraId="18A74853" w14:textId="4D4B25CB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648E6A46" w14:textId="20F07D44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$2,</w:t>
            </w:r>
            <w:r w:rsidR="00C41E12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365,110</w:t>
            </w:r>
          </w:p>
        </w:tc>
        <w:tc>
          <w:tcPr>
            <w:tcW w:w="2338" w:type="dxa"/>
          </w:tcPr>
          <w:p w14:paraId="468FDC44" w14:textId="6C32C9E6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1801F891" w14:textId="5A17473F" w:rsidR="00FB6257" w:rsidRPr="00F54F1E" w:rsidRDefault="00FB6257" w:rsidP="00FB6257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$2,</w:t>
            </w:r>
            <w:r w:rsidR="005C3B34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238,979</w:t>
            </w:r>
          </w:p>
        </w:tc>
      </w:tr>
      <w:tr w:rsidR="00FB6257" w:rsidRPr="00F54F1E" w14:paraId="048B1BAF" w14:textId="77777777" w:rsidTr="7936A31C">
        <w:tc>
          <w:tcPr>
            <w:tcW w:w="2337" w:type="dxa"/>
          </w:tcPr>
          <w:p w14:paraId="00058037" w14:textId="0BDC2F9F" w:rsidR="00FB6257" w:rsidRPr="00F54F1E" w:rsidRDefault="00FB6257" w:rsidP="7936A31C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commentRangeStart w:id="5"/>
            <w:commentRangeStart w:id="6"/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6E1474AD" w14:textId="10003DCF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C41E12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272,332</w:t>
            </w:r>
          </w:p>
        </w:tc>
        <w:tc>
          <w:tcPr>
            <w:tcW w:w="2338" w:type="dxa"/>
          </w:tcPr>
          <w:p w14:paraId="21CD019E" w14:textId="737877A9" w:rsidR="00FB6257" w:rsidRPr="00F54F1E" w:rsidRDefault="00FB6257" w:rsidP="00FB6257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50C3D9E6" w14:textId="474A806D" w:rsidR="00FB6257" w:rsidRPr="00F54F1E" w:rsidRDefault="00FB6257" w:rsidP="7936A31C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21783290"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474,112</w:t>
            </w:r>
            <w:commentRangeEnd w:id="5"/>
            <w:r>
              <w:commentReference w:id="5"/>
            </w:r>
            <w:commentRangeEnd w:id="6"/>
            <w:r>
              <w:commentReference w:id="6"/>
            </w:r>
          </w:p>
        </w:tc>
      </w:tr>
    </w:tbl>
    <w:p w14:paraId="068EE710" w14:textId="77777777" w:rsidR="00F12000" w:rsidRPr="00F54F1E" w:rsidRDefault="00F12000" w:rsidP="00D43813">
      <w:pPr>
        <w:rPr>
          <w:sz w:val="22"/>
          <w:szCs w:val="22"/>
        </w:rPr>
      </w:pPr>
    </w:p>
    <w:p w14:paraId="28EBD790" w14:textId="1BE93979" w:rsidR="00F04540" w:rsidRPr="00F54F1E" w:rsidRDefault="0012770F" w:rsidP="0012770F">
      <w:pPr>
        <w:pStyle w:val="Prrafodelista"/>
        <w:widowControl w:val="0"/>
        <w:numPr>
          <w:ilvl w:val="0"/>
          <w:numId w:val="7"/>
        </w:numPr>
        <w:jc w:val="both"/>
        <w:rPr>
          <w:ins w:id="7" w:author="Vanessa Ardila López" w:date="2024-03-18T20:26:00Z"/>
          <w:sz w:val="22"/>
          <w:szCs w:val="22"/>
        </w:rPr>
      </w:pPr>
      <w:r w:rsidRPr="7936A31C">
        <w:rPr>
          <w:sz w:val="22"/>
          <w:szCs w:val="22"/>
        </w:rPr>
        <w:t>Reduction due to salary adjustment and elimination of positions.</w:t>
      </w:r>
    </w:p>
    <w:p w14:paraId="6D9192E4" w14:textId="70BA52A3" w:rsidR="7936A31C" w:rsidRDefault="7936A31C">
      <w:pPr>
        <w:widowControl w:val="0"/>
        <w:jc w:val="both"/>
        <w:rPr>
          <w:ins w:id="8" w:author="Vanessa Ardila López" w:date="2024-03-18T20:25:00Z"/>
          <w:sz w:val="22"/>
          <w:szCs w:val="22"/>
        </w:rPr>
        <w:pPrChange w:id="9" w:author="Vanessa Ardila López" w:date="2024-03-18T20:26:00Z">
          <w:pPr>
            <w:pStyle w:val="Prrafodelista"/>
            <w:widowControl w:val="0"/>
            <w:numPr>
              <w:numId w:val="7"/>
            </w:numPr>
            <w:ind w:hanging="360"/>
            <w:jc w:val="both"/>
          </w:pPr>
        </w:pPrChange>
      </w:pPr>
    </w:p>
    <w:p w14:paraId="0A2990F8" w14:textId="6BA7A813" w:rsidR="7E68110B" w:rsidRDefault="7E68110B" w:rsidP="7936A31C">
      <w:pPr>
        <w:pStyle w:val="Prrafodelista"/>
        <w:widowControl w:val="0"/>
        <w:numPr>
          <w:ilvl w:val="0"/>
          <w:numId w:val="7"/>
        </w:numPr>
        <w:jc w:val="both"/>
        <w:rPr>
          <w:sz w:val="22"/>
          <w:szCs w:val="22"/>
        </w:rPr>
      </w:pPr>
      <w:ins w:id="10" w:author="Vanessa Ardila López" w:date="2024-03-18T20:25:00Z">
        <w:r w:rsidRPr="4863415E">
          <w:rPr>
            <w:sz w:val="22"/>
            <w:szCs w:val="22"/>
          </w:rPr>
          <w:t xml:space="preserve">Leverage amount increases due to the </w:t>
        </w:r>
      </w:ins>
      <w:ins w:id="11" w:author="Vanessa Ardila López" w:date="2024-03-18T20:31:00Z">
        <w:r w:rsidR="4139F589" w:rsidRPr="4863415E">
          <w:rPr>
            <w:sz w:val="22"/>
            <w:szCs w:val="22"/>
          </w:rPr>
          <w:t xml:space="preserve">new period of </w:t>
        </w:r>
        <w:proofErr w:type="gramStart"/>
        <w:r w:rsidR="4139F589" w:rsidRPr="4863415E">
          <w:rPr>
            <w:sz w:val="22"/>
            <w:szCs w:val="22"/>
          </w:rPr>
          <w:t>performance, since</w:t>
        </w:r>
        <w:proofErr w:type="gramEnd"/>
        <w:r w:rsidR="4139F589" w:rsidRPr="4863415E">
          <w:rPr>
            <w:sz w:val="22"/>
            <w:szCs w:val="22"/>
          </w:rPr>
          <w:t xml:space="preserve"> some management staff will support until the end.</w:t>
        </w:r>
      </w:ins>
    </w:p>
    <w:p w14:paraId="2A272A3B" w14:textId="77777777" w:rsidR="0012770F" w:rsidRPr="00F54F1E" w:rsidRDefault="0012770F" w:rsidP="00F04540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15463B57" w14:textId="51E95019" w:rsidR="006C3AFB" w:rsidRPr="00F54F1E" w:rsidRDefault="006C3AFB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50F2432C">
        <w:rPr>
          <w:sz w:val="22"/>
          <w:szCs w:val="22"/>
        </w:rPr>
        <w:t>The approved budget line summarizes the financial aspects of the personnel for the project according with the approved WP for years 1, 2, 3 and 4, and expectations goals and closeout procedures in years 5, and 6.</w:t>
      </w:r>
    </w:p>
    <w:p w14:paraId="6DB87668" w14:textId="77777777" w:rsidR="00F04540" w:rsidRPr="00F54F1E" w:rsidRDefault="00F04540" w:rsidP="00F04540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6C147235" w14:textId="77777777" w:rsidR="00F07946" w:rsidRPr="00F54F1E" w:rsidRDefault="00F07946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r w:rsidRPr="50F2432C">
        <w:rPr>
          <w:sz w:val="22"/>
          <w:szCs w:val="22"/>
        </w:rPr>
        <w:t xml:space="preserve">Level of effort (LOE) budgeted is based on the scope of the program and the current needs. </w:t>
      </w:r>
    </w:p>
    <w:p w14:paraId="253C53FA" w14:textId="77777777" w:rsidR="00F42C83" w:rsidRPr="00F54F1E" w:rsidRDefault="00F42C83" w:rsidP="00F42C83">
      <w:pPr>
        <w:pStyle w:val="Prrafodelista"/>
        <w:rPr>
          <w:sz w:val="22"/>
          <w:szCs w:val="22"/>
        </w:rPr>
      </w:pPr>
    </w:p>
    <w:p w14:paraId="420665C1" w14:textId="77777777" w:rsidR="00821685" w:rsidRPr="00F54F1E" w:rsidRDefault="00F07946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50F2432C">
        <w:rPr>
          <w:sz w:val="22"/>
          <w:szCs w:val="22"/>
        </w:rPr>
        <w:t>Due to the current inflationary situation in Colombia</w:t>
      </w:r>
      <w:r w:rsidR="00821685" w:rsidRPr="50F2432C">
        <w:rPr>
          <w:sz w:val="22"/>
          <w:szCs w:val="22"/>
        </w:rPr>
        <w:t>:</w:t>
      </w:r>
    </w:p>
    <w:p w14:paraId="48A8F482" w14:textId="7EB9FB35" w:rsidR="00C43DDE" w:rsidRPr="008E3F2C" w:rsidRDefault="00C43DDE" w:rsidP="00C65F0D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8E3F2C">
        <w:rPr>
          <w:sz w:val="22"/>
          <w:szCs w:val="22"/>
        </w:rPr>
        <w:t xml:space="preserve">5.6% increase for inflation has been applied for all </w:t>
      </w:r>
      <w:r w:rsidR="00F42C83" w:rsidRPr="008E3F2C">
        <w:rPr>
          <w:sz w:val="22"/>
          <w:szCs w:val="22"/>
        </w:rPr>
        <w:t>800-</w:t>
      </w:r>
      <w:r w:rsidR="0012770F" w:rsidRPr="008E3F2C">
        <w:rPr>
          <w:sz w:val="22"/>
          <w:szCs w:val="22"/>
        </w:rPr>
        <w:t>PE</w:t>
      </w:r>
      <w:r w:rsidR="00F42C83" w:rsidRPr="008E3F2C">
        <w:rPr>
          <w:sz w:val="22"/>
          <w:szCs w:val="22"/>
        </w:rPr>
        <w:t>/</w:t>
      </w:r>
      <w:r w:rsidRPr="008E3F2C">
        <w:rPr>
          <w:sz w:val="22"/>
          <w:szCs w:val="22"/>
        </w:rPr>
        <w:t>JA</w:t>
      </w:r>
      <w:r w:rsidR="00F42C83" w:rsidRPr="008E3F2C">
        <w:rPr>
          <w:sz w:val="22"/>
          <w:szCs w:val="22"/>
        </w:rPr>
        <w:t xml:space="preserve"> </w:t>
      </w:r>
      <w:r w:rsidRPr="008E3F2C">
        <w:rPr>
          <w:sz w:val="22"/>
          <w:szCs w:val="22"/>
        </w:rPr>
        <w:t xml:space="preserve">staff in </w:t>
      </w:r>
      <w:r w:rsidR="00FB6257" w:rsidRPr="008E3F2C">
        <w:rPr>
          <w:sz w:val="22"/>
          <w:szCs w:val="22"/>
        </w:rPr>
        <w:t>2022.</w:t>
      </w:r>
    </w:p>
    <w:p w14:paraId="38E76DDC" w14:textId="0BA98884" w:rsidR="00C43DDE" w:rsidRPr="00F54F1E" w:rsidRDefault="2ED502FE" w:rsidP="1B64397D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8E3F2C">
        <w:rPr>
          <w:sz w:val="22"/>
          <w:szCs w:val="22"/>
        </w:rPr>
        <w:t>13</w:t>
      </w:r>
      <w:r w:rsidR="45E5A343" w:rsidRPr="008E3F2C">
        <w:rPr>
          <w:sz w:val="22"/>
          <w:szCs w:val="22"/>
        </w:rPr>
        <w:t>.</w:t>
      </w:r>
      <w:r w:rsidRPr="008E3F2C">
        <w:rPr>
          <w:sz w:val="22"/>
          <w:szCs w:val="22"/>
        </w:rPr>
        <w:t>12% increase for inflation</w:t>
      </w:r>
      <w:r w:rsidRPr="00F54F1E">
        <w:rPr>
          <w:sz w:val="22"/>
          <w:szCs w:val="22"/>
        </w:rPr>
        <w:t xml:space="preserve"> has been applied for all </w:t>
      </w:r>
      <w:r w:rsidR="40932F92" w:rsidRPr="00F54F1E">
        <w:rPr>
          <w:sz w:val="22"/>
          <w:szCs w:val="22"/>
        </w:rPr>
        <w:t>800-</w:t>
      </w:r>
      <w:r w:rsidR="0012770F" w:rsidRPr="00F54F1E">
        <w:rPr>
          <w:sz w:val="22"/>
          <w:szCs w:val="22"/>
        </w:rPr>
        <w:t>PE</w:t>
      </w:r>
      <w:r w:rsidR="40932F92" w:rsidRPr="00F54F1E">
        <w:rPr>
          <w:sz w:val="22"/>
          <w:szCs w:val="22"/>
        </w:rPr>
        <w:t>/JA staff</w:t>
      </w:r>
      <w:r w:rsidRPr="00F54F1E">
        <w:rPr>
          <w:sz w:val="22"/>
          <w:szCs w:val="22"/>
        </w:rPr>
        <w:t xml:space="preserve"> in 2023</w:t>
      </w:r>
      <w:r w:rsidR="247CFB62" w:rsidRPr="00F54F1E">
        <w:rPr>
          <w:sz w:val="22"/>
          <w:szCs w:val="22"/>
        </w:rPr>
        <w:t>.</w:t>
      </w:r>
    </w:p>
    <w:p w14:paraId="070A6E11" w14:textId="741CC8D9" w:rsidR="00821685" w:rsidRPr="00F54F1E" w:rsidRDefault="0012770F" w:rsidP="1B64397D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F54F1E">
        <w:rPr>
          <w:sz w:val="22"/>
          <w:szCs w:val="22"/>
        </w:rPr>
        <w:t>10</w:t>
      </w:r>
      <w:r w:rsidR="4024B623" w:rsidRPr="00F54F1E">
        <w:rPr>
          <w:sz w:val="22"/>
          <w:szCs w:val="22"/>
        </w:rPr>
        <w:t>% increase fo</w:t>
      </w:r>
      <w:r w:rsidR="2ED502FE" w:rsidRPr="00F54F1E">
        <w:rPr>
          <w:sz w:val="22"/>
          <w:szCs w:val="22"/>
        </w:rPr>
        <w:t>r i</w:t>
      </w:r>
      <w:r w:rsidR="4024B623" w:rsidRPr="00F54F1E">
        <w:rPr>
          <w:sz w:val="22"/>
          <w:szCs w:val="22"/>
        </w:rPr>
        <w:t xml:space="preserve">nflation has been applied for all </w:t>
      </w:r>
      <w:r w:rsidR="40932F92" w:rsidRPr="00F54F1E">
        <w:rPr>
          <w:sz w:val="22"/>
          <w:szCs w:val="22"/>
        </w:rPr>
        <w:t>800-</w:t>
      </w:r>
      <w:r w:rsidRPr="00F54F1E">
        <w:rPr>
          <w:sz w:val="22"/>
          <w:szCs w:val="22"/>
        </w:rPr>
        <w:t>PE</w:t>
      </w:r>
      <w:r w:rsidR="40932F92" w:rsidRPr="00F54F1E">
        <w:rPr>
          <w:sz w:val="22"/>
          <w:szCs w:val="22"/>
        </w:rPr>
        <w:t xml:space="preserve">/JA staff </w:t>
      </w:r>
      <w:r w:rsidR="4024B623" w:rsidRPr="00F54F1E">
        <w:rPr>
          <w:sz w:val="22"/>
          <w:szCs w:val="22"/>
        </w:rPr>
        <w:t>in 2024</w:t>
      </w:r>
      <w:r w:rsidR="247CFB62" w:rsidRPr="00F54F1E">
        <w:rPr>
          <w:sz w:val="22"/>
          <w:szCs w:val="22"/>
        </w:rPr>
        <w:t>.</w:t>
      </w:r>
    </w:p>
    <w:p w14:paraId="79CCFF07" w14:textId="0F74FBB7" w:rsidR="00B04756" w:rsidRPr="00F54F1E" w:rsidRDefault="00F07946" w:rsidP="7936A31C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7936A31C">
        <w:rPr>
          <w:sz w:val="22"/>
          <w:szCs w:val="22"/>
        </w:rPr>
        <w:t>Estimates for 202</w:t>
      </w:r>
      <w:r w:rsidR="00C43DDE" w:rsidRPr="7936A31C">
        <w:rPr>
          <w:sz w:val="22"/>
          <w:szCs w:val="22"/>
        </w:rPr>
        <w:t>5 and</w:t>
      </w:r>
      <w:r w:rsidRPr="7936A31C">
        <w:rPr>
          <w:sz w:val="22"/>
          <w:szCs w:val="22"/>
        </w:rPr>
        <w:t xml:space="preserve"> 2026 are projected at </w:t>
      </w:r>
      <w:r w:rsidR="005D6735" w:rsidRPr="7936A31C">
        <w:rPr>
          <w:sz w:val="22"/>
          <w:szCs w:val="22"/>
        </w:rPr>
        <w:t>4</w:t>
      </w:r>
      <w:r w:rsidRPr="7936A31C">
        <w:rPr>
          <w:sz w:val="22"/>
          <w:szCs w:val="22"/>
        </w:rPr>
        <w:t xml:space="preserve">% </w:t>
      </w:r>
      <w:r w:rsidR="00DC2B17" w:rsidRPr="7936A31C">
        <w:rPr>
          <w:sz w:val="22"/>
          <w:szCs w:val="22"/>
        </w:rPr>
        <w:t xml:space="preserve">average </w:t>
      </w:r>
      <w:r w:rsidR="00C43DDE" w:rsidRPr="7936A31C">
        <w:rPr>
          <w:sz w:val="22"/>
          <w:szCs w:val="22"/>
        </w:rPr>
        <w:t xml:space="preserve">increase </w:t>
      </w:r>
      <w:r w:rsidRPr="7936A31C">
        <w:rPr>
          <w:sz w:val="22"/>
          <w:szCs w:val="22"/>
        </w:rPr>
        <w:t xml:space="preserve">in accordance with </w:t>
      </w:r>
      <w:ins w:id="12" w:author="Vanessa Ardila López" w:date="2024-03-18T20:39:00Z">
        <w:r w:rsidR="6C4E0C5C" w:rsidRPr="7936A31C">
          <w:rPr>
            <w:sz w:val="22"/>
            <w:szCs w:val="22"/>
          </w:rPr>
          <w:t xml:space="preserve">projected </w:t>
        </w:r>
      </w:ins>
      <w:commentRangeStart w:id="13"/>
      <w:commentRangeStart w:id="14"/>
      <w:r w:rsidR="00060A45" w:rsidRPr="7936A31C">
        <w:rPr>
          <w:sz w:val="22"/>
          <w:szCs w:val="22"/>
        </w:rPr>
        <w:t xml:space="preserve">inflation </w:t>
      </w:r>
      <w:del w:id="15" w:author="Vanessa Ardila López" w:date="2024-03-18T20:33:00Z">
        <w:r w:rsidRPr="7936A31C" w:rsidDel="00060A45">
          <w:rPr>
            <w:sz w:val="22"/>
            <w:szCs w:val="22"/>
          </w:rPr>
          <w:delText>projection</w:delText>
        </w:r>
      </w:del>
      <w:ins w:id="16" w:author="Vanessa Ardila López" w:date="2024-03-18T20:39:00Z">
        <w:r w:rsidR="1944946A" w:rsidRPr="7936A31C">
          <w:rPr>
            <w:sz w:val="22"/>
            <w:szCs w:val="22"/>
          </w:rPr>
          <w:t>rate</w:t>
        </w:r>
      </w:ins>
      <w:commentRangeEnd w:id="13"/>
      <w:r>
        <w:commentReference w:id="13"/>
      </w:r>
      <w:commentRangeEnd w:id="14"/>
      <w:r>
        <w:commentReference w:id="14"/>
      </w:r>
      <w:r w:rsidRPr="7936A31C">
        <w:rPr>
          <w:sz w:val="22"/>
          <w:szCs w:val="22"/>
        </w:rPr>
        <w:t>.</w:t>
      </w:r>
    </w:p>
    <w:p w14:paraId="173DCED7" w14:textId="77777777" w:rsidR="00B43C71" w:rsidRPr="00F54F1E" w:rsidRDefault="00B43C71" w:rsidP="00B43C71">
      <w:pPr>
        <w:pStyle w:val="Prrafodelista"/>
        <w:widowControl w:val="0"/>
        <w:ind w:left="1440"/>
        <w:jc w:val="both"/>
        <w:rPr>
          <w:i/>
          <w:iCs/>
          <w:sz w:val="22"/>
          <w:szCs w:val="22"/>
        </w:rPr>
      </w:pPr>
    </w:p>
    <w:p w14:paraId="06BBDDA1" w14:textId="23658975" w:rsidR="00341B7F" w:rsidRPr="00F54F1E" w:rsidRDefault="00BB48D2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r w:rsidRPr="50F2432C">
        <w:rPr>
          <w:sz w:val="22"/>
          <w:szCs w:val="22"/>
        </w:rPr>
        <w:t xml:space="preserve">All positions </w:t>
      </w:r>
      <w:r w:rsidR="00F04540" w:rsidRPr="50F2432C">
        <w:rPr>
          <w:sz w:val="22"/>
          <w:szCs w:val="22"/>
        </w:rPr>
        <w:t>are required</w:t>
      </w:r>
      <w:r w:rsidR="00FD143D" w:rsidRPr="50F2432C">
        <w:rPr>
          <w:sz w:val="22"/>
          <w:szCs w:val="22"/>
        </w:rPr>
        <w:t xml:space="preserve"> for the successful implementation of the activitie</w:t>
      </w:r>
      <w:r w:rsidR="00EE2F37" w:rsidRPr="50F2432C">
        <w:rPr>
          <w:sz w:val="22"/>
          <w:szCs w:val="22"/>
        </w:rPr>
        <w:t xml:space="preserve">s, </w:t>
      </w:r>
      <w:r w:rsidR="00F7230D" w:rsidRPr="50F2432C">
        <w:rPr>
          <w:sz w:val="22"/>
          <w:szCs w:val="22"/>
        </w:rPr>
        <w:t xml:space="preserve">are according with the Work Plans approved </w:t>
      </w:r>
      <w:r w:rsidR="00EE2F37" w:rsidRPr="50F2432C">
        <w:rPr>
          <w:sz w:val="22"/>
          <w:szCs w:val="22"/>
        </w:rPr>
        <w:t xml:space="preserve">and </w:t>
      </w:r>
      <w:r w:rsidR="00857FBA" w:rsidRPr="50F2432C">
        <w:rPr>
          <w:sz w:val="22"/>
          <w:szCs w:val="22"/>
        </w:rPr>
        <w:t xml:space="preserve">all positions are </w:t>
      </w:r>
      <w:r w:rsidR="00166E40" w:rsidRPr="50F2432C">
        <w:rPr>
          <w:sz w:val="22"/>
          <w:szCs w:val="22"/>
        </w:rPr>
        <w:t xml:space="preserve">into the range of wages that </w:t>
      </w:r>
      <w:r w:rsidR="003966A8" w:rsidRPr="50F2432C">
        <w:rPr>
          <w:sz w:val="22"/>
          <w:szCs w:val="22"/>
        </w:rPr>
        <w:t>Parque Explora</w:t>
      </w:r>
      <w:r w:rsidR="00166E40" w:rsidRPr="50F2432C">
        <w:rPr>
          <w:sz w:val="22"/>
          <w:szCs w:val="22"/>
        </w:rPr>
        <w:t xml:space="preserve"> </w:t>
      </w:r>
      <w:r w:rsidR="00801956" w:rsidRPr="50F2432C">
        <w:rPr>
          <w:sz w:val="22"/>
          <w:szCs w:val="22"/>
        </w:rPr>
        <w:t xml:space="preserve">use in all </w:t>
      </w:r>
      <w:r w:rsidR="005104F5" w:rsidRPr="50F2432C">
        <w:rPr>
          <w:sz w:val="22"/>
          <w:szCs w:val="22"/>
        </w:rPr>
        <w:t>its</w:t>
      </w:r>
      <w:r w:rsidR="00801956" w:rsidRPr="50F2432C">
        <w:rPr>
          <w:sz w:val="22"/>
          <w:szCs w:val="22"/>
        </w:rPr>
        <w:t xml:space="preserve"> projects</w:t>
      </w:r>
      <w:r w:rsidR="00166E40" w:rsidRPr="50F2432C">
        <w:rPr>
          <w:sz w:val="22"/>
          <w:szCs w:val="22"/>
        </w:rPr>
        <w:t>.</w:t>
      </w:r>
    </w:p>
    <w:p w14:paraId="6235DF3A" w14:textId="77777777" w:rsidR="00B43C71" w:rsidRPr="00F54F1E" w:rsidRDefault="00B43C71" w:rsidP="00B43C71">
      <w:pPr>
        <w:pStyle w:val="Prrafodelista"/>
        <w:widowControl w:val="0"/>
        <w:jc w:val="both"/>
        <w:rPr>
          <w:sz w:val="22"/>
          <w:szCs w:val="22"/>
        </w:rPr>
      </w:pPr>
    </w:p>
    <w:p w14:paraId="12428686" w14:textId="161B2ACC" w:rsidR="00902A7F" w:rsidRPr="00F54F1E" w:rsidRDefault="00801956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r w:rsidRPr="50F2432C">
        <w:rPr>
          <w:sz w:val="22"/>
          <w:szCs w:val="22"/>
        </w:rPr>
        <w:t xml:space="preserve">All </w:t>
      </w:r>
      <w:r w:rsidR="005104F5" w:rsidRPr="50F2432C">
        <w:rPr>
          <w:sz w:val="22"/>
          <w:szCs w:val="22"/>
        </w:rPr>
        <w:t>recruitment processes</w:t>
      </w:r>
      <w:r w:rsidR="00C6070A" w:rsidRPr="50F2432C">
        <w:rPr>
          <w:sz w:val="22"/>
          <w:szCs w:val="22"/>
        </w:rPr>
        <w:t xml:space="preserve"> of staff at all levels,</w:t>
      </w:r>
      <w:r w:rsidR="005104F5" w:rsidRPr="50F2432C">
        <w:rPr>
          <w:sz w:val="22"/>
          <w:szCs w:val="22"/>
        </w:rPr>
        <w:t xml:space="preserve"> </w:t>
      </w:r>
      <w:r w:rsidR="001C3522" w:rsidRPr="50F2432C">
        <w:rPr>
          <w:sz w:val="22"/>
          <w:szCs w:val="22"/>
        </w:rPr>
        <w:t xml:space="preserve">are </w:t>
      </w:r>
      <w:r w:rsidR="00C3344D" w:rsidRPr="50F2432C">
        <w:rPr>
          <w:sz w:val="22"/>
          <w:szCs w:val="22"/>
        </w:rPr>
        <w:t xml:space="preserve">prior </w:t>
      </w:r>
      <w:r w:rsidR="001C3522" w:rsidRPr="50F2432C">
        <w:rPr>
          <w:sz w:val="22"/>
          <w:szCs w:val="22"/>
        </w:rPr>
        <w:t>approved by POA/JA/RRHH</w:t>
      </w:r>
      <w:r w:rsidR="00902A7F" w:rsidRPr="50F2432C">
        <w:rPr>
          <w:sz w:val="22"/>
          <w:szCs w:val="22"/>
        </w:rPr>
        <w:t>.</w:t>
      </w:r>
    </w:p>
    <w:p w14:paraId="50F0E7AE" w14:textId="77777777" w:rsidR="00B43C71" w:rsidRPr="00F54F1E" w:rsidRDefault="00B43C71" w:rsidP="00B43C71">
      <w:pPr>
        <w:pStyle w:val="Prrafodelista"/>
        <w:rPr>
          <w:sz w:val="22"/>
          <w:szCs w:val="22"/>
        </w:rPr>
      </w:pPr>
    </w:p>
    <w:p w14:paraId="3BE5A38B" w14:textId="77777777" w:rsidR="007E1A55" w:rsidRPr="00F54F1E" w:rsidRDefault="00B43C71" w:rsidP="007E1A55">
      <w:pPr>
        <w:rPr>
          <w:sz w:val="22"/>
          <w:szCs w:val="22"/>
        </w:rPr>
      </w:pPr>
      <w:r w:rsidRPr="00F54F1E">
        <w:rPr>
          <w:sz w:val="22"/>
          <w:szCs w:val="22"/>
        </w:rPr>
        <w:t>Staff approvals ca</w:t>
      </w:r>
      <w:r w:rsidR="008E7EA0" w:rsidRPr="00F54F1E">
        <w:rPr>
          <w:sz w:val="22"/>
          <w:szCs w:val="22"/>
        </w:rPr>
        <w:t>n see on the following POA´ SharePoint link:</w:t>
      </w:r>
      <w:r w:rsidR="00015A68" w:rsidRPr="00F54F1E">
        <w:rPr>
          <w:sz w:val="22"/>
          <w:szCs w:val="22"/>
        </w:rPr>
        <w:t xml:space="preserve"> </w:t>
      </w:r>
      <w:hyperlink r:id="rId15" w:history="1">
        <w:r w:rsidR="007E1A55" w:rsidRPr="00F54F1E">
          <w:rPr>
            <w:rStyle w:val="Hipervnculo"/>
            <w:sz w:val="22"/>
            <w:szCs w:val="22"/>
          </w:rPr>
          <w:t>Staff</w:t>
        </w:r>
      </w:hyperlink>
    </w:p>
    <w:p w14:paraId="344DEE4C" w14:textId="73BFE88E" w:rsidR="00CF3F88" w:rsidRPr="00F54F1E" w:rsidRDefault="00CF3F88" w:rsidP="007E1A55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6B09B59F" w14:textId="0410681A" w:rsidR="00EA7E85" w:rsidRPr="00F54F1E" w:rsidRDefault="00775D12" w:rsidP="00C65F0D">
      <w:pPr>
        <w:pStyle w:val="Ttulo1"/>
        <w:numPr>
          <w:ilvl w:val="0"/>
          <w:numId w:val="4"/>
        </w:numPr>
        <w:jc w:val="both"/>
        <w:rPr>
          <w:sz w:val="22"/>
          <w:szCs w:val="22"/>
          <w:u w:val="single"/>
        </w:rPr>
      </w:pPr>
      <w:r w:rsidRPr="00F54F1E">
        <w:rPr>
          <w:sz w:val="22"/>
          <w:szCs w:val="22"/>
          <w:u w:val="single"/>
        </w:rPr>
        <w:t>Fringe Benefits</w:t>
      </w:r>
    </w:p>
    <w:p w14:paraId="641B7EAA" w14:textId="77777777" w:rsidR="00B43C71" w:rsidRPr="00F54F1E" w:rsidRDefault="00B43C71" w:rsidP="00B43C71">
      <w:pPr>
        <w:rPr>
          <w:sz w:val="22"/>
          <w:szCs w:val="22"/>
        </w:rPr>
      </w:pPr>
    </w:p>
    <w:p w14:paraId="70C5430A" w14:textId="5EAB1C43" w:rsidR="00B43C71" w:rsidRPr="00F54F1E" w:rsidRDefault="00B43C71" w:rsidP="4863415E">
      <w:pPr>
        <w:rPr>
          <w:b/>
          <w:bCs/>
          <w:i/>
          <w:iCs/>
          <w:sz w:val="22"/>
          <w:szCs w:val="22"/>
        </w:rPr>
      </w:pPr>
      <w:commentRangeStart w:id="17"/>
      <w:commentRangeStart w:id="18"/>
      <w:commentRangeStart w:id="19"/>
      <w:commentRangeStart w:id="20"/>
      <w:commentRangeStart w:id="21"/>
      <w:r w:rsidRPr="4863415E">
        <w:rPr>
          <w:b/>
          <w:bCs/>
          <w:i/>
          <w:iCs/>
          <w:sz w:val="22"/>
          <w:szCs w:val="22"/>
        </w:rPr>
        <w:t xml:space="preserve">Total </w:t>
      </w:r>
      <w:r w:rsidR="002614AD" w:rsidRPr="4863415E">
        <w:rPr>
          <w:b/>
          <w:bCs/>
          <w:i/>
          <w:iCs/>
          <w:sz w:val="22"/>
          <w:szCs w:val="22"/>
        </w:rPr>
        <w:t>USAID amount increased by</w:t>
      </w:r>
      <w:r w:rsidRPr="4863415E">
        <w:rPr>
          <w:b/>
          <w:bCs/>
          <w:i/>
          <w:iCs/>
          <w:sz w:val="22"/>
          <w:szCs w:val="22"/>
        </w:rPr>
        <w:t xml:space="preserve"> USD $</w:t>
      </w:r>
      <w:r w:rsidR="002614AD" w:rsidRPr="4863415E">
        <w:rPr>
          <w:b/>
          <w:bCs/>
          <w:i/>
          <w:iCs/>
          <w:sz w:val="22"/>
          <w:szCs w:val="22"/>
        </w:rPr>
        <w:t>82,644</w:t>
      </w:r>
      <w:commentRangeEnd w:id="17"/>
      <w:r>
        <w:commentReference w:id="17"/>
      </w:r>
      <w:commentRangeEnd w:id="18"/>
      <w:r>
        <w:commentReference w:id="18"/>
      </w:r>
      <w:commentRangeEnd w:id="19"/>
      <w:r>
        <w:commentReference w:id="19"/>
      </w:r>
      <w:commentRangeEnd w:id="20"/>
      <w:r>
        <w:commentReference w:id="20"/>
      </w:r>
      <w:commentRangeEnd w:id="21"/>
      <w:r>
        <w:commentReference w:id="21"/>
      </w:r>
    </w:p>
    <w:p w14:paraId="5AA9D99B" w14:textId="77777777" w:rsidR="00B43C71" w:rsidRPr="00F54F1E" w:rsidRDefault="00B43C71" w:rsidP="00B43C71">
      <w:pPr>
        <w:rPr>
          <w:i/>
          <w:i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2305"/>
        <w:gridCol w:w="2311"/>
        <w:gridCol w:w="2424"/>
      </w:tblGrid>
      <w:tr w:rsidR="002614AD" w:rsidRPr="00F54F1E" w14:paraId="5898ACA9" w14:textId="77777777" w:rsidTr="7936A31C">
        <w:tc>
          <w:tcPr>
            <w:tcW w:w="4674" w:type="dxa"/>
            <w:gridSpan w:val="2"/>
          </w:tcPr>
          <w:p w14:paraId="3066D9CC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50A186DA" w14:textId="74BE3EB3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3D3589F3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456BEE10" w14:textId="49F9F243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B43C71" w:rsidRPr="00F54F1E" w14:paraId="64FBD1BA" w14:textId="77777777" w:rsidTr="7936A31C">
        <w:tc>
          <w:tcPr>
            <w:tcW w:w="2337" w:type="dxa"/>
          </w:tcPr>
          <w:p w14:paraId="7424A8DB" w14:textId="77777777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3D6ED51E" w14:textId="5F73817E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4E0AA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2B291F">
              <w:rPr>
                <w:rFonts w:ascii="Times New Roman" w:hAnsi="Times New Roman"/>
                <w:i/>
                <w:iCs/>
                <w:sz w:val="22"/>
                <w:szCs w:val="22"/>
              </w:rPr>
              <w:t>166,155</w:t>
            </w:r>
          </w:p>
        </w:tc>
        <w:tc>
          <w:tcPr>
            <w:tcW w:w="2338" w:type="dxa"/>
          </w:tcPr>
          <w:p w14:paraId="5FF2A79A" w14:textId="77777777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7B14B8A0" w14:textId="36413C20" w:rsidR="00B43C71" w:rsidRPr="00F54F1E" w:rsidRDefault="00B43C71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571DC8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C71456">
              <w:rPr>
                <w:rFonts w:ascii="Times New Roman" w:hAnsi="Times New Roman"/>
                <w:i/>
                <w:iCs/>
                <w:sz w:val="22"/>
                <w:szCs w:val="22"/>
              </w:rPr>
              <w:t>337,911</w:t>
            </w:r>
          </w:p>
        </w:tc>
      </w:tr>
      <w:tr w:rsidR="00B43C71" w:rsidRPr="00F54F1E" w14:paraId="557A1CE3" w14:textId="77777777" w:rsidTr="7936A31C">
        <w:tc>
          <w:tcPr>
            <w:tcW w:w="2337" w:type="dxa"/>
          </w:tcPr>
          <w:p w14:paraId="2BA9B34C" w14:textId="77777777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28504593" w14:textId="547828A5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571DC8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2B291F">
              <w:rPr>
                <w:rFonts w:ascii="Times New Roman" w:hAnsi="Times New Roman"/>
                <w:i/>
                <w:iCs/>
                <w:sz w:val="22"/>
                <w:szCs w:val="22"/>
              </w:rPr>
              <w:t>036,456</w:t>
            </w:r>
          </w:p>
        </w:tc>
        <w:tc>
          <w:tcPr>
            <w:tcW w:w="2338" w:type="dxa"/>
          </w:tcPr>
          <w:p w14:paraId="2A89DF83" w14:textId="77777777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06506688" w14:textId="7E4C7AE0" w:rsidR="00B43C71" w:rsidRPr="00F54F1E" w:rsidRDefault="00B43C71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4B225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C71456">
              <w:rPr>
                <w:rFonts w:ascii="Times New Roman" w:hAnsi="Times New Roman"/>
                <w:i/>
                <w:iCs/>
                <w:sz w:val="22"/>
                <w:szCs w:val="22"/>
              </w:rPr>
              <w:t>119,100</w:t>
            </w:r>
          </w:p>
        </w:tc>
      </w:tr>
      <w:tr w:rsidR="00B43C71" w:rsidRPr="00F54F1E" w14:paraId="28B34FB8" w14:textId="77777777" w:rsidTr="7936A31C">
        <w:tc>
          <w:tcPr>
            <w:tcW w:w="2337" w:type="dxa"/>
          </w:tcPr>
          <w:p w14:paraId="48B3141F" w14:textId="77777777" w:rsidR="00B43C71" w:rsidRPr="00F54F1E" w:rsidRDefault="00B43C71" w:rsidP="7936A31C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commentRangeStart w:id="22"/>
            <w:commentRangeStart w:id="23"/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1917B312" w14:textId="5A9FDDE8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2B291F">
              <w:rPr>
                <w:rFonts w:ascii="Times New Roman" w:hAnsi="Times New Roman"/>
                <w:i/>
                <w:iCs/>
                <w:sz w:val="22"/>
                <w:szCs w:val="22"/>
              </w:rPr>
              <w:t>129,699</w:t>
            </w:r>
          </w:p>
        </w:tc>
        <w:tc>
          <w:tcPr>
            <w:tcW w:w="2338" w:type="dxa"/>
          </w:tcPr>
          <w:p w14:paraId="3D3D69CB" w14:textId="77777777" w:rsidR="00B43C71" w:rsidRPr="00F54F1E" w:rsidRDefault="00B43C71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781069AF" w14:textId="578DFFCA" w:rsidR="00B43C71" w:rsidRPr="00F54F1E" w:rsidRDefault="00B43C71" w:rsidP="7936A31C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1C7EFC29"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218,811</w:t>
            </w:r>
            <w:commentRangeEnd w:id="22"/>
            <w:r>
              <w:commentReference w:id="22"/>
            </w:r>
            <w:commentRangeEnd w:id="23"/>
            <w:r>
              <w:commentReference w:id="23"/>
            </w:r>
          </w:p>
        </w:tc>
      </w:tr>
    </w:tbl>
    <w:p w14:paraId="4BAE070E" w14:textId="77777777" w:rsidR="00F54F1E" w:rsidRPr="00F54F1E" w:rsidRDefault="00F54F1E" w:rsidP="00F54F1E">
      <w:pPr>
        <w:pStyle w:val="Prrafodelista"/>
        <w:widowControl w:val="0"/>
        <w:tabs>
          <w:tab w:val="left" w:pos="360"/>
        </w:tabs>
        <w:jc w:val="both"/>
        <w:rPr>
          <w:i/>
          <w:iCs/>
          <w:sz w:val="22"/>
          <w:szCs w:val="22"/>
        </w:rPr>
      </w:pPr>
    </w:p>
    <w:p w14:paraId="0AD0C71E" w14:textId="50B34BDD" w:rsidR="004B2256" w:rsidRPr="00F54F1E" w:rsidRDefault="004B2256" w:rsidP="4863415E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ns w:id="24" w:author="Vanessa Ardila López" w:date="2024-03-18T20:41:00Z"/>
          <w:sz w:val="22"/>
          <w:szCs w:val="22"/>
        </w:rPr>
      </w:pPr>
      <w:r w:rsidRPr="4863415E">
        <w:rPr>
          <w:sz w:val="22"/>
          <w:szCs w:val="22"/>
        </w:rPr>
        <w:lastRenderedPageBreak/>
        <w:t xml:space="preserve">Increase amount </w:t>
      </w:r>
      <w:del w:id="25" w:author="Maria Ochoa" w:date="2024-03-18T17:59:00Z">
        <w:r w:rsidRPr="4863415E" w:rsidDel="004B2256">
          <w:rPr>
            <w:sz w:val="22"/>
            <w:szCs w:val="22"/>
          </w:rPr>
          <w:delText>doesn´t</w:delText>
        </w:r>
      </w:del>
      <w:ins w:id="26" w:author="Maria Ochoa" w:date="2024-03-18T17:59:00Z">
        <w:r w:rsidR="11201CAC" w:rsidRPr="4863415E">
          <w:rPr>
            <w:sz w:val="22"/>
            <w:szCs w:val="22"/>
          </w:rPr>
          <w:t>does not</w:t>
        </w:r>
      </w:ins>
      <w:r w:rsidRPr="4863415E">
        <w:rPr>
          <w:sz w:val="22"/>
          <w:szCs w:val="22"/>
        </w:rPr>
        <w:t xml:space="preserve"> exceed </w:t>
      </w:r>
      <w:del w:id="27" w:author="Maria Ochoa" w:date="2024-03-18T17:59:00Z">
        <w:r w:rsidRPr="4863415E" w:rsidDel="004B2256">
          <w:rPr>
            <w:sz w:val="22"/>
            <w:szCs w:val="22"/>
          </w:rPr>
          <w:delText xml:space="preserve">the </w:delText>
        </w:r>
      </w:del>
      <w:r w:rsidRPr="4863415E">
        <w:rPr>
          <w:sz w:val="22"/>
          <w:szCs w:val="22"/>
        </w:rPr>
        <w:t xml:space="preserve">10% of the total </w:t>
      </w:r>
      <w:del w:id="28" w:author="Maria Ochoa" w:date="2024-03-18T17:59:00Z">
        <w:r w:rsidRPr="4863415E" w:rsidDel="004B2256">
          <w:rPr>
            <w:sz w:val="22"/>
            <w:szCs w:val="22"/>
          </w:rPr>
          <w:delText xml:space="preserve">grant </w:delText>
        </w:r>
      </w:del>
      <w:r w:rsidRPr="4863415E">
        <w:rPr>
          <w:sz w:val="22"/>
          <w:szCs w:val="22"/>
        </w:rPr>
        <w:t>subaward for the life of the subgrant.</w:t>
      </w:r>
      <w:ins w:id="29" w:author="Vanessa Ardila López" w:date="2024-03-18T22:33:00Z">
        <w:r w:rsidR="16A6B022" w:rsidRPr="4863415E">
          <w:rPr>
            <w:sz w:val="22"/>
            <w:szCs w:val="22"/>
          </w:rPr>
          <w:t xml:space="preserve"> </w:t>
        </w:r>
      </w:ins>
      <w:ins w:id="30" w:author="Vanessa Ardila López" w:date="2024-03-18T22:36:00Z">
        <w:r w:rsidR="7C544B0C" w:rsidRPr="4863415E">
          <w:rPr>
            <w:sz w:val="22"/>
            <w:szCs w:val="22"/>
          </w:rPr>
          <w:t xml:space="preserve">The increase in this item is mainly due to the adjustment in the fringe percentage, since </w:t>
        </w:r>
      </w:ins>
      <w:ins w:id="31" w:author="Vanessa Ardila López" w:date="2024-03-18T22:33:00Z">
        <w:r w:rsidR="16A6B022" w:rsidRPr="4863415E">
          <w:rPr>
            <w:sz w:val="22"/>
            <w:szCs w:val="22"/>
          </w:rPr>
          <w:t xml:space="preserve">the original budget considered </w:t>
        </w:r>
      </w:ins>
      <w:ins w:id="32" w:author="Vanessa Ardila López" w:date="2024-03-18T22:38:00Z">
        <w:r w:rsidR="79281C67" w:rsidRPr="4863415E">
          <w:rPr>
            <w:sz w:val="22"/>
            <w:szCs w:val="22"/>
          </w:rPr>
          <w:t>f</w:t>
        </w:r>
      </w:ins>
      <w:ins w:id="33" w:author="Vanessa Ardila López" w:date="2024-03-18T22:33:00Z">
        <w:r w:rsidR="16A6B022" w:rsidRPr="4863415E">
          <w:rPr>
            <w:sz w:val="22"/>
            <w:szCs w:val="22"/>
          </w:rPr>
          <w:t>ringe benefits charging 40</w:t>
        </w:r>
      </w:ins>
      <w:ins w:id="34" w:author="Vanessa Ardila López" w:date="2024-03-18T22:37:00Z">
        <w:r w:rsidR="587A8F00" w:rsidRPr="4863415E">
          <w:rPr>
            <w:sz w:val="22"/>
            <w:szCs w:val="22"/>
          </w:rPr>
          <w:t>,</w:t>
        </w:r>
      </w:ins>
      <w:ins w:id="35" w:author="Vanessa Ardila López" w:date="2024-03-18T22:33:00Z">
        <w:r w:rsidR="16A6B022" w:rsidRPr="4863415E">
          <w:rPr>
            <w:sz w:val="22"/>
            <w:szCs w:val="22"/>
          </w:rPr>
          <w:t>364</w:t>
        </w:r>
      </w:ins>
      <w:ins w:id="36" w:author="Vanessa Ardila López" w:date="2024-03-18T22:37:00Z">
        <w:r w:rsidR="170A69D6" w:rsidRPr="4863415E">
          <w:rPr>
            <w:sz w:val="22"/>
            <w:szCs w:val="22"/>
          </w:rPr>
          <w:t>%</w:t>
        </w:r>
      </w:ins>
      <w:ins w:id="37" w:author="Vanessa Ardila López" w:date="2024-03-18T22:33:00Z">
        <w:r w:rsidR="16A6B022" w:rsidRPr="4863415E">
          <w:rPr>
            <w:sz w:val="22"/>
            <w:szCs w:val="22"/>
          </w:rPr>
          <w:t xml:space="preserve"> of </w:t>
        </w:r>
      </w:ins>
      <w:ins w:id="38" w:author="Vanessa Ardila López" w:date="2024-03-18T22:37:00Z">
        <w:r w:rsidR="294AD31A" w:rsidRPr="4863415E">
          <w:rPr>
            <w:sz w:val="22"/>
            <w:szCs w:val="22"/>
          </w:rPr>
          <w:t xml:space="preserve">ordinary </w:t>
        </w:r>
      </w:ins>
      <w:ins w:id="39" w:author="Vanessa Ardila López" w:date="2024-03-18T22:33:00Z">
        <w:r w:rsidR="16A6B022" w:rsidRPr="4863415E">
          <w:rPr>
            <w:sz w:val="22"/>
            <w:szCs w:val="22"/>
          </w:rPr>
          <w:t>salaries</w:t>
        </w:r>
      </w:ins>
      <w:ins w:id="40" w:author="Vanessa Ardila López" w:date="2024-03-18T22:37:00Z">
        <w:r w:rsidR="1EC078A0" w:rsidRPr="4863415E">
          <w:rPr>
            <w:sz w:val="22"/>
            <w:szCs w:val="22"/>
          </w:rPr>
          <w:t xml:space="preserve"> and </w:t>
        </w:r>
      </w:ins>
      <w:ins w:id="41" w:author="Vanessa Ardila López" w:date="2024-03-18T22:38:00Z">
        <w:r w:rsidR="548788DE" w:rsidRPr="4863415E">
          <w:rPr>
            <w:sz w:val="22"/>
            <w:szCs w:val="22"/>
          </w:rPr>
          <w:t xml:space="preserve">it really represents </w:t>
        </w:r>
      </w:ins>
      <w:ins w:id="42" w:author="Vanessa Ardila López" w:date="2024-03-18T22:40:00Z">
        <w:r w:rsidR="1A1A947C" w:rsidRPr="4863415E">
          <w:rPr>
            <w:sz w:val="22"/>
            <w:szCs w:val="22"/>
          </w:rPr>
          <w:t>52,76</w:t>
        </w:r>
      </w:ins>
      <w:ins w:id="43" w:author="Vanessa Ardila López" w:date="2024-03-18T22:38:00Z">
        <w:r w:rsidR="548788DE" w:rsidRPr="4863415E">
          <w:rPr>
            <w:sz w:val="22"/>
            <w:szCs w:val="22"/>
          </w:rPr>
          <w:t>%.</w:t>
        </w:r>
      </w:ins>
    </w:p>
    <w:p w14:paraId="34E2B278" w14:textId="13985D25" w:rsidR="7936A31C" w:rsidRDefault="7936A31C">
      <w:pPr>
        <w:widowControl w:val="0"/>
        <w:tabs>
          <w:tab w:val="left" w:pos="360"/>
        </w:tabs>
        <w:jc w:val="both"/>
        <w:rPr>
          <w:ins w:id="44" w:author="Vanessa Ardila López" w:date="2024-03-18T20:40:00Z"/>
          <w:i/>
          <w:iCs/>
          <w:sz w:val="22"/>
          <w:szCs w:val="22"/>
        </w:rPr>
        <w:pPrChange w:id="45" w:author="Vanessa Ardila López" w:date="2024-03-18T20:41:00Z">
          <w:pPr>
            <w:pStyle w:val="Prrafodelista"/>
            <w:widowControl w:val="0"/>
            <w:numPr>
              <w:numId w:val="3"/>
            </w:numPr>
            <w:tabs>
              <w:tab w:val="left" w:pos="360"/>
            </w:tabs>
            <w:ind w:hanging="360"/>
            <w:jc w:val="both"/>
          </w:pPr>
        </w:pPrChange>
      </w:pPr>
    </w:p>
    <w:p w14:paraId="211048A3" w14:textId="509C0FB3" w:rsidR="251EC666" w:rsidRDefault="251EC666" w:rsidP="7936A31C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ins w:id="46" w:author="Vanessa Ardila López" w:date="2024-03-18T20:40:00Z">
        <w:r w:rsidRPr="4863415E">
          <w:rPr>
            <w:sz w:val="22"/>
            <w:szCs w:val="22"/>
          </w:rPr>
          <w:t xml:space="preserve">Leverage amount increases due to the new period of </w:t>
        </w:r>
        <w:proofErr w:type="gramStart"/>
        <w:r w:rsidRPr="4863415E">
          <w:rPr>
            <w:sz w:val="22"/>
            <w:szCs w:val="22"/>
          </w:rPr>
          <w:t>performance, since</w:t>
        </w:r>
        <w:proofErr w:type="gramEnd"/>
        <w:r w:rsidRPr="4863415E">
          <w:rPr>
            <w:sz w:val="22"/>
            <w:szCs w:val="22"/>
          </w:rPr>
          <w:t xml:space="preserve"> some management staff will support until the end.</w:t>
        </w:r>
      </w:ins>
    </w:p>
    <w:p w14:paraId="2605FD05" w14:textId="77777777" w:rsidR="00A11F7E" w:rsidRPr="00F54F1E" w:rsidRDefault="00A11F7E" w:rsidP="00A11F7E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4EC87B76" w14:textId="646B103A" w:rsidR="00A11F7E" w:rsidRPr="00F54F1E" w:rsidRDefault="00A11F7E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The approved budget line summarizes the </w:t>
      </w:r>
      <w:r w:rsidR="00173440" w:rsidRPr="4863415E">
        <w:rPr>
          <w:sz w:val="22"/>
          <w:szCs w:val="22"/>
        </w:rPr>
        <w:t>social security system (pension, health</w:t>
      </w:r>
      <w:r w:rsidR="00304A3E" w:rsidRPr="4863415E">
        <w:rPr>
          <w:sz w:val="22"/>
          <w:szCs w:val="22"/>
        </w:rPr>
        <w:t>, solidary pension fund</w:t>
      </w:r>
      <w:r w:rsidR="00F41888" w:rsidRPr="4863415E">
        <w:rPr>
          <w:sz w:val="22"/>
          <w:szCs w:val="22"/>
        </w:rPr>
        <w:t>,</w:t>
      </w:r>
      <w:r w:rsidR="00173440" w:rsidRPr="4863415E">
        <w:rPr>
          <w:sz w:val="22"/>
          <w:szCs w:val="22"/>
        </w:rPr>
        <w:t xml:space="preserve"> </w:t>
      </w:r>
      <w:r w:rsidR="00F41888" w:rsidRPr="4863415E">
        <w:rPr>
          <w:sz w:val="22"/>
          <w:szCs w:val="22"/>
        </w:rPr>
        <w:t>l</w:t>
      </w:r>
      <w:r w:rsidR="00173440" w:rsidRPr="4863415E">
        <w:rPr>
          <w:sz w:val="22"/>
          <w:szCs w:val="22"/>
        </w:rPr>
        <w:t>abor risks</w:t>
      </w:r>
      <w:r w:rsidR="00F41888" w:rsidRPr="4863415E">
        <w:rPr>
          <w:sz w:val="22"/>
          <w:szCs w:val="22"/>
        </w:rPr>
        <w:t xml:space="preserve"> and payroll taxes (SENA</w:t>
      </w:r>
      <w:r w:rsidR="007416F4" w:rsidRPr="4863415E">
        <w:rPr>
          <w:sz w:val="22"/>
          <w:szCs w:val="22"/>
        </w:rPr>
        <w:t xml:space="preserve">, </w:t>
      </w:r>
      <w:r w:rsidR="00F41888" w:rsidRPr="4863415E">
        <w:rPr>
          <w:sz w:val="22"/>
          <w:szCs w:val="22"/>
        </w:rPr>
        <w:t>ICBF</w:t>
      </w:r>
      <w:r w:rsidR="007416F4" w:rsidRPr="4863415E">
        <w:rPr>
          <w:sz w:val="22"/>
          <w:szCs w:val="22"/>
        </w:rPr>
        <w:t xml:space="preserve"> and Family Compensation Fund</w:t>
      </w:r>
      <w:r w:rsidR="00173440" w:rsidRPr="4863415E">
        <w:rPr>
          <w:sz w:val="22"/>
          <w:szCs w:val="22"/>
        </w:rPr>
        <w:t>)</w:t>
      </w:r>
      <w:r w:rsidR="007416F4" w:rsidRPr="4863415E">
        <w:rPr>
          <w:sz w:val="22"/>
          <w:szCs w:val="22"/>
        </w:rPr>
        <w:t xml:space="preserve"> related with all </w:t>
      </w:r>
      <w:r w:rsidRPr="4863415E">
        <w:rPr>
          <w:sz w:val="22"/>
          <w:szCs w:val="22"/>
        </w:rPr>
        <w:t xml:space="preserve">the personnel </w:t>
      </w:r>
      <w:r w:rsidR="007416F4" w:rsidRPr="4863415E">
        <w:rPr>
          <w:sz w:val="22"/>
          <w:szCs w:val="22"/>
        </w:rPr>
        <w:t xml:space="preserve">hired </w:t>
      </w:r>
      <w:r w:rsidRPr="4863415E">
        <w:rPr>
          <w:sz w:val="22"/>
          <w:szCs w:val="22"/>
        </w:rPr>
        <w:t>for the project</w:t>
      </w:r>
      <w:r w:rsidR="007416F4" w:rsidRPr="4863415E">
        <w:rPr>
          <w:sz w:val="22"/>
          <w:szCs w:val="22"/>
        </w:rPr>
        <w:t xml:space="preserve"> (located in numeral 1 – Personnel)</w:t>
      </w:r>
      <w:r w:rsidRPr="4863415E">
        <w:rPr>
          <w:sz w:val="22"/>
          <w:szCs w:val="22"/>
        </w:rPr>
        <w:t>.</w:t>
      </w:r>
      <w:r w:rsidR="00B565AC" w:rsidRPr="4863415E">
        <w:rPr>
          <w:sz w:val="22"/>
          <w:szCs w:val="22"/>
        </w:rPr>
        <w:t xml:space="preserve"> This budget line also includes all</w:t>
      </w:r>
      <w:r w:rsidR="0021711F" w:rsidRPr="4863415E">
        <w:rPr>
          <w:sz w:val="22"/>
          <w:szCs w:val="22"/>
        </w:rPr>
        <w:t xml:space="preserve"> costs related with </w:t>
      </w:r>
      <w:r w:rsidR="00A86353" w:rsidRPr="4863415E">
        <w:rPr>
          <w:sz w:val="22"/>
          <w:szCs w:val="22"/>
        </w:rPr>
        <w:t xml:space="preserve">vacations, severance payments, </w:t>
      </w:r>
      <w:r w:rsidR="005A27F9" w:rsidRPr="4863415E">
        <w:rPr>
          <w:sz w:val="22"/>
          <w:szCs w:val="22"/>
        </w:rPr>
        <w:t>among others, all according with the set of Colombian legal principles and rules that regulate the relationships between employer(s) and worker(s)</w:t>
      </w:r>
      <w:r w:rsidR="004704BB" w:rsidRPr="4863415E">
        <w:rPr>
          <w:sz w:val="22"/>
          <w:szCs w:val="22"/>
        </w:rPr>
        <w:t>.</w:t>
      </w:r>
    </w:p>
    <w:p w14:paraId="4143C5B9" w14:textId="77777777" w:rsidR="00A11F7E" w:rsidRPr="00F54F1E" w:rsidRDefault="00A11F7E" w:rsidP="00A11F7E">
      <w:pPr>
        <w:pStyle w:val="Prrafodelista"/>
        <w:rPr>
          <w:i/>
          <w:iCs/>
          <w:sz w:val="22"/>
          <w:szCs w:val="22"/>
        </w:rPr>
      </w:pPr>
    </w:p>
    <w:p w14:paraId="7987C2D3" w14:textId="123DF16D" w:rsidR="00C1592B" w:rsidRPr="00F54F1E" w:rsidRDefault="001926F6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>Parque Explora</w:t>
      </w:r>
      <w:r w:rsidR="005A27F9" w:rsidRPr="4863415E">
        <w:rPr>
          <w:sz w:val="22"/>
          <w:szCs w:val="22"/>
        </w:rPr>
        <w:t xml:space="preserve"> has two types of </w:t>
      </w:r>
      <w:r w:rsidR="007D036C" w:rsidRPr="4863415E">
        <w:rPr>
          <w:sz w:val="22"/>
          <w:szCs w:val="22"/>
        </w:rPr>
        <w:t xml:space="preserve">fringe benefits: </w:t>
      </w:r>
    </w:p>
    <w:p w14:paraId="6849FEC7" w14:textId="77777777" w:rsidR="00C1592B" w:rsidRPr="00F54F1E" w:rsidRDefault="00C1592B" w:rsidP="00C1592B">
      <w:pPr>
        <w:pStyle w:val="Prrafodelista"/>
        <w:rPr>
          <w:sz w:val="22"/>
          <w:szCs w:val="22"/>
        </w:rPr>
      </w:pPr>
    </w:p>
    <w:p w14:paraId="3D9AC02E" w14:textId="46BFC63E" w:rsidR="00C1592B" w:rsidRPr="00F54F1E" w:rsidRDefault="00260267" w:rsidP="00C65F0D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F54F1E">
        <w:rPr>
          <w:sz w:val="22"/>
          <w:szCs w:val="22"/>
        </w:rPr>
        <w:t>Contributions</w:t>
      </w:r>
      <w:r w:rsidR="007D036C" w:rsidRPr="00F54F1E">
        <w:rPr>
          <w:sz w:val="22"/>
          <w:szCs w:val="22"/>
        </w:rPr>
        <w:t xml:space="preserve"> </w:t>
      </w:r>
      <w:r w:rsidR="0097614A" w:rsidRPr="00F54F1E">
        <w:rPr>
          <w:sz w:val="22"/>
          <w:szCs w:val="22"/>
        </w:rPr>
        <w:t xml:space="preserve">caused by ordinary salaries, that </w:t>
      </w:r>
      <w:r w:rsidR="0097614A" w:rsidRPr="00D17D16">
        <w:rPr>
          <w:sz w:val="22"/>
          <w:szCs w:val="22"/>
        </w:rPr>
        <w:t xml:space="preserve">represents the </w:t>
      </w:r>
      <w:r w:rsidR="00BE72C5" w:rsidRPr="00D17D16">
        <w:rPr>
          <w:sz w:val="22"/>
          <w:szCs w:val="22"/>
        </w:rPr>
        <w:t>52,76</w:t>
      </w:r>
      <w:r w:rsidR="00D84809" w:rsidRPr="00D17D16">
        <w:rPr>
          <w:sz w:val="22"/>
          <w:szCs w:val="22"/>
        </w:rPr>
        <w:t>% and contributions</w:t>
      </w:r>
      <w:r w:rsidR="003744B4" w:rsidRPr="00F54F1E">
        <w:rPr>
          <w:sz w:val="22"/>
          <w:szCs w:val="22"/>
        </w:rPr>
        <w:t>, that includes the following percentages</w:t>
      </w:r>
      <w:r w:rsidR="00C1592B" w:rsidRPr="00F54F1E">
        <w:rPr>
          <w:sz w:val="22"/>
          <w:szCs w:val="22"/>
        </w:rPr>
        <w:t>:</w:t>
      </w:r>
    </w:p>
    <w:p w14:paraId="474A36BA" w14:textId="77777777" w:rsidR="003744B4" w:rsidRPr="00F54F1E" w:rsidRDefault="003744B4" w:rsidP="003744B4">
      <w:pPr>
        <w:pStyle w:val="Prrafodelista"/>
        <w:widowControl w:val="0"/>
        <w:tabs>
          <w:tab w:val="left" w:pos="360"/>
        </w:tabs>
        <w:ind w:left="1440"/>
        <w:jc w:val="both"/>
        <w:rPr>
          <w:sz w:val="22"/>
          <w:szCs w:val="22"/>
        </w:rPr>
      </w:pPr>
    </w:p>
    <w:p w14:paraId="184D6317" w14:textId="6807C9B0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>8.3</w:t>
      </w:r>
      <w:r w:rsidR="00493080">
        <w:rPr>
          <w:sz w:val="22"/>
          <w:szCs w:val="22"/>
        </w:rPr>
        <w:t>3</w:t>
      </w:r>
      <w:r w:rsidRPr="00F54F1E">
        <w:rPr>
          <w:sz w:val="22"/>
          <w:szCs w:val="22"/>
        </w:rPr>
        <w:t xml:space="preserve">3% for severance payment </w:t>
      </w:r>
      <w:r w:rsidR="007309CE" w:rsidRPr="00F54F1E">
        <w:rPr>
          <w:sz w:val="22"/>
          <w:szCs w:val="22"/>
        </w:rPr>
        <w:t>per month</w:t>
      </w:r>
    </w:p>
    <w:p w14:paraId="6BDF1D81" w14:textId="5AFEDDC7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1% interest on severance payment </w:t>
      </w:r>
      <w:r w:rsidR="007309CE" w:rsidRPr="00F54F1E">
        <w:rPr>
          <w:sz w:val="22"/>
          <w:szCs w:val="22"/>
        </w:rPr>
        <w:t>per month</w:t>
      </w:r>
    </w:p>
    <w:p w14:paraId="697BC7E2" w14:textId="3D13AD95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>4.1</w:t>
      </w:r>
      <w:r w:rsidR="00493080">
        <w:rPr>
          <w:sz w:val="22"/>
          <w:szCs w:val="22"/>
        </w:rPr>
        <w:t>66</w:t>
      </w:r>
      <w:r w:rsidRPr="00F54F1E">
        <w:rPr>
          <w:sz w:val="22"/>
          <w:szCs w:val="22"/>
        </w:rPr>
        <w:t xml:space="preserve">% for vacation (15 days of vacation/265 working days a year) </w:t>
      </w:r>
      <w:r w:rsidR="007309CE" w:rsidRPr="00F54F1E">
        <w:rPr>
          <w:sz w:val="22"/>
          <w:szCs w:val="22"/>
        </w:rPr>
        <w:t>per month</w:t>
      </w:r>
    </w:p>
    <w:p w14:paraId="4CB02A34" w14:textId="0DD15C60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>8.33</w:t>
      </w:r>
      <w:r w:rsidR="00493080">
        <w:rPr>
          <w:sz w:val="22"/>
          <w:szCs w:val="22"/>
        </w:rPr>
        <w:t>3</w:t>
      </w:r>
      <w:r w:rsidRPr="00F54F1E">
        <w:rPr>
          <w:sz w:val="22"/>
          <w:szCs w:val="22"/>
        </w:rPr>
        <w:t xml:space="preserve">% bonus (prima legal de </w:t>
      </w:r>
      <w:proofErr w:type="spellStart"/>
      <w:r w:rsidRPr="00F54F1E">
        <w:rPr>
          <w:sz w:val="22"/>
          <w:szCs w:val="22"/>
        </w:rPr>
        <w:t>servicios</w:t>
      </w:r>
      <w:proofErr w:type="spellEnd"/>
      <w:r w:rsidRPr="00F54F1E">
        <w:rPr>
          <w:sz w:val="22"/>
          <w:szCs w:val="22"/>
        </w:rPr>
        <w:t xml:space="preserve"> or 13th &amp; 14th month bonus) </w:t>
      </w:r>
      <w:r w:rsidR="007309CE" w:rsidRPr="00F54F1E">
        <w:rPr>
          <w:sz w:val="22"/>
          <w:szCs w:val="22"/>
        </w:rPr>
        <w:t>per month</w:t>
      </w:r>
    </w:p>
    <w:p w14:paraId="1D4FE575" w14:textId="2C53AAED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8.5% health insurance </w:t>
      </w:r>
      <w:r w:rsidR="007309CE" w:rsidRPr="00F54F1E">
        <w:rPr>
          <w:sz w:val="22"/>
          <w:szCs w:val="22"/>
        </w:rPr>
        <w:t>per month</w:t>
      </w:r>
    </w:p>
    <w:p w14:paraId="2EF10EAA" w14:textId="77777777" w:rsidR="007309CE" w:rsidRPr="00F54F1E" w:rsidRDefault="003744B4" w:rsidP="00C65F0D">
      <w:pPr>
        <w:pStyle w:val="Textoindependiente"/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/>
        <w:ind w:left="1985"/>
        <w:contextualSpacing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12% pension </w:t>
      </w:r>
      <w:r w:rsidR="007309CE" w:rsidRPr="00F54F1E">
        <w:rPr>
          <w:sz w:val="22"/>
          <w:szCs w:val="22"/>
        </w:rPr>
        <w:t xml:space="preserve">per month </w:t>
      </w:r>
    </w:p>
    <w:p w14:paraId="50C0BC8E" w14:textId="2F647472" w:rsidR="003744B4" w:rsidRPr="00F54F1E" w:rsidRDefault="00C24345" w:rsidP="00C65F0D">
      <w:pPr>
        <w:pStyle w:val="Textoindependiente"/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/>
        <w:ind w:left="1985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1.</w:t>
      </w:r>
      <w:r w:rsidR="00330A7C">
        <w:rPr>
          <w:sz w:val="22"/>
          <w:szCs w:val="22"/>
        </w:rPr>
        <w:t>43</w:t>
      </w:r>
      <w:r w:rsidR="003744B4" w:rsidRPr="00F54F1E">
        <w:rPr>
          <w:sz w:val="22"/>
          <w:szCs w:val="22"/>
        </w:rPr>
        <w:t xml:space="preserve">% </w:t>
      </w:r>
      <w:proofErr w:type="spellStart"/>
      <w:r w:rsidR="007309CE" w:rsidRPr="00F54F1E">
        <w:rPr>
          <w:sz w:val="22"/>
          <w:szCs w:val="22"/>
        </w:rPr>
        <w:t>profesional</w:t>
      </w:r>
      <w:proofErr w:type="spellEnd"/>
      <w:r w:rsidR="007309CE" w:rsidRPr="00F54F1E">
        <w:rPr>
          <w:sz w:val="22"/>
          <w:szCs w:val="22"/>
        </w:rPr>
        <w:t xml:space="preserve"> risks per month</w:t>
      </w:r>
    </w:p>
    <w:p w14:paraId="0D0E81CF" w14:textId="1EF340DE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4% Family Welfare Fund </w:t>
      </w:r>
      <w:r w:rsidR="007309CE" w:rsidRPr="00F54F1E">
        <w:rPr>
          <w:sz w:val="22"/>
          <w:szCs w:val="22"/>
        </w:rPr>
        <w:t>per month</w:t>
      </w:r>
    </w:p>
    <w:p w14:paraId="00969D19" w14:textId="553F2A33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3% for the Instituto Colombia </w:t>
      </w:r>
      <w:proofErr w:type="spellStart"/>
      <w:r w:rsidRPr="00F54F1E">
        <w:rPr>
          <w:sz w:val="22"/>
          <w:szCs w:val="22"/>
        </w:rPr>
        <w:t>Bienestar</w:t>
      </w:r>
      <w:proofErr w:type="spellEnd"/>
      <w:r w:rsidRPr="00F54F1E">
        <w:rPr>
          <w:sz w:val="22"/>
          <w:szCs w:val="22"/>
        </w:rPr>
        <w:t xml:space="preserve"> Familiar (ICBF)</w:t>
      </w:r>
      <w:r w:rsidR="007309CE" w:rsidRPr="00F54F1E">
        <w:rPr>
          <w:sz w:val="22"/>
          <w:szCs w:val="22"/>
        </w:rPr>
        <w:t xml:space="preserve"> per month</w:t>
      </w:r>
    </w:p>
    <w:p w14:paraId="2D1572B8" w14:textId="40F72B9B" w:rsidR="003744B4" w:rsidRPr="00F54F1E" w:rsidRDefault="003744B4" w:rsidP="00C65F0D">
      <w:pPr>
        <w:pStyle w:val="Textoindependiente"/>
        <w:widowControl w:val="0"/>
        <w:numPr>
          <w:ilvl w:val="0"/>
          <w:numId w:val="2"/>
        </w:numPr>
        <w:autoSpaceDE w:val="0"/>
        <w:autoSpaceDN w:val="0"/>
        <w:spacing w:after="0"/>
        <w:ind w:left="1985"/>
        <w:jc w:val="both"/>
        <w:rPr>
          <w:sz w:val="22"/>
          <w:szCs w:val="22"/>
        </w:rPr>
      </w:pPr>
      <w:r w:rsidRPr="00F54F1E">
        <w:rPr>
          <w:sz w:val="22"/>
          <w:szCs w:val="22"/>
        </w:rPr>
        <w:t xml:space="preserve">2% for the Sistema de </w:t>
      </w:r>
      <w:proofErr w:type="spellStart"/>
      <w:r w:rsidRPr="00F54F1E">
        <w:rPr>
          <w:sz w:val="22"/>
          <w:szCs w:val="22"/>
        </w:rPr>
        <w:t>Aprendizaje</w:t>
      </w:r>
      <w:proofErr w:type="spellEnd"/>
      <w:r w:rsidRPr="00F54F1E">
        <w:rPr>
          <w:sz w:val="22"/>
          <w:szCs w:val="22"/>
        </w:rPr>
        <w:t xml:space="preserve"> National (SENA) </w:t>
      </w:r>
      <w:r w:rsidR="007309CE" w:rsidRPr="00F54F1E">
        <w:rPr>
          <w:sz w:val="22"/>
          <w:szCs w:val="22"/>
        </w:rPr>
        <w:t>per month</w:t>
      </w:r>
    </w:p>
    <w:p w14:paraId="1215A218" w14:textId="77777777" w:rsidR="003744B4" w:rsidRPr="00F54F1E" w:rsidRDefault="003744B4" w:rsidP="003744B4">
      <w:pPr>
        <w:pStyle w:val="Prrafodelista"/>
        <w:widowControl w:val="0"/>
        <w:ind w:left="1440"/>
        <w:jc w:val="both"/>
        <w:rPr>
          <w:i/>
          <w:iCs/>
          <w:sz w:val="22"/>
          <w:szCs w:val="22"/>
        </w:rPr>
      </w:pPr>
    </w:p>
    <w:p w14:paraId="164C5C0C" w14:textId="4E6B8245" w:rsidR="00154AE8" w:rsidRPr="00F54F1E" w:rsidRDefault="004802CE" w:rsidP="00BF34BC">
      <w:pPr>
        <w:pStyle w:val="Prrafodelista"/>
        <w:widowControl w:val="0"/>
        <w:numPr>
          <w:ilvl w:val="1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F54F1E">
        <w:rPr>
          <w:sz w:val="22"/>
          <w:szCs w:val="22"/>
        </w:rPr>
        <w:t xml:space="preserve">Contributions </w:t>
      </w:r>
      <w:r w:rsidR="00D84809" w:rsidRPr="00F54F1E">
        <w:rPr>
          <w:sz w:val="22"/>
          <w:szCs w:val="22"/>
        </w:rPr>
        <w:t xml:space="preserve">caused by integral salaries, that represents the </w:t>
      </w:r>
      <w:r w:rsidR="00F36A5C" w:rsidRPr="00F54F1E">
        <w:rPr>
          <w:sz w:val="22"/>
          <w:szCs w:val="22"/>
        </w:rPr>
        <w:t>25,18</w:t>
      </w:r>
      <w:r w:rsidR="0096449A" w:rsidRPr="00F54F1E">
        <w:rPr>
          <w:sz w:val="22"/>
          <w:szCs w:val="22"/>
        </w:rPr>
        <w:t>%</w:t>
      </w:r>
      <w:r w:rsidR="0096449A" w:rsidRPr="00F54F1E">
        <w:rPr>
          <w:rStyle w:val="Refdenotaalpie"/>
          <w:sz w:val="22"/>
          <w:szCs w:val="22"/>
        </w:rPr>
        <w:footnoteReference w:id="2"/>
      </w:r>
      <w:r w:rsidRPr="00F54F1E">
        <w:rPr>
          <w:sz w:val="22"/>
          <w:szCs w:val="22"/>
        </w:rPr>
        <w:t xml:space="preserve">, includes </w:t>
      </w:r>
      <w:r w:rsidR="00BF34BC" w:rsidRPr="00F54F1E">
        <w:rPr>
          <w:sz w:val="22"/>
          <w:szCs w:val="22"/>
        </w:rPr>
        <w:t xml:space="preserve">only leveraged </w:t>
      </w:r>
      <w:r w:rsidRPr="00F54F1E">
        <w:rPr>
          <w:sz w:val="22"/>
          <w:szCs w:val="22"/>
        </w:rPr>
        <w:t>position</w:t>
      </w:r>
      <w:r w:rsidR="00BF34BC" w:rsidRPr="00F54F1E">
        <w:rPr>
          <w:sz w:val="22"/>
          <w:szCs w:val="22"/>
        </w:rPr>
        <w:t>s.</w:t>
      </w:r>
    </w:p>
    <w:p w14:paraId="4D3877A4" w14:textId="77777777" w:rsidR="00154AE8" w:rsidRPr="00F54F1E" w:rsidRDefault="00154AE8" w:rsidP="00154AE8">
      <w:pPr>
        <w:pStyle w:val="Prrafodelista"/>
        <w:widowControl w:val="0"/>
        <w:tabs>
          <w:tab w:val="left" w:pos="360"/>
        </w:tabs>
        <w:ind w:left="2160"/>
        <w:jc w:val="both"/>
        <w:rPr>
          <w:i/>
          <w:iCs/>
          <w:sz w:val="22"/>
          <w:szCs w:val="22"/>
        </w:rPr>
      </w:pPr>
    </w:p>
    <w:p w14:paraId="56B5DC02" w14:textId="719A0C84" w:rsidR="00775D12" w:rsidRPr="00F54F1E" w:rsidRDefault="00775D12" w:rsidP="00C65F0D">
      <w:pPr>
        <w:pStyle w:val="Ttulo1"/>
        <w:numPr>
          <w:ilvl w:val="0"/>
          <w:numId w:val="4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Travel</w:t>
      </w:r>
    </w:p>
    <w:p w14:paraId="4E72A256" w14:textId="77777777" w:rsidR="00B76CEF" w:rsidRPr="00F54F1E" w:rsidRDefault="00B76CEF" w:rsidP="00B76CEF">
      <w:pPr>
        <w:rPr>
          <w:sz w:val="22"/>
          <w:szCs w:val="22"/>
        </w:rPr>
      </w:pPr>
    </w:p>
    <w:p w14:paraId="67A67661" w14:textId="5970A894" w:rsidR="00B76CEF" w:rsidRPr="00F54F1E" w:rsidRDefault="00B76CEF" w:rsidP="00B76CEF">
      <w:pPr>
        <w:rPr>
          <w:b/>
          <w:bCs/>
          <w:i/>
          <w:iCs/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EF1616" w:rsidRPr="00F54F1E">
        <w:rPr>
          <w:b/>
          <w:bCs/>
          <w:i/>
          <w:iCs/>
          <w:sz w:val="22"/>
          <w:szCs w:val="22"/>
        </w:rPr>
        <w:t xml:space="preserve">USAID amount decreased by </w:t>
      </w:r>
      <w:r w:rsidRPr="00F54F1E">
        <w:rPr>
          <w:b/>
          <w:bCs/>
          <w:i/>
          <w:iCs/>
          <w:sz w:val="22"/>
          <w:szCs w:val="22"/>
        </w:rPr>
        <w:t>USD $</w:t>
      </w:r>
      <w:r w:rsidR="00EF1616" w:rsidRPr="00F54F1E">
        <w:rPr>
          <w:b/>
          <w:bCs/>
          <w:i/>
          <w:iCs/>
          <w:sz w:val="22"/>
          <w:szCs w:val="22"/>
        </w:rPr>
        <w:t>107,989</w:t>
      </w:r>
    </w:p>
    <w:p w14:paraId="7818651D" w14:textId="77777777" w:rsidR="00B76CEF" w:rsidRPr="00F54F1E" w:rsidRDefault="00B76CEF" w:rsidP="00B76CEF">
      <w:pPr>
        <w:rPr>
          <w:i/>
          <w:i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4AD" w:rsidRPr="00F54F1E" w14:paraId="36A2EAB9" w14:textId="77777777" w:rsidTr="00A95FB4">
        <w:tc>
          <w:tcPr>
            <w:tcW w:w="4674" w:type="dxa"/>
            <w:gridSpan w:val="2"/>
          </w:tcPr>
          <w:p w14:paraId="0A4B434B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2D245F10" w14:textId="04613E0F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26B5163C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5D4B8E67" w14:textId="0C22C00F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B76CEF" w:rsidRPr="00F54F1E" w14:paraId="541319CA" w14:textId="77777777" w:rsidTr="00A95FB4">
        <w:tc>
          <w:tcPr>
            <w:tcW w:w="2337" w:type="dxa"/>
          </w:tcPr>
          <w:p w14:paraId="231384DD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3EDCDAF7" w14:textId="5CA0594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3F272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659,970</w:t>
            </w:r>
          </w:p>
        </w:tc>
        <w:tc>
          <w:tcPr>
            <w:tcW w:w="2338" w:type="dxa"/>
          </w:tcPr>
          <w:p w14:paraId="39C916EA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7280D909" w14:textId="7273CC04" w:rsidR="00B76CEF" w:rsidRPr="00F54F1E" w:rsidRDefault="00B76CEF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3F272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551,981</w:t>
            </w:r>
          </w:p>
        </w:tc>
      </w:tr>
      <w:tr w:rsidR="00B76CEF" w:rsidRPr="00F54F1E" w14:paraId="6D6A5FFF" w14:textId="77777777" w:rsidTr="00A95FB4">
        <w:tc>
          <w:tcPr>
            <w:tcW w:w="2337" w:type="dxa"/>
          </w:tcPr>
          <w:p w14:paraId="7BD14D65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279314ED" w14:textId="3655C518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USD </w:t>
            </w:r>
            <w:r w:rsidR="003F272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$659,970</w:t>
            </w:r>
          </w:p>
        </w:tc>
        <w:tc>
          <w:tcPr>
            <w:tcW w:w="2338" w:type="dxa"/>
          </w:tcPr>
          <w:p w14:paraId="50969E0A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3D39CC96" w14:textId="4C3CA25E" w:rsidR="00B76CEF" w:rsidRPr="00F54F1E" w:rsidRDefault="00B76CEF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3F272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551,981</w:t>
            </w:r>
          </w:p>
        </w:tc>
      </w:tr>
      <w:tr w:rsidR="00B76CEF" w:rsidRPr="00F54F1E" w14:paraId="1B156618" w14:textId="77777777" w:rsidTr="00A95FB4">
        <w:tc>
          <w:tcPr>
            <w:tcW w:w="2337" w:type="dxa"/>
          </w:tcPr>
          <w:p w14:paraId="24F19ABF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63CA5472" w14:textId="3723626C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C157D7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  <w:tc>
          <w:tcPr>
            <w:tcW w:w="2338" w:type="dxa"/>
          </w:tcPr>
          <w:p w14:paraId="6416890E" w14:textId="77777777" w:rsidR="00B76CEF" w:rsidRPr="00F54F1E" w:rsidRDefault="00B76CEF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4F94D0A7" w14:textId="6F8F4E5A" w:rsidR="00B76CEF" w:rsidRPr="00F54F1E" w:rsidRDefault="00B76CEF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3F272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</w:tbl>
    <w:p w14:paraId="491938D7" w14:textId="77777777" w:rsidR="00B76CEF" w:rsidRPr="00F54F1E" w:rsidRDefault="00B76CEF" w:rsidP="00B76CEF">
      <w:pPr>
        <w:rPr>
          <w:sz w:val="22"/>
          <w:szCs w:val="22"/>
        </w:rPr>
      </w:pPr>
    </w:p>
    <w:p w14:paraId="5A2244F6" w14:textId="77777777" w:rsidR="006D4071" w:rsidRPr="00F54F1E" w:rsidRDefault="006D4071" w:rsidP="00B76CEF">
      <w:pPr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742A" w:rsidRPr="00F54F1E" w14:paraId="10822692" w14:textId="77777777" w:rsidTr="0099742A">
        <w:tc>
          <w:tcPr>
            <w:tcW w:w="9350" w:type="dxa"/>
          </w:tcPr>
          <w:p w14:paraId="26507B82" w14:textId="1942091C" w:rsidR="0099742A" w:rsidRPr="00F54F1E" w:rsidRDefault="0099742A" w:rsidP="0099742A">
            <w:pPr>
              <w:widowControl w:val="0"/>
              <w:tabs>
                <w:tab w:val="left" w:pos="360"/>
              </w:tabs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u w:val="single"/>
              </w:rPr>
              <w:t>Assumptions:</w:t>
            </w:r>
          </w:p>
          <w:p w14:paraId="33FBEEF6" w14:textId="69741B84" w:rsidR="0099742A" w:rsidRPr="00F54F1E" w:rsidRDefault="0099742A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Round trip rates are based on coach/economy class airfares and compliance with Fly America.</w:t>
            </w:r>
          </w:p>
          <w:p w14:paraId="630B294F" w14:textId="77777777" w:rsidR="0099742A" w:rsidRPr="00F54F1E" w:rsidRDefault="0099742A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Per-diem rates and allowances are based on an average reduced rate of USG allowable per-diems.</w:t>
            </w:r>
          </w:p>
          <w:p w14:paraId="3E3CA2A7" w14:textId="77777777" w:rsidR="0099742A" w:rsidRPr="00F54F1E" w:rsidRDefault="0099742A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Lodging rates are based on a hotel quotes, market research and an average reduced rate of the USG allowable rate.</w:t>
            </w:r>
          </w:p>
          <w:p w14:paraId="1133EFC6" w14:textId="6A387FE8" w:rsidR="0099742A" w:rsidRPr="00F54F1E" w:rsidRDefault="0099742A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gram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All of</w:t>
            </w:r>
            <w:proofErr w:type="gram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 the costs for travel after </w:t>
            </w:r>
            <w:r w:rsidR="004704B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y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ear </w:t>
            </w:r>
            <w:r w:rsidR="004704B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o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ne include </w:t>
            </w:r>
            <w:r w:rsidRPr="0030206C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a </w:t>
            </w:r>
            <w:r w:rsidR="0030206C" w:rsidRPr="0030206C">
              <w:rPr>
                <w:rFonts w:ascii="Times New Roman" w:hAnsi="Times New Roman"/>
                <w:i/>
                <w:iCs/>
                <w:sz w:val="22"/>
                <w:szCs w:val="22"/>
              </w:rPr>
              <w:t>4</w:t>
            </w:r>
            <w:r w:rsidRPr="0030206C">
              <w:rPr>
                <w:rFonts w:ascii="Times New Roman" w:hAnsi="Times New Roman"/>
                <w:i/>
                <w:iCs/>
                <w:sz w:val="22"/>
                <w:szCs w:val="22"/>
              </w:rPr>
              <w:t>% increase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 to account for inflation.</w:t>
            </w:r>
          </w:p>
        </w:tc>
      </w:tr>
    </w:tbl>
    <w:p w14:paraId="65E6889C" w14:textId="77777777" w:rsidR="0099742A" w:rsidRPr="00F54F1E" w:rsidRDefault="0099742A" w:rsidP="00AD6BF7">
      <w:pPr>
        <w:widowControl w:val="0"/>
        <w:tabs>
          <w:tab w:val="left" w:pos="360"/>
        </w:tabs>
        <w:jc w:val="both"/>
        <w:rPr>
          <w:b/>
          <w:bCs/>
          <w:sz w:val="22"/>
          <w:szCs w:val="22"/>
          <w:u w:val="single"/>
        </w:rPr>
      </w:pPr>
    </w:p>
    <w:p w14:paraId="072F973E" w14:textId="5DCCE9A4" w:rsidR="004704BB" w:rsidRPr="00F54F1E" w:rsidRDefault="005C4EC6" w:rsidP="005C4EC6">
      <w:pPr>
        <w:pStyle w:val="Prrafodelista"/>
        <w:widowControl w:val="0"/>
        <w:numPr>
          <w:ilvl w:val="0"/>
          <w:numId w:val="8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Reduction due to the elimination of travel lines initially included and that are not necessary in the execution of the program.</w:t>
      </w:r>
    </w:p>
    <w:p w14:paraId="4F4650F1" w14:textId="77777777" w:rsidR="005C4EC6" w:rsidRPr="00F54F1E" w:rsidRDefault="005C4EC6" w:rsidP="004704BB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5B32BF18" w14:textId="7491B7D6" w:rsidR="00284F28" w:rsidRPr="00F54F1E" w:rsidRDefault="004704BB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rStyle w:val="normaltextrun"/>
          <w:sz w:val="22"/>
          <w:szCs w:val="22"/>
        </w:rPr>
      </w:pPr>
      <w:r w:rsidRPr="00F54F1E">
        <w:rPr>
          <w:sz w:val="22"/>
          <w:szCs w:val="22"/>
        </w:rPr>
        <w:t xml:space="preserve">The approved budget line summarizes costs related with </w:t>
      </w:r>
      <w:r w:rsidR="00EC4EDA" w:rsidRPr="00F54F1E">
        <w:rPr>
          <w:sz w:val="22"/>
          <w:szCs w:val="22"/>
        </w:rPr>
        <w:t>travel expenses: airfare, lan</w:t>
      </w:r>
      <w:r w:rsidR="00D8685E" w:rsidRPr="00F54F1E">
        <w:rPr>
          <w:sz w:val="22"/>
          <w:szCs w:val="22"/>
        </w:rPr>
        <w:t>d</w:t>
      </w:r>
      <w:r w:rsidR="00EC4EDA" w:rsidRPr="00F54F1E">
        <w:rPr>
          <w:sz w:val="22"/>
          <w:szCs w:val="22"/>
        </w:rPr>
        <w:t xml:space="preserve"> transportation, lodging, per</w:t>
      </w:r>
      <w:ins w:id="47" w:author="Maria Ochoa" w:date="2024-03-18T18:00:00Z">
        <w:r w:rsidR="1A3CE8AD" w:rsidRPr="4863415E">
          <w:rPr>
            <w:sz w:val="22"/>
            <w:szCs w:val="22"/>
          </w:rPr>
          <w:t xml:space="preserve"> </w:t>
        </w:r>
      </w:ins>
      <w:r w:rsidR="00EC4EDA" w:rsidRPr="00F54F1E">
        <w:rPr>
          <w:sz w:val="22"/>
          <w:szCs w:val="22"/>
        </w:rPr>
        <w:t xml:space="preserve">diem for </w:t>
      </w:r>
      <w:r w:rsidR="00D0659A" w:rsidRPr="00F54F1E">
        <w:rPr>
          <w:sz w:val="22"/>
          <w:szCs w:val="22"/>
        </w:rPr>
        <w:t>800-</w:t>
      </w:r>
      <w:r w:rsidR="006D4071" w:rsidRPr="00F54F1E">
        <w:rPr>
          <w:sz w:val="22"/>
          <w:szCs w:val="22"/>
        </w:rPr>
        <w:t>PE</w:t>
      </w:r>
      <w:r w:rsidR="00D0659A" w:rsidRPr="00F54F1E">
        <w:rPr>
          <w:sz w:val="22"/>
          <w:szCs w:val="22"/>
        </w:rPr>
        <w:t xml:space="preserve">/JA </w:t>
      </w:r>
      <w:r w:rsidR="006D4071" w:rsidRPr="00F54F1E">
        <w:rPr>
          <w:sz w:val="22"/>
          <w:szCs w:val="22"/>
        </w:rPr>
        <w:t>Direction</w:t>
      </w:r>
      <w:r w:rsidR="00D0659A" w:rsidRPr="00F54F1E">
        <w:rPr>
          <w:sz w:val="22"/>
          <w:szCs w:val="22"/>
        </w:rPr>
        <w:t xml:space="preserve"> Team, some </w:t>
      </w:r>
      <w:r w:rsidR="00D8685E" w:rsidRPr="00F54F1E">
        <w:rPr>
          <w:sz w:val="22"/>
          <w:szCs w:val="22"/>
        </w:rPr>
        <w:t xml:space="preserve">transversal and technical </w:t>
      </w:r>
      <w:r w:rsidR="00D0659A" w:rsidRPr="00F54F1E">
        <w:rPr>
          <w:sz w:val="22"/>
          <w:szCs w:val="22"/>
        </w:rPr>
        <w:t xml:space="preserve">positions </w:t>
      </w:r>
      <w:r w:rsidR="00D67ECD" w:rsidRPr="00F54F1E">
        <w:rPr>
          <w:sz w:val="22"/>
          <w:szCs w:val="22"/>
        </w:rPr>
        <w:t xml:space="preserve">of field personnel </w:t>
      </w:r>
      <w:bookmarkStart w:id="48" w:name="_Hlk55766682"/>
      <w:r w:rsidR="00775D12" w:rsidRPr="00F54F1E">
        <w:rPr>
          <w:rStyle w:val="normaltextrun"/>
          <w:sz w:val="22"/>
          <w:szCs w:val="22"/>
          <w:shd w:val="clear" w:color="auto" w:fill="FFFFFF"/>
        </w:rPr>
        <w:t xml:space="preserve">to </w:t>
      </w:r>
      <w:bookmarkEnd w:id="48"/>
      <w:r w:rsidR="00867306" w:rsidRPr="00F54F1E">
        <w:rPr>
          <w:rStyle w:val="normaltextrun"/>
          <w:sz w:val="22"/>
          <w:szCs w:val="22"/>
          <w:shd w:val="clear" w:color="auto" w:fill="FFFFFF"/>
        </w:rPr>
        <w:t>o</w:t>
      </w:r>
      <w:r w:rsidR="005C0F62" w:rsidRPr="00F54F1E">
        <w:rPr>
          <w:rStyle w:val="normaltextrun"/>
          <w:sz w:val="22"/>
          <w:szCs w:val="22"/>
          <w:shd w:val="clear" w:color="auto" w:fill="FFFFFF"/>
        </w:rPr>
        <w:t>versee project activities</w:t>
      </w:r>
      <w:r w:rsidR="00571A8F" w:rsidRPr="00F54F1E">
        <w:rPr>
          <w:rStyle w:val="normaltextrun"/>
          <w:sz w:val="22"/>
          <w:szCs w:val="22"/>
          <w:shd w:val="clear" w:color="auto" w:fill="FFFFFF"/>
        </w:rPr>
        <w:t>,</w:t>
      </w:r>
      <w:r w:rsidR="005C0F62" w:rsidRPr="00F54F1E">
        <w:rPr>
          <w:rStyle w:val="normaltextrun"/>
          <w:sz w:val="22"/>
          <w:szCs w:val="22"/>
          <w:shd w:val="clear" w:color="auto" w:fill="FFFFFF"/>
        </w:rPr>
        <w:t xml:space="preserve"> including</w:t>
      </w:r>
      <w:r w:rsidR="00D8685E" w:rsidRPr="00F54F1E">
        <w:rPr>
          <w:rStyle w:val="normaltextrun"/>
          <w:sz w:val="22"/>
          <w:szCs w:val="22"/>
          <w:shd w:val="clear" w:color="auto" w:fill="FFFFFF"/>
        </w:rPr>
        <w:t xml:space="preserve">, but no limited to, </w:t>
      </w:r>
      <w:r w:rsidR="00D67ECD" w:rsidRPr="00F54F1E">
        <w:rPr>
          <w:rStyle w:val="normaltextrun"/>
          <w:sz w:val="22"/>
          <w:szCs w:val="22"/>
          <w:shd w:val="clear" w:color="auto" w:fill="FFFFFF"/>
        </w:rPr>
        <w:t>parents</w:t>
      </w:r>
      <w:r w:rsidR="00D8685E" w:rsidRPr="00F54F1E">
        <w:rPr>
          <w:rStyle w:val="normaltextrun"/>
          <w:sz w:val="22"/>
          <w:szCs w:val="22"/>
          <w:shd w:val="clear" w:color="auto" w:fill="FFFFFF"/>
        </w:rPr>
        <w:t>/</w:t>
      </w:r>
      <w:r w:rsidR="00D67ECD" w:rsidRPr="00F54F1E">
        <w:rPr>
          <w:rStyle w:val="normaltextrun"/>
          <w:sz w:val="22"/>
          <w:szCs w:val="22"/>
          <w:shd w:val="clear" w:color="auto" w:fill="FFFFFF"/>
        </w:rPr>
        <w:t>students</w:t>
      </w:r>
      <w:r w:rsidR="00D8685E" w:rsidRPr="00F54F1E">
        <w:rPr>
          <w:rStyle w:val="normaltextrun"/>
          <w:sz w:val="22"/>
          <w:szCs w:val="22"/>
          <w:shd w:val="clear" w:color="auto" w:fill="FFFFFF"/>
        </w:rPr>
        <w:t>/</w:t>
      </w:r>
      <w:r w:rsidR="00BC001A" w:rsidRPr="00F54F1E">
        <w:rPr>
          <w:rStyle w:val="normaltextrun"/>
          <w:sz w:val="22"/>
          <w:szCs w:val="22"/>
          <w:shd w:val="clear" w:color="auto" w:fill="FFFFFF"/>
        </w:rPr>
        <w:t xml:space="preserve">teacher training </w:t>
      </w:r>
      <w:r w:rsidR="005C0F62" w:rsidRPr="00F54F1E">
        <w:rPr>
          <w:rStyle w:val="normaltextrun"/>
          <w:sz w:val="22"/>
          <w:szCs w:val="22"/>
          <w:shd w:val="clear" w:color="auto" w:fill="FFFFFF"/>
        </w:rPr>
        <w:t>activities</w:t>
      </w:r>
      <w:r w:rsidR="00D67ECD" w:rsidRPr="00F54F1E">
        <w:rPr>
          <w:rStyle w:val="normaltextrun"/>
          <w:sz w:val="22"/>
          <w:szCs w:val="22"/>
          <w:shd w:val="clear" w:color="auto" w:fill="FFFFFF"/>
        </w:rPr>
        <w:t xml:space="preserve">, different kind of meeting with Education Secretaries, </w:t>
      </w:r>
      <w:r w:rsidR="008277AB" w:rsidRPr="00F54F1E">
        <w:rPr>
          <w:rStyle w:val="normaltextrun"/>
          <w:sz w:val="22"/>
          <w:szCs w:val="22"/>
          <w:shd w:val="clear" w:color="auto" w:fill="FFFFFF"/>
        </w:rPr>
        <w:t xml:space="preserve">Advisory boards meetings, </w:t>
      </w:r>
      <w:r w:rsidR="0046487F" w:rsidRPr="00F54F1E">
        <w:rPr>
          <w:rStyle w:val="normaltextrun"/>
          <w:sz w:val="22"/>
          <w:szCs w:val="22"/>
          <w:shd w:val="clear" w:color="auto" w:fill="FFFFFF"/>
        </w:rPr>
        <w:t xml:space="preserve">annual forums, national and international </w:t>
      </w:r>
      <w:r w:rsidR="001F0616" w:rsidRPr="00F54F1E">
        <w:rPr>
          <w:rStyle w:val="normaltextrun"/>
          <w:sz w:val="22"/>
          <w:szCs w:val="22"/>
          <w:shd w:val="clear" w:color="auto" w:fill="FFFFFF"/>
        </w:rPr>
        <w:t>forums for Education Observatories</w:t>
      </w:r>
      <w:r w:rsidR="0046487F" w:rsidRPr="00F54F1E">
        <w:rPr>
          <w:rStyle w:val="normaltextrun"/>
          <w:sz w:val="22"/>
          <w:szCs w:val="22"/>
          <w:shd w:val="clear" w:color="auto" w:fill="FFFFFF"/>
        </w:rPr>
        <w:t>,</w:t>
      </w:r>
      <w:r w:rsidR="000805C2" w:rsidRPr="00F54F1E">
        <w:rPr>
          <w:rStyle w:val="normaltextrun"/>
          <w:sz w:val="22"/>
          <w:szCs w:val="22"/>
          <w:shd w:val="clear" w:color="auto" w:fill="FFFFFF"/>
        </w:rPr>
        <w:t xml:space="preserve"> SMT, </w:t>
      </w:r>
      <w:r w:rsidR="00284F28" w:rsidRPr="00F54F1E">
        <w:rPr>
          <w:rStyle w:val="normaltextrun"/>
          <w:sz w:val="22"/>
          <w:szCs w:val="22"/>
          <w:shd w:val="clear" w:color="auto" w:fill="FFFFFF"/>
        </w:rPr>
        <w:t>2</w:t>
      </w:r>
      <w:r w:rsidR="00284F28" w:rsidRPr="00F54F1E">
        <w:rPr>
          <w:rStyle w:val="normaltextrun"/>
          <w:sz w:val="22"/>
          <w:szCs w:val="22"/>
          <w:shd w:val="clear" w:color="auto" w:fill="FFFFFF"/>
          <w:vertAlign w:val="superscript"/>
        </w:rPr>
        <w:t>nd</w:t>
      </w:r>
      <w:r w:rsidR="00284F28" w:rsidRPr="00F54F1E">
        <w:rPr>
          <w:rStyle w:val="normaltextrun"/>
          <w:sz w:val="22"/>
          <w:szCs w:val="22"/>
          <w:shd w:val="clear" w:color="auto" w:fill="FFFFFF"/>
        </w:rPr>
        <w:t xml:space="preserve"> tier subgrantees meetings</w:t>
      </w:r>
      <w:r w:rsidR="00D67ECD" w:rsidRPr="00F54F1E">
        <w:rPr>
          <w:rStyle w:val="normaltextrun"/>
          <w:sz w:val="22"/>
          <w:szCs w:val="22"/>
          <w:shd w:val="clear" w:color="auto" w:fill="FFFFFF"/>
        </w:rPr>
        <w:t>,</w:t>
      </w:r>
      <w:r w:rsidR="00284F28" w:rsidRPr="00F54F1E">
        <w:rPr>
          <w:rStyle w:val="normaltextrun"/>
          <w:sz w:val="22"/>
          <w:szCs w:val="22"/>
          <w:shd w:val="clear" w:color="auto" w:fill="FFFFFF"/>
        </w:rPr>
        <w:t xml:space="preserve"> </w:t>
      </w:r>
      <w:r w:rsidR="004223B4" w:rsidRPr="00F54F1E">
        <w:rPr>
          <w:rStyle w:val="normaltextrun"/>
          <w:sz w:val="22"/>
          <w:szCs w:val="22"/>
          <w:shd w:val="clear" w:color="auto" w:fill="FFFFFF"/>
        </w:rPr>
        <w:t xml:space="preserve">local transportation for tutors, </w:t>
      </w:r>
      <w:r w:rsidR="00284F28" w:rsidRPr="00F54F1E">
        <w:rPr>
          <w:rStyle w:val="normaltextrun"/>
          <w:sz w:val="22"/>
          <w:szCs w:val="22"/>
          <w:shd w:val="clear" w:color="auto" w:fill="FFFFFF"/>
        </w:rPr>
        <w:t xml:space="preserve">etc. </w:t>
      </w:r>
    </w:p>
    <w:p w14:paraId="44D9D795" w14:textId="77777777" w:rsidR="00284F28" w:rsidRPr="00F54F1E" w:rsidRDefault="00284F28" w:rsidP="00284F28">
      <w:pPr>
        <w:pStyle w:val="Prrafodelista"/>
        <w:rPr>
          <w:sz w:val="22"/>
          <w:szCs w:val="22"/>
        </w:rPr>
      </w:pPr>
    </w:p>
    <w:p w14:paraId="4A203151" w14:textId="08B8A2A8" w:rsidR="00EC0B21" w:rsidRPr="00F54F1E" w:rsidRDefault="00775D12" w:rsidP="00EC0B21">
      <w:pPr>
        <w:pStyle w:val="Ttulo1"/>
        <w:numPr>
          <w:ilvl w:val="0"/>
          <w:numId w:val="4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Equipment</w:t>
      </w:r>
    </w:p>
    <w:p w14:paraId="1B3E5B39" w14:textId="77777777" w:rsidR="00EC0B21" w:rsidRPr="00F54F1E" w:rsidRDefault="00EC0B21" w:rsidP="00EC0B21">
      <w:pPr>
        <w:rPr>
          <w:sz w:val="22"/>
          <w:szCs w:val="22"/>
        </w:rPr>
      </w:pPr>
    </w:p>
    <w:p w14:paraId="2322A306" w14:textId="00569F1C" w:rsidR="00EC0B21" w:rsidRPr="00F54F1E" w:rsidRDefault="00EC0B21" w:rsidP="00EC0B21">
      <w:pPr>
        <w:rPr>
          <w:b/>
          <w:bCs/>
          <w:i/>
          <w:iCs/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0C3896" w:rsidRPr="00F54F1E">
        <w:rPr>
          <w:b/>
          <w:bCs/>
          <w:i/>
          <w:iCs/>
          <w:sz w:val="22"/>
          <w:szCs w:val="22"/>
        </w:rPr>
        <w:t xml:space="preserve">amount decreased by </w:t>
      </w:r>
      <w:r w:rsidRPr="00F54F1E">
        <w:rPr>
          <w:b/>
          <w:bCs/>
          <w:i/>
          <w:iCs/>
          <w:sz w:val="22"/>
          <w:szCs w:val="22"/>
        </w:rPr>
        <w:t>USD $50,000</w:t>
      </w:r>
    </w:p>
    <w:p w14:paraId="51E021B5" w14:textId="77777777" w:rsidR="00C13B98" w:rsidRPr="00F54F1E" w:rsidRDefault="00C13B98" w:rsidP="00AD6BF7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4AD" w:rsidRPr="00F54F1E" w14:paraId="01E8F8E2" w14:textId="77777777" w:rsidTr="00A95FB4">
        <w:tc>
          <w:tcPr>
            <w:tcW w:w="4674" w:type="dxa"/>
            <w:gridSpan w:val="2"/>
          </w:tcPr>
          <w:p w14:paraId="5BC8F5BA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57F2DD15" w14:textId="4787C4E6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23DE5703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0F5318BE" w14:textId="23BCC40A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A60430" w:rsidRPr="00F54F1E" w14:paraId="23E0725D" w14:textId="77777777" w:rsidTr="00A95FB4">
        <w:tc>
          <w:tcPr>
            <w:tcW w:w="2337" w:type="dxa"/>
          </w:tcPr>
          <w:p w14:paraId="61A0B0FE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6CB2F7A2" w14:textId="263A6769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$50,000</w:t>
            </w:r>
          </w:p>
        </w:tc>
        <w:tc>
          <w:tcPr>
            <w:tcW w:w="2338" w:type="dxa"/>
          </w:tcPr>
          <w:p w14:paraId="28D30042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41BDA7F0" w14:textId="088FE9F5" w:rsidR="00A60430" w:rsidRPr="00F54F1E" w:rsidRDefault="00A6043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91E5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  <w:tr w:rsidR="00A60430" w:rsidRPr="00F54F1E" w14:paraId="077E348F" w14:textId="77777777" w:rsidTr="00A95FB4">
        <w:tc>
          <w:tcPr>
            <w:tcW w:w="2337" w:type="dxa"/>
          </w:tcPr>
          <w:p w14:paraId="74901AE5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5764BD79" w14:textId="6599CD15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$50,000</w:t>
            </w:r>
          </w:p>
        </w:tc>
        <w:tc>
          <w:tcPr>
            <w:tcW w:w="2338" w:type="dxa"/>
          </w:tcPr>
          <w:p w14:paraId="4EC5B594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11D3DAD1" w14:textId="22642140" w:rsidR="00A60430" w:rsidRPr="00F54F1E" w:rsidRDefault="00A6043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91E5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  <w:tr w:rsidR="00A60430" w:rsidRPr="00F54F1E" w14:paraId="0DB8F4EB" w14:textId="77777777" w:rsidTr="00A95FB4">
        <w:tc>
          <w:tcPr>
            <w:tcW w:w="2337" w:type="dxa"/>
          </w:tcPr>
          <w:p w14:paraId="0FB30102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613A5FE6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$0</w:t>
            </w:r>
          </w:p>
        </w:tc>
        <w:tc>
          <w:tcPr>
            <w:tcW w:w="2338" w:type="dxa"/>
          </w:tcPr>
          <w:p w14:paraId="177DE0E9" w14:textId="77777777" w:rsidR="00A60430" w:rsidRPr="00F54F1E" w:rsidRDefault="00A6043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532A02C4" w14:textId="52AD7D64" w:rsidR="00A60430" w:rsidRPr="00F54F1E" w:rsidRDefault="00A6043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91E5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</w:tbl>
    <w:p w14:paraId="71C8C61C" w14:textId="77777777" w:rsidR="00A60430" w:rsidRPr="00F54F1E" w:rsidRDefault="00A60430" w:rsidP="00AD6BF7">
      <w:pPr>
        <w:jc w:val="both"/>
        <w:rPr>
          <w:b/>
          <w:bCs/>
          <w:sz w:val="22"/>
          <w:szCs w:val="22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1E56" w:rsidRPr="00F54F1E" w14:paraId="18178462" w14:textId="77777777" w:rsidTr="00991E56">
        <w:tc>
          <w:tcPr>
            <w:tcW w:w="9350" w:type="dxa"/>
          </w:tcPr>
          <w:p w14:paraId="0C0A84E6" w14:textId="77777777" w:rsidR="00991E56" w:rsidRPr="00F54F1E" w:rsidRDefault="00991E56" w:rsidP="00991E56">
            <w:pPr>
              <w:widowControl w:val="0"/>
              <w:tabs>
                <w:tab w:val="left" w:pos="360"/>
              </w:tabs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u w:val="single"/>
              </w:rPr>
              <w:t>Assumptions:</w:t>
            </w:r>
          </w:p>
          <w:p w14:paraId="7B5E8D21" w14:textId="77777777" w:rsidR="00991E56" w:rsidRPr="00F54F1E" w:rsidRDefault="00991E56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All equipment (over $5,000) purchases will be made under the guidance of the POA, unless otherwise indicated. </w:t>
            </w:r>
          </w:p>
          <w:p w14:paraId="01C7442E" w14:textId="309268AD" w:rsidR="00991E56" w:rsidRPr="00F54F1E" w:rsidRDefault="00991E56" w:rsidP="00C65F0D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 the extent possible, all equipment will be procured in Colombia, in accordance with standard procurement practices, to eliminate shipping and handling costs</w:t>
            </w:r>
            <w:r w:rsidR="002F5B5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.</w:t>
            </w:r>
          </w:p>
          <w:p w14:paraId="39DAC07E" w14:textId="77777777" w:rsidR="00991E56" w:rsidRPr="00F54F1E" w:rsidRDefault="00991E56" w:rsidP="00AD6BF7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</w:pPr>
          </w:p>
        </w:tc>
      </w:tr>
    </w:tbl>
    <w:p w14:paraId="4B5C1217" w14:textId="77777777" w:rsidR="000C3896" w:rsidRPr="00F54F1E" w:rsidRDefault="000C3896" w:rsidP="000C3896">
      <w:pPr>
        <w:pStyle w:val="Prrafodelista"/>
        <w:widowControl w:val="0"/>
        <w:tabs>
          <w:tab w:val="left" w:pos="360"/>
        </w:tabs>
        <w:jc w:val="both"/>
        <w:rPr>
          <w:i/>
          <w:iCs/>
          <w:sz w:val="22"/>
          <w:szCs w:val="22"/>
        </w:rPr>
      </w:pPr>
    </w:p>
    <w:p w14:paraId="6E7147F6" w14:textId="126C0093" w:rsidR="0052423F" w:rsidRPr="00F54F1E" w:rsidRDefault="00991E56" w:rsidP="50F2432C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Decrease amount </w:t>
      </w:r>
      <w:del w:id="49" w:author="Maria Ochoa" w:date="2024-03-18T18:00:00Z">
        <w:r w:rsidRPr="4863415E" w:rsidDel="00991E56">
          <w:rPr>
            <w:sz w:val="22"/>
            <w:szCs w:val="22"/>
          </w:rPr>
          <w:delText>doesn´t</w:delText>
        </w:r>
      </w:del>
      <w:ins w:id="50" w:author="Maria Ochoa" w:date="2024-03-18T18:00:00Z">
        <w:r w:rsidR="55DE2A9E" w:rsidRPr="4863415E">
          <w:rPr>
            <w:sz w:val="22"/>
            <w:szCs w:val="22"/>
          </w:rPr>
          <w:t>does not</w:t>
        </w:r>
      </w:ins>
      <w:r w:rsidRPr="4863415E">
        <w:rPr>
          <w:sz w:val="22"/>
          <w:szCs w:val="22"/>
        </w:rPr>
        <w:t xml:space="preserve"> exceed </w:t>
      </w:r>
      <w:del w:id="51" w:author="Maria Ochoa" w:date="2024-03-18T18:01:00Z">
        <w:r w:rsidRPr="4863415E" w:rsidDel="00991E56">
          <w:rPr>
            <w:sz w:val="22"/>
            <w:szCs w:val="22"/>
          </w:rPr>
          <w:delText xml:space="preserve">the </w:delText>
        </w:r>
      </w:del>
      <w:r w:rsidRPr="4863415E">
        <w:rPr>
          <w:sz w:val="22"/>
          <w:szCs w:val="22"/>
        </w:rPr>
        <w:t xml:space="preserve">10% of the total </w:t>
      </w:r>
      <w:del w:id="52" w:author="Maria Ochoa" w:date="2024-03-18T18:01:00Z">
        <w:r w:rsidRPr="4863415E" w:rsidDel="00991E56">
          <w:rPr>
            <w:sz w:val="22"/>
            <w:szCs w:val="22"/>
          </w:rPr>
          <w:delText xml:space="preserve">grant </w:delText>
        </w:r>
      </w:del>
      <w:r w:rsidRPr="4863415E">
        <w:rPr>
          <w:sz w:val="22"/>
          <w:szCs w:val="22"/>
        </w:rPr>
        <w:t>subaward for the life of the subgrant.</w:t>
      </w:r>
    </w:p>
    <w:p w14:paraId="31E8B78D" w14:textId="77777777" w:rsidR="0052423F" w:rsidRPr="00F54F1E" w:rsidRDefault="0052423F" w:rsidP="0052423F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702E2486" w14:textId="77777777" w:rsidR="009366B1" w:rsidRPr="00F54F1E" w:rsidRDefault="0052423F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The approved budget line only </w:t>
      </w:r>
      <w:r w:rsidR="009366B1" w:rsidRPr="4863415E">
        <w:rPr>
          <w:sz w:val="22"/>
          <w:szCs w:val="22"/>
        </w:rPr>
        <w:t xml:space="preserve">considered the acquisition of one (1) </w:t>
      </w:r>
      <w:r w:rsidR="00E44025" w:rsidRPr="4863415E">
        <w:rPr>
          <w:sz w:val="22"/>
          <w:szCs w:val="22"/>
        </w:rPr>
        <w:t>Vehicle for Field Office</w:t>
      </w:r>
      <w:r w:rsidR="009366B1" w:rsidRPr="4863415E">
        <w:rPr>
          <w:sz w:val="22"/>
          <w:szCs w:val="22"/>
        </w:rPr>
        <w:t>.</w:t>
      </w:r>
    </w:p>
    <w:p w14:paraId="353C1C72" w14:textId="77777777" w:rsidR="009366B1" w:rsidRPr="00F54F1E" w:rsidRDefault="009366B1" w:rsidP="009366B1">
      <w:pPr>
        <w:pStyle w:val="Prrafodelista"/>
        <w:rPr>
          <w:sz w:val="22"/>
          <w:szCs w:val="22"/>
        </w:rPr>
      </w:pPr>
    </w:p>
    <w:p w14:paraId="3FB70376" w14:textId="0E6DA824" w:rsidR="003C5D09" w:rsidRPr="00F54F1E" w:rsidRDefault="00546E66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spacing w:line="259" w:lineRule="auto"/>
        <w:jc w:val="both"/>
        <w:rPr>
          <w:i/>
          <w:iCs/>
          <w:sz w:val="22"/>
          <w:szCs w:val="22"/>
        </w:rPr>
        <w:pPrChange w:id="53" w:author="Maria Ochoa" w:date="2024-03-18T18:01:00Z">
          <w:pPr>
            <w:pStyle w:val="Prrafodelista"/>
            <w:widowControl w:val="0"/>
            <w:numPr>
              <w:numId w:val="3"/>
            </w:numPr>
            <w:tabs>
              <w:tab w:val="left" w:pos="360"/>
            </w:tabs>
            <w:ind w:hanging="360"/>
            <w:jc w:val="both"/>
          </w:pPr>
        </w:pPrChange>
      </w:pPr>
      <w:r w:rsidRPr="4863415E">
        <w:rPr>
          <w:sz w:val="22"/>
          <w:szCs w:val="22"/>
        </w:rPr>
        <w:t>The original budget included USD $50,000 for the</w:t>
      </w:r>
      <w:r w:rsidR="00E44025" w:rsidRPr="4863415E">
        <w:rPr>
          <w:sz w:val="22"/>
          <w:szCs w:val="22"/>
        </w:rPr>
        <w:t xml:space="preserve"> purchase </w:t>
      </w:r>
      <w:r w:rsidRPr="4863415E">
        <w:rPr>
          <w:sz w:val="22"/>
          <w:szCs w:val="22"/>
        </w:rPr>
        <w:t xml:space="preserve">of </w:t>
      </w:r>
      <w:r w:rsidR="00E44025" w:rsidRPr="4863415E">
        <w:rPr>
          <w:sz w:val="22"/>
          <w:szCs w:val="22"/>
        </w:rPr>
        <w:t xml:space="preserve">one (1) vehicle following USAID procurement guidelines and sourcing requirements for the operations in </w:t>
      </w:r>
      <w:r w:rsidR="000C3896" w:rsidRPr="4863415E">
        <w:rPr>
          <w:sz w:val="22"/>
          <w:szCs w:val="22"/>
        </w:rPr>
        <w:t>Antioquia</w:t>
      </w:r>
      <w:r w:rsidR="00E44025" w:rsidRPr="4863415E">
        <w:rPr>
          <w:sz w:val="22"/>
          <w:szCs w:val="22"/>
        </w:rPr>
        <w:t>.</w:t>
      </w:r>
      <w:r w:rsidR="00E40B95" w:rsidRPr="4863415E">
        <w:rPr>
          <w:sz w:val="22"/>
          <w:szCs w:val="22"/>
        </w:rPr>
        <w:t xml:space="preserve"> </w:t>
      </w:r>
      <w:r w:rsidR="003F7B75" w:rsidRPr="4863415E">
        <w:rPr>
          <w:sz w:val="22"/>
          <w:szCs w:val="22"/>
        </w:rPr>
        <w:t xml:space="preserve">However, Parque Explora has contracts with transportation providers that have very competitive rates for local mobility, and </w:t>
      </w:r>
      <w:r w:rsidR="00156A52" w:rsidRPr="4863415E">
        <w:rPr>
          <w:sz w:val="22"/>
          <w:szCs w:val="22"/>
        </w:rPr>
        <w:t xml:space="preserve">according </w:t>
      </w:r>
      <w:del w:id="54" w:author="Maria Ochoa" w:date="2024-03-18T18:01:00Z">
        <w:r w:rsidRPr="4863415E" w:rsidDel="00546E66">
          <w:rPr>
            <w:sz w:val="22"/>
            <w:szCs w:val="22"/>
          </w:rPr>
          <w:delText xml:space="preserve">with </w:delText>
        </w:r>
      </w:del>
      <w:ins w:id="55" w:author="Maria Ochoa" w:date="2024-03-18T18:01:00Z">
        <w:r w:rsidR="2EA17B6E" w:rsidRPr="4863415E">
          <w:rPr>
            <w:sz w:val="22"/>
            <w:szCs w:val="22"/>
          </w:rPr>
          <w:t xml:space="preserve">to </w:t>
        </w:r>
      </w:ins>
      <w:del w:id="56" w:author="Maria Ochoa" w:date="2024-03-18T18:01:00Z">
        <w:r w:rsidRPr="4863415E" w:rsidDel="00546E66">
          <w:rPr>
            <w:sz w:val="22"/>
            <w:szCs w:val="22"/>
          </w:rPr>
          <w:delText>the</w:delText>
        </w:r>
      </w:del>
      <w:r w:rsidR="00156A52" w:rsidRPr="4863415E">
        <w:rPr>
          <w:sz w:val="22"/>
          <w:szCs w:val="22"/>
        </w:rPr>
        <w:t xml:space="preserve"> </w:t>
      </w:r>
      <w:r w:rsidR="00445F48" w:rsidRPr="4863415E">
        <w:rPr>
          <w:sz w:val="22"/>
          <w:szCs w:val="22"/>
        </w:rPr>
        <w:t xml:space="preserve">technical activities of Juntos </w:t>
      </w:r>
      <w:proofErr w:type="spellStart"/>
      <w:r w:rsidR="00445F48" w:rsidRPr="4863415E">
        <w:rPr>
          <w:sz w:val="22"/>
          <w:szCs w:val="22"/>
        </w:rPr>
        <w:t>Aprendemos</w:t>
      </w:r>
      <w:proofErr w:type="spellEnd"/>
      <w:r w:rsidR="00445F48" w:rsidRPr="4863415E">
        <w:rPr>
          <w:sz w:val="22"/>
          <w:szCs w:val="22"/>
        </w:rPr>
        <w:t xml:space="preserve">, a vehicle is not </w:t>
      </w:r>
      <w:r w:rsidR="00216B01" w:rsidRPr="4863415E">
        <w:rPr>
          <w:sz w:val="22"/>
          <w:szCs w:val="22"/>
        </w:rPr>
        <w:t>necessary.</w:t>
      </w:r>
    </w:p>
    <w:p w14:paraId="6B0C8913" w14:textId="77777777" w:rsidR="003C5D09" w:rsidRPr="00F54F1E" w:rsidRDefault="003C5D09" w:rsidP="003C5D09">
      <w:pPr>
        <w:pStyle w:val="Prrafodelista"/>
        <w:rPr>
          <w:sz w:val="22"/>
          <w:szCs w:val="22"/>
        </w:rPr>
      </w:pPr>
    </w:p>
    <w:p w14:paraId="63BF7B4E" w14:textId="33A9EFE9" w:rsidR="00023102" w:rsidRPr="00F54F1E" w:rsidRDefault="007D4EEA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r w:rsidRPr="4863415E">
        <w:rPr>
          <w:sz w:val="22"/>
          <w:szCs w:val="22"/>
        </w:rPr>
        <w:t>As of December 202</w:t>
      </w:r>
      <w:r w:rsidR="00877965" w:rsidRPr="4863415E">
        <w:rPr>
          <w:sz w:val="22"/>
          <w:szCs w:val="22"/>
        </w:rPr>
        <w:t>3</w:t>
      </w:r>
      <w:r w:rsidRPr="4863415E">
        <w:rPr>
          <w:sz w:val="22"/>
          <w:szCs w:val="22"/>
        </w:rPr>
        <w:t xml:space="preserve">, </w:t>
      </w:r>
      <w:r w:rsidR="003F7B75" w:rsidRPr="4863415E">
        <w:rPr>
          <w:sz w:val="22"/>
          <w:szCs w:val="22"/>
        </w:rPr>
        <w:t>Parque Explora</w:t>
      </w:r>
      <w:r w:rsidR="00877965" w:rsidRPr="4863415E">
        <w:rPr>
          <w:sz w:val="22"/>
          <w:szCs w:val="22"/>
        </w:rPr>
        <w:t xml:space="preserve"> </w:t>
      </w:r>
      <w:r w:rsidRPr="4863415E">
        <w:rPr>
          <w:sz w:val="22"/>
          <w:szCs w:val="22"/>
        </w:rPr>
        <w:t>has executed $0 in this item</w:t>
      </w:r>
      <w:r w:rsidR="00C4314A" w:rsidRPr="4863415E">
        <w:rPr>
          <w:sz w:val="22"/>
          <w:szCs w:val="22"/>
        </w:rPr>
        <w:t xml:space="preserve">, with no need to </w:t>
      </w:r>
      <w:r w:rsidR="00630F29" w:rsidRPr="4863415E">
        <w:rPr>
          <w:sz w:val="22"/>
          <w:szCs w:val="22"/>
        </w:rPr>
        <w:t xml:space="preserve">acquire a </w:t>
      </w:r>
      <w:r w:rsidR="00630F29" w:rsidRPr="4863415E">
        <w:rPr>
          <w:sz w:val="22"/>
          <w:szCs w:val="22"/>
        </w:rPr>
        <w:lastRenderedPageBreak/>
        <w:t xml:space="preserve">vehicle in the </w:t>
      </w:r>
      <w:r w:rsidR="008B4759" w:rsidRPr="4863415E">
        <w:rPr>
          <w:sz w:val="22"/>
          <w:szCs w:val="22"/>
        </w:rPr>
        <w:t>future</w:t>
      </w:r>
      <w:r w:rsidR="00023102" w:rsidRPr="4863415E">
        <w:rPr>
          <w:sz w:val="22"/>
          <w:szCs w:val="22"/>
        </w:rPr>
        <w:t xml:space="preserve">; therefore, this line will be deleted. </w:t>
      </w:r>
    </w:p>
    <w:p w14:paraId="2F8B8717" w14:textId="77777777" w:rsidR="00216B01" w:rsidRPr="00F54F1E" w:rsidRDefault="00216B01" w:rsidP="00216B01">
      <w:pPr>
        <w:pStyle w:val="Prrafodelista"/>
        <w:rPr>
          <w:sz w:val="22"/>
          <w:szCs w:val="22"/>
        </w:rPr>
      </w:pPr>
    </w:p>
    <w:p w14:paraId="7CA66032" w14:textId="38A48608" w:rsidR="00775D12" w:rsidRPr="00F54F1E" w:rsidRDefault="00775D12" w:rsidP="00C65F0D">
      <w:pPr>
        <w:pStyle w:val="Ttulo1"/>
        <w:numPr>
          <w:ilvl w:val="0"/>
          <w:numId w:val="4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Supplies</w:t>
      </w:r>
    </w:p>
    <w:p w14:paraId="7BDBEAC9" w14:textId="77777777" w:rsidR="003B5D43" w:rsidRPr="00F54F1E" w:rsidRDefault="003B5D43" w:rsidP="003B5D43">
      <w:pPr>
        <w:rPr>
          <w:sz w:val="22"/>
          <w:szCs w:val="22"/>
        </w:rPr>
      </w:pPr>
    </w:p>
    <w:p w14:paraId="13AF0379" w14:textId="784DD5FD" w:rsidR="003B5D43" w:rsidRPr="00F54F1E" w:rsidRDefault="003B5D43" w:rsidP="003B5D43">
      <w:pPr>
        <w:rPr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F72C9F" w:rsidRPr="00F54F1E">
        <w:rPr>
          <w:b/>
          <w:bCs/>
          <w:i/>
          <w:iCs/>
          <w:sz w:val="22"/>
          <w:szCs w:val="22"/>
        </w:rPr>
        <w:t xml:space="preserve">USAID amount increased by </w:t>
      </w:r>
      <w:r w:rsidRPr="00F54F1E">
        <w:rPr>
          <w:b/>
          <w:bCs/>
          <w:i/>
          <w:iCs/>
          <w:sz w:val="22"/>
          <w:szCs w:val="22"/>
        </w:rPr>
        <w:t>USD $</w:t>
      </w:r>
      <w:r w:rsidR="00A31314" w:rsidRPr="00F54F1E">
        <w:rPr>
          <w:b/>
          <w:bCs/>
          <w:i/>
          <w:iCs/>
          <w:sz w:val="22"/>
          <w:szCs w:val="22"/>
        </w:rPr>
        <w:t>113,532</w:t>
      </w:r>
    </w:p>
    <w:p w14:paraId="680CE116" w14:textId="77777777" w:rsidR="005871C2" w:rsidRPr="00F54F1E" w:rsidRDefault="005871C2" w:rsidP="00AD6BF7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4AD" w:rsidRPr="00F54F1E" w14:paraId="39402F47" w14:textId="77777777" w:rsidTr="00A95FB4">
        <w:tc>
          <w:tcPr>
            <w:tcW w:w="4674" w:type="dxa"/>
            <w:gridSpan w:val="2"/>
          </w:tcPr>
          <w:p w14:paraId="1CB3F6EA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0281EC8F" w14:textId="3F1427A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1997B6B1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0050DD23" w14:textId="6C486603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8E44B0" w:rsidRPr="00F54F1E" w14:paraId="13DE29F6" w14:textId="77777777" w:rsidTr="00A95FB4">
        <w:tc>
          <w:tcPr>
            <w:tcW w:w="2337" w:type="dxa"/>
          </w:tcPr>
          <w:p w14:paraId="6E628D09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55C97D1E" w14:textId="77F7C5A8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77387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58,128</w:t>
            </w:r>
          </w:p>
        </w:tc>
        <w:tc>
          <w:tcPr>
            <w:tcW w:w="2338" w:type="dxa"/>
          </w:tcPr>
          <w:p w14:paraId="2DD1C2A3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6324BFC7" w14:textId="59FA49F1" w:rsidR="008E44B0" w:rsidRPr="00F54F1E" w:rsidRDefault="008E44B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31314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171,660</w:t>
            </w:r>
          </w:p>
        </w:tc>
      </w:tr>
      <w:tr w:rsidR="008E44B0" w:rsidRPr="00F54F1E" w14:paraId="7F2A7FFC" w14:textId="77777777" w:rsidTr="00A95FB4">
        <w:tc>
          <w:tcPr>
            <w:tcW w:w="2337" w:type="dxa"/>
          </w:tcPr>
          <w:p w14:paraId="4CFC6EB9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0B309D6E" w14:textId="43A25640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77387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58,128</w:t>
            </w:r>
          </w:p>
        </w:tc>
        <w:tc>
          <w:tcPr>
            <w:tcW w:w="2338" w:type="dxa"/>
          </w:tcPr>
          <w:p w14:paraId="63143FDA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1AE2858F" w14:textId="4697A98C" w:rsidR="008E44B0" w:rsidRPr="00F54F1E" w:rsidRDefault="008E44B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31314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171,660</w:t>
            </w:r>
          </w:p>
        </w:tc>
      </w:tr>
      <w:tr w:rsidR="008E44B0" w:rsidRPr="00F54F1E" w14:paraId="6A654DEC" w14:textId="77777777" w:rsidTr="00A95FB4">
        <w:tc>
          <w:tcPr>
            <w:tcW w:w="2337" w:type="dxa"/>
          </w:tcPr>
          <w:p w14:paraId="1C7CD9DD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7CBEBBBD" w14:textId="7EA55E68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7419D5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  <w:tc>
          <w:tcPr>
            <w:tcW w:w="2338" w:type="dxa"/>
          </w:tcPr>
          <w:p w14:paraId="3C35344D" w14:textId="77777777" w:rsidR="008E44B0" w:rsidRPr="00F54F1E" w:rsidRDefault="008E44B0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60244483" w14:textId="5F6A65B7" w:rsidR="008E44B0" w:rsidRPr="00F54F1E" w:rsidRDefault="008E44B0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31314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</w:tbl>
    <w:p w14:paraId="2E6689BD" w14:textId="71D79A9C" w:rsidR="00BB5DB4" w:rsidRPr="00F54F1E" w:rsidRDefault="00BB5DB4" w:rsidP="50F2432C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Increase amount </w:t>
      </w:r>
      <w:del w:id="57" w:author="Maria Ochoa" w:date="2024-03-18T18:01:00Z">
        <w:r w:rsidRPr="4863415E" w:rsidDel="00BB5DB4">
          <w:rPr>
            <w:sz w:val="22"/>
            <w:szCs w:val="22"/>
          </w:rPr>
          <w:delText xml:space="preserve">doesn´t </w:delText>
        </w:r>
      </w:del>
      <w:ins w:id="58" w:author="Maria Ochoa" w:date="2024-03-18T18:01:00Z">
        <w:r w:rsidR="3DC5B1F0" w:rsidRPr="4863415E">
          <w:rPr>
            <w:sz w:val="22"/>
            <w:szCs w:val="22"/>
          </w:rPr>
          <w:t xml:space="preserve">does not </w:t>
        </w:r>
      </w:ins>
      <w:r w:rsidRPr="4863415E">
        <w:rPr>
          <w:sz w:val="22"/>
          <w:szCs w:val="22"/>
        </w:rPr>
        <w:t xml:space="preserve">exceed </w:t>
      </w:r>
      <w:del w:id="59" w:author="Maria Ochoa" w:date="2024-03-18T18:01:00Z">
        <w:r w:rsidRPr="4863415E" w:rsidDel="00BB5DB4">
          <w:rPr>
            <w:sz w:val="22"/>
            <w:szCs w:val="22"/>
          </w:rPr>
          <w:delText xml:space="preserve">the </w:delText>
        </w:r>
      </w:del>
      <w:r w:rsidRPr="4863415E">
        <w:rPr>
          <w:sz w:val="22"/>
          <w:szCs w:val="22"/>
        </w:rPr>
        <w:t>10% of the total for the life of the subgrant.</w:t>
      </w:r>
    </w:p>
    <w:p w14:paraId="250A7F8D" w14:textId="77777777" w:rsidR="00BB5DB4" w:rsidRPr="00F54F1E" w:rsidRDefault="00BB5DB4" w:rsidP="00BB5DB4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148AF60D" w14:textId="370DF873" w:rsidR="0037736A" w:rsidRPr="00F54F1E" w:rsidRDefault="00986EB8" w:rsidP="00986EB8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4863415E">
        <w:rPr>
          <w:sz w:val="22"/>
          <w:szCs w:val="22"/>
        </w:rPr>
        <w:t>Increase for expenses not initially contemplated, such as purchase and rental of computers, purchase of licenses, and endowment for employees required by law.</w:t>
      </w:r>
    </w:p>
    <w:p w14:paraId="3B697B5E" w14:textId="77777777" w:rsidR="00986EB8" w:rsidRPr="00F54F1E" w:rsidRDefault="00986EB8" w:rsidP="0037736A">
      <w:pPr>
        <w:pStyle w:val="Prrafodelista"/>
        <w:rPr>
          <w:sz w:val="22"/>
          <w:szCs w:val="22"/>
        </w:rPr>
      </w:pPr>
    </w:p>
    <w:p w14:paraId="384240FF" w14:textId="7BD68E81" w:rsidR="00454FB2" w:rsidRPr="00F54F1E" w:rsidRDefault="00F710B8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00F54F1E">
        <w:rPr>
          <w:sz w:val="22"/>
          <w:szCs w:val="22"/>
        </w:rPr>
        <w:t>As of December 202</w:t>
      </w:r>
      <w:r w:rsidR="0037736A" w:rsidRPr="00F54F1E">
        <w:rPr>
          <w:sz w:val="22"/>
          <w:szCs w:val="22"/>
        </w:rPr>
        <w:t>3</w:t>
      </w:r>
      <w:r w:rsidRPr="00F54F1E">
        <w:rPr>
          <w:sz w:val="22"/>
          <w:szCs w:val="22"/>
        </w:rPr>
        <w:t xml:space="preserve">, </w:t>
      </w:r>
      <w:r w:rsidR="00986EB8" w:rsidRPr="00F54F1E">
        <w:rPr>
          <w:sz w:val="22"/>
          <w:szCs w:val="22"/>
        </w:rPr>
        <w:t>Parque Explora</w:t>
      </w:r>
      <w:r w:rsidR="0037736A" w:rsidRPr="00F54F1E">
        <w:rPr>
          <w:sz w:val="22"/>
          <w:szCs w:val="22"/>
        </w:rPr>
        <w:t xml:space="preserve"> </w:t>
      </w:r>
      <w:r w:rsidRPr="00F54F1E">
        <w:rPr>
          <w:sz w:val="22"/>
          <w:szCs w:val="22"/>
        </w:rPr>
        <w:t>has executed $</w:t>
      </w:r>
      <w:r w:rsidR="00665526" w:rsidRPr="00F54F1E">
        <w:rPr>
          <w:sz w:val="22"/>
          <w:szCs w:val="22"/>
        </w:rPr>
        <w:t>139,971</w:t>
      </w:r>
      <w:r w:rsidRPr="00F54F1E">
        <w:rPr>
          <w:sz w:val="22"/>
          <w:szCs w:val="22"/>
        </w:rPr>
        <w:t xml:space="preserve"> in this </w:t>
      </w:r>
      <w:r w:rsidR="00F814AB" w:rsidRPr="00F54F1E">
        <w:rPr>
          <w:sz w:val="22"/>
          <w:szCs w:val="22"/>
        </w:rPr>
        <w:t>item</w:t>
      </w:r>
      <w:r w:rsidRPr="00F54F1E">
        <w:rPr>
          <w:sz w:val="22"/>
          <w:szCs w:val="22"/>
        </w:rPr>
        <w:t xml:space="preserve">, resulting in a balance of </w:t>
      </w:r>
      <w:r w:rsidRPr="00F54F1E">
        <w:rPr>
          <w:color w:val="FF0000"/>
          <w:sz w:val="22"/>
          <w:szCs w:val="22"/>
        </w:rPr>
        <w:t>-$</w:t>
      </w:r>
      <w:r w:rsidR="002E1620" w:rsidRPr="00F54F1E">
        <w:rPr>
          <w:color w:val="FF0000"/>
          <w:sz w:val="22"/>
          <w:szCs w:val="22"/>
        </w:rPr>
        <w:t>72,209</w:t>
      </w:r>
      <w:r w:rsidR="00C4314A" w:rsidRPr="00F54F1E">
        <w:rPr>
          <w:sz w:val="22"/>
          <w:szCs w:val="22"/>
        </w:rPr>
        <w:t xml:space="preserve">, as </w:t>
      </w:r>
      <w:r w:rsidRPr="00F54F1E">
        <w:rPr>
          <w:sz w:val="22"/>
          <w:szCs w:val="22"/>
        </w:rPr>
        <w:t>more laptops</w:t>
      </w:r>
      <w:r w:rsidR="00F80814" w:rsidRPr="00F54F1E">
        <w:rPr>
          <w:sz w:val="22"/>
          <w:szCs w:val="22"/>
        </w:rPr>
        <w:t xml:space="preserve"> and tablets and other kind of supplies</w:t>
      </w:r>
      <w:r w:rsidR="00221019" w:rsidRPr="00F54F1E">
        <w:rPr>
          <w:rStyle w:val="Refdenotaalpie"/>
          <w:sz w:val="22"/>
          <w:szCs w:val="22"/>
        </w:rPr>
        <w:footnoteReference w:id="3"/>
      </w:r>
      <w:r w:rsidRPr="00F54F1E">
        <w:rPr>
          <w:sz w:val="22"/>
          <w:szCs w:val="22"/>
        </w:rPr>
        <w:t xml:space="preserve"> were </w:t>
      </w:r>
      <w:r w:rsidR="00C4314A" w:rsidRPr="00F54F1E">
        <w:rPr>
          <w:sz w:val="22"/>
          <w:szCs w:val="22"/>
        </w:rPr>
        <w:t xml:space="preserve">required </w:t>
      </w:r>
      <w:r w:rsidR="00DB6540" w:rsidRPr="00F54F1E">
        <w:rPr>
          <w:sz w:val="22"/>
          <w:szCs w:val="22"/>
        </w:rPr>
        <w:t xml:space="preserve">for </w:t>
      </w:r>
      <w:r w:rsidR="00C4314A" w:rsidRPr="00F54F1E">
        <w:rPr>
          <w:sz w:val="22"/>
          <w:szCs w:val="22"/>
        </w:rPr>
        <w:t xml:space="preserve">project </w:t>
      </w:r>
      <w:r w:rsidR="00DB6540" w:rsidRPr="00F54F1E">
        <w:rPr>
          <w:sz w:val="22"/>
          <w:szCs w:val="22"/>
        </w:rPr>
        <w:t>staff</w:t>
      </w:r>
      <w:r w:rsidRPr="00F54F1E">
        <w:rPr>
          <w:sz w:val="22"/>
          <w:szCs w:val="22"/>
        </w:rPr>
        <w:t>.</w:t>
      </w:r>
      <w:r w:rsidR="00DB6540" w:rsidRPr="00F54F1E">
        <w:rPr>
          <w:sz w:val="22"/>
          <w:szCs w:val="22"/>
        </w:rPr>
        <w:t xml:space="preserve"> </w:t>
      </w:r>
      <w:r w:rsidR="00B05DA2" w:rsidRPr="00F54F1E">
        <w:rPr>
          <w:sz w:val="22"/>
          <w:szCs w:val="22"/>
        </w:rPr>
        <w:t>The value will be covered with realigned amounts in Supplies (Personal Protective Equipment)</w:t>
      </w:r>
      <w:r w:rsidR="00874425" w:rsidRPr="00F54F1E">
        <w:rPr>
          <w:sz w:val="22"/>
          <w:szCs w:val="22"/>
        </w:rPr>
        <w:t xml:space="preserve">, </w:t>
      </w:r>
      <w:r w:rsidR="00F80814" w:rsidRPr="00F54F1E">
        <w:rPr>
          <w:sz w:val="22"/>
          <w:szCs w:val="22"/>
        </w:rPr>
        <w:t>because of</w:t>
      </w:r>
      <w:r w:rsidR="00874425" w:rsidRPr="00F54F1E">
        <w:rPr>
          <w:sz w:val="22"/>
          <w:szCs w:val="22"/>
        </w:rPr>
        <w:t xml:space="preserve"> USAID instruction</w:t>
      </w:r>
      <w:r w:rsidR="00F80814" w:rsidRPr="00F54F1E">
        <w:rPr>
          <w:sz w:val="22"/>
          <w:szCs w:val="22"/>
        </w:rPr>
        <w:t>s</w:t>
      </w:r>
      <w:r w:rsidR="00874425" w:rsidRPr="00F54F1E">
        <w:rPr>
          <w:sz w:val="22"/>
          <w:szCs w:val="22"/>
        </w:rPr>
        <w:t xml:space="preserve"> which indicate that Implementing Partners are no longer required to apply biosafety protocols to prevent risks or infections or present COVID-19</w:t>
      </w:r>
      <w:r w:rsidR="00F80814" w:rsidRPr="00F54F1E">
        <w:rPr>
          <w:sz w:val="22"/>
          <w:szCs w:val="22"/>
        </w:rPr>
        <w:t>, on May 11, 2023</w:t>
      </w:r>
      <w:r w:rsidR="00874425" w:rsidRPr="00F54F1E">
        <w:rPr>
          <w:sz w:val="22"/>
          <w:szCs w:val="22"/>
        </w:rPr>
        <w:t>.</w:t>
      </w:r>
      <w:r w:rsidR="006020A1" w:rsidRPr="00F54F1E">
        <w:rPr>
          <w:sz w:val="22"/>
          <w:szCs w:val="22"/>
        </w:rPr>
        <w:t xml:space="preserve"> </w:t>
      </w:r>
    </w:p>
    <w:p w14:paraId="546DE939" w14:textId="77777777" w:rsidR="00775D12" w:rsidRPr="00F54F1E" w:rsidRDefault="00775D12" w:rsidP="00AD6BF7">
      <w:pPr>
        <w:widowControl w:val="0"/>
        <w:tabs>
          <w:tab w:val="left" w:pos="360"/>
        </w:tabs>
        <w:jc w:val="both"/>
        <w:rPr>
          <w:sz w:val="22"/>
          <w:szCs w:val="22"/>
          <w:u w:val="single"/>
        </w:rPr>
      </w:pPr>
    </w:p>
    <w:p w14:paraId="44A8DFB2" w14:textId="3088890B" w:rsidR="00775D12" w:rsidRPr="00F54F1E" w:rsidRDefault="00775D12" w:rsidP="00C65F0D">
      <w:pPr>
        <w:pStyle w:val="Ttulo1"/>
        <w:numPr>
          <w:ilvl w:val="0"/>
          <w:numId w:val="4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Contractual</w:t>
      </w:r>
    </w:p>
    <w:p w14:paraId="7E9B3EFF" w14:textId="77777777" w:rsidR="00A07651" w:rsidRPr="00F54F1E" w:rsidRDefault="00A07651" w:rsidP="00AD6BF7">
      <w:pPr>
        <w:jc w:val="both"/>
        <w:rPr>
          <w:sz w:val="22"/>
          <w:szCs w:val="22"/>
        </w:rPr>
      </w:pPr>
    </w:p>
    <w:p w14:paraId="48B135F5" w14:textId="314584E2" w:rsidR="00A35059" w:rsidRPr="00F54F1E" w:rsidRDefault="00A35059" w:rsidP="00A35059">
      <w:pPr>
        <w:rPr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C23795" w:rsidRPr="00F54F1E">
        <w:rPr>
          <w:b/>
          <w:bCs/>
          <w:i/>
          <w:iCs/>
          <w:sz w:val="22"/>
          <w:szCs w:val="22"/>
        </w:rPr>
        <w:t xml:space="preserve">USAID amount increased by </w:t>
      </w:r>
      <w:r w:rsidRPr="00F54F1E">
        <w:rPr>
          <w:b/>
          <w:bCs/>
          <w:i/>
          <w:iCs/>
          <w:sz w:val="22"/>
          <w:szCs w:val="22"/>
        </w:rPr>
        <w:t>USD $</w:t>
      </w:r>
      <w:r w:rsidR="00C23795" w:rsidRPr="00F54F1E">
        <w:rPr>
          <w:b/>
          <w:bCs/>
          <w:i/>
          <w:iCs/>
          <w:sz w:val="22"/>
          <w:szCs w:val="22"/>
        </w:rPr>
        <w:t>57,812</w:t>
      </w:r>
    </w:p>
    <w:p w14:paraId="328A3B1C" w14:textId="77777777" w:rsidR="00221019" w:rsidRPr="00F54F1E" w:rsidRDefault="00221019" w:rsidP="00AD6BF7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6"/>
        <w:gridCol w:w="1543"/>
        <w:gridCol w:w="1925"/>
        <w:gridCol w:w="3696"/>
      </w:tblGrid>
      <w:tr w:rsidR="002614AD" w:rsidRPr="00F54F1E" w14:paraId="5734B4FA" w14:textId="77777777" w:rsidTr="7936A31C">
        <w:tc>
          <w:tcPr>
            <w:tcW w:w="4674" w:type="dxa"/>
            <w:gridSpan w:val="2"/>
          </w:tcPr>
          <w:p w14:paraId="33B5615B" w14:textId="77777777" w:rsidR="002614AD" w:rsidRPr="00F54F1E" w:rsidRDefault="002614AD" w:rsidP="7936A31C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commentRangeStart w:id="60"/>
            <w:commentRangeStart w:id="61"/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7ADC3595" w14:textId="5064B853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76FCA0C1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4B174812" w14:textId="54AFF8D5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EA7336" w:rsidRPr="00F54F1E" w14:paraId="4BBE460E" w14:textId="77777777" w:rsidTr="7936A31C">
        <w:tc>
          <w:tcPr>
            <w:tcW w:w="2830" w:type="dxa"/>
          </w:tcPr>
          <w:p w14:paraId="1C0FBDE1" w14:textId="77777777" w:rsidR="00A35059" w:rsidRPr="00F54F1E" w:rsidRDefault="00A35059" w:rsidP="00A95FB4">
            <w:pPr>
              <w:jc w:val="right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844" w:type="dxa"/>
          </w:tcPr>
          <w:p w14:paraId="22F41929" w14:textId="5F5035F4" w:rsidR="00A35059" w:rsidRPr="00F54F1E" w:rsidRDefault="00A35059" w:rsidP="00A95FB4">
            <w:pPr>
              <w:jc w:val="right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USD $</w:t>
            </w:r>
            <w:r w:rsidR="00D11190"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1,035,700</w:t>
            </w:r>
          </w:p>
        </w:tc>
        <w:tc>
          <w:tcPr>
            <w:tcW w:w="2338" w:type="dxa"/>
          </w:tcPr>
          <w:p w14:paraId="09760B1F" w14:textId="77777777" w:rsidR="00A35059" w:rsidRPr="00F54F1E" w:rsidRDefault="00A35059" w:rsidP="00A95FB4">
            <w:pPr>
              <w:jc w:val="right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109553D8" w14:textId="6F494690" w:rsidR="00A35059" w:rsidRPr="00F54F1E" w:rsidRDefault="00A35059" w:rsidP="00A95FB4">
            <w:pP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USD $</w:t>
            </w:r>
            <w:r w:rsidR="0081089A" w:rsidRPr="00F54F1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1,093,512</w:t>
            </w:r>
          </w:p>
        </w:tc>
      </w:tr>
      <w:tr w:rsidR="00EA7336" w:rsidRPr="00F54F1E" w14:paraId="52AC21D2" w14:textId="77777777" w:rsidTr="7936A31C">
        <w:tc>
          <w:tcPr>
            <w:tcW w:w="2830" w:type="dxa"/>
          </w:tcPr>
          <w:p w14:paraId="5D9276F4" w14:textId="07921943" w:rsidR="006C079B" w:rsidRPr="00F54F1E" w:rsidRDefault="006C079B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JA/USAID – 2nd Tier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Subawardees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1844" w:type="dxa"/>
          </w:tcPr>
          <w:p w14:paraId="56EA4FBF" w14:textId="4A7FA37A" w:rsidR="006C079B" w:rsidRPr="00F54F1E" w:rsidRDefault="006C079B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81089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="00AE65A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,000,000</w:t>
            </w:r>
          </w:p>
        </w:tc>
        <w:tc>
          <w:tcPr>
            <w:tcW w:w="2338" w:type="dxa"/>
          </w:tcPr>
          <w:p w14:paraId="76023BCF" w14:textId="355620C3" w:rsidR="006C079B" w:rsidRPr="00F54F1E" w:rsidRDefault="006C079B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JA/USAID – 2nd Tier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Subawardees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2338" w:type="dxa"/>
          </w:tcPr>
          <w:p w14:paraId="4EBD63D8" w14:textId="703A11A9" w:rsidR="006C079B" w:rsidRPr="00F54F1E" w:rsidRDefault="006C079B" w:rsidP="006C079B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67406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81089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000</w:t>
            </w:r>
            <w:r w:rsidR="0067406C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81089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000</w:t>
            </w:r>
          </w:p>
        </w:tc>
      </w:tr>
      <w:tr w:rsidR="006C079B" w:rsidRPr="00F54F1E" w14:paraId="1E6B33DD" w14:textId="77777777" w:rsidTr="7936A31C">
        <w:tc>
          <w:tcPr>
            <w:tcW w:w="2830" w:type="dxa"/>
          </w:tcPr>
          <w:p w14:paraId="79D1E712" w14:textId="582EB6A6" w:rsidR="006C079B" w:rsidRPr="00F54F1E" w:rsidRDefault="006C079B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 –</w:t>
            </w:r>
            <w:r w:rsidR="007F28E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Security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1844" w:type="dxa"/>
          </w:tcPr>
          <w:p w14:paraId="049A89AA" w14:textId="3374B4C9" w:rsidR="006C079B" w:rsidRPr="00F54F1E" w:rsidRDefault="002B4881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7F28E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35,700</w:t>
            </w:r>
          </w:p>
        </w:tc>
        <w:tc>
          <w:tcPr>
            <w:tcW w:w="2338" w:type="dxa"/>
          </w:tcPr>
          <w:p w14:paraId="379FF66E" w14:textId="667B95D2" w:rsidR="006C079B" w:rsidRPr="00F54F1E" w:rsidRDefault="00DB15BB" w:rsidP="006C079B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 –Security</w:t>
            </w:r>
            <w:r w:rsidR="00EA7336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2338" w:type="dxa"/>
          </w:tcPr>
          <w:p w14:paraId="0EBDB23B" w14:textId="7E064302" w:rsidR="006C079B" w:rsidRPr="00F54F1E" w:rsidRDefault="00DB53D0" w:rsidP="006C079B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DB15B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  <w:tr w:rsidR="0031088E" w:rsidRPr="00F54F1E" w14:paraId="21D4B329" w14:textId="77777777" w:rsidTr="7936A31C">
        <w:tc>
          <w:tcPr>
            <w:tcW w:w="2830" w:type="dxa"/>
          </w:tcPr>
          <w:p w14:paraId="4296EB99" w14:textId="521F3817" w:rsidR="0031088E" w:rsidRPr="00F54F1E" w:rsidRDefault="2E62FC18" w:rsidP="7936A31C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commentRangeStart w:id="62"/>
            <w:commentRangeStart w:id="63"/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JA/USAID –</w:t>
            </w:r>
            <w:r w:rsidR="210ACC92"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Rapid Response Fund</w:t>
            </w:r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1844" w:type="dxa"/>
          </w:tcPr>
          <w:p w14:paraId="32D91770" w14:textId="2C08ADFB" w:rsidR="0031088E" w:rsidRPr="00F54F1E" w:rsidRDefault="0031088E" w:rsidP="0031088E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DB15B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  <w:tc>
          <w:tcPr>
            <w:tcW w:w="2338" w:type="dxa"/>
          </w:tcPr>
          <w:p w14:paraId="4D64E8C5" w14:textId="73BE3447" w:rsidR="0031088E" w:rsidRPr="00F54F1E" w:rsidRDefault="0031088E" w:rsidP="0031088E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 –</w:t>
            </w:r>
            <w:r w:rsidR="00DF625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 Rapid Response Fund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2338" w:type="dxa"/>
          </w:tcPr>
          <w:p w14:paraId="3342B98A" w14:textId="652EE99F" w:rsidR="0031088E" w:rsidRPr="00F54F1E" w:rsidRDefault="3FB11F1E" w:rsidP="7936A31C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67E068E0" w:rsidRPr="7936A31C">
              <w:rPr>
                <w:rFonts w:ascii="Times New Roman" w:hAnsi="Times New Roman"/>
                <w:i/>
                <w:iCs/>
                <w:sz w:val="22"/>
                <w:szCs w:val="22"/>
              </w:rPr>
              <w:t>93,512</w:t>
            </w:r>
            <w:commentRangeEnd w:id="62"/>
            <w:r w:rsidR="00175562">
              <w:commentReference w:id="62"/>
            </w:r>
            <w:commentRangeEnd w:id="63"/>
            <w:r w:rsidR="00175562">
              <w:commentReference w:id="63"/>
            </w:r>
            <w:commentRangeEnd w:id="60"/>
            <w:r w:rsidR="00175562">
              <w:commentReference w:id="60"/>
            </w:r>
            <w:commentRangeEnd w:id="61"/>
            <w:r w:rsidR="00175562">
              <w:commentReference w:id="61"/>
            </w:r>
          </w:p>
        </w:tc>
      </w:tr>
    </w:tbl>
    <w:p w14:paraId="37075752" w14:textId="77777777" w:rsidR="00221019" w:rsidRPr="00F54F1E" w:rsidRDefault="00221019" w:rsidP="00AD6BF7">
      <w:pPr>
        <w:jc w:val="both"/>
        <w:rPr>
          <w:sz w:val="22"/>
          <w:szCs w:val="22"/>
        </w:rPr>
      </w:pPr>
    </w:p>
    <w:p w14:paraId="30F1F069" w14:textId="16CBCDA9" w:rsidR="00FA3956" w:rsidRPr="00F54F1E" w:rsidRDefault="00FA3956" w:rsidP="50F2432C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Increase amount </w:t>
      </w:r>
      <w:del w:id="64" w:author="Maria Ochoa" w:date="2024-03-18T18:02:00Z">
        <w:r w:rsidRPr="4863415E" w:rsidDel="00FA3956">
          <w:rPr>
            <w:sz w:val="22"/>
            <w:szCs w:val="22"/>
          </w:rPr>
          <w:delText xml:space="preserve">doesn´t </w:delText>
        </w:r>
      </w:del>
      <w:ins w:id="65" w:author="Maria Ochoa" w:date="2024-03-18T18:02:00Z">
        <w:r w:rsidR="5B98037B" w:rsidRPr="4863415E">
          <w:rPr>
            <w:sz w:val="22"/>
            <w:szCs w:val="22"/>
          </w:rPr>
          <w:t xml:space="preserve">does not </w:t>
        </w:r>
      </w:ins>
      <w:r w:rsidRPr="4863415E">
        <w:rPr>
          <w:sz w:val="22"/>
          <w:szCs w:val="22"/>
        </w:rPr>
        <w:t xml:space="preserve">exceed </w:t>
      </w:r>
      <w:del w:id="66" w:author="Maria Ochoa" w:date="2024-03-18T18:02:00Z">
        <w:r w:rsidRPr="4863415E" w:rsidDel="00FA3956">
          <w:rPr>
            <w:sz w:val="22"/>
            <w:szCs w:val="22"/>
          </w:rPr>
          <w:delText xml:space="preserve">the </w:delText>
        </w:r>
      </w:del>
      <w:r w:rsidRPr="4863415E">
        <w:rPr>
          <w:sz w:val="22"/>
          <w:szCs w:val="22"/>
        </w:rPr>
        <w:t xml:space="preserve">10% of the total </w:t>
      </w:r>
      <w:del w:id="67" w:author="Maria Ochoa" w:date="2024-03-18T18:02:00Z">
        <w:r w:rsidRPr="4863415E" w:rsidDel="00FA3956">
          <w:rPr>
            <w:sz w:val="22"/>
            <w:szCs w:val="22"/>
          </w:rPr>
          <w:delText xml:space="preserve">grant </w:delText>
        </w:r>
      </w:del>
      <w:r w:rsidRPr="4863415E">
        <w:rPr>
          <w:sz w:val="22"/>
          <w:szCs w:val="22"/>
        </w:rPr>
        <w:t>subaward for the life of the subgrant.</w:t>
      </w:r>
    </w:p>
    <w:p w14:paraId="4CA0BE31" w14:textId="77777777" w:rsidR="00FA3956" w:rsidRPr="00F54F1E" w:rsidRDefault="00FA3956" w:rsidP="00FA3956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11CD0D6C" w14:textId="225E0607" w:rsidR="004F1037" w:rsidRPr="00F54F1E" w:rsidRDefault="004F1037" w:rsidP="00C65F0D">
      <w:pPr>
        <w:pStyle w:val="Prrafodelista"/>
        <w:numPr>
          <w:ilvl w:val="0"/>
          <w:numId w:val="3"/>
        </w:numPr>
        <w:jc w:val="both"/>
        <w:rPr>
          <w:ins w:id="68" w:author="Vanessa Ardila López" w:date="2024-03-18T20:52:00Z"/>
          <w:sz w:val="22"/>
          <w:szCs w:val="22"/>
        </w:rPr>
      </w:pPr>
      <w:r w:rsidRPr="7936A31C">
        <w:rPr>
          <w:sz w:val="22"/>
          <w:szCs w:val="22"/>
        </w:rPr>
        <w:t>The budget line summarizes second tier subawards</w:t>
      </w:r>
      <w:r w:rsidR="00DE27CA" w:rsidRPr="7936A31C">
        <w:rPr>
          <w:sz w:val="22"/>
          <w:szCs w:val="22"/>
        </w:rPr>
        <w:t xml:space="preserve"> and the inclusion of rapid response fund not initially contemplated.</w:t>
      </w:r>
    </w:p>
    <w:p w14:paraId="53ADBBF1" w14:textId="3202D095" w:rsidR="7936A31C" w:rsidRDefault="7936A31C">
      <w:pPr>
        <w:jc w:val="both"/>
        <w:rPr>
          <w:ins w:id="69" w:author="Vanessa Ardila López" w:date="2024-03-18T20:52:00Z"/>
          <w:sz w:val="22"/>
          <w:szCs w:val="22"/>
        </w:rPr>
        <w:pPrChange w:id="70" w:author="Vanessa Ardila López" w:date="2024-03-18T20:52:00Z">
          <w:pPr>
            <w:pStyle w:val="Prrafodelista"/>
            <w:numPr>
              <w:numId w:val="3"/>
            </w:numPr>
            <w:ind w:hanging="360"/>
            <w:jc w:val="both"/>
          </w:pPr>
        </w:pPrChange>
      </w:pPr>
    </w:p>
    <w:p w14:paraId="1AA6F1F9" w14:textId="02D96FD1" w:rsidR="0A93132B" w:rsidRDefault="0A93132B" w:rsidP="7936A31C">
      <w:pPr>
        <w:pStyle w:val="Prrafodelista"/>
        <w:numPr>
          <w:ilvl w:val="0"/>
          <w:numId w:val="3"/>
        </w:numPr>
        <w:jc w:val="both"/>
        <w:rPr>
          <w:del w:id="71" w:author="Vanessa Ardila López" w:date="2024-03-18T20:54:00Z"/>
          <w:sz w:val="22"/>
          <w:szCs w:val="22"/>
        </w:rPr>
      </w:pPr>
      <w:ins w:id="72" w:author="Vanessa Ardila López" w:date="2024-03-18T20:52:00Z">
        <w:r w:rsidRPr="4863415E">
          <w:rPr>
            <w:sz w:val="22"/>
            <w:szCs w:val="22"/>
          </w:rPr>
          <w:lastRenderedPageBreak/>
          <w:t xml:space="preserve">Project demands and Juntos </w:t>
        </w:r>
        <w:proofErr w:type="spellStart"/>
        <w:r w:rsidRPr="4863415E">
          <w:rPr>
            <w:sz w:val="22"/>
            <w:szCs w:val="22"/>
          </w:rPr>
          <w:t>Aprendemos</w:t>
        </w:r>
        <w:proofErr w:type="spellEnd"/>
        <w:r w:rsidRPr="4863415E">
          <w:rPr>
            <w:sz w:val="22"/>
            <w:szCs w:val="22"/>
          </w:rPr>
          <w:t xml:space="preserve"> high-paced implementation require P</w:t>
        </w:r>
      </w:ins>
      <w:ins w:id="73" w:author="Vanessa Ardila López" w:date="2024-03-18T20:53:00Z">
        <w:r w:rsidRPr="4863415E">
          <w:rPr>
            <w:sz w:val="22"/>
            <w:szCs w:val="22"/>
          </w:rPr>
          <w:t>arque Explora</w:t>
        </w:r>
      </w:ins>
      <w:ins w:id="74" w:author="Vanessa Ardila López" w:date="2024-03-18T20:52:00Z">
        <w:r w:rsidRPr="4863415E">
          <w:rPr>
            <w:sz w:val="22"/>
            <w:szCs w:val="22"/>
          </w:rPr>
          <w:t xml:space="preserve"> to rapidly respond to project needs. </w:t>
        </w:r>
      </w:ins>
      <w:ins w:id="75" w:author="Vanessa Ardila López" w:date="2024-03-18T20:55:00Z">
        <w:r w:rsidR="09EA6AA7" w:rsidRPr="4863415E">
          <w:rPr>
            <w:sz w:val="22"/>
            <w:szCs w:val="22"/>
          </w:rPr>
          <w:t xml:space="preserve">Parque Explora proposes $93,512 between 2023 and 2026, destined to cover, but not limited to, </w:t>
        </w:r>
      </w:ins>
      <w:ins w:id="76" w:author="Vanessa Ardila López" w:date="2024-03-18T20:56:00Z">
        <w:r w:rsidR="09EA6AA7" w:rsidRPr="4863415E">
          <w:rPr>
            <w:sz w:val="22"/>
            <w:szCs w:val="22"/>
          </w:rPr>
          <w:t>consultant services.</w:t>
        </w:r>
      </w:ins>
    </w:p>
    <w:p w14:paraId="0288AAA0" w14:textId="77777777" w:rsidR="004F1037" w:rsidRPr="00F54F1E" w:rsidRDefault="004F1037" w:rsidP="004F1037">
      <w:pPr>
        <w:pStyle w:val="Prrafodelista"/>
        <w:rPr>
          <w:sz w:val="22"/>
          <w:szCs w:val="22"/>
        </w:rPr>
      </w:pPr>
    </w:p>
    <w:p w14:paraId="3A13CA45" w14:textId="62EEEE35" w:rsidR="00C3344D" w:rsidRPr="00F54F1E" w:rsidRDefault="00C3344D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sz w:val="22"/>
          <w:szCs w:val="22"/>
        </w:rPr>
      </w:pPr>
      <w:r w:rsidRPr="4863415E">
        <w:rPr>
          <w:sz w:val="22"/>
          <w:szCs w:val="22"/>
        </w:rPr>
        <w:t xml:space="preserve">All second tier </w:t>
      </w:r>
      <w:proofErr w:type="spellStart"/>
      <w:r w:rsidRPr="4863415E">
        <w:rPr>
          <w:sz w:val="22"/>
          <w:szCs w:val="22"/>
        </w:rPr>
        <w:t>subawardees</w:t>
      </w:r>
      <w:proofErr w:type="spellEnd"/>
      <w:r w:rsidRPr="4863415E">
        <w:rPr>
          <w:sz w:val="22"/>
          <w:szCs w:val="22"/>
        </w:rPr>
        <w:t xml:space="preserve"> processes are prior approved by POA/JA/HO.</w:t>
      </w:r>
    </w:p>
    <w:p w14:paraId="22CAE134" w14:textId="77777777" w:rsidR="00C3344D" w:rsidRPr="00F54F1E" w:rsidRDefault="00C3344D" w:rsidP="00C3344D">
      <w:pPr>
        <w:pStyle w:val="Prrafodelista"/>
        <w:rPr>
          <w:sz w:val="22"/>
          <w:szCs w:val="22"/>
        </w:rPr>
      </w:pPr>
    </w:p>
    <w:p w14:paraId="7529ED07" w14:textId="132BBCC9" w:rsidR="0076042D" w:rsidRPr="00F54F1E" w:rsidRDefault="00C3344D" w:rsidP="0076042D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4863415E">
        <w:rPr>
          <w:sz w:val="22"/>
          <w:szCs w:val="22"/>
        </w:rPr>
        <w:t xml:space="preserve">Second Tier Subawards process and approvals can </w:t>
      </w:r>
      <w:r w:rsidR="00050328" w:rsidRPr="4863415E">
        <w:rPr>
          <w:sz w:val="22"/>
          <w:szCs w:val="22"/>
        </w:rPr>
        <w:t xml:space="preserve">be </w:t>
      </w:r>
      <w:r w:rsidRPr="4863415E">
        <w:rPr>
          <w:sz w:val="22"/>
          <w:szCs w:val="22"/>
        </w:rPr>
        <w:t>see</w:t>
      </w:r>
      <w:r w:rsidR="00050328" w:rsidRPr="4863415E">
        <w:rPr>
          <w:sz w:val="22"/>
          <w:szCs w:val="22"/>
        </w:rPr>
        <w:t>n</w:t>
      </w:r>
      <w:r w:rsidRPr="4863415E">
        <w:rPr>
          <w:sz w:val="22"/>
          <w:szCs w:val="22"/>
        </w:rPr>
        <w:t xml:space="preserve"> on the following POA´ SharePoint link:</w:t>
      </w:r>
      <w:r w:rsidR="00C23795" w:rsidRPr="4863415E">
        <w:rPr>
          <w:sz w:val="22"/>
          <w:szCs w:val="22"/>
        </w:rPr>
        <w:t xml:space="preserve"> </w:t>
      </w:r>
      <w:hyperlink r:id="rId16">
        <w:r w:rsidR="0076042D" w:rsidRPr="4863415E">
          <w:rPr>
            <w:rStyle w:val="Hipervnculo"/>
            <w:sz w:val="22"/>
            <w:szCs w:val="22"/>
          </w:rPr>
          <w:t>2nd Tier SubAs</w:t>
        </w:r>
      </w:hyperlink>
    </w:p>
    <w:p w14:paraId="035B9857" w14:textId="77777777" w:rsidR="00C23795" w:rsidRPr="00F54F1E" w:rsidRDefault="00C23795" w:rsidP="00C23795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7EF20EE0" w14:textId="65D089CE" w:rsidR="003B0B24" w:rsidRPr="00F54F1E" w:rsidRDefault="003B0B24" w:rsidP="00C65F0D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4863415E">
        <w:rPr>
          <w:sz w:val="22"/>
          <w:szCs w:val="22"/>
        </w:rPr>
        <w:t xml:space="preserve">The original budget included $35,700 for a Local Security Contract, however, POA </w:t>
      </w:r>
      <w:r w:rsidR="00753E64" w:rsidRPr="4863415E">
        <w:rPr>
          <w:sz w:val="22"/>
          <w:szCs w:val="22"/>
        </w:rPr>
        <w:t xml:space="preserve">proactively </w:t>
      </w:r>
      <w:r w:rsidR="00D96680" w:rsidRPr="4863415E">
        <w:rPr>
          <w:sz w:val="22"/>
          <w:szCs w:val="22"/>
        </w:rPr>
        <w:t xml:space="preserve">consolidated this contract in just one for all the operation of Juntos </w:t>
      </w:r>
      <w:proofErr w:type="spellStart"/>
      <w:r w:rsidR="00D96680" w:rsidRPr="4863415E">
        <w:rPr>
          <w:sz w:val="22"/>
          <w:szCs w:val="22"/>
        </w:rPr>
        <w:t>Aprendemos</w:t>
      </w:r>
      <w:proofErr w:type="spellEnd"/>
      <w:r w:rsidR="00D96680" w:rsidRPr="4863415E">
        <w:rPr>
          <w:sz w:val="22"/>
          <w:szCs w:val="22"/>
        </w:rPr>
        <w:t xml:space="preserve"> in Colombia.</w:t>
      </w:r>
    </w:p>
    <w:p w14:paraId="1A77A4A9" w14:textId="77777777" w:rsidR="00D96680" w:rsidRPr="00F54F1E" w:rsidRDefault="00D96680" w:rsidP="00D96680">
      <w:pPr>
        <w:pStyle w:val="Prrafodelista"/>
        <w:rPr>
          <w:sz w:val="22"/>
          <w:szCs w:val="22"/>
        </w:rPr>
      </w:pPr>
    </w:p>
    <w:p w14:paraId="1A71232E" w14:textId="4E26B1F4" w:rsidR="00D96680" w:rsidRPr="00F54F1E" w:rsidRDefault="00D96680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The value will be covered with realigned amounts in </w:t>
      </w:r>
      <w:r w:rsidR="00A575A1" w:rsidRPr="4863415E">
        <w:rPr>
          <w:sz w:val="22"/>
          <w:szCs w:val="22"/>
        </w:rPr>
        <w:t>other direct costs.</w:t>
      </w:r>
      <w:r w:rsidRPr="4863415E">
        <w:rPr>
          <w:sz w:val="22"/>
          <w:szCs w:val="22"/>
        </w:rPr>
        <w:t xml:space="preserve"> </w:t>
      </w:r>
    </w:p>
    <w:p w14:paraId="52A58E66" w14:textId="77777777" w:rsidR="00C3344D" w:rsidRDefault="00C3344D" w:rsidP="00C3344D">
      <w:pPr>
        <w:pStyle w:val="Prrafodelista"/>
        <w:rPr>
          <w:i/>
          <w:iCs/>
          <w:sz w:val="22"/>
          <w:szCs w:val="22"/>
        </w:rPr>
      </w:pPr>
    </w:p>
    <w:p w14:paraId="3D659C63" w14:textId="77777777" w:rsidR="00F54F1E" w:rsidRPr="00F54F1E" w:rsidRDefault="00F54F1E" w:rsidP="00C3344D">
      <w:pPr>
        <w:pStyle w:val="Prrafodelista"/>
        <w:rPr>
          <w:i/>
          <w:iCs/>
          <w:sz w:val="22"/>
          <w:szCs w:val="22"/>
        </w:rPr>
      </w:pPr>
    </w:p>
    <w:p w14:paraId="42CFDD37" w14:textId="367742E1" w:rsidR="00775D12" w:rsidRPr="00F54F1E" w:rsidRDefault="00775D12" w:rsidP="00C65F0D">
      <w:pPr>
        <w:pStyle w:val="Ttulo1"/>
        <w:numPr>
          <w:ilvl w:val="0"/>
          <w:numId w:val="4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Other Direct Costs</w:t>
      </w:r>
    </w:p>
    <w:p w14:paraId="4AE336F7" w14:textId="77777777" w:rsidR="00147C83" w:rsidRPr="00F54F1E" w:rsidRDefault="00147C83" w:rsidP="00AD6BF7">
      <w:pPr>
        <w:jc w:val="both"/>
        <w:rPr>
          <w:sz w:val="22"/>
          <w:szCs w:val="22"/>
        </w:rPr>
      </w:pPr>
    </w:p>
    <w:p w14:paraId="70648413" w14:textId="0D366C1A" w:rsidR="00862EFB" w:rsidRDefault="00862EFB" w:rsidP="00862EFB">
      <w:pPr>
        <w:rPr>
          <w:b/>
          <w:bCs/>
          <w:i/>
          <w:iCs/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>Total</w:t>
      </w:r>
      <w:r w:rsidR="00FF609C" w:rsidRPr="00F54F1E">
        <w:rPr>
          <w:b/>
          <w:bCs/>
          <w:i/>
          <w:iCs/>
          <w:sz w:val="22"/>
          <w:szCs w:val="22"/>
        </w:rPr>
        <w:t xml:space="preserve"> USAID</w:t>
      </w:r>
      <w:r w:rsidRPr="00F54F1E">
        <w:rPr>
          <w:b/>
          <w:bCs/>
          <w:i/>
          <w:iCs/>
          <w:sz w:val="22"/>
          <w:szCs w:val="22"/>
        </w:rPr>
        <w:t xml:space="preserve"> </w:t>
      </w:r>
      <w:r w:rsidR="003873A7" w:rsidRPr="00F54F1E">
        <w:rPr>
          <w:b/>
          <w:bCs/>
          <w:i/>
          <w:iCs/>
          <w:sz w:val="22"/>
          <w:szCs w:val="22"/>
        </w:rPr>
        <w:t xml:space="preserve">amount decreased by </w:t>
      </w:r>
      <w:r w:rsidRPr="00F54F1E">
        <w:rPr>
          <w:b/>
          <w:bCs/>
          <w:i/>
          <w:iCs/>
          <w:sz w:val="22"/>
          <w:szCs w:val="22"/>
        </w:rPr>
        <w:t>USD $</w:t>
      </w:r>
      <w:r w:rsidR="00CF7B3E" w:rsidRPr="00F54F1E">
        <w:rPr>
          <w:b/>
          <w:bCs/>
          <w:i/>
          <w:iCs/>
          <w:sz w:val="22"/>
          <w:szCs w:val="22"/>
        </w:rPr>
        <w:t>406,068</w:t>
      </w:r>
    </w:p>
    <w:p w14:paraId="2AC93ACC" w14:textId="77777777" w:rsidR="00F54F1E" w:rsidRPr="00F54F1E" w:rsidRDefault="00F54F1E" w:rsidP="00862EFB">
      <w:pPr>
        <w:rPr>
          <w:sz w:val="22"/>
          <w:szCs w:val="22"/>
        </w:rPr>
      </w:pPr>
    </w:p>
    <w:p w14:paraId="5B2BB341" w14:textId="77777777" w:rsidR="00862EFB" w:rsidRPr="00F54F1E" w:rsidRDefault="00862EFB" w:rsidP="00862EFB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4AD" w:rsidRPr="00F54F1E" w14:paraId="2E542F05" w14:textId="77777777" w:rsidTr="00A95FB4">
        <w:tc>
          <w:tcPr>
            <w:tcW w:w="4674" w:type="dxa"/>
            <w:gridSpan w:val="2"/>
          </w:tcPr>
          <w:p w14:paraId="082618B8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32EB9189" w14:textId="388F0178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409824AA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7F5300D7" w14:textId="27C36BB8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862EFB" w:rsidRPr="00F54F1E" w14:paraId="41055D0B" w14:textId="77777777" w:rsidTr="00A95FB4">
        <w:tc>
          <w:tcPr>
            <w:tcW w:w="2337" w:type="dxa"/>
          </w:tcPr>
          <w:p w14:paraId="6E9C907B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075FAB55" w14:textId="73AD7DB5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866CB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1,088,619</w:t>
            </w:r>
          </w:p>
        </w:tc>
        <w:tc>
          <w:tcPr>
            <w:tcW w:w="2338" w:type="dxa"/>
          </w:tcPr>
          <w:p w14:paraId="7C3C9E0A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3C87CE62" w14:textId="6139AB92" w:rsidR="00862EFB" w:rsidRPr="00F54F1E" w:rsidRDefault="00862EFB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866CB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682,551</w:t>
            </w:r>
          </w:p>
        </w:tc>
      </w:tr>
      <w:tr w:rsidR="00862EFB" w:rsidRPr="00F54F1E" w14:paraId="0471EF9E" w14:textId="77777777" w:rsidTr="00A95FB4">
        <w:tc>
          <w:tcPr>
            <w:tcW w:w="2337" w:type="dxa"/>
          </w:tcPr>
          <w:p w14:paraId="05CF47DD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7C04AD18" w14:textId="7E2E9499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USD </w:t>
            </w:r>
            <w:r w:rsidR="00A10E8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1,088,619</w:t>
            </w:r>
          </w:p>
        </w:tc>
        <w:tc>
          <w:tcPr>
            <w:tcW w:w="2338" w:type="dxa"/>
          </w:tcPr>
          <w:p w14:paraId="5A715A51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49A2C525" w14:textId="107968F1" w:rsidR="00862EFB" w:rsidRPr="00F54F1E" w:rsidRDefault="00862EFB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USD </w:t>
            </w:r>
            <w:r w:rsidR="00A10E8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$682,551</w:t>
            </w:r>
          </w:p>
        </w:tc>
      </w:tr>
      <w:tr w:rsidR="00862EFB" w:rsidRPr="00F54F1E" w14:paraId="2D1C92FD" w14:textId="77777777" w:rsidTr="00A95FB4">
        <w:tc>
          <w:tcPr>
            <w:tcW w:w="2337" w:type="dxa"/>
          </w:tcPr>
          <w:p w14:paraId="22022557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475F4323" w14:textId="2B3700A2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10E8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  <w:tc>
          <w:tcPr>
            <w:tcW w:w="2338" w:type="dxa"/>
          </w:tcPr>
          <w:p w14:paraId="2C9F68F6" w14:textId="77777777" w:rsidR="00862EFB" w:rsidRPr="00F54F1E" w:rsidRDefault="00862EFB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7A8A77A3" w14:textId="64324FFB" w:rsidR="00862EFB" w:rsidRPr="00F54F1E" w:rsidRDefault="00862EFB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10E8E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0</w:t>
            </w:r>
          </w:p>
        </w:tc>
      </w:tr>
    </w:tbl>
    <w:p w14:paraId="3C3FC79B" w14:textId="77777777" w:rsidR="00862EFB" w:rsidRPr="00F54F1E" w:rsidRDefault="00862EFB" w:rsidP="00862EFB">
      <w:pPr>
        <w:jc w:val="both"/>
        <w:rPr>
          <w:sz w:val="22"/>
          <w:szCs w:val="22"/>
        </w:rPr>
      </w:pPr>
    </w:p>
    <w:p w14:paraId="06AA7084" w14:textId="3CB87D6D" w:rsidR="00780D0D" w:rsidRPr="00F54F1E" w:rsidRDefault="0068512D" w:rsidP="00E26E61">
      <w:pPr>
        <w:pStyle w:val="PDParagraphDefault"/>
        <w:numPr>
          <w:ilvl w:val="0"/>
          <w:numId w:val="11"/>
        </w:numPr>
        <w:spacing w:line="300" w:lineRule="auto"/>
        <w:ind w:left="720"/>
        <w:jc w:val="both"/>
        <w:rPr>
          <w:rFonts w:ascii="Times New Roman" w:eastAsia="Times New Roman" w:hAnsi="Times New Roman" w:cs="Times New Roman"/>
          <w:color w:val="auto"/>
        </w:rPr>
      </w:pPr>
      <w:r w:rsidRPr="00F54F1E">
        <w:rPr>
          <w:rFonts w:ascii="Times New Roman" w:eastAsia="Times New Roman" w:hAnsi="Times New Roman" w:cs="Times New Roman"/>
          <w:color w:val="auto"/>
        </w:rPr>
        <w:t xml:space="preserve">Reduction </w:t>
      </w:r>
      <w:r w:rsidR="008F6775" w:rsidRPr="00F54F1E">
        <w:rPr>
          <w:rFonts w:ascii="Times New Roman" w:eastAsia="Times New Roman" w:hAnsi="Times New Roman" w:cs="Times New Roman"/>
          <w:color w:val="auto"/>
        </w:rPr>
        <w:t xml:space="preserve">due to </w:t>
      </w:r>
      <w:r w:rsidR="00514FF0" w:rsidRPr="00F54F1E">
        <w:rPr>
          <w:rFonts w:ascii="Times New Roman" w:eastAsia="Times New Roman" w:hAnsi="Times New Roman" w:cs="Times New Roman"/>
          <w:color w:val="auto"/>
        </w:rPr>
        <w:t xml:space="preserve">the suppression of </w:t>
      </w:r>
      <w:r w:rsidR="002A1485" w:rsidRPr="00F54F1E">
        <w:rPr>
          <w:rFonts w:ascii="Times New Roman" w:eastAsia="Times New Roman" w:hAnsi="Times New Roman" w:cs="Times New Roman"/>
          <w:color w:val="auto"/>
        </w:rPr>
        <w:t xml:space="preserve">communications expenses, holding of national fairs and actions </w:t>
      </w:r>
      <w:r w:rsidR="00514FF0" w:rsidRPr="00F54F1E">
        <w:rPr>
          <w:rFonts w:ascii="Times New Roman" w:eastAsia="Times New Roman" w:hAnsi="Times New Roman" w:cs="Times New Roman"/>
          <w:color w:val="auto"/>
        </w:rPr>
        <w:t xml:space="preserve">related </w:t>
      </w:r>
      <w:r w:rsidR="002A1485" w:rsidRPr="00F54F1E">
        <w:rPr>
          <w:rFonts w:ascii="Times New Roman" w:eastAsia="Times New Roman" w:hAnsi="Times New Roman" w:cs="Times New Roman"/>
          <w:color w:val="auto"/>
        </w:rPr>
        <w:t xml:space="preserve">that were initially considered </w:t>
      </w:r>
      <w:r w:rsidR="00E26E61" w:rsidRPr="00F54F1E">
        <w:rPr>
          <w:rFonts w:ascii="Times New Roman" w:eastAsia="Times New Roman" w:hAnsi="Times New Roman" w:cs="Times New Roman"/>
          <w:color w:val="auto"/>
        </w:rPr>
        <w:t>and were eliminated.</w:t>
      </w:r>
      <w:r w:rsidR="008F6775" w:rsidRPr="00F54F1E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7ED352F" w14:textId="77777777" w:rsidR="0068512D" w:rsidRPr="00F54F1E" w:rsidRDefault="0068512D" w:rsidP="0068512D">
      <w:pPr>
        <w:pStyle w:val="Prrafodelista"/>
        <w:widowControl w:val="0"/>
        <w:jc w:val="both"/>
        <w:rPr>
          <w:i/>
          <w:iCs/>
          <w:sz w:val="22"/>
          <w:szCs w:val="22"/>
        </w:rPr>
      </w:pPr>
    </w:p>
    <w:p w14:paraId="54D6F446" w14:textId="62A88610" w:rsidR="008D43F9" w:rsidRPr="00F54F1E" w:rsidRDefault="004F1037" w:rsidP="00C65F0D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 xml:space="preserve">The budget line summarizes all </w:t>
      </w:r>
      <w:r w:rsidR="00506B1B" w:rsidRPr="4863415E">
        <w:rPr>
          <w:sz w:val="22"/>
          <w:szCs w:val="22"/>
        </w:rPr>
        <w:t xml:space="preserve">costs related with F&amp;A (audits, bank fees, </w:t>
      </w:r>
      <w:r w:rsidR="00146A14" w:rsidRPr="4863415E">
        <w:rPr>
          <w:sz w:val="22"/>
          <w:szCs w:val="22"/>
        </w:rPr>
        <w:t>translations costs, etc.)</w:t>
      </w:r>
      <w:r w:rsidR="00517CF3" w:rsidRPr="4863415E">
        <w:rPr>
          <w:sz w:val="22"/>
          <w:szCs w:val="22"/>
        </w:rPr>
        <w:t xml:space="preserve"> and </w:t>
      </w:r>
      <w:r w:rsidR="00FE0063" w:rsidRPr="4863415E">
        <w:rPr>
          <w:sz w:val="22"/>
          <w:szCs w:val="22"/>
        </w:rPr>
        <w:t xml:space="preserve">logistics related with </w:t>
      </w:r>
      <w:r w:rsidR="00F13BD9" w:rsidRPr="4863415E">
        <w:rPr>
          <w:sz w:val="22"/>
          <w:szCs w:val="22"/>
        </w:rPr>
        <w:t xml:space="preserve">objectives and </w:t>
      </w:r>
      <w:proofErr w:type="spellStart"/>
      <w:r w:rsidR="00F13BD9" w:rsidRPr="4863415E">
        <w:rPr>
          <w:sz w:val="22"/>
          <w:szCs w:val="22"/>
        </w:rPr>
        <w:t>subactivities</w:t>
      </w:r>
      <w:proofErr w:type="spellEnd"/>
      <w:r w:rsidR="00F13BD9" w:rsidRPr="4863415E">
        <w:rPr>
          <w:sz w:val="22"/>
          <w:szCs w:val="22"/>
        </w:rPr>
        <w:t xml:space="preserve">: </w:t>
      </w:r>
      <w:r w:rsidR="00146A14" w:rsidRPr="4863415E">
        <w:rPr>
          <w:sz w:val="22"/>
          <w:szCs w:val="22"/>
        </w:rPr>
        <w:t xml:space="preserve">trainings, tutoring </w:t>
      </w:r>
      <w:r w:rsidR="005B54C0" w:rsidRPr="4863415E">
        <w:rPr>
          <w:sz w:val="22"/>
          <w:szCs w:val="22"/>
        </w:rPr>
        <w:t>session’s</w:t>
      </w:r>
      <w:r w:rsidR="00146A14" w:rsidRPr="4863415E">
        <w:rPr>
          <w:sz w:val="22"/>
          <w:szCs w:val="22"/>
        </w:rPr>
        <w:t xml:space="preserve"> needs – educational guides</w:t>
      </w:r>
      <w:r w:rsidR="005B54C0" w:rsidRPr="4863415E">
        <w:rPr>
          <w:sz w:val="22"/>
          <w:szCs w:val="22"/>
        </w:rPr>
        <w:t xml:space="preserve">, fungible materials, </w:t>
      </w:r>
      <w:proofErr w:type="spellStart"/>
      <w:r w:rsidR="005B54C0" w:rsidRPr="4863415E">
        <w:rPr>
          <w:sz w:val="22"/>
          <w:szCs w:val="22"/>
        </w:rPr>
        <w:t>etc</w:t>
      </w:r>
      <w:proofErr w:type="spellEnd"/>
      <w:r w:rsidR="005B54C0" w:rsidRPr="4863415E">
        <w:rPr>
          <w:sz w:val="22"/>
          <w:szCs w:val="22"/>
        </w:rPr>
        <w:t xml:space="preserve">, workshops </w:t>
      </w:r>
      <w:proofErr w:type="gramStart"/>
      <w:r w:rsidR="005B54C0" w:rsidRPr="4863415E">
        <w:rPr>
          <w:sz w:val="22"/>
          <w:szCs w:val="22"/>
        </w:rPr>
        <w:t>needs</w:t>
      </w:r>
      <w:proofErr w:type="gramEnd"/>
      <w:r w:rsidR="005B54C0" w:rsidRPr="4863415E">
        <w:rPr>
          <w:sz w:val="22"/>
          <w:szCs w:val="22"/>
        </w:rPr>
        <w:t xml:space="preserve"> (spaces, refreshments, </w:t>
      </w:r>
      <w:proofErr w:type="spellStart"/>
      <w:r w:rsidR="005B54C0" w:rsidRPr="4863415E">
        <w:rPr>
          <w:sz w:val="22"/>
          <w:szCs w:val="22"/>
        </w:rPr>
        <w:t>lunchs</w:t>
      </w:r>
      <w:proofErr w:type="spellEnd"/>
      <w:r w:rsidR="005B54C0" w:rsidRPr="4863415E">
        <w:rPr>
          <w:sz w:val="22"/>
          <w:szCs w:val="22"/>
        </w:rPr>
        <w:t xml:space="preserve">, </w:t>
      </w:r>
      <w:proofErr w:type="spellStart"/>
      <w:r w:rsidR="005B54C0" w:rsidRPr="4863415E">
        <w:rPr>
          <w:sz w:val="22"/>
          <w:szCs w:val="22"/>
        </w:rPr>
        <w:t>etc</w:t>
      </w:r>
      <w:proofErr w:type="spellEnd"/>
      <w:r w:rsidR="005B54C0" w:rsidRPr="4863415E">
        <w:rPr>
          <w:sz w:val="22"/>
          <w:szCs w:val="22"/>
        </w:rPr>
        <w:t>)</w:t>
      </w:r>
      <w:r w:rsidR="009A10D0" w:rsidRPr="4863415E">
        <w:rPr>
          <w:sz w:val="22"/>
          <w:szCs w:val="22"/>
        </w:rPr>
        <w:t xml:space="preserve">, and </w:t>
      </w:r>
      <w:r w:rsidR="005B54C0" w:rsidRPr="4863415E">
        <w:rPr>
          <w:sz w:val="22"/>
          <w:szCs w:val="22"/>
        </w:rPr>
        <w:t>MEL needs.</w:t>
      </w:r>
    </w:p>
    <w:p w14:paraId="5C47395D" w14:textId="77777777" w:rsidR="00255C86" w:rsidRDefault="00255C86" w:rsidP="00255C86">
      <w:pPr>
        <w:pStyle w:val="Prrafodelista"/>
        <w:rPr>
          <w:i/>
          <w:iCs/>
          <w:sz w:val="22"/>
          <w:szCs w:val="22"/>
        </w:rPr>
      </w:pPr>
    </w:p>
    <w:p w14:paraId="57AFBBB6" w14:textId="77777777" w:rsidR="00F54F1E" w:rsidRPr="00F54F1E" w:rsidRDefault="00F54F1E" w:rsidP="00255C86">
      <w:pPr>
        <w:pStyle w:val="Prrafodelista"/>
        <w:rPr>
          <w:i/>
          <w:iCs/>
          <w:sz w:val="22"/>
          <w:szCs w:val="22"/>
        </w:rPr>
      </w:pPr>
    </w:p>
    <w:p w14:paraId="29F22D9C" w14:textId="7F8EDF05" w:rsidR="00DF2CB4" w:rsidRPr="00F54F1E" w:rsidRDefault="00DF2CB4" w:rsidP="00DF2CB4">
      <w:pPr>
        <w:rPr>
          <w:b/>
          <w:bCs/>
          <w:i/>
          <w:iCs/>
          <w:sz w:val="22"/>
          <w:szCs w:val="22"/>
          <w:u w:val="single"/>
        </w:rPr>
      </w:pPr>
      <w:r w:rsidRPr="00F54F1E">
        <w:rPr>
          <w:b/>
          <w:bCs/>
          <w:i/>
          <w:iCs/>
          <w:sz w:val="22"/>
          <w:szCs w:val="22"/>
          <w:u w:val="single"/>
        </w:rPr>
        <w:t>OTHER RELATED COSTS:</w:t>
      </w:r>
    </w:p>
    <w:p w14:paraId="240BC403" w14:textId="77777777" w:rsidR="00DF2CB4" w:rsidRPr="00F54F1E" w:rsidRDefault="00DF2CB4" w:rsidP="00DF2CB4">
      <w:pPr>
        <w:rPr>
          <w:i/>
          <w:iCs/>
          <w:sz w:val="22"/>
          <w:szCs w:val="22"/>
        </w:rPr>
      </w:pPr>
    </w:p>
    <w:p w14:paraId="2E262F89" w14:textId="40E17AFF" w:rsidR="00775D12" w:rsidRPr="00F54F1E" w:rsidRDefault="009A18A8" w:rsidP="00DF2CB4">
      <w:pPr>
        <w:pStyle w:val="Ttulo1"/>
        <w:numPr>
          <w:ilvl w:val="0"/>
          <w:numId w:val="6"/>
        </w:numPr>
        <w:jc w:val="both"/>
        <w:rPr>
          <w:sz w:val="22"/>
          <w:szCs w:val="22"/>
        </w:rPr>
      </w:pPr>
      <w:r w:rsidRPr="00F54F1E">
        <w:rPr>
          <w:sz w:val="22"/>
          <w:szCs w:val="22"/>
        </w:rPr>
        <w:t>De Minimis Rate:</w:t>
      </w:r>
      <w:r w:rsidR="00775D12" w:rsidRPr="00F54F1E">
        <w:rPr>
          <w:sz w:val="22"/>
          <w:szCs w:val="22"/>
        </w:rPr>
        <w:t xml:space="preserve"> </w:t>
      </w:r>
    </w:p>
    <w:p w14:paraId="09FA633B" w14:textId="77777777" w:rsidR="00775D12" w:rsidRPr="00F54F1E" w:rsidRDefault="00775D12" w:rsidP="00AA65D6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5292E732" w14:textId="5031400E" w:rsidR="00D53549" w:rsidRPr="00F54F1E" w:rsidRDefault="00D53549" w:rsidP="00D53549">
      <w:pPr>
        <w:rPr>
          <w:sz w:val="22"/>
          <w:szCs w:val="22"/>
        </w:rPr>
      </w:pPr>
      <w:r w:rsidRPr="00F54F1E">
        <w:rPr>
          <w:b/>
          <w:bCs/>
          <w:i/>
          <w:iCs/>
          <w:sz w:val="22"/>
          <w:szCs w:val="22"/>
        </w:rPr>
        <w:t xml:space="preserve">Total </w:t>
      </w:r>
      <w:r w:rsidR="00FF609C" w:rsidRPr="00F54F1E">
        <w:rPr>
          <w:b/>
          <w:bCs/>
          <w:i/>
          <w:iCs/>
          <w:sz w:val="22"/>
          <w:szCs w:val="22"/>
        </w:rPr>
        <w:t xml:space="preserve">USAID </w:t>
      </w:r>
      <w:commentRangeStart w:id="77"/>
      <w:commentRangeStart w:id="78"/>
      <w:r w:rsidR="00FF609C" w:rsidRPr="00F54F1E">
        <w:rPr>
          <w:b/>
          <w:bCs/>
          <w:i/>
          <w:iCs/>
          <w:sz w:val="22"/>
          <w:szCs w:val="22"/>
        </w:rPr>
        <w:t xml:space="preserve">amount decreased by </w:t>
      </w:r>
      <w:r w:rsidRPr="00F54F1E">
        <w:rPr>
          <w:b/>
          <w:bCs/>
          <w:i/>
          <w:iCs/>
          <w:sz w:val="22"/>
          <w:szCs w:val="22"/>
        </w:rPr>
        <w:t>USD $</w:t>
      </w:r>
      <w:r w:rsidR="007A0617" w:rsidRPr="00F54F1E">
        <w:rPr>
          <w:b/>
          <w:bCs/>
          <w:i/>
          <w:iCs/>
          <w:sz w:val="22"/>
          <w:szCs w:val="22"/>
        </w:rPr>
        <w:t>38,801</w:t>
      </w:r>
      <w:commentRangeEnd w:id="77"/>
      <w:r w:rsidR="00927272">
        <w:rPr>
          <w:rStyle w:val="Refdecomentario"/>
        </w:rPr>
        <w:commentReference w:id="77"/>
      </w:r>
      <w:commentRangeEnd w:id="78"/>
      <w:r w:rsidR="00EE3CBF">
        <w:rPr>
          <w:rStyle w:val="Refdecomentario"/>
        </w:rPr>
        <w:commentReference w:id="78"/>
      </w:r>
    </w:p>
    <w:p w14:paraId="68BC4F84" w14:textId="77777777" w:rsidR="00D53549" w:rsidRPr="00F54F1E" w:rsidRDefault="00D53549" w:rsidP="00D53549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4AD" w:rsidRPr="00F54F1E" w14:paraId="1B3E7550" w14:textId="77777777" w:rsidTr="00A95FB4">
        <w:tc>
          <w:tcPr>
            <w:tcW w:w="4674" w:type="dxa"/>
            <w:gridSpan w:val="2"/>
          </w:tcPr>
          <w:p w14:paraId="3AF12601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01CAF967" w14:textId="504BD253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676" w:type="dxa"/>
            <w:gridSpan w:val="2"/>
          </w:tcPr>
          <w:p w14:paraId="668297B0" w14:textId="77777777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2C88E824" w14:textId="3B021DC5" w:rsidR="002614AD" w:rsidRPr="00F54F1E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F54F1E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D53549" w:rsidRPr="00F54F1E" w14:paraId="6A2E058C" w14:textId="77777777" w:rsidTr="00A95FB4">
        <w:tc>
          <w:tcPr>
            <w:tcW w:w="2337" w:type="dxa"/>
          </w:tcPr>
          <w:p w14:paraId="4627356F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7" w:type="dxa"/>
          </w:tcPr>
          <w:p w14:paraId="6939C614" w14:textId="5DCAD5A8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4818F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</w:t>
            </w:r>
            <w:r w:rsidR="00A411D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64,601</w:t>
            </w:r>
          </w:p>
        </w:tc>
        <w:tc>
          <w:tcPr>
            <w:tcW w:w="2338" w:type="dxa"/>
          </w:tcPr>
          <w:p w14:paraId="6870D68A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Total amount:</w:t>
            </w: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2338" w:type="dxa"/>
          </w:tcPr>
          <w:p w14:paraId="4BE34DD7" w14:textId="51D1C5ED" w:rsidR="00D53549" w:rsidRPr="00F54F1E" w:rsidRDefault="00D53549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BB4963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555,242</w:t>
            </w:r>
          </w:p>
        </w:tc>
      </w:tr>
      <w:tr w:rsidR="00D53549" w:rsidRPr="00F54F1E" w14:paraId="03317615" w14:textId="77777777" w:rsidTr="00A95FB4">
        <w:tc>
          <w:tcPr>
            <w:tcW w:w="2337" w:type="dxa"/>
          </w:tcPr>
          <w:p w14:paraId="0297C0E7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7" w:type="dxa"/>
          </w:tcPr>
          <w:p w14:paraId="12D006C2" w14:textId="2667071E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4818FA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524,398</w:t>
            </w:r>
          </w:p>
        </w:tc>
        <w:tc>
          <w:tcPr>
            <w:tcW w:w="2338" w:type="dxa"/>
          </w:tcPr>
          <w:p w14:paraId="519FF3BB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JA/USAID:</w:t>
            </w:r>
          </w:p>
        </w:tc>
        <w:tc>
          <w:tcPr>
            <w:tcW w:w="2338" w:type="dxa"/>
          </w:tcPr>
          <w:p w14:paraId="005620B5" w14:textId="7A26EA9D" w:rsidR="00D53549" w:rsidRPr="00F54F1E" w:rsidRDefault="00D53549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BB4963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485,597</w:t>
            </w:r>
          </w:p>
        </w:tc>
      </w:tr>
      <w:tr w:rsidR="00D53549" w:rsidRPr="00F54F1E" w14:paraId="2733E2D8" w14:textId="77777777" w:rsidTr="00A95FB4">
        <w:tc>
          <w:tcPr>
            <w:tcW w:w="2337" w:type="dxa"/>
          </w:tcPr>
          <w:p w14:paraId="1B8BAB32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7" w:type="dxa"/>
          </w:tcPr>
          <w:p w14:paraId="58335B6B" w14:textId="62C3BFC3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A411DB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40,203</w:t>
            </w:r>
          </w:p>
        </w:tc>
        <w:tc>
          <w:tcPr>
            <w:tcW w:w="2338" w:type="dxa"/>
          </w:tcPr>
          <w:p w14:paraId="4546EFA6" w14:textId="77777777" w:rsidR="00D53549" w:rsidRPr="00F54F1E" w:rsidRDefault="00D53549" w:rsidP="00A95FB4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JA/Leverage:</w:t>
            </w:r>
          </w:p>
        </w:tc>
        <w:tc>
          <w:tcPr>
            <w:tcW w:w="2338" w:type="dxa"/>
          </w:tcPr>
          <w:p w14:paraId="4D64984F" w14:textId="37350D98" w:rsidR="00D53549" w:rsidRPr="00F54F1E" w:rsidRDefault="00D53549" w:rsidP="00A95FB4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BB4963" w:rsidRPr="00F54F1E">
              <w:rPr>
                <w:rFonts w:ascii="Times New Roman" w:hAnsi="Times New Roman"/>
                <w:i/>
                <w:iCs/>
                <w:sz w:val="22"/>
                <w:szCs w:val="22"/>
              </w:rPr>
              <w:t>69,645</w:t>
            </w:r>
          </w:p>
        </w:tc>
      </w:tr>
    </w:tbl>
    <w:p w14:paraId="040518BE" w14:textId="77777777" w:rsidR="00D53549" w:rsidRPr="00F54F1E" w:rsidRDefault="00D53549" w:rsidP="00AA65D6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1CBB124D" w14:textId="6F14D439" w:rsidR="00EE1B85" w:rsidRPr="00F54F1E" w:rsidRDefault="00D37E98" w:rsidP="00AA65D6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sz w:val="22"/>
          <w:szCs w:val="22"/>
        </w:rPr>
        <w:t>This decrease is due to the reduction in the total ceiling.</w:t>
      </w:r>
    </w:p>
    <w:p w14:paraId="24E05B8E" w14:textId="77777777" w:rsidR="00EE1B85" w:rsidRPr="00F54F1E" w:rsidRDefault="00EE1B85" w:rsidP="00EE1B85">
      <w:pPr>
        <w:pStyle w:val="Prrafodelista"/>
        <w:widowControl w:val="0"/>
        <w:tabs>
          <w:tab w:val="left" w:pos="360"/>
        </w:tabs>
        <w:jc w:val="both"/>
        <w:rPr>
          <w:i/>
          <w:iCs/>
          <w:sz w:val="22"/>
          <w:szCs w:val="22"/>
        </w:rPr>
      </w:pPr>
    </w:p>
    <w:p w14:paraId="3E2DC43E" w14:textId="4830AD30" w:rsidR="00146A46" w:rsidRPr="00F54F1E" w:rsidRDefault="001A4CA9" w:rsidP="00AA65D6">
      <w:pPr>
        <w:pStyle w:val="Prrafodelista"/>
        <w:widowControl w:val="0"/>
        <w:numPr>
          <w:ilvl w:val="0"/>
          <w:numId w:val="3"/>
        </w:numPr>
        <w:tabs>
          <w:tab w:val="left" w:pos="360"/>
        </w:tabs>
        <w:jc w:val="both"/>
        <w:rPr>
          <w:i/>
          <w:iCs/>
          <w:sz w:val="22"/>
          <w:szCs w:val="22"/>
        </w:rPr>
      </w:pPr>
      <w:r w:rsidRPr="4863415E">
        <w:rPr>
          <w:rStyle w:val="normaltextrun"/>
          <w:sz w:val="22"/>
          <w:szCs w:val="22"/>
        </w:rPr>
        <w:t xml:space="preserve">Initial </w:t>
      </w:r>
      <w:r w:rsidR="005521DE" w:rsidRPr="4863415E">
        <w:rPr>
          <w:rStyle w:val="normaltextrun"/>
          <w:sz w:val="22"/>
          <w:szCs w:val="22"/>
        </w:rPr>
        <w:t xml:space="preserve">budget </w:t>
      </w:r>
      <w:r w:rsidR="00B529C6" w:rsidRPr="4863415E">
        <w:rPr>
          <w:rStyle w:val="normaltextrun"/>
          <w:sz w:val="22"/>
          <w:szCs w:val="22"/>
        </w:rPr>
        <w:t>include</w:t>
      </w:r>
      <w:r w:rsidRPr="4863415E">
        <w:rPr>
          <w:rStyle w:val="normaltextrun"/>
          <w:sz w:val="22"/>
          <w:szCs w:val="22"/>
        </w:rPr>
        <w:t xml:space="preserve">d a </w:t>
      </w:r>
      <w:r w:rsidR="005028D4" w:rsidRPr="4863415E">
        <w:rPr>
          <w:rStyle w:val="normaltextrun"/>
          <w:sz w:val="22"/>
          <w:szCs w:val="22"/>
        </w:rPr>
        <w:t xml:space="preserve">negotiated Minimis Rate by 10%. </w:t>
      </w:r>
      <w:r w:rsidR="00146A46" w:rsidRPr="4863415E">
        <w:rPr>
          <w:sz w:val="22"/>
          <w:szCs w:val="22"/>
        </w:rPr>
        <w:t xml:space="preserve">Indirect Costs </w:t>
      </w:r>
      <w:r w:rsidR="002E7AAA" w:rsidRPr="4863415E">
        <w:rPr>
          <w:sz w:val="22"/>
          <w:szCs w:val="22"/>
        </w:rPr>
        <w:t>will be</w:t>
      </w:r>
      <w:r w:rsidR="00146A46" w:rsidRPr="4863415E">
        <w:rPr>
          <w:sz w:val="22"/>
          <w:szCs w:val="22"/>
        </w:rPr>
        <w:t xml:space="preserve"> applied </w:t>
      </w:r>
      <w:r w:rsidR="0063083A" w:rsidRPr="4863415E">
        <w:rPr>
          <w:sz w:val="22"/>
          <w:szCs w:val="22"/>
        </w:rPr>
        <w:t>u</w:t>
      </w:r>
      <w:r w:rsidR="0055251F" w:rsidRPr="4863415E">
        <w:rPr>
          <w:sz w:val="22"/>
          <w:szCs w:val="22"/>
        </w:rPr>
        <w:t xml:space="preserve">pon budget realignment approval </w:t>
      </w:r>
      <w:r w:rsidR="00146A46" w:rsidRPr="4863415E">
        <w:rPr>
          <w:sz w:val="22"/>
          <w:szCs w:val="22"/>
        </w:rPr>
        <w:t xml:space="preserve">at </w:t>
      </w:r>
      <w:r w:rsidR="005028D4" w:rsidRPr="4863415E">
        <w:rPr>
          <w:sz w:val="22"/>
          <w:szCs w:val="22"/>
        </w:rPr>
        <w:t xml:space="preserve">the same </w:t>
      </w:r>
      <w:r w:rsidR="00146A46" w:rsidRPr="4863415E">
        <w:rPr>
          <w:sz w:val="22"/>
          <w:szCs w:val="22"/>
        </w:rPr>
        <w:t>rate</w:t>
      </w:r>
      <w:r w:rsidR="00E87A6C" w:rsidRPr="4863415E">
        <w:rPr>
          <w:sz w:val="22"/>
          <w:szCs w:val="22"/>
        </w:rPr>
        <w:t>.</w:t>
      </w:r>
      <w:r w:rsidR="00146A46" w:rsidRPr="4863415E">
        <w:rPr>
          <w:rStyle w:val="normaltextrun"/>
          <w:sz w:val="22"/>
          <w:szCs w:val="22"/>
        </w:rPr>
        <w:t xml:space="preserve"> </w:t>
      </w:r>
      <w:r w:rsidR="00146A46" w:rsidRPr="4863415E">
        <w:rPr>
          <w:sz w:val="22"/>
          <w:szCs w:val="22"/>
        </w:rPr>
        <w:t xml:space="preserve">A summary of these charges </w:t>
      </w:r>
      <w:r w:rsidR="005521DE" w:rsidRPr="4863415E">
        <w:rPr>
          <w:sz w:val="22"/>
          <w:szCs w:val="22"/>
        </w:rPr>
        <w:t xml:space="preserve">as </w:t>
      </w:r>
      <w:r w:rsidR="00146A46" w:rsidRPr="4863415E">
        <w:rPr>
          <w:sz w:val="22"/>
          <w:szCs w:val="22"/>
        </w:rPr>
        <w:t>follows:</w:t>
      </w:r>
    </w:p>
    <w:p w14:paraId="7D70AA61" w14:textId="77777777" w:rsidR="00961B36" w:rsidRPr="00F54F1E" w:rsidRDefault="00961B36" w:rsidP="00AA65D6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tbl>
      <w:tblPr>
        <w:tblW w:w="953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10"/>
        <w:gridCol w:w="1092"/>
        <w:gridCol w:w="1093"/>
        <w:gridCol w:w="1093"/>
        <w:gridCol w:w="1093"/>
        <w:gridCol w:w="1093"/>
        <w:gridCol w:w="1093"/>
        <w:gridCol w:w="1264"/>
      </w:tblGrid>
      <w:tr w:rsidR="00696881" w:rsidRPr="00F54F1E" w14:paraId="6A9CA4D1" w14:textId="77777777" w:rsidTr="00FF77E1">
        <w:trPr>
          <w:trHeight w:val="352"/>
          <w:tblHeader/>
        </w:trPr>
        <w:tc>
          <w:tcPr>
            <w:tcW w:w="1710" w:type="dxa"/>
            <w:shd w:val="clear" w:color="auto" w:fill="auto"/>
            <w:vAlign w:val="center"/>
          </w:tcPr>
          <w:p w14:paraId="58E30739" w14:textId="77777777" w:rsidR="00696881" w:rsidRPr="00F54F1E" w:rsidRDefault="00696881" w:rsidP="00AA65D6">
            <w:pPr>
              <w:widowControl w:val="0"/>
              <w:tabs>
                <w:tab w:val="left" w:pos="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6557" w:type="dxa"/>
            <w:gridSpan w:val="6"/>
            <w:shd w:val="clear" w:color="auto" w:fill="auto"/>
            <w:noWrap/>
            <w:vAlign w:val="center"/>
          </w:tcPr>
          <w:p w14:paraId="111E5D7F" w14:textId="2BAAB0DB" w:rsidR="00696881" w:rsidRPr="00F54F1E" w:rsidRDefault="00696881" w:rsidP="00C13881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Year</w:t>
            </w:r>
            <w:r w:rsidRPr="00F54F1E">
              <w:rPr>
                <w:rStyle w:val="Refdenotaalpie"/>
                <w:sz w:val="22"/>
                <w:szCs w:val="22"/>
                <w:u w:val="single"/>
              </w:rPr>
              <w:footnoteReference w:id="4"/>
            </w:r>
          </w:p>
        </w:tc>
        <w:tc>
          <w:tcPr>
            <w:tcW w:w="1264" w:type="dxa"/>
            <w:vAlign w:val="center"/>
          </w:tcPr>
          <w:p w14:paraId="54F5892F" w14:textId="77777777" w:rsidR="00696881" w:rsidRPr="00F54F1E" w:rsidRDefault="00696881" w:rsidP="00AA65D6">
            <w:pPr>
              <w:widowControl w:val="0"/>
              <w:tabs>
                <w:tab w:val="left" w:pos="360"/>
              </w:tabs>
              <w:jc w:val="both"/>
              <w:rPr>
                <w:sz w:val="22"/>
                <w:szCs w:val="22"/>
                <w:u w:val="single"/>
              </w:rPr>
            </w:pPr>
          </w:p>
        </w:tc>
      </w:tr>
      <w:tr w:rsidR="00990098" w:rsidRPr="00F54F1E" w14:paraId="5AEE872A" w14:textId="4B2CE9AC" w:rsidTr="0072113F">
        <w:trPr>
          <w:trHeight w:val="352"/>
          <w:tblHeader/>
        </w:trPr>
        <w:tc>
          <w:tcPr>
            <w:tcW w:w="1710" w:type="dxa"/>
            <w:shd w:val="clear" w:color="auto" w:fill="auto"/>
            <w:vAlign w:val="center"/>
          </w:tcPr>
          <w:p w14:paraId="13CA51D4" w14:textId="1D704E91" w:rsidR="00990098" w:rsidRPr="00F54F1E" w:rsidRDefault="00E87A6C" w:rsidP="00AA65D6">
            <w:pPr>
              <w:widowControl w:val="0"/>
              <w:tabs>
                <w:tab w:val="left" w:pos="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  <w:r w:rsidRPr="00F54F1E">
              <w:rPr>
                <w:b/>
                <w:bCs/>
                <w:sz w:val="22"/>
                <w:szCs w:val="22"/>
                <w:u w:val="single"/>
              </w:rPr>
              <w:t>800-</w:t>
            </w:r>
            <w:r w:rsidR="00D37E98" w:rsidRPr="00F54F1E">
              <w:rPr>
                <w:b/>
                <w:bCs/>
                <w:sz w:val="22"/>
                <w:szCs w:val="22"/>
                <w:u w:val="single"/>
              </w:rPr>
              <w:t>Parque Explora</w:t>
            </w:r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10E1C884" w14:textId="77777777" w:rsidR="00C13881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</w:t>
            </w:r>
            <w:r w:rsidR="00990098" w:rsidRPr="00F54F1E">
              <w:rPr>
                <w:sz w:val="22"/>
                <w:szCs w:val="22"/>
                <w:u w:val="single"/>
              </w:rPr>
              <w:t>1</w:t>
            </w:r>
          </w:p>
          <w:p w14:paraId="53B1FE84" w14:textId="4946F4C4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34924239" w14:textId="77777777" w:rsidR="00990098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Y2</w:t>
            </w:r>
          </w:p>
          <w:p w14:paraId="6E7DF93F" w14:textId="73F6193F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2B278C9E" w14:textId="77777777" w:rsidR="00990098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Y3</w:t>
            </w:r>
          </w:p>
          <w:p w14:paraId="71CFEA48" w14:textId="5254D5BF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54099CF2" w14:textId="77777777" w:rsidR="00990098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</w:t>
            </w:r>
            <w:r w:rsidR="00990098" w:rsidRPr="00F54F1E">
              <w:rPr>
                <w:sz w:val="22"/>
                <w:szCs w:val="22"/>
                <w:u w:val="single"/>
              </w:rPr>
              <w:t>4</w:t>
            </w:r>
          </w:p>
          <w:p w14:paraId="505BCADC" w14:textId="3FC699F2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vAlign w:val="center"/>
          </w:tcPr>
          <w:p w14:paraId="1E1B9455" w14:textId="77777777" w:rsidR="00990098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</w:t>
            </w:r>
            <w:r w:rsidR="00990098" w:rsidRPr="00F54F1E">
              <w:rPr>
                <w:sz w:val="22"/>
                <w:szCs w:val="22"/>
                <w:u w:val="single"/>
              </w:rPr>
              <w:t>5</w:t>
            </w:r>
          </w:p>
          <w:p w14:paraId="6C8239C1" w14:textId="57AED524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vAlign w:val="center"/>
          </w:tcPr>
          <w:p w14:paraId="7EFD6FD9" w14:textId="77777777" w:rsidR="00990098" w:rsidRPr="00F54F1E" w:rsidRDefault="00E87A6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</w:t>
            </w:r>
            <w:r w:rsidR="00990098" w:rsidRPr="00F54F1E">
              <w:rPr>
                <w:sz w:val="22"/>
                <w:szCs w:val="22"/>
                <w:u w:val="single"/>
              </w:rPr>
              <w:t>6</w:t>
            </w:r>
          </w:p>
          <w:p w14:paraId="7CDD3D12" w14:textId="68ABB0DD" w:rsidR="0078654C" w:rsidRPr="00F54F1E" w:rsidRDefault="0078654C" w:rsidP="0072113F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264" w:type="dxa"/>
            <w:vAlign w:val="center"/>
          </w:tcPr>
          <w:p w14:paraId="0FDB8813" w14:textId="77777777" w:rsidR="00990098" w:rsidRPr="00F54F1E" w:rsidRDefault="001D21F5" w:rsidP="0078654C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TOTAL</w:t>
            </w:r>
          </w:p>
          <w:p w14:paraId="55949E10" w14:textId="59E0D25D" w:rsidR="0078654C" w:rsidRPr="00F54F1E" w:rsidRDefault="0078654C" w:rsidP="0078654C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</w:tr>
      <w:tr w:rsidR="00990098" w:rsidRPr="00F54F1E" w14:paraId="750726A0" w14:textId="4F4148F3" w:rsidTr="0072113F">
        <w:trPr>
          <w:trHeight w:val="352"/>
        </w:trPr>
        <w:tc>
          <w:tcPr>
            <w:tcW w:w="1710" w:type="dxa"/>
            <w:shd w:val="clear" w:color="auto" w:fill="auto"/>
            <w:vAlign w:val="center"/>
          </w:tcPr>
          <w:p w14:paraId="0BC43F63" w14:textId="1237A63B" w:rsidR="00990098" w:rsidRPr="00F54F1E" w:rsidRDefault="00990098" w:rsidP="00C6702D">
            <w:pPr>
              <w:widowControl w:val="0"/>
              <w:tabs>
                <w:tab w:val="left" w:pos="360"/>
              </w:tabs>
              <w:rPr>
                <w:bCs/>
                <w:sz w:val="22"/>
                <w:szCs w:val="22"/>
              </w:rPr>
            </w:pPr>
            <w:r w:rsidRPr="00F54F1E">
              <w:rPr>
                <w:bCs/>
                <w:i/>
                <w:sz w:val="22"/>
                <w:szCs w:val="22"/>
              </w:rPr>
              <w:t>(</w:t>
            </w:r>
            <w:r w:rsidR="00E87A6C" w:rsidRPr="00F54F1E">
              <w:rPr>
                <w:bCs/>
                <w:i/>
                <w:sz w:val="22"/>
                <w:szCs w:val="22"/>
              </w:rPr>
              <w:t>10</w:t>
            </w:r>
            <w:r w:rsidRPr="00F54F1E">
              <w:rPr>
                <w:bCs/>
                <w:i/>
                <w:sz w:val="22"/>
                <w:szCs w:val="22"/>
              </w:rPr>
              <w:t xml:space="preserve">% De Minimis Rate) </w:t>
            </w:r>
            <w:r w:rsidR="00E87A6C" w:rsidRPr="00F54F1E">
              <w:rPr>
                <w:bCs/>
                <w:i/>
                <w:sz w:val="22"/>
                <w:szCs w:val="22"/>
              </w:rPr>
              <w:t>–</w:t>
            </w:r>
            <w:r w:rsidRPr="00F54F1E">
              <w:rPr>
                <w:bCs/>
                <w:i/>
                <w:sz w:val="22"/>
                <w:szCs w:val="22"/>
              </w:rPr>
              <w:t xml:space="preserve"> USAID</w:t>
            </w:r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02C06660" w14:textId="130F80D1" w:rsidR="00990098" w:rsidRPr="00F54F1E" w:rsidRDefault="0078654C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581AA7" w:rsidRPr="00F54F1E">
              <w:rPr>
                <w:sz w:val="22"/>
                <w:szCs w:val="22"/>
              </w:rPr>
              <w:t>16,897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2A242733" w14:textId="0F9FA345" w:rsidR="00990098" w:rsidRPr="00F54F1E" w:rsidRDefault="00F428CA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$1</w:t>
            </w:r>
            <w:r w:rsidR="00581AA7" w:rsidRPr="00F54F1E">
              <w:rPr>
                <w:sz w:val="22"/>
                <w:szCs w:val="22"/>
              </w:rPr>
              <w:t>51,905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48009D74" w14:textId="11210B40" w:rsidR="00990098" w:rsidRPr="00F54F1E" w:rsidRDefault="00F428CA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581AA7" w:rsidRPr="00F54F1E">
              <w:rPr>
                <w:sz w:val="22"/>
                <w:szCs w:val="22"/>
              </w:rPr>
              <w:t>83,619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5AA55863" w14:textId="12BB7371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343611" w:rsidRPr="00F54F1E">
              <w:rPr>
                <w:rStyle w:val="normaltextrun"/>
                <w:sz w:val="22"/>
                <w:szCs w:val="22"/>
              </w:rPr>
              <w:t>89,330</w:t>
            </w:r>
          </w:p>
        </w:tc>
        <w:tc>
          <w:tcPr>
            <w:tcW w:w="1093" w:type="dxa"/>
            <w:vAlign w:val="center"/>
          </w:tcPr>
          <w:p w14:paraId="143CA15D" w14:textId="47F7738A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343611" w:rsidRPr="00F54F1E">
              <w:rPr>
                <w:sz w:val="22"/>
                <w:szCs w:val="22"/>
              </w:rPr>
              <w:t>94,478</w:t>
            </w:r>
          </w:p>
        </w:tc>
        <w:tc>
          <w:tcPr>
            <w:tcW w:w="1093" w:type="dxa"/>
            <w:vAlign w:val="center"/>
          </w:tcPr>
          <w:p w14:paraId="42B71226" w14:textId="35249FCB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755F1A" w:rsidRPr="00F54F1E">
              <w:rPr>
                <w:sz w:val="22"/>
                <w:szCs w:val="22"/>
              </w:rPr>
              <w:t>49,368</w:t>
            </w:r>
          </w:p>
        </w:tc>
        <w:tc>
          <w:tcPr>
            <w:tcW w:w="1264" w:type="dxa"/>
            <w:vAlign w:val="center"/>
          </w:tcPr>
          <w:p w14:paraId="34B94514" w14:textId="77777777" w:rsidR="005B1E33" w:rsidRPr="00F54F1E" w:rsidRDefault="005B1E33" w:rsidP="005B1E33">
            <w:pPr>
              <w:widowControl w:val="0"/>
              <w:tabs>
                <w:tab w:val="left" w:pos="360"/>
              </w:tabs>
              <w:jc w:val="both"/>
              <w:rPr>
                <w:sz w:val="22"/>
                <w:szCs w:val="22"/>
              </w:rPr>
            </w:pPr>
          </w:p>
          <w:p w14:paraId="6D6ED495" w14:textId="1CAE7A5A" w:rsidR="005B1E33" w:rsidRPr="00F54F1E" w:rsidRDefault="005B1E33" w:rsidP="00A37C42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755F1A" w:rsidRPr="00F54F1E">
              <w:rPr>
                <w:sz w:val="22"/>
                <w:szCs w:val="22"/>
              </w:rPr>
              <w:t>485,597</w:t>
            </w:r>
          </w:p>
          <w:p w14:paraId="7B1FB81A" w14:textId="2EC0D4F1" w:rsidR="005B1E33" w:rsidRPr="00F54F1E" w:rsidRDefault="005B1E33" w:rsidP="005B1E33">
            <w:pPr>
              <w:widowControl w:val="0"/>
              <w:tabs>
                <w:tab w:val="left" w:pos="360"/>
              </w:tabs>
              <w:jc w:val="both"/>
              <w:rPr>
                <w:sz w:val="22"/>
                <w:szCs w:val="22"/>
              </w:rPr>
            </w:pPr>
          </w:p>
        </w:tc>
      </w:tr>
      <w:tr w:rsidR="00990098" w:rsidRPr="00F54F1E" w14:paraId="3E2DCDC1" w14:textId="0153EA4B" w:rsidTr="0072113F">
        <w:trPr>
          <w:trHeight w:val="352"/>
        </w:trPr>
        <w:tc>
          <w:tcPr>
            <w:tcW w:w="1710" w:type="dxa"/>
            <w:shd w:val="clear" w:color="auto" w:fill="auto"/>
            <w:vAlign w:val="center"/>
          </w:tcPr>
          <w:p w14:paraId="219FA1B7" w14:textId="77777777" w:rsidR="00770255" w:rsidRPr="00F54F1E" w:rsidRDefault="00770255" w:rsidP="00C6702D">
            <w:pPr>
              <w:widowControl w:val="0"/>
              <w:tabs>
                <w:tab w:val="left" w:pos="360"/>
              </w:tabs>
              <w:rPr>
                <w:rStyle w:val="normaltextrun"/>
                <w:i/>
                <w:sz w:val="22"/>
                <w:szCs w:val="22"/>
                <w:lang w:val="es-CR"/>
              </w:rPr>
            </w:pPr>
          </w:p>
          <w:p w14:paraId="2E61D105" w14:textId="0C89E840" w:rsidR="00990098" w:rsidRPr="00F54F1E" w:rsidRDefault="00990098" w:rsidP="00C6702D">
            <w:pPr>
              <w:widowControl w:val="0"/>
              <w:tabs>
                <w:tab w:val="left" w:pos="360"/>
              </w:tabs>
              <w:rPr>
                <w:rStyle w:val="normaltextrun"/>
                <w:i/>
                <w:sz w:val="22"/>
                <w:szCs w:val="22"/>
                <w:lang w:val="es-CR"/>
              </w:rPr>
            </w:pPr>
            <w:r w:rsidRPr="00F54F1E">
              <w:rPr>
                <w:rStyle w:val="normaltextrun"/>
                <w:i/>
                <w:sz w:val="22"/>
                <w:szCs w:val="22"/>
                <w:lang w:val="es-CR"/>
              </w:rPr>
              <w:t>(</w:t>
            </w:r>
            <w:r w:rsidR="00770255" w:rsidRPr="00F54F1E">
              <w:rPr>
                <w:rStyle w:val="normaltextrun"/>
                <w:i/>
                <w:sz w:val="22"/>
                <w:szCs w:val="22"/>
                <w:lang w:val="es-CR"/>
              </w:rPr>
              <w:t>10</w:t>
            </w:r>
            <w:r w:rsidRPr="00F54F1E">
              <w:rPr>
                <w:rStyle w:val="normaltextrun"/>
                <w:i/>
                <w:sz w:val="22"/>
                <w:szCs w:val="22"/>
                <w:lang w:val="es-CR"/>
              </w:rPr>
              <w:t>% De Minimis)</w:t>
            </w:r>
            <w:r w:rsidRPr="00F54F1E">
              <w:rPr>
                <w:rStyle w:val="eop"/>
                <w:i/>
                <w:sz w:val="22"/>
                <w:szCs w:val="22"/>
                <w:lang w:val="es-CR"/>
              </w:rPr>
              <w:t xml:space="preserve"> – </w:t>
            </w:r>
            <w:proofErr w:type="spellStart"/>
            <w:r w:rsidRPr="00F54F1E">
              <w:rPr>
                <w:rStyle w:val="eop"/>
                <w:i/>
                <w:sz w:val="22"/>
                <w:szCs w:val="22"/>
                <w:lang w:val="es-CR"/>
              </w:rPr>
              <w:t>Leverage</w:t>
            </w:r>
            <w:proofErr w:type="spellEnd"/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799C8142" w14:textId="5D61289C" w:rsidR="00990098" w:rsidRPr="00F54F1E" w:rsidRDefault="0078654C" w:rsidP="0078654C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$0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0417B605" w14:textId="722D7811" w:rsidR="00990098" w:rsidRPr="00F54F1E" w:rsidRDefault="00F428CA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581AA7" w:rsidRPr="00F54F1E">
              <w:rPr>
                <w:sz w:val="22"/>
                <w:szCs w:val="22"/>
              </w:rPr>
              <w:t>7,712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1CAE86CE" w14:textId="7A5A3308" w:rsidR="00990098" w:rsidRPr="00F54F1E" w:rsidRDefault="00F428CA" w:rsidP="0078654C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343611" w:rsidRPr="00F54F1E">
              <w:rPr>
                <w:rStyle w:val="normaltextrun"/>
                <w:sz w:val="22"/>
                <w:szCs w:val="22"/>
              </w:rPr>
              <w:t>14,455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6E764E05" w14:textId="158EC41D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343611" w:rsidRPr="00F54F1E">
              <w:rPr>
                <w:rStyle w:val="normaltextrun"/>
                <w:sz w:val="22"/>
                <w:szCs w:val="22"/>
              </w:rPr>
              <w:t>18,258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4B9C1711" w14:textId="320336EF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FC65B2" w:rsidRPr="00F54F1E">
              <w:rPr>
                <w:rStyle w:val="normaltextrun"/>
                <w:sz w:val="22"/>
                <w:szCs w:val="22"/>
              </w:rPr>
              <w:t>1</w:t>
            </w:r>
            <w:r w:rsidR="00755F1A" w:rsidRPr="00F54F1E">
              <w:rPr>
                <w:rStyle w:val="normaltextrun"/>
                <w:sz w:val="22"/>
                <w:szCs w:val="22"/>
              </w:rPr>
              <w:t>9,396</w:t>
            </w:r>
          </w:p>
        </w:tc>
        <w:tc>
          <w:tcPr>
            <w:tcW w:w="1093" w:type="dxa"/>
            <w:vAlign w:val="center"/>
          </w:tcPr>
          <w:p w14:paraId="556394A7" w14:textId="2BD08FC2" w:rsidR="00990098" w:rsidRPr="00F54F1E" w:rsidRDefault="00FE4B18" w:rsidP="0078654C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755F1A" w:rsidRPr="00F54F1E">
              <w:rPr>
                <w:sz w:val="22"/>
                <w:szCs w:val="22"/>
              </w:rPr>
              <w:t>9,825</w:t>
            </w:r>
          </w:p>
        </w:tc>
        <w:tc>
          <w:tcPr>
            <w:tcW w:w="1264" w:type="dxa"/>
            <w:vAlign w:val="center"/>
          </w:tcPr>
          <w:p w14:paraId="7987779F" w14:textId="75C51A08" w:rsidR="005B1E33" w:rsidRPr="00F54F1E" w:rsidRDefault="005B1E33" w:rsidP="001A0897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  <w:lang w:val="es-CR"/>
              </w:rPr>
            </w:pPr>
            <w:r w:rsidRPr="00F54F1E">
              <w:rPr>
                <w:rStyle w:val="normaltextrun"/>
                <w:sz w:val="22"/>
                <w:szCs w:val="22"/>
                <w:lang w:val="es-CR"/>
              </w:rPr>
              <w:t>$</w:t>
            </w:r>
            <w:r w:rsidR="00755F1A" w:rsidRPr="00F54F1E">
              <w:rPr>
                <w:rStyle w:val="normaltextrun"/>
                <w:sz w:val="22"/>
                <w:szCs w:val="22"/>
                <w:lang w:val="es-CR"/>
              </w:rPr>
              <w:t>69,645</w:t>
            </w:r>
          </w:p>
        </w:tc>
      </w:tr>
    </w:tbl>
    <w:p w14:paraId="082113AF" w14:textId="7E3B3223" w:rsidR="005506A9" w:rsidRPr="00F54F1E" w:rsidRDefault="005506A9" w:rsidP="009B1E17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39C67F4A" w14:textId="5AA0F893" w:rsidR="00E4443A" w:rsidRPr="00F54F1E" w:rsidRDefault="00DF2CB4" w:rsidP="00DF2CB4">
      <w:pPr>
        <w:pStyle w:val="Prrafodelista"/>
        <w:widowControl w:val="0"/>
        <w:numPr>
          <w:ilvl w:val="0"/>
          <w:numId w:val="6"/>
        </w:numPr>
        <w:tabs>
          <w:tab w:val="left" w:pos="360"/>
        </w:tabs>
        <w:jc w:val="both"/>
        <w:rPr>
          <w:b/>
          <w:bCs/>
          <w:sz w:val="22"/>
          <w:szCs w:val="22"/>
        </w:rPr>
      </w:pPr>
      <w:r w:rsidRPr="00F54F1E">
        <w:rPr>
          <w:b/>
          <w:bCs/>
          <w:sz w:val="22"/>
          <w:szCs w:val="22"/>
        </w:rPr>
        <w:t>Leverage</w:t>
      </w:r>
      <w:r w:rsidR="007E4AF5" w:rsidRPr="00F54F1E">
        <w:rPr>
          <w:b/>
          <w:bCs/>
          <w:sz w:val="22"/>
          <w:szCs w:val="22"/>
        </w:rPr>
        <w:t xml:space="preserve"> per year</w:t>
      </w:r>
      <w:r w:rsidR="005860AA" w:rsidRPr="00F54F1E">
        <w:rPr>
          <w:b/>
          <w:bCs/>
          <w:sz w:val="22"/>
          <w:szCs w:val="22"/>
        </w:rPr>
        <w:t xml:space="preserve"> (without De Minimis Rate)</w:t>
      </w:r>
    </w:p>
    <w:p w14:paraId="112BED9E" w14:textId="77777777" w:rsidR="00DF2CB4" w:rsidRPr="00F54F1E" w:rsidRDefault="00DF2CB4" w:rsidP="00DF2CB4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tbl>
      <w:tblPr>
        <w:tblW w:w="953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10"/>
        <w:gridCol w:w="1092"/>
        <w:gridCol w:w="1093"/>
        <w:gridCol w:w="1093"/>
        <w:gridCol w:w="1093"/>
        <w:gridCol w:w="1093"/>
        <w:gridCol w:w="1093"/>
        <w:gridCol w:w="1264"/>
      </w:tblGrid>
      <w:tr w:rsidR="00DF2CB4" w:rsidRPr="00F54F1E" w14:paraId="117C3E11" w14:textId="77777777" w:rsidTr="00A95FB4">
        <w:trPr>
          <w:trHeight w:val="352"/>
          <w:tblHeader/>
        </w:trPr>
        <w:tc>
          <w:tcPr>
            <w:tcW w:w="1710" w:type="dxa"/>
            <w:shd w:val="clear" w:color="auto" w:fill="auto"/>
            <w:vAlign w:val="center"/>
          </w:tcPr>
          <w:p w14:paraId="27ACA24B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24DAE6BF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Year</w:t>
            </w:r>
            <w:r w:rsidRPr="00F54F1E">
              <w:rPr>
                <w:rStyle w:val="Refdenotaalpie"/>
                <w:sz w:val="22"/>
                <w:szCs w:val="22"/>
                <w:u w:val="single"/>
              </w:rPr>
              <w:footnoteReference w:id="5"/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7CD2FC82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14:paraId="452E003C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14:paraId="10CBE520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14:paraId="7921C29B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14:paraId="1F33A72D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</w:p>
        </w:tc>
        <w:tc>
          <w:tcPr>
            <w:tcW w:w="1264" w:type="dxa"/>
            <w:vAlign w:val="center"/>
          </w:tcPr>
          <w:p w14:paraId="1BA12E5C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both"/>
              <w:rPr>
                <w:sz w:val="22"/>
                <w:szCs w:val="22"/>
                <w:u w:val="single"/>
              </w:rPr>
            </w:pPr>
          </w:p>
        </w:tc>
      </w:tr>
      <w:tr w:rsidR="00DF2CB4" w:rsidRPr="00F54F1E" w14:paraId="5FE74833" w14:textId="77777777" w:rsidTr="00A95FB4">
        <w:trPr>
          <w:trHeight w:val="352"/>
          <w:tblHeader/>
        </w:trPr>
        <w:tc>
          <w:tcPr>
            <w:tcW w:w="1710" w:type="dxa"/>
            <w:shd w:val="clear" w:color="auto" w:fill="auto"/>
            <w:vAlign w:val="center"/>
          </w:tcPr>
          <w:p w14:paraId="6665BFF4" w14:textId="1E519255" w:rsidR="00DF2CB4" w:rsidRPr="00F54F1E" w:rsidRDefault="00DF2CB4" w:rsidP="00A95FB4">
            <w:pPr>
              <w:widowControl w:val="0"/>
              <w:tabs>
                <w:tab w:val="left" w:pos="360"/>
              </w:tabs>
              <w:jc w:val="both"/>
              <w:rPr>
                <w:b/>
                <w:bCs/>
                <w:sz w:val="22"/>
                <w:szCs w:val="22"/>
                <w:u w:val="single"/>
              </w:rPr>
            </w:pPr>
            <w:r w:rsidRPr="00F54F1E">
              <w:rPr>
                <w:b/>
                <w:bCs/>
                <w:sz w:val="22"/>
                <w:szCs w:val="22"/>
                <w:u w:val="single"/>
              </w:rPr>
              <w:t>800-</w:t>
            </w:r>
            <w:r w:rsidR="00755F1A" w:rsidRPr="00F54F1E">
              <w:rPr>
                <w:b/>
                <w:bCs/>
                <w:sz w:val="22"/>
                <w:szCs w:val="22"/>
                <w:u w:val="single"/>
              </w:rPr>
              <w:t>Parque Explora</w:t>
            </w:r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6881F32B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Y1</w:t>
            </w:r>
          </w:p>
          <w:p w14:paraId="5C5A984E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1A91C074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Y2</w:t>
            </w:r>
          </w:p>
          <w:p w14:paraId="6490ECFE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26E0B7B9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Y3</w:t>
            </w:r>
          </w:p>
          <w:p w14:paraId="15F4F9D1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722096F2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Y4</w:t>
            </w:r>
          </w:p>
          <w:p w14:paraId="674BC1D1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vAlign w:val="center"/>
          </w:tcPr>
          <w:p w14:paraId="60574B29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Y5</w:t>
            </w:r>
          </w:p>
          <w:p w14:paraId="0FEB54BD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093" w:type="dxa"/>
            <w:vAlign w:val="center"/>
          </w:tcPr>
          <w:p w14:paraId="521E9F44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Y6</w:t>
            </w:r>
          </w:p>
          <w:p w14:paraId="7BD0CDEA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  <w:tc>
          <w:tcPr>
            <w:tcW w:w="1264" w:type="dxa"/>
            <w:vAlign w:val="center"/>
          </w:tcPr>
          <w:p w14:paraId="14787E86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TOTAL</w:t>
            </w:r>
          </w:p>
          <w:p w14:paraId="6D9A9F89" w14:textId="77777777" w:rsidR="00DF2CB4" w:rsidRPr="00F54F1E" w:rsidRDefault="00DF2CB4" w:rsidP="00A95FB4">
            <w:pPr>
              <w:widowControl w:val="0"/>
              <w:tabs>
                <w:tab w:val="left" w:pos="360"/>
              </w:tabs>
              <w:jc w:val="center"/>
              <w:rPr>
                <w:sz w:val="22"/>
                <w:szCs w:val="22"/>
                <w:u w:val="single"/>
              </w:rPr>
            </w:pPr>
            <w:r w:rsidRPr="00F54F1E">
              <w:rPr>
                <w:sz w:val="22"/>
                <w:szCs w:val="22"/>
                <w:u w:val="single"/>
              </w:rPr>
              <w:t>USD</w:t>
            </w:r>
          </w:p>
        </w:tc>
      </w:tr>
      <w:tr w:rsidR="00DF2CB4" w:rsidRPr="00F54F1E" w14:paraId="79DF77EE" w14:textId="77777777" w:rsidTr="00A95FB4">
        <w:trPr>
          <w:trHeight w:val="352"/>
        </w:trPr>
        <w:tc>
          <w:tcPr>
            <w:tcW w:w="1710" w:type="dxa"/>
            <w:shd w:val="clear" w:color="auto" w:fill="auto"/>
            <w:vAlign w:val="center"/>
          </w:tcPr>
          <w:p w14:paraId="6080CDA2" w14:textId="00FC0199" w:rsidR="00DF2CB4" w:rsidRPr="00F54F1E" w:rsidRDefault="00DF2CB4" w:rsidP="00A95FB4">
            <w:pPr>
              <w:widowControl w:val="0"/>
              <w:tabs>
                <w:tab w:val="left" w:pos="360"/>
              </w:tabs>
              <w:rPr>
                <w:rStyle w:val="normaltextrun"/>
                <w:i/>
                <w:sz w:val="22"/>
                <w:szCs w:val="22"/>
                <w:lang w:val="es-CR"/>
              </w:rPr>
            </w:pPr>
            <w:proofErr w:type="spellStart"/>
            <w:r w:rsidRPr="00F54F1E">
              <w:rPr>
                <w:rStyle w:val="eop"/>
                <w:i/>
                <w:sz w:val="22"/>
                <w:szCs w:val="22"/>
                <w:lang w:val="es-CR"/>
              </w:rPr>
              <w:t>Leverage</w:t>
            </w:r>
            <w:proofErr w:type="spellEnd"/>
            <w:r w:rsidR="00A758FD">
              <w:rPr>
                <w:rStyle w:val="eop"/>
                <w:i/>
                <w:sz w:val="22"/>
                <w:szCs w:val="22"/>
                <w:lang w:val="es-CR"/>
              </w:rPr>
              <w:t>*</w:t>
            </w:r>
          </w:p>
        </w:tc>
        <w:tc>
          <w:tcPr>
            <w:tcW w:w="1092" w:type="dxa"/>
            <w:shd w:val="clear" w:color="auto" w:fill="auto"/>
            <w:noWrap/>
            <w:vAlign w:val="center"/>
          </w:tcPr>
          <w:p w14:paraId="485DAB39" w14:textId="32995B05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755F1A" w:rsidRPr="00F54F1E">
              <w:rPr>
                <w:rStyle w:val="normaltextrun"/>
                <w:sz w:val="22"/>
                <w:szCs w:val="22"/>
              </w:rPr>
              <w:t>0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4C7E8EB6" w14:textId="31A5E752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755F1A" w:rsidRPr="00F54F1E">
              <w:rPr>
                <w:sz w:val="22"/>
                <w:szCs w:val="22"/>
              </w:rPr>
              <w:t>70,308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2E35B043" w14:textId="276EEB96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2B09C3" w:rsidRPr="00F54F1E">
              <w:rPr>
                <w:rStyle w:val="normaltextrun"/>
                <w:sz w:val="22"/>
                <w:szCs w:val="22"/>
              </w:rPr>
              <w:t>147,829</w:t>
            </w:r>
          </w:p>
        </w:tc>
        <w:tc>
          <w:tcPr>
            <w:tcW w:w="1093" w:type="dxa"/>
            <w:shd w:val="clear" w:color="auto" w:fill="auto"/>
            <w:noWrap/>
            <w:vAlign w:val="center"/>
          </w:tcPr>
          <w:p w14:paraId="5CB7D381" w14:textId="615CC809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2B09C3" w:rsidRPr="00F54F1E">
              <w:rPr>
                <w:rStyle w:val="normaltextrun"/>
                <w:sz w:val="22"/>
                <w:szCs w:val="22"/>
              </w:rPr>
              <w:t>182,575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1339DB8D" w14:textId="60B20CEA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</w:rPr>
            </w:pPr>
            <w:r w:rsidRPr="00F54F1E">
              <w:rPr>
                <w:rStyle w:val="normaltextrun"/>
                <w:sz w:val="22"/>
                <w:szCs w:val="22"/>
              </w:rPr>
              <w:t>$</w:t>
            </w:r>
            <w:r w:rsidR="002B09C3" w:rsidRPr="00F54F1E">
              <w:rPr>
                <w:rStyle w:val="normaltextrun"/>
                <w:sz w:val="22"/>
                <w:szCs w:val="22"/>
              </w:rPr>
              <w:t>193,957</w:t>
            </w:r>
          </w:p>
        </w:tc>
        <w:tc>
          <w:tcPr>
            <w:tcW w:w="1093" w:type="dxa"/>
            <w:vAlign w:val="center"/>
          </w:tcPr>
          <w:p w14:paraId="2DA861FA" w14:textId="6515D16C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sz w:val="22"/>
                <w:szCs w:val="22"/>
              </w:rPr>
            </w:pPr>
            <w:r w:rsidRPr="00F54F1E">
              <w:rPr>
                <w:sz w:val="22"/>
                <w:szCs w:val="22"/>
              </w:rPr>
              <w:t>$</w:t>
            </w:r>
            <w:r w:rsidR="002B09C3" w:rsidRPr="00F54F1E">
              <w:rPr>
                <w:sz w:val="22"/>
                <w:szCs w:val="22"/>
              </w:rPr>
              <w:t>98,254</w:t>
            </w:r>
          </w:p>
        </w:tc>
        <w:tc>
          <w:tcPr>
            <w:tcW w:w="1264" w:type="dxa"/>
            <w:vAlign w:val="center"/>
          </w:tcPr>
          <w:p w14:paraId="2FC37EAD" w14:textId="51B6249F" w:rsidR="00DF2CB4" w:rsidRPr="00F54F1E" w:rsidRDefault="00DF2CB4" w:rsidP="00A95FB4">
            <w:pPr>
              <w:widowControl w:val="0"/>
              <w:tabs>
                <w:tab w:val="left" w:pos="360"/>
              </w:tabs>
              <w:jc w:val="right"/>
              <w:rPr>
                <w:rStyle w:val="normaltextrun"/>
                <w:sz w:val="22"/>
                <w:szCs w:val="22"/>
                <w:lang w:val="es-CR"/>
              </w:rPr>
            </w:pPr>
            <w:r w:rsidRPr="00F54F1E">
              <w:rPr>
                <w:rStyle w:val="normaltextrun"/>
                <w:sz w:val="22"/>
                <w:szCs w:val="22"/>
                <w:lang w:val="es-CR"/>
              </w:rPr>
              <w:t>$</w:t>
            </w:r>
            <w:r w:rsidR="003B246A" w:rsidRPr="00F54F1E">
              <w:rPr>
                <w:rStyle w:val="normaltextrun"/>
                <w:sz w:val="22"/>
                <w:szCs w:val="22"/>
                <w:lang w:val="es-CR"/>
              </w:rPr>
              <w:t>692,922</w:t>
            </w:r>
          </w:p>
        </w:tc>
      </w:tr>
    </w:tbl>
    <w:p w14:paraId="44C44DE0" w14:textId="77777777" w:rsidR="00DF2CB4" w:rsidRDefault="00DF2CB4" w:rsidP="00DF2CB4">
      <w:pPr>
        <w:widowControl w:val="0"/>
        <w:tabs>
          <w:tab w:val="left" w:pos="360"/>
        </w:tabs>
        <w:jc w:val="both"/>
        <w:rPr>
          <w:sz w:val="22"/>
          <w:szCs w:val="22"/>
          <w:lang w:val="es-CR"/>
        </w:rPr>
      </w:pPr>
    </w:p>
    <w:p w14:paraId="07CC65AA" w14:textId="39BE7FBB" w:rsidR="00F54F1E" w:rsidRDefault="00A758FD" w:rsidP="00DF2CB4">
      <w:pPr>
        <w:widowControl w:val="0"/>
        <w:tabs>
          <w:tab w:val="left" w:pos="360"/>
        </w:tabs>
        <w:jc w:val="both"/>
      </w:pPr>
      <w:r w:rsidRPr="00A758FD">
        <w:rPr>
          <w:sz w:val="22"/>
          <w:szCs w:val="22"/>
        </w:rPr>
        <w:t>*</w:t>
      </w:r>
      <w:r w:rsidRPr="00A758FD">
        <w:t xml:space="preserve"> </w:t>
      </w:r>
      <w:r>
        <w:t>Leverage increase due to the extra time of some positions during the extension.</w:t>
      </w:r>
    </w:p>
    <w:p w14:paraId="4039B5B0" w14:textId="77777777" w:rsidR="00A758FD" w:rsidRPr="00A758FD" w:rsidRDefault="00A758FD" w:rsidP="00DF2CB4">
      <w:pPr>
        <w:widowControl w:val="0"/>
        <w:tabs>
          <w:tab w:val="left" w:pos="360"/>
        </w:tabs>
        <w:jc w:val="both"/>
        <w:rPr>
          <w:sz w:val="22"/>
          <w:szCs w:val="22"/>
        </w:rPr>
      </w:pPr>
    </w:p>
    <w:p w14:paraId="30541B23" w14:textId="64D9B185" w:rsidR="007E4AF5" w:rsidRPr="006C1135" w:rsidRDefault="007E4AF5" w:rsidP="007E4AF5">
      <w:pPr>
        <w:pStyle w:val="Prrafodelista"/>
        <w:widowControl w:val="0"/>
        <w:numPr>
          <w:ilvl w:val="0"/>
          <w:numId w:val="6"/>
        </w:numPr>
        <w:tabs>
          <w:tab w:val="left" w:pos="360"/>
        </w:tabs>
        <w:jc w:val="both"/>
        <w:rPr>
          <w:b/>
          <w:bCs/>
          <w:sz w:val="22"/>
          <w:szCs w:val="22"/>
        </w:rPr>
      </w:pPr>
      <w:r w:rsidRPr="006C1135">
        <w:rPr>
          <w:b/>
          <w:bCs/>
          <w:sz w:val="22"/>
          <w:szCs w:val="22"/>
        </w:rPr>
        <w:t xml:space="preserve">Total </w:t>
      </w:r>
      <w:r w:rsidR="006C1135" w:rsidRPr="006C1135">
        <w:rPr>
          <w:b/>
          <w:bCs/>
          <w:sz w:val="22"/>
          <w:szCs w:val="22"/>
        </w:rPr>
        <w:t>USAID amount</w:t>
      </w:r>
      <w:r w:rsidRPr="006C1135">
        <w:rPr>
          <w:b/>
          <w:bCs/>
          <w:sz w:val="22"/>
          <w:szCs w:val="22"/>
        </w:rPr>
        <w:t xml:space="preserve"> </w:t>
      </w:r>
      <w:r w:rsidR="006C1135">
        <w:rPr>
          <w:b/>
          <w:bCs/>
          <w:sz w:val="22"/>
          <w:szCs w:val="22"/>
        </w:rPr>
        <w:t xml:space="preserve">per </w:t>
      </w:r>
      <w:r w:rsidRPr="006C1135">
        <w:rPr>
          <w:b/>
          <w:bCs/>
          <w:sz w:val="22"/>
          <w:szCs w:val="22"/>
        </w:rPr>
        <w:t xml:space="preserve">year </w:t>
      </w:r>
    </w:p>
    <w:p w14:paraId="7BBDE2BF" w14:textId="77777777" w:rsidR="007E4AF5" w:rsidRPr="006C1135" w:rsidRDefault="007E4AF5" w:rsidP="007E4AF5">
      <w:pPr>
        <w:widowControl w:val="0"/>
        <w:tabs>
          <w:tab w:val="left" w:pos="360"/>
        </w:tabs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194"/>
        <w:gridCol w:w="2481"/>
        <w:gridCol w:w="2338"/>
      </w:tblGrid>
      <w:tr w:rsidR="002614AD" w:rsidRPr="00607D28" w14:paraId="474F2D9B" w14:textId="77777777" w:rsidTr="00DE370F">
        <w:tc>
          <w:tcPr>
            <w:tcW w:w="4531" w:type="dxa"/>
            <w:gridSpan w:val="2"/>
          </w:tcPr>
          <w:p w14:paraId="62C0DFBE" w14:textId="77777777" w:rsidR="002614AD" w:rsidRPr="00607D28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800-Parque Explora</w:t>
            </w:r>
          </w:p>
          <w:p w14:paraId="3D7AC337" w14:textId="1C54672C" w:rsidR="002614AD" w:rsidRPr="00607D28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Initial Budget</w:t>
            </w:r>
          </w:p>
        </w:tc>
        <w:tc>
          <w:tcPr>
            <w:tcW w:w="4819" w:type="dxa"/>
            <w:gridSpan w:val="2"/>
          </w:tcPr>
          <w:p w14:paraId="39DCAD23" w14:textId="77777777" w:rsidR="002614AD" w:rsidRPr="00607D28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800-Parque Explora</w:t>
            </w:r>
          </w:p>
          <w:p w14:paraId="74890344" w14:textId="61EAEFC1" w:rsidR="002614AD" w:rsidRPr="00607D28" w:rsidRDefault="002614AD" w:rsidP="002614AD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proofErr w:type="spellStart"/>
            <w:r w:rsidRPr="00607D28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Realignment</w:t>
            </w:r>
            <w:proofErr w:type="spellEnd"/>
            <w:r w:rsidRPr="00607D28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– </w:t>
            </w:r>
            <w:proofErr w:type="spellStart"/>
            <w:r w:rsidRPr="00607D28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>Modification</w:t>
            </w:r>
            <w:proofErr w:type="spellEnd"/>
            <w:r w:rsidRPr="00607D28">
              <w:rPr>
                <w:rFonts w:ascii="Times New Roman" w:hAnsi="Times New Roman"/>
                <w:i/>
                <w:iCs/>
                <w:sz w:val="22"/>
                <w:szCs w:val="22"/>
                <w:lang w:val="es-CO"/>
              </w:rPr>
              <w:t xml:space="preserve"> No. 7</w:t>
            </w:r>
          </w:p>
        </w:tc>
      </w:tr>
      <w:tr w:rsidR="007E4AF5" w:rsidRPr="00607D28" w14:paraId="1E0A2AA1" w14:textId="77777777" w:rsidTr="00DE370F">
        <w:tc>
          <w:tcPr>
            <w:tcW w:w="2337" w:type="dxa"/>
          </w:tcPr>
          <w:p w14:paraId="43956E59" w14:textId="0D484B32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1</w:t>
            </w:r>
          </w:p>
        </w:tc>
        <w:tc>
          <w:tcPr>
            <w:tcW w:w="2194" w:type="dxa"/>
          </w:tcPr>
          <w:p w14:paraId="56B71A68" w14:textId="211B5A2A" w:rsidR="007E4AF5" w:rsidRPr="00607D28" w:rsidRDefault="007E4AF5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DE370F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940,973</w:t>
            </w:r>
          </w:p>
        </w:tc>
        <w:tc>
          <w:tcPr>
            <w:tcW w:w="2481" w:type="dxa"/>
          </w:tcPr>
          <w:p w14:paraId="497CEBF6" w14:textId="3788FFEB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1</w:t>
            </w:r>
          </w:p>
        </w:tc>
        <w:tc>
          <w:tcPr>
            <w:tcW w:w="2338" w:type="dxa"/>
          </w:tcPr>
          <w:p w14:paraId="58751096" w14:textId="17CA1024" w:rsidR="007E4AF5" w:rsidRPr="00607D28" w:rsidRDefault="007E4AF5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512853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187,345</w:t>
            </w:r>
          </w:p>
        </w:tc>
      </w:tr>
      <w:tr w:rsidR="007E4AF5" w:rsidRPr="00607D28" w14:paraId="27C1F7D7" w14:textId="77777777" w:rsidTr="00DE370F">
        <w:tc>
          <w:tcPr>
            <w:tcW w:w="2337" w:type="dxa"/>
          </w:tcPr>
          <w:p w14:paraId="071217B1" w14:textId="7235A835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2</w:t>
            </w:r>
          </w:p>
        </w:tc>
        <w:tc>
          <w:tcPr>
            <w:tcW w:w="2194" w:type="dxa"/>
          </w:tcPr>
          <w:p w14:paraId="5C23936D" w14:textId="38A7F1F2" w:rsidR="007E4AF5" w:rsidRPr="00607D28" w:rsidRDefault="007E4AF5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0B438E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</w:t>
            </w:r>
            <w:r w:rsidR="00C73935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  <w:r w:rsidR="00DE370F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335,822</w:t>
            </w:r>
          </w:p>
        </w:tc>
        <w:tc>
          <w:tcPr>
            <w:tcW w:w="2481" w:type="dxa"/>
          </w:tcPr>
          <w:p w14:paraId="5BDBAA4B" w14:textId="3274EBD4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2</w:t>
            </w:r>
          </w:p>
        </w:tc>
        <w:tc>
          <w:tcPr>
            <w:tcW w:w="2338" w:type="dxa"/>
          </w:tcPr>
          <w:p w14:paraId="1520D617" w14:textId="46115B5E" w:rsidR="007E4AF5" w:rsidRPr="00607D28" w:rsidRDefault="007E4AF5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2110F3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C73935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849,073</w:t>
            </w:r>
          </w:p>
        </w:tc>
      </w:tr>
      <w:tr w:rsidR="007E4AF5" w:rsidRPr="00607D28" w14:paraId="019A1538" w14:textId="77777777" w:rsidTr="00DE370F">
        <w:tc>
          <w:tcPr>
            <w:tcW w:w="2337" w:type="dxa"/>
          </w:tcPr>
          <w:p w14:paraId="574DB185" w14:textId="2616B2B9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3</w:t>
            </w:r>
          </w:p>
        </w:tc>
        <w:tc>
          <w:tcPr>
            <w:tcW w:w="2194" w:type="dxa"/>
          </w:tcPr>
          <w:p w14:paraId="5AA020EB" w14:textId="39773944" w:rsidR="007E4AF5" w:rsidRPr="00607D28" w:rsidRDefault="007E4AF5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772E6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DE370F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823,999</w:t>
            </w:r>
          </w:p>
        </w:tc>
        <w:tc>
          <w:tcPr>
            <w:tcW w:w="2481" w:type="dxa"/>
          </w:tcPr>
          <w:p w14:paraId="4C1BBCE6" w14:textId="20B62389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3</w:t>
            </w:r>
          </w:p>
        </w:tc>
        <w:tc>
          <w:tcPr>
            <w:tcW w:w="2338" w:type="dxa"/>
          </w:tcPr>
          <w:p w14:paraId="5F2AA21D" w14:textId="134E794F" w:rsidR="007E4AF5" w:rsidRPr="00607D28" w:rsidRDefault="007E4AF5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A0A9E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D82820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135,004</w:t>
            </w:r>
          </w:p>
        </w:tc>
      </w:tr>
      <w:tr w:rsidR="007E4AF5" w:rsidRPr="00607D28" w14:paraId="3B9B2290" w14:textId="77777777" w:rsidTr="00DE370F">
        <w:tc>
          <w:tcPr>
            <w:tcW w:w="2337" w:type="dxa"/>
          </w:tcPr>
          <w:p w14:paraId="70E611C7" w14:textId="0EA8FCAD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4</w:t>
            </w:r>
          </w:p>
        </w:tc>
        <w:tc>
          <w:tcPr>
            <w:tcW w:w="2194" w:type="dxa"/>
          </w:tcPr>
          <w:p w14:paraId="4544FBFA" w14:textId="0DA09C28" w:rsidR="007E4AF5" w:rsidRPr="00607D28" w:rsidRDefault="00352936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772E6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DE370F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841,035</w:t>
            </w:r>
          </w:p>
        </w:tc>
        <w:tc>
          <w:tcPr>
            <w:tcW w:w="2481" w:type="dxa"/>
          </w:tcPr>
          <w:p w14:paraId="02837147" w14:textId="2B84F875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4</w:t>
            </w:r>
          </w:p>
        </w:tc>
        <w:tc>
          <w:tcPr>
            <w:tcW w:w="2338" w:type="dxa"/>
          </w:tcPr>
          <w:p w14:paraId="079D60E7" w14:textId="0F71DA5F" w:rsidR="007E4AF5" w:rsidRPr="00607D28" w:rsidRDefault="003C54A1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9A0A9E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D82820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144,382</w:t>
            </w:r>
          </w:p>
        </w:tc>
      </w:tr>
      <w:tr w:rsidR="007E4AF5" w:rsidRPr="00607D28" w14:paraId="16799785" w14:textId="77777777" w:rsidTr="00DE370F">
        <w:tc>
          <w:tcPr>
            <w:tcW w:w="2337" w:type="dxa"/>
          </w:tcPr>
          <w:p w14:paraId="5B8BF247" w14:textId="7D5620EB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5</w:t>
            </w:r>
          </w:p>
        </w:tc>
        <w:tc>
          <w:tcPr>
            <w:tcW w:w="2194" w:type="dxa"/>
          </w:tcPr>
          <w:p w14:paraId="22DA8169" w14:textId="017FFEC6" w:rsidR="007E4AF5" w:rsidRPr="00607D28" w:rsidRDefault="00B60B17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1469C6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876,552</w:t>
            </w:r>
          </w:p>
        </w:tc>
        <w:tc>
          <w:tcPr>
            <w:tcW w:w="2481" w:type="dxa"/>
          </w:tcPr>
          <w:p w14:paraId="33A35709" w14:textId="273C7985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5</w:t>
            </w:r>
          </w:p>
        </w:tc>
        <w:tc>
          <w:tcPr>
            <w:tcW w:w="2338" w:type="dxa"/>
          </w:tcPr>
          <w:p w14:paraId="1C4ECF76" w14:textId="52EB5F15" w:rsidR="007E4AF5" w:rsidRPr="00607D28" w:rsidRDefault="00AF13D9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F54F1E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1,</w:t>
            </w:r>
            <w:r w:rsidR="00D82820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234,831</w:t>
            </w:r>
          </w:p>
        </w:tc>
      </w:tr>
      <w:tr w:rsidR="007E4AF5" w:rsidRPr="00607D28" w14:paraId="38A716BC" w14:textId="77777777" w:rsidTr="00DE370F">
        <w:tc>
          <w:tcPr>
            <w:tcW w:w="2337" w:type="dxa"/>
          </w:tcPr>
          <w:p w14:paraId="6BF0BDB0" w14:textId="7E8ACCA7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6</w:t>
            </w:r>
          </w:p>
        </w:tc>
        <w:tc>
          <w:tcPr>
            <w:tcW w:w="2194" w:type="dxa"/>
          </w:tcPr>
          <w:p w14:paraId="0DA9E6FA" w14:textId="48EEE842" w:rsidR="007E4AF5" w:rsidRPr="00607D28" w:rsidRDefault="00B60B17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$0</w:t>
            </w:r>
          </w:p>
        </w:tc>
        <w:tc>
          <w:tcPr>
            <w:tcW w:w="2481" w:type="dxa"/>
          </w:tcPr>
          <w:p w14:paraId="4A0EB6CC" w14:textId="560EB510" w:rsidR="007E4AF5" w:rsidRPr="00607D28" w:rsidRDefault="007E4AF5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Year 6</w:t>
            </w:r>
          </w:p>
        </w:tc>
        <w:tc>
          <w:tcPr>
            <w:tcW w:w="2338" w:type="dxa"/>
          </w:tcPr>
          <w:p w14:paraId="31878FDE" w14:textId="5DB7EF64" w:rsidR="007E4AF5" w:rsidRPr="00607D28" w:rsidRDefault="00D8790A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D82820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792,746</w:t>
            </w:r>
          </w:p>
        </w:tc>
      </w:tr>
      <w:tr w:rsidR="00484FD3" w:rsidRPr="00607D28" w14:paraId="346012E8" w14:textId="77777777" w:rsidTr="00DE370F">
        <w:tc>
          <w:tcPr>
            <w:tcW w:w="2337" w:type="dxa"/>
          </w:tcPr>
          <w:p w14:paraId="364B046B" w14:textId="2344E6AE" w:rsidR="00484FD3" w:rsidRPr="00607D28" w:rsidRDefault="00484FD3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TOTAL</w:t>
            </w:r>
          </w:p>
        </w:tc>
        <w:tc>
          <w:tcPr>
            <w:tcW w:w="2194" w:type="dxa"/>
          </w:tcPr>
          <w:p w14:paraId="76F558E1" w14:textId="2C2833BE" w:rsidR="00484FD3" w:rsidRPr="00607D28" w:rsidRDefault="00484FD3" w:rsidP="007E4AF5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BC6D45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6,818,381</w:t>
            </w:r>
          </w:p>
        </w:tc>
        <w:tc>
          <w:tcPr>
            <w:tcW w:w="2481" w:type="dxa"/>
          </w:tcPr>
          <w:p w14:paraId="3D5FB20A" w14:textId="08519BCD" w:rsidR="00484FD3" w:rsidRPr="00607D28" w:rsidRDefault="00F94138" w:rsidP="000437B5">
            <w:pPr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TOTAL</w:t>
            </w:r>
          </w:p>
        </w:tc>
        <w:tc>
          <w:tcPr>
            <w:tcW w:w="2338" w:type="dxa"/>
          </w:tcPr>
          <w:p w14:paraId="1B3DFEAE" w14:textId="088B87B2" w:rsidR="00484FD3" w:rsidRPr="00607D28" w:rsidRDefault="00F94138" w:rsidP="00DE355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USD $</w:t>
            </w:r>
            <w:r w:rsidR="000A70FD" w:rsidRPr="00607D28">
              <w:rPr>
                <w:rFonts w:ascii="Times New Roman" w:hAnsi="Times New Roman"/>
                <w:i/>
                <w:iCs/>
                <w:sz w:val="22"/>
                <w:szCs w:val="22"/>
              </w:rPr>
              <w:t>6,343,381</w:t>
            </w:r>
          </w:p>
        </w:tc>
      </w:tr>
    </w:tbl>
    <w:p w14:paraId="28FFEF8E" w14:textId="77777777" w:rsidR="007E4AF5" w:rsidRPr="00F54F1E" w:rsidRDefault="007E4AF5" w:rsidP="007E4AF5">
      <w:pPr>
        <w:widowControl w:val="0"/>
        <w:tabs>
          <w:tab w:val="left" w:pos="360"/>
        </w:tabs>
        <w:jc w:val="both"/>
        <w:rPr>
          <w:sz w:val="22"/>
          <w:szCs w:val="22"/>
          <w:lang w:val="es-CO"/>
        </w:rPr>
      </w:pPr>
    </w:p>
    <w:p w14:paraId="77137B29" w14:textId="77777777" w:rsidR="00DE0C53" w:rsidRPr="00F54F1E" w:rsidRDefault="00DE0C53" w:rsidP="009B1E17">
      <w:pPr>
        <w:widowControl w:val="0"/>
        <w:tabs>
          <w:tab w:val="left" w:pos="360"/>
        </w:tabs>
        <w:jc w:val="both"/>
        <w:rPr>
          <w:b/>
          <w:color w:val="000000" w:themeColor="text1"/>
          <w:sz w:val="22"/>
          <w:szCs w:val="22"/>
        </w:rPr>
      </w:pPr>
    </w:p>
    <w:p w14:paraId="2B4EFA4D" w14:textId="77777777" w:rsidR="0003587D" w:rsidRPr="00F54F1E" w:rsidRDefault="0003587D" w:rsidP="009B1E17">
      <w:pPr>
        <w:widowControl w:val="0"/>
        <w:tabs>
          <w:tab w:val="left" w:pos="360"/>
        </w:tabs>
        <w:jc w:val="both"/>
        <w:rPr>
          <w:b/>
          <w:color w:val="FF0000"/>
          <w:sz w:val="22"/>
          <w:szCs w:val="22"/>
        </w:rPr>
      </w:pPr>
    </w:p>
    <w:p w14:paraId="1066FEAF" w14:textId="702B907B" w:rsidR="00046B46" w:rsidRPr="00F54F1E" w:rsidRDefault="00046B46" w:rsidP="009B1E17">
      <w:pPr>
        <w:jc w:val="both"/>
        <w:rPr>
          <w:b/>
          <w:sz w:val="22"/>
          <w:szCs w:val="22"/>
        </w:rPr>
      </w:pPr>
    </w:p>
    <w:sectPr w:rsidR="00046B46" w:rsidRPr="00F54F1E" w:rsidSect="008735B3">
      <w:headerReference w:type="default" r:id="rId17"/>
      <w:footerReference w:type="default" r:id="rId18"/>
      <w:type w:val="continuous"/>
      <w:pgSz w:w="12240" w:h="15840"/>
      <w:pgMar w:top="1626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" w:author="Maria Ochoa" w:date="2024-03-18T12:57:00Z" w:initials="MO">
    <w:p w14:paraId="163A7B73" w14:textId="1ADEA52C" w:rsidR="50F2432C" w:rsidRDefault="50F2432C">
      <w:r>
        <w:t>Estamos aumentando en USD 200K; es bastante. Anotaría algo sobre esto.</w:t>
      </w:r>
      <w:r>
        <w:annotationRef/>
      </w:r>
    </w:p>
  </w:comment>
  <w:comment w:id="6" w:author="Vanessa Ardila López" w:date="2024-03-18T15:32:00Z" w:initials="VL">
    <w:p w14:paraId="2B2AB896" w14:textId="1496BA66" w:rsidR="7936A31C" w:rsidRDefault="7936A31C">
      <w:r>
        <w:t>Es por la extensión en plazo, serian 8 meses adicionales en los cuales extenderian parte del personal directivo y administrativo que tiene con leverage. Ajustado.</w:t>
      </w:r>
      <w:r>
        <w:annotationRef/>
      </w:r>
    </w:p>
  </w:comment>
  <w:comment w:id="13" w:author="Maria Ochoa" w:date="2024-03-18T12:58:00Z" w:initials="MO">
    <w:p w14:paraId="6E6DEDAE" w14:textId="71B6F62A" w:rsidR="50F2432C" w:rsidRDefault="50F2432C">
      <w:r>
        <w:t xml:space="preserve">No entiendo este término. </w:t>
      </w:r>
      <w:r>
        <w:annotationRef/>
      </w:r>
    </w:p>
  </w:comment>
  <w:comment w:id="14" w:author="Vanessa Ardila López" w:date="2024-03-18T15:57:00Z" w:initials="VL">
    <w:p w14:paraId="450DBF75" w14:textId="4401D916" w:rsidR="7936A31C" w:rsidRDefault="7936A31C">
      <w:r>
        <w:t>Así?</w:t>
      </w:r>
      <w:r>
        <w:annotationRef/>
      </w:r>
    </w:p>
  </w:comment>
  <w:comment w:id="17" w:author="Alejandro Torres Perico" w:date="2024-03-06T10:23:00Z" w:initials="AT">
    <w:p w14:paraId="7752BF5E" w14:textId="77777777" w:rsidR="00590B33" w:rsidRDefault="00590B33" w:rsidP="00590B33">
      <w:pPr>
        <w:pStyle w:val="Textocomentario"/>
      </w:pPr>
      <w:r>
        <w:rPr>
          <w:rStyle w:val="Refdecomentario"/>
        </w:rPr>
        <w:annotationRef/>
      </w:r>
      <w:r>
        <w:t>Me llama la atención que el valor de personal bajen bastante y que los fringe, por el contrario, suban bastante. Esto a que se debe? El monto proyectado inicialmente no contempló algo?</w:t>
      </w:r>
    </w:p>
    <w:p w14:paraId="4BB959A7" w14:textId="77777777" w:rsidR="00590B33" w:rsidRDefault="00590B33" w:rsidP="00590B33">
      <w:pPr>
        <w:pStyle w:val="Textocomentario"/>
      </w:pPr>
      <w:r>
        <w:t>En la narrativa no se da esta justificación de por qué aumenta, y justo como es incremento, debemos decir la razón.</w:t>
      </w:r>
    </w:p>
  </w:comment>
  <w:comment w:id="18" w:author="Vanessa Ardila López" w:date="2024-03-08T18:05:00Z" w:initials="VA">
    <w:p w14:paraId="4F43A9BC" w14:textId="77777777" w:rsidR="00DA0BC6" w:rsidRDefault="00DA0BC6" w:rsidP="00DA0BC6">
      <w:pPr>
        <w:pStyle w:val="Textocomentario"/>
      </w:pPr>
      <w:r>
        <w:rPr>
          <w:rStyle w:val="Refdecomentario"/>
        </w:rPr>
        <w:annotationRef/>
      </w:r>
      <w:r>
        <w:t>No se contemplaban gastos de dotación y examenes medicos, pero eso es minimo. Estoy revisando si hay algun error de cálculo</w:t>
      </w:r>
    </w:p>
  </w:comment>
  <w:comment w:id="19" w:author="Maria Ochoa" w:date="2024-03-18T13:00:00Z" w:initials="MO">
    <w:p w14:paraId="736FB068" w14:textId="180273B1" w:rsidR="50F2432C" w:rsidRDefault="50F2432C">
      <w:r>
        <w:t>De acuerdo con Alejandro. A la espera de respuesta.</w:t>
      </w:r>
      <w:r>
        <w:annotationRef/>
      </w:r>
    </w:p>
  </w:comment>
  <w:comment w:id="20" w:author="Vanessa Ardila López" w:date="2024-03-18T15:58:00Z" w:initials="VL">
    <w:p w14:paraId="6A952344" w14:textId="7CD5B91E" w:rsidR="7936A31C" w:rsidRDefault="7936A31C">
      <w:r>
        <w:t>Revisé muy bien y no encuentro error en el presupuesto, pedí explicación a PE, en cuanto me respondan les informo.</w:t>
      </w:r>
      <w:r>
        <w:annotationRef/>
      </w:r>
    </w:p>
  </w:comment>
  <w:comment w:id="21" w:author="Vanessa Ardila López" w:date="2024-03-18T17:39:00Z" w:initials="VL">
    <w:p w14:paraId="5256DD51" w14:textId="5B0A2627" w:rsidR="4863415E" w:rsidRDefault="4863415E">
      <w:r>
        <w:t>Lo encontré, el porcentaje de fringe del presupuesto inicial era inferior. Ajustado!</w:t>
      </w:r>
      <w:r>
        <w:annotationRef/>
      </w:r>
    </w:p>
  </w:comment>
  <w:comment w:id="22" w:author="Maria Ochoa" w:date="2024-03-18T12:59:00Z" w:initials="MO">
    <w:p w14:paraId="7EAB144C" w14:textId="5ADDC90E" w:rsidR="50F2432C" w:rsidRDefault="50F2432C">
      <w:r>
        <w:t>Mismo comentario anterior.</w:t>
      </w:r>
      <w:r>
        <w:annotationRef/>
      </w:r>
    </w:p>
  </w:comment>
  <w:comment w:id="23" w:author="Vanessa Ardila López" w:date="2024-03-18T15:41:00Z" w:initials="VL">
    <w:p w14:paraId="4A3A2F1D" w14:textId="4F3498AB" w:rsidR="7936A31C" w:rsidRDefault="7936A31C">
      <w:r>
        <w:t>Ajustado</w:t>
      </w:r>
      <w:r>
        <w:annotationRef/>
      </w:r>
    </w:p>
  </w:comment>
  <w:comment w:id="62" w:author="Maria Ochoa" w:date="2024-03-18T13:03:00Z" w:initials="MO">
    <w:p w14:paraId="24CEDA5B" w14:textId="022E71BA" w:rsidR="50F2432C" w:rsidRDefault="50F2432C">
      <w:r>
        <w:t>Vale la pena incluir más información sobre esto, tanto en justificación técnica como en $.</w:t>
      </w:r>
      <w:r>
        <w:annotationRef/>
      </w:r>
    </w:p>
  </w:comment>
  <w:comment w:id="63" w:author="Vanessa Ardila López" w:date="2024-03-18T15:57:00Z" w:initials="VL">
    <w:p w14:paraId="20C5D233" w14:textId="6F790E3A" w:rsidR="7936A31C" w:rsidRDefault="7936A31C">
      <w:r>
        <w:t>Incluido</w:t>
      </w:r>
      <w:r>
        <w:annotationRef/>
      </w:r>
    </w:p>
  </w:comment>
  <w:comment w:id="60" w:author="Maria Ochoa" w:date="2024-03-18T13:03:00Z" w:initials="MO">
    <w:p w14:paraId="78A7F01F" w14:textId="0FE9561A" w:rsidR="50F2432C" w:rsidRDefault="50F2432C">
      <w:r>
        <w:t>Esto incluía leverage?</w:t>
      </w:r>
      <w:r>
        <w:annotationRef/>
      </w:r>
    </w:p>
  </w:comment>
  <w:comment w:id="61" w:author="Vanessa Ardila López" w:date="2024-03-18T15:42:00Z" w:initials="VL">
    <w:p w14:paraId="2948DAC9" w14:textId="28CF7ACD" w:rsidR="7936A31C" w:rsidRDefault="7936A31C">
      <w:r>
        <w:t>No</w:t>
      </w:r>
      <w:r>
        <w:annotationRef/>
      </w:r>
    </w:p>
  </w:comment>
  <w:comment w:id="77" w:author="Alejandro Torres Perico" w:date="2024-03-06T10:45:00Z" w:initials="AT">
    <w:p w14:paraId="40769CE9" w14:textId="19B2FD54" w:rsidR="00A80D6A" w:rsidRDefault="00927272" w:rsidP="00A80D6A">
      <w:pPr>
        <w:pStyle w:val="Textocomentario"/>
      </w:pPr>
      <w:r>
        <w:rPr>
          <w:rStyle w:val="Refdecomentario"/>
        </w:rPr>
        <w:annotationRef/>
      </w:r>
      <w:r w:rsidR="00A80D6A">
        <w:t>Revisar este monto, o los de la tabla abajo. Si los de la tabla están bien, la reducción es mucho menor</w:t>
      </w:r>
    </w:p>
  </w:comment>
  <w:comment w:id="78" w:author="Vanessa Ardila López" w:date="2024-03-08T17:46:00Z" w:initials="VA">
    <w:p w14:paraId="25A4A5AE" w14:textId="77777777" w:rsidR="00EE3CBF" w:rsidRDefault="00EE3CBF" w:rsidP="00EE3CBF">
      <w:pPr>
        <w:pStyle w:val="Textocomentario"/>
      </w:pPr>
      <w:r>
        <w:rPr>
          <w:rStyle w:val="Refdecomentario"/>
        </w:rPr>
        <w:annotationRef/>
      </w:r>
      <w:r>
        <w:t>La reducción esta bien, es el valor total de USAID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63A7B73" w15:done="0"/>
  <w15:commentEx w15:paraId="2B2AB896" w15:paraIdParent="163A7B73" w15:done="0"/>
  <w15:commentEx w15:paraId="6E6DEDAE" w15:done="0"/>
  <w15:commentEx w15:paraId="450DBF75" w15:paraIdParent="6E6DEDAE" w15:done="0"/>
  <w15:commentEx w15:paraId="4BB959A7" w15:done="0"/>
  <w15:commentEx w15:paraId="4F43A9BC" w15:paraIdParent="4BB959A7" w15:done="0"/>
  <w15:commentEx w15:paraId="736FB068" w15:paraIdParent="4BB959A7" w15:done="0"/>
  <w15:commentEx w15:paraId="6A952344" w15:paraIdParent="4BB959A7" w15:done="0"/>
  <w15:commentEx w15:paraId="5256DD51" w15:paraIdParent="4BB959A7" w15:done="0"/>
  <w15:commentEx w15:paraId="7EAB144C" w15:done="0"/>
  <w15:commentEx w15:paraId="4A3A2F1D" w15:paraIdParent="7EAB144C" w15:done="0"/>
  <w15:commentEx w15:paraId="24CEDA5B" w15:done="0"/>
  <w15:commentEx w15:paraId="20C5D233" w15:paraIdParent="24CEDA5B" w15:done="0"/>
  <w15:commentEx w15:paraId="78A7F01F" w15:done="0"/>
  <w15:commentEx w15:paraId="2948DAC9" w15:paraIdParent="78A7F01F" w15:done="0"/>
  <w15:commentEx w15:paraId="40769CE9" w15:done="0"/>
  <w15:commentEx w15:paraId="25A4A5AE" w15:paraIdParent="40769C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AC7D928" w16cex:dateUtc="2024-03-18T17:57:00Z"/>
  <w16cex:commentExtensible w16cex:durableId="09370F4E" w16cex:dateUtc="2024-03-18T20:32:00Z"/>
  <w16cex:commentExtensible w16cex:durableId="0AC4A3EB" w16cex:dateUtc="2024-03-18T17:58:00Z"/>
  <w16cex:commentExtensible w16cex:durableId="0A392106" w16cex:dateUtc="2024-03-18T20:57:00Z"/>
  <w16cex:commentExtensible w16cex:durableId="164855CB" w16cex:dateUtc="2024-03-06T15:23:00Z"/>
  <w16cex:commentExtensible w16cex:durableId="4101B74C" w16cex:dateUtc="2024-03-08T23:05:00Z"/>
  <w16cex:commentExtensible w16cex:durableId="3336F2A2" w16cex:dateUtc="2024-03-18T18:00:00Z"/>
  <w16cex:commentExtensible w16cex:durableId="19781D54" w16cex:dateUtc="2024-03-18T20:58:00Z"/>
  <w16cex:commentExtensible w16cex:durableId="0DF48F7A" w16cex:dateUtc="2024-03-18T22:39:00Z"/>
  <w16cex:commentExtensible w16cex:durableId="235CB3AA" w16cex:dateUtc="2024-03-18T17:59:00Z"/>
  <w16cex:commentExtensible w16cex:durableId="5094FD9A" w16cex:dateUtc="2024-03-18T20:41:00Z"/>
  <w16cex:commentExtensible w16cex:durableId="7A1008DC" w16cex:dateUtc="2024-03-18T18:03:00Z"/>
  <w16cex:commentExtensible w16cex:durableId="52BFF692" w16cex:dateUtc="2024-03-18T20:57:00Z"/>
  <w16cex:commentExtensible w16cex:durableId="7BF53CBA" w16cex:dateUtc="2024-03-18T18:03:00Z"/>
  <w16cex:commentExtensible w16cex:durableId="6716879F" w16cex:dateUtc="2024-03-18T20:42:00Z"/>
  <w16cex:commentExtensible w16cex:durableId="61DC16DF" w16cex:dateUtc="2024-03-06T15:45:00Z"/>
  <w16cex:commentExtensible w16cex:durableId="394C5106" w16cex:dateUtc="2024-03-08T2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3A7B73" w16cid:durableId="3AC7D928"/>
  <w16cid:commentId w16cid:paraId="2B2AB896" w16cid:durableId="09370F4E"/>
  <w16cid:commentId w16cid:paraId="6E6DEDAE" w16cid:durableId="0AC4A3EB"/>
  <w16cid:commentId w16cid:paraId="450DBF75" w16cid:durableId="0A392106"/>
  <w16cid:commentId w16cid:paraId="4BB959A7" w16cid:durableId="164855CB"/>
  <w16cid:commentId w16cid:paraId="4F43A9BC" w16cid:durableId="4101B74C"/>
  <w16cid:commentId w16cid:paraId="736FB068" w16cid:durableId="3336F2A2"/>
  <w16cid:commentId w16cid:paraId="6A952344" w16cid:durableId="19781D54"/>
  <w16cid:commentId w16cid:paraId="5256DD51" w16cid:durableId="0DF48F7A"/>
  <w16cid:commentId w16cid:paraId="7EAB144C" w16cid:durableId="235CB3AA"/>
  <w16cid:commentId w16cid:paraId="4A3A2F1D" w16cid:durableId="5094FD9A"/>
  <w16cid:commentId w16cid:paraId="24CEDA5B" w16cid:durableId="7A1008DC"/>
  <w16cid:commentId w16cid:paraId="20C5D233" w16cid:durableId="52BFF692"/>
  <w16cid:commentId w16cid:paraId="78A7F01F" w16cid:durableId="7BF53CBA"/>
  <w16cid:commentId w16cid:paraId="2948DAC9" w16cid:durableId="6716879F"/>
  <w16cid:commentId w16cid:paraId="40769CE9" w16cid:durableId="61DC16DF"/>
  <w16cid:commentId w16cid:paraId="25A4A5AE" w16cid:durableId="394C51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BFCAD" w14:textId="77777777" w:rsidR="008735B3" w:rsidRDefault="008735B3">
      <w:r>
        <w:separator/>
      </w:r>
    </w:p>
    <w:p w14:paraId="67E96C3C" w14:textId="77777777" w:rsidR="008735B3" w:rsidRDefault="008735B3"/>
  </w:endnote>
  <w:endnote w:type="continuationSeparator" w:id="0">
    <w:p w14:paraId="332D75C7" w14:textId="77777777" w:rsidR="008735B3" w:rsidRDefault="008735B3">
      <w:r>
        <w:continuationSeparator/>
      </w:r>
    </w:p>
    <w:p w14:paraId="720C2E2E" w14:textId="77777777" w:rsidR="008735B3" w:rsidRDefault="008735B3"/>
  </w:endnote>
  <w:endnote w:type="continuationNotice" w:id="1">
    <w:p w14:paraId="3EA71D3A" w14:textId="77777777" w:rsidR="008735B3" w:rsidRDefault="008735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18ED0" w14:textId="488484DB" w:rsidR="009F2DAA" w:rsidRDefault="00577E24" w:rsidP="009F2DAA">
    <w:pPr>
      <w:pStyle w:val="Piedepgina"/>
      <w:jc w:val="center"/>
      <w:rPr>
        <w:i/>
      </w:rPr>
    </w:pPr>
    <w:r w:rsidRPr="00996B6B">
      <w:rPr>
        <w:i/>
      </w:rPr>
      <w:t>P</w:t>
    </w:r>
    <w:r w:rsidR="008171DE">
      <w:rPr>
        <w:i/>
      </w:rPr>
      <w:t>artners</w:t>
    </w:r>
    <w:r w:rsidR="005C5168">
      <w:rPr>
        <w:i/>
      </w:rPr>
      <w:t xml:space="preserve"> </w:t>
    </w:r>
    <w:r w:rsidRPr="00996B6B">
      <w:rPr>
        <w:i/>
      </w:rPr>
      <w:t xml:space="preserve">of the Americas – Juntos </w:t>
    </w:r>
    <w:proofErr w:type="spellStart"/>
    <w:r w:rsidRPr="00996B6B">
      <w:rPr>
        <w:i/>
      </w:rPr>
      <w:t>Aprendemos</w:t>
    </w:r>
    <w:proofErr w:type="spellEnd"/>
    <w:r w:rsidRPr="00996B6B">
      <w:rPr>
        <w:i/>
      </w:rPr>
      <w:t xml:space="preserve"> </w:t>
    </w:r>
    <w:r w:rsidR="00CF3F88">
      <w:rPr>
        <w:i/>
      </w:rPr>
      <w:t xml:space="preserve">– </w:t>
    </w:r>
    <w:r w:rsidRPr="00996B6B">
      <w:rPr>
        <w:i/>
      </w:rPr>
      <w:t xml:space="preserve">Budget Narrative </w:t>
    </w:r>
    <w:r w:rsidR="00F55271">
      <w:rPr>
        <w:i/>
      </w:rPr>
      <w:t>–</w:t>
    </w:r>
    <w:r w:rsidRPr="00996B6B">
      <w:rPr>
        <w:i/>
      </w:rPr>
      <w:t xml:space="preserve"> </w:t>
    </w:r>
    <w:r w:rsidR="00F55271" w:rsidRPr="00181BF4">
      <w:rPr>
        <w:i/>
      </w:rPr>
      <w:t>800-</w:t>
    </w:r>
    <w:r w:rsidR="002614AD">
      <w:rPr>
        <w:i/>
      </w:rPr>
      <w:t>Parque Explora</w:t>
    </w:r>
  </w:p>
  <w:p w14:paraId="44227B5D" w14:textId="66FDBE7C" w:rsidR="00577E24" w:rsidRPr="00996B6B" w:rsidRDefault="00A572CE" w:rsidP="009F2DAA">
    <w:pPr>
      <w:pStyle w:val="Piedepgina"/>
      <w:jc w:val="center"/>
      <w:rPr>
        <w:i/>
      </w:rPr>
    </w:pPr>
    <w:r w:rsidRPr="00F55271">
      <w:rPr>
        <w:i/>
      </w:rPr>
      <w:t xml:space="preserve">Page </w:t>
    </w:r>
    <w:r w:rsidRPr="00F55271">
      <w:rPr>
        <w:rStyle w:val="Nmerodepgina"/>
        <w:i/>
      </w:rPr>
      <w:fldChar w:fldCharType="begin"/>
    </w:r>
    <w:r w:rsidRPr="00F55271">
      <w:rPr>
        <w:rStyle w:val="Nmerodepgina"/>
        <w:i/>
      </w:rPr>
      <w:instrText xml:space="preserve"> PAGE </w:instrText>
    </w:r>
    <w:r w:rsidRPr="00F55271">
      <w:rPr>
        <w:rStyle w:val="Nmerodepgina"/>
        <w:i/>
      </w:rPr>
      <w:fldChar w:fldCharType="separate"/>
    </w:r>
    <w:r w:rsidRPr="00F55271">
      <w:rPr>
        <w:rStyle w:val="Nmerodepgina"/>
        <w:i/>
      </w:rPr>
      <w:t>4</w:t>
    </w:r>
    <w:r w:rsidRPr="00F55271">
      <w:rPr>
        <w:rStyle w:val="Nmerodepgina"/>
        <w:i/>
      </w:rPr>
      <w:fldChar w:fldCharType="end"/>
    </w:r>
    <w:r w:rsidRPr="00F55271">
      <w:rPr>
        <w:rStyle w:val="Nmerodepgina"/>
        <w:i/>
      </w:rPr>
      <w:t xml:space="preserve"> of </w:t>
    </w:r>
    <w:r w:rsidRPr="00F55271">
      <w:rPr>
        <w:rStyle w:val="Nmerodepgina"/>
        <w:i/>
      </w:rPr>
      <w:fldChar w:fldCharType="begin"/>
    </w:r>
    <w:r w:rsidRPr="00F55271">
      <w:rPr>
        <w:rStyle w:val="Nmerodepgina"/>
        <w:i/>
      </w:rPr>
      <w:instrText xml:space="preserve"> NUMPAGES </w:instrText>
    </w:r>
    <w:r w:rsidRPr="00F55271">
      <w:rPr>
        <w:rStyle w:val="Nmerodepgina"/>
        <w:i/>
      </w:rPr>
      <w:fldChar w:fldCharType="separate"/>
    </w:r>
    <w:r w:rsidRPr="00F55271">
      <w:rPr>
        <w:rStyle w:val="Nmerodepgina"/>
        <w:i/>
      </w:rPr>
      <w:t>66</w:t>
    </w:r>
    <w:r w:rsidRPr="00F55271">
      <w:rPr>
        <w:rStyle w:val="Nmerodepgin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1A7AB" w14:textId="77777777" w:rsidR="008735B3" w:rsidRDefault="008735B3">
      <w:r>
        <w:separator/>
      </w:r>
    </w:p>
    <w:p w14:paraId="675A233C" w14:textId="77777777" w:rsidR="008735B3" w:rsidRDefault="008735B3"/>
  </w:footnote>
  <w:footnote w:type="continuationSeparator" w:id="0">
    <w:p w14:paraId="021BAC8B" w14:textId="77777777" w:rsidR="008735B3" w:rsidRDefault="008735B3">
      <w:r>
        <w:continuationSeparator/>
      </w:r>
    </w:p>
    <w:p w14:paraId="7AB6EFBD" w14:textId="77777777" w:rsidR="008735B3" w:rsidRDefault="008735B3"/>
  </w:footnote>
  <w:footnote w:type="continuationNotice" w:id="1">
    <w:p w14:paraId="52F8E8FA" w14:textId="77777777" w:rsidR="008735B3" w:rsidRDefault="008735B3"/>
  </w:footnote>
  <w:footnote w:id="2">
    <w:p w14:paraId="2956D713" w14:textId="7FF9AF36" w:rsidR="0096449A" w:rsidRPr="00426753" w:rsidRDefault="0096449A" w:rsidP="00D562EA">
      <w:pPr>
        <w:pStyle w:val="Textonotapie"/>
        <w:jc w:val="both"/>
        <w:rPr>
          <w:rFonts w:ascii="Times New Roman" w:hAnsi="Times New Roman"/>
        </w:rPr>
      </w:pPr>
      <w:r w:rsidRPr="00426753">
        <w:rPr>
          <w:rStyle w:val="Refdenotaalpie"/>
          <w:rFonts w:ascii="Times New Roman" w:hAnsi="Times New Roman"/>
        </w:rPr>
        <w:footnoteRef/>
      </w:r>
      <w:r w:rsidRPr="00426753">
        <w:rPr>
          <w:rFonts w:ascii="Times New Roman" w:hAnsi="Times New Roman"/>
        </w:rPr>
        <w:t xml:space="preserve"> </w:t>
      </w:r>
      <w:r w:rsidR="00D562EA" w:rsidRPr="00426753">
        <w:rPr>
          <w:rFonts w:ascii="Times New Roman" w:hAnsi="Times New Roman"/>
        </w:rPr>
        <w:t xml:space="preserve">Employees earning integral salary, 70 percent of salary will be the basis to calculate contributions to the social security </w:t>
      </w:r>
      <w:r w:rsidR="00563DE6" w:rsidRPr="00426753">
        <w:rPr>
          <w:rFonts w:ascii="Times New Roman" w:hAnsi="Times New Roman"/>
        </w:rPr>
        <w:t>system.</w:t>
      </w:r>
    </w:p>
  </w:footnote>
  <w:footnote w:id="3">
    <w:p w14:paraId="39FA2965" w14:textId="4FBA6ECD" w:rsidR="00221019" w:rsidRPr="004D4233" w:rsidRDefault="00221019" w:rsidP="004D4233">
      <w:r w:rsidRPr="00221019">
        <w:rPr>
          <w:rStyle w:val="Refdenotaalpie"/>
          <w:sz w:val="20"/>
          <w:szCs w:val="20"/>
        </w:rPr>
        <w:footnoteRef/>
      </w:r>
      <w:r w:rsidRPr="0022101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Current Inventory </w:t>
      </w:r>
      <w:r w:rsidRPr="00221019">
        <w:rPr>
          <w:sz w:val="20"/>
          <w:szCs w:val="20"/>
        </w:rPr>
        <w:t xml:space="preserve">can </w:t>
      </w:r>
      <w:r w:rsidR="002426A8">
        <w:rPr>
          <w:sz w:val="20"/>
          <w:szCs w:val="20"/>
        </w:rPr>
        <w:t xml:space="preserve">be </w:t>
      </w:r>
      <w:r w:rsidRPr="00221019">
        <w:rPr>
          <w:sz w:val="20"/>
          <w:szCs w:val="20"/>
        </w:rPr>
        <w:t>see</w:t>
      </w:r>
      <w:r w:rsidR="002426A8">
        <w:rPr>
          <w:sz w:val="20"/>
          <w:szCs w:val="20"/>
        </w:rPr>
        <w:t>n</w:t>
      </w:r>
      <w:r w:rsidRPr="00221019">
        <w:rPr>
          <w:sz w:val="20"/>
          <w:szCs w:val="20"/>
        </w:rPr>
        <w:t xml:space="preserve"> on the following POA´ </w:t>
      </w:r>
      <w:r w:rsidRPr="004D4233">
        <w:rPr>
          <w:sz w:val="20"/>
          <w:szCs w:val="20"/>
        </w:rPr>
        <w:t>SharePoint link:</w:t>
      </w:r>
      <w:r w:rsidR="004D4233" w:rsidRPr="004D4233">
        <w:rPr>
          <w:sz w:val="20"/>
          <w:szCs w:val="20"/>
        </w:rPr>
        <w:t xml:space="preserve"> </w:t>
      </w:r>
      <w:hyperlink r:id="rId1" w:history="1">
        <w:r w:rsidR="004D4233" w:rsidRPr="004D4233">
          <w:rPr>
            <w:rStyle w:val="Hipervnculo"/>
            <w:sz w:val="20"/>
            <w:szCs w:val="20"/>
          </w:rPr>
          <w:t>Inventory</w:t>
        </w:r>
      </w:hyperlink>
    </w:p>
    <w:p w14:paraId="113EFAEA" w14:textId="0F194644" w:rsidR="00221019" w:rsidRPr="00221019" w:rsidRDefault="00221019" w:rsidP="00221019">
      <w:pPr>
        <w:pStyle w:val="Textonotapie"/>
        <w:jc w:val="both"/>
        <w:rPr>
          <w:rFonts w:ascii="Times New Roman" w:hAnsi="Times New Roman"/>
        </w:rPr>
      </w:pPr>
    </w:p>
  </w:footnote>
  <w:footnote w:id="4">
    <w:p w14:paraId="63481232" w14:textId="06C2CC5F" w:rsidR="00696881" w:rsidRPr="006C4E76" w:rsidRDefault="00696881" w:rsidP="00D760D5">
      <w:pPr>
        <w:pStyle w:val="Textonotapie"/>
        <w:jc w:val="both"/>
        <w:rPr>
          <w:rFonts w:ascii="Times New Roman" w:hAnsi="Times New Roman"/>
          <w:sz w:val="18"/>
          <w:szCs w:val="18"/>
        </w:rPr>
      </w:pPr>
      <w:r w:rsidRPr="006C4E76">
        <w:rPr>
          <w:rStyle w:val="Refdenotaalpie"/>
          <w:rFonts w:ascii="Times New Roman" w:hAnsi="Times New Roman"/>
          <w:sz w:val="18"/>
          <w:szCs w:val="18"/>
        </w:rPr>
        <w:footnoteRef/>
      </w:r>
      <w:r w:rsidRPr="006C4E76">
        <w:rPr>
          <w:rFonts w:ascii="Times New Roman" w:hAnsi="Times New Roman"/>
          <w:sz w:val="18"/>
          <w:szCs w:val="18"/>
        </w:rPr>
        <w:t xml:space="preserve"> “Year” refers to the Juntos Aprendemos Program Year, January-December, except for Year One (August – December 2021) and Year Six (January – August 2026).</w:t>
      </w:r>
    </w:p>
  </w:footnote>
  <w:footnote w:id="5">
    <w:p w14:paraId="0D08D170" w14:textId="77777777" w:rsidR="00DF2CB4" w:rsidRPr="00C13881" w:rsidRDefault="00DF2CB4" w:rsidP="00D760D5">
      <w:pPr>
        <w:pStyle w:val="Textonotapie"/>
        <w:jc w:val="both"/>
      </w:pPr>
      <w:r w:rsidRPr="006C4E76">
        <w:rPr>
          <w:rStyle w:val="Refdenotaalpie"/>
          <w:rFonts w:ascii="Times New Roman" w:hAnsi="Times New Roman"/>
          <w:sz w:val="18"/>
          <w:szCs w:val="18"/>
        </w:rPr>
        <w:footnoteRef/>
      </w:r>
      <w:r w:rsidRPr="006C4E76">
        <w:rPr>
          <w:rFonts w:ascii="Times New Roman" w:hAnsi="Times New Roman"/>
          <w:sz w:val="18"/>
          <w:szCs w:val="18"/>
        </w:rPr>
        <w:t xml:space="preserve"> “Year” refers to the Juntos Aprendemos Program Year, January-December, except for Year One (August – December 2021) and Year Six (January – August 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4998F" w14:textId="677CD8BC" w:rsidR="00801ACB" w:rsidRDefault="00624696">
    <w:pPr>
      <w:pStyle w:val="Encabezado"/>
      <w:rPr>
        <w:b/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DE54DC0" wp14:editId="0E8B190C">
          <wp:simplePos x="0" y="0"/>
          <wp:positionH relativeFrom="column">
            <wp:posOffset>0</wp:posOffset>
          </wp:positionH>
          <wp:positionV relativeFrom="paragraph">
            <wp:posOffset>-292308</wp:posOffset>
          </wp:positionV>
          <wp:extent cx="2209800" cy="753110"/>
          <wp:effectExtent l="0" t="0" r="0" b="0"/>
          <wp:wrapSquare wrapText="bothSides"/>
          <wp:docPr id="8" name="Imagen 8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picture containing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0980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E4E50C" w14:textId="77777777" w:rsidR="006124F8" w:rsidRDefault="006124F8">
    <w:pPr>
      <w:pStyle w:val="Encabezado"/>
    </w:pPr>
  </w:p>
  <w:p w14:paraId="44227B5C" w14:textId="79E13304" w:rsidR="00577E24" w:rsidRDefault="00577E24">
    <w:pPr>
      <w:pStyle w:val="Encabezado"/>
    </w:pPr>
  </w:p>
  <w:p w14:paraId="73815327" w14:textId="77D78962" w:rsidR="00577E24" w:rsidRDefault="00577E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A0958"/>
    <w:multiLevelType w:val="hybridMultilevel"/>
    <w:tmpl w:val="6EA2B0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01247A9"/>
    <w:multiLevelType w:val="hybridMultilevel"/>
    <w:tmpl w:val="8A08B726"/>
    <w:lvl w:ilvl="0" w:tplc="2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253A1"/>
    <w:multiLevelType w:val="hybridMultilevel"/>
    <w:tmpl w:val="90FE03FC"/>
    <w:lvl w:ilvl="0" w:tplc="6BAC33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75D3B"/>
    <w:multiLevelType w:val="hybridMultilevel"/>
    <w:tmpl w:val="CA92F64A"/>
    <w:lvl w:ilvl="0" w:tplc="8B64EB62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A0564"/>
    <w:multiLevelType w:val="hybridMultilevel"/>
    <w:tmpl w:val="2654CD0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F6657"/>
    <w:multiLevelType w:val="hybridMultilevel"/>
    <w:tmpl w:val="E6DE859E"/>
    <w:lvl w:ilvl="0" w:tplc="8B64EB62">
      <w:start w:val="80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6D79E4"/>
    <w:multiLevelType w:val="hybridMultilevel"/>
    <w:tmpl w:val="EE6C308A"/>
    <w:lvl w:ilvl="0" w:tplc="8B64EB62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D793C"/>
    <w:multiLevelType w:val="hybridMultilevel"/>
    <w:tmpl w:val="CC7EB2B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31F8E"/>
    <w:multiLevelType w:val="hybridMultilevel"/>
    <w:tmpl w:val="67E2AB9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B598B"/>
    <w:multiLevelType w:val="hybridMultilevel"/>
    <w:tmpl w:val="F0DE137E"/>
    <w:lvl w:ilvl="0" w:tplc="8B64EB62">
      <w:start w:val="80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278436">
    <w:abstractNumId w:val="9"/>
  </w:num>
  <w:num w:numId="2" w16cid:durableId="489105670">
    <w:abstractNumId w:val="0"/>
  </w:num>
  <w:num w:numId="3" w16cid:durableId="1152602956">
    <w:abstractNumId w:val="4"/>
  </w:num>
  <w:num w:numId="4" w16cid:durableId="459885410">
    <w:abstractNumId w:val="2"/>
  </w:num>
  <w:num w:numId="5" w16cid:durableId="117651310">
    <w:abstractNumId w:val="1"/>
  </w:num>
  <w:num w:numId="6" w16cid:durableId="265191043">
    <w:abstractNumId w:val="8"/>
  </w:num>
  <w:num w:numId="7" w16cid:durableId="1425225050">
    <w:abstractNumId w:val="7"/>
  </w:num>
  <w:num w:numId="8" w16cid:durableId="1104374438">
    <w:abstractNumId w:val="3"/>
  </w:num>
  <w:num w:numId="9" w16cid:durableId="1852405607">
    <w:abstractNumId w:val="10"/>
  </w:num>
  <w:num w:numId="10" w16cid:durableId="1118988771">
    <w:abstractNumId w:val="6"/>
  </w:num>
  <w:num w:numId="11" w16cid:durableId="261884470">
    <w:abstractNumId w:val="5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ria Ochoa">
    <w15:presenceInfo w15:providerId="AD" w15:userId="S::mochoa@partners.net::18bd6752-8a10-434a-9930-1634f4e867c6"/>
  </w15:person>
  <w15:person w15:author="Vanessa Ardila López">
    <w15:presenceInfo w15:providerId="AD" w15:userId="S::vardila@partners.net::cd96f077-515e-4104-96f8-44ee98248185"/>
  </w15:person>
  <w15:person w15:author="Alejandro Torres Perico">
    <w15:presenceInfo w15:providerId="AD" w15:userId="S::atorres@partners.net::f2572d4e-e115-46ae-a620-5daeaa3d27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2sbAwMDIwtzAyMzZR0lEKTi0uzszPAykwrAUAIeWFvywAAAA="/>
  </w:docVars>
  <w:rsids>
    <w:rsidRoot w:val="003915D4"/>
    <w:rsid w:val="000000E5"/>
    <w:rsid w:val="00000142"/>
    <w:rsid w:val="0000053C"/>
    <w:rsid w:val="00000610"/>
    <w:rsid w:val="00000997"/>
    <w:rsid w:val="00000B44"/>
    <w:rsid w:val="00000F8B"/>
    <w:rsid w:val="0000107A"/>
    <w:rsid w:val="0000147C"/>
    <w:rsid w:val="00001FA6"/>
    <w:rsid w:val="00002306"/>
    <w:rsid w:val="00003238"/>
    <w:rsid w:val="00003240"/>
    <w:rsid w:val="000035C4"/>
    <w:rsid w:val="00003624"/>
    <w:rsid w:val="000038CC"/>
    <w:rsid w:val="00003CF0"/>
    <w:rsid w:val="00003EA9"/>
    <w:rsid w:val="00004003"/>
    <w:rsid w:val="0000423D"/>
    <w:rsid w:val="00004568"/>
    <w:rsid w:val="0000472D"/>
    <w:rsid w:val="0000480D"/>
    <w:rsid w:val="00004992"/>
    <w:rsid w:val="00004A06"/>
    <w:rsid w:val="00004BC7"/>
    <w:rsid w:val="00005174"/>
    <w:rsid w:val="0000537F"/>
    <w:rsid w:val="0000584E"/>
    <w:rsid w:val="000058BC"/>
    <w:rsid w:val="00005CFF"/>
    <w:rsid w:val="000064A1"/>
    <w:rsid w:val="000065A7"/>
    <w:rsid w:val="000065AB"/>
    <w:rsid w:val="00006611"/>
    <w:rsid w:val="000066C0"/>
    <w:rsid w:val="00006AE2"/>
    <w:rsid w:val="00006EFD"/>
    <w:rsid w:val="00007071"/>
    <w:rsid w:val="000071AF"/>
    <w:rsid w:val="00007403"/>
    <w:rsid w:val="0000750F"/>
    <w:rsid w:val="00007F9D"/>
    <w:rsid w:val="00010120"/>
    <w:rsid w:val="000104EA"/>
    <w:rsid w:val="000105F2"/>
    <w:rsid w:val="000109A4"/>
    <w:rsid w:val="00010A47"/>
    <w:rsid w:val="000113A7"/>
    <w:rsid w:val="0001167E"/>
    <w:rsid w:val="000117CB"/>
    <w:rsid w:val="0001190D"/>
    <w:rsid w:val="000119C5"/>
    <w:rsid w:val="0001215E"/>
    <w:rsid w:val="000122CA"/>
    <w:rsid w:val="000126C1"/>
    <w:rsid w:val="00012981"/>
    <w:rsid w:val="000129D8"/>
    <w:rsid w:val="00012AF2"/>
    <w:rsid w:val="00012E08"/>
    <w:rsid w:val="00013425"/>
    <w:rsid w:val="00013522"/>
    <w:rsid w:val="000136B4"/>
    <w:rsid w:val="0001396F"/>
    <w:rsid w:val="00013E32"/>
    <w:rsid w:val="000142C0"/>
    <w:rsid w:val="000143D6"/>
    <w:rsid w:val="00014426"/>
    <w:rsid w:val="000144C9"/>
    <w:rsid w:val="0001451D"/>
    <w:rsid w:val="00014940"/>
    <w:rsid w:val="00014C0B"/>
    <w:rsid w:val="0001503B"/>
    <w:rsid w:val="0001504B"/>
    <w:rsid w:val="00015093"/>
    <w:rsid w:val="000150AE"/>
    <w:rsid w:val="000154F7"/>
    <w:rsid w:val="00015662"/>
    <w:rsid w:val="00015852"/>
    <w:rsid w:val="00015A68"/>
    <w:rsid w:val="00015C73"/>
    <w:rsid w:val="00015DA0"/>
    <w:rsid w:val="00015FA1"/>
    <w:rsid w:val="00015FD7"/>
    <w:rsid w:val="00016A5E"/>
    <w:rsid w:val="00016C12"/>
    <w:rsid w:val="00017466"/>
    <w:rsid w:val="0001770B"/>
    <w:rsid w:val="00017729"/>
    <w:rsid w:val="0001794B"/>
    <w:rsid w:val="00017E8F"/>
    <w:rsid w:val="0002013B"/>
    <w:rsid w:val="000201CE"/>
    <w:rsid w:val="000202C0"/>
    <w:rsid w:val="0002031C"/>
    <w:rsid w:val="000203B2"/>
    <w:rsid w:val="0002059C"/>
    <w:rsid w:val="00020CD8"/>
    <w:rsid w:val="00020CFF"/>
    <w:rsid w:val="00021060"/>
    <w:rsid w:val="000214C5"/>
    <w:rsid w:val="00021CE0"/>
    <w:rsid w:val="00021D2D"/>
    <w:rsid w:val="000225F4"/>
    <w:rsid w:val="0002270C"/>
    <w:rsid w:val="00022BB2"/>
    <w:rsid w:val="00023102"/>
    <w:rsid w:val="00023985"/>
    <w:rsid w:val="00023A4B"/>
    <w:rsid w:val="00023D3D"/>
    <w:rsid w:val="000241D5"/>
    <w:rsid w:val="0002421F"/>
    <w:rsid w:val="000244F4"/>
    <w:rsid w:val="00024684"/>
    <w:rsid w:val="00024C27"/>
    <w:rsid w:val="00024C75"/>
    <w:rsid w:val="00024F01"/>
    <w:rsid w:val="0002504F"/>
    <w:rsid w:val="00025377"/>
    <w:rsid w:val="0002541E"/>
    <w:rsid w:val="0002556E"/>
    <w:rsid w:val="000257AB"/>
    <w:rsid w:val="000258C0"/>
    <w:rsid w:val="0002599F"/>
    <w:rsid w:val="000262EF"/>
    <w:rsid w:val="000266BF"/>
    <w:rsid w:val="0002675A"/>
    <w:rsid w:val="00026A0E"/>
    <w:rsid w:val="00026C91"/>
    <w:rsid w:val="00026E6D"/>
    <w:rsid w:val="00026F1F"/>
    <w:rsid w:val="000271F4"/>
    <w:rsid w:val="00027630"/>
    <w:rsid w:val="00027656"/>
    <w:rsid w:val="00027ADE"/>
    <w:rsid w:val="00027C3C"/>
    <w:rsid w:val="00027D4C"/>
    <w:rsid w:val="00027DB0"/>
    <w:rsid w:val="00027F44"/>
    <w:rsid w:val="00030099"/>
    <w:rsid w:val="000304B3"/>
    <w:rsid w:val="00030771"/>
    <w:rsid w:val="00030975"/>
    <w:rsid w:val="00030D60"/>
    <w:rsid w:val="00031274"/>
    <w:rsid w:val="0003128B"/>
    <w:rsid w:val="0003136B"/>
    <w:rsid w:val="00031610"/>
    <w:rsid w:val="00031FA6"/>
    <w:rsid w:val="0003209F"/>
    <w:rsid w:val="000323CC"/>
    <w:rsid w:val="000323E9"/>
    <w:rsid w:val="000324F0"/>
    <w:rsid w:val="000329C5"/>
    <w:rsid w:val="000329EE"/>
    <w:rsid w:val="00032BDC"/>
    <w:rsid w:val="00032D45"/>
    <w:rsid w:val="00032D79"/>
    <w:rsid w:val="0003343A"/>
    <w:rsid w:val="00033467"/>
    <w:rsid w:val="0003353C"/>
    <w:rsid w:val="000335FA"/>
    <w:rsid w:val="00033B49"/>
    <w:rsid w:val="00033BC3"/>
    <w:rsid w:val="00033D01"/>
    <w:rsid w:val="00033FB1"/>
    <w:rsid w:val="000340B3"/>
    <w:rsid w:val="000342CB"/>
    <w:rsid w:val="00034540"/>
    <w:rsid w:val="000346C7"/>
    <w:rsid w:val="00034A93"/>
    <w:rsid w:val="000350E0"/>
    <w:rsid w:val="0003534D"/>
    <w:rsid w:val="0003587D"/>
    <w:rsid w:val="00035ACE"/>
    <w:rsid w:val="00035AEC"/>
    <w:rsid w:val="00035B9B"/>
    <w:rsid w:val="00035E54"/>
    <w:rsid w:val="00035F62"/>
    <w:rsid w:val="00035FE7"/>
    <w:rsid w:val="000361FB"/>
    <w:rsid w:val="000363B0"/>
    <w:rsid w:val="00036445"/>
    <w:rsid w:val="00036642"/>
    <w:rsid w:val="0003664F"/>
    <w:rsid w:val="000366A6"/>
    <w:rsid w:val="000367F4"/>
    <w:rsid w:val="00036903"/>
    <w:rsid w:val="000370D1"/>
    <w:rsid w:val="000374BB"/>
    <w:rsid w:val="000378E7"/>
    <w:rsid w:val="00037AC3"/>
    <w:rsid w:val="00037D49"/>
    <w:rsid w:val="00037E97"/>
    <w:rsid w:val="0004009D"/>
    <w:rsid w:val="000402AD"/>
    <w:rsid w:val="00040506"/>
    <w:rsid w:val="00040509"/>
    <w:rsid w:val="00040558"/>
    <w:rsid w:val="000405B8"/>
    <w:rsid w:val="0004097A"/>
    <w:rsid w:val="00040AC0"/>
    <w:rsid w:val="00040E91"/>
    <w:rsid w:val="00040EE4"/>
    <w:rsid w:val="0004110A"/>
    <w:rsid w:val="0004123E"/>
    <w:rsid w:val="00041676"/>
    <w:rsid w:val="00041A96"/>
    <w:rsid w:val="00041D2F"/>
    <w:rsid w:val="00042814"/>
    <w:rsid w:val="00042B19"/>
    <w:rsid w:val="00042CE4"/>
    <w:rsid w:val="000433CD"/>
    <w:rsid w:val="0004377A"/>
    <w:rsid w:val="000437B5"/>
    <w:rsid w:val="00043C93"/>
    <w:rsid w:val="00043C96"/>
    <w:rsid w:val="00043D6B"/>
    <w:rsid w:val="00043FC5"/>
    <w:rsid w:val="000445C0"/>
    <w:rsid w:val="000446B7"/>
    <w:rsid w:val="000447CC"/>
    <w:rsid w:val="0004480B"/>
    <w:rsid w:val="00044B35"/>
    <w:rsid w:val="00044EC5"/>
    <w:rsid w:val="00044F47"/>
    <w:rsid w:val="0004500E"/>
    <w:rsid w:val="00045084"/>
    <w:rsid w:val="000451B5"/>
    <w:rsid w:val="00045255"/>
    <w:rsid w:val="000452FE"/>
    <w:rsid w:val="000453ED"/>
    <w:rsid w:val="00045573"/>
    <w:rsid w:val="000456DA"/>
    <w:rsid w:val="00045706"/>
    <w:rsid w:val="00045747"/>
    <w:rsid w:val="0004575D"/>
    <w:rsid w:val="000458C9"/>
    <w:rsid w:val="00045C05"/>
    <w:rsid w:val="00045C0B"/>
    <w:rsid w:val="00045FC6"/>
    <w:rsid w:val="000463E1"/>
    <w:rsid w:val="00046486"/>
    <w:rsid w:val="00046788"/>
    <w:rsid w:val="00046B46"/>
    <w:rsid w:val="00046D4A"/>
    <w:rsid w:val="000470F6"/>
    <w:rsid w:val="00047D6C"/>
    <w:rsid w:val="000500D6"/>
    <w:rsid w:val="00050186"/>
    <w:rsid w:val="00050328"/>
    <w:rsid w:val="000509D4"/>
    <w:rsid w:val="00050C2C"/>
    <w:rsid w:val="00050E7C"/>
    <w:rsid w:val="00050F58"/>
    <w:rsid w:val="000512E4"/>
    <w:rsid w:val="000513B5"/>
    <w:rsid w:val="00051444"/>
    <w:rsid w:val="00051669"/>
    <w:rsid w:val="00051B01"/>
    <w:rsid w:val="00051E50"/>
    <w:rsid w:val="000521DA"/>
    <w:rsid w:val="0005225C"/>
    <w:rsid w:val="000524F1"/>
    <w:rsid w:val="00052533"/>
    <w:rsid w:val="00053123"/>
    <w:rsid w:val="000532CB"/>
    <w:rsid w:val="00053339"/>
    <w:rsid w:val="000534FC"/>
    <w:rsid w:val="00053952"/>
    <w:rsid w:val="00053D45"/>
    <w:rsid w:val="00053F34"/>
    <w:rsid w:val="000540B3"/>
    <w:rsid w:val="00054357"/>
    <w:rsid w:val="000544E8"/>
    <w:rsid w:val="0005455C"/>
    <w:rsid w:val="00054726"/>
    <w:rsid w:val="000547B8"/>
    <w:rsid w:val="00054B29"/>
    <w:rsid w:val="00054CBE"/>
    <w:rsid w:val="00055295"/>
    <w:rsid w:val="000554A1"/>
    <w:rsid w:val="000555AE"/>
    <w:rsid w:val="0005588D"/>
    <w:rsid w:val="00055AB1"/>
    <w:rsid w:val="00055D4A"/>
    <w:rsid w:val="00055EF7"/>
    <w:rsid w:val="00055F6D"/>
    <w:rsid w:val="00056117"/>
    <w:rsid w:val="00056135"/>
    <w:rsid w:val="00056410"/>
    <w:rsid w:val="00056653"/>
    <w:rsid w:val="000566C0"/>
    <w:rsid w:val="00056829"/>
    <w:rsid w:val="00056A6E"/>
    <w:rsid w:val="00056C57"/>
    <w:rsid w:val="00056E0D"/>
    <w:rsid w:val="00056FDC"/>
    <w:rsid w:val="00057042"/>
    <w:rsid w:val="000570A3"/>
    <w:rsid w:val="00057169"/>
    <w:rsid w:val="00057319"/>
    <w:rsid w:val="000575DB"/>
    <w:rsid w:val="000575F9"/>
    <w:rsid w:val="000578B8"/>
    <w:rsid w:val="00057B87"/>
    <w:rsid w:val="00057EEA"/>
    <w:rsid w:val="000600A3"/>
    <w:rsid w:val="000603DC"/>
    <w:rsid w:val="00060479"/>
    <w:rsid w:val="0006067C"/>
    <w:rsid w:val="00060744"/>
    <w:rsid w:val="000607D6"/>
    <w:rsid w:val="000609BB"/>
    <w:rsid w:val="00060A45"/>
    <w:rsid w:val="00060E61"/>
    <w:rsid w:val="00061491"/>
    <w:rsid w:val="000617F1"/>
    <w:rsid w:val="000619C0"/>
    <w:rsid w:val="00061A31"/>
    <w:rsid w:val="00061B17"/>
    <w:rsid w:val="00061DD0"/>
    <w:rsid w:val="00062080"/>
    <w:rsid w:val="00062121"/>
    <w:rsid w:val="000629E4"/>
    <w:rsid w:val="00062ACC"/>
    <w:rsid w:val="00062C42"/>
    <w:rsid w:val="00062D46"/>
    <w:rsid w:val="00062F34"/>
    <w:rsid w:val="00063094"/>
    <w:rsid w:val="000630C2"/>
    <w:rsid w:val="00063199"/>
    <w:rsid w:val="000634D2"/>
    <w:rsid w:val="00063546"/>
    <w:rsid w:val="00063A72"/>
    <w:rsid w:val="00063FBA"/>
    <w:rsid w:val="0006421C"/>
    <w:rsid w:val="00064530"/>
    <w:rsid w:val="00064883"/>
    <w:rsid w:val="000649D4"/>
    <w:rsid w:val="00064AC6"/>
    <w:rsid w:val="00064CEA"/>
    <w:rsid w:val="00064E1F"/>
    <w:rsid w:val="00065781"/>
    <w:rsid w:val="0006587D"/>
    <w:rsid w:val="00065BA3"/>
    <w:rsid w:val="000660BC"/>
    <w:rsid w:val="00066162"/>
    <w:rsid w:val="000665E1"/>
    <w:rsid w:val="000665F0"/>
    <w:rsid w:val="0006661C"/>
    <w:rsid w:val="00066BCA"/>
    <w:rsid w:val="00066C2D"/>
    <w:rsid w:val="00066DC1"/>
    <w:rsid w:val="00066F51"/>
    <w:rsid w:val="0006712D"/>
    <w:rsid w:val="000673A3"/>
    <w:rsid w:val="000673BC"/>
    <w:rsid w:val="000673EA"/>
    <w:rsid w:val="000677A7"/>
    <w:rsid w:val="000677AA"/>
    <w:rsid w:val="00067CF7"/>
    <w:rsid w:val="00067DBE"/>
    <w:rsid w:val="00067F38"/>
    <w:rsid w:val="00070012"/>
    <w:rsid w:val="00070048"/>
    <w:rsid w:val="000700BB"/>
    <w:rsid w:val="0007024C"/>
    <w:rsid w:val="00070529"/>
    <w:rsid w:val="00070A81"/>
    <w:rsid w:val="00070CA6"/>
    <w:rsid w:val="00070CEA"/>
    <w:rsid w:val="00070F92"/>
    <w:rsid w:val="00071000"/>
    <w:rsid w:val="00071255"/>
    <w:rsid w:val="00071479"/>
    <w:rsid w:val="00071B6F"/>
    <w:rsid w:val="00071E55"/>
    <w:rsid w:val="00071F6F"/>
    <w:rsid w:val="00072240"/>
    <w:rsid w:val="0007245B"/>
    <w:rsid w:val="000725D1"/>
    <w:rsid w:val="00072C51"/>
    <w:rsid w:val="00072CB5"/>
    <w:rsid w:val="00072E42"/>
    <w:rsid w:val="00072FC1"/>
    <w:rsid w:val="000731BC"/>
    <w:rsid w:val="00073307"/>
    <w:rsid w:val="0007370E"/>
    <w:rsid w:val="00073864"/>
    <w:rsid w:val="00073A07"/>
    <w:rsid w:val="00073E83"/>
    <w:rsid w:val="00074133"/>
    <w:rsid w:val="000743AB"/>
    <w:rsid w:val="000746EA"/>
    <w:rsid w:val="00074875"/>
    <w:rsid w:val="00074905"/>
    <w:rsid w:val="00074B95"/>
    <w:rsid w:val="00074BA9"/>
    <w:rsid w:val="00074C77"/>
    <w:rsid w:val="00074D5B"/>
    <w:rsid w:val="00074F05"/>
    <w:rsid w:val="00075003"/>
    <w:rsid w:val="000751FC"/>
    <w:rsid w:val="00075232"/>
    <w:rsid w:val="000755A5"/>
    <w:rsid w:val="000758DA"/>
    <w:rsid w:val="00075D7F"/>
    <w:rsid w:val="00076338"/>
    <w:rsid w:val="000763A3"/>
    <w:rsid w:val="00076552"/>
    <w:rsid w:val="00076677"/>
    <w:rsid w:val="000768BE"/>
    <w:rsid w:val="00076932"/>
    <w:rsid w:val="00076B0B"/>
    <w:rsid w:val="00076DA8"/>
    <w:rsid w:val="00076F5C"/>
    <w:rsid w:val="0007721D"/>
    <w:rsid w:val="00077465"/>
    <w:rsid w:val="00077D75"/>
    <w:rsid w:val="00077EAE"/>
    <w:rsid w:val="00077FA6"/>
    <w:rsid w:val="00080289"/>
    <w:rsid w:val="00080520"/>
    <w:rsid w:val="000805C2"/>
    <w:rsid w:val="000806CB"/>
    <w:rsid w:val="00080A82"/>
    <w:rsid w:val="00080E2E"/>
    <w:rsid w:val="00080EE7"/>
    <w:rsid w:val="00080FEA"/>
    <w:rsid w:val="00081262"/>
    <w:rsid w:val="0008153C"/>
    <w:rsid w:val="0008181F"/>
    <w:rsid w:val="00081AED"/>
    <w:rsid w:val="00081C12"/>
    <w:rsid w:val="00081C30"/>
    <w:rsid w:val="00081D73"/>
    <w:rsid w:val="00081F4E"/>
    <w:rsid w:val="000822D2"/>
    <w:rsid w:val="0008242A"/>
    <w:rsid w:val="00082474"/>
    <w:rsid w:val="000827FF"/>
    <w:rsid w:val="00082F54"/>
    <w:rsid w:val="0008302D"/>
    <w:rsid w:val="00083191"/>
    <w:rsid w:val="0008347D"/>
    <w:rsid w:val="0008351F"/>
    <w:rsid w:val="00083689"/>
    <w:rsid w:val="000839BB"/>
    <w:rsid w:val="00083CD3"/>
    <w:rsid w:val="00083E35"/>
    <w:rsid w:val="00084301"/>
    <w:rsid w:val="000847A2"/>
    <w:rsid w:val="000849A0"/>
    <w:rsid w:val="00084A0A"/>
    <w:rsid w:val="00084D6C"/>
    <w:rsid w:val="00084E75"/>
    <w:rsid w:val="00084F67"/>
    <w:rsid w:val="0008522A"/>
    <w:rsid w:val="000853BA"/>
    <w:rsid w:val="00085558"/>
    <w:rsid w:val="00085B8D"/>
    <w:rsid w:val="00085C0A"/>
    <w:rsid w:val="0008624F"/>
    <w:rsid w:val="000865D4"/>
    <w:rsid w:val="00086ABB"/>
    <w:rsid w:val="00086DD9"/>
    <w:rsid w:val="00087148"/>
    <w:rsid w:val="00087538"/>
    <w:rsid w:val="000876EB"/>
    <w:rsid w:val="000879C8"/>
    <w:rsid w:val="00087E10"/>
    <w:rsid w:val="00090007"/>
    <w:rsid w:val="00090014"/>
    <w:rsid w:val="000903C7"/>
    <w:rsid w:val="000904F4"/>
    <w:rsid w:val="0009072B"/>
    <w:rsid w:val="0009076A"/>
    <w:rsid w:val="00090C72"/>
    <w:rsid w:val="00090D52"/>
    <w:rsid w:val="00090DAF"/>
    <w:rsid w:val="00090E92"/>
    <w:rsid w:val="0009119A"/>
    <w:rsid w:val="00091231"/>
    <w:rsid w:val="00091333"/>
    <w:rsid w:val="00091345"/>
    <w:rsid w:val="00091432"/>
    <w:rsid w:val="000914B4"/>
    <w:rsid w:val="00091A31"/>
    <w:rsid w:val="00091B00"/>
    <w:rsid w:val="00091B63"/>
    <w:rsid w:val="00091C43"/>
    <w:rsid w:val="00091E2E"/>
    <w:rsid w:val="00092020"/>
    <w:rsid w:val="00092202"/>
    <w:rsid w:val="000925AC"/>
    <w:rsid w:val="0009262F"/>
    <w:rsid w:val="00092A91"/>
    <w:rsid w:val="00092B2D"/>
    <w:rsid w:val="00093085"/>
    <w:rsid w:val="0009326D"/>
    <w:rsid w:val="000933A3"/>
    <w:rsid w:val="00093553"/>
    <w:rsid w:val="0009384C"/>
    <w:rsid w:val="00093D44"/>
    <w:rsid w:val="000945FF"/>
    <w:rsid w:val="000946C7"/>
    <w:rsid w:val="0009488F"/>
    <w:rsid w:val="00094ADC"/>
    <w:rsid w:val="00094B18"/>
    <w:rsid w:val="00095058"/>
    <w:rsid w:val="000955C2"/>
    <w:rsid w:val="0009566D"/>
    <w:rsid w:val="000956AB"/>
    <w:rsid w:val="00095D98"/>
    <w:rsid w:val="0009624E"/>
    <w:rsid w:val="0009649A"/>
    <w:rsid w:val="00096A3D"/>
    <w:rsid w:val="00096C72"/>
    <w:rsid w:val="00096FCD"/>
    <w:rsid w:val="000971AE"/>
    <w:rsid w:val="00097350"/>
    <w:rsid w:val="000974CC"/>
    <w:rsid w:val="00097741"/>
    <w:rsid w:val="00097B58"/>
    <w:rsid w:val="000A031D"/>
    <w:rsid w:val="000A06C0"/>
    <w:rsid w:val="000A0C90"/>
    <w:rsid w:val="000A0DA2"/>
    <w:rsid w:val="000A167C"/>
    <w:rsid w:val="000A1D23"/>
    <w:rsid w:val="000A1DC8"/>
    <w:rsid w:val="000A214B"/>
    <w:rsid w:val="000A23E3"/>
    <w:rsid w:val="000A26AE"/>
    <w:rsid w:val="000A2C85"/>
    <w:rsid w:val="000A2E74"/>
    <w:rsid w:val="000A2F49"/>
    <w:rsid w:val="000A30C8"/>
    <w:rsid w:val="000A35BD"/>
    <w:rsid w:val="000A36A9"/>
    <w:rsid w:val="000A3B3D"/>
    <w:rsid w:val="000A3C9A"/>
    <w:rsid w:val="000A3E32"/>
    <w:rsid w:val="000A4068"/>
    <w:rsid w:val="000A438A"/>
    <w:rsid w:val="000A4403"/>
    <w:rsid w:val="000A4537"/>
    <w:rsid w:val="000A478D"/>
    <w:rsid w:val="000A47CC"/>
    <w:rsid w:val="000A4C76"/>
    <w:rsid w:val="000A4E1B"/>
    <w:rsid w:val="000A4E92"/>
    <w:rsid w:val="000A4FE9"/>
    <w:rsid w:val="000A5056"/>
    <w:rsid w:val="000A5434"/>
    <w:rsid w:val="000A5599"/>
    <w:rsid w:val="000A55CF"/>
    <w:rsid w:val="000A589A"/>
    <w:rsid w:val="000A5ACC"/>
    <w:rsid w:val="000A5CEA"/>
    <w:rsid w:val="000A5E87"/>
    <w:rsid w:val="000A62E9"/>
    <w:rsid w:val="000A6392"/>
    <w:rsid w:val="000A668B"/>
    <w:rsid w:val="000A687C"/>
    <w:rsid w:val="000A6BA8"/>
    <w:rsid w:val="000A6CD3"/>
    <w:rsid w:val="000A70FD"/>
    <w:rsid w:val="000A739A"/>
    <w:rsid w:val="000A745D"/>
    <w:rsid w:val="000A755C"/>
    <w:rsid w:val="000A7964"/>
    <w:rsid w:val="000A7A6D"/>
    <w:rsid w:val="000A7EFB"/>
    <w:rsid w:val="000B0196"/>
    <w:rsid w:val="000B01A6"/>
    <w:rsid w:val="000B01C2"/>
    <w:rsid w:val="000B02A4"/>
    <w:rsid w:val="000B030D"/>
    <w:rsid w:val="000B0338"/>
    <w:rsid w:val="000B0796"/>
    <w:rsid w:val="000B08F1"/>
    <w:rsid w:val="000B0BCC"/>
    <w:rsid w:val="000B0C38"/>
    <w:rsid w:val="000B0DD7"/>
    <w:rsid w:val="000B13EF"/>
    <w:rsid w:val="000B1520"/>
    <w:rsid w:val="000B16C3"/>
    <w:rsid w:val="000B1BF5"/>
    <w:rsid w:val="000B1CDA"/>
    <w:rsid w:val="000B23FB"/>
    <w:rsid w:val="000B2544"/>
    <w:rsid w:val="000B25EF"/>
    <w:rsid w:val="000B26A6"/>
    <w:rsid w:val="000B27FB"/>
    <w:rsid w:val="000B2A47"/>
    <w:rsid w:val="000B2AAC"/>
    <w:rsid w:val="000B2CF3"/>
    <w:rsid w:val="000B3456"/>
    <w:rsid w:val="000B34A8"/>
    <w:rsid w:val="000B3927"/>
    <w:rsid w:val="000B3946"/>
    <w:rsid w:val="000B3B8B"/>
    <w:rsid w:val="000B3BC3"/>
    <w:rsid w:val="000B3BFF"/>
    <w:rsid w:val="000B3F12"/>
    <w:rsid w:val="000B425E"/>
    <w:rsid w:val="000B4298"/>
    <w:rsid w:val="000B438E"/>
    <w:rsid w:val="000B4487"/>
    <w:rsid w:val="000B456F"/>
    <w:rsid w:val="000B458F"/>
    <w:rsid w:val="000B4599"/>
    <w:rsid w:val="000B459F"/>
    <w:rsid w:val="000B49B6"/>
    <w:rsid w:val="000B4A3D"/>
    <w:rsid w:val="000B4B3B"/>
    <w:rsid w:val="000B4BB4"/>
    <w:rsid w:val="000B4BEA"/>
    <w:rsid w:val="000B4CA4"/>
    <w:rsid w:val="000B4EF1"/>
    <w:rsid w:val="000B52A2"/>
    <w:rsid w:val="000B560A"/>
    <w:rsid w:val="000B5BD5"/>
    <w:rsid w:val="000B5D36"/>
    <w:rsid w:val="000B63C1"/>
    <w:rsid w:val="000B6465"/>
    <w:rsid w:val="000B65B8"/>
    <w:rsid w:val="000B69BD"/>
    <w:rsid w:val="000B6D6B"/>
    <w:rsid w:val="000B7146"/>
    <w:rsid w:val="000B743E"/>
    <w:rsid w:val="000B79D2"/>
    <w:rsid w:val="000B7F54"/>
    <w:rsid w:val="000C06DF"/>
    <w:rsid w:val="000C0A8E"/>
    <w:rsid w:val="000C0D0C"/>
    <w:rsid w:val="000C0D75"/>
    <w:rsid w:val="000C0EDC"/>
    <w:rsid w:val="000C104E"/>
    <w:rsid w:val="000C14CE"/>
    <w:rsid w:val="000C1790"/>
    <w:rsid w:val="000C1955"/>
    <w:rsid w:val="000C1C40"/>
    <w:rsid w:val="000C1D3B"/>
    <w:rsid w:val="000C1DAB"/>
    <w:rsid w:val="000C2084"/>
    <w:rsid w:val="000C20B2"/>
    <w:rsid w:val="000C21DA"/>
    <w:rsid w:val="000C2457"/>
    <w:rsid w:val="000C2575"/>
    <w:rsid w:val="000C2E28"/>
    <w:rsid w:val="000C310A"/>
    <w:rsid w:val="000C33FA"/>
    <w:rsid w:val="000C34EF"/>
    <w:rsid w:val="000C3771"/>
    <w:rsid w:val="000C3896"/>
    <w:rsid w:val="000C39C3"/>
    <w:rsid w:val="000C3E82"/>
    <w:rsid w:val="000C435D"/>
    <w:rsid w:val="000C4436"/>
    <w:rsid w:val="000C446E"/>
    <w:rsid w:val="000C4700"/>
    <w:rsid w:val="000C4718"/>
    <w:rsid w:val="000C47D9"/>
    <w:rsid w:val="000C4FEF"/>
    <w:rsid w:val="000C5266"/>
    <w:rsid w:val="000C5936"/>
    <w:rsid w:val="000C5A9A"/>
    <w:rsid w:val="000C6122"/>
    <w:rsid w:val="000C61A5"/>
    <w:rsid w:val="000C61D6"/>
    <w:rsid w:val="000C63DB"/>
    <w:rsid w:val="000C6C62"/>
    <w:rsid w:val="000C6EE6"/>
    <w:rsid w:val="000C6F71"/>
    <w:rsid w:val="000C7471"/>
    <w:rsid w:val="000C77CC"/>
    <w:rsid w:val="000D027C"/>
    <w:rsid w:val="000D02EE"/>
    <w:rsid w:val="000D03DB"/>
    <w:rsid w:val="000D09DA"/>
    <w:rsid w:val="000D0EE3"/>
    <w:rsid w:val="000D14FC"/>
    <w:rsid w:val="000D18C3"/>
    <w:rsid w:val="000D19EF"/>
    <w:rsid w:val="000D1A24"/>
    <w:rsid w:val="000D1CF6"/>
    <w:rsid w:val="000D21E6"/>
    <w:rsid w:val="000D27A8"/>
    <w:rsid w:val="000D2ADC"/>
    <w:rsid w:val="000D30CF"/>
    <w:rsid w:val="000D32CB"/>
    <w:rsid w:val="000D3532"/>
    <w:rsid w:val="000D3A6D"/>
    <w:rsid w:val="000D3F82"/>
    <w:rsid w:val="000D48B6"/>
    <w:rsid w:val="000D5466"/>
    <w:rsid w:val="000D5735"/>
    <w:rsid w:val="000D575E"/>
    <w:rsid w:val="000D5894"/>
    <w:rsid w:val="000D6243"/>
    <w:rsid w:val="000D6274"/>
    <w:rsid w:val="000D6AC1"/>
    <w:rsid w:val="000D6BEA"/>
    <w:rsid w:val="000D6E1D"/>
    <w:rsid w:val="000D7104"/>
    <w:rsid w:val="000D7284"/>
    <w:rsid w:val="000D734E"/>
    <w:rsid w:val="000D76C9"/>
    <w:rsid w:val="000D7834"/>
    <w:rsid w:val="000D78CD"/>
    <w:rsid w:val="000D78FB"/>
    <w:rsid w:val="000D791B"/>
    <w:rsid w:val="000D7B97"/>
    <w:rsid w:val="000D7C18"/>
    <w:rsid w:val="000D7E84"/>
    <w:rsid w:val="000E03BE"/>
    <w:rsid w:val="000E0A0D"/>
    <w:rsid w:val="000E0B59"/>
    <w:rsid w:val="000E0C99"/>
    <w:rsid w:val="000E0CB4"/>
    <w:rsid w:val="000E106F"/>
    <w:rsid w:val="000E1084"/>
    <w:rsid w:val="000E111C"/>
    <w:rsid w:val="000E1171"/>
    <w:rsid w:val="000E1520"/>
    <w:rsid w:val="000E16B8"/>
    <w:rsid w:val="000E1738"/>
    <w:rsid w:val="000E17CE"/>
    <w:rsid w:val="000E1B17"/>
    <w:rsid w:val="000E1B1C"/>
    <w:rsid w:val="000E1BDD"/>
    <w:rsid w:val="000E1C9F"/>
    <w:rsid w:val="000E2471"/>
    <w:rsid w:val="000E256F"/>
    <w:rsid w:val="000E25CD"/>
    <w:rsid w:val="000E277C"/>
    <w:rsid w:val="000E2A5D"/>
    <w:rsid w:val="000E2AE1"/>
    <w:rsid w:val="000E2E4F"/>
    <w:rsid w:val="000E348B"/>
    <w:rsid w:val="000E3859"/>
    <w:rsid w:val="000E38DB"/>
    <w:rsid w:val="000E38E0"/>
    <w:rsid w:val="000E3F0C"/>
    <w:rsid w:val="000E4066"/>
    <w:rsid w:val="000E40D8"/>
    <w:rsid w:val="000E4259"/>
    <w:rsid w:val="000E4387"/>
    <w:rsid w:val="000E46D4"/>
    <w:rsid w:val="000E5024"/>
    <w:rsid w:val="000E51BA"/>
    <w:rsid w:val="000E5286"/>
    <w:rsid w:val="000E5507"/>
    <w:rsid w:val="000E550E"/>
    <w:rsid w:val="000E5633"/>
    <w:rsid w:val="000E5683"/>
    <w:rsid w:val="000E5725"/>
    <w:rsid w:val="000E58C5"/>
    <w:rsid w:val="000E5B8E"/>
    <w:rsid w:val="000E6360"/>
    <w:rsid w:val="000E6756"/>
    <w:rsid w:val="000E6D09"/>
    <w:rsid w:val="000E6F05"/>
    <w:rsid w:val="000E6FEE"/>
    <w:rsid w:val="000E70B1"/>
    <w:rsid w:val="000E71E2"/>
    <w:rsid w:val="000E7247"/>
    <w:rsid w:val="000E7628"/>
    <w:rsid w:val="000E77FB"/>
    <w:rsid w:val="000E7A8D"/>
    <w:rsid w:val="000E7C1B"/>
    <w:rsid w:val="000F00D1"/>
    <w:rsid w:val="000F00FF"/>
    <w:rsid w:val="000F03AA"/>
    <w:rsid w:val="000F078E"/>
    <w:rsid w:val="000F0B5D"/>
    <w:rsid w:val="000F1578"/>
    <w:rsid w:val="000F1B5D"/>
    <w:rsid w:val="000F1BF9"/>
    <w:rsid w:val="000F1DE9"/>
    <w:rsid w:val="000F2217"/>
    <w:rsid w:val="000F27F3"/>
    <w:rsid w:val="000F2845"/>
    <w:rsid w:val="000F2FCC"/>
    <w:rsid w:val="000F3112"/>
    <w:rsid w:val="000F351C"/>
    <w:rsid w:val="000F3604"/>
    <w:rsid w:val="000F3673"/>
    <w:rsid w:val="000F3751"/>
    <w:rsid w:val="000F3D42"/>
    <w:rsid w:val="000F3FAE"/>
    <w:rsid w:val="000F4806"/>
    <w:rsid w:val="000F4B90"/>
    <w:rsid w:val="000F4C87"/>
    <w:rsid w:val="000F4E13"/>
    <w:rsid w:val="000F4E15"/>
    <w:rsid w:val="000F4EEB"/>
    <w:rsid w:val="000F4F7F"/>
    <w:rsid w:val="000F51D8"/>
    <w:rsid w:val="000F58CA"/>
    <w:rsid w:val="000F5B94"/>
    <w:rsid w:val="000F5E29"/>
    <w:rsid w:val="000F5F9E"/>
    <w:rsid w:val="000F61E7"/>
    <w:rsid w:val="000F6917"/>
    <w:rsid w:val="000F69E7"/>
    <w:rsid w:val="000F69F4"/>
    <w:rsid w:val="000F7149"/>
    <w:rsid w:val="000F76A1"/>
    <w:rsid w:val="000F776E"/>
    <w:rsid w:val="000F78C5"/>
    <w:rsid w:val="000F79B7"/>
    <w:rsid w:val="000F79CD"/>
    <w:rsid w:val="000F7BB3"/>
    <w:rsid w:val="000F7BEE"/>
    <w:rsid w:val="000F7E49"/>
    <w:rsid w:val="000F7ECB"/>
    <w:rsid w:val="000F7FA8"/>
    <w:rsid w:val="001005D3"/>
    <w:rsid w:val="00100722"/>
    <w:rsid w:val="00100801"/>
    <w:rsid w:val="001009CA"/>
    <w:rsid w:val="001009F3"/>
    <w:rsid w:val="00100C40"/>
    <w:rsid w:val="00100D43"/>
    <w:rsid w:val="00100DB3"/>
    <w:rsid w:val="0010114D"/>
    <w:rsid w:val="0010117E"/>
    <w:rsid w:val="00101490"/>
    <w:rsid w:val="001014AC"/>
    <w:rsid w:val="00101548"/>
    <w:rsid w:val="001016AA"/>
    <w:rsid w:val="00101E3F"/>
    <w:rsid w:val="00101ECA"/>
    <w:rsid w:val="00102244"/>
    <w:rsid w:val="00102465"/>
    <w:rsid w:val="00102660"/>
    <w:rsid w:val="00102A1C"/>
    <w:rsid w:val="00102BBD"/>
    <w:rsid w:val="00102F0E"/>
    <w:rsid w:val="00103086"/>
    <w:rsid w:val="00103262"/>
    <w:rsid w:val="001034D6"/>
    <w:rsid w:val="001037E7"/>
    <w:rsid w:val="00103B5F"/>
    <w:rsid w:val="00104672"/>
    <w:rsid w:val="00104C7A"/>
    <w:rsid w:val="00104CF7"/>
    <w:rsid w:val="00104F69"/>
    <w:rsid w:val="0010530E"/>
    <w:rsid w:val="001064B7"/>
    <w:rsid w:val="001068A5"/>
    <w:rsid w:val="001068C2"/>
    <w:rsid w:val="00106A6D"/>
    <w:rsid w:val="00106BEA"/>
    <w:rsid w:val="0010708D"/>
    <w:rsid w:val="001070B8"/>
    <w:rsid w:val="00107A87"/>
    <w:rsid w:val="00107B08"/>
    <w:rsid w:val="00110236"/>
    <w:rsid w:val="00110709"/>
    <w:rsid w:val="00110D86"/>
    <w:rsid w:val="00110DCB"/>
    <w:rsid w:val="00110DD1"/>
    <w:rsid w:val="00111107"/>
    <w:rsid w:val="00111209"/>
    <w:rsid w:val="00111647"/>
    <w:rsid w:val="001116B1"/>
    <w:rsid w:val="00111903"/>
    <w:rsid w:val="00111A2A"/>
    <w:rsid w:val="00111AF6"/>
    <w:rsid w:val="00111CCA"/>
    <w:rsid w:val="00111F76"/>
    <w:rsid w:val="00111F9A"/>
    <w:rsid w:val="00112017"/>
    <w:rsid w:val="0011234C"/>
    <w:rsid w:val="0011252C"/>
    <w:rsid w:val="00112605"/>
    <w:rsid w:val="001129B9"/>
    <w:rsid w:val="00112B06"/>
    <w:rsid w:val="00113016"/>
    <w:rsid w:val="00113A70"/>
    <w:rsid w:val="00113D85"/>
    <w:rsid w:val="00113E85"/>
    <w:rsid w:val="001144FD"/>
    <w:rsid w:val="00114988"/>
    <w:rsid w:val="00114A30"/>
    <w:rsid w:val="00114D05"/>
    <w:rsid w:val="00114FAA"/>
    <w:rsid w:val="00114FCA"/>
    <w:rsid w:val="00115149"/>
    <w:rsid w:val="00115901"/>
    <w:rsid w:val="00115B58"/>
    <w:rsid w:val="00115BC9"/>
    <w:rsid w:val="00115DB1"/>
    <w:rsid w:val="00116058"/>
    <w:rsid w:val="00116286"/>
    <w:rsid w:val="00116584"/>
    <w:rsid w:val="00116A22"/>
    <w:rsid w:val="00116C01"/>
    <w:rsid w:val="00116CD3"/>
    <w:rsid w:val="00116F4E"/>
    <w:rsid w:val="00116FF2"/>
    <w:rsid w:val="00117154"/>
    <w:rsid w:val="001171E6"/>
    <w:rsid w:val="0011771F"/>
    <w:rsid w:val="00117A53"/>
    <w:rsid w:val="00117B57"/>
    <w:rsid w:val="00117D4E"/>
    <w:rsid w:val="00117FA9"/>
    <w:rsid w:val="001201B7"/>
    <w:rsid w:val="001201FF"/>
    <w:rsid w:val="001205AB"/>
    <w:rsid w:val="0012080D"/>
    <w:rsid w:val="00121322"/>
    <w:rsid w:val="001214C0"/>
    <w:rsid w:val="001217A4"/>
    <w:rsid w:val="00121B09"/>
    <w:rsid w:val="00121B35"/>
    <w:rsid w:val="00121DC9"/>
    <w:rsid w:val="00121E46"/>
    <w:rsid w:val="00121FAD"/>
    <w:rsid w:val="00122080"/>
    <w:rsid w:val="001220CE"/>
    <w:rsid w:val="0012226A"/>
    <w:rsid w:val="001222CB"/>
    <w:rsid w:val="0012255E"/>
    <w:rsid w:val="00122610"/>
    <w:rsid w:val="00122D2F"/>
    <w:rsid w:val="00122E8C"/>
    <w:rsid w:val="001235B8"/>
    <w:rsid w:val="001237E6"/>
    <w:rsid w:val="001237ED"/>
    <w:rsid w:val="00124050"/>
    <w:rsid w:val="00124059"/>
    <w:rsid w:val="001242EE"/>
    <w:rsid w:val="001249B8"/>
    <w:rsid w:val="00124A63"/>
    <w:rsid w:val="00124FBA"/>
    <w:rsid w:val="0012504E"/>
    <w:rsid w:val="00125874"/>
    <w:rsid w:val="001258FF"/>
    <w:rsid w:val="00125AFC"/>
    <w:rsid w:val="0012629A"/>
    <w:rsid w:val="001266EE"/>
    <w:rsid w:val="00126CB9"/>
    <w:rsid w:val="00126EDE"/>
    <w:rsid w:val="00127190"/>
    <w:rsid w:val="0012720A"/>
    <w:rsid w:val="00127355"/>
    <w:rsid w:val="00127632"/>
    <w:rsid w:val="0012770F"/>
    <w:rsid w:val="00127CAD"/>
    <w:rsid w:val="00127CDE"/>
    <w:rsid w:val="00127D3D"/>
    <w:rsid w:val="00127E1C"/>
    <w:rsid w:val="0013017F"/>
    <w:rsid w:val="00130A5E"/>
    <w:rsid w:val="00130DF4"/>
    <w:rsid w:val="001310F6"/>
    <w:rsid w:val="00131434"/>
    <w:rsid w:val="0013151A"/>
    <w:rsid w:val="001319A1"/>
    <w:rsid w:val="00131BBC"/>
    <w:rsid w:val="00131EF0"/>
    <w:rsid w:val="0013223B"/>
    <w:rsid w:val="0013232A"/>
    <w:rsid w:val="0013261E"/>
    <w:rsid w:val="00132830"/>
    <w:rsid w:val="0013299E"/>
    <w:rsid w:val="00132A45"/>
    <w:rsid w:val="00132EA9"/>
    <w:rsid w:val="001332BA"/>
    <w:rsid w:val="001333C7"/>
    <w:rsid w:val="001335D1"/>
    <w:rsid w:val="001335E6"/>
    <w:rsid w:val="00133686"/>
    <w:rsid w:val="00133756"/>
    <w:rsid w:val="00133AC0"/>
    <w:rsid w:val="00133B83"/>
    <w:rsid w:val="00133BB7"/>
    <w:rsid w:val="00133CD8"/>
    <w:rsid w:val="00133D4B"/>
    <w:rsid w:val="00134011"/>
    <w:rsid w:val="00134565"/>
    <w:rsid w:val="0013460E"/>
    <w:rsid w:val="00134808"/>
    <w:rsid w:val="00134820"/>
    <w:rsid w:val="0013493D"/>
    <w:rsid w:val="00134A1B"/>
    <w:rsid w:val="00134A8B"/>
    <w:rsid w:val="00135152"/>
    <w:rsid w:val="001351DA"/>
    <w:rsid w:val="0013536F"/>
    <w:rsid w:val="0013538E"/>
    <w:rsid w:val="00135465"/>
    <w:rsid w:val="0013587A"/>
    <w:rsid w:val="00135AC8"/>
    <w:rsid w:val="00135B64"/>
    <w:rsid w:val="00135D9B"/>
    <w:rsid w:val="00136233"/>
    <w:rsid w:val="0013631D"/>
    <w:rsid w:val="001363DD"/>
    <w:rsid w:val="001368AF"/>
    <w:rsid w:val="001369E4"/>
    <w:rsid w:val="00136AAB"/>
    <w:rsid w:val="00136B63"/>
    <w:rsid w:val="00136E95"/>
    <w:rsid w:val="00136EDC"/>
    <w:rsid w:val="001370BE"/>
    <w:rsid w:val="0013758E"/>
    <w:rsid w:val="001376A4"/>
    <w:rsid w:val="00137752"/>
    <w:rsid w:val="00137BF4"/>
    <w:rsid w:val="00137C54"/>
    <w:rsid w:val="001403F0"/>
    <w:rsid w:val="0014071C"/>
    <w:rsid w:val="00141206"/>
    <w:rsid w:val="00141583"/>
    <w:rsid w:val="001415BA"/>
    <w:rsid w:val="00141652"/>
    <w:rsid w:val="0014172E"/>
    <w:rsid w:val="00142804"/>
    <w:rsid w:val="00142862"/>
    <w:rsid w:val="00142C87"/>
    <w:rsid w:val="001438F4"/>
    <w:rsid w:val="00143A91"/>
    <w:rsid w:val="00143C73"/>
    <w:rsid w:val="001447CF"/>
    <w:rsid w:val="00144C8F"/>
    <w:rsid w:val="00144D48"/>
    <w:rsid w:val="00144D70"/>
    <w:rsid w:val="00144D8A"/>
    <w:rsid w:val="00144F7D"/>
    <w:rsid w:val="001450AB"/>
    <w:rsid w:val="00145293"/>
    <w:rsid w:val="00145327"/>
    <w:rsid w:val="00145389"/>
    <w:rsid w:val="0014596F"/>
    <w:rsid w:val="00145A80"/>
    <w:rsid w:val="00145AB7"/>
    <w:rsid w:val="0014621F"/>
    <w:rsid w:val="001462BF"/>
    <w:rsid w:val="00146517"/>
    <w:rsid w:val="0014653B"/>
    <w:rsid w:val="0014659D"/>
    <w:rsid w:val="00146680"/>
    <w:rsid w:val="001469C6"/>
    <w:rsid w:val="00146A14"/>
    <w:rsid w:val="00146A46"/>
    <w:rsid w:val="00146BBE"/>
    <w:rsid w:val="00146DEC"/>
    <w:rsid w:val="00146F7E"/>
    <w:rsid w:val="0014720C"/>
    <w:rsid w:val="0014731D"/>
    <w:rsid w:val="0014737C"/>
    <w:rsid w:val="0014755F"/>
    <w:rsid w:val="00147687"/>
    <w:rsid w:val="0014786F"/>
    <w:rsid w:val="00147A3E"/>
    <w:rsid w:val="00147C83"/>
    <w:rsid w:val="00147CB7"/>
    <w:rsid w:val="00147DF3"/>
    <w:rsid w:val="00147FA1"/>
    <w:rsid w:val="00150000"/>
    <w:rsid w:val="00150407"/>
    <w:rsid w:val="0015054F"/>
    <w:rsid w:val="001505DE"/>
    <w:rsid w:val="001506A7"/>
    <w:rsid w:val="001506CC"/>
    <w:rsid w:val="00150A02"/>
    <w:rsid w:val="00151292"/>
    <w:rsid w:val="001513A0"/>
    <w:rsid w:val="00151522"/>
    <w:rsid w:val="001517AB"/>
    <w:rsid w:val="00151D20"/>
    <w:rsid w:val="00151D66"/>
    <w:rsid w:val="001526D4"/>
    <w:rsid w:val="0015272D"/>
    <w:rsid w:val="001527D6"/>
    <w:rsid w:val="0015289B"/>
    <w:rsid w:val="00153723"/>
    <w:rsid w:val="00153798"/>
    <w:rsid w:val="00153D23"/>
    <w:rsid w:val="00153D87"/>
    <w:rsid w:val="0015406B"/>
    <w:rsid w:val="001540BD"/>
    <w:rsid w:val="00154270"/>
    <w:rsid w:val="001542D6"/>
    <w:rsid w:val="00154418"/>
    <w:rsid w:val="00154503"/>
    <w:rsid w:val="00154625"/>
    <w:rsid w:val="001548C6"/>
    <w:rsid w:val="00154AE8"/>
    <w:rsid w:val="00154F25"/>
    <w:rsid w:val="001554B7"/>
    <w:rsid w:val="00155AD4"/>
    <w:rsid w:val="0015622F"/>
    <w:rsid w:val="0015659D"/>
    <w:rsid w:val="00156680"/>
    <w:rsid w:val="00156725"/>
    <w:rsid w:val="00156766"/>
    <w:rsid w:val="001567A0"/>
    <w:rsid w:val="00156812"/>
    <w:rsid w:val="00156927"/>
    <w:rsid w:val="00156A52"/>
    <w:rsid w:val="00156B7C"/>
    <w:rsid w:val="00156BD7"/>
    <w:rsid w:val="00156F25"/>
    <w:rsid w:val="00156F78"/>
    <w:rsid w:val="0015732B"/>
    <w:rsid w:val="00157498"/>
    <w:rsid w:val="00157C98"/>
    <w:rsid w:val="00157DFF"/>
    <w:rsid w:val="00157FE6"/>
    <w:rsid w:val="0016009D"/>
    <w:rsid w:val="001601A6"/>
    <w:rsid w:val="001601FD"/>
    <w:rsid w:val="0016020E"/>
    <w:rsid w:val="001606A6"/>
    <w:rsid w:val="001606B0"/>
    <w:rsid w:val="0016083D"/>
    <w:rsid w:val="00160A08"/>
    <w:rsid w:val="00160E66"/>
    <w:rsid w:val="00160E7A"/>
    <w:rsid w:val="00161099"/>
    <w:rsid w:val="00161199"/>
    <w:rsid w:val="001615C6"/>
    <w:rsid w:val="0016177F"/>
    <w:rsid w:val="00161967"/>
    <w:rsid w:val="00161B4C"/>
    <w:rsid w:val="00161B75"/>
    <w:rsid w:val="00161BC6"/>
    <w:rsid w:val="0016203E"/>
    <w:rsid w:val="0016274F"/>
    <w:rsid w:val="00162B0E"/>
    <w:rsid w:val="00162F35"/>
    <w:rsid w:val="00163111"/>
    <w:rsid w:val="00163473"/>
    <w:rsid w:val="00163613"/>
    <w:rsid w:val="00163859"/>
    <w:rsid w:val="00163B53"/>
    <w:rsid w:val="00163BA6"/>
    <w:rsid w:val="00163DF6"/>
    <w:rsid w:val="00163EA7"/>
    <w:rsid w:val="001640D3"/>
    <w:rsid w:val="001645D7"/>
    <w:rsid w:val="0016485F"/>
    <w:rsid w:val="00164AF5"/>
    <w:rsid w:val="00164B7B"/>
    <w:rsid w:val="00164D86"/>
    <w:rsid w:val="00164F6E"/>
    <w:rsid w:val="00165058"/>
    <w:rsid w:val="001654E6"/>
    <w:rsid w:val="0016577C"/>
    <w:rsid w:val="00165A59"/>
    <w:rsid w:val="00166028"/>
    <w:rsid w:val="001660B5"/>
    <w:rsid w:val="0016660B"/>
    <w:rsid w:val="0016661A"/>
    <w:rsid w:val="001666B4"/>
    <w:rsid w:val="00166867"/>
    <w:rsid w:val="001668B9"/>
    <w:rsid w:val="001669DA"/>
    <w:rsid w:val="00166E40"/>
    <w:rsid w:val="0016747D"/>
    <w:rsid w:val="00167549"/>
    <w:rsid w:val="00167584"/>
    <w:rsid w:val="001675DE"/>
    <w:rsid w:val="00167673"/>
    <w:rsid w:val="00167FBE"/>
    <w:rsid w:val="00170108"/>
    <w:rsid w:val="001702B1"/>
    <w:rsid w:val="00170947"/>
    <w:rsid w:val="001709F4"/>
    <w:rsid w:val="00170BF3"/>
    <w:rsid w:val="00171066"/>
    <w:rsid w:val="00171674"/>
    <w:rsid w:val="001717E5"/>
    <w:rsid w:val="00171839"/>
    <w:rsid w:val="00171954"/>
    <w:rsid w:val="00171990"/>
    <w:rsid w:val="00171BE1"/>
    <w:rsid w:val="00171D7F"/>
    <w:rsid w:val="00171E07"/>
    <w:rsid w:val="00172018"/>
    <w:rsid w:val="00172196"/>
    <w:rsid w:val="00172263"/>
    <w:rsid w:val="00172539"/>
    <w:rsid w:val="00172BA5"/>
    <w:rsid w:val="00172C8D"/>
    <w:rsid w:val="00172DC7"/>
    <w:rsid w:val="00173159"/>
    <w:rsid w:val="00173440"/>
    <w:rsid w:val="00173DE0"/>
    <w:rsid w:val="0017411F"/>
    <w:rsid w:val="0017413F"/>
    <w:rsid w:val="0017427B"/>
    <w:rsid w:val="001743E8"/>
    <w:rsid w:val="001746A5"/>
    <w:rsid w:val="00174A86"/>
    <w:rsid w:val="00174C04"/>
    <w:rsid w:val="00174F57"/>
    <w:rsid w:val="001750D0"/>
    <w:rsid w:val="00175177"/>
    <w:rsid w:val="0017531A"/>
    <w:rsid w:val="00175375"/>
    <w:rsid w:val="00175562"/>
    <w:rsid w:val="00175AF2"/>
    <w:rsid w:val="00175CE2"/>
    <w:rsid w:val="001763D9"/>
    <w:rsid w:val="00176426"/>
    <w:rsid w:val="00176528"/>
    <w:rsid w:val="00176993"/>
    <w:rsid w:val="00176A76"/>
    <w:rsid w:val="00176E5B"/>
    <w:rsid w:val="001770C4"/>
    <w:rsid w:val="00177221"/>
    <w:rsid w:val="0017754A"/>
    <w:rsid w:val="00177B64"/>
    <w:rsid w:val="00177BD8"/>
    <w:rsid w:val="00177E0F"/>
    <w:rsid w:val="00177F14"/>
    <w:rsid w:val="001804D5"/>
    <w:rsid w:val="00180830"/>
    <w:rsid w:val="00180B57"/>
    <w:rsid w:val="00180BA0"/>
    <w:rsid w:val="00180F18"/>
    <w:rsid w:val="001813C4"/>
    <w:rsid w:val="001817A9"/>
    <w:rsid w:val="001817C1"/>
    <w:rsid w:val="00181B8E"/>
    <w:rsid w:val="00181BA1"/>
    <w:rsid w:val="00181BF4"/>
    <w:rsid w:val="00181D9F"/>
    <w:rsid w:val="00181EF8"/>
    <w:rsid w:val="00182279"/>
    <w:rsid w:val="00182537"/>
    <w:rsid w:val="00182576"/>
    <w:rsid w:val="0018281A"/>
    <w:rsid w:val="001829E0"/>
    <w:rsid w:val="00182B81"/>
    <w:rsid w:val="001834D8"/>
    <w:rsid w:val="00183A0E"/>
    <w:rsid w:val="001841BA"/>
    <w:rsid w:val="001841F2"/>
    <w:rsid w:val="00184274"/>
    <w:rsid w:val="00184382"/>
    <w:rsid w:val="00184993"/>
    <w:rsid w:val="00185008"/>
    <w:rsid w:val="00185485"/>
    <w:rsid w:val="00185539"/>
    <w:rsid w:val="0018562F"/>
    <w:rsid w:val="001858C8"/>
    <w:rsid w:val="00185BC9"/>
    <w:rsid w:val="001863C5"/>
    <w:rsid w:val="00186409"/>
    <w:rsid w:val="0018658A"/>
    <w:rsid w:val="001866DE"/>
    <w:rsid w:val="0018670D"/>
    <w:rsid w:val="00186883"/>
    <w:rsid w:val="0018694E"/>
    <w:rsid w:val="00186AC2"/>
    <w:rsid w:val="00186B82"/>
    <w:rsid w:val="00186E68"/>
    <w:rsid w:val="00186E88"/>
    <w:rsid w:val="00186FF4"/>
    <w:rsid w:val="00187193"/>
    <w:rsid w:val="00187276"/>
    <w:rsid w:val="001873B0"/>
    <w:rsid w:val="001874F4"/>
    <w:rsid w:val="001875BD"/>
    <w:rsid w:val="00187A08"/>
    <w:rsid w:val="00187F30"/>
    <w:rsid w:val="0019017D"/>
    <w:rsid w:val="00190334"/>
    <w:rsid w:val="001903C3"/>
    <w:rsid w:val="00190436"/>
    <w:rsid w:val="001908A9"/>
    <w:rsid w:val="001908B8"/>
    <w:rsid w:val="001908EE"/>
    <w:rsid w:val="001908F7"/>
    <w:rsid w:val="00190CF6"/>
    <w:rsid w:val="00190D41"/>
    <w:rsid w:val="00191111"/>
    <w:rsid w:val="0019115E"/>
    <w:rsid w:val="001912D1"/>
    <w:rsid w:val="00191307"/>
    <w:rsid w:val="001914D5"/>
    <w:rsid w:val="00191871"/>
    <w:rsid w:val="0019189D"/>
    <w:rsid w:val="001919D4"/>
    <w:rsid w:val="00191A0A"/>
    <w:rsid w:val="00191AF8"/>
    <w:rsid w:val="00191E6F"/>
    <w:rsid w:val="001921F2"/>
    <w:rsid w:val="001922E9"/>
    <w:rsid w:val="00192536"/>
    <w:rsid w:val="001926F6"/>
    <w:rsid w:val="00192742"/>
    <w:rsid w:val="0019281A"/>
    <w:rsid w:val="00192A47"/>
    <w:rsid w:val="00192D06"/>
    <w:rsid w:val="00192DC8"/>
    <w:rsid w:val="0019304C"/>
    <w:rsid w:val="00193188"/>
    <w:rsid w:val="0019323D"/>
    <w:rsid w:val="00193995"/>
    <w:rsid w:val="00193F39"/>
    <w:rsid w:val="001948A3"/>
    <w:rsid w:val="00194911"/>
    <w:rsid w:val="00194C52"/>
    <w:rsid w:val="00194E0E"/>
    <w:rsid w:val="00194EA2"/>
    <w:rsid w:val="001950E9"/>
    <w:rsid w:val="001951CD"/>
    <w:rsid w:val="00195256"/>
    <w:rsid w:val="00195344"/>
    <w:rsid w:val="001954F9"/>
    <w:rsid w:val="00195B18"/>
    <w:rsid w:val="00195C91"/>
    <w:rsid w:val="00195DCC"/>
    <w:rsid w:val="0019610C"/>
    <w:rsid w:val="00196297"/>
    <w:rsid w:val="00196516"/>
    <w:rsid w:val="00196611"/>
    <w:rsid w:val="001967A1"/>
    <w:rsid w:val="001968DD"/>
    <w:rsid w:val="00196917"/>
    <w:rsid w:val="00196BD0"/>
    <w:rsid w:val="00197211"/>
    <w:rsid w:val="0019741C"/>
    <w:rsid w:val="0019748A"/>
    <w:rsid w:val="001975D4"/>
    <w:rsid w:val="00197CC7"/>
    <w:rsid w:val="00197DF5"/>
    <w:rsid w:val="00197FE6"/>
    <w:rsid w:val="001A068F"/>
    <w:rsid w:val="001A0897"/>
    <w:rsid w:val="001A08C1"/>
    <w:rsid w:val="001A09B2"/>
    <w:rsid w:val="001A0AF4"/>
    <w:rsid w:val="001A0F0F"/>
    <w:rsid w:val="001A0F7D"/>
    <w:rsid w:val="001A1250"/>
    <w:rsid w:val="001A140D"/>
    <w:rsid w:val="001A1525"/>
    <w:rsid w:val="001A15B2"/>
    <w:rsid w:val="001A15B8"/>
    <w:rsid w:val="001A17BA"/>
    <w:rsid w:val="001A1B40"/>
    <w:rsid w:val="001A1C7E"/>
    <w:rsid w:val="001A1CA6"/>
    <w:rsid w:val="001A214B"/>
    <w:rsid w:val="001A23D5"/>
    <w:rsid w:val="001A23EE"/>
    <w:rsid w:val="001A24FE"/>
    <w:rsid w:val="001A2807"/>
    <w:rsid w:val="001A29C6"/>
    <w:rsid w:val="001A29D1"/>
    <w:rsid w:val="001A2C40"/>
    <w:rsid w:val="001A2F1C"/>
    <w:rsid w:val="001A3059"/>
    <w:rsid w:val="001A3236"/>
    <w:rsid w:val="001A338D"/>
    <w:rsid w:val="001A3785"/>
    <w:rsid w:val="001A395E"/>
    <w:rsid w:val="001A3A17"/>
    <w:rsid w:val="001A3C48"/>
    <w:rsid w:val="001A3D55"/>
    <w:rsid w:val="001A4271"/>
    <w:rsid w:val="001A4C70"/>
    <w:rsid w:val="001A4CA9"/>
    <w:rsid w:val="001A4CD1"/>
    <w:rsid w:val="001A57DC"/>
    <w:rsid w:val="001A5870"/>
    <w:rsid w:val="001A5C18"/>
    <w:rsid w:val="001A62EA"/>
    <w:rsid w:val="001A6837"/>
    <w:rsid w:val="001A6992"/>
    <w:rsid w:val="001A69E5"/>
    <w:rsid w:val="001A717D"/>
    <w:rsid w:val="001A7328"/>
    <w:rsid w:val="001A7747"/>
    <w:rsid w:val="001A7792"/>
    <w:rsid w:val="001A783E"/>
    <w:rsid w:val="001A7A6E"/>
    <w:rsid w:val="001A7AF9"/>
    <w:rsid w:val="001A7B55"/>
    <w:rsid w:val="001A7D35"/>
    <w:rsid w:val="001B02A1"/>
    <w:rsid w:val="001B02D4"/>
    <w:rsid w:val="001B030E"/>
    <w:rsid w:val="001B0593"/>
    <w:rsid w:val="001B05A2"/>
    <w:rsid w:val="001B05EC"/>
    <w:rsid w:val="001B0E8D"/>
    <w:rsid w:val="001B1026"/>
    <w:rsid w:val="001B1485"/>
    <w:rsid w:val="001B14A3"/>
    <w:rsid w:val="001B1662"/>
    <w:rsid w:val="001B1741"/>
    <w:rsid w:val="001B1779"/>
    <w:rsid w:val="001B1836"/>
    <w:rsid w:val="001B18F0"/>
    <w:rsid w:val="001B1A4C"/>
    <w:rsid w:val="001B1B99"/>
    <w:rsid w:val="001B1C19"/>
    <w:rsid w:val="001B1E32"/>
    <w:rsid w:val="001B262E"/>
    <w:rsid w:val="001B2983"/>
    <w:rsid w:val="001B29F6"/>
    <w:rsid w:val="001B2C8E"/>
    <w:rsid w:val="001B2CF1"/>
    <w:rsid w:val="001B2F46"/>
    <w:rsid w:val="001B2FB3"/>
    <w:rsid w:val="001B2FB7"/>
    <w:rsid w:val="001B345D"/>
    <w:rsid w:val="001B359B"/>
    <w:rsid w:val="001B37D6"/>
    <w:rsid w:val="001B4481"/>
    <w:rsid w:val="001B45B5"/>
    <w:rsid w:val="001B46FB"/>
    <w:rsid w:val="001B47DA"/>
    <w:rsid w:val="001B4D24"/>
    <w:rsid w:val="001B4F1C"/>
    <w:rsid w:val="001B525A"/>
    <w:rsid w:val="001B52A5"/>
    <w:rsid w:val="001B55B7"/>
    <w:rsid w:val="001B567D"/>
    <w:rsid w:val="001B56C4"/>
    <w:rsid w:val="001B56D6"/>
    <w:rsid w:val="001B5946"/>
    <w:rsid w:val="001B5BD3"/>
    <w:rsid w:val="001B5D84"/>
    <w:rsid w:val="001B5D8A"/>
    <w:rsid w:val="001B6618"/>
    <w:rsid w:val="001B6973"/>
    <w:rsid w:val="001B69B0"/>
    <w:rsid w:val="001B6A91"/>
    <w:rsid w:val="001B6ABA"/>
    <w:rsid w:val="001B6C45"/>
    <w:rsid w:val="001B6D05"/>
    <w:rsid w:val="001B6D93"/>
    <w:rsid w:val="001B6EE4"/>
    <w:rsid w:val="001B7053"/>
    <w:rsid w:val="001B7543"/>
    <w:rsid w:val="001B7672"/>
    <w:rsid w:val="001B78EE"/>
    <w:rsid w:val="001B79A5"/>
    <w:rsid w:val="001B79CA"/>
    <w:rsid w:val="001B7CB5"/>
    <w:rsid w:val="001B7CCF"/>
    <w:rsid w:val="001B7E5B"/>
    <w:rsid w:val="001C003C"/>
    <w:rsid w:val="001C01D9"/>
    <w:rsid w:val="001C08F1"/>
    <w:rsid w:val="001C099F"/>
    <w:rsid w:val="001C14C1"/>
    <w:rsid w:val="001C15A9"/>
    <w:rsid w:val="001C1906"/>
    <w:rsid w:val="001C1D81"/>
    <w:rsid w:val="001C1DA0"/>
    <w:rsid w:val="001C231F"/>
    <w:rsid w:val="001C2367"/>
    <w:rsid w:val="001C2A6D"/>
    <w:rsid w:val="001C2B9F"/>
    <w:rsid w:val="001C2DE9"/>
    <w:rsid w:val="001C312E"/>
    <w:rsid w:val="001C321A"/>
    <w:rsid w:val="001C3522"/>
    <w:rsid w:val="001C3541"/>
    <w:rsid w:val="001C35A7"/>
    <w:rsid w:val="001C3F14"/>
    <w:rsid w:val="001C45D1"/>
    <w:rsid w:val="001C46F2"/>
    <w:rsid w:val="001C4743"/>
    <w:rsid w:val="001C47FB"/>
    <w:rsid w:val="001C48AF"/>
    <w:rsid w:val="001C4A1C"/>
    <w:rsid w:val="001C4B54"/>
    <w:rsid w:val="001C4CCC"/>
    <w:rsid w:val="001C4F58"/>
    <w:rsid w:val="001C5060"/>
    <w:rsid w:val="001C509D"/>
    <w:rsid w:val="001C512C"/>
    <w:rsid w:val="001C53F9"/>
    <w:rsid w:val="001C58D6"/>
    <w:rsid w:val="001C5A0F"/>
    <w:rsid w:val="001C5A15"/>
    <w:rsid w:val="001C5D02"/>
    <w:rsid w:val="001C5FE5"/>
    <w:rsid w:val="001C6174"/>
    <w:rsid w:val="001C630C"/>
    <w:rsid w:val="001C6538"/>
    <w:rsid w:val="001C65CA"/>
    <w:rsid w:val="001C6DDC"/>
    <w:rsid w:val="001C6E1D"/>
    <w:rsid w:val="001C7015"/>
    <w:rsid w:val="001C7546"/>
    <w:rsid w:val="001C7624"/>
    <w:rsid w:val="001C78FA"/>
    <w:rsid w:val="001C79AF"/>
    <w:rsid w:val="001C7A9F"/>
    <w:rsid w:val="001C7CA8"/>
    <w:rsid w:val="001C7CED"/>
    <w:rsid w:val="001D00D8"/>
    <w:rsid w:val="001D028D"/>
    <w:rsid w:val="001D051D"/>
    <w:rsid w:val="001D0D04"/>
    <w:rsid w:val="001D1296"/>
    <w:rsid w:val="001D12C5"/>
    <w:rsid w:val="001D1971"/>
    <w:rsid w:val="001D21F5"/>
    <w:rsid w:val="001D222B"/>
    <w:rsid w:val="001D23DA"/>
    <w:rsid w:val="001D3032"/>
    <w:rsid w:val="001D315A"/>
    <w:rsid w:val="001D3302"/>
    <w:rsid w:val="001D35CC"/>
    <w:rsid w:val="001D37F8"/>
    <w:rsid w:val="001D38DC"/>
    <w:rsid w:val="001D3AAD"/>
    <w:rsid w:val="001D3CA4"/>
    <w:rsid w:val="001D3D3B"/>
    <w:rsid w:val="001D44B2"/>
    <w:rsid w:val="001D4901"/>
    <w:rsid w:val="001D4AF2"/>
    <w:rsid w:val="001D4C0A"/>
    <w:rsid w:val="001D4C17"/>
    <w:rsid w:val="001D4F96"/>
    <w:rsid w:val="001D59ED"/>
    <w:rsid w:val="001D59F1"/>
    <w:rsid w:val="001D5C91"/>
    <w:rsid w:val="001D5DC9"/>
    <w:rsid w:val="001D5DED"/>
    <w:rsid w:val="001D615A"/>
    <w:rsid w:val="001D61DF"/>
    <w:rsid w:val="001D63E1"/>
    <w:rsid w:val="001D64B3"/>
    <w:rsid w:val="001D679D"/>
    <w:rsid w:val="001D679F"/>
    <w:rsid w:val="001D6957"/>
    <w:rsid w:val="001D6BF9"/>
    <w:rsid w:val="001D7018"/>
    <w:rsid w:val="001D7153"/>
    <w:rsid w:val="001D7196"/>
    <w:rsid w:val="001D789D"/>
    <w:rsid w:val="001D7DA4"/>
    <w:rsid w:val="001D7F53"/>
    <w:rsid w:val="001E031D"/>
    <w:rsid w:val="001E06AE"/>
    <w:rsid w:val="001E0703"/>
    <w:rsid w:val="001E0BA8"/>
    <w:rsid w:val="001E0DB4"/>
    <w:rsid w:val="001E122B"/>
    <w:rsid w:val="001E135C"/>
    <w:rsid w:val="001E171C"/>
    <w:rsid w:val="001E174D"/>
    <w:rsid w:val="001E1832"/>
    <w:rsid w:val="001E18E6"/>
    <w:rsid w:val="001E1956"/>
    <w:rsid w:val="001E1CAC"/>
    <w:rsid w:val="001E244E"/>
    <w:rsid w:val="001E253F"/>
    <w:rsid w:val="001E259E"/>
    <w:rsid w:val="001E28B4"/>
    <w:rsid w:val="001E2A00"/>
    <w:rsid w:val="001E2AB9"/>
    <w:rsid w:val="001E2C88"/>
    <w:rsid w:val="001E303C"/>
    <w:rsid w:val="001E3127"/>
    <w:rsid w:val="001E3299"/>
    <w:rsid w:val="001E3392"/>
    <w:rsid w:val="001E35A5"/>
    <w:rsid w:val="001E3841"/>
    <w:rsid w:val="001E3D4C"/>
    <w:rsid w:val="001E3E41"/>
    <w:rsid w:val="001E3F4A"/>
    <w:rsid w:val="001E4012"/>
    <w:rsid w:val="001E405F"/>
    <w:rsid w:val="001E43D0"/>
    <w:rsid w:val="001E455E"/>
    <w:rsid w:val="001E47F7"/>
    <w:rsid w:val="001E4DCC"/>
    <w:rsid w:val="001E4F88"/>
    <w:rsid w:val="001E52DB"/>
    <w:rsid w:val="001E53B9"/>
    <w:rsid w:val="001E543C"/>
    <w:rsid w:val="001E5519"/>
    <w:rsid w:val="001E5A4F"/>
    <w:rsid w:val="001E5C14"/>
    <w:rsid w:val="001E5CC7"/>
    <w:rsid w:val="001E618E"/>
    <w:rsid w:val="001E6356"/>
    <w:rsid w:val="001E656A"/>
    <w:rsid w:val="001E68D1"/>
    <w:rsid w:val="001E68FC"/>
    <w:rsid w:val="001E6A86"/>
    <w:rsid w:val="001E6E4E"/>
    <w:rsid w:val="001E6F77"/>
    <w:rsid w:val="001E7566"/>
    <w:rsid w:val="001E79AE"/>
    <w:rsid w:val="001E7AB7"/>
    <w:rsid w:val="001E7AE7"/>
    <w:rsid w:val="001E7D8D"/>
    <w:rsid w:val="001F027C"/>
    <w:rsid w:val="001F02B6"/>
    <w:rsid w:val="001F04C3"/>
    <w:rsid w:val="001F04E5"/>
    <w:rsid w:val="001F04EF"/>
    <w:rsid w:val="001F053D"/>
    <w:rsid w:val="001F0616"/>
    <w:rsid w:val="001F0CD5"/>
    <w:rsid w:val="001F11C7"/>
    <w:rsid w:val="001F11CD"/>
    <w:rsid w:val="001F14EA"/>
    <w:rsid w:val="001F156A"/>
    <w:rsid w:val="001F169D"/>
    <w:rsid w:val="001F1947"/>
    <w:rsid w:val="001F1B25"/>
    <w:rsid w:val="001F1C99"/>
    <w:rsid w:val="001F2411"/>
    <w:rsid w:val="001F2422"/>
    <w:rsid w:val="001F29B9"/>
    <w:rsid w:val="001F2A77"/>
    <w:rsid w:val="001F2B2D"/>
    <w:rsid w:val="001F2CC4"/>
    <w:rsid w:val="001F3206"/>
    <w:rsid w:val="001F3385"/>
    <w:rsid w:val="001F3477"/>
    <w:rsid w:val="001F3924"/>
    <w:rsid w:val="001F3949"/>
    <w:rsid w:val="001F3AE4"/>
    <w:rsid w:val="001F3B74"/>
    <w:rsid w:val="001F3C20"/>
    <w:rsid w:val="001F3D7E"/>
    <w:rsid w:val="001F3DD3"/>
    <w:rsid w:val="001F421C"/>
    <w:rsid w:val="001F44A7"/>
    <w:rsid w:val="001F4752"/>
    <w:rsid w:val="001F4A4B"/>
    <w:rsid w:val="001F4F5B"/>
    <w:rsid w:val="001F4FBE"/>
    <w:rsid w:val="001F5098"/>
    <w:rsid w:val="001F52F7"/>
    <w:rsid w:val="001F54A9"/>
    <w:rsid w:val="001F590E"/>
    <w:rsid w:val="001F59DC"/>
    <w:rsid w:val="001F6044"/>
    <w:rsid w:val="001F631E"/>
    <w:rsid w:val="001F6603"/>
    <w:rsid w:val="001F6604"/>
    <w:rsid w:val="001F6FD3"/>
    <w:rsid w:val="001F70EB"/>
    <w:rsid w:val="001F7339"/>
    <w:rsid w:val="001F7520"/>
    <w:rsid w:val="001F7724"/>
    <w:rsid w:val="001F7CBE"/>
    <w:rsid w:val="001F7DDB"/>
    <w:rsid w:val="00200010"/>
    <w:rsid w:val="00200390"/>
    <w:rsid w:val="00200430"/>
    <w:rsid w:val="00200496"/>
    <w:rsid w:val="00200C81"/>
    <w:rsid w:val="002010F2"/>
    <w:rsid w:val="00201132"/>
    <w:rsid w:val="002012DE"/>
    <w:rsid w:val="0020170C"/>
    <w:rsid w:val="0020172D"/>
    <w:rsid w:val="00201C97"/>
    <w:rsid w:val="002021CB"/>
    <w:rsid w:val="002023BE"/>
    <w:rsid w:val="002023CF"/>
    <w:rsid w:val="00202506"/>
    <w:rsid w:val="00202D9D"/>
    <w:rsid w:val="00203337"/>
    <w:rsid w:val="00203B79"/>
    <w:rsid w:val="0020453C"/>
    <w:rsid w:val="00204662"/>
    <w:rsid w:val="002047BC"/>
    <w:rsid w:val="002047EA"/>
    <w:rsid w:val="00204878"/>
    <w:rsid w:val="002049F0"/>
    <w:rsid w:val="00204A53"/>
    <w:rsid w:val="00204A75"/>
    <w:rsid w:val="00204EB4"/>
    <w:rsid w:val="00204FE1"/>
    <w:rsid w:val="002052E8"/>
    <w:rsid w:val="002052FC"/>
    <w:rsid w:val="0020543A"/>
    <w:rsid w:val="00206008"/>
    <w:rsid w:val="002061F3"/>
    <w:rsid w:val="002062A1"/>
    <w:rsid w:val="002068D3"/>
    <w:rsid w:val="00206B85"/>
    <w:rsid w:val="00206D58"/>
    <w:rsid w:val="00206E86"/>
    <w:rsid w:val="00206F0F"/>
    <w:rsid w:val="002070C9"/>
    <w:rsid w:val="0020716F"/>
    <w:rsid w:val="002071DC"/>
    <w:rsid w:val="002072F0"/>
    <w:rsid w:val="002074A9"/>
    <w:rsid w:val="002075AE"/>
    <w:rsid w:val="002076C0"/>
    <w:rsid w:val="002077A0"/>
    <w:rsid w:val="00207D8C"/>
    <w:rsid w:val="00207F2E"/>
    <w:rsid w:val="00207F5E"/>
    <w:rsid w:val="0021022D"/>
    <w:rsid w:val="002103FA"/>
    <w:rsid w:val="00210548"/>
    <w:rsid w:val="00210631"/>
    <w:rsid w:val="0021086B"/>
    <w:rsid w:val="00210A5B"/>
    <w:rsid w:val="002110F3"/>
    <w:rsid w:val="002112AE"/>
    <w:rsid w:val="0021138E"/>
    <w:rsid w:val="002114D7"/>
    <w:rsid w:val="002118E5"/>
    <w:rsid w:val="00211A1D"/>
    <w:rsid w:val="00211C4E"/>
    <w:rsid w:val="00211E0E"/>
    <w:rsid w:val="00211EF3"/>
    <w:rsid w:val="002122EB"/>
    <w:rsid w:val="0021244D"/>
    <w:rsid w:val="00212538"/>
    <w:rsid w:val="002126FE"/>
    <w:rsid w:val="0021273B"/>
    <w:rsid w:val="00212788"/>
    <w:rsid w:val="0021286C"/>
    <w:rsid w:val="002128A3"/>
    <w:rsid w:val="00212D4C"/>
    <w:rsid w:val="00213042"/>
    <w:rsid w:val="00213214"/>
    <w:rsid w:val="00213429"/>
    <w:rsid w:val="002136A8"/>
    <w:rsid w:val="00213826"/>
    <w:rsid w:val="00213B74"/>
    <w:rsid w:val="00213B81"/>
    <w:rsid w:val="002141C7"/>
    <w:rsid w:val="002141C9"/>
    <w:rsid w:val="002143DB"/>
    <w:rsid w:val="00214536"/>
    <w:rsid w:val="00214560"/>
    <w:rsid w:val="002146D4"/>
    <w:rsid w:val="00214DD3"/>
    <w:rsid w:val="002151B2"/>
    <w:rsid w:val="00215386"/>
    <w:rsid w:val="002153C1"/>
    <w:rsid w:val="002154EF"/>
    <w:rsid w:val="0021566E"/>
    <w:rsid w:val="00215918"/>
    <w:rsid w:val="00215A7D"/>
    <w:rsid w:val="00215ABC"/>
    <w:rsid w:val="00215CDE"/>
    <w:rsid w:val="00215E6B"/>
    <w:rsid w:val="00215F28"/>
    <w:rsid w:val="0021608B"/>
    <w:rsid w:val="002162E5"/>
    <w:rsid w:val="002163AC"/>
    <w:rsid w:val="002164A4"/>
    <w:rsid w:val="00216B01"/>
    <w:rsid w:val="00216C90"/>
    <w:rsid w:val="00216F0F"/>
    <w:rsid w:val="002170DC"/>
    <w:rsid w:val="002170F7"/>
    <w:rsid w:val="00217111"/>
    <w:rsid w:val="0021711F"/>
    <w:rsid w:val="002172E8"/>
    <w:rsid w:val="00217361"/>
    <w:rsid w:val="00217AE5"/>
    <w:rsid w:val="00217F1A"/>
    <w:rsid w:val="00217FBC"/>
    <w:rsid w:val="0022063E"/>
    <w:rsid w:val="002208AF"/>
    <w:rsid w:val="00220977"/>
    <w:rsid w:val="00220A3F"/>
    <w:rsid w:val="00220B1E"/>
    <w:rsid w:val="00220BE9"/>
    <w:rsid w:val="00220C2E"/>
    <w:rsid w:val="00220F15"/>
    <w:rsid w:val="00221019"/>
    <w:rsid w:val="00221B2E"/>
    <w:rsid w:val="0022211B"/>
    <w:rsid w:val="00222341"/>
    <w:rsid w:val="002227EB"/>
    <w:rsid w:val="002230E9"/>
    <w:rsid w:val="0022319A"/>
    <w:rsid w:val="002232D9"/>
    <w:rsid w:val="00223866"/>
    <w:rsid w:val="00223A3B"/>
    <w:rsid w:val="00223D0D"/>
    <w:rsid w:val="00223D70"/>
    <w:rsid w:val="00223E67"/>
    <w:rsid w:val="00223E87"/>
    <w:rsid w:val="00223E89"/>
    <w:rsid w:val="00224338"/>
    <w:rsid w:val="0022495F"/>
    <w:rsid w:val="002250A4"/>
    <w:rsid w:val="0022530B"/>
    <w:rsid w:val="00225329"/>
    <w:rsid w:val="0022556A"/>
    <w:rsid w:val="00225E7A"/>
    <w:rsid w:val="002265A2"/>
    <w:rsid w:val="00226B84"/>
    <w:rsid w:val="002271EA"/>
    <w:rsid w:val="00227C64"/>
    <w:rsid w:val="00227DF2"/>
    <w:rsid w:val="00230207"/>
    <w:rsid w:val="00230293"/>
    <w:rsid w:val="002302D6"/>
    <w:rsid w:val="002305C0"/>
    <w:rsid w:val="002307B1"/>
    <w:rsid w:val="00230934"/>
    <w:rsid w:val="00230936"/>
    <w:rsid w:val="002309AD"/>
    <w:rsid w:val="00230B32"/>
    <w:rsid w:val="00230C32"/>
    <w:rsid w:val="002311BB"/>
    <w:rsid w:val="00231B4B"/>
    <w:rsid w:val="00231E18"/>
    <w:rsid w:val="00231E5A"/>
    <w:rsid w:val="00232030"/>
    <w:rsid w:val="00232644"/>
    <w:rsid w:val="00232A56"/>
    <w:rsid w:val="00232EFE"/>
    <w:rsid w:val="002337E7"/>
    <w:rsid w:val="00233AAD"/>
    <w:rsid w:val="00233BFA"/>
    <w:rsid w:val="00233D93"/>
    <w:rsid w:val="0023421C"/>
    <w:rsid w:val="002342C9"/>
    <w:rsid w:val="002343AF"/>
    <w:rsid w:val="002343C7"/>
    <w:rsid w:val="002343DE"/>
    <w:rsid w:val="002345C6"/>
    <w:rsid w:val="00234688"/>
    <w:rsid w:val="00234AB1"/>
    <w:rsid w:val="00234B98"/>
    <w:rsid w:val="00234CDC"/>
    <w:rsid w:val="00234F00"/>
    <w:rsid w:val="00234FE5"/>
    <w:rsid w:val="00235016"/>
    <w:rsid w:val="00235040"/>
    <w:rsid w:val="002350A0"/>
    <w:rsid w:val="00235135"/>
    <w:rsid w:val="002358E1"/>
    <w:rsid w:val="0023593C"/>
    <w:rsid w:val="00235A10"/>
    <w:rsid w:val="00235C04"/>
    <w:rsid w:val="00235C22"/>
    <w:rsid w:val="00235D3A"/>
    <w:rsid w:val="00235F7B"/>
    <w:rsid w:val="0023615F"/>
    <w:rsid w:val="002366E6"/>
    <w:rsid w:val="00236884"/>
    <w:rsid w:val="002368BF"/>
    <w:rsid w:val="00236C8A"/>
    <w:rsid w:val="00236FA1"/>
    <w:rsid w:val="00237293"/>
    <w:rsid w:val="002378A4"/>
    <w:rsid w:val="00237D66"/>
    <w:rsid w:val="00240128"/>
    <w:rsid w:val="00240300"/>
    <w:rsid w:val="002406F0"/>
    <w:rsid w:val="00240724"/>
    <w:rsid w:val="0024078F"/>
    <w:rsid w:val="00240847"/>
    <w:rsid w:val="002409E8"/>
    <w:rsid w:val="00240C10"/>
    <w:rsid w:val="00240F91"/>
    <w:rsid w:val="00241002"/>
    <w:rsid w:val="00241368"/>
    <w:rsid w:val="0024142B"/>
    <w:rsid w:val="00241672"/>
    <w:rsid w:val="002416F4"/>
    <w:rsid w:val="00241721"/>
    <w:rsid w:val="00241AF6"/>
    <w:rsid w:val="00241C9F"/>
    <w:rsid w:val="00241DCA"/>
    <w:rsid w:val="00241E84"/>
    <w:rsid w:val="00241F9C"/>
    <w:rsid w:val="0024254B"/>
    <w:rsid w:val="002425A8"/>
    <w:rsid w:val="0024261E"/>
    <w:rsid w:val="0024264A"/>
    <w:rsid w:val="002426A8"/>
    <w:rsid w:val="00242819"/>
    <w:rsid w:val="002428F8"/>
    <w:rsid w:val="002435C0"/>
    <w:rsid w:val="00243A9D"/>
    <w:rsid w:val="00244353"/>
    <w:rsid w:val="00244375"/>
    <w:rsid w:val="002443FC"/>
    <w:rsid w:val="00244530"/>
    <w:rsid w:val="00244820"/>
    <w:rsid w:val="002449F7"/>
    <w:rsid w:val="00244A4C"/>
    <w:rsid w:val="00244DEA"/>
    <w:rsid w:val="00244FBC"/>
    <w:rsid w:val="0024501F"/>
    <w:rsid w:val="00245814"/>
    <w:rsid w:val="00245934"/>
    <w:rsid w:val="00245EFE"/>
    <w:rsid w:val="00245F25"/>
    <w:rsid w:val="00245FEF"/>
    <w:rsid w:val="0024607E"/>
    <w:rsid w:val="0024634F"/>
    <w:rsid w:val="00246375"/>
    <w:rsid w:val="00246AA9"/>
    <w:rsid w:val="00246AE0"/>
    <w:rsid w:val="00246CC7"/>
    <w:rsid w:val="00246D09"/>
    <w:rsid w:val="00246FAF"/>
    <w:rsid w:val="00247003"/>
    <w:rsid w:val="0024749F"/>
    <w:rsid w:val="00247856"/>
    <w:rsid w:val="00247C09"/>
    <w:rsid w:val="00247EE7"/>
    <w:rsid w:val="00247F1F"/>
    <w:rsid w:val="002501BF"/>
    <w:rsid w:val="0025029A"/>
    <w:rsid w:val="00250635"/>
    <w:rsid w:val="002507C1"/>
    <w:rsid w:val="00250A42"/>
    <w:rsid w:val="00250A58"/>
    <w:rsid w:val="00250B48"/>
    <w:rsid w:val="00250E90"/>
    <w:rsid w:val="00250F39"/>
    <w:rsid w:val="002514D6"/>
    <w:rsid w:val="00251510"/>
    <w:rsid w:val="002516AB"/>
    <w:rsid w:val="002516F5"/>
    <w:rsid w:val="00251A66"/>
    <w:rsid w:val="00251AA8"/>
    <w:rsid w:val="00251DBC"/>
    <w:rsid w:val="00251E79"/>
    <w:rsid w:val="00251F08"/>
    <w:rsid w:val="0025202F"/>
    <w:rsid w:val="00252580"/>
    <w:rsid w:val="00252981"/>
    <w:rsid w:val="00253005"/>
    <w:rsid w:val="0025329D"/>
    <w:rsid w:val="0025355F"/>
    <w:rsid w:val="00253741"/>
    <w:rsid w:val="00253852"/>
    <w:rsid w:val="00253D25"/>
    <w:rsid w:val="0025400D"/>
    <w:rsid w:val="002542C2"/>
    <w:rsid w:val="00254A4D"/>
    <w:rsid w:val="00254B8D"/>
    <w:rsid w:val="00254DBB"/>
    <w:rsid w:val="00254E43"/>
    <w:rsid w:val="00254FC6"/>
    <w:rsid w:val="00255136"/>
    <w:rsid w:val="00255245"/>
    <w:rsid w:val="00255C86"/>
    <w:rsid w:val="00255CB4"/>
    <w:rsid w:val="00255FC7"/>
    <w:rsid w:val="002560A7"/>
    <w:rsid w:val="002561E1"/>
    <w:rsid w:val="0025621B"/>
    <w:rsid w:val="002562BE"/>
    <w:rsid w:val="00256448"/>
    <w:rsid w:val="00256525"/>
    <w:rsid w:val="002565C3"/>
    <w:rsid w:val="0025681F"/>
    <w:rsid w:val="00256CA1"/>
    <w:rsid w:val="00256D47"/>
    <w:rsid w:val="00256E1F"/>
    <w:rsid w:val="002570B8"/>
    <w:rsid w:val="00257183"/>
    <w:rsid w:val="0025730D"/>
    <w:rsid w:val="002575F3"/>
    <w:rsid w:val="00257900"/>
    <w:rsid w:val="00260267"/>
    <w:rsid w:val="00260BBC"/>
    <w:rsid w:val="00260D81"/>
    <w:rsid w:val="00260D95"/>
    <w:rsid w:val="00261274"/>
    <w:rsid w:val="002613AC"/>
    <w:rsid w:val="00261412"/>
    <w:rsid w:val="002614AD"/>
    <w:rsid w:val="00261F42"/>
    <w:rsid w:val="002622A1"/>
    <w:rsid w:val="002623DF"/>
    <w:rsid w:val="0026241B"/>
    <w:rsid w:val="00262492"/>
    <w:rsid w:val="002627BD"/>
    <w:rsid w:val="002628AF"/>
    <w:rsid w:val="00262DA0"/>
    <w:rsid w:val="002634B7"/>
    <w:rsid w:val="002636BB"/>
    <w:rsid w:val="00263CB7"/>
    <w:rsid w:val="00263E46"/>
    <w:rsid w:val="00263F2D"/>
    <w:rsid w:val="00264AD4"/>
    <w:rsid w:val="00264E04"/>
    <w:rsid w:val="00264EFF"/>
    <w:rsid w:val="00264FC4"/>
    <w:rsid w:val="002650CC"/>
    <w:rsid w:val="002654FE"/>
    <w:rsid w:val="0026611E"/>
    <w:rsid w:val="002662CA"/>
    <w:rsid w:val="002663B7"/>
    <w:rsid w:val="00266414"/>
    <w:rsid w:val="0026645F"/>
    <w:rsid w:val="002666E1"/>
    <w:rsid w:val="0026681F"/>
    <w:rsid w:val="0026686E"/>
    <w:rsid w:val="00266A48"/>
    <w:rsid w:val="00266ADE"/>
    <w:rsid w:val="00266AED"/>
    <w:rsid w:val="00266DF2"/>
    <w:rsid w:val="00266ECE"/>
    <w:rsid w:val="002670A1"/>
    <w:rsid w:val="0026710D"/>
    <w:rsid w:val="00267215"/>
    <w:rsid w:val="002675D1"/>
    <w:rsid w:val="002676A5"/>
    <w:rsid w:val="00267746"/>
    <w:rsid w:val="002704BC"/>
    <w:rsid w:val="0027072F"/>
    <w:rsid w:val="00270CDF"/>
    <w:rsid w:val="00270D63"/>
    <w:rsid w:val="00270E7E"/>
    <w:rsid w:val="0027108F"/>
    <w:rsid w:val="00271B01"/>
    <w:rsid w:val="00271B84"/>
    <w:rsid w:val="00271C61"/>
    <w:rsid w:val="00271D20"/>
    <w:rsid w:val="002720C6"/>
    <w:rsid w:val="002721A6"/>
    <w:rsid w:val="00272998"/>
    <w:rsid w:val="00272CFE"/>
    <w:rsid w:val="00272E2A"/>
    <w:rsid w:val="00272F00"/>
    <w:rsid w:val="0027362D"/>
    <w:rsid w:val="00273736"/>
    <w:rsid w:val="00273B60"/>
    <w:rsid w:val="002744BF"/>
    <w:rsid w:val="00274654"/>
    <w:rsid w:val="0027476A"/>
    <w:rsid w:val="002747DE"/>
    <w:rsid w:val="0027510A"/>
    <w:rsid w:val="0027513B"/>
    <w:rsid w:val="00275B1D"/>
    <w:rsid w:val="00275F1C"/>
    <w:rsid w:val="00276504"/>
    <w:rsid w:val="00276536"/>
    <w:rsid w:val="002766DD"/>
    <w:rsid w:val="002767E8"/>
    <w:rsid w:val="00276893"/>
    <w:rsid w:val="002769EC"/>
    <w:rsid w:val="00276A65"/>
    <w:rsid w:val="00276EFC"/>
    <w:rsid w:val="002774A1"/>
    <w:rsid w:val="00277696"/>
    <w:rsid w:val="00277A3D"/>
    <w:rsid w:val="00277FF8"/>
    <w:rsid w:val="002801A7"/>
    <w:rsid w:val="0028030C"/>
    <w:rsid w:val="00280702"/>
    <w:rsid w:val="00280746"/>
    <w:rsid w:val="002809A1"/>
    <w:rsid w:val="00280CB9"/>
    <w:rsid w:val="0028123E"/>
    <w:rsid w:val="0028150C"/>
    <w:rsid w:val="00281C37"/>
    <w:rsid w:val="00281C74"/>
    <w:rsid w:val="00281D45"/>
    <w:rsid w:val="00281E46"/>
    <w:rsid w:val="00282771"/>
    <w:rsid w:val="00282BE9"/>
    <w:rsid w:val="00282CE4"/>
    <w:rsid w:val="00283908"/>
    <w:rsid w:val="00283997"/>
    <w:rsid w:val="00283D69"/>
    <w:rsid w:val="00283E86"/>
    <w:rsid w:val="00283FB1"/>
    <w:rsid w:val="0028438A"/>
    <w:rsid w:val="00284447"/>
    <w:rsid w:val="00284508"/>
    <w:rsid w:val="002845F2"/>
    <w:rsid w:val="002846A9"/>
    <w:rsid w:val="00284727"/>
    <w:rsid w:val="00284804"/>
    <w:rsid w:val="00284985"/>
    <w:rsid w:val="00284B8D"/>
    <w:rsid w:val="00284C21"/>
    <w:rsid w:val="00284C2A"/>
    <w:rsid w:val="00284F28"/>
    <w:rsid w:val="00285238"/>
    <w:rsid w:val="00285404"/>
    <w:rsid w:val="00285768"/>
    <w:rsid w:val="00285D2C"/>
    <w:rsid w:val="00285E21"/>
    <w:rsid w:val="00285EEF"/>
    <w:rsid w:val="0028601B"/>
    <w:rsid w:val="0028637F"/>
    <w:rsid w:val="002864DE"/>
    <w:rsid w:val="002868B5"/>
    <w:rsid w:val="00286A3A"/>
    <w:rsid w:val="00286CEB"/>
    <w:rsid w:val="00286EC6"/>
    <w:rsid w:val="002870A1"/>
    <w:rsid w:val="0028736F"/>
    <w:rsid w:val="00287544"/>
    <w:rsid w:val="0028786F"/>
    <w:rsid w:val="00287CB5"/>
    <w:rsid w:val="0029022B"/>
    <w:rsid w:val="00290BD6"/>
    <w:rsid w:val="00290DEF"/>
    <w:rsid w:val="002911AF"/>
    <w:rsid w:val="00291229"/>
    <w:rsid w:val="002913C1"/>
    <w:rsid w:val="00291780"/>
    <w:rsid w:val="00291A7F"/>
    <w:rsid w:val="00291D72"/>
    <w:rsid w:val="00292164"/>
    <w:rsid w:val="002925B1"/>
    <w:rsid w:val="002925BC"/>
    <w:rsid w:val="002928B0"/>
    <w:rsid w:val="0029293B"/>
    <w:rsid w:val="00292B26"/>
    <w:rsid w:val="00292DED"/>
    <w:rsid w:val="00292DFC"/>
    <w:rsid w:val="0029332D"/>
    <w:rsid w:val="0029356A"/>
    <w:rsid w:val="0029423F"/>
    <w:rsid w:val="00294898"/>
    <w:rsid w:val="0029606E"/>
    <w:rsid w:val="002960CE"/>
    <w:rsid w:val="00296509"/>
    <w:rsid w:val="00296600"/>
    <w:rsid w:val="00296847"/>
    <w:rsid w:val="002968E6"/>
    <w:rsid w:val="00296B60"/>
    <w:rsid w:val="00297761"/>
    <w:rsid w:val="00297811"/>
    <w:rsid w:val="00297DEB"/>
    <w:rsid w:val="00297EF9"/>
    <w:rsid w:val="002A005D"/>
    <w:rsid w:val="002A066D"/>
    <w:rsid w:val="002A0FD2"/>
    <w:rsid w:val="002A126A"/>
    <w:rsid w:val="002A13BD"/>
    <w:rsid w:val="002A1485"/>
    <w:rsid w:val="002A15DD"/>
    <w:rsid w:val="002A17FF"/>
    <w:rsid w:val="002A1809"/>
    <w:rsid w:val="002A1A3B"/>
    <w:rsid w:val="002A2EB8"/>
    <w:rsid w:val="002A2F03"/>
    <w:rsid w:val="002A2F0C"/>
    <w:rsid w:val="002A2F1C"/>
    <w:rsid w:val="002A30A8"/>
    <w:rsid w:val="002A30EC"/>
    <w:rsid w:val="002A312A"/>
    <w:rsid w:val="002A315A"/>
    <w:rsid w:val="002A3434"/>
    <w:rsid w:val="002A38F9"/>
    <w:rsid w:val="002A3B37"/>
    <w:rsid w:val="002A43EB"/>
    <w:rsid w:val="002A44A6"/>
    <w:rsid w:val="002A46F5"/>
    <w:rsid w:val="002A495B"/>
    <w:rsid w:val="002A49CF"/>
    <w:rsid w:val="002A4A0D"/>
    <w:rsid w:val="002A4CB8"/>
    <w:rsid w:val="002A4EBE"/>
    <w:rsid w:val="002A4F44"/>
    <w:rsid w:val="002A5123"/>
    <w:rsid w:val="002A5184"/>
    <w:rsid w:val="002A5640"/>
    <w:rsid w:val="002A5710"/>
    <w:rsid w:val="002A6B9F"/>
    <w:rsid w:val="002A6C89"/>
    <w:rsid w:val="002A6F82"/>
    <w:rsid w:val="002A72C3"/>
    <w:rsid w:val="002A772D"/>
    <w:rsid w:val="002A7759"/>
    <w:rsid w:val="002A77CF"/>
    <w:rsid w:val="002A79D5"/>
    <w:rsid w:val="002A79DE"/>
    <w:rsid w:val="002A7FA6"/>
    <w:rsid w:val="002B075A"/>
    <w:rsid w:val="002B0820"/>
    <w:rsid w:val="002B09C3"/>
    <w:rsid w:val="002B0B67"/>
    <w:rsid w:val="002B0E41"/>
    <w:rsid w:val="002B0FA6"/>
    <w:rsid w:val="002B1026"/>
    <w:rsid w:val="002B1207"/>
    <w:rsid w:val="002B19D3"/>
    <w:rsid w:val="002B1D03"/>
    <w:rsid w:val="002B2057"/>
    <w:rsid w:val="002B207D"/>
    <w:rsid w:val="002B2139"/>
    <w:rsid w:val="002B2245"/>
    <w:rsid w:val="002B2416"/>
    <w:rsid w:val="002B291F"/>
    <w:rsid w:val="002B2DFE"/>
    <w:rsid w:val="002B3210"/>
    <w:rsid w:val="002B34DF"/>
    <w:rsid w:val="002B376B"/>
    <w:rsid w:val="002B38E4"/>
    <w:rsid w:val="002B400A"/>
    <w:rsid w:val="002B45F4"/>
    <w:rsid w:val="002B4881"/>
    <w:rsid w:val="002B48EA"/>
    <w:rsid w:val="002B4957"/>
    <w:rsid w:val="002B4A30"/>
    <w:rsid w:val="002B4C5E"/>
    <w:rsid w:val="002B4C7D"/>
    <w:rsid w:val="002B4D3B"/>
    <w:rsid w:val="002B4D88"/>
    <w:rsid w:val="002B4FEB"/>
    <w:rsid w:val="002B55DE"/>
    <w:rsid w:val="002B57D0"/>
    <w:rsid w:val="002B582F"/>
    <w:rsid w:val="002B5ACD"/>
    <w:rsid w:val="002B5AF0"/>
    <w:rsid w:val="002B5F5F"/>
    <w:rsid w:val="002B5FAB"/>
    <w:rsid w:val="002B6072"/>
    <w:rsid w:val="002B6458"/>
    <w:rsid w:val="002B6534"/>
    <w:rsid w:val="002B6824"/>
    <w:rsid w:val="002B6B66"/>
    <w:rsid w:val="002B6BF9"/>
    <w:rsid w:val="002B6FF5"/>
    <w:rsid w:val="002B722D"/>
    <w:rsid w:val="002B7402"/>
    <w:rsid w:val="002B76AC"/>
    <w:rsid w:val="002B7BEB"/>
    <w:rsid w:val="002B7C35"/>
    <w:rsid w:val="002C0366"/>
    <w:rsid w:val="002C03F8"/>
    <w:rsid w:val="002C063B"/>
    <w:rsid w:val="002C0C2E"/>
    <w:rsid w:val="002C0EF7"/>
    <w:rsid w:val="002C11A0"/>
    <w:rsid w:val="002C1254"/>
    <w:rsid w:val="002C19D0"/>
    <w:rsid w:val="002C19EF"/>
    <w:rsid w:val="002C1CE8"/>
    <w:rsid w:val="002C20C6"/>
    <w:rsid w:val="002C21BF"/>
    <w:rsid w:val="002C2205"/>
    <w:rsid w:val="002C27D9"/>
    <w:rsid w:val="002C2CE7"/>
    <w:rsid w:val="002C2F0D"/>
    <w:rsid w:val="002C30F3"/>
    <w:rsid w:val="002C33E7"/>
    <w:rsid w:val="002C352E"/>
    <w:rsid w:val="002C36F0"/>
    <w:rsid w:val="002C399A"/>
    <w:rsid w:val="002C3A29"/>
    <w:rsid w:val="002C3AF5"/>
    <w:rsid w:val="002C3C77"/>
    <w:rsid w:val="002C3EC0"/>
    <w:rsid w:val="002C3F60"/>
    <w:rsid w:val="002C416C"/>
    <w:rsid w:val="002C4404"/>
    <w:rsid w:val="002C45DE"/>
    <w:rsid w:val="002C4A02"/>
    <w:rsid w:val="002C4C9F"/>
    <w:rsid w:val="002C4D64"/>
    <w:rsid w:val="002C4FBF"/>
    <w:rsid w:val="002C50BC"/>
    <w:rsid w:val="002C5906"/>
    <w:rsid w:val="002C5E1A"/>
    <w:rsid w:val="002C5E48"/>
    <w:rsid w:val="002C631B"/>
    <w:rsid w:val="002C686F"/>
    <w:rsid w:val="002C6C81"/>
    <w:rsid w:val="002C74C6"/>
    <w:rsid w:val="002C79A0"/>
    <w:rsid w:val="002C7A0B"/>
    <w:rsid w:val="002C7A68"/>
    <w:rsid w:val="002C7E57"/>
    <w:rsid w:val="002D0727"/>
    <w:rsid w:val="002D0C89"/>
    <w:rsid w:val="002D11B8"/>
    <w:rsid w:val="002D1792"/>
    <w:rsid w:val="002D1C1B"/>
    <w:rsid w:val="002D1E90"/>
    <w:rsid w:val="002D1F7F"/>
    <w:rsid w:val="002D2095"/>
    <w:rsid w:val="002D2214"/>
    <w:rsid w:val="002D244A"/>
    <w:rsid w:val="002D2726"/>
    <w:rsid w:val="002D2894"/>
    <w:rsid w:val="002D2B43"/>
    <w:rsid w:val="002D2EBE"/>
    <w:rsid w:val="002D3356"/>
    <w:rsid w:val="002D33EF"/>
    <w:rsid w:val="002D3513"/>
    <w:rsid w:val="002D3544"/>
    <w:rsid w:val="002D362B"/>
    <w:rsid w:val="002D378F"/>
    <w:rsid w:val="002D3838"/>
    <w:rsid w:val="002D3D97"/>
    <w:rsid w:val="002D402B"/>
    <w:rsid w:val="002D40A5"/>
    <w:rsid w:val="002D4410"/>
    <w:rsid w:val="002D4516"/>
    <w:rsid w:val="002D4530"/>
    <w:rsid w:val="002D4A9A"/>
    <w:rsid w:val="002D4BB3"/>
    <w:rsid w:val="002D4D2A"/>
    <w:rsid w:val="002D511D"/>
    <w:rsid w:val="002D571D"/>
    <w:rsid w:val="002D5731"/>
    <w:rsid w:val="002D5F4B"/>
    <w:rsid w:val="002D628A"/>
    <w:rsid w:val="002D6A21"/>
    <w:rsid w:val="002D7053"/>
    <w:rsid w:val="002D70A0"/>
    <w:rsid w:val="002D7144"/>
    <w:rsid w:val="002D722F"/>
    <w:rsid w:val="002D75AA"/>
    <w:rsid w:val="002D776B"/>
    <w:rsid w:val="002D7817"/>
    <w:rsid w:val="002D790E"/>
    <w:rsid w:val="002D7E72"/>
    <w:rsid w:val="002D7EFA"/>
    <w:rsid w:val="002E00A2"/>
    <w:rsid w:val="002E011B"/>
    <w:rsid w:val="002E0226"/>
    <w:rsid w:val="002E0459"/>
    <w:rsid w:val="002E06D7"/>
    <w:rsid w:val="002E0738"/>
    <w:rsid w:val="002E0B50"/>
    <w:rsid w:val="002E0BB4"/>
    <w:rsid w:val="002E0D3C"/>
    <w:rsid w:val="002E0DD4"/>
    <w:rsid w:val="002E0F6F"/>
    <w:rsid w:val="002E0F76"/>
    <w:rsid w:val="002E158D"/>
    <w:rsid w:val="002E1620"/>
    <w:rsid w:val="002E1A1D"/>
    <w:rsid w:val="002E1B1A"/>
    <w:rsid w:val="002E204A"/>
    <w:rsid w:val="002E214B"/>
    <w:rsid w:val="002E2248"/>
    <w:rsid w:val="002E25A8"/>
    <w:rsid w:val="002E26E3"/>
    <w:rsid w:val="002E28F5"/>
    <w:rsid w:val="002E2CAC"/>
    <w:rsid w:val="002E322C"/>
    <w:rsid w:val="002E363E"/>
    <w:rsid w:val="002E3A50"/>
    <w:rsid w:val="002E3CC8"/>
    <w:rsid w:val="002E3DCC"/>
    <w:rsid w:val="002E3E07"/>
    <w:rsid w:val="002E4311"/>
    <w:rsid w:val="002E45DB"/>
    <w:rsid w:val="002E479C"/>
    <w:rsid w:val="002E4C35"/>
    <w:rsid w:val="002E4D95"/>
    <w:rsid w:val="002E509D"/>
    <w:rsid w:val="002E5214"/>
    <w:rsid w:val="002E5410"/>
    <w:rsid w:val="002E55EF"/>
    <w:rsid w:val="002E56A7"/>
    <w:rsid w:val="002E5C57"/>
    <w:rsid w:val="002E5D13"/>
    <w:rsid w:val="002E6295"/>
    <w:rsid w:val="002E6A4A"/>
    <w:rsid w:val="002E6DA5"/>
    <w:rsid w:val="002E6EDF"/>
    <w:rsid w:val="002E7249"/>
    <w:rsid w:val="002E7703"/>
    <w:rsid w:val="002E79B3"/>
    <w:rsid w:val="002E7A69"/>
    <w:rsid w:val="002E7AAA"/>
    <w:rsid w:val="002E7B37"/>
    <w:rsid w:val="002E7E58"/>
    <w:rsid w:val="002F0216"/>
    <w:rsid w:val="002F0425"/>
    <w:rsid w:val="002F04B3"/>
    <w:rsid w:val="002F04B4"/>
    <w:rsid w:val="002F04C4"/>
    <w:rsid w:val="002F05C0"/>
    <w:rsid w:val="002F06D0"/>
    <w:rsid w:val="002F08C4"/>
    <w:rsid w:val="002F0D2B"/>
    <w:rsid w:val="002F0DE5"/>
    <w:rsid w:val="002F0E93"/>
    <w:rsid w:val="002F140D"/>
    <w:rsid w:val="002F171A"/>
    <w:rsid w:val="002F231C"/>
    <w:rsid w:val="002F2580"/>
    <w:rsid w:val="002F2989"/>
    <w:rsid w:val="002F2B43"/>
    <w:rsid w:val="002F2BB0"/>
    <w:rsid w:val="002F32E1"/>
    <w:rsid w:val="002F33B6"/>
    <w:rsid w:val="002F382C"/>
    <w:rsid w:val="002F3908"/>
    <w:rsid w:val="002F3AD1"/>
    <w:rsid w:val="002F3C2C"/>
    <w:rsid w:val="002F3CE4"/>
    <w:rsid w:val="002F41B5"/>
    <w:rsid w:val="002F4392"/>
    <w:rsid w:val="002F4480"/>
    <w:rsid w:val="002F455D"/>
    <w:rsid w:val="002F47F9"/>
    <w:rsid w:val="002F4847"/>
    <w:rsid w:val="002F4874"/>
    <w:rsid w:val="002F4926"/>
    <w:rsid w:val="002F49CA"/>
    <w:rsid w:val="002F4DAA"/>
    <w:rsid w:val="002F5B21"/>
    <w:rsid w:val="002F5B56"/>
    <w:rsid w:val="002F5B6F"/>
    <w:rsid w:val="002F63D1"/>
    <w:rsid w:val="002F6570"/>
    <w:rsid w:val="002F67DB"/>
    <w:rsid w:val="002F68BE"/>
    <w:rsid w:val="002F6C09"/>
    <w:rsid w:val="002F6F31"/>
    <w:rsid w:val="002F74C5"/>
    <w:rsid w:val="002F7673"/>
    <w:rsid w:val="00300379"/>
    <w:rsid w:val="0030046F"/>
    <w:rsid w:val="00300BC9"/>
    <w:rsid w:val="00300CF6"/>
    <w:rsid w:val="00300F2C"/>
    <w:rsid w:val="00300FA4"/>
    <w:rsid w:val="003010C9"/>
    <w:rsid w:val="00301602"/>
    <w:rsid w:val="00301793"/>
    <w:rsid w:val="003018AB"/>
    <w:rsid w:val="0030206C"/>
    <w:rsid w:val="00302172"/>
    <w:rsid w:val="003022B1"/>
    <w:rsid w:val="003024E5"/>
    <w:rsid w:val="00302848"/>
    <w:rsid w:val="00302A7C"/>
    <w:rsid w:val="0030353B"/>
    <w:rsid w:val="00303B65"/>
    <w:rsid w:val="00303BF6"/>
    <w:rsid w:val="00303F4A"/>
    <w:rsid w:val="003042EB"/>
    <w:rsid w:val="00304632"/>
    <w:rsid w:val="00304728"/>
    <w:rsid w:val="0030493C"/>
    <w:rsid w:val="00304A3E"/>
    <w:rsid w:val="00304B00"/>
    <w:rsid w:val="00304F34"/>
    <w:rsid w:val="00305052"/>
    <w:rsid w:val="003050A6"/>
    <w:rsid w:val="0030549A"/>
    <w:rsid w:val="00305537"/>
    <w:rsid w:val="00305D46"/>
    <w:rsid w:val="003060C2"/>
    <w:rsid w:val="0030613F"/>
    <w:rsid w:val="00306559"/>
    <w:rsid w:val="00306629"/>
    <w:rsid w:val="003070AE"/>
    <w:rsid w:val="003070D4"/>
    <w:rsid w:val="003072D7"/>
    <w:rsid w:val="0030732F"/>
    <w:rsid w:val="0030749F"/>
    <w:rsid w:val="003076FC"/>
    <w:rsid w:val="00307A08"/>
    <w:rsid w:val="00307A8B"/>
    <w:rsid w:val="00310083"/>
    <w:rsid w:val="00310092"/>
    <w:rsid w:val="003100A6"/>
    <w:rsid w:val="003103F5"/>
    <w:rsid w:val="003107C3"/>
    <w:rsid w:val="0031088E"/>
    <w:rsid w:val="00310D5F"/>
    <w:rsid w:val="00310E8F"/>
    <w:rsid w:val="00311152"/>
    <w:rsid w:val="0031133E"/>
    <w:rsid w:val="003114B9"/>
    <w:rsid w:val="003116C7"/>
    <w:rsid w:val="003118A5"/>
    <w:rsid w:val="00311A8D"/>
    <w:rsid w:val="00311CAF"/>
    <w:rsid w:val="00311E22"/>
    <w:rsid w:val="00311E68"/>
    <w:rsid w:val="00311F6F"/>
    <w:rsid w:val="00312258"/>
    <w:rsid w:val="0031250C"/>
    <w:rsid w:val="00312A3E"/>
    <w:rsid w:val="00312F7C"/>
    <w:rsid w:val="00313468"/>
    <w:rsid w:val="003134BC"/>
    <w:rsid w:val="0031361C"/>
    <w:rsid w:val="003138FA"/>
    <w:rsid w:val="00313F69"/>
    <w:rsid w:val="00314109"/>
    <w:rsid w:val="003141D7"/>
    <w:rsid w:val="00314363"/>
    <w:rsid w:val="00314601"/>
    <w:rsid w:val="00314B97"/>
    <w:rsid w:val="00314EDC"/>
    <w:rsid w:val="00314EFD"/>
    <w:rsid w:val="00314F88"/>
    <w:rsid w:val="003150F9"/>
    <w:rsid w:val="0031521C"/>
    <w:rsid w:val="00315657"/>
    <w:rsid w:val="00315D8F"/>
    <w:rsid w:val="00315E10"/>
    <w:rsid w:val="00315F77"/>
    <w:rsid w:val="00316166"/>
    <w:rsid w:val="00316331"/>
    <w:rsid w:val="00316533"/>
    <w:rsid w:val="0031668E"/>
    <w:rsid w:val="00316984"/>
    <w:rsid w:val="00316CD1"/>
    <w:rsid w:val="003173A5"/>
    <w:rsid w:val="00317876"/>
    <w:rsid w:val="00317934"/>
    <w:rsid w:val="00317E66"/>
    <w:rsid w:val="0032001C"/>
    <w:rsid w:val="003200F1"/>
    <w:rsid w:val="0032038D"/>
    <w:rsid w:val="00320514"/>
    <w:rsid w:val="00320516"/>
    <w:rsid w:val="003205B8"/>
    <w:rsid w:val="00320874"/>
    <w:rsid w:val="00320F3A"/>
    <w:rsid w:val="003215F1"/>
    <w:rsid w:val="0032181B"/>
    <w:rsid w:val="003219F8"/>
    <w:rsid w:val="00321CA0"/>
    <w:rsid w:val="00321E41"/>
    <w:rsid w:val="003220DF"/>
    <w:rsid w:val="0032221C"/>
    <w:rsid w:val="00322865"/>
    <w:rsid w:val="0032286F"/>
    <w:rsid w:val="003228D3"/>
    <w:rsid w:val="00322E11"/>
    <w:rsid w:val="003232C9"/>
    <w:rsid w:val="00323852"/>
    <w:rsid w:val="00323950"/>
    <w:rsid w:val="003239AA"/>
    <w:rsid w:val="00323C9F"/>
    <w:rsid w:val="00323D39"/>
    <w:rsid w:val="00323FDA"/>
    <w:rsid w:val="003240BD"/>
    <w:rsid w:val="00324261"/>
    <w:rsid w:val="00324514"/>
    <w:rsid w:val="00324562"/>
    <w:rsid w:val="003245B0"/>
    <w:rsid w:val="00324684"/>
    <w:rsid w:val="003247C7"/>
    <w:rsid w:val="003247DD"/>
    <w:rsid w:val="0032487D"/>
    <w:rsid w:val="00324AEF"/>
    <w:rsid w:val="00324E38"/>
    <w:rsid w:val="003252A5"/>
    <w:rsid w:val="003253AE"/>
    <w:rsid w:val="003253E2"/>
    <w:rsid w:val="00325487"/>
    <w:rsid w:val="0032574C"/>
    <w:rsid w:val="00325A01"/>
    <w:rsid w:val="00325A9B"/>
    <w:rsid w:val="00325E3B"/>
    <w:rsid w:val="003260BF"/>
    <w:rsid w:val="00326104"/>
    <w:rsid w:val="00326128"/>
    <w:rsid w:val="0032618D"/>
    <w:rsid w:val="00326214"/>
    <w:rsid w:val="00326AA8"/>
    <w:rsid w:val="00326F2C"/>
    <w:rsid w:val="003272F5"/>
    <w:rsid w:val="0032746D"/>
    <w:rsid w:val="003274B2"/>
    <w:rsid w:val="00327505"/>
    <w:rsid w:val="003276EA"/>
    <w:rsid w:val="00327BCF"/>
    <w:rsid w:val="00327CE7"/>
    <w:rsid w:val="00330790"/>
    <w:rsid w:val="00330A7C"/>
    <w:rsid w:val="00330BB8"/>
    <w:rsid w:val="00330E90"/>
    <w:rsid w:val="00330F3B"/>
    <w:rsid w:val="0033169C"/>
    <w:rsid w:val="003316D3"/>
    <w:rsid w:val="003317FF"/>
    <w:rsid w:val="00331A45"/>
    <w:rsid w:val="00331C5C"/>
    <w:rsid w:val="003320EC"/>
    <w:rsid w:val="00332933"/>
    <w:rsid w:val="0033359D"/>
    <w:rsid w:val="003337A6"/>
    <w:rsid w:val="003338ED"/>
    <w:rsid w:val="00333AEA"/>
    <w:rsid w:val="00333D58"/>
    <w:rsid w:val="00334306"/>
    <w:rsid w:val="00334441"/>
    <w:rsid w:val="003344D9"/>
    <w:rsid w:val="00334D00"/>
    <w:rsid w:val="00334D20"/>
    <w:rsid w:val="00334E47"/>
    <w:rsid w:val="00334F6E"/>
    <w:rsid w:val="003351AE"/>
    <w:rsid w:val="00335402"/>
    <w:rsid w:val="003354D1"/>
    <w:rsid w:val="00335B09"/>
    <w:rsid w:val="00335CE2"/>
    <w:rsid w:val="00335DAA"/>
    <w:rsid w:val="0033618B"/>
    <w:rsid w:val="003361A2"/>
    <w:rsid w:val="00336361"/>
    <w:rsid w:val="0033687A"/>
    <w:rsid w:val="00336A06"/>
    <w:rsid w:val="00336BD2"/>
    <w:rsid w:val="00336D6F"/>
    <w:rsid w:val="00336F68"/>
    <w:rsid w:val="0033723E"/>
    <w:rsid w:val="00337349"/>
    <w:rsid w:val="003375CF"/>
    <w:rsid w:val="00337615"/>
    <w:rsid w:val="0033784B"/>
    <w:rsid w:val="00337872"/>
    <w:rsid w:val="00337E54"/>
    <w:rsid w:val="003400D4"/>
    <w:rsid w:val="00340255"/>
    <w:rsid w:val="00340381"/>
    <w:rsid w:val="00340409"/>
    <w:rsid w:val="00340560"/>
    <w:rsid w:val="003405AE"/>
    <w:rsid w:val="0034093B"/>
    <w:rsid w:val="00340C00"/>
    <w:rsid w:val="00340CB5"/>
    <w:rsid w:val="00340E9A"/>
    <w:rsid w:val="00340FA8"/>
    <w:rsid w:val="003413AF"/>
    <w:rsid w:val="00341A2E"/>
    <w:rsid w:val="00341B7F"/>
    <w:rsid w:val="00341C68"/>
    <w:rsid w:val="00341E00"/>
    <w:rsid w:val="0034201D"/>
    <w:rsid w:val="003420B5"/>
    <w:rsid w:val="00342102"/>
    <w:rsid w:val="003421B3"/>
    <w:rsid w:val="00342A0C"/>
    <w:rsid w:val="00342ACF"/>
    <w:rsid w:val="00342CAE"/>
    <w:rsid w:val="00342D7C"/>
    <w:rsid w:val="00342D89"/>
    <w:rsid w:val="00342FAF"/>
    <w:rsid w:val="00343140"/>
    <w:rsid w:val="0034325D"/>
    <w:rsid w:val="00343284"/>
    <w:rsid w:val="00343611"/>
    <w:rsid w:val="00343951"/>
    <w:rsid w:val="00343A67"/>
    <w:rsid w:val="00343AD3"/>
    <w:rsid w:val="00343DA7"/>
    <w:rsid w:val="00343DF4"/>
    <w:rsid w:val="00343FD7"/>
    <w:rsid w:val="0034439E"/>
    <w:rsid w:val="003448DD"/>
    <w:rsid w:val="00344B4C"/>
    <w:rsid w:val="00344CB8"/>
    <w:rsid w:val="00344DD7"/>
    <w:rsid w:val="00345042"/>
    <w:rsid w:val="00345107"/>
    <w:rsid w:val="003451CB"/>
    <w:rsid w:val="003451CE"/>
    <w:rsid w:val="0034529F"/>
    <w:rsid w:val="00345317"/>
    <w:rsid w:val="003456C4"/>
    <w:rsid w:val="00345878"/>
    <w:rsid w:val="00345FF0"/>
    <w:rsid w:val="0034609A"/>
    <w:rsid w:val="00346121"/>
    <w:rsid w:val="00346520"/>
    <w:rsid w:val="003467AD"/>
    <w:rsid w:val="00346945"/>
    <w:rsid w:val="00346EF2"/>
    <w:rsid w:val="0034702E"/>
    <w:rsid w:val="00347061"/>
    <w:rsid w:val="003472FF"/>
    <w:rsid w:val="00347437"/>
    <w:rsid w:val="00347563"/>
    <w:rsid w:val="00347B5E"/>
    <w:rsid w:val="00347DBA"/>
    <w:rsid w:val="00347DD7"/>
    <w:rsid w:val="00347FA8"/>
    <w:rsid w:val="003503FC"/>
    <w:rsid w:val="003507B8"/>
    <w:rsid w:val="00350C0A"/>
    <w:rsid w:val="00350CC8"/>
    <w:rsid w:val="00350F4B"/>
    <w:rsid w:val="0035120F"/>
    <w:rsid w:val="00351391"/>
    <w:rsid w:val="0035161F"/>
    <w:rsid w:val="00351716"/>
    <w:rsid w:val="00351A2D"/>
    <w:rsid w:val="00351CE0"/>
    <w:rsid w:val="0035200D"/>
    <w:rsid w:val="00352013"/>
    <w:rsid w:val="00352133"/>
    <w:rsid w:val="00352282"/>
    <w:rsid w:val="003523EC"/>
    <w:rsid w:val="00352506"/>
    <w:rsid w:val="003525D7"/>
    <w:rsid w:val="003525DB"/>
    <w:rsid w:val="003525FC"/>
    <w:rsid w:val="00352936"/>
    <w:rsid w:val="00352A60"/>
    <w:rsid w:val="00352DC2"/>
    <w:rsid w:val="00352EBD"/>
    <w:rsid w:val="0035318A"/>
    <w:rsid w:val="003533D6"/>
    <w:rsid w:val="003536CB"/>
    <w:rsid w:val="003536E6"/>
    <w:rsid w:val="003538D7"/>
    <w:rsid w:val="00353B62"/>
    <w:rsid w:val="003541E7"/>
    <w:rsid w:val="0035428A"/>
    <w:rsid w:val="003543A5"/>
    <w:rsid w:val="0035463A"/>
    <w:rsid w:val="00354664"/>
    <w:rsid w:val="003546D0"/>
    <w:rsid w:val="003547B7"/>
    <w:rsid w:val="0035489D"/>
    <w:rsid w:val="00354960"/>
    <w:rsid w:val="00354AF9"/>
    <w:rsid w:val="003553FA"/>
    <w:rsid w:val="003554A8"/>
    <w:rsid w:val="00355AE3"/>
    <w:rsid w:val="00355B14"/>
    <w:rsid w:val="00355BDC"/>
    <w:rsid w:val="00355E06"/>
    <w:rsid w:val="00355EBE"/>
    <w:rsid w:val="00355F19"/>
    <w:rsid w:val="00356119"/>
    <w:rsid w:val="003561C4"/>
    <w:rsid w:val="00356537"/>
    <w:rsid w:val="0035678A"/>
    <w:rsid w:val="003567EA"/>
    <w:rsid w:val="00356820"/>
    <w:rsid w:val="00356838"/>
    <w:rsid w:val="00356BB2"/>
    <w:rsid w:val="00356F05"/>
    <w:rsid w:val="00357074"/>
    <w:rsid w:val="003570D5"/>
    <w:rsid w:val="00357929"/>
    <w:rsid w:val="00357A0E"/>
    <w:rsid w:val="00357CC0"/>
    <w:rsid w:val="00357E7D"/>
    <w:rsid w:val="00360878"/>
    <w:rsid w:val="00360A89"/>
    <w:rsid w:val="00360E75"/>
    <w:rsid w:val="00361385"/>
    <w:rsid w:val="00361877"/>
    <w:rsid w:val="00361B71"/>
    <w:rsid w:val="00361C90"/>
    <w:rsid w:val="00361DEF"/>
    <w:rsid w:val="00361FE0"/>
    <w:rsid w:val="003629BC"/>
    <w:rsid w:val="003629F5"/>
    <w:rsid w:val="00362A8E"/>
    <w:rsid w:val="00362ED1"/>
    <w:rsid w:val="00362F25"/>
    <w:rsid w:val="00362FE2"/>
    <w:rsid w:val="003631C2"/>
    <w:rsid w:val="003636CB"/>
    <w:rsid w:val="0036374F"/>
    <w:rsid w:val="00363770"/>
    <w:rsid w:val="00363A82"/>
    <w:rsid w:val="00363B6C"/>
    <w:rsid w:val="00363BA8"/>
    <w:rsid w:val="00363BE7"/>
    <w:rsid w:val="00363C1A"/>
    <w:rsid w:val="00363C31"/>
    <w:rsid w:val="0036435E"/>
    <w:rsid w:val="00364387"/>
    <w:rsid w:val="003643B1"/>
    <w:rsid w:val="003644B4"/>
    <w:rsid w:val="00364A1E"/>
    <w:rsid w:val="00364C27"/>
    <w:rsid w:val="00364CAC"/>
    <w:rsid w:val="00364D39"/>
    <w:rsid w:val="00364FAC"/>
    <w:rsid w:val="003654AC"/>
    <w:rsid w:val="00365650"/>
    <w:rsid w:val="003656E2"/>
    <w:rsid w:val="00365709"/>
    <w:rsid w:val="00365998"/>
    <w:rsid w:val="003663B7"/>
    <w:rsid w:val="003665D7"/>
    <w:rsid w:val="00366883"/>
    <w:rsid w:val="00366A4A"/>
    <w:rsid w:val="00366B50"/>
    <w:rsid w:val="00366BB0"/>
    <w:rsid w:val="0036735F"/>
    <w:rsid w:val="003674A7"/>
    <w:rsid w:val="003675D0"/>
    <w:rsid w:val="00367D08"/>
    <w:rsid w:val="00370570"/>
    <w:rsid w:val="00370698"/>
    <w:rsid w:val="00370782"/>
    <w:rsid w:val="003709A6"/>
    <w:rsid w:val="00370A70"/>
    <w:rsid w:val="00370C48"/>
    <w:rsid w:val="00370E37"/>
    <w:rsid w:val="00370E9C"/>
    <w:rsid w:val="0037178A"/>
    <w:rsid w:val="0037185D"/>
    <w:rsid w:val="003719C7"/>
    <w:rsid w:val="00371F31"/>
    <w:rsid w:val="0037208D"/>
    <w:rsid w:val="003725CA"/>
    <w:rsid w:val="00372B75"/>
    <w:rsid w:val="00372C58"/>
    <w:rsid w:val="00372D7C"/>
    <w:rsid w:val="00372ED5"/>
    <w:rsid w:val="00372FF4"/>
    <w:rsid w:val="00373157"/>
    <w:rsid w:val="00373391"/>
    <w:rsid w:val="00373762"/>
    <w:rsid w:val="00373899"/>
    <w:rsid w:val="003738D7"/>
    <w:rsid w:val="00373DD6"/>
    <w:rsid w:val="00373F0F"/>
    <w:rsid w:val="003741FE"/>
    <w:rsid w:val="003744B4"/>
    <w:rsid w:val="00374574"/>
    <w:rsid w:val="00374620"/>
    <w:rsid w:val="00374772"/>
    <w:rsid w:val="003747E1"/>
    <w:rsid w:val="00374A33"/>
    <w:rsid w:val="00374A77"/>
    <w:rsid w:val="00374C6B"/>
    <w:rsid w:val="00375249"/>
    <w:rsid w:val="00375D60"/>
    <w:rsid w:val="00375EC1"/>
    <w:rsid w:val="003762FA"/>
    <w:rsid w:val="0037630F"/>
    <w:rsid w:val="00376690"/>
    <w:rsid w:val="00377298"/>
    <w:rsid w:val="0037736A"/>
    <w:rsid w:val="00377D34"/>
    <w:rsid w:val="00377F9A"/>
    <w:rsid w:val="0038003D"/>
    <w:rsid w:val="003802B9"/>
    <w:rsid w:val="003804F8"/>
    <w:rsid w:val="0038085C"/>
    <w:rsid w:val="00380998"/>
    <w:rsid w:val="003809FD"/>
    <w:rsid w:val="00380BF9"/>
    <w:rsid w:val="00380F9F"/>
    <w:rsid w:val="00381112"/>
    <w:rsid w:val="003811F7"/>
    <w:rsid w:val="003813CC"/>
    <w:rsid w:val="003816BF"/>
    <w:rsid w:val="003819A8"/>
    <w:rsid w:val="00381EEB"/>
    <w:rsid w:val="00381FEA"/>
    <w:rsid w:val="00382161"/>
    <w:rsid w:val="0038260C"/>
    <w:rsid w:val="00382E75"/>
    <w:rsid w:val="00382F53"/>
    <w:rsid w:val="0038319A"/>
    <w:rsid w:val="003833A6"/>
    <w:rsid w:val="00383472"/>
    <w:rsid w:val="0038398A"/>
    <w:rsid w:val="00383A53"/>
    <w:rsid w:val="00383AEC"/>
    <w:rsid w:val="00383C59"/>
    <w:rsid w:val="00383E1E"/>
    <w:rsid w:val="00383F92"/>
    <w:rsid w:val="00384276"/>
    <w:rsid w:val="003848C0"/>
    <w:rsid w:val="00384A84"/>
    <w:rsid w:val="00384C24"/>
    <w:rsid w:val="00384CC9"/>
    <w:rsid w:val="003852AB"/>
    <w:rsid w:val="003862C2"/>
    <w:rsid w:val="00386B3A"/>
    <w:rsid w:val="00386C11"/>
    <w:rsid w:val="00386D9D"/>
    <w:rsid w:val="00386E94"/>
    <w:rsid w:val="00387131"/>
    <w:rsid w:val="0038726C"/>
    <w:rsid w:val="003872D6"/>
    <w:rsid w:val="003873A7"/>
    <w:rsid w:val="003879A8"/>
    <w:rsid w:val="00387EAE"/>
    <w:rsid w:val="00387F64"/>
    <w:rsid w:val="00390176"/>
    <w:rsid w:val="003903BB"/>
    <w:rsid w:val="00390678"/>
    <w:rsid w:val="003907FD"/>
    <w:rsid w:val="00390CD3"/>
    <w:rsid w:val="00390D45"/>
    <w:rsid w:val="00391076"/>
    <w:rsid w:val="00391103"/>
    <w:rsid w:val="0039142C"/>
    <w:rsid w:val="003915D4"/>
    <w:rsid w:val="0039182C"/>
    <w:rsid w:val="00391835"/>
    <w:rsid w:val="0039185C"/>
    <w:rsid w:val="00392129"/>
    <w:rsid w:val="00392136"/>
    <w:rsid w:val="00392529"/>
    <w:rsid w:val="0039255F"/>
    <w:rsid w:val="00392766"/>
    <w:rsid w:val="00392817"/>
    <w:rsid w:val="00392E12"/>
    <w:rsid w:val="0039314C"/>
    <w:rsid w:val="003932BA"/>
    <w:rsid w:val="00393445"/>
    <w:rsid w:val="003934DC"/>
    <w:rsid w:val="003939BA"/>
    <w:rsid w:val="00393AEC"/>
    <w:rsid w:val="00393F36"/>
    <w:rsid w:val="003940AD"/>
    <w:rsid w:val="003940DD"/>
    <w:rsid w:val="00394105"/>
    <w:rsid w:val="0039428B"/>
    <w:rsid w:val="003942D8"/>
    <w:rsid w:val="0039487D"/>
    <w:rsid w:val="00394D68"/>
    <w:rsid w:val="00394FBB"/>
    <w:rsid w:val="003951D2"/>
    <w:rsid w:val="00395202"/>
    <w:rsid w:val="00395270"/>
    <w:rsid w:val="00395362"/>
    <w:rsid w:val="00395B9F"/>
    <w:rsid w:val="00395C8E"/>
    <w:rsid w:val="00395CB2"/>
    <w:rsid w:val="00395D3F"/>
    <w:rsid w:val="00395E41"/>
    <w:rsid w:val="00395E70"/>
    <w:rsid w:val="003960E7"/>
    <w:rsid w:val="00396262"/>
    <w:rsid w:val="00396526"/>
    <w:rsid w:val="003966A8"/>
    <w:rsid w:val="0039688C"/>
    <w:rsid w:val="00396E8C"/>
    <w:rsid w:val="00397251"/>
    <w:rsid w:val="0039735D"/>
    <w:rsid w:val="00397660"/>
    <w:rsid w:val="0039770E"/>
    <w:rsid w:val="003978C9"/>
    <w:rsid w:val="0039794F"/>
    <w:rsid w:val="003A024E"/>
    <w:rsid w:val="003A0393"/>
    <w:rsid w:val="003A0578"/>
    <w:rsid w:val="003A06FD"/>
    <w:rsid w:val="003A0801"/>
    <w:rsid w:val="003A084D"/>
    <w:rsid w:val="003A0912"/>
    <w:rsid w:val="003A1072"/>
    <w:rsid w:val="003A116E"/>
    <w:rsid w:val="003A14BC"/>
    <w:rsid w:val="003A1519"/>
    <w:rsid w:val="003A17B6"/>
    <w:rsid w:val="003A1AE8"/>
    <w:rsid w:val="003A1D3A"/>
    <w:rsid w:val="003A1E92"/>
    <w:rsid w:val="003A1F7C"/>
    <w:rsid w:val="003A1FB9"/>
    <w:rsid w:val="003A200D"/>
    <w:rsid w:val="003A2295"/>
    <w:rsid w:val="003A28CF"/>
    <w:rsid w:val="003A29BB"/>
    <w:rsid w:val="003A2BE0"/>
    <w:rsid w:val="003A2E02"/>
    <w:rsid w:val="003A2E7A"/>
    <w:rsid w:val="003A2F61"/>
    <w:rsid w:val="003A315D"/>
    <w:rsid w:val="003A3331"/>
    <w:rsid w:val="003A36CD"/>
    <w:rsid w:val="003A3AFB"/>
    <w:rsid w:val="003A3D7F"/>
    <w:rsid w:val="003A44B6"/>
    <w:rsid w:val="003A44CF"/>
    <w:rsid w:val="003A44F2"/>
    <w:rsid w:val="003A473A"/>
    <w:rsid w:val="003A4903"/>
    <w:rsid w:val="003A4AE2"/>
    <w:rsid w:val="003A4B66"/>
    <w:rsid w:val="003A5287"/>
    <w:rsid w:val="003A56C4"/>
    <w:rsid w:val="003A5E99"/>
    <w:rsid w:val="003A5FBC"/>
    <w:rsid w:val="003A63F6"/>
    <w:rsid w:val="003A681F"/>
    <w:rsid w:val="003A6D01"/>
    <w:rsid w:val="003A6E1D"/>
    <w:rsid w:val="003A6FD4"/>
    <w:rsid w:val="003A71E5"/>
    <w:rsid w:val="003A746D"/>
    <w:rsid w:val="003A7603"/>
    <w:rsid w:val="003A762D"/>
    <w:rsid w:val="003A766F"/>
    <w:rsid w:val="003A7BC6"/>
    <w:rsid w:val="003A7C46"/>
    <w:rsid w:val="003A7EE2"/>
    <w:rsid w:val="003A7FA7"/>
    <w:rsid w:val="003B0155"/>
    <w:rsid w:val="003B08CE"/>
    <w:rsid w:val="003B0B24"/>
    <w:rsid w:val="003B0CEB"/>
    <w:rsid w:val="003B0D41"/>
    <w:rsid w:val="003B11E6"/>
    <w:rsid w:val="003B12C4"/>
    <w:rsid w:val="003B1681"/>
    <w:rsid w:val="003B16BC"/>
    <w:rsid w:val="003B1815"/>
    <w:rsid w:val="003B1848"/>
    <w:rsid w:val="003B1AD5"/>
    <w:rsid w:val="003B2091"/>
    <w:rsid w:val="003B21EF"/>
    <w:rsid w:val="003B246A"/>
    <w:rsid w:val="003B25F8"/>
    <w:rsid w:val="003B2A63"/>
    <w:rsid w:val="003B2ED9"/>
    <w:rsid w:val="003B30A4"/>
    <w:rsid w:val="003B32B3"/>
    <w:rsid w:val="003B3390"/>
    <w:rsid w:val="003B346A"/>
    <w:rsid w:val="003B35CE"/>
    <w:rsid w:val="003B36CB"/>
    <w:rsid w:val="003B3759"/>
    <w:rsid w:val="003B3798"/>
    <w:rsid w:val="003B3B91"/>
    <w:rsid w:val="003B3BC9"/>
    <w:rsid w:val="003B3BE1"/>
    <w:rsid w:val="003B3C3B"/>
    <w:rsid w:val="003B40AA"/>
    <w:rsid w:val="003B4263"/>
    <w:rsid w:val="003B43F4"/>
    <w:rsid w:val="003B450A"/>
    <w:rsid w:val="003B460A"/>
    <w:rsid w:val="003B4635"/>
    <w:rsid w:val="003B4995"/>
    <w:rsid w:val="003B5077"/>
    <w:rsid w:val="003B5218"/>
    <w:rsid w:val="003B5246"/>
    <w:rsid w:val="003B5AA8"/>
    <w:rsid w:val="003B5D43"/>
    <w:rsid w:val="003B6544"/>
    <w:rsid w:val="003B66AA"/>
    <w:rsid w:val="003B6C02"/>
    <w:rsid w:val="003B6DFA"/>
    <w:rsid w:val="003B71FC"/>
    <w:rsid w:val="003B7417"/>
    <w:rsid w:val="003B7717"/>
    <w:rsid w:val="003B78D3"/>
    <w:rsid w:val="003B7A0B"/>
    <w:rsid w:val="003B7ABB"/>
    <w:rsid w:val="003B7C86"/>
    <w:rsid w:val="003B7D8F"/>
    <w:rsid w:val="003B7F10"/>
    <w:rsid w:val="003B7FD8"/>
    <w:rsid w:val="003C0266"/>
    <w:rsid w:val="003C02DF"/>
    <w:rsid w:val="003C03C8"/>
    <w:rsid w:val="003C06C1"/>
    <w:rsid w:val="003C07CA"/>
    <w:rsid w:val="003C0E46"/>
    <w:rsid w:val="003C100E"/>
    <w:rsid w:val="003C1140"/>
    <w:rsid w:val="003C1178"/>
    <w:rsid w:val="003C13DC"/>
    <w:rsid w:val="003C154A"/>
    <w:rsid w:val="003C1570"/>
    <w:rsid w:val="003C15B7"/>
    <w:rsid w:val="003C15C5"/>
    <w:rsid w:val="003C164D"/>
    <w:rsid w:val="003C171F"/>
    <w:rsid w:val="003C1728"/>
    <w:rsid w:val="003C1807"/>
    <w:rsid w:val="003C18EA"/>
    <w:rsid w:val="003C1ADA"/>
    <w:rsid w:val="003C1AE5"/>
    <w:rsid w:val="003C1C01"/>
    <w:rsid w:val="003C1E65"/>
    <w:rsid w:val="003C22BF"/>
    <w:rsid w:val="003C24AB"/>
    <w:rsid w:val="003C25B9"/>
    <w:rsid w:val="003C27B9"/>
    <w:rsid w:val="003C2A7F"/>
    <w:rsid w:val="003C2C21"/>
    <w:rsid w:val="003C2DF9"/>
    <w:rsid w:val="003C3030"/>
    <w:rsid w:val="003C3462"/>
    <w:rsid w:val="003C3A29"/>
    <w:rsid w:val="003C3CFD"/>
    <w:rsid w:val="003C456E"/>
    <w:rsid w:val="003C471D"/>
    <w:rsid w:val="003C48B1"/>
    <w:rsid w:val="003C516F"/>
    <w:rsid w:val="003C52BE"/>
    <w:rsid w:val="003C54A1"/>
    <w:rsid w:val="003C561E"/>
    <w:rsid w:val="003C56AE"/>
    <w:rsid w:val="003C5865"/>
    <w:rsid w:val="003C5A68"/>
    <w:rsid w:val="003C5AFE"/>
    <w:rsid w:val="003C5D09"/>
    <w:rsid w:val="003C5EBD"/>
    <w:rsid w:val="003C60D8"/>
    <w:rsid w:val="003C6193"/>
    <w:rsid w:val="003C6241"/>
    <w:rsid w:val="003C6293"/>
    <w:rsid w:val="003C6361"/>
    <w:rsid w:val="003C6381"/>
    <w:rsid w:val="003C68B1"/>
    <w:rsid w:val="003C6901"/>
    <w:rsid w:val="003C6F4E"/>
    <w:rsid w:val="003C6FBE"/>
    <w:rsid w:val="003C70E9"/>
    <w:rsid w:val="003C7184"/>
    <w:rsid w:val="003C732C"/>
    <w:rsid w:val="003C7345"/>
    <w:rsid w:val="003C7734"/>
    <w:rsid w:val="003C78C6"/>
    <w:rsid w:val="003C78D9"/>
    <w:rsid w:val="003C79AA"/>
    <w:rsid w:val="003C7BFB"/>
    <w:rsid w:val="003C7FA8"/>
    <w:rsid w:val="003D00CB"/>
    <w:rsid w:val="003D0169"/>
    <w:rsid w:val="003D1117"/>
    <w:rsid w:val="003D13E5"/>
    <w:rsid w:val="003D1473"/>
    <w:rsid w:val="003D16F4"/>
    <w:rsid w:val="003D19FD"/>
    <w:rsid w:val="003D1AC3"/>
    <w:rsid w:val="003D1B13"/>
    <w:rsid w:val="003D1CB2"/>
    <w:rsid w:val="003D1D9F"/>
    <w:rsid w:val="003D206F"/>
    <w:rsid w:val="003D2120"/>
    <w:rsid w:val="003D213D"/>
    <w:rsid w:val="003D228B"/>
    <w:rsid w:val="003D235A"/>
    <w:rsid w:val="003D26E6"/>
    <w:rsid w:val="003D2B83"/>
    <w:rsid w:val="003D2D94"/>
    <w:rsid w:val="003D2E2C"/>
    <w:rsid w:val="003D2E9B"/>
    <w:rsid w:val="003D309A"/>
    <w:rsid w:val="003D309B"/>
    <w:rsid w:val="003D3205"/>
    <w:rsid w:val="003D334B"/>
    <w:rsid w:val="003D3820"/>
    <w:rsid w:val="003D3A63"/>
    <w:rsid w:val="003D3EB7"/>
    <w:rsid w:val="003D3FFC"/>
    <w:rsid w:val="003D4150"/>
    <w:rsid w:val="003D4487"/>
    <w:rsid w:val="003D4607"/>
    <w:rsid w:val="003D4961"/>
    <w:rsid w:val="003D4992"/>
    <w:rsid w:val="003D4B0C"/>
    <w:rsid w:val="003D4B25"/>
    <w:rsid w:val="003D4D22"/>
    <w:rsid w:val="003D4EC1"/>
    <w:rsid w:val="003D50E9"/>
    <w:rsid w:val="003D515C"/>
    <w:rsid w:val="003D5205"/>
    <w:rsid w:val="003D521C"/>
    <w:rsid w:val="003D5461"/>
    <w:rsid w:val="003D562B"/>
    <w:rsid w:val="003D5897"/>
    <w:rsid w:val="003D5E78"/>
    <w:rsid w:val="003D5F32"/>
    <w:rsid w:val="003D5F49"/>
    <w:rsid w:val="003D5FB0"/>
    <w:rsid w:val="003D631E"/>
    <w:rsid w:val="003D6556"/>
    <w:rsid w:val="003D67F4"/>
    <w:rsid w:val="003D68DE"/>
    <w:rsid w:val="003D6BC0"/>
    <w:rsid w:val="003D6CEF"/>
    <w:rsid w:val="003D6E55"/>
    <w:rsid w:val="003D7165"/>
    <w:rsid w:val="003D742B"/>
    <w:rsid w:val="003D7650"/>
    <w:rsid w:val="003D7718"/>
    <w:rsid w:val="003D77D3"/>
    <w:rsid w:val="003D7B54"/>
    <w:rsid w:val="003D7CC9"/>
    <w:rsid w:val="003E020A"/>
    <w:rsid w:val="003E0467"/>
    <w:rsid w:val="003E04F7"/>
    <w:rsid w:val="003E051D"/>
    <w:rsid w:val="003E079D"/>
    <w:rsid w:val="003E0826"/>
    <w:rsid w:val="003E0B75"/>
    <w:rsid w:val="003E0BE0"/>
    <w:rsid w:val="003E0C5B"/>
    <w:rsid w:val="003E1497"/>
    <w:rsid w:val="003E1571"/>
    <w:rsid w:val="003E19BB"/>
    <w:rsid w:val="003E19C3"/>
    <w:rsid w:val="003E1B38"/>
    <w:rsid w:val="003E1C63"/>
    <w:rsid w:val="003E20EB"/>
    <w:rsid w:val="003E2173"/>
    <w:rsid w:val="003E21C0"/>
    <w:rsid w:val="003E239C"/>
    <w:rsid w:val="003E2518"/>
    <w:rsid w:val="003E2EDE"/>
    <w:rsid w:val="003E30A5"/>
    <w:rsid w:val="003E3212"/>
    <w:rsid w:val="003E36FA"/>
    <w:rsid w:val="003E37BD"/>
    <w:rsid w:val="003E3AB4"/>
    <w:rsid w:val="003E3C10"/>
    <w:rsid w:val="003E3F3F"/>
    <w:rsid w:val="003E3FA5"/>
    <w:rsid w:val="003E405D"/>
    <w:rsid w:val="003E417C"/>
    <w:rsid w:val="003E4268"/>
    <w:rsid w:val="003E4331"/>
    <w:rsid w:val="003E4591"/>
    <w:rsid w:val="003E4D98"/>
    <w:rsid w:val="003E4E71"/>
    <w:rsid w:val="003E4ED5"/>
    <w:rsid w:val="003E522E"/>
    <w:rsid w:val="003E5507"/>
    <w:rsid w:val="003E56F3"/>
    <w:rsid w:val="003E57E3"/>
    <w:rsid w:val="003E598B"/>
    <w:rsid w:val="003E60FD"/>
    <w:rsid w:val="003E6721"/>
    <w:rsid w:val="003E6739"/>
    <w:rsid w:val="003E67AC"/>
    <w:rsid w:val="003E67E4"/>
    <w:rsid w:val="003E6CA6"/>
    <w:rsid w:val="003E6E47"/>
    <w:rsid w:val="003E6E53"/>
    <w:rsid w:val="003E715C"/>
    <w:rsid w:val="003E7238"/>
    <w:rsid w:val="003E72BA"/>
    <w:rsid w:val="003E72E5"/>
    <w:rsid w:val="003E740C"/>
    <w:rsid w:val="003E75FB"/>
    <w:rsid w:val="003E7BDE"/>
    <w:rsid w:val="003E7D25"/>
    <w:rsid w:val="003E7F7C"/>
    <w:rsid w:val="003F0214"/>
    <w:rsid w:val="003F0628"/>
    <w:rsid w:val="003F06AD"/>
    <w:rsid w:val="003F0EF3"/>
    <w:rsid w:val="003F11CA"/>
    <w:rsid w:val="003F1300"/>
    <w:rsid w:val="003F15C3"/>
    <w:rsid w:val="003F17D5"/>
    <w:rsid w:val="003F1904"/>
    <w:rsid w:val="003F1AA6"/>
    <w:rsid w:val="003F1B03"/>
    <w:rsid w:val="003F1C40"/>
    <w:rsid w:val="003F2222"/>
    <w:rsid w:val="003F2425"/>
    <w:rsid w:val="003F2561"/>
    <w:rsid w:val="003F25A9"/>
    <w:rsid w:val="003F272C"/>
    <w:rsid w:val="003F2A26"/>
    <w:rsid w:val="003F2F79"/>
    <w:rsid w:val="003F3009"/>
    <w:rsid w:val="003F322B"/>
    <w:rsid w:val="003F40F7"/>
    <w:rsid w:val="003F434E"/>
    <w:rsid w:val="003F44AF"/>
    <w:rsid w:val="003F454D"/>
    <w:rsid w:val="003F4B77"/>
    <w:rsid w:val="003F4C1A"/>
    <w:rsid w:val="003F4EC8"/>
    <w:rsid w:val="003F52E4"/>
    <w:rsid w:val="003F5354"/>
    <w:rsid w:val="003F5741"/>
    <w:rsid w:val="003F5813"/>
    <w:rsid w:val="003F5A61"/>
    <w:rsid w:val="003F5B11"/>
    <w:rsid w:val="003F5D74"/>
    <w:rsid w:val="003F5E58"/>
    <w:rsid w:val="003F5F67"/>
    <w:rsid w:val="003F6034"/>
    <w:rsid w:val="003F611E"/>
    <w:rsid w:val="003F6147"/>
    <w:rsid w:val="003F64EB"/>
    <w:rsid w:val="003F677A"/>
    <w:rsid w:val="003F6792"/>
    <w:rsid w:val="003F6869"/>
    <w:rsid w:val="003F6F12"/>
    <w:rsid w:val="003F6FCD"/>
    <w:rsid w:val="003F70AB"/>
    <w:rsid w:val="003F70F6"/>
    <w:rsid w:val="003F7141"/>
    <w:rsid w:val="003F7150"/>
    <w:rsid w:val="003F7281"/>
    <w:rsid w:val="003F79AC"/>
    <w:rsid w:val="003F7A6C"/>
    <w:rsid w:val="003F7B75"/>
    <w:rsid w:val="003F7EF3"/>
    <w:rsid w:val="00400343"/>
    <w:rsid w:val="004003B9"/>
    <w:rsid w:val="004007B9"/>
    <w:rsid w:val="00400884"/>
    <w:rsid w:val="00400A23"/>
    <w:rsid w:val="00400D91"/>
    <w:rsid w:val="00401435"/>
    <w:rsid w:val="00401F15"/>
    <w:rsid w:val="0040203B"/>
    <w:rsid w:val="004023FF"/>
    <w:rsid w:val="004028C8"/>
    <w:rsid w:val="00402964"/>
    <w:rsid w:val="00402D39"/>
    <w:rsid w:val="00402F5E"/>
    <w:rsid w:val="004034F8"/>
    <w:rsid w:val="00403790"/>
    <w:rsid w:val="004038A7"/>
    <w:rsid w:val="00403A09"/>
    <w:rsid w:val="00403AB9"/>
    <w:rsid w:val="00403AD1"/>
    <w:rsid w:val="00403E9A"/>
    <w:rsid w:val="004040AD"/>
    <w:rsid w:val="004042D6"/>
    <w:rsid w:val="00404858"/>
    <w:rsid w:val="004051D9"/>
    <w:rsid w:val="00405661"/>
    <w:rsid w:val="004056E5"/>
    <w:rsid w:val="004058B9"/>
    <w:rsid w:val="00405E97"/>
    <w:rsid w:val="00406018"/>
    <w:rsid w:val="004061CE"/>
    <w:rsid w:val="004062B0"/>
    <w:rsid w:val="0040636E"/>
    <w:rsid w:val="0040664F"/>
    <w:rsid w:val="00406C69"/>
    <w:rsid w:val="00407005"/>
    <w:rsid w:val="004074FC"/>
    <w:rsid w:val="0040769E"/>
    <w:rsid w:val="00407DC4"/>
    <w:rsid w:val="00407DD4"/>
    <w:rsid w:val="00407FAD"/>
    <w:rsid w:val="00411455"/>
    <w:rsid w:val="004114C3"/>
    <w:rsid w:val="0041165F"/>
    <w:rsid w:val="0041169A"/>
    <w:rsid w:val="00411741"/>
    <w:rsid w:val="004118F3"/>
    <w:rsid w:val="00411A42"/>
    <w:rsid w:val="004120BF"/>
    <w:rsid w:val="0041218F"/>
    <w:rsid w:val="004121FC"/>
    <w:rsid w:val="00412F68"/>
    <w:rsid w:val="00413437"/>
    <w:rsid w:val="00413835"/>
    <w:rsid w:val="00413FFB"/>
    <w:rsid w:val="004142BD"/>
    <w:rsid w:val="00414335"/>
    <w:rsid w:val="00414C2F"/>
    <w:rsid w:val="00414D78"/>
    <w:rsid w:val="00414DB7"/>
    <w:rsid w:val="00414DF3"/>
    <w:rsid w:val="00414FEA"/>
    <w:rsid w:val="0041536D"/>
    <w:rsid w:val="0041559E"/>
    <w:rsid w:val="00415795"/>
    <w:rsid w:val="0041593E"/>
    <w:rsid w:val="00415B31"/>
    <w:rsid w:val="00415EB8"/>
    <w:rsid w:val="00416809"/>
    <w:rsid w:val="00416CF2"/>
    <w:rsid w:val="00416FF5"/>
    <w:rsid w:val="0041705E"/>
    <w:rsid w:val="00417315"/>
    <w:rsid w:val="00417345"/>
    <w:rsid w:val="004174F2"/>
    <w:rsid w:val="00417550"/>
    <w:rsid w:val="0041790A"/>
    <w:rsid w:val="00417AB1"/>
    <w:rsid w:val="00417FE8"/>
    <w:rsid w:val="004204AE"/>
    <w:rsid w:val="00420809"/>
    <w:rsid w:val="00420A05"/>
    <w:rsid w:val="00420B07"/>
    <w:rsid w:val="00420D08"/>
    <w:rsid w:val="00420D7E"/>
    <w:rsid w:val="00420EAC"/>
    <w:rsid w:val="0042173A"/>
    <w:rsid w:val="00421740"/>
    <w:rsid w:val="00421859"/>
    <w:rsid w:val="00421A85"/>
    <w:rsid w:val="00421E37"/>
    <w:rsid w:val="00421F3A"/>
    <w:rsid w:val="004223B1"/>
    <w:rsid w:val="004223B4"/>
    <w:rsid w:val="004228E7"/>
    <w:rsid w:val="00422BA7"/>
    <w:rsid w:val="00422F14"/>
    <w:rsid w:val="00423411"/>
    <w:rsid w:val="00423A47"/>
    <w:rsid w:val="00423D5D"/>
    <w:rsid w:val="004244A6"/>
    <w:rsid w:val="0042451E"/>
    <w:rsid w:val="004249FF"/>
    <w:rsid w:val="00424A8C"/>
    <w:rsid w:val="00424ADB"/>
    <w:rsid w:val="00424B58"/>
    <w:rsid w:val="00424D33"/>
    <w:rsid w:val="00424F52"/>
    <w:rsid w:val="004250F3"/>
    <w:rsid w:val="00425480"/>
    <w:rsid w:val="00425C3A"/>
    <w:rsid w:val="00425DD3"/>
    <w:rsid w:val="00425EB3"/>
    <w:rsid w:val="00426170"/>
    <w:rsid w:val="004262D9"/>
    <w:rsid w:val="00426753"/>
    <w:rsid w:val="00430094"/>
    <w:rsid w:val="004300BE"/>
    <w:rsid w:val="00430223"/>
    <w:rsid w:val="004303D5"/>
    <w:rsid w:val="004306A5"/>
    <w:rsid w:val="00430842"/>
    <w:rsid w:val="00430C8F"/>
    <w:rsid w:val="00430E98"/>
    <w:rsid w:val="00430FB5"/>
    <w:rsid w:val="004313E0"/>
    <w:rsid w:val="0043156B"/>
    <w:rsid w:val="00431A5A"/>
    <w:rsid w:val="00431A84"/>
    <w:rsid w:val="00431BC2"/>
    <w:rsid w:val="00431BC6"/>
    <w:rsid w:val="00431CAA"/>
    <w:rsid w:val="00432993"/>
    <w:rsid w:val="004329C5"/>
    <w:rsid w:val="00432BDD"/>
    <w:rsid w:val="00432D3A"/>
    <w:rsid w:val="00432DF4"/>
    <w:rsid w:val="00432E06"/>
    <w:rsid w:val="00432E2E"/>
    <w:rsid w:val="00432F5C"/>
    <w:rsid w:val="00432FB5"/>
    <w:rsid w:val="00433341"/>
    <w:rsid w:val="004333C6"/>
    <w:rsid w:val="00433427"/>
    <w:rsid w:val="004335E8"/>
    <w:rsid w:val="00433B86"/>
    <w:rsid w:val="00433CFB"/>
    <w:rsid w:val="00433F38"/>
    <w:rsid w:val="004340AB"/>
    <w:rsid w:val="00434685"/>
    <w:rsid w:val="0043480C"/>
    <w:rsid w:val="00434DED"/>
    <w:rsid w:val="00434E5B"/>
    <w:rsid w:val="00435315"/>
    <w:rsid w:val="004354AE"/>
    <w:rsid w:val="004356FD"/>
    <w:rsid w:val="004364DF"/>
    <w:rsid w:val="0043655C"/>
    <w:rsid w:val="0043686A"/>
    <w:rsid w:val="0043686D"/>
    <w:rsid w:val="00436974"/>
    <w:rsid w:val="00436C14"/>
    <w:rsid w:val="00436F80"/>
    <w:rsid w:val="004371E9"/>
    <w:rsid w:val="00437CFE"/>
    <w:rsid w:val="00437F62"/>
    <w:rsid w:val="004400A0"/>
    <w:rsid w:val="004401BA"/>
    <w:rsid w:val="004407D2"/>
    <w:rsid w:val="00440B1E"/>
    <w:rsid w:val="00440CC2"/>
    <w:rsid w:val="0044129E"/>
    <w:rsid w:val="00441A4C"/>
    <w:rsid w:val="00441C13"/>
    <w:rsid w:val="00441C9C"/>
    <w:rsid w:val="004428FB"/>
    <w:rsid w:val="00442C45"/>
    <w:rsid w:val="00442CB7"/>
    <w:rsid w:val="00442F69"/>
    <w:rsid w:val="0044348F"/>
    <w:rsid w:val="0044358E"/>
    <w:rsid w:val="0044365C"/>
    <w:rsid w:val="0044367E"/>
    <w:rsid w:val="00443A80"/>
    <w:rsid w:val="00443A98"/>
    <w:rsid w:val="00443BD0"/>
    <w:rsid w:val="00443BFC"/>
    <w:rsid w:val="00443D0B"/>
    <w:rsid w:val="00443F12"/>
    <w:rsid w:val="00443FB3"/>
    <w:rsid w:val="004441A0"/>
    <w:rsid w:val="004444C3"/>
    <w:rsid w:val="00444B22"/>
    <w:rsid w:val="00444F82"/>
    <w:rsid w:val="004450E6"/>
    <w:rsid w:val="0044546D"/>
    <w:rsid w:val="00445525"/>
    <w:rsid w:val="00445616"/>
    <w:rsid w:val="00445818"/>
    <w:rsid w:val="00445AAB"/>
    <w:rsid w:val="00445AAC"/>
    <w:rsid w:val="00445D15"/>
    <w:rsid w:val="00445E08"/>
    <w:rsid w:val="00445F48"/>
    <w:rsid w:val="004467B8"/>
    <w:rsid w:val="004467DB"/>
    <w:rsid w:val="00446BB6"/>
    <w:rsid w:val="00446BBC"/>
    <w:rsid w:val="00446C07"/>
    <w:rsid w:val="00446CE2"/>
    <w:rsid w:val="00447050"/>
    <w:rsid w:val="004472CE"/>
    <w:rsid w:val="00447799"/>
    <w:rsid w:val="00447817"/>
    <w:rsid w:val="0045010F"/>
    <w:rsid w:val="0045045C"/>
    <w:rsid w:val="004506C7"/>
    <w:rsid w:val="0045071B"/>
    <w:rsid w:val="00450720"/>
    <w:rsid w:val="00450902"/>
    <w:rsid w:val="00450AC1"/>
    <w:rsid w:val="00450AE5"/>
    <w:rsid w:val="00450B73"/>
    <w:rsid w:val="0045113F"/>
    <w:rsid w:val="004514B1"/>
    <w:rsid w:val="00451A0E"/>
    <w:rsid w:val="00451A5B"/>
    <w:rsid w:val="00451AC3"/>
    <w:rsid w:val="00451C2D"/>
    <w:rsid w:val="00451F82"/>
    <w:rsid w:val="004525EC"/>
    <w:rsid w:val="00452A85"/>
    <w:rsid w:val="00452EA5"/>
    <w:rsid w:val="0045303F"/>
    <w:rsid w:val="0045335F"/>
    <w:rsid w:val="00453460"/>
    <w:rsid w:val="004537B0"/>
    <w:rsid w:val="0045389A"/>
    <w:rsid w:val="00453C21"/>
    <w:rsid w:val="00453C5E"/>
    <w:rsid w:val="00453ED2"/>
    <w:rsid w:val="00454194"/>
    <w:rsid w:val="00454400"/>
    <w:rsid w:val="004545FE"/>
    <w:rsid w:val="00454B6C"/>
    <w:rsid w:val="00454D55"/>
    <w:rsid w:val="00454FB2"/>
    <w:rsid w:val="00455161"/>
    <w:rsid w:val="00455435"/>
    <w:rsid w:val="00455773"/>
    <w:rsid w:val="0045588F"/>
    <w:rsid w:val="00455ECB"/>
    <w:rsid w:val="00456036"/>
    <w:rsid w:val="00456241"/>
    <w:rsid w:val="0045641D"/>
    <w:rsid w:val="004565E5"/>
    <w:rsid w:val="0045666C"/>
    <w:rsid w:val="004568F8"/>
    <w:rsid w:val="00456D50"/>
    <w:rsid w:val="00456E25"/>
    <w:rsid w:val="00457001"/>
    <w:rsid w:val="0045708E"/>
    <w:rsid w:val="004570C4"/>
    <w:rsid w:val="004573FD"/>
    <w:rsid w:val="00457546"/>
    <w:rsid w:val="00457759"/>
    <w:rsid w:val="004577BF"/>
    <w:rsid w:val="004577EC"/>
    <w:rsid w:val="004579AE"/>
    <w:rsid w:val="00457A6C"/>
    <w:rsid w:val="00457FF3"/>
    <w:rsid w:val="0046027C"/>
    <w:rsid w:val="004603B3"/>
    <w:rsid w:val="004604DF"/>
    <w:rsid w:val="00460ADA"/>
    <w:rsid w:val="00460EC5"/>
    <w:rsid w:val="00460F75"/>
    <w:rsid w:val="00460F82"/>
    <w:rsid w:val="00461690"/>
    <w:rsid w:val="00461820"/>
    <w:rsid w:val="00461D6C"/>
    <w:rsid w:val="0046227F"/>
    <w:rsid w:val="0046287B"/>
    <w:rsid w:val="00462A55"/>
    <w:rsid w:val="00462C37"/>
    <w:rsid w:val="00463166"/>
    <w:rsid w:val="00463531"/>
    <w:rsid w:val="00463777"/>
    <w:rsid w:val="004638F2"/>
    <w:rsid w:val="004639AD"/>
    <w:rsid w:val="00464390"/>
    <w:rsid w:val="00464726"/>
    <w:rsid w:val="0046487F"/>
    <w:rsid w:val="00464A10"/>
    <w:rsid w:val="00464F1C"/>
    <w:rsid w:val="00465148"/>
    <w:rsid w:val="00465198"/>
    <w:rsid w:val="00465852"/>
    <w:rsid w:val="00465886"/>
    <w:rsid w:val="00465A29"/>
    <w:rsid w:val="00465FD8"/>
    <w:rsid w:val="004666C4"/>
    <w:rsid w:val="00466A0D"/>
    <w:rsid w:val="00466AED"/>
    <w:rsid w:val="00466B11"/>
    <w:rsid w:val="00466D7B"/>
    <w:rsid w:val="00466F7F"/>
    <w:rsid w:val="004674F3"/>
    <w:rsid w:val="00467598"/>
    <w:rsid w:val="00467659"/>
    <w:rsid w:val="0046771C"/>
    <w:rsid w:val="00467A8D"/>
    <w:rsid w:val="00467D19"/>
    <w:rsid w:val="00467D74"/>
    <w:rsid w:val="00467DAE"/>
    <w:rsid w:val="0047007F"/>
    <w:rsid w:val="004704A1"/>
    <w:rsid w:val="004704AF"/>
    <w:rsid w:val="004704BB"/>
    <w:rsid w:val="0047062E"/>
    <w:rsid w:val="004707AA"/>
    <w:rsid w:val="004708CE"/>
    <w:rsid w:val="004709E6"/>
    <w:rsid w:val="00470A66"/>
    <w:rsid w:val="00470AFC"/>
    <w:rsid w:val="00470B6A"/>
    <w:rsid w:val="00470BA8"/>
    <w:rsid w:val="004710BB"/>
    <w:rsid w:val="0047120C"/>
    <w:rsid w:val="0047139B"/>
    <w:rsid w:val="0047160B"/>
    <w:rsid w:val="004716BE"/>
    <w:rsid w:val="004716D9"/>
    <w:rsid w:val="00471BA2"/>
    <w:rsid w:val="00471BD4"/>
    <w:rsid w:val="0047242F"/>
    <w:rsid w:val="004724A1"/>
    <w:rsid w:val="00472715"/>
    <w:rsid w:val="00472804"/>
    <w:rsid w:val="004728C5"/>
    <w:rsid w:val="004729A3"/>
    <w:rsid w:val="00472B07"/>
    <w:rsid w:val="00472DC4"/>
    <w:rsid w:val="00472EFE"/>
    <w:rsid w:val="004730D5"/>
    <w:rsid w:val="00473DC6"/>
    <w:rsid w:val="00473E37"/>
    <w:rsid w:val="0047430E"/>
    <w:rsid w:val="00474412"/>
    <w:rsid w:val="00474930"/>
    <w:rsid w:val="00474A2E"/>
    <w:rsid w:val="0047521A"/>
    <w:rsid w:val="00475230"/>
    <w:rsid w:val="004753BA"/>
    <w:rsid w:val="00475945"/>
    <w:rsid w:val="00475B5B"/>
    <w:rsid w:val="00475CCC"/>
    <w:rsid w:val="00476077"/>
    <w:rsid w:val="0047617C"/>
    <w:rsid w:val="004761F7"/>
    <w:rsid w:val="00476522"/>
    <w:rsid w:val="00476D93"/>
    <w:rsid w:val="004774EA"/>
    <w:rsid w:val="00477701"/>
    <w:rsid w:val="00477AF2"/>
    <w:rsid w:val="00477CC7"/>
    <w:rsid w:val="00477DC2"/>
    <w:rsid w:val="00480228"/>
    <w:rsid w:val="004802CE"/>
    <w:rsid w:val="004806DF"/>
    <w:rsid w:val="0048081D"/>
    <w:rsid w:val="004809A0"/>
    <w:rsid w:val="00480F13"/>
    <w:rsid w:val="00481116"/>
    <w:rsid w:val="004811A8"/>
    <w:rsid w:val="00481244"/>
    <w:rsid w:val="00481354"/>
    <w:rsid w:val="00481731"/>
    <w:rsid w:val="004818FA"/>
    <w:rsid w:val="00481926"/>
    <w:rsid w:val="00481CFF"/>
    <w:rsid w:val="00481F62"/>
    <w:rsid w:val="00481FF2"/>
    <w:rsid w:val="004821E8"/>
    <w:rsid w:val="00482232"/>
    <w:rsid w:val="0048243F"/>
    <w:rsid w:val="004824D8"/>
    <w:rsid w:val="004828FD"/>
    <w:rsid w:val="00482B95"/>
    <w:rsid w:val="00482C00"/>
    <w:rsid w:val="00482CCF"/>
    <w:rsid w:val="00482D1E"/>
    <w:rsid w:val="00482E04"/>
    <w:rsid w:val="004832FE"/>
    <w:rsid w:val="0048333F"/>
    <w:rsid w:val="004836EB"/>
    <w:rsid w:val="00483AEA"/>
    <w:rsid w:val="00483CFD"/>
    <w:rsid w:val="00483DB7"/>
    <w:rsid w:val="00484290"/>
    <w:rsid w:val="00484353"/>
    <w:rsid w:val="0048448B"/>
    <w:rsid w:val="004845EA"/>
    <w:rsid w:val="0048468A"/>
    <w:rsid w:val="00484A89"/>
    <w:rsid w:val="00484B08"/>
    <w:rsid w:val="00484BE8"/>
    <w:rsid w:val="00484C86"/>
    <w:rsid w:val="00484DAF"/>
    <w:rsid w:val="00484FD3"/>
    <w:rsid w:val="00485185"/>
    <w:rsid w:val="004851CE"/>
    <w:rsid w:val="00485354"/>
    <w:rsid w:val="004855AC"/>
    <w:rsid w:val="004858FB"/>
    <w:rsid w:val="00485AFA"/>
    <w:rsid w:val="00485C77"/>
    <w:rsid w:val="00485F33"/>
    <w:rsid w:val="004860E2"/>
    <w:rsid w:val="004860F1"/>
    <w:rsid w:val="00486235"/>
    <w:rsid w:val="0048626A"/>
    <w:rsid w:val="004867FC"/>
    <w:rsid w:val="00486882"/>
    <w:rsid w:val="004868D7"/>
    <w:rsid w:val="00486998"/>
    <w:rsid w:val="00486B17"/>
    <w:rsid w:val="00486C8A"/>
    <w:rsid w:val="00486EF0"/>
    <w:rsid w:val="00486F5C"/>
    <w:rsid w:val="00487296"/>
    <w:rsid w:val="00487328"/>
    <w:rsid w:val="00487635"/>
    <w:rsid w:val="00487685"/>
    <w:rsid w:val="00487908"/>
    <w:rsid w:val="0048795D"/>
    <w:rsid w:val="00487A5B"/>
    <w:rsid w:val="00487AD5"/>
    <w:rsid w:val="00487BB7"/>
    <w:rsid w:val="00487F5A"/>
    <w:rsid w:val="00487F7E"/>
    <w:rsid w:val="0049009B"/>
    <w:rsid w:val="00490780"/>
    <w:rsid w:val="00490BB7"/>
    <w:rsid w:val="00490C38"/>
    <w:rsid w:val="00490F77"/>
    <w:rsid w:val="0049178C"/>
    <w:rsid w:val="00491F92"/>
    <w:rsid w:val="0049204A"/>
    <w:rsid w:val="004920AA"/>
    <w:rsid w:val="004922B7"/>
    <w:rsid w:val="004928B6"/>
    <w:rsid w:val="00492A7D"/>
    <w:rsid w:val="00492EA0"/>
    <w:rsid w:val="00493080"/>
    <w:rsid w:val="00493172"/>
    <w:rsid w:val="004932F6"/>
    <w:rsid w:val="004934CD"/>
    <w:rsid w:val="00493644"/>
    <w:rsid w:val="00493C1F"/>
    <w:rsid w:val="00493CD9"/>
    <w:rsid w:val="00494416"/>
    <w:rsid w:val="0049467D"/>
    <w:rsid w:val="0049490A"/>
    <w:rsid w:val="00495014"/>
    <w:rsid w:val="00495336"/>
    <w:rsid w:val="00495FAC"/>
    <w:rsid w:val="004961BA"/>
    <w:rsid w:val="004963C5"/>
    <w:rsid w:val="004965C4"/>
    <w:rsid w:val="00496626"/>
    <w:rsid w:val="0049666E"/>
    <w:rsid w:val="0049677D"/>
    <w:rsid w:val="00496A93"/>
    <w:rsid w:val="00496B88"/>
    <w:rsid w:val="00496D60"/>
    <w:rsid w:val="00496DB5"/>
    <w:rsid w:val="00496FCC"/>
    <w:rsid w:val="004971E8"/>
    <w:rsid w:val="004974C5"/>
    <w:rsid w:val="00497BA5"/>
    <w:rsid w:val="00497D71"/>
    <w:rsid w:val="004A00D8"/>
    <w:rsid w:val="004A076B"/>
    <w:rsid w:val="004A086C"/>
    <w:rsid w:val="004A0B34"/>
    <w:rsid w:val="004A0C8D"/>
    <w:rsid w:val="004A0F00"/>
    <w:rsid w:val="004A109C"/>
    <w:rsid w:val="004A1189"/>
    <w:rsid w:val="004A182A"/>
    <w:rsid w:val="004A1A3F"/>
    <w:rsid w:val="004A1DB1"/>
    <w:rsid w:val="004A28E7"/>
    <w:rsid w:val="004A2C6F"/>
    <w:rsid w:val="004A2D19"/>
    <w:rsid w:val="004A3157"/>
    <w:rsid w:val="004A31EC"/>
    <w:rsid w:val="004A3206"/>
    <w:rsid w:val="004A3645"/>
    <w:rsid w:val="004A3FB8"/>
    <w:rsid w:val="004A4463"/>
    <w:rsid w:val="004A4568"/>
    <w:rsid w:val="004A4971"/>
    <w:rsid w:val="004A4B17"/>
    <w:rsid w:val="004A522C"/>
    <w:rsid w:val="004A53D5"/>
    <w:rsid w:val="004A5414"/>
    <w:rsid w:val="004A54E8"/>
    <w:rsid w:val="004A55A8"/>
    <w:rsid w:val="004A564C"/>
    <w:rsid w:val="004A56F2"/>
    <w:rsid w:val="004A6DD4"/>
    <w:rsid w:val="004A720F"/>
    <w:rsid w:val="004A7214"/>
    <w:rsid w:val="004A75BB"/>
    <w:rsid w:val="004A76F4"/>
    <w:rsid w:val="004A77BD"/>
    <w:rsid w:val="004A7B11"/>
    <w:rsid w:val="004A7B49"/>
    <w:rsid w:val="004A7C3E"/>
    <w:rsid w:val="004B000F"/>
    <w:rsid w:val="004B00F1"/>
    <w:rsid w:val="004B024F"/>
    <w:rsid w:val="004B0281"/>
    <w:rsid w:val="004B030C"/>
    <w:rsid w:val="004B0350"/>
    <w:rsid w:val="004B065C"/>
    <w:rsid w:val="004B0B92"/>
    <w:rsid w:val="004B0CF7"/>
    <w:rsid w:val="004B0E01"/>
    <w:rsid w:val="004B101D"/>
    <w:rsid w:val="004B10A5"/>
    <w:rsid w:val="004B10F6"/>
    <w:rsid w:val="004B12A6"/>
    <w:rsid w:val="004B1E0C"/>
    <w:rsid w:val="004B1E12"/>
    <w:rsid w:val="004B1F3B"/>
    <w:rsid w:val="004B1FE5"/>
    <w:rsid w:val="004B2256"/>
    <w:rsid w:val="004B238C"/>
    <w:rsid w:val="004B23EF"/>
    <w:rsid w:val="004B244C"/>
    <w:rsid w:val="004B25D1"/>
    <w:rsid w:val="004B26BC"/>
    <w:rsid w:val="004B27AE"/>
    <w:rsid w:val="004B31A7"/>
    <w:rsid w:val="004B323C"/>
    <w:rsid w:val="004B331E"/>
    <w:rsid w:val="004B3A30"/>
    <w:rsid w:val="004B3B19"/>
    <w:rsid w:val="004B3CB5"/>
    <w:rsid w:val="004B3EB0"/>
    <w:rsid w:val="004B40D7"/>
    <w:rsid w:val="004B420D"/>
    <w:rsid w:val="004B428B"/>
    <w:rsid w:val="004B4A2F"/>
    <w:rsid w:val="004B4ADD"/>
    <w:rsid w:val="004B500F"/>
    <w:rsid w:val="004B5199"/>
    <w:rsid w:val="004B526D"/>
    <w:rsid w:val="004B546E"/>
    <w:rsid w:val="004B5537"/>
    <w:rsid w:val="004B57D9"/>
    <w:rsid w:val="004B59A3"/>
    <w:rsid w:val="004B5B3D"/>
    <w:rsid w:val="004B5C7A"/>
    <w:rsid w:val="004B5D7A"/>
    <w:rsid w:val="004B5F8C"/>
    <w:rsid w:val="004B60DF"/>
    <w:rsid w:val="004B66A1"/>
    <w:rsid w:val="004B68AB"/>
    <w:rsid w:val="004B6925"/>
    <w:rsid w:val="004B6C0F"/>
    <w:rsid w:val="004B75CB"/>
    <w:rsid w:val="004B7614"/>
    <w:rsid w:val="004B76B1"/>
    <w:rsid w:val="004C002D"/>
    <w:rsid w:val="004C00C6"/>
    <w:rsid w:val="004C0262"/>
    <w:rsid w:val="004C03F6"/>
    <w:rsid w:val="004C03FD"/>
    <w:rsid w:val="004C0679"/>
    <w:rsid w:val="004C088E"/>
    <w:rsid w:val="004C0919"/>
    <w:rsid w:val="004C0991"/>
    <w:rsid w:val="004C0A78"/>
    <w:rsid w:val="004C0B8B"/>
    <w:rsid w:val="004C0F6D"/>
    <w:rsid w:val="004C0FAF"/>
    <w:rsid w:val="004C13A0"/>
    <w:rsid w:val="004C13CB"/>
    <w:rsid w:val="004C17B1"/>
    <w:rsid w:val="004C17BA"/>
    <w:rsid w:val="004C18A6"/>
    <w:rsid w:val="004C1A8B"/>
    <w:rsid w:val="004C1C78"/>
    <w:rsid w:val="004C1E67"/>
    <w:rsid w:val="004C2633"/>
    <w:rsid w:val="004C2CA9"/>
    <w:rsid w:val="004C331D"/>
    <w:rsid w:val="004C340F"/>
    <w:rsid w:val="004C357B"/>
    <w:rsid w:val="004C3D1C"/>
    <w:rsid w:val="004C3EA5"/>
    <w:rsid w:val="004C3ECE"/>
    <w:rsid w:val="004C405F"/>
    <w:rsid w:val="004C415D"/>
    <w:rsid w:val="004C44E8"/>
    <w:rsid w:val="004C479B"/>
    <w:rsid w:val="004C48C1"/>
    <w:rsid w:val="004C4A5D"/>
    <w:rsid w:val="004C5615"/>
    <w:rsid w:val="004C56E8"/>
    <w:rsid w:val="004C576B"/>
    <w:rsid w:val="004C579C"/>
    <w:rsid w:val="004C57A0"/>
    <w:rsid w:val="004C5B56"/>
    <w:rsid w:val="004C5B95"/>
    <w:rsid w:val="004C5C84"/>
    <w:rsid w:val="004C5E2E"/>
    <w:rsid w:val="004C5E42"/>
    <w:rsid w:val="004C5E72"/>
    <w:rsid w:val="004C5FEE"/>
    <w:rsid w:val="004C60BA"/>
    <w:rsid w:val="004C6284"/>
    <w:rsid w:val="004C62A2"/>
    <w:rsid w:val="004C64B2"/>
    <w:rsid w:val="004C6694"/>
    <w:rsid w:val="004C66AB"/>
    <w:rsid w:val="004C6917"/>
    <w:rsid w:val="004C6DB9"/>
    <w:rsid w:val="004C6EC5"/>
    <w:rsid w:val="004C6F75"/>
    <w:rsid w:val="004C726D"/>
    <w:rsid w:val="004C7319"/>
    <w:rsid w:val="004C77A2"/>
    <w:rsid w:val="004C7AC2"/>
    <w:rsid w:val="004D032B"/>
    <w:rsid w:val="004D0400"/>
    <w:rsid w:val="004D0556"/>
    <w:rsid w:val="004D06F5"/>
    <w:rsid w:val="004D0AE9"/>
    <w:rsid w:val="004D0BDA"/>
    <w:rsid w:val="004D0F8E"/>
    <w:rsid w:val="004D105F"/>
    <w:rsid w:val="004D1215"/>
    <w:rsid w:val="004D1881"/>
    <w:rsid w:val="004D18ED"/>
    <w:rsid w:val="004D1A78"/>
    <w:rsid w:val="004D1AA8"/>
    <w:rsid w:val="004D1CFF"/>
    <w:rsid w:val="004D226D"/>
    <w:rsid w:val="004D250C"/>
    <w:rsid w:val="004D25E8"/>
    <w:rsid w:val="004D28EC"/>
    <w:rsid w:val="004D2AC7"/>
    <w:rsid w:val="004D32CE"/>
    <w:rsid w:val="004D3340"/>
    <w:rsid w:val="004D3955"/>
    <w:rsid w:val="004D397E"/>
    <w:rsid w:val="004D3C02"/>
    <w:rsid w:val="004D3C89"/>
    <w:rsid w:val="004D3F5E"/>
    <w:rsid w:val="004D3F5F"/>
    <w:rsid w:val="004D4233"/>
    <w:rsid w:val="004D4AAF"/>
    <w:rsid w:val="004D4C51"/>
    <w:rsid w:val="004D4DB3"/>
    <w:rsid w:val="004D4F65"/>
    <w:rsid w:val="004D50BD"/>
    <w:rsid w:val="004D52F6"/>
    <w:rsid w:val="004D5496"/>
    <w:rsid w:val="004D5526"/>
    <w:rsid w:val="004D5A78"/>
    <w:rsid w:val="004D5EFC"/>
    <w:rsid w:val="004D6042"/>
    <w:rsid w:val="004D6132"/>
    <w:rsid w:val="004D61DC"/>
    <w:rsid w:val="004D648B"/>
    <w:rsid w:val="004D64FD"/>
    <w:rsid w:val="004D666E"/>
    <w:rsid w:val="004D6684"/>
    <w:rsid w:val="004D6687"/>
    <w:rsid w:val="004D6925"/>
    <w:rsid w:val="004D6A20"/>
    <w:rsid w:val="004D6C14"/>
    <w:rsid w:val="004D6EAC"/>
    <w:rsid w:val="004D7053"/>
    <w:rsid w:val="004D7320"/>
    <w:rsid w:val="004D74AD"/>
    <w:rsid w:val="004D7582"/>
    <w:rsid w:val="004D7761"/>
    <w:rsid w:val="004E0564"/>
    <w:rsid w:val="004E07D8"/>
    <w:rsid w:val="004E08B4"/>
    <w:rsid w:val="004E0966"/>
    <w:rsid w:val="004E0A54"/>
    <w:rsid w:val="004E0AAC"/>
    <w:rsid w:val="004E0EF6"/>
    <w:rsid w:val="004E10DB"/>
    <w:rsid w:val="004E16DF"/>
    <w:rsid w:val="004E19EC"/>
    <w:rsid w:val="004E2234"/>
    <w:rsid w:val="004E228A"/>
    <w:rsid w:val="004E2408"/>
    <w:rsid w:val="004E259B"/>
    <w:rsid w:val="004E27E6"/>
    <w:rsid w:val="004E2A8B"/>
    <w:rsid w:val="004E31A9"/>
    <w:rsid w:val="004E35F1"/>
    <w:rsid w:val="004E3756"/>
    <w:rsid w:val="004E390F"/>
    <w:rsid w:val="004E3925"/>
    <w:rsid w:val="004E399E"/>
    <w:rsid w:val="004E3BF7"/>
    <w:rsid w:val="004E3CC2"/>
    <w:rsid w:val="004E3D4A"/>
    <w:rsid w:val="004E3E6F"/>
    <w:rsid w:val="004E43DB"/>
    <w:rsid w:val="004E4760"/>
    <w:rsid w:val="004E4B54"/>
    <w:rsid w:val="004E4DBD"/>
    <w:rsid w:val="004E4E3F"/>
    <w:rsid w:val="004E4E75"/>
    <w:rsid w:val="004E5329"/>
    <w:rsid w:val="004E535D"/>
    <w:rsid w:val="004E5604"/>
    <w:rsid w:val="004E57BF"/>
    <w:rsid w:val="004E5B39"/>
    <w:rsid w:val="004E5C0D"/>
    <w:rsid w:val="004E5F82"/>
    <w:rsid w:val="004E645A"/>
    <w:rsid w:val="004E648C"/>
    <w:rsid w:val="004E66D9"/>
    <w:rsid w:val="004E6988"/>
    <w:rsid w:val="004E6BC4"/>
    <w:rsid w:val="004E6D16"/>
    <w:rsid w:val="004E6E08"/>
    <w:rsid w:val="004E70E1"/>
    <w:rsid w:val="004E7377"/>
    <w:rsid w:val="004E7751"/>
    <w:rsid w:val="004E7C98"/>
    <w:rsid w:val="004E7CD1"/>
    <w:rsid w:val="004E7DEE"/>
    <w:rsid w:val="004E7FE8"/>
    <w:rsid w:val="004F006B"/>
    <w:rsid w:val="004F00A5"/>
    <w:rsid w:val="004F01BA"/>
    <w:rsid w:val="004F034D"/>
    <w:rsid w:val="004F06A0"/>
    <w:rsid w:val="004F088E"/>
    <w:rsid w:val="004F0918"/>
    <w:rsid w:val="004F0CAF"/>
    <w:rsid w:val="004F0E25"/>
    <w:rsid w:val="004F0E48"/>
    <w:rsid w:val="004F1037"/>
    <w:rsid w:val="004F10DE"/>
    <w:rsid w:val="004F1230"/>
    <w:rsid w:val="004F186E"/>
    <w:rsid w:val="004F1A2D"/>
    <w:rsid w:val="004F1CD2"/>
    <w:rsid w:val="004F2032"/>
    <w:rsid w:val="004F20D2"/>
    <w:rsid w:val="004F211E"/>
    <w:rsid w:val="004F283A"/>
    <w:rsid w:val="004F2DBA"/>
    <w:rsid w:val="004F2E53"/>
    <w:rsid w:val="004F3324"/>
    <w:rsid w:val="004F397D"/>
    <w:rsid w:val="004F3D7B"/>
    <w:rsid w:val="004F4034"/>
    <w:rsid w:val="004F448D"/>
    <w:rsid w:val="004F4539"/>
    <w:rsid w:val="004F4566"/>
    <w:rsid w:val="004F45C6"/>
    <w:rsid w:val="004F4739"/>
    <w:rsid w:val="004F473D"/>
    <w:rsid w:val="004F4A1E"/>
    <w:rsid w:val="004F4A28"/>
    <w:rsid w:val="004F4FC9"/>
    <w:rsid w:val="004F5163"/>
    <w:rsid w:val="004F52BE"/>
    <w:rsid w:val="004F549B"/>
    <w:rsid w:val="004F557E"/>
    <w:rsid w:val="004F569E"/>
    <w:rsid w:val="004F5DF6"/>
    <w:rsid w:val="004F5F32"/>
    <w:rsid w:val="004F5FDE"/>
    <w:rsid w:val="004F6099"/>
    <w:rsid w:val="004F615A"/>
    <w:rsid w:val="004F61A8"/>
    <w:rsid w:val="004F63EE"/>
    <w:rsid w:val="004F6591"/>
    <w:rsid w:val="004F65D1"/>
    <w:rsid w:val="004F660F"/>
    <w:rsid w:val="004F68AB"/>
    <w:rsid w:val="004F68F2"/>
    <w:rsid w:val="004F6911"/>
    <w:rsid w:val="004F6CDD"/>
    <w:rsid w:val="004F6EF8"/>
    <w:rsid w:val="004F7419"/>
    <w:rsid w:val="004F7491"/>
    <w:rsid w:val="004F7530"/>
    <w:rsid w:val="004F758A"/>
    <w:rsid w:val="004F765F"/>
    <w:rsid w:val="004F77F4"/>
    <w:rsid w:val="004F7C13"/>
    <w:rsid w:val="004F7E98"/>
    <w:rsid w:val="004F7EAD"/>
    <w:rsid w:val="0050014B"/>
    <w:rsid w:val="0050045C"/>
    <w:rsid w:val="00500B61"/>
    <w:rsid w:val="00500E66"/>
    <w:rsid w:val="00501267"/>
    <w:rsid w:val="005015A5"/>
    <w:rsid w:val="00501610"/>
    <w:rsid w:val="00501A1F"/>
    <w:rsid w:val="00501B0B"/>
    <w:rsid w:val="00501C5F"/>
    <w:rsid w:val="00501DB8"/>
    <w:rsid w:val="00501E8E"/>
    <w:rsid w:val="00501ED2"/>
    <w:rsid w:val="00501FAF"/>
    <w:rsid w:val="0050234B"/>
    <w:rsid w:val="00502352"/>
    <w:rsid w:val="0050250E"/>
    <w:rsid w:val="005026AA"/>
    <w:rsid w:val="00502832"/>
    <w:rsid w:val="005028D4"/>
    <w:rsid w:val="005028F7"/>
    <w:rsid w:val="00502922"/>
    <w:rsid w:val="00502BCE"/>
    <w:rsid w:val="00502E82"/>
    <w:rsid w:val="00503143"/>
    <w:rsid w:val="00503401"/>
    <w:rsid w:val="00503943"/>
    <w:rsid w:val="0050399D"/>
    <w:rsid w:val="00503C0E"/>
    <w:rsid w:val="0050405D"/>
    <w:rsid w:val="005042F3"/>
    <w:rsid w:val="005042F8"/>
    <w:rsid w:val="0050441E"/>
    <w:rsid w:val="00504D3A"/>
    <w:rsid w:val="00504F6C"/>
    <w:rsid w:val="005052E4"/>
    <w:rsid w:val="0050597F"/>
    <w:rsid w:val="005059B6"/>
    <w:rsid w:val="005064A5"/>
    <w:rsid w:val="005065DF"/>
    <w:rsid w:val="005066C2"/>
    <w:rsid w:val="00506B1B"/>
    <w:rsid w:val="00507011"/>
    <w:rsid w:val="0050714D"/>
    <w:rsid w:val="0050750A"/>
    <w:rsid w:val="005079AB"/>
    <w:rsid w:val="00507AAA"/>
    <w:rsid w:val="00507AB7"/>
    <w:rsid w:val="00507F49"/>
    <w:rsid w:val="00507F65"/>
    <w:rsid w:val="005104F5"/>
    <w:rsid w:val="0051054E"/>
    <w:rsid w:val="0051055C"/>
    <w:rsid w:val="005109AD"/>
    <w:rsid w:val="00510A0C"/>
    <w:rsid w:val="00510F42"/>
    <w:rsid w:val="005110BD"/>
    <w:rsid w:val="005111DC"/>
    <w:rsid w:val="005112E6"/>
    <w:rsid w:val="0051174E"/>
    <w:rsid w:val="0051187F"/>
    <w:rsid w:val="00511A52"/>
    <w:rsid w:val="00511B37"/>
    <w:rsid w:val="005120B5"/>
    <w:rsid w:val="00512500"/>
    <w:rsid w:val="00512848"/>
    <w:rsid w:val="00512853"/>
    <w:rsid w:val="005129B5"/>
    <w:rsid w:val="00512A42"/>
    <w:rsid w:val="00512EE5"/>
    <w:rsid w:val="00512FB1"/>
    <w:rsid w:val="00512FD6"/>
    <w:rsid w:val="00513415"/>
    <w:rsid w:val="00514172"/>
    <w:rsid w:val="005141B7"/>
    <w:rsid w:val="00514966"/>
    <w:rsid w:val="00514A29"/>
    <w:rsid w:val="00514D2D"/>
    <w:rsid w:val="00514FF0"/>
    <w:rsid w:val="005150B7"/>
    <w:rsid w:val="00515849"/>
    <w:rsid w:val="00515AC4"/>
    <w:rsid w:val="00515C1E"/>
    <w:rsid w:val="005161A4"/>
    <w:rsid w:val="0051625F"/>
    <w:rsid w:val="005162D0"/>
    <w:rsid w:val="00516406"/>
    <w:rsid w:val="00516436"/>
    <w:rsid w:val="0051662E"/>
    <w:rsid w:val="0051669C"/>
    <w:rsid w:val="00516828"/>
    <w:rsid w:val="0051726C"/>
    <w:rsid w:val="005177D5"/>
    <w:rsid w:val="0051796E"/>
    <w:rsid w:val="00517970"/>
    <w:rsid w:val="00517988"/>
    <w:rsid w:val="00517A64"/>
    <w:rsid w:val="00517BCC"/>
    <w:rsid w:val="00517CF3"/>
    <w:rsid w:val="00517D90"/>
    <w:rsid w:val="005207D7"/>
    <w:rsid w:val="0052082E"/>
    <w:rsid w:val="005208D5"/>
    <w:rsid w:val="00520AE2"/>
    <w:rsid w:val="00520B06"/>
    <w:rsid w:val="00520D3F"/>
    <w:rsid w:val="005212E5"/>
    <w:rsid w:val="00521964"/>
    <w:rsid w:val="00521A82"/>
    <w:rsid w:val="00521EC5"/>
    <w:rsid w:val="00521F24"/>
    <w:rsid w:val="0052214D"/>
    <w:rsid w:val="005223B6"/>
    <w:rsid w:val="005224B2"/>
    <w:rsid w:val="005224BA"/>
    <w:rsid w:val="005224D2"/>
    <w:rsid w:val="005224D7"/>
    <w:rsid w:val="00522912"/>
    <w:rsid w:val="005229AC"/>
    <w:rsid w:val="00522B1C"/>
    <w:rsid w:val="00522F0A"/>
    <w:rsid w:val="005231EF"/>
    <w:rsid w:val="00523274"/>
    <w:rsid w:val="005233A9"/>
    <w:rsid w:val="005236F3"/>
    <w:rsid w:val="00523A23"/>
    <w:rsid w:val="00523BA5"/>
    <w:rsid w:val="00523F27"/>
    <w:rsid w:val="00524211"/>
    <w:rsid w:val="0052423F"/>
    <w:rsid w:val="005242C3"/>
    <w:rsid w:val="005243E8"/>
    <w:rsid w:val="00524486"/>
    <w:rsid w:val="00524761"/>
    <w:rsid w:val="005247DB"/>
    <w:rsid w:val="00524A18"/>
    <w:rsid w:val="00524B1C"/>
    <w:rsid w:val="00525D02"/>
    <w:rsid w:val="00525F88"/>
    <w:rsid w:val="00526281"/>
    <w:rsid w:val="0052643D"/>
    <w:rsid w:val="005267BA"/>
    <w:rsid w:val="0052689F"/>
    <w:rsid w:val="00526955"/>
    <w:rsid w:val="00526FCF"/>
    <w:rsid w:val="0052725D"/>
    <w:rsid w:val="00527306"/>
    <w:rsid w:val="005273E1"/>
    <w:rsid w:val="00527B08"/>
    <w:rsid w:val="00527BAE"/>
    <w:rsid w:val="00527E77"/>
    <w:rsid w:val="00527FCE"/>
    <w:rsid w:val="0053030F"/>
    <w:rsid w:val="00530449"/>
    <w:rsid w:val="005307CB"/>
    <w:rsid w:val="00530A22"/>
    <w:rsid w:val="00530A28"/>
    <w:rsid w:val="00530E96"/>
    <w:rsid w:val="00530EF9"/>
    <w:rsid w:val="00530F0F"/>
    <w:rsid w:val="0053101F"/>
    <w:rsid w:val="00531398"/>
    <w:rsid w:val="005314DD"/>
    <w:rsid w:val="00531543"/>
    <w:rsid w:val="00531544"/>
    <w:rsid w:val="005316B5"/>
    <w:rsid w:val="00531853"/>
    <w:rsid w:val="0053198E"/>
    <w:rsid w:val="00531E7D"/>
    <w:rsid w:val="00531FCB"/>
    <w:rsid w:val="005320A2"/>
    <w:rsid w:val="005320FD"/>
    <w:rsid w:val="0053213D"/>
    <w:rsid w:val="00532148"/>
    <w:rsid w:val="00532339"/>
    <w:rsid w:val="00532C81"/>
    <w:rsid w:val="00533495"/>
    <w:rsid w:val="005335D7"/>
    <w:rsid w:val="00533615"/>
    <w:rsid w:val="00533628"/>
    <w:rsid w:val="00533701"/>
    <w:rsid w:val="00533834"/>
    <w:rsid w:val="00533A25"/>
    <w:rsid w:val="00533A31"/>
    <w:rsid w:val="00533AE0"/>
    <w:rsid w:val="00533CE2"/>
    <w:rsid w:val="00533DD8"/>
    <w:rsid w:val="005340F2"/>
    <w:rsid w:val="005346F7"/>
    <w:rsid w:val="005347C8"/>
    <w:rsid w:val="005347F9"/>
    <w:rsid w:val="0053483B"/>
    <w:rsid w:val="005349F8"/>
    <w:rsid w:val="00534C66"/>
    <w:rsid w:val="00534D21"/>
    <w:rsid w:val="00534DA5"/>
    <w:rsid w:val="00534DC3"/>
    <w:rsid w:val="00534E6D"/>
    <w:rsid w:val="00534F62"/>
    <w:rsid w:val="005351C3"/>
    <w:rsid w:val="005353D9"/>
    <w:rsid w:val="00535898"/>
    <w:rsid w:val="00535DAD"/>
    <w:rsid w:val="00535DC2"/>
    <w:rsid w:val="00536054"/>
    <w:rsid w:val="0053624E"/>
    <w:rsid w:val="00536B7E"/>
    <w:rsid w:val="00536D26"/>
    <w:rsid w:val="00536E79"/>
    <w:rsid w:val="005370A3"/>
    <w:rsid w:val="005370E2"/>
    <w:rsid w:val="00537179"/>
    <w:rsid w:val="00537A3F"/>
    <w:rsid w:val="00537A8F"/>
    <w:rsid w:val="00537D39"/>
    <w:rsid w:val="00537FF2"/>
    <w:rsid w:val="00540332"/>
    <w:rsid w:val="00540378"/>
    <w:rsid w:val="005406C7"/>
    <w:rsid w:val="00540E3E"/>
    <w:rsid w:val="00540EBC"/>
    <w:rsid w:val="00540F21"/>
    <w:rsid w:val="00541074"/>
    <w:rsid w:val="005414FA"/>
    <w:rsid w:val="005415F5"/>
    <w:rsid w:val="00541615"/>
    <w:rsid w:val="0054164C"/>
    <w:rsid w:val="00541842"/>
    <w:rsid w:val="00541BD7"/>
    <w:rsid w:val="00541CC8"/>
    <w:rsid w:val="00541D1D"/>
    <w:rsid w:val="005420C7"/>
    <w:rsid w:val="0054215A"/>
    <w:rsid w:val="00542374"/>
    <w:rsid w:val="005423A6"/>
    <w:rsid w:val="0054296A"/>
    <w:rsid w:val="00542996"/>
    <w:rsid w:val="00542FBC"/>
    <w:rsid w:val="005430E9"/>
    <w:rsid w:val="005439A0"/>
    <w:rsid w:val="00543B6B"/>
    <w:rsid w:val="00543E27"/>
    <w:rsid w:val="00543EBB"/>
    <w:rsid w:val="00544161"/>
    <w:rsid w:val="0054420B"/>
    <w:rsid w:val="0054468F"/>
    <w:rsid w:val="005446FF"/>
    <w:rsid w:val="00544DFA"/>
    <w:rsid w:val="00545516"/>
    <w:rsid w:val="00545847"/>
    <w:rsid w:val="0054595B"/>
    <w:rsid w:val="00545B2B"/>
    <w:rsid w:val="00545B44"/>
    <w:rsid w:val="00545C29"/>
    <w:rsid w:val="00545E3D"/>
    <w:rsid w:val="00545F82"/>
    <w:rsid w:val="00546160"/>
    <w:rsid w:val="0054624B"/>
    <w:rsid w:val="005463DC"/>
    <w:rsid w:val="0054665B"/>
    <w:rsid w:val="0054684D"/>
    <w:rsid w:val="00546951"/>
    <w:rsid w:val="00546BBD"/>
    <w:rsid w:val="00546E66"/>
    <w:rsid w:val="00546FE4"/>
    <w:rsid w:val="005470EF"/>
    <w:rsid w:val="00547691"/>
    <w:rsid w:val="00547801"/>
    <w:rsid w:val="00550142"/>
    <w:rsid w:val="005506A9"/>
    <w:rsid w:val="005508B9"/>
    <w:rsid w:val="00550C74"/>
    <w:rsid w:val="00551A49"/>
    <w:rsid w:val="00551BF7"/>
    <w:rsid w:val="00551C92"/>
    <w:rsid w:val="00551C9A"/>
    <w:rsid w:val="00551CE1"/>
    <w:rsid w:val="00551D9B"/>
    <w:rsid w:val="005521DE"/>
    <w:rsid w:val="0055251F"/>
    <w:rsid w:val="0055258C"/>
    <w:rsid w:val="005528BB"/>
    <w:rsid w:val="00552A35"/>
    <w:rsid w:val="00552B39"/>
    <w:rsid w:val="00552CF5"/>
    <w:rsid w:val="00553152"/>
    <w:rsid w:val="00553446"/>
    <w:rsid w:val="005534D4"/>
    <w:rsid w:val="005535D0"/>
    <w:rsid w:val="0055398D"/>
    <w:rsid w:val="00553B26"/>
    <w:rsid w:val="00553FC6"/>
    <w:rsid w:val="00554219"/>
    <w:rsid w:val="0055454C"/>
    <w:rsid w:val="00554633"/>
    <w:rsid w:val="005547CA"/>
    <w:rsid w:val="005549BF"/>
    <w:rsid w:val="00554BA0"/>
    <w:rsid w:val="00554F4A"/>
    <w:rsid w:val="005554D8"/>
    <w:rsid w:val="00555556"/>
    <w:rsid w:val="0055570D"/>
    <w:rsid w:val="005557AE"/>
    <w:rsid w:val="00555BE6"/>
    <w:rsid w:val="00555CFE"/>
    <w:rsid w:val="00555D91"/>
    <w:rsid w:val="00555F49"/>
    <w:rsid w:val="00556272"/>
    <w:rsid w:val="005562D6"/>
    <w:rsid w:val="0055650C"/>
    <w:rsid w:val="00556C8D"/>
    <w:rsid w:val="00556D05"/>
    <w:rsid w:val="00556ED1"/>
    <w:rsid w:val="005572CD"/>
    <w:rsid w:val="00557473"/>
    <w:rsid w:val="005574DB"/>
    <w:rsid w:val="005577A8"/>
    <w:rsid w:val="005577D1"/>
    <w:rsid w:val="0055787B"/>
    <w:rsid w:val="0055798D"/>
    <w:rsid w:val="0056041C"/>
    <w:rsid w:val="0056077F"/>
    <w:rsid w:val="005607D6"/>
    <w:rsid w:val="0056089E"/>
    <w:rsid w:val="00560E04"/>
    <w:rsid w:val="00560FEE"/>
    <w:rsid w:val="0056105A"/>
    <w:rsid w:val="005613DC"/>
    <w:rsid w:val="005616DF"/>
    <w:rsid w:val="005616E8"/>
    <w:rsid w:val="00561B2D"/>
    <w:rsid w:val="00561D92"/>
    <w:rsid w:val="00562A10"/>
    <w:rsid w:val="00562D5E"/>
    <w:rsid w:val="00563047"/>
    <w:rsid w:val="005636FE"/>
    <w:rsid w:val="00563991"/>
    <w:rsid w:val="005639CB"/>
    <w:rsid w:val="005639D2"/>
    <w:rsid w:val="00563DE6"/>
    <w:rsid w:val="00563EF7"/>
    <w:rsid w:val="00563FB0"/>
    <w:rsid w:val="005640A6"/>
    <w:rsid w:val="005642AA"/>
    <w:rsid w:val="005645E9"/>
    <w:rsid w:val="005648C9"/>
    <w:rsid w:val="00564E0F"/>
    <w:rsid w:val="00564E1F"/>
    <w:rsid w:val="00564F0C"/>
    <w:rsid w:val="0056518B"/>
    <w:rsid w:val="0056537D"/>
    <w:rsid w:val="005657B7"/>
    <w:rsid w:val="00565827"/>
    <w:rsid w:val="0056583D"/>
    <w:rsid w:val="00565A02"/>
    <w:rsid w:val="005660A6"/>
    <w:rsid w:val="00566213"/>
    <w:rsid w:val="005667A4"/>
    <w:rsid w:val="005668D9"/>
    <w:rsid w:val="00566933"/>
    <w:rsid w:val="00566C06"/>
    <w:rsid w:val="00566EAA"/>
    <w:rsid w:val="005672FB"/>
    <w:rsid w:val="0056739F"/>
    <w:rsid w:val="00567976"/>
    <w:rsid w:val="00567B5C"/>
    <w:rsid w:val="00567D7D"/>
    <w:rsid w:val="00567E71"/>
    <w:rsid w:val="00567F0C"/>
    <w:rsid w:val="00570117"/>
    <w:rsid w:val="005703AC"/>
    <w:rsid w:val="00570883"/>
    <w:rsid w:val="00570BC4"/>
    <w:rsid w:val="00570CAD"/>
    <w:rsid w:val="00570CFD"/>
    <w:rsid w:val="00570E84"/>
    <w:rsid w:val="00571298"/>
    <w:rsid w:val="0057133E"/>
    <w:rsid w:val="00571375"/>
    <w:rsid w:val="005714B6"/>
    <w:rsid w:val="0057168C"/>
    <w:rsid w:val="0057187D"/>
    <w:rsid w:val="00571A74"/>
    <w:rsid w:val="00571A8F"/>
    <w:rsid w:val="00571DC8"/>
    <w:rsid w:val="00571E27"/>
    <w:rsid w:val="0057205D"/>
    <w:rsid w:val="005721EB"/>
    <w:rsid w:val="005725FF"/>
    <w:rsid w:val="005727E4"/>
    <w:rsid w:val="00572874"/>
    <w:rsid w:val="00572C1F"/>
    <w:rsid w:val="00572DC1"/>
    <w:rsid w:val="00572DEF"/>
    <w:rsid w:val="005732C9"/>
    <w:rsid w:val="005733CA"/>
    <w:rsid w:val="00573AAC"/>
    <w:rsid w:val="00573EBF"/>
    <w:rsid w:val="00573EF7"/>
    <w:rsid w:val="005742B2"/>
    <w:rsid w:val="0057469F"/>
    <w:rsid w:val="005746B9"/>
    <w:rsid w:val="00574A38"/>
    <w:rsid w:val="00574CBF"/>
    <w:rsid w:val="00574F89"/>
    <w:rsid w:val="005751CF"/>
    <w:rsid w:val="00575219"/>
    <w:rsid w:val="00575317"/>
    <w:rsid w:val="0057553C"/>
    <w:rsid w:val="005756E0"/>
    <w:rsid w:val="00575B69"/>
    <w:rsid w:val="00575D07"/>
    <w:rsid w:val="00575FA5"/>
    <w:rsid w:val="00576181"/>
    <w:rsid w:val="005763EC"/>
    <w:rsid w:val="00576644"/>
    <w:rsid w:val="0057671A"/>
    <w:rsid w:val="0057688F"/>
    <w:rsid w:val="005769C8"/>
    <w:rsid w:val="00576A69"/>
    <w:rsid w:val="00576AA0"/>
    <w:rsid w:val="00576B06"/>
    <w:rsid w:val="00576CDC"/>
    <w:rsid w:val="00576D78"/>
    <w:rsid w:val="00576E9E"/>
    <w:rsid w:val="00576F5A"/>
    <w:rsid w:val="0057740B"/>
    <w:rsid w:val="005777B9"/>
    <w:rsid w:val="0057790F"/>
    <w:rsid w:val="00577934"/>
    <w:rsid w:val="00577E24"/>
    <w:rsid w:val="00577F2D"/>
    <w:rsid w:val="0058025D"/>
    <w:rsid w:val="0058025F"/>
    <w:rsid w:val="005803CE"/>
    <w:rsid w:val="00580489"/>
    <w:rsid w:val="0058089D"/>
    <w:rsid w:val="00580F8A"/>
    <w:rsid w:val="00580FEB"/>
    <w:rsid w:val="005811FA"/>
    <w:rsid w:val="00581457"/>
    <w:rsid w:val="00581881"/>
    <w:rsid w:val="00581986"/>
    <w:rsid w:val="00581AA7"/>
    <w:rsid w:val="00581D87"/>
    <w:rsid w:val="00581FA2"/>
    <w:rsid w:val="00582604"/>
    <w:rsid w:val="00582A04"/>
    <w:rsid w:val="00582DE9"/>
    <w:rsid w:val="00583039"/>
    <w:rsid w:val="005833FD"/>
    <w:rsid w:val="00583461"/>
    <w:rsid w:val="005839EB"/>
    <w:rsid w:val="00583B3B"/>
    <w:rsid w:val="005844D1"/>
    <w:rsid w:val="00584BC1"/>
    <w:rsid w:val="00584CAF"/>
    <w:rsid w:val="00585B71"/>
    <w:rsid w:val="00585DF4"/>
    <w:rsid w:val="00586033"/>
    <w:rsid w:val="005860AA"/>
    <w:rsid w:val="00586290"/>
    <w:rsid w:val="0058695F"/>
    <w:rsid w:val="005869AD"/>
    <w:rsid w:val="00586D12"/>
    <w:rsid w:val="005870EF"/>
    <w:rsid w:val="005871C2"/>
    <w:rsid w:val="005872B7"/>
    <w:rsid w:val="005872BA"/>
    <w:rsid w:val="005876EC"/>
    <w:rsid w:val="00587789"/>
    <w:rsid w:val="00587EA6"/>
    <w:rsid w:val="00587FBE"/>
    <w:rsid w:val="00590053"/>
    <w:rsid w:val="005901E1"/>
    <w:rsid w:val="00590256"/>
    <w:rsid w:val="00590752"/>
    <w:rsid w:val="00590766"/>
    <w:rsid w:val="00590957"/>
    <w:rsid w:val="005909FA"/>
    <w:rsid w:val="00590B33"/>
    <w:rsid w:val="00590B51"/>
    <w:rsid w:val="00590C2B"/>
    <w:rsid w:val="00590E7F"/>
    <w:rsid w:val="00590EA9"/>
    <w:rsid w:val="005911C0"/>
    <w:rsid w:val="0059141A"/>
    <w:rsid w:val="005914B5"/>
    <w:rsid w:val="005915FE"/>
    <w:rsid w:val="00591AF3"/>
    <w:rsid w:val="00591B58"/>
    <w:rsid w:val="00591EC4"/>
    <w:rsid w:val="0059241D"/>
    <w:rsid w:val="005924A3"/>
    <w:rsid w:val="005924A4"/>
    <w:rsid w:val="00592577"/>
    <w:rsid w:val="00592D34"/>
    <w:rsid w:val="00592F29"/>
    <w:rsid w:val="005935B9"/>
    <w:rsid w:val="00593774"/>
    <w:rsid w:val="005940AC"/>
    <w:rsid w:val="00594290"/>
    <w:rsid w:val="00594741"/>
    <w:rsid w:val="005947DF"/>
    <w:rsid w:val="005948CE"/>
    <w:rsid w:val="00594DDC"/>
    <w:rsid w:val="00594E12"/>
    <w:rsid w:val="00594FE8"/>
    <w:rsid w:val="00595063"/>
    <w:rsid w:val="005953B3"/>
    <w:rsid w:val="005954BF"/>
    <w:rsid w:val="00595528"/>
    <w:rsid w:val="005956DF"/>
    <w:rsid w:val="0059579F"/>
    <w:rsid w:val="005959ED"/>
    <w:rsid w:val="00595AC2"/>
    <w:rsid w:val="00595CD0"/>
    <w:rsid w:val="00596138"/>
    <w:rsid w:val="00596235"/>
    <w:rsid w:val="0059653E"/>
    <w:rsid w:val="0059672C"/>
    <w:rsid w:val="00596A16"/>
    <w:rsid w:val="00596AF2"/>
    <w:rsid w:val="00596DF9"/>
    <w:rsid w:val="00597178"/>
    <w:rsid w:val="005975C8"/>
    <w:rsid w:val="00597A4F"/>
    <w:rsid w:val="00597BDD"/>
    <w:rsid w:val="005A07C0"/>
    <w:rsid w:val="005A0E85"/>
    <w:rsid w:val="005A1049"/>
    <w:rsid w:val="005A1290"/>
    <w:rsid w:val="005A12D0"/>
    <w:rsid w:val="005A1535"/>
    <w:rsid w:val="005A1EB7"/>
    <w:rsid w:val="005A21FA"/>
    <w:rsid w:val="005A24CE"/>
    <w:rsid w:val="005A25C8"/>
    <w:rsid w:val="005A26B8"/>
    <w:rsid w:val="005A27F9"/>
    <w:rsid w:val="005A2DAB"/>
    <w:rsid w:val="005A2FA6"/>
    <w:rsid w:val="005A3506"/>
    <w:rsid w:val="005A3ACD"/>
    <w:rsid w:val="005A3B25"/>
    <w:rsid w:val="005A3C46"/>
    <w:rsid w:val="005A3E05"/>
    <w:rsid w:val="005A46C7"/>
    <w:rsid w:val="005A47E2"/>
    <w:rsid w:val="005A4803"/>
    <w:rsid w:val="005A4AD0"/>
    <w:rsid w:val="005A4CB3"/>
    <w:rsid w:val="005A5136"/>
    <w:rsid w:val="005A517C"/>
    <w:rsid w:val="005A5619"/>
    <w:rsid w:val="005A5A03"/>
    <w:rsid w:val="005A5F99"/>
    <w:rsid w:val="005A5FA9"/>
    <w:rsid w:val="005A6030"/>
    <w:rsid w:val="005A60C2"/>
    <w:rsid w:val="005A63A5"/>
    <w:rsid w:val="005A6502"/>
    <w:rsid w:val="005A6A14"/>
    <w:rsid w:val="005A6A99"/>
    <w:rsid w:val="005A6AAD"/>
    <w:rsid w:val="005A6DA5"/>
    <w:rsid w:val="005A7423"/>
    <w:rsid w:val="005A7579"/>
    <w:rsid w:val="005A76B1"/>
    <w:rsid w:val="005A783B"/>
    <w:rsid w:val="005A784F"/>
    <w:rsid w:val="005B0106"/>
    <w:rsid w:val="005B0404"/>
    <w:rsid w:val="005B0527"/>
    <w:rsid w:val="005B0626"/>
    <w:rsid w:val="005B0738"/>
    <w:rsid w:val="005B0C99"/>
    <w:rsid w:val="005B0F2C"/>
    <w:rsid w:val="005B1137"/>
    <w:rsid w:val="005B18FE"/>
    <w:rsid w:val="005B1935"/>
    <w:rsid w:val="005B1C71"/>
    <w:rsid w:val="005B1E33"/>
    <w:rsid w:val="005B1F23"/>
    <w:rsid w:val="005B1FE0"/>
    <w:rsid w:val="005B2013"/>
    <w:rsid w:val="005B20E9"/>
    <w:rsid w:val="005B2263"/>
    <w:rsid w:val="005B2272"/>
    <w:rsid w:val="005B2524"/>
    <w:rsid w:val="005B2646"/>
    <w:rsid w:val="005B2663"/>
    <w:rsid w:val="005B273F"/>
    <w:rsid w:val="005B27D2"/>
    <w:rsid w:val="005B2B61"/>
    <w:rsid w:val="005B2CE5"/>
    <w:rsid w:val="005B2EEC"/>
    <w:rsid w:val="005B2F8E"/>
    <w:rsid w:val="005B2FF4"/>
    <w:rsid w:val="005B34EE"/>
    <w:rsid w:val="005B356C"/>
    <w:rsid w:val="005B371C"/>
    <w:rsid w:val="005B3AEC"/>
    <w:rsid w:val="005B3B8B"/>
    <w:rsid w:val="005B3C8F"/>
    <w:rsid w:val="005B3EF2"/>
    <w:rsid w:val="005B40F9"/>
    <w:rsid w:val="005B4326"/>
    <w:rsid w:val="005B44D6"/>
    <w:rsid w:val="005B494D"/>
    <w:rsid w:val="005B4AE0"/>
    <w:rsid w:val="005B4E1D"/>
    <w:rsid w:val="005B4EAA"/>
    <w:rsid w:val="005B5483"/>
    <w:rsid w:val="005B548D"/>
    <w:rsid w:val="005B54C0"/>
    <w:rsid w:val="005B5648"/>
    <w:rsid w:val="005B564B"/>
    <w:rsid w:val="005B56BF"/>
    <w:rsid w:val="005B5713"/>
    <w:rsid w:val="005B5BE1"/>
    <w:rsid w:val="005B6123"/>
    <w:rsid w:val="005B6221"/>
    <w:rsid w:val="005B6282"/>
    <w:rsid w:val="005B641C"/>
    <w:rsid w:val="005B655F"/>
    <w:rsid w:val="005B6909"/>
    <w:rsid w:val="005B6B21"/>
    <w:rsid w:val="005B6C8D"/>
    <w:rsid w:val="005B6DD5"/>
    <w:rsid w:val="005B6FB5"/>
    <w:rsid w:val="005B7449"/>
    <w:rsid w:val="005B786A"/>
    <w:rsid w:val="005C0010"/>
    <w:rsid w:val="005C0542"/>
    <w:rsid w:val="005C0A37"/>
    <w:rsid w:val="005C0E56"/>
    <w:rsid w:val="005C0F62"/>
    <w:rsid w:val="005C106E"/>
    <w:rsid w:val="005C1086"/>
    <w:rsid w:val="005C1093"/>
    <w:rsid w:val="005C14BE"/>
    <w:rsid w:val="005C1839"/>
    <w:rsid w:val="005C187D"/>
    <w:rsid w:val="005C1F1D"/>
    <w:rsid w:val="005C2055"/>
    <w:rsid w:val="005C20D4"/>
    <w:rsid w:val="005C2572"/>
    <w:rsid w:val="005C2AA9"/>
    <w:rsid w:val="005C2B10"/>
    <w:rsid w:val="005C2DBB"/>
    <w:rsid w:val="005C2DFF"/>
    <w:rsid w:val="005C2E95"/>
    <w:rsid w:val="005C312A"/>
    <w:rsid w:val="005C326B"/>
    <w:rsid w:val="005C389E"/>
    <w:rsid w:val="005C3B34"/>
    <w:rsid w:val="005C41E1"/>
    <w:rsid w:val="005C435E"/>
    <w:rsid w:val="005C4437"/>
    <w:rsid w:val="005C4573"/>
    <w:rsid w:val="005C49F5"/>
    <w:rsid w:val="005C4BE1"/>
    <w:rsid w:val="005C4E39"/>
    <w:rsid w:val="005C4EC6"/>
    <w:rsid w:val="005C4F5C"/>
    <w:rsid w:val="005C50DA"/>
    <w:rsid w:val="005C5168"/>
    <w:rsid w:val="005C5283"/>
    <w:rsid w:val="005C5B68"/>
    <w:rsid w:val="005C5D0E"/>
    <w:rsid w:val="005C5F9A"/>
    <w:rsid w:val="005C6208"/>
    <w:rsid w:val="005C64BF"/>
    <w:rsid w:val="005C6EF7"/>
    <w:rsid w:val="005C6EFA"/>
    <w:rsid w:val="005C6F54"/>
    <w:rsid w:val="005C7231"/>
    <w:rsid w:val="005C72C3"/>
    <w:rsid w:val="005C72E2"/>
    <w:rsid w:val="005C741D"/>
    <w:rsid w:val="005C7549"/>
    <w:rsid w:val="005C789B"/>
    <w:rsid w:val="005C7A50"/>
    <w:rsid w:val="005C7A63"/>
    <w:rsid w:val="005C7B0B"/>
    <w:rsid w:val="005C7E24"/>
    <w:rsid w:val="005C7EC4"/>
    <w:rsid w:val="005D0489"/>
    <w:rsid w:val="005D074F"/>
    <w:rsid w:val="005D0809"/>
    <w:rsid w:val="005D084A"/>
    <w:rsid w:val="005D0A08"/>
    <w:rsid w:val="005D0C0A"/>
    <w:rsid w:val="005D0D4B"/>
    <w:rsid w:val="005D159F"/>
    <w:rsid w:val="005D170C"/>
    <w:rsid w:val="005D1803"/>
    <w:rsid w:val="005D1B40"/>
    <w:rsid w:val="005D1B67"/>
    <w:rsid w:val="005D1B8B"/>
    <w:rsid w:val="005D1CB6"/>
    <w:rsid w:val="005D1CF5"/>
    <w:rsid w:val="005D1D0C"/>
    <w:rsid w:val="005D216A"/>
    <w:rsid w:val="005D2323"/>
    <w:rsid w:val="005D2657"/>
    <w:rsid w:val="005D2A15"/>
    <w:rsid w:val="005D2AA9"/>
    <w:rsid w:val="005D2B3E"/>
    <w:rsid w:val="005D3042"/>
    <w:rsid w:val="005D377D"/>
    <w:rsid w:val="005D37DF"/>
    <w:rsid w:val="005D3B7C"/>
    <w:rsid w:val="005D402C"/>
    <w:rsid w:val="005D40FD"/>
    <w:rsid w:val="005D4152"/>
    <w:rsid w:val="005D422A"/>
    <w:rsid w:val="005D4471"/>
    <w:rsid w:val="005D4717"/>
    <w:rsid w:val="005D477E"/>
    <w:rsid w:val="005D48C6"/>
    <w:rsid w:val="005D4A89"/>
    <w:rsid w:val="005D4C6D"/>
    <w:rsid w:val="005D4DAD"/>
    <w:rsid w:val="005D51B2"/>
    <w:rsid w:val="005D53D8"/>
    <w:rsid w:val="005D54E8"/>
    <w:rsid w:val="005D55DE"/>
    <w:rsid w:val="005D586B"/>
    <w:rsid w:val="005D5B8E"/>
    <w:rsid w:val="005D61D6"/>
    <w:rsid w:val="005D620E"/>
    <w:rsid w:val="005D621B"/>
    <w:rsid w:val="005D62E0"/>
    <w:rsid w:val="005D65FE"/>
    <w:rsid w:val="005D6705"/>
    <w:rsid w:val="005D6735"/>
    <w:rsid w:val="005D6759"/>
    <w:rsid w:val="005D675B"/>
    <w:rsid w:val="005D691B"/>
    <w:rsid w:val="005D6951"/>
    <w:rsid w:val="005D6A86"/>
    <w:rsid w:val="005D6BD9"/>
    <w:rsid w:val="005D6C80"/>
    <w:rsid w:val="005D6DB1"/>
    <w:rsid w:val="005D701F"/>
    <w:rsid w:val="005D75C4"/>
    <w:rsid w:val="005D7798"/>
    <w:rsid w:val="005D793B"/>
    <w:rsid w:val="005D79A7"/>
    <w:rsid w:val="005D7A2D"/>
    <w:rsid w:val="005D7A97"/>
    <w:rsid w:val="005D7AD7"/>
    <w:rsid w:val="005D7FC3"/>
    <w:rsid w:val="005E0376"/>
    <w:rsid w:val="005E03A9"/>
    <w:rsid w:val="005E0425"/>
    <w:rsid w:val="005E0481"/>
    <w:rsid w:val="005E0DBA"/>
    <w:rsid w:val="005E113B"/>
    <w:rsid w:val="005E1464"/>
    <w:rsid w:val="005E1B18"/>
    <w:rsid w:val="005E1C09"/>
    <w:rsid w:val="005E1EB7"/>
    <w:rsid w:val="005E1F8E"/>
    <w:rsid w:val="005E214A"/>
    <w:rsid w:val="005E2223"/>
    <w:rsid w:val="005E2335"/>
    <w:rsid w:val="005E2504"/>
    <w:rsid w:val="005E254B"/>
    <w:rsid w:val="005E2728"/>
    <w:rsid w:val="005E27D1"/>
    <w:rsid w:val="005E2D5B"/>
    <w:rsid w:val="005E357A"/>
    <w:rsid w:val="005E3860"/>
    <w:rsid w:val="005E3BE8"/>
    <w:rsid w:val="005E3CFD"/>
    <w:rsid w:val="005E3D0F"/>
    <w:rsid w:val="005E3EA1"/>
    <w:rsid w:val="005E4533"/>
    <w:rsid w:val="005E455F"/>
    <w:rsid w:val="005E4619"/>
    <w:rsid w:val="005E4805"/>
    <w:rsid w:val="005E48BE"/>
    <w:rsid w:val="005E4981"/>
    <w:rsid w:val="005E4D84"/>
    <w:rsid w:val="005E555F"/>
    <w:rsid w:val="005E55F6"/>
    <w:rsid w:val="005E589B"/>
    <w:rsid w:val="005E5934"/>
    <w:rsid w:val="005E5FF5"/>
    <w:rsid w:val="005E6AD1"/>
    <w:rsid w:val="005E6AED"/>
    <w:rsid w:val="005E6B1D"/>
    <w:rsid w:val="005E6B36"/>
    <w:rsid w:val="005E6CFF"/>
    <w:rsid w:val="005E6D97"/>
    <w:rsid w:val="005E7155"/>
    <w:rsid w:val="005E72E3"/>
    <w:rsid w:val="005E7452"/>
    <w:rsid w:val="005E74CE"/>
    <w:rsid w:val="005E7887"/>
    <w:rsid w:val="005E78A0"/>
    <w:rsid w:val="005E79D9"/>
    <w:rsid w:val="005E7CBA"/>
    <w:rsid w:val="005E7CD0"/>
    <w:rsid w:val="005E7D1F"/>
    <w:rsid w:val="005E7D8E"/>
    <w:rsid w:val="005F01B3"/>
    <w:rsid w:val="005F02BD"/>
    <w:rsid w:val="005F040E"/>
    <w:rsid w:val="005F0774"/>
    <w:rsid w:val="005F098C"/>
    <w:rsid w:val="005F1342"/>
    <w:rsid w:val="005F1716"/>
    <w:rsid w:val="005F18CA"/>
    <w:rsid w:val="005F2041"/>
    <w:rsid w:val="005F2389"/>
    <w:rsid w:val="005F250D"/>
    <w:rsid w:val="005F27D7"/>
    <w:rsid w:val="005F2873"/>
    <w:rsid w:val="005F28A7"/>
    <w:rsid w:val="005F2AF1"/>
    <w:rsid w:val="005F31B0"/>
    <w:rsid w:val="005F32DC"/>
    <w:rsid w:val="005F362D"/>
    <w:rsid w:val="005F3673"/>
    <w:rsid w:val="005F36C5"/>
    <w:rsid w:val="005F3A50"/>
    <w:rsid w:val="005F3A9E"/>
    <w:rsid w:val="005F3EB6"/>
    <w:rsid w:val="005F431F"/>
    <w:rsid w:val="005F440F"/>
    <w:rsid w:val="005F465B"/>
    <w:rsid w:val="005F4BEE"/>
    <w:rsid w:val="005F50ED"/>
    <w:rsid w:val="005F5229"/>
    <w:rsid w:val="005F53C4"/>
    <w:rsid w:val="005F5AB7"/>
    <w:rsid w:val="005F5C0C"/>
    <w:rsid w:val="005F5C4E"/>
    <w:rsid w:val="005F5DE6"/>
    <w:rsid w:val="005F5E79"/>
    <w:rsid w:val="005F603E"/>
    <w:rsid w:val="005F636F"/>
    <w:rsid w:val="005F6575"/>
    <w:rsid w:val="005F681A"/>
    <w:rsid w:val="005F704E"/>
    <w:rsid w:val="005F719F"/>
    <w:rsid w:val="005F7312"/>
    <w:rsid w:val="005F7688"/>
    <w:rsid w:val="005F7870"/>
    <w:rsid w:val="005F7C3B"/>
    <w:rsid w:val="005F7D48"/>
    <w:rsid w:val="005F7E75"/>
    <w:rsid w:val="005F7E99"/>
    <w:rsid w:val="00600101"/>
    <w:rsid w:val="00600455"/>
    <w:rsid w:val="0060048A"/>
    <w:rsid w:val="00600524"/>
    <w:rsid w:val="00600739"/>
    <w:rsid w:val="00600769"/>
    <w:rsid w:val="00601292"/>
    <w:rsid w:val="00601657"/>
    <w:rsid w:val="0060171E"/>
    <w:rsid w:val="00601F59"/>
    <w:rsid w:val="006020A1"/>
    <w:rsid w:val="0060251F"/>
    <w:rsid w:val="006026A5"/>
    <w:rsid w:val="006027C3"/>
    <w:rsid w:val="006029F6"/>
    <w:rsid w:val="00602A89"/>
    <w:rsid w:val="00602BE9"/>
    <w:rsid w:val="00603215"/>
    <w:rsid w:val="00603F39"/>
    <w:rsid w:val="006045FC"/>
    <w:rsid w:val="0060488B"/>
    <w:rsid w:val="00604D1D"/>
    <w:rsid w:val="00604D99"/>
    <w:rsid w:val="00604FF1"/>
    <w:rsid w:val="00605434"/>
    <w:rsid w:val="006054CE"/>
    <w:rsid w:val="0060584D"/>
    <w:rsid w:val="00605FD7"/>
    <w:rsid w:val="006060F7"/>
    <w:rsid w:val="006062A6"/>
    <w:rsid w:val="00606A13"/>
    <w:rsid w:val="00606B91"/>
    <w:rsid w:val="00606EB6"/>
    <w:rsid w:val="00606FD4"/>
    <w:rsid w:val="006072BA"/>
    <w:rsid w:val="0060740A"/>
    <w:rsid w:val="00607474"/>
    <w:rsid w:val="006075FF"/>
    <w:rsid w:val="0060770A"/>
    <w:rsid w:val="00607B20"/>
    <w:rsid w:val="00607C9E"/>
    <w:rsid w:val="00607D02"/>
    <w:rsid w:val="00607D28"/>
    <w:rsid w:val="00607E6B"/>
    <w:rsid w:val="00607F54"/>
    <w:rsid w:val="006101D6"/>
    <w:rsid w:val="006104C5"/>
    <w:rsid w:val="00610673"/>
    <w:rsid w:val="006107BB"/>
    <w:rsid w:val="00610B88"/>
    <w:rsid w:val="00610F6A"/>
    <w:rsid w:val="006113DE"/>
    <w:rsid w:val="00611524"/>
    <w:rsid w:val="0061162E"/>
    <w:rsid w:val="0061197A"/>
    <w:rsid w:val="00611D75"/>
    <w:rsid w:val="00611DB1"/>
    <w:rsid w:val="00611DC1"/>
    <w:rsid w:val="006120DE"/>
    <w:rsid w:val="006124F8"/>
    <w:rsid w:val="00612581"/>
    <w:rsid w:val="00612683"/>
    <w:rsid w:val="006127DC"/>
    <w:rsid w:val="00612822"/>
    <w:rsid w:val="006129FC"/>
    <w:rsid w:val="00612CDC"/>
    <w:rsid w:val="00612D5A"/>
    <w:rsid w:val="00612E62"/>
    <w:rsid w:val="00612F91"/>
    <w:rsid w:val="0061328A"/>
    <w:rsid w:val="00613355"/>
    <w:rsid w:val="0061359E"/>
    <w:rsid w:val="0061389B"/>
    <w:rsid w:val="00613BEC"/>
    <w:rsid w:val="00614236"/>
    <w:rsid w:val="00614427"/>
    <w:rsid w:val="0061478D"/>
    <w:rsid w:val="006149D3"/>
    <w:rsid w:val="00614A41"/>
    <w:rsid w:val="00614A4D"/>
    <w:rsid w:val="00614B28"/>
    <w:rsid w:val="00614E16"/>
    <w:rsid w:val="00614FD0"/>
    <w:rsid w:val="00615068"/>
    <w:rsid w:val="006151D1"/>
    <w:rsid w:val="0061566A"/>
    <w:rsid w:val="00615703"/>
    <w:rsid w:val="00615781"/>
    <w:rsid w:val="00615A08"/>
    <w:rsid w:val="00615C2E"/>
    <w:rsid w:val="00615C93"/>
    <w:rsid w:val="00615DE7"/>
    <w:rsid w:val="0061646E"/>
    <w:rsid w:val="0061683D"/>
    <w:rsid w:val="00616B47"/>
    <w:rsid w:val="00616FEA"/>
    <w:rsid w:val="0061704C"/>
    <w:rsid w:val="0061728B"/>
    <w:rsid w:val="006172B0"/>
    <w:rsid w:val="00617821"/>
    <w:rsid w:val="0062034B"/>
    <w:rsid w:val="0062049D"/>
    <w:rsid w:val="006205DE"/>
    <w:rsid w:val="00620A0D"/>
    <w:rsid w:val="00620F4D"/>
    <w:rsid w:val="006214A8"/>
    <w:rsid w:val="00621F83"/>
    <w:rsid w:val="00621FFE"/>
    <w:rsid w:val="00622149"/>
    <w:rsid w:val="00622401"/>
    <w:rsid w:val="006226FD"/>
    <w:rsid w:val="00622BF5"/>
    <w:rsid w:val="00622C9B"/>
    <w:rsid w:val="00622D30"/>
    <w:rsid w:val="00622EFE"/>
    <w:rsid w:val="00622F21"/>
    <w:rsid w:val="00622F5B"/>
    <w:rsid w:val="006231DB"/>
    <w:rsid w:val="006238DC"/>
    <w:rsid w:val="0062391E"/>
    <w:rsid w:val="00623E9D"/>
    <w:rsid w:val="00623F86"/>
    <w:rsid w:val="00624053"/>
    <w:rsid w:val="006240DB"/>
    <w:rsid w:val="00624696"/>
    <w:rsid w:val="00624754"/>
    <w:rsid w:val="00624EAE"/>
    <w:rsid w:val="00624F81"/>
    <w:rsid w:val="006251BB"/>
    <w:rsid w:val="00625224"/>
    <w:rsid w:val="006253DB"/>
    <w:rsid w:val="006255C5"/>
    <w:rsid w:val="00625714"/>
    <w:rsid w:val="006259A5"/>
    <w:rsid w:val="00626173"/>
    <w:rsid w:val="0062628B"/>
    <w:rsid w:val="00626862"/>
    <w:rsid w:val="00626AF0"/>
    <w:rsid w:val="00626B5A"/>
    <w:rsid w:val="00626C26"/>
    <w:rsid w:val="00626E67"/>
    <w:rsid w:val="00626F88"/>
    <w:rsid w:val="00627097"/>
    <w:rsid w:val="00627285"/>
    <w:rsid w:val="00627372"/>
    <w:rsid w:val="006275A4"/>
    <w:rsid w:val="00627A02"/>
    <w:rsid w:val="00627D4A"/>
    <w:rsid w:val="00627E0B"/>
    <w:rsid w:val="00627EF0"/>
    <w:rsid w:val="00627F6F"/>
    <w:rsid w:val="006302D0"/>
    <w:rsid w:val="0063061A"/>
    <w:rsid w:val="0063083A"/>
    <w:rsid w:val="00630884"/>
    <w:rsid w:val="006308E1"/>
    <w:rsid w:val="00630F29"/>
    <w:rsid w:val="00630FDC"/>
    <w:rsid w:val="00631058"/>
    <w:rsid w:val="00631616"/>
    <w:rsid w:val="00631976"/>
    <w:rsid w:val="00631991"/>
    <w:rsid w:val="00631CB2"/>
    <w:rsid w:val="00631D4A"/>
    <w:rsid w:val="00631E26"/>
    <w:rsid w:val="00631F81"/>
    <w:rsid w:val="00632528"/>
    <w:rsid w:val="006325B9"/>
    <w:rsid w:val="00632A9A"/>
    <w:rsid w:val="00632B0B"/>
    <w:rsid w:val="00632E33"/>
    <w:rsid w:val="00632E5C"/>
    <w:rsid w:val="00633069"/>
    <w:rsid w:val="00633420"/>
    <w:rsid w:val="00633715"/>
    <w:rsid w:val="00633933"/>
    <w:rsid w:val="00633A8A"/>
    <w:rsid w:val="00633BD5"/>
    <w:rsid w:val="00633CEB"/>
    <w:rsid w:val="00633D1B"/>
    <w:rsid w:val="00634151"/>
    <w:rsid w:val="006345E0"/>
    <w:rsid w:val="0063462F"/>
    <w:rsid w:val="00634738"/>
    <w:rsid w:val="006347CE"/>
    <w:rsid w:val="00634DFD"/>
    <w:rsid w:val="00635032"/>
    <w:rsid w:val="006351A2"/>
    <w:rsid w:val="006352C2"/>
    <w:rsid w:val="00635672"/>
    <w:rsid w:val="00635758"/>
    <w:rsid w:val="0063597E"/>
    <w:rsid w:val="00635A28"/>
    <w:rsid w:val="006360A7"/>
    <w:rsid w:val="00636284"/>
    <w:rsid w:val="006367AD"/>
    <w:rsid w:val="00636D07"/>
    <w:rsid w:val="006370DB"/>
    <w:rsid w:val="00637380"/>
    <w:rsid w:val="00637482"/>
    <w:rsid w:val="006375E3"/>
    <w:rsid w:val="006376B9"/>
    <w:rsid w:val="00637C41"/>
    <w:rsid w:val="00637C78"/>
    <w:rsid w:val="00637FA8"/>
    <w:rsid w:val="00637FF8"/>
    <w:rsid w:val="006401BE"/>
    <w:rsid w:val="00640437"/>
    <w:rsid w:val="0064048A"/>
    <w:rsid w:val="006404FF"/>
    <w:rsid w:val="0064057E"/>
    <w:rsid w:val="006405B4"/>
    <w:rsid w:val="00640824"/>
    <w:rsid w:val="00640AAF"/>
    <w:rsid w:val="00640D2C"/>
    <w:rsid w:val="006413B5"/>
    <w:rsid w:val="00641419"/>
    <w:rsid w:val="00641465"/>
    <w:rsid w:val="0064167A"/>
    <w:rsid w:val="00641783"/>
    <w:rsid w:val="00641917"/>
    <w:rsid w:val="0064194A"/>
    <w:rsid w:val="006422A5"/>
    <w:rsid w:val="00642510"/>
    <w:rsid w:val="00642793"/>
    <w:rsid w:val="00642BE1"/>
    <w:rsid w:val="00642CCA"/>
    <w:rsid w:val="00642DA1"/>
    <w:rsid w:val="006431FF"/>
    <w:rsid w:val="00643274"/>
    <w:rsid w:val="0064358E"/>
    <w:rsid w:val="00643615"/>
    <w:rsid w:val="00643915"/>
    <w:rsid w:val="00643CAA"/>
    <w:rsid w:val="00643CF1"/>
    <w:rsid w:val="00643F3A"/>
    <w:rsid w:val="00643F57"/>
    <w:rsid w:val="006440D5"/>
    <w:rsid w:val="00644B10"/>
    <w:rsid w:val="00644D7D"/>
    <w:rsid w:val="00644E67"/>
    <w:rsid w:val="0064505B"/>
    <w:rsid w:val="00645329"/>
    <w:rsid w:val="00645342"/>
    <w:rsid w:val="006453E7"/>
    <w:rsid w:val="006455A6"/>
    <w:rsid w:val="00645DAC"/>
    <w:rsid w:val="00645DE5"/>
    <w:rsid w:val="00646151"/>
    <w:rsid w:val="0064661F"/>
    <w:rsid w:val="00646C86"/>
    <w:rsid w:val="006470EC"/>
    <w:rsid w:val="006470FF"/>
    <w:rsid w:val="006471B8"/>
    <w:rsid w:val="006473F8"/>
    <w:rsid w:val="006474BA"/>
    <w:rsid w:val="0064798D"/>
    <w:rsid w:val="00647AA3"/>
    <w:rsid w:val="00647C1D"/>
    <w:rsid w:val="006501FF"/>
    <w:rsid w:val="00650525"/>
    <w:rsid w:val="00650958"/>
    <w:rsid w:val="00650AEC"/>
    <w:rsid w:val="00650E27"/>
    <w:rsid w:val="006510B5"/>
    <w:rsid w:val="006513D7"/>
    <w:rsid w:val="006517D1"/>
    <w:rsid w:val="006517FC"/>
    <w:rsid w:val="00651F71"/>
    <w:rsid w:val="006525A5"/>
    <w:rsid w:val="00652653"/>
    <w:rsid w:val="00652D34"/>
    <w:rsid w:val="00652E08"/>
    <w:rsid w:val="00653323"/>
    <w:rsid w:val="006534AF"/>
    <w:rsid w:val="00653542"/>
    <w:rsid w:val="00653772"/>
    <w:rsid w:val="00654CC9"/>
    <w:rsid w:val="00654DAC"/>
    <w:rsid w:val="00654FD5"/>
    <w:rsid w:val="006552EA"/>
    <w:rsid w:val="006556FE"/>
    <w:rsid w:val="00655990"/>
    <w:rsid w:val="00655D90"/>
    <w:rsid w:val="00655E58"/>
    <w:rsid w:val="00655F50"/>
    <w:rsid w:val="0065621A"/>
    <w:rsid w:val="0065693B"/>
    <w:rsid w:val="00656A78"/>
    <w:rsid w:val="00656ACA"/>
    <w:rsid w:val="00656E2A"/>
    <w:rsid w:val="00657296"/>
    <w:rsid w:val="00657770"/>
    <w:rsid w:val="006578A5"/>
    <w:rsid w:val="00660248"/>
    <w:rsid w:val="0066047B"/>
    <w:rsid w:val="0066059D"/>
    <w:rsid w:val="00660664"/>
    <w:rsid w:val="00660946"/>
    <w:rsid w:val="00660A3A"/>
    <w:rsid w:val="00660A65"/>
    <w:rsid w:val="006612C1"/>
    <w:rsid w:val="006618C6"/>
    <w:rsid w:val="00661B6F"/>
    <w:rsid w:val="00662039"/>
    <w:rsid w:val="00662522"/>
    <w:rsid w:val="0066253E"/>
    <w:rsid w:val="0066295D"/>
    <w:rsid w:val="00662C0B"/>
    <w:rsid w:val="00662D76"/>
    <w:rsid w:val="00663043"/>
    <w:rsid w:val="0066322C"/>
    <w:rsid w:val="00663362"/>
    <w:rsid w:val="00663418"/>
    <w:rsid w:val="00663516"/>
    <w:rsid w:val="00663825"/>
    <w:rsid w:val="0066385D"/>
    <w:rsid w:val="00663951"/>
    <w:rsid w:val="00663D43"/>
    <w:rsid w:val="00664219"/>
    <w:rsid w:val="00664277"/>
    <w:rsid w:val="006643C6"/>
    <w:rsid w:val="006646DE"/>
    <w:rsid w:val="006649A9"/>
    <w:rsid w:val="00664A63"/>
    <w:rsid w:val="00664FD1"/>
    <w:rsid w:val="00665024"/>
    <w:rsid w:val="006650B8"/>
    <w:rsid w:val="00665193"/>
    <w:rsid w:val="00665342"/>
    <w:rsid w:val="006654CC"/>
    <w:rsid w:val="00665526"/>
    <w:rsid w:val="00665C76"/>
    <w:rsid w:val="00665DDE"/>
    <w:rsid w:val="00665F90"/>
    <w:rsid w:val="0066630B"/>
    <w:rsid w:val="00666668"/>
    <w:rsid w:val="0066688D"/>
    <w:rsid w:val="00666C5E"/>
    <w:rsid w:val="00666FD0"/>
    <w:rsid w:val="00667242"/>
    <w:rsid w:val="00667282"/>
    <w:rsid w:val="00667292"/>
    <w:rsid w:val="006679B6"/>
    <w:rsid w:val="00667ADB"/>
    <w:rsid w:val="00667D7A"/>
    <w:rsid w:val="00670706"/>
    <w:rsid w:val="0067077F"/>
    <w:rsid w:val="00670E6C"/>
    <w:rsid w:val="00670EFC"/>
    <w:rsid w:val="0067124D"/>
    <w:rsid w:val="0067157C"/>
    <w:rsid w:val="00671722"/>
    <w:rsid w:val="00671768"/>
    <w:rsid w:val="0067184B"/>
    <w:rsid w:val="00671A90"/>
    <w:rsid w:val="00671D91"/>
    <w:rsid w:val="00671DB1"/>
    <w:rsid w:val="00671DEB"/>
    <w:rsid w:val="00671FEA"/>
    <w:rsid w:val="0067201D"/>
    <w:rsid w:val="00672481"/>
    <w:rsid w:val="0067269F"/>
    <w:rsid w:val="0067274A"/>
    <w:rsid w:val="006728B0"/>
    <w:rsid w:val="00672AD5"/>
    <w:rsid w:val="006734B8"/>
    <w:rsid w:val="006736F0"/>
    <w:rsid w:val="00673F35"/>
    <w:rsid w:val="0067401A"/>
    <w:rsid w:val="0067406C"/>
    <w:rsid w:val="0067439C"/>
    <w:rsid w:val="0067457D"/>
    <w:rsid w:val="0067494A"/>
    <w:rsid w:val="00674B45"/>
    <w:rsid w:val="00674CF9"/>
    <w:rsid w:val="00674FA5"/>
    <w:rsid w:val="006753F5"/>
    <w:rsid w:val="00675405"/>
    <w:rsid w:val="00675974"/>
    <w:rsid w:val="006763ED"/>
    <w:rsid w:val="006765DC"/>
    <w:rsid w:val="006766FD"/>
    <w:rsid w:val="00676842"/>
    <w:rsid w:val="0067685F"/>
    <w:rsid w:val="006769BA"/>
    <w:rsid w:val="00676A35"/>
    <w:rsid w:val="00676FB3"/>
    <w:rsid w:val="006771FF"/>
    <w:rsid w:val="00677356"/>
    <w:rsid w:val="00677500"/>
    <w:rsid w:val="00677A3E"/>
    <w:rsid w:val="00677B94"/>
    <w:rsid w:val="00677BA1"/>
    <w:rsid w:val="00677C39"/>
    <w:rsid w:val="00677CF9"/>
    <w:rsid w:val="00677CFC"/>
    <w:rsid w:val="00680616"/>
    <w:rsid w:val="0068066C"/>
    <w:rsid w:val="00680B71"/>
    <w:rsid w:val="00681103"/>
    <w:rsid w:val="006811C7"/>
    <w:rsid w:val="00681244"/>
    <w:rsid w:val="00681815"/>
    <w:rsid w:val="00681A18"/>
    <w:rsid w:val="00681DA8"/>
    <w:rsid w:val="00681DD2"/>
    <w:rsid w:val="00681F0A"/>
    <w:rsid w:val="006822C3"/>
    <w:rsid w:val="006826A7"/>
    <w:rsid w:val="0068281A"/>
    <w:rsid w:val="00682887"/>
    <w:rsid w:val="00682936"/>
    <w:rsid w:val="00682D72"/>
    <w:rsid w:val="006839A2"/>
    <w:rsid w:val="00683C87"/>
    <w:rsid w:val="00684453"/>
    <w:rsid w:val="006844FB"/>
    <w:rsid w:val="00684892"/>
    <w:rsid w:val="00684AFB"/>
    <w:rsid w:val="00684D88"/>
    <w:rsid w:val="00684E6B"/>
    <w:rsid w:val="0068510B"/>
    <w:rsid w:val="0068512D"/>
    <w:rsid w:val="006851BF"/>
    <w:rsid w:val="00685255"/>
    <w:rsid w:val="00685258"/>
    <w:rsid w:val="00685338"/>
    <w:rsid w:val="006854B4"/>
    <w:rsid w:val="00685515"/>
    <w:rsid w:val="006856D1"/>
    <w:rsid w:val="00685A26"/>
    <w:rsid w:val="00685BA0"/>
    <w:rsid w:val="00685C17"/>
    <w:rsid w:val="00685D67"/>
    <w:rsid w:val="00686013"/>
    <w:rsid w:val="006863EB"/>
    <w:rsid w:val="00686655"/>
    <w:rsid w:val="00686A73"/>
    <w:rsid w:val="00686CEA"/>
    <w:rsid w:val="006871C5"/>
    <w:rsid w:val="0068723B"/>
    <w:rsid w:val="00687590"/>
    <w:rsid w:val="00687AD0"/>
    <w:rsid w:val="00687E03"/>
    <w:rsid w:val="00687F91"/>
    <w:rsid w:val="00690470"/>
    <w:rsid w:val="00690B7D"/>
    <w:rsid w:val="006914CC"/>
    <w:rsid w:val="00691549"/>
    <w:rsid w:val="006915EB"/>
    <w:rsid w:val="00691A00"/>
    <w:rsid w:val="0069217D"/>
    <w:rsid w:val="00692303"/>
    <w:rsid w:val="00692316"/>
    <w:rsid w:val="00692335"/>
    <w:rsid w:val="0069268E"/>
    <w:rsid w:val="00692811"/>
    <w:rsid w:val="0069293E"/>
    <w:rsid w:val="00692E42"/>
    <w:rsid w:val="00693077"/>
    <w:rsid w:val="0069320B"/>
    <w:rsid w:val="0069341E"/>
    <w:rsid w:val="00693684"/>
    <w:rsid w:val="00693C7E"/>
    <w:rsid w:val="00693EDC"/>
    <w:rsid w:val="006940E0"/>
    <w:rsid w:val="00694354"/>
    <w:rsid w:val="00694607"/>
    <w:rsid w:val="00694713"/>
    <w:rsid w:val="006951B7"/>
    <w:rsid w:val="006953B8"/>
    <w:rsid w:val="006953CE"/>
    <w:rsid w:val="00695572"/>
    <w:rsid w:val="00695864"/>
    <w:rsid w:val="00696049"/>
    <w:rsid w:val="006962DD"/>
    <w:rsid w:val="0069658F"/>
    <w:rsid w:val="006965E6"/>
    <w:rsid w:val="006966EC"/>
    <w:rsid w:val="00696881"/>
    <w:rsid w:val="00696C91"/>
    <w:rsid w:val="00696C94"/>
    <w:rsid w:val="0069719A"/>
    <w:rsid w:val="00697486"/>
    <w:rsid w:val="006979AA"/>
    <w:rsid w:val="00697A40"/>
    <w:rsid w:val="00697DB8"/>
    <w:rsid w:val="00697DD2"/>
    <w:rsid w:val="006A00BB"/>
    <w:rsid w:val="006A04EB"/>
    <w:rsid w:val="006A0535"/>
    <w:rsid w:val="006A0717"/>
    <w:rsid w:val="006A0E09"/>
    <w:rsid w:val="006A0E3D"/>
    <w:rsid w:val="006A0EEB"/>
    <w:rsid w:val="006A11F6"/>
    <w:rsid w:val="006A142A"/>
    <w:rsid w:val="006A178B"/>
    <w:rsid w:val="006A1850"/>
    <w:rsid w:val="006A18A7"/>
    <w:rsid w:val="006A1952"/>
    <w:rsid w:val="006A1D2B"/>
    <w:rsid w:val="006A200F"/>
    <w:rsid w:val="006A21AE"/>
    <w:rsid w:val="006A23EE"/>
    <w:rsid w:val="006A2911"/>
    <w:rsid w:val="006A30CC"/>
    <w:rsid w:val="006A3376"/>
    <w:rsid w:val="006A3804"/>
    <w:rsid w:val="006A3902"/>
    <w:rsid w:val="006A3904"/>
    <w:rsid w:val="006A3946"/>
    <w:rsid w:val="006A455B"/>
    <w:rsid w:val="006A45E2"/>
    <w:rsid w:val="006A4734"/>
    <w:rsid w:val="006A4BED"/>
    <w:rsid w:val="006A4E0C"/>
    <w:rsid w:val="006A50F5"/>
    <w:rsid w:val="006A546D"/>
    <w:rsid w:val="006A55D4"/>
    <w:rsid w:val="006A57B9"/>
    <w:rsid w:val="006A57F5"/>
    <w:rsid w:val="006A5B2C"/>
    <w:rsid w:val="006A5E67"/>
    <w:rsid w:val="006A60AB"/>
    <w:rsid w:val="006A610C"/>
    <w:rsid w:val="006A667B"/>
    <w:rsid w:val="006A668B"/>
    <w:rsid w:val="006A692F"/>
    <w:rsid w:val="006A696B"/>
    <w:rsid w:val="006A6D6C"/>
    <w:rsid w:val="006A6E2E"/>
    <w:rsid w:val="006A7038"/>
    <w:rsid w:val="006A751E"/>
    <w:rsid w:val="006A772B"/>
    <w:rsid w:val="006A7A09"/>
    <w:rsid w:val="006A7A48"/>
    <w:rsid w:val="006A7B85"/>
    <w:rsid w:val="006A7D85"/>
    <w:rsid w:val="006A7E63"/>
    <w:rsid w:val="006A7FAE"/>
    <w:rsid w:val="006B00B4"/>
    <w:rsid w:val="006B00BD"/>
    <w:rsid w:val="006B04B4"/>
    <w:rsid w:val="006B0859"/>
    <w:rsid w:val="006B08CE"/>
    <w:rsid w:val="006B090E"/>
    <w:rsid w:val="006B0C65"/>
    <w:rsid w:val="006B0C93"/>
    <w:rsid w:val="006B1206"/>
    <w:rsid w:val="006B1279"/>
    <w:rsid w:val="006B13E3"/>
    <w:rsid w:val="006B145F"/>
    <w:rsid w:val="006B1548"/>
    <w:rsid w:val="006B1724"/>
    <w:rsid w:val="006B1F72"/>
    <w:rsid w:val="006B25D2"/>
    <w:rsid w:val="006B27BF"/>
    <w:rsid w:val="006B2AA8"/>
    <w:rsid w:val="006B2CF5"/>
    <w:rsid w:val="006B33E5"/>
    <w:rsid w:val="006B34C5"/>
    <w:rsid w:val="006B3674"/>
    <w:rsid w:val="006B36D4"/>
    <w:rsid w:val="006B3746"/>
    <w:rsid w:val="006B3825"/>
    <w:rsid w:val="006B3A53"/>
    <w:rsid w:val="006B3AFE"/>
    <w:rsid w:val="006B3D6B"/>
    <w:rsid w:val="006B3F7B"/>
    <w:rsid w:val="006B442D"/>
    <w:rsid w:val="006B47FF"/>
    <w:rsid w:val="006B4986"/>
    <w:rsid w:val="006B498D"/>
    <w:rsid w:val="006B4F08"/>
    <w:rsid w:val="006B5139"/>
    <w:rsid w:val="006B514E"/>
    <w:rsid w:val="006B52A5"/>
    <w:rsid w:val="006B54D8"/>
    <w:rsid w:val="006B5958"/>
    <w:rsid w:val="006B5AEF"/>
    <w:rsid w:val="006B5EA4"/>
    <w:rsid w:val="006B5EE4"/>
    <w:rsid w:val="006B60F7"/>
    <w:rsid w:val="006B663E"/>
    <w:rsid w:val="006B6817"/>
    <w:rsid w:val="006B69FD"/>
    <w:rsid w:val="006B6EE8"/>
    <w:rsid w:val="006B7255"/>
    <w:rsid w:val="006B72BC"/>
    <w:rsid w:val="006B73EB"/>
    <w:rsid w:val="006B754E"/>
    <w:rsid w:val="006B75F1"/>
    <w:rsid w:val="006B7B39"/>
    <w:rsid w:val="006B7B78"/>
    <w:rsid w:val="006B7D58"/>
    <w:rsid w:val="006B7E38"/>
    <w:rsid w:val="006C039B"/>
    <w:rsid w:val="006C079B"/>
    <w:rsid w:val="006C0EEF"/>
    <w:rsid w:val="006C0F94"/>
    <w:rsid w:val="006C1135"/>
    <w:rsid w:val="006C1222"/>
    <w:rsid w:val="006C18C8"/>
    <w:rsid w:val="006C1FE6"/>
    <w:rsid w:val="006C240C"/>
    <w:rsid w:val="006C24EE"/>
    <w:rsid w:val="006C2694"/>
    <w:rsid w:val="006C26B8"/>
    <w:rsid w:val="006C2901"/>
    <w:rsid w:val="006C2AAE"/>
    <w:rsid w:val="006C2B44"/>
    <w:rsid w:val="006C2C6C"/>
    <w:rsid w:val="006C2C81"/>
    <w:rsid w:val="006C30C3"/>
    <w:rsid w:val="006C3260"/>
    <w:rsid w:val="006C3403"/>
    <w:rsid w:val="006C3496"/>
    <w:rsid w:val="006C3AFB"/>
    <w:rsid w:val="006C3BBB"/>
    <w:rsid w:val="006C4361"/>
    <w:rsid w:val="006C448D"/>
    <w:rsid w:val="006C476D"/>
    <w:rsid w:val="006C49DE"/>
    <w:rsid w:val="006C4A5B"/>
    <w:rsid w:val="006C4E76"/>
    <w:rsid w:val="006C4F0E"/>
    <w:rsid w:val="006C4F40"/>
    <w:rsid w:val="006C4F44"/>
    <w:rsid w:val="006C5041"/>
    <w:rsid w:val="006C5224"/>
    <w:rsid w:val="006C53E9"/>
    <w:rsid w:val="006C576F"/>
    <w:rsid w:val="006C5CBF"/>
    <w:rsid w:val="006C5D89"/>
    <w:rsid w:val="006C5F1B"/>
    <w:rsid w:val="006C666B"/>
    <w:rsid w:val="006C669F"/>
    <w:rsid w:val="006C66C0"/>
    <w:rsid w:val="006C6848"/>
    <w:rsid w:val="006C6921"/>
    <w:rsid w:val="006C6984"/>
    <w:rsid w:val="006C6AC9"/>
    <w:rsid w:val="006C6B85"/>
    <w:rsid w:val="006C6DC3"/>
    <w:rsid w:val="006C6DDA"/>
    <w:rsid w:val="006C7012"/>
    <w:rsid w:val="006C75FA"/>
    <w:rsid w:val="006C786D"/>
    <w:rsid w:val="006C78C8"/>
    <w:rsid w:val="006C7A5D"/>
    <w:rsid w:val="006C7BE8"/>
    <w:rsid w:val="006D0391"/>
    <w:rsid w:val="006D0CE7"/>
    <w:rsid w:val="006D0DA4"/>
    <w:rsid w:val="006D1A2D"/>
    <w:rsid w:val="006D1C4E"/>
    <w:rsid w:val="006D2061"/>
    <w:rsid w:val="006D2455"/>
    <w:rsid w:val="006D251E"/>
    <w:rsid w:val="006D2BF6"/>
    <w:rsid w:val="006D2D2E"/>
    <w:rsid w:val="006D3129"/>
    <w:rsid w:val="006D31FF"/>
    <w:rsid w:val="006D3BD2"/>
    <w:rsid w:val="006D3CAD"/>
    <w:rsid w:val="006D4071"/>
    <w:rsid w:val="006D4153"/>
    <w:rsid w:val="006D4493"/>
    <w:rsid w:val="006D46A3"/>
    <w:rsid w:val="006D489F"/>
    <w:rsid w:val="006D4B83"/>
    <w:rsid w:val="006D4CD0"/>
    <w:rsid w:val="006D4FD2"/>
    <w:rsid w:val="006D5172"/>
    <w:rsid w:val="006D5786"/>
    <w:rsid w:val="006D59F5"/>
    <w:rsid w:val="006D626F"/>
    <w:rsid w:val="006D6639"/>
    <w:rsid w:val="006D675E"/>
    <w:rsid w:val="006D6C15"/>
    <w:rsid w:val="006D6C8E"/>
    <w:rsid w:val="006D6DE0"/>
    <w:rsid w:val="006D70BC"/>
    <w:rsid w:val="006D7167"/>
    <w:rsid w:val="006D71B7"/>
    <w:rsid w:val="006D74F5"/>
    <w:rsid w:val="006D7869"/>
    <w:rsid w:val="006D79B1"/>
    <w:rsid w:val="006E010D"/>
    <w:rsid w:val="006E01F2"/>
    <w:rsid w:val="006E02E9"/>
    <w:rsid w:val="006E08B5"/>
    <w:rsid w:val="006E09E2"/>
    <w:rsid w:val="006E0ABA"/>
    <w:rsid w:val="006E0C5B"/>
    <w:rsid w:val="006E0D0C"/>
    <w:rsid w:val="006E0DDF"/>
    <w:rsid w:val="006E0E71"/>
    <w:rsid w:val="006E10E9"/>
    <w:rsid w:val="006E1186"/>
    <w:rsid w:val="006E1417"/>
    <w:rsid w:val="006E15BB"/>
    <w:rsid w:val="006E18EC"/>
    <w:rsid w:val="006E19B3"/>
    <w:rsid w:val="006E1A1A"/>
    <w:rsid w:val="006E1C1B"/>
    <w:rsid w:val="006E1CFD"/>
    <w:rsid w:val="006E1EE6"/>
    <w:rsid w:val="006E224E"/>
    <w:rsid w:val="006E24AD"/>
    <w:rsid w:val="006E280A"/>
    <w:rsid w:val="006E2838"/>
    <w:rsid w:val="006E285E"/>
    <w:rsid w:val="006E2B0B"/>
    <w:rsid w:val="006E2CDE"/>
    <w:rsid w:val="006E2DA3"/>
    <w:rsid w:val="006E2E94"/>
    <w:rsid w:val="006E2F11"/>
    <w:rsid w:val="006E2F63"/>
    <w:rsid w:val="006E3137"/>
    <w:rsid w:val="006E33B1"/>
    <w:rsid w:val="006E3721"/>
    <w:rsid w:val="006E3C06"/>
    <w:rsid w:val="006E3E64"/>
    <w:rsid w:val="006E413B"/>
    <w:rsid w:val="006E46E2"/>
    <w:rsid w:val="006E475A"/>
    <w:rsid w:val="006E4991"/>
    <w:rsid w:val="006E4BEA"/>
    <w:rsid w:val="006E4CFE"/>
    <w:rsid w:val="006E4F4B"/>
    <w:rsid w:val="006E5336"/>
    <w:rsid w:val="006E53ED"/>
    <w:rsid w:val="006E595D"/>
    <w:rsid w:val="006E5A22"/>
    <w:rsid w:val="006E5DF4"/>
    <w:rsid w:val="006E6304"/>
    <w:rsid w:val="006E645B"/>
    <w:rsid w:val="006E6B4C"/>
    <w:rsid w:val="006E6DCC"/>
    <w:rsid w:val="006E6FB5"/>
    <w:rsid w:val="006E70F6"/>
    <w:rsid w:val="006E742C"/>
    <w:rsid w:val="006E7A12"/>
    <w:rsid w:val="006E7A30"/>
    <w:rsid w:val="006E7C85"/>
    <w:rsid w:val="006F0167"/>
    <w:rsid w:val="006F020C"/>
    <w:rsid w:val="006F025F"/>
    <w:rsid w:val="006F062A"/>
    <w:rsid w:val="006F073A"/>
    <w:rsid w:val="006F08DC"/>
    <w:rsid w:val="006F1752"/>
    <w:rsid w:val="006F1899"/>
    <w:rsid w:val="006F237E"/>
    <w:rsid w:val="006F24E5"/>
    <w:rsid w:val="006F2557"/>
    <w:rsid w:val="006F2A5C"/>
    <w:rsid w:val="006F2AC6"/>
    <w:rsid w:val="006F2F6E"/>
    <w:rsid w:val="006F3273"/>
    <w:rsid w:val="006F3333"/>
    <w:rsid w:val="006F3591"/>
    <w:rsid w:val="006F395D"/>
    <w:rsid w:val="006F3A68"/>
    <w:rsid w:val="006F3E9F"/>
    <w:rsid w:val="006F4101"/>
    <w:rsid w:val="006F4458"/>
    <w:rsid w:val="006F4616"/>
    <w:rsid w:val="006F47F2"/>
    <w:rsid w:val="006F5536"/>
    <w:rsid w:val="006F5D15"/>
    <w:rsid w:val="006F5E48"/>
    <w:rsid w:val="006F5EBB"/>
    <w:rsid w:val="006F5FE7"/>
    <w:rsid w:val="006F6333"/>
    <w:rsid w:val="006F6503"/>
    <w:rsid w:val="006F6552"/>
    <w:rsid w:val="006F66F1"/>
    <w:rsid w:val="006F7335"/>
    <w:rsid w:val="006F749A"/>
    <w:rsid w:val="006F7B15"/>
    <w:rsid w:val="006F7CFA"/>
    <w:rsid w:val="0070007A"/>
    <w:rsid w:val="007001AC"/>
    <w:rsid w:val="0070059D"/>
    <w:rsid w:val="0070074E"/>
    <w:rsid w:val="007009F6"/>
    <w:rsid w:val="00701055"/>
    <w:rsid w:val="0070144B"/>
    <w:rsid w:val="00701691"/>
    <w:rsid w:val="007016DB"/>
    <w:rsid w:val="00701B26"/>
    <w:rsid w:val="00701C35"/>
    <w:rsid w:val="00701CA9"/>
    <w:rsid w:val="00701CD5"/>
    <w:rsid w:val="00701CF1"/>
    <w:rsid w:val="00702190"/>
    <w:rsid w:val="00702550"/>
    <w:rsid w:val="00702896"/>
    <w:rsid w:val="007028ED"/>
    <w:rsid w:val="00702988"/>
    <w:rsid w:val="00702A36"/>
    <w:rsid w:val="00702A68"/>
    <w:rsid w:val="00702C33"/>
    <w:rsid w:val="00702CBC"/>
    <w:rsid w:val="00703A5F"/>
    <w:rsid w:val="00703ABD"/>
    <w:rsid w:val="00703AFC"/>
    <w:rsid w:val="00703B00"/>
    <w:rsid w:val="00703E23"/>
    <w:rsid w:val="00703E85"/>
    <w:rsid w:val="00703FD0"/>
    <w:rsid w:val="00703FE3"/>
    <w:rsid w:val="007042C6"/>
    <w:rsid w:val="007042E9"/>
    <w:rsid w:val="0070471C"/>
    <w:rsid w:val="00704732"/>
    <w:rsid w:val="007047AB"/>
    <w:rsid w:val="00704CCE"/>
    <w:rsid w:val="00704DD6"/>
    <w:rsid w:val="00704DEF"/>
    <w:rsid w:val="00705284"/>
    <w:rsid w:val="00705368"/>
    <w:rsid w:val="007057B5"/>
    <w:rsid w:val="00705AB1"/>
    <w:rsid w:val="00705D48"/>
    <w:rsid w:val="007061BE"/>
    <w:rsid w:val="0070652B"/>
    <w:rsid w:val="00706722"/>
    <w:rsid w:val="007067A2"/>
    <w:rsid w:val="007067D6"/>
    <w:rsid w:val="0070691F"/>
    <w:rsid w:val="0070692E"/>
    <w:rsid w:val="00706A1E"/>
    <w:rsid w:val="00706C82"/>
    <w:rsid w:val="00706D96"/>
    <w:rsid w:val="00706EBE"/>
    <w:rsid w:val="00707069"/>
    <w:rsid w:val="007070A0"/>
    <w:rsid w:val="0070710B"/>
    <w:rsid w:val="00707733"/>
    <w:rsid w:val="00707E07"/>
    <w:rsid w:val="00707EEE"/>
    <w:rsid w:val="00707FD3"/>
    <w:rsid w:val="00707FE7"/>
    <w:rsid w:val="00710340"/>
    <w:rsid w:val="00710825"/>
    <w:rsid w:val="00710ACD"/>
    <w:rsid w:val="00710E56"/>
    <w:rsid w:val="007111E3"/>
    <w:rsid w:val="007117EE"/>
    <w:rsid w:val="007118D3"/>
    <w:rsid w:val="00711A4E"/>
    <w:rsid w:val="00711CA5"/>
    <w:rsid w:val="00711D7A"/>
    <w:rsid w:val="00711ECD"/>
    <w:rsid w:val="00712095"/>
    <w:rsid w:val="0071270D"/>
    <w:rsid w:val="00712B2B"/>
    <w:rsid w:val="00712EAA"/>
    <w:rsid w:val="00713627"/>
    <w:rsid w:val="007139BB"/>
    <w:rsid w:val="00713F53"/>
    <w:rsid w:val="00714266"/>
    <w:rsid w:val="0071459E"/>
    <w:rsid w:val="0071488D"/>
    <w:rsid w:val="007148C1"/>
    <w:rsid w:val="00714BDB"/>
    <w:rsid w:val="00714F40"/>
    <w:rsid w:val="00715298"/>
    <w:rsid w:val="007152AB"/>
    <w:rsid w:val="007153A1"/>
    <w:rsid w:val="00715507"/>
    <w:rsid w:val="007157B5"/>
    <w:rsid w:val="00715AB2"/>
    <w:rsid w:val="0071608A"/>
    <w:rsid w:val="00716384"/>
    <w:rsid w:val="00716441"/>
    <w:rsid w:val="00716D53"/>
    <w:rsid w:val="00716E56"/>
    <w:rsid w:val="007170C6"/>
    <w:rsid w:val="007173B1"/>
    <w:rsid w:val="0071741E"/>
    <w:rsid w:val="007176BD"/>
    <w:rsid w:val="007177D0"/>
    <w:rsid w:val="0071787B"/>
    <w:rsid w:val="00717A5D"/>
    <w:rsid w:val="00717E3A"/>
    <w:rsid w:val="00717EA6"/>
    <w:rsid w:val="00720311"/>
    <w:rsid w:val="00720480"/>
    <w:rsid w:val="007205EA"/>
    <w:rsid w:val="00720964"/>
    <w:rsid w:val="00720C9E"/>
    <w:rsid w:val="00720F1D"/>
    <w:rsid w:val="00721017"/>
    <w:rsid w:val="007210AB"/>
    <w:rsid w:val="00721138"/>
    <w:rsid w:val="0072113F"/>
    <w:rsid w:val="00721FD2"/>
    <w:rsid w:val="00722184"/>
    <w:rsid w:val="0072220F"/>
    <w:rsid w:val="00722233"/>
    <w:rsid w:val="0072232A"/>
    <w:rsid w:val="007224DF"/>
    <w:rsid w:val="00722A97"/>
    <w:rsid w:val="00722C96"/>
    <w:rsid w:val="00722D1C"/>
    <w:rsid w:val="00722DDE"/>
    <w:rsid w:val="00722EEF"/>
    <w:rsid w:val="0072312E"/>
    <w:rsid w:val="0072324C"/>
    <w:rsid w:val="00723281"/>
    <w:rsid w:val="0072330D"/>
    <w:rsid w:val="00723448"/>
    <w:rsid w:val="007236AD"/>
    <w:rsid w:val="00723D84"/>
    <w:rsid w:val="0072409E"/>
    <w:rsid w:val="00724ABB"/>
    <w:rsid w:val="00725065"/>
    <w:rsid w:val="007251F0"/>
    <w:rsid w:val="00725649"/>
    <w:rsid w:val="0072579B"/>
    <w:rsid w:val="00725832"/>
    <w:rsid w:val="00725BEE"/>
    <w:rsid w:val="00725FEE"/>
    <w:rsid w:val="007261F9"/>
    <w:rsid w:val="0072667F"/>
    <w:rsid w:val="007269A2"/>
    <w:rsid w:val="0072720C"/>
    <w:rsid w:val="0072722D"/>
    <w:rsid w:val="00727319"/>
    <w:rsid w:val="0072737C"/>
    <w:rsid w:val="007277FD"/>
    <w:rsid w:val="00727834"/>
    <w:rsid w:val="007279FF"/>
    <w:rsid w:val="00727AEA"/>
    <w:rsid w:val="00727BE2"/>
    <w:rsid w:val="00727C8A"/>
    <w:rsid w:val="00727D20"/>
    <w:rsid w:val="00727DC1"/>
    <w:rsid w:val="00727EBF"/>
    <w:rsid w:val="00730967"/>
    <w:rsid w:val="007309CE"/>
    <w:rsid w:val="00730ADC"/>
    <w:rsid w:val="00730E92"/>
    <w:rsid w:val="007314CA"/>
    <w:rsid w:val="007316EA"/>
    <w:rsid w:val="007318DB"/>
    <w:rsid w:val="007319A9"/>
    <w:rsid w:val="00731CDC"/>
    <w:rsid w:val="007325BC"/>
    <w:rsid w:val="0073285E"/>
    <w:rsid w:val="0073334C"/>
    <w:rsid w:val="007333CD"/>
    <w:rsid w:val="00733441"/>
    <w:rsid w:val="007334E1"/>
    <w:rsid w:val="007339D0"/>
    <w:rsid w:val="007339E2"/>
    <w:rsid w:val="00733B5D"/>
    <w:rsid w:val="00733BA4"/>
    <w:rsid w:val="00733EA1"/>
    <w:rsid w:val="007340E0"/>
    <w:rsid w:val="0073452F"/>
    <w:rsid w:val="00735218"/>
    <w:rsid w:val="007359E8"/>
    <w:rsid w:val="00735D6A"/>
    <w:rsid w:val="00735EBD"/>
    <w:rsid w:val="00735EE1"/>
    <w:rsid w:val="00736703"/>
    <w:rsid w:val="00736C91"/>
    <w:rsid w:val="00736D3E"/>
    <w:rsid w:val="00736D59"/>
    <w:rsid w:val="0073704D"/>
    <w:rsid w:val="007376DD"/>
    <w:rsid w:val="007378F4"/>
    <w:rsid w:val="00737FA7"/>
    <w:rsid w:val="00740360"/>
    <w:rsid w:val="00740D56"/>
    <w:rsid w:val="00740F44"/>
    <w:rsid w:val="00740FBD"/>
    <w:rsid w:val="0074107B"/>
    <w:rsid w:val="007416A1"/>
    <w:rsid w:val="007416F4"/>
    <w:rsid w:val="00741712"/>
    <w:rsid w:val="00741877"/>
    <w:rsid w:val="0074188C"/>
    <w:rsid w:val="007418B6"/>
    <w:rsid w:val="007419D5"/>
    <w:rsid w:val="007419FB"/>
    <w:rsid w:val="00741CD6"/>
    <w:rsid w:val="00741E97"/>
    <w:rsid w:val="00741FA1"/>
    <w:rsid w:val="00742268"/>
    <w:rsid w:val="007424AF"/>
    <w:rsid w:val="007427BD"/>
    <w:rsid w:val="00742D5D"/>
    <w:rsid w:val="00743014"/>
    <w:rsid w:val="0074305D"/>
    <w:rsid w:val="007430BD"/>
    <w:rsid w:val="007430D1"/>
    <w:rsid w:val="00743B3C"/>
    <w:rsid w:val="00743B5E"/>
    <w:rsid w:val="00743C70"/>
    <w:rsid w:val="00743FF0"/>
    <w:rsid w:val="0074403B"/>
    <w:rsid w:val="00744070"/>
    <w:rsid w:val="007442E8"/>
    <w:rsid w:val="0074449B"/>
    <w:rsid w:val="007444FC"/>
    <w:rsid w:val="007447AB"/>
    <w:rsid w:val="0074487F"/>
    <w:rsid w:val="00744D12"/>
    <w:rsid w:val="007453EE"/>
    <w:rsid w:val="0074576E"/>
    <w:rsid w:val="00745A80"/>
    <w:rsid w:val="00745BF8"/>
    <w:rsid w:val="00745E90"/>
    <w:rsid w:val="0074647F"/>
    <w:rsid w:val="007466BC"/>
    <w:rsid w:val="00746BB4"/>
    <w:rsid w:val="00746C6C"/>
    <w:rsid w:val="00746E79"/>
    <w:rsid w:val="00746F86"/>
    <w:rsid w:val="00746FD0"/>
    <w:rsid w:val="007471AA"/>
    <w:rsid w:val="0074759F"/>
    <w:rsid w:val="0074769B"/>
    <w:rsid w:val="007476FC"/>
    <w:rsid w:val="00747712"/>
    <w:rsid w:val="007478FE"/>
    <w:rsid w:val="007479A0"/>
    <w:rsid w:val="00747BA9"/>
    <w:rsid w:val="00747DE4"/>
    <w:rsid w:val="00750022"/>
    <w:rsid w:val="0075059D"/>
    <w:rsid w:val="00750803"/>
    <w:rsid w:val="00750853"/>
    <w:rsid w:val="00750BCB"/>
    <w:rsid w:val="007514D4"/>
    <w:rsid w:val="00751629"/>
    <w:rsid w:val="00751BEF"/>
    <w:rsid w:val="00751BF2"/>
    <w:rsid w:val="00751D3F"/>
    <w:rsid w:val="00751E35"/>
    <w:rsid w:val="00751F3A"/>
    <w:rsid w:val="00751FCE"/>
    <w:rsid w:val="007521FF"/>
    <w:rsid w:val="007522FE"/>
    <w:rsid w:val="00752714"/>
    <w:rsid w:val="00752B9C"/>
    <w:rsid w:val="0075348F"/>
    <w:rsid w:val="00753493"/>
    <w:rsid w:val="0075353E"/>
    <w:rsid w:val="0075370F"/>
    <w:rsid w:val="0075398A"/>
    <w:rsid w:val="00753AB2"/>
    <w:rsid w:val="00753C66"/>
    <w:rsid w:val="00753E64"/>
    <w:rsid w:val="00754193"/>
    <w:rsid w:val="00754204"/>
    <w:rsid w:val="00754694"/>
    <w:rsid w:val="007548AE"/>
    <w:rsid w:val="007549E6"/>
    <w:rsid w:val="00754BDC"/>
    <w:rsid w:val="00754C26"/>
    <w:rsid w:val="00754E95"/>
    <w:rsid w:val="00754F4C"/>
    <w:rsid w:val="00754FD1"/>
    <w:rsid w:val="007550E0"/>
    <w:rsid w:val="0075535C"/>
    <w:rsid w:val="0075536F"/>
    <w:rsid w:val="007556C3"/>
    <w:rsid w:val="00755F1A"/>
    <w:rsid w:val="00756209"/>
    <w:rsid w:val="00756612"/>
    <w:rsid w:val="007567AA"/>
    <w:rsid w:val="00756A20"/>
    <w:rsid w:val="00756C83"/>
    <w:rsid w:val="00756CF6"/>
    <w:rsid w:val="007575EC"/>
    <w:rsid w:val="0075768E"/>
    <w:rsid w:val="007578E4"/>
    <w:rsid w:val="00757E67"/>
    <w:rsid w:val="0076001D"/>
    <w:rsid w:val="0076012F"/>
    <w:rsid w:val="00760172"/>
    <w:rsid w:val="007601B0"/>
    <w:rsid w:val="00760395"/>
    <w:rsid w:val="0076042D"/>
    <w:rsid w:val="00760506"/>
    <w:rsid w:val="00760591"/>
    <w:rsid w:val="007605CD"/>
    <w:rsid w:val="007607B0"/>
    <w:rsid w:val="00760989"/>
    <w:rsid w:val="00760D2E"/>
    <w:rsid w:val="00760DC1"/>
    <w:rsid w:val="0076117D"/>
    <w:rsid w:val="007611F9"/>
    <w:rsid w:val="00761599"/>
    <w:rsid w:val="00761666"/>
    <w:rsid w:val="00761743"/>
    <w:rsid w:val="00761ADB"/>
    <w:rsid w:val="0076228F"/>
    <w:rsid w:val="007622E1"/>
    <w:rsid w:val="007624C1"/>
    <w:rsid w:val="00762560"/>
    <w:rsid w:val="00762A84"/>
    <w:rsid w:val="00762E59"/>
    <w:rsid w:val="00762E78"/>
    <w:rsid w:val="007633D3"/>
    <w:rsid w:val="007636C6"/>
    <w:rsid w:val="007636D2"/>
    <w:rsid w:val="007637B2"/>
    <w:rsid w:val="0076394A"/>
    <w:rsid w:val="00763AEF"/>
    <w:rsid w:val="00763FE4"/>
    <w:rsid w:val="00764483"/>
    <w:rsid w:val="007646D1"/>
    <w:rsid w:val="0076479A"/>
    <w:rsid w:val="00764853"/>
    <w:rsid w:val="00764C67"/>
    <w:rsid w:val="00764CFF"/>
    <w:rsid w:val="00764DE2"/>
    <w:rsid w:val="007650FB"/>
    <w:rsid w:val="00765336"/>
    <w:rsid w:val="0076538F"/>
    <w:rsid w:val="007654B2"/>
    <w:rsid w:val="00765C6D"/>
    <w:rsid w:val="00765DF8"/>
    <w:rsid w:val="00766397"/>
    <w:rsid w:val="0076641D"/>
    <w:rsid w:val="0076661C"/>
    <w:rsid w:val="00766771"/>
    <w:rsid w:val="00766E3E"/>
    <w:rsid w:val="00767096"/>
    <w:rsid w:val="0076756E"/>
    <w:rsid w:val="0076757C"/>
    <w:rsid w:val="0076782D"/>
    <w:rsid w:val="00767A6D"/>
    <w:rsid w:val="00767B7C"/>
    <w:rsid w:val="007700A2"/>
    <w:rsid w:val="00770162"/>
    <w:rsid w:val="00770255"/>
    <w:rsid w:val="00770294"/>
    <w:rsid w:val="0077035B"/>
    <w:rsid w:val="007704C9"/>
    <w:rsid w:val="007708F6"/>
    <w:rsid w:val="00770954"/>
    <w:rsid w:val="00770A2E"/>
    <w:rsid w:val="00770F09"/>
    <w:rsid w:val="00770F21"/>
    <w:rsid w:val="00771645"/>
    <w:rsid w:val="007718B9"/>
    <w:rsid w:val="007718E7"/>
    <w:rsid w:val="00771CBA"/>
    <w:rsid w:val="00771D88"/>
    <w:rsid w:val="00771EB6"/>
    <w:rsid w:val="00771F4A"/>
    <w:rsid w:val="00772233"/>
    <w:rsid w:val="00772BD2"/>
    <w:rsid w:val="00772F59"/>
    <w:rsid w:val="00773259"/>
    <w:rsid w:val="007732DE"/>
    <w:rsid w:val="007734B3"/>
    <w:rsid w:val="00773A0B"/>
    <w:rsid w:val="00773A60"/>
    <w:rsid w:val="00773CDE"/>
    <w:rsid w:val="00773CF2"/>
    <w:rsid w:val="00773CF7"/>
    <w:rsid w:val="00774104"/>
    <w:rsid w:val="0077412D"/>
    <w:rsid w:val="00774166"/>
    <w:rsid w:val="00774190"/>
    <w:rsid w:val="00774395"/>
    <w:rsid w:val="00774396"/>
    <w:rsid w:val="007746D6"/>
    <w:rsid w:val="00774D22"/>
    <w:rsid w:val="00774ED7"/>
    <w:rsid w:val="0077563C"/>
    <w:rsid w:val="00775AE0"/>
    <w:rsid w:val="00775D12"/>
    <w:rsid w:val="00775D1A"/>
    <w:rsid w:val="00776164"/>
    <w:rsid w:val="007766D5"/>
    <w:rsid w:val="007768D6"/>
    <w:rsid w:val="00776BE5"/>
    <w:rsid w:val="00776E8C"/>
    <w:rsid w:val="0077701F"/>
    <w:rsid w:val="00777894"/>
    <w:rsid w:val="00777CD2"/>
    <w:rsid w:val="00777D8D"/>
    <w:rsid w:val="00777E09"/>
    <w:rsid w:val="00777F43"/>
    <w:rsid w:val="007801EC"/>
    <w:rsid w:val="00780226"/>
    <w:rsid w:val="007803FF"/>
    <w:rsid w:val="00780B0D"/>
    <w:rsid w:val="00780D0D"/>
    <w:rsid w:val="00781184"/>
    <w:rsid w:val="00781C22"/>
    <w:rsid w:val="00781CA7"/>
    <w:rsid w:val="00782281"/>
    <w:rsid w:val="00782719"/>
    <w:rsid w:val="007829D4"/>
    <w:rsid w:val="00782C6C"/>
    <w:rsid w:val="00782D07"/>
    <w:rsid w:val="00782D51"/>
    <w:rsid w:val="00783481"/>
    <w:rsid w:val="00783499"/>
    <w:rsid w:val="00783595"/>
    <w:rsid w:val="00783674"/>
    <w:rsid w:val="007838A3"/>
    <w:rsid w:val="00783B0F"/>
    <w:rsid w:val="00783BAB"/>
    <w:rsid w:val="00783CF6"/>
    <w:rsid w:val="00783F90"/>
    <w:rsid w:val="00783FD3"/>
    <w:rsid w:val="007841CE"/>
    <w:rsid w:val="00784220"/>
    <w:rsid w:val="00784238"/>
    <w:rsid w:val="00784371"/>
    <w:rsid w:val="007843AC"/>
    <w:rsid w:val="007844C9"/>
    <w:rsid w:val="00784590"/>
    <w:rsid w:val="007845E4"/>
    <w:rsid w:val="00784886"/>
    <w:rsid w:val="00784D81"/>
    <w:rsid w:val="00784EFE"/>
    <w:rsid w:val="0078552A"/>
    <w:rsid w:val="00785979"/>
    <w:rsid w:val="00785D34"/>
    <w:rsid w:val="00785D69"/>
    <w:rsid w:val="00786081"/>
    <w:rsid w:val="0078616E"/>
    <w:rsid w:val="0078618D"/>
    <w:rsid w:val="00786324"/>
    <w:rsid w:val="0078654C"/>
    <w:rsid w:val="00786C8B"/>
    <w:rsid w:val="00786D11"/>
    <w:rsid w:val="00786EC9"/>
    <w:rsid w:val="00787098"/>
    <w:rsid w:val="007871D6"/>
    <w:rsid w:val="007873F1"/>
    <w:rsid w:val="00787472"/>
    <w:rsid w:val="00787490"/>
    <w:rsid w:val="007877A6"/>
    <w:rsid w:val="00787B61"/>
    <w:rsid w:val="00787C04"/>
    <w:rsid w:val="00787D3C"/>
    <w:rsid w:val="00787DF8"/>
    <w:rsid w:val="0079011B"/>
    <w:rsid w:val="0079015C"/>
    <w:rsid w:val="00790491"/>
    <w:rsid w:val="00791022"/>
    <w:rsid w:val="007912EF"/>
    <w:rsid w:val="0079144B"/>
    <w:rsid w:val="00791539"/>
    <w:rsid w:val="00791580"/>
    <w:rsid w:val="00791B13"/>
    <w:rsid w:val="00791D9B"/>
    <w:rsid w:val="00791E5C"/>
    <w:rsid w:val="00791F3E"/>
    <w:rsid w:val="00791FDA"/>
    <w:rsid w:val="007921A8"/>
    <w:rsid w:val="007923C6"/>
    <w:rsid w:val="0079263E"/>
    <w:rsid w:val="007927F4"/>
    <w:rsid w:val="00792A5A"/>
    <w:rsid w:val="00792AA9"/>
    <w:rsid w:val="00792DD9"/>
    <w:rsid w:val="00792EAE"/>
    <w:rsid w:val="00792F8A"/>
    <w:rsid w:val="007931B9"/>
    <w:rsid w:val="00793559"/>
    <w:rsid w:val="0079385F"/>
    <w:rsid w:val="00793DE7"/>
    <w:rsid w:val="00793FEC"/>
    <w:rsid w:val="00794000"/>
    <w:rsid w:val="0079411F"/>
    <w:rsid w:val="00794296"/>
    <w:rsid w:val="0079446E"/>
    <w:rsid w:val="00794611"/>
    <w:rsid w:val="00794889"/>
    <w:rsid w:val="0079517C"/>
    <w:rsid w:val="00795728"/>
    <w:rsid w:val="0079581F"/>
    <w:rsid w:val="00795B88"/>
    <w:rsid w:val="00795E12"/>
    <w:rsid w:val="00796811"/>
    <w:rsid w:val="00796BA0"/>
    <w:rsid w:val="00796E38"/>
    <w:rsid w:val="0079707E"/>
    <w:rsid w:val="0079726C"/>
    <w:rsid w:val="00797396"/>
    <w:rsid w:val="007974E6"/>
    <w:rsid w:val="007976AD"/>
    <w:rsid w:val="00797787"/>
    <w:rsid w:val="00797AC2"/>
    <w:rsid w:val="00797BC5"/>
    <w:rsid w:val="00797D86"/>
    <w:rsid w:val="00797FD8"/>
    <w:rsid w:val="007A0505"/>
    <w:rsid w:val="007A0617"/>
    <w:rsid w:val="007A099E"/>
    <w:rsid w:val="007A0BBD"/>
    <w:rsid w:val="007A0BE1"/>
    <w:rsid w:val="007A0DBB"/>
    <w:rsid w:val="007A0F35"/>
    <w:rsid w:val="007A10CA"/>
    <w:rsid w:val="007A12A7"/>
    <w:rsid w:val="007A1484"/>
    <w:rsid w:val="007A17D7"/>
    <w:rsid w:val="007A18F5"/>
    <w:rsid w:val="007A19E4"/>
    <w:rsid w:val="007A2A7D"/>
    <w:rsid w:val="007A2C15"/>
    <w:rsid w:val="007A31FB"/>
    <w:rsid w:val="007A3284"/>
    <w:rsid w:val="007A385E"/>
    <w:rsid w:val="007A39CE"/>
    <w:rsid w:val="007A3E55"/>
    <w:rsid w:val="007A4094"/>
    <w:rsid w:val="007A42A8"/>
    <w:rsid w:val="007A43F6"/>
    <w:rsid w:val="007A4919"/>
    <w:rsid w:val="007A4F04"/>
    <w:rsid w:val="007A51FE"/>
    <w:rsid w:val="007A53EE"/>
    <w:rsid w:val="007A54D0"/>
    <w:rsid w:val="007A5766"/>
    <w:rsid w:val="007A5A2B"/>
    <w:rsid w:val="007A5AF7"/>
    <w:rsid w:val="007A5EE5"/>
    <w:rsid w:val="007A5F1F"/>
    <w:rsid w:val="007A61D8"/>
    <w:rsid w:val="007A690C"/>
    <w:rsid w:val="007A6945"/>
    <w:rsid w:val="007A69C5"/>
    <w:rsid w:val="007A6B7D"/>
    <w:rsid w:val="007A775C"/>
    <w:rsid w:val="007A7AA4"/>
    <w:rsid w:val="007A7AE2"/>
    <w:rsid w:val="007A7F23"/>
    <w:rsid w:val="007B00C7"/>
    <w:rsid w:val="007B00E9"/>
    <w:rsid w:val="007B0228"/>
    <w:rsid w:val="007B0250"/>
    <w:rsid w:val="007B058C"/>
    <w:rsid w:val="007B05B3"/>
    <w:rsid w:val="007B071F"/>
    <w:rsid w:val="007B073E"/>
    <w:rsid w:val="007B0CC9"/>
    <w:rsid w:val="007B107A"/>
    <w:rsid w:val="007B12D5"/>
    <w:rsid w:val="007B169A"/>
    <w:rsid w:val="007B17FD"/>
    <w:rsid w:val="007B192F"/>
    <w:rsid w:val="007B1CED"/>
    <w:rsid w:val="007B24FF"/>
    <w:rsid w:val="007B2668"/>
    <w:rsid w:val="007B28DC"/>
    <w:rsid w:val="007B295A"/>
    <w:rsid w:val="007B2BBF"/>
    <w:rsid w:val="007B2E5E"/>
    <w:rsid w:val="007B32C9"/>
    <w:rsid w:val="007B3AAE"/>
    <w:rsid w:val="007B3AC1"/>
    <w:rsid w:val="007B3AF4"/>
    <w:rsid w:val="007B3B7A"/>
    <w:rsid w:val="007B3C05"/>
    <w:rsid w:val="007B421D"/>
    <w:rsid w:val="007B42BE"/>
    <w:rsid w:val="007B4417"/>
    <w:rsid w:val="007B447E"/>
    <w:rsid w:val="007B44EF"/>
    <w:rsid w:val="007B4C78"/>
    <w:rsid w:val="007B4E5A"/>
    <w:rsid w:val="007B4F7C"/>
    <w:rsid w:val="007B4F92"/>
    <w:rsid w:val="007B51EE"/>
    <w:rsid w:val="007B534C"/>
    <w:rsid w:val="007B5808"/>
    <w:rsid w:val="007B5AD2"/>
    <w:rsid w:val="007B5CB6"/>
    <w:rsid w:val="007B5F3D"/>
    <w:rsid w:val="007B645B"/>
    <w:rsid w:val="007B64C5"/>
    <w:rsid w:val="007B6672"/>
    <w:rsid w:val="007B67EA"/>
    <w:rsid w:val="007B686B"/>
    <w:rsid w:val="007B6F07"/>
    <w:rsid w:val="007B7134"/>
    <w:rsid w:val="007B72A0"/>
    <w:rsid w:val="007B72D1"/>
    <w:rsid w:val="007B7892"/>
    <w:rsid w:val="007B7B95"/>
    <w:rsid w:val="007B7DD5"/>
    <w:rsid w:val="007B7F75"/>
    <w:rsid w:val="007C0029"/>
    <w:rsid w:val="007C0136"/>
    <w:rsid w:val="007C0A1C"/>
    <w:rsid w:val="007C0CA4"/>
    <w:rsid w:val="007C0CDE"/>
    <w:rsid w:val="007C0EB3"/>
    <w:rsid w:val="007C113F"/>
    <w:rsid w:val="007C124D"/>
    <w:rsid w:val="007C167E"/>
    <w:rsid w:val="007C19DE"/>
    <w:rsid w:val="007C1A51"/>
    <w:rsid w:val="007C1BE1"/>
    <w:rsid w:val="007C1EDE"/>
    <w:rsid w:val="007C2042"/>
    <w:rsid w:val="007C23B0"/>
    <w:rsid w:val="007C25C8"/>
    <w:rsid w:val="007C2701"/>
    <w:rsid w:val="007C2733"/>
    <w:rsid w:val="007C2BA4"/>
    <w:rsid w:val="007C2BFE"/>
    <w:rsid w:val="007C2E52"/>
    <w:rsid w:val="007C308A"/>
    <w:rsid w:val="007C330D"/>
    <w:rsid w:val="007C3660"/>
    <w:rsid w:val="007C38E7"/>
    <w:rsid w:val="007C3D8C"/>
    <w:rsid w:val="007C3F3F"/>
    <w:rsid w:val="007C413A"/>
    <w:rsid w:val="007C4187"/>
    <w:rsid w:val="007C4BD6"/>
    <w:rsid w:val="007C4C40"/>
    <w:rsid w:val="007C4CA3"/>
    <w:rsid w:val="007C4D29"/>
    <w:rsid w:val="007C4FAE"/>
    <w:rsid w:val="007C526B"/>
    <w:rsid w:val="007C52EE"/>
    <w:rsid w:val="007C538D"/>
    <w:rsid w:val="007C53EF"/>
    <w:rsid w:val="007C54A7"/>
    <w:rsid w:val="007C58FA"/>
    <w:rsid w:val="007C5A64"/>
    <w:rsid w:val="007C5BC8"/>
    <w:rsid w:val="007C5C7E"/>
    <w:rsid w:val="007C5CA1"/>
    <w:rsid w:val="007C5D8C"/>
    <w:rsid w:val="007C6032"/>
    <w:rsid w:val="007C6612"/>
    <w:rsid w:val="007C69E8"/>
    <w:rsid w:val="007C6CB6"/>
    <w:rsid w:val="007C6CB7"/>
    <w:rsid w:val="007C70AF"/>
    <w:rsid w:val="007C73A7"/>
    <w:rsid w:val="007C7687"/>
    <w:rsid w:val="007C7845"/>
    <w:rsid w:val="007C7895"/>
    <w:rsid w:val="007C7A55"/>
    <w:rsid w:val="007D0129"/>
    <w:rsid w:val="007D036C"/>
    <w:rsid w:val="007D0C32"/>
    <w:rsid w:val="007D0C47"/>
    <w:rsid w:val="007D109A"/>
    <w:rsid w:val="007D18C9"/>
    <w:rsid w:val="007D1C39"/>
    <w:rsid w:val="007D1C45"/>
    <w:rsid w:val="007D21DC"/>
    <w:rsid w:val="007D23A8"/>
    <w:rsid w:val="007D2A09"/>
    <w:rsid w:val="007D2A7A"/>
    <w:rsid w:val="007D2E3F"/>
    <w:rsid w:val="007D2EAE"/>
    <w:rsid w:val="007D3454"/>
    <w:rsid w:val="007D3B53"/>
    <w:rsid w:val="007D3BC0"/>
    <w:rsid w:val="007D3E2A"/>
    <w:rsid w:val="007D4437"/>
    <w:rsid w:val="007D4452"/>
    <w:rsid w:val="007D45C3"/>
    <w:rsid w:val="007D462F"/>
    <w:rsid w:val="007D4725"/>
    <w:rsid w:val="007D4CF5"/>
    <w:rsid w:val="007D4DC7"/>
    <w:rsid w:val="007D4EEA"/>
    <w:rsid w:val="007D4F9C"/>
    <w:rsid w:val="007D5269"/>
    <w:rsid w:val="007D5426"/>
    <w:rsid w:val="007D562F"/>
    <w:rsid w:val="007D5A14"/>
    <w:rsid w:val="007D5E6F"/>
    <w:rsid w:val="007D620F"/>
    <w:rsid w:val="007D62A7"/>
    <w:rsid w:val="007D6365"/>
    <w:rsid w:val="007D647F"/>
    <w:rsid w:val="007D675D"/>
    <w:rsid w:val="007D6836"/>
    <w:rsid w:val="007D68F9"/>
    <w:rsid w:val="007D6976"/>
    <w:rsid w:val="007D6D32"/>
    <w:rsid w:val="007D6F9E"/>
    <w:rsid w:val="007D70F2"/>
    <w:rsid w:val="007D7202"/>
    <w:rsid w:val="007D7530"/>
    <w:rsid w:val="007D7545"/>
    <w:rsid w:val="007D75B6"/>
    <w:rsid w:val="007D76A0"/>
    <w:rsid w:val="007D7995"/>
    <w:rsid w:val="007D7C63"/>
    <w:rsid w:val="007D7E60"/>
    <w:rsid w:val="007E0092"/>
    <w:rsid w:val="007E016E"/>
    <w:rsid w:val="007E01CF"/>
    <w:rsid w:val="007E036D"/>
    <w:rsid w:val="007E0589"/>
    <w:rsid w:val="007E07B5"/>
    <w:rsid w:val="007E0838"/>
    <w:rsid w:val="007E08DB"/>
    <w:rsid w:val="007E0970"/>
    <w:rsid w:val="007E0A39"/>
    <w:rsid w:val="007E0A83"/>
    <w:rsid w:val="007E0E0F"/>
    <w:rsid w:val="007E138D"/>
    <w:rsid w:val="007E14BA"/>
    <w:rsid w:val="007E168C"/>
    <w:rsid w:val="007E1989"/>
    <w:rsid w:val="007E1A55"/>
    <w:rsid w:val="007E1D67"/>
    <w:rsid w:val="007E20B5"/>
    <w:rsid w:val="007E2271"/>
    <w:rsid w:val="007E248E"/>
    <w:rsid w:val="007E2768"/>
    <w:rsid w:val="007E27D5"/>
    <w:rsid w:val="007E290A"/>
    <w:rsid w:val="007E32E7"/>
    <w:rsid w:val="007E32F4"/>
    <w:rsid w:val="007E3319"/>
    <w:rsid w:val="007E3654"/>
    <w:rsid w:val="007E3A25"/>
    <w:rsid w:val="007E3AB4"/>
    <w:rsid w:val="007E3E10"/>
    <w:rsid w:val="007E408B"/>
    <w:rsid w:val="007E4175"/>
    <w:rsid w:val="007E4239"/>
    <w:rsid w:val="007E4549"/>
    <w:rsid w:val="007E462D"/>
    <w:rsid w:val="007E46F1"/>
    <w:rsid w:val="007E47AE"/>
    <w:rsid w:val="007E48AC"/>
    <w:rsid w:val="007E48D4"/>
    <w:rsid w:val="007E4950"/>
    <w:rsid w:val="007E4AF5"/>
    <w:rsid w:val="007E5034"/>
    <w:rsid w:val="007E5058"/>
    <w:rsid w:val="007E583C"/>
    <w:rsid w:val="007E587F"/>
    <w:rsid w:val="007E5C24"/>
    <w:rsid w:val="007E5ECA"/>
    <w:rsid w:val="007E63F8"/>
    <w:rsid w:val="007E640A"/>
    <w:rsid w:val="007E64A6"/>
    <w:rsid w:val="007E657B"/>
    <w:rsid w:val="007E6DCA"/>
    <w:rsid w:val="007E7060"/>
    <w:rsid w:val="007E70EE"/>
    <w:rsid w:val="007E7314"/>
    <w:rsid w:val="007E7775"/>
    <w:rsid w:val="007E7965"/>
    <w:rsid w:val="007F0020"/>
    <w:rsid w:val="007F00D6"/>
    <w:rsid w:val="007F0108"/>
    <w:rsid w:val="007F0264"/>
    <w:rsid w:val="007F026B"/>
    <w:rsid w:val="007F043E"/>
    <w:rsid w:val="007F074F"/>
    <w:rsid w:val="007F0C40"/>
    <w:rsid w:val="007F1158"/>
    <w:rsid w:val="007F14BE"/>
    <w:rsid w:val="007F16CF"/>
    <w:rsid w:val="007F19F6"/>
    <w:rsid w:val="007F1B9B"/>
    <w:rsid w:val="007F1BDE"/>
    <w:rsid w:val="007F20A5"/>
    <w:rsid w:val="007F2349"/>
    <w:rsid w:val="007F24D7"/>
    <w:rsid w:val="007F26CD"/>
    <w:rsid w:val="007F27E8"/>
    <w:rsid w:val="007F28E6"/>
    <w:rsid w:val="007F2AAD"/>
    <w:rsid w:val="007F2B82"/>
    <w:rsid w:val="007F3104"/>
    <w:rsid w:val="007F3661"/>
    <w:rsid w:val="007F3890"/>
    <w:rsid w:val="007F38A4"/>
    <w:rsid w:val="007F3C89"/>
    <w:rsid w:val="007F3F0A"/>
    <w:rsid w:val="007F3FC6"/>
    <w:rsid w:val="007F41A2"/>
    <w:rsid w:val="007F4377"/>
    <w:rsid w:val="007F45C3"/>
    <w:rsid w:val="007F4629"/>
    <w:rsid w:val="007F4653"/>
    <w:rsid w:val="007F469A"/>
    <w:rsid w:val="007F4CE6"/>
    <w:rsid w:val="007F4EB6"/>
    <w:rsid w:val="007F57BC"/>
    <w:rsid w:val="007F5918"/>
    <w:rsid w:val="007F5E52"/>
    <w:rsid w:val="007F6567"/>
    <w:rsid w:val="007F6583"/>
    <w:rsid w:val="007F6839"/>
    <w:rsid w:val="007F6ADC"/>
    <w:rsid w:val="007F6FDD"/>
    <w:rsid w:val="007F763F"/>
    <w:rsid w:val="007F7B7B"/>
    <w:rsid w:val="007F7BB1"/>
    <w:rsid w:val="008002C0"/>
    <w:rsid w:val="0080038E"/>
    <w:rsid w:val="008009FF"/>
    <w:rsid w:val="00800D5E"/>
    <w:rsid w:val="00800F98"/>
    <w:rsid w:val="008014F4"/>
    <w:rsid w:val="00801853"/>
    <w:rsid w:val="0080188B"/>
    <w:rsid w:val="00801956"/>
    <w:rsid w:val="008019A0"/>
    <w:rsid w:val="00801ACB"/>
    <w:rsid w:val="00801AE1"/>
    <w:rsid w:val="00801B6D"/>
    <w:rsid w:val="00801E76"/>
    <w:rsid w:val="008021C8"/>
    <w:rsid w:val="0080221E"/>
    <w:rsid w:val="00802CDD"/>
    <w:rsid w:val="00802F5C"/>
    <w:rsid w:val="00803008"/>
    <w:rsid w:val="00803362"/>
    <w:rsid w:val="00803554"/>
    <w:rsid w:val="0080392C"/>
    <w:rsid w:val="00803E09"/>
    <w:rsid w:val="00803ED7"/>
    <w:rsid w:val="008046B2"/>
    <w:rsid w:val="00804744"/>
    <w:rsid w:val="00804D77"/>
    <w:rsid w:val="00805031"/>
    <w:rsid w:val="00805074"/>
    <w:rsid w:val="008050A8"/>
    <w:rsid w:val="008050B1"/>
    <w:rsid w:val="008055DD"/>
    <w:rsid w:val="00805D5E"/>
    <w:rsid w:val="00805F47"/>
    <w:rsid w:val="00806102"/>
    <w:rsid w:val="00806A61"/>
    <w:rsid w:val="00806E01"/>
    <w:rsid w:val="008072CD"/>
    <w:rsid w:val="0080737A"/>
    <w:rsid w:val="00807887"/>
    <w:rsid w:val="00807901"/>
    <w:rsid w:val="00807E8E"/>
    <w:rsid w:val="008101C2"/>
    <w:rsid w:val="008106C4"/>
    <w:rsid w:val="0081089A"/>
    <w:rsid w:val="00810965"/>
    <w:rsid w:val="0081173D"/>
    <w:rsid w:val="00811743"/>
    <w:rsid w:val="00811828"/>
    <w:rsid w:val="008118F4"/>
    <w:rsid w:val="00811AFB"/>
    <w:rsid w:val="00811D47"/>
    <w:rsid w:val="00811D8C"/>
    <w:rsid w:val="00812027"/>
    <w:rsid w:val="008122BA"/>
    <w:rsid w:val="008124D4"/>
    <w:rsid w:val="008128A9"/>
    <w:rsid w:val="008128EE"/>
    <w:rsid w:val="00812A2E"/>
    <w:rsid w:val="00812A5F"/>
    <w:rsid w:val="00812CBD"/>
    <w:rsid w:val="0081308E"/>
    <w:rsid w:val="00813511"/>
    <w:rsid w:val="00813632"/>
    <w:rsid w:val="008136B5"/>
    <w:rsid w:val="00813701"/>
    <w:rsid w:val="00813A2C"/>
    <w:rsid w:val="00814033"/>
    <w:rsid w:val="00814144"/>
    <w:rsid w:val="00814340"/>
    <w:rsid w:val="008146A1"/>
    <w:rsid w:val="00814B98"/>
    <w:rsid w:val="00814EAC"/>
    <w:rsid w:val="0081516F"/>
    <w:rsid w:val="008151B8"/>
    <w:rsid w:val="00815577"/>
    <w:rsid w:val="008155C1"/>
    <w:rsid w:val="008156CC"/>
    <w:rsid w:val="008157DE"/>
    <w:rsid w:val="00815AD0"/>
    <w:rsid w:val="00815CFB"/>
    <w:rsid w:val="00815DEE"/>
    <w:rsid w:val="00815F9E"/>
    <w:rsid w:val="008163C6"/>
    <w:rsid w:val="008164F4"/>
    <w:rsid w:val="00816932"/>
    <w:rsid w:val="008171DE"/>
    <w:rsid w:val="0081724D"/>
    <w:rsid w:val="00817458"/>
    <w:rsid w:val="00817704"/>
    <w:rsid w:val="0081773B"/>
    <w:rsid w:val="00817897"/>
    <w:rsid w:val="00820267"/>
    <w:rsid w:val="008204F6"/>
    <w:rsid w:val="008205BC"/>
    <w:rsid w:val="00820733"/>
    <w:rsid w:val="00820736"/>
    <w:rsid w:val="00820A28"/>
    <w:rsid w:val="00820C6A"/>
    <w:rsid w:val="00820C8A"/>
    <w:rsid w:val="00820DB7"/>
    <w:rsid w:val="008210B0"/>
    <w:rsid w:val="00821685"/>
    <w:rsid w:val="008218C5"/>
    <w:rsid w:val="00821E2D"/>
    <w:rsid w:val="00821EA3"/>
    <w:rsid w:val="008220A2"/>
    <w:rsid w:val="00822248"/>
    <w:rsid w:val="008223FB"/>
    <w:rsid w:val="00822926"/>
    <w:rsid w:val="00822C0D"/>
    <w:rsid w:val="00822C8D"/>
    <w:rsid w:val="00823156"/>
    <w:rsid w:val="008232E3"/>
    <w:rsid w:val="0082339D"/>
    <w:rsid w:val="008234F8"/>
    <w:rsid w:val="00823698"/>
    <w:rsid w:val="008239CB"/>
    <w:rsid w:val="008239E3"/>
    <w:rsid w:val="00823A7E"/>
    <w:rsid w:val="00823B98"/>
    <w:rsid w:val="00823BCE"/>
    <w:rsid w:val="00823EB5"/>
    <w:rsid w:val="00823F9F"/>
    <w:rsid w:val="00823FD5"/>
    <w:rsid w:val="00824A43"/>
    <w:rsid w:val="00824DB0"/>
    <w:rsid w:val="00824E8E"/>
    <w:rsid w:val="0082509A"/>
    <w:rsid w:val="0082512C"/>
    <w:rsid w:val="00825301"/>
    <w:rsid w:val="0082566C"/>
    <w:rsid w:val="0082572A"/>
    <w:rsid w:val="00825E75"/>
    <w:rsid w:val="00825F8C"/>
    <w:rsid w:val="008260F1"/>
    <w:rsid w:val="008262CB"/>
    <w:rsid w:val="0082684A"/>
    <w:rsid w:val="008268AC"/>
    <w:rsid w:val="008269A6"/>
    <w:rsid w:val="00827359"/>
    <w:rsid w:val="008274BE"/>
    <w:rsid w:val="008274F9"/>
    <w:rsid w:val="008277AB"/>
    <w:rsid w:val="0082787A"/>
    <w:rsid w:val="00827BF1"/>
    <w:rsid w:val="00827F2C"/>
    <w:rsid w:val="008303B5"/>
    <w:rsid w:val="008303DA"/>
    <w:rsid w:val="00830650"/>
    <w:rsid w:val="008307FD"/>
    <w:rsid w:val="008309AB"/>
    <w:rsid w:val="00830AD8"/>
    <w:rsid w:val="00830E3B"/>
    <w:rsid w:val="0083106C"/>
    <w:rsid w:val="00831117"/>
    <w:rsid w:val="00831245"/>
    <w:rsid w:val="00831313"/>
    <w:rsid w:val="00831351"/>
    <w:rsid w:val="00831717"/>
    <w:rsid w:val="00831FF4"/>
    <w:rsid w:val="00832331"/>
    <w:rsid w:val="00832588"/>
    <w:rsid w:val="00832733"/>
    <w:rsid w:val="00833198"/>
    <w:rsid w:val="00833309"/>
    <w:rsid w:val="0083332A"/>
    <w:rsid w:val="008336AA"/>
    <w:rsid w:val="008336D8"/>
    <w:rsid w:val="00833D47"/>
    <w:rsid w:val="00833F32"/>
    <w:rsid w:val="00833FEC"/>
    <w:rsid w:val="0083431D"/>
    <w:rsid w:val="00834453"/>
    <w:rsid w:val="0083483D"/>
    <w:rsid w:val="00834D0B"/>
    <w:rsid w:val="00834DC1"/>
    <w:rsid w:val="00834E2E"/>
    <w:rsid w:val="00834E9E"/>
    <w:rsid w:val="00834FAE"/>
    <w:rsid w:val="008351EE"/>
    <w:rsid w:val="008357C5"/>
    <w:rsid w:val="0083591C"/>
    <w:rsid w:val="00835CE1"/>
    <w:rsid w:val="00835FD2"/>
    <w:rsid w:val="00836369"/>
    <w:rsid w:val="0083641C"/>
    <w:rsid w:val="008364F6"/>
    <w:rsid w:val="00836B6F"/>
    <w:rsid w:val="00836BA0"/>
    <w:rsid w:val="00836BF2"/>
    <w:rsid w:val="00836E94"/>
    <w:rsid w:val="00836F6B"/>
    <w:rsid w:val="00837079"/>
    <w:rsid w:val="00837213"/>
    <w:rsid w:val="00837388"/>
    <w:rsid w:val="008375B1"/>
    <w:rsid w:val="0083763D"/>
    <w:rsid w:val="00837C54"/>
    <w:rsid w:val="00840267"/>
    <w:rsid w:val="00840368"/>
    <w:rsid w:val="00840A08"/>
    <w:rsid w:val="00840CAC"/>
    <w:rsid w:val="008411D3"/>
    <w:rsid w:val="0084138D"/>
    <w:rsid w:val="0084169A"/>
    <w:rsid w:val="0084180D"/>
    <w:rsid w:val="00841A52"/>
    <w:rsid w:val="0084238F"/>
    <w:rsid w:val="0084239B"/>
    <w:rsid w:val="00842A03"/>
    <w:rsid w:val="00842AD2"/>
    <w:rsid w:val="00842DE7"/>
    <w:rsid w:val="00842E34"/>
    <w:rsid w:val="0084392C"/>
    <w:rsid w:val="00843BDE"/>
    <w:rsid w:val="00843F8C"/>
    <w:rsid w:val="0084422D"/>
    <w:rsid w:val="008443C9"/>
    <w:rsid w:val="008443CE"/>
    <w:rsid w:val="008449DF"/>
    <w:rsid w:val="00844CBF"/>
    <w:rsid w:val="00845052"/>
    <w:rsid w:val="008450CE"/>
    <w:rsid w:val="00845103"/>
    <w:rsid w:val="008453DD"/>
    <w:rsid w:val="0084544E"/>
    <w:rsid w:val="0084562A"/>
    <w:rsid w:val="008459A4"/>
    <w:rsid w:val="00845B0E"/>
    <w:rsid w:val="00845E9A"/>
    <w:rsid w:val="00845F3E"/>
    <w:rsid w:val="00845F49"/>
    <w:rsid w:val="00846080"/>
    <w:rsid w:val="0084613B"/>
    <w:rsid w:val="00846524"/>
    <w:rsid w:val="00846653"/>
    <w:rsid w:val="008467B9"/>
    <w:rsid w:val="008468B0"/>
    <w:rsid w:val="00846CCF"/>
    <w:rsid w:val="00847048"/>
    <w:rsid w:val="008472DA"/>
    <w:rsid w:val="0084737C"/>
    <w:rsid w:val="00847731"/>
    <w:rsid w:val="008477D0"/>
    <w:rsid w:val="00847CCE"/>
    <w:rsid w:val="00847D28"/>
    <w:rsid w:val="00847DBC"/>
    <w:rsid w:val="008500B9"/>
    <w:rsid w:val="008500EA"/>
    <w:rsid w:val="008500EC"/>
    <w:rsid w:val="0085089A"/>
    <w:rsid w:val="00850A10"/>
    <w:rsid w:val="00850A29"/>
    <w:rsid w:val="00850C06"/>
    <w:rsid w:val="008515E8"/>
    <w:rsid w:val="008519A5"/>
    <w:rsid w:val="0085236A"/>
    <w:rsid w:val="00852484"/>
    <w:rsid w:val="00852768"/>
    <w:rsid w:val="0085294F"/>
    <w:rsid w:val="00853136"/>
    <w:rsid w:val="00853965"/>
    <w:rsid w:val="00853E15"/>
    <w:rsid w:val="00853EE6"/>
    <w:rsid w:val="00853FD0"/>
    <w:rsid w:val="00853FF5"/>
    <w:rsid w:val="00854148"/>
    <w:rsid w:val="00854653"/>
    <w:rsid w:val="00854A4A"/>
    <w:rsid w:val="00854A72"/>
    <w:rsid w:val="00854BF1"/>
    <w:rsid w:val="00854E95"/>
    <w:rsid w:val="00855178"/>
    <w:rsid w:val="008552BC"/>
    <w:rsid w:val="0085549F"/>
    <w:rsid w:val="0085552C"/>
    <w:rsid w:val="00855562"/>
    <w:rsid w:val="00855773"/>
    <w:rsid w:val="00855C16"/>
    <w:rsid w:val="00855CB9"/>
    <w:rsid w:val="00855DD1"/>
    <w:rsid w:val="00855E3F"/>
    <w:rsid w:val="00855E7E"/>
    <w:rsid w:val="00856B9D"/>
    <w:rsid w:val="00856E1C"/>
    <w:rsid w:val="00857061"/>
    <w:rsid w:val="00857116"/>
    <w:rsid w:val="0085712C"/>
    <w:rsid w:val="00857382"/>
    <w:rsid w:val="0085798E"/>
    <w:rsid w:val="00857C6D"/>
    <w:rsid w:val="00857F06"/>
    <w:rsid w:val="00857F22"/>
    <w:rsid w:val="00857F34"/>
    <w:rsid w:val="00857FBA"/>
    <w:rsid w:val="00860472"/>
    <w:rsid w:val="00860B09"/>
    <w:rsid w:val="00860DE3"/>
    <w:rsid w:val="00860EE6"/>
    <w:rsid w:val="00860FA6"/>
    <w:rsid w:val="008611E5"/>
    <w:rsid w:val="0086147B"/>
    <w:rsid w:val="008614F0"/>
    <w:rsid w:val="00861508"/>
    <w:rsid w:val="0086151C"/>
    <w:rsid w:val="00861C49"/>
    <w:rsid w:val="00861D15"/>
    <w:rsid w:val="00861D86"/>
    <w:rsid w:val="00861D95"/>
    <w:rsid w:val="00861F75"/>
    <w:rsid w:val="00862072"/>
    <w:rsid w:val="008621F0"/>
    <w:rsid w:val="00862213"/>
    <w:rsid w:val="00862274"/>
    <w:rsid w:val="008623D7"/>
    <w:rsid w:val="00862576"/>
    <w:rsid w:val="00862EFB"/>
    <w:rsid w:val="00863073"/>
    <w:rsid w:val="008630FE"/>
    <w:rsid w:val="0086356B"/>
    <w:rsid w:val="0086370E"/>
    <w:rsid w:val="00863B1C"/>
    <w:rsid w:val="00863F10"/>
    <w:rsid w:val="00863F1A"/>
    <w:rsid w:val="00863F30"/>
    <w:rsid w:val="00863FBE"/>
    <w:rsid w:val="00864017"/>
    <w:rsid w:val="00864242"/>
    <w:rsid w:val="0086427C"/>
    <w:rsid w:val="00864766"/>
    <w:rsid w:val="0086482C"/>
    <w:rsid w:val="00864935"/>
    <w:rsid w:val="00864A94"/>
    <w:rsid w:val="00864ADA"/>
    <w:rsid w:val="00864CAD"/>
    <w:rsid w:val="00864DCC"/>
    <w:rsid w:val="008655C4"/>
    <w:rsid w:val="0086593C"/>
    <w:rsid w:val="00865972"/>
    <w:rsid w:val="00866013"/>
    <w:rsid w:val="008660F2"/>
    <w:rsid w:val="008662AE"/>
    <w:rsid w:val="008665D4"/>
    <w:rsid w:val="008665FB"/>
    <w:rsid w:val="00866A5E"/>
    <w:rsid w:val="00866CBE"/>
    <w:rsid w:val="00866E0F"/>
    <w:rsid w:val="00866F1C"/>
    <w:rsid w:val="00866F86"/>
    <w:rsid w:val="0086706D"/>
    <w:rsid w:val="00867255"/>
    <w:rsid w:val="00867268"/>
    <w:rsid w:val="00867306"/>
    <w:rsid w:val="00867D6E"/>
    <w:rsid w:val="00870202"/>
    <w:rsid w:val="008704C9"/>
    <w:rsid w:val="0087058C"/>
    <w:rsid w:val="00870FFC"/>
    <w:rsid w:val="00871198"/>
    <w:rsid w:val="0087163B"/>
    <w:rsid w:val="008718DA"/>
    <w:rsid w:val="00871A9D"/>
    <w:rsid w:val="00871BBB"/>
    <w:rsid w:val="00871F19"/>
    <w:rsid w:val="00871F81"/>
    <w:rsid w:val="00872024"/>
    <w:rsid w:val="00872089"/>
    <w:rsid w:val="0087220E"/>
    <w:rsid w:val="00872506"/>
    <w:rsid w:val="00872658"/>
    <w:rsid w:val="00872766"/>
    <w:rsid w:val="00872980"/>
    <w:rsid w:val="00873141"/>
    <w:rsid w:val="008734FF"/>
    <w:rsid w:val="008735B3"/>
    <w:rsid w:val="00873733"/>
    <w:rsid w:val="0087373F"/>
    <w:rsid w:val="008737B8"/>
    <w:rsid w:val="00873BAC"/>
    <w:rsid w:val="00874124"/>
    <w:rsid w:val="00874425"/>
    <w:rsid w:val="008748E5"/>
    <w:rsid w:val="00874A78"/>
    <w:rsid w:val="00874C0B"/>
    <w:rsid w:val="00874C36"/>
    <w:rsid w:val="008751F4"/>
    <w:rsid w:val="008751FB"/>
    <w:rsid w:val="0087532D"/>
    <w:rsid w:val="008753F7"/>
    <w:rsid w:val="008753FF"/>
    <w:rsid w:val="00875438"/>
    <w:rsid w:val="00875A82"/>
    <w:rsid w:val="00875D9A"/>
    <w:rsid w:val="00876329"/>
    <w:rsid w:val="00876521"/>
    <w:rsid w:val="00876588"/>
    <w:rsid w:val="008766B6"/>
    <w:rsid w:val="0087687A"/>
    <w:rsid w:val="00876A6C"/>
    <w:rsid w:val="00876B7A"/>
    <w:rsid w:val="00876F2E"/>
    <w:rsid w:val="00876F8D"/>
    <w:rsid w:val="0087761C"/>
    <w:rsid w:val="00877965"/>
    <w:rsid w:val="00877A16"/>
    <w:rsid w:val="00877A37"/>
    <w:rsid w:val="00877C1C"/>
    <w:rsid w:val="00877C23"/>
    <w:rsid w:val="00877D6F"/>
    <w:rsid w:val="00877D81"/>
    <w:rsid w:val="00880161"/>
    <w:rsid w:val="00880306"/>
    <w:rsid w:val="00880660"/>
    <w:rsid w:val="00880760"/>
    <w:rsid w:val="00880789"/>
    <w:rsid w:val="00880BD6"/>
    <w:rsid w:val="00880DB5"/>
    <w:rsid w:val="00880DBE"/>
    <w:rsid w:val="00881074"/>
    <w:rsid w:val="00881609"/>
    <w:rsid w:val="0088180E"/>
    <w:rsid w:val="00881850"/>
    <w:rsid w:val="008818E6"/>
    <w:rsid w:val="00881B7C"/>
    <w:rsid w:val="00882079"/>
    <w:rsid w:val="008822D4"/>
    <w:rsid w:val="00882543"/>
    <w:rsid w:val="008825F8"/>
    <w:rsid w:val="00882757"/>
    <w:rsid w:val="008827C9"/>
    <w:rsid w:val="00882CA2"/>
    <w:rsid w:val="00882E3D"/>
    <w:rsid w:val="00883082"/>
    <w:rsid w:val="008835D3"/>
    <w:rsid w:val="00883934"/>
    <w:rsid w:val="00883D97"/>
    <w:rsid w:val="008843E6"/>
    <w:rsid w:val="0088453B"/>
    <w:rsid w:val="0088498A"/>
    <w:rsid w:val="00884D8E"/>
    <w:rsid w:val="00884F47"/>
    <w:rsid w:val="008850E4"/>
    <w:rsid w:val="0088514C"/>
    <w:rsid w:val="00885179"/>
    <w:rsid w:val="00885272"/>
    <w:rsid w:val="0088534B"/>
    <w:rsid w:val="008855FA"/>
    <w:rsid w:val="00885BF8"/>
    <w:rsid w:val="00885C90"/>
    <w:rsid w:val="00885CAB"/>
    <w:rsid w:val="00885E54"/>
    <w:rsid w:val="00885FEA"/>
    <w:rsid w:val="00886131"/>
    <w:rsid w:val="0088676C"/>
    <w:rsid w:val="00886A16"/>
    <w:rsid w:val="00886C02"/>
    <w:rsid w:val="00886CAB"/>
    <w:rsid w:val="00886CD9"/>
    <w:rsid w:val="00887116"/>
    <w:rsid w:val="008871E0"/>
    <w:rsid w:val="008875B2"/>
    <w:rsid w:val="00887D21"/>
    <w:rsid w:val="00887D50"/>
    <w:rsid w:val="00887F28"/>
    <w:rsid w:val="00890A6C"/>
    <w:rsid w:val="00890C74"/>
    <w:rsid w:val="008914AB"/>
    <w:rsid w:val="00891D38"/>
    <w:rsid w:val="00891F4F"/>
    <w:rsid w:val="008922D2"/>
    <w:rsid w:val="00892405"/>
    <w:rsid w:val="0089240F"/>
    <w:rsid w:val="0089261C"/>
    <w:rsid w:val="00892A08"/>
    <w:rsid w:val="00892D29"/>
    <w:rsid w:val="00892E34"/>
    <w:rsid w:val="00892EB0"/>
    <w:rsid w:val="0089348F"/>
    <w:rsid w:val="00893496"/>
    <w:rsid w:val="008935E3"/>
    <w:rsid w:val="008935ED"/>
    <w:rsid w:val="00894325"/>
    <w:rsid w:val="0089434D"/>
    <w:rsid w:val="00894B8F"/>
    <w:rsid w:val="00895112"/>
    <w:rsid w:val="00895181"/>
    <w:rsid w:val="0089521E"/>
    <w:rsid w:val="00895267"/>
    <w:rsid w:val="008955CB"/>
    <w:rsid w:val="008959E7"/>
    <w:rsid w:val="00895A7D"/>
    <w:rsid w:val="00895C9D"/>
    <w:rsid w:val="00895DF9"/>
    <w:rsid w:val="00895F12"/>
    <w:rsid w:val="00895F73"/>
    <w:rsid w:val="00896164"/>
    <w:rsid w:val="00896235"/>
    <w:rsid w:val="00896456"/>
    <w:rsid w:val="00896903"/>
    <w:rsid w:val="00897104"/>
    <w:rsid w:val="008973F5"/>
    <w:rsid w:val="008976BA"/>
    <w:rsid w:val="0089779C"/>
    <w:rsid w:val="0089793E"/>
    <w:rsid w:val="00897A20"/>
    <w:rsid w:val="00897AD0"/>
    <w:rsid w:val="00897B3C"/>
    <w:rsid w:val="00897E3D"/>
    <w:rsid w:val="008A01DB"/>
    <w:rsid w:val="008A03D9"/>
    <w:rsid w:val="008A08F2"/>
    <w:rsid w:val="008A0AB4"/>
    <w:rsid w:val="008A185E"/>
    <w:rsid w:val="008A1A36"/>
    <w:rsid w:val="008A1F90"/>
    <w:rsid w:val="008A2076"/>
    <w:rsid w:val="008A251C"/>
    <w:rsid w:val="008A2537"/>
    <w:rsid w:val="008A25D6"/>
    <w:rsid w:val="008A271A"/>
    <w:rsid w:val="008A2931"/>
    <w:rsid w:val="008A2B61"/>
    <w:rsid w:val="008A2BB7"/>
    <w:rsid w:val="008A2BDA"/>
    <w:rsid w:val="008A2C75"/>
    <w:rsid w:val="008A2C9C"/>
    <w:rsid w:val="008A2E97"/>
    <w:rsid w:val="008A2F48"/>
    <w:rsid w:val="008A314A"/>
    <w:rsid w:val="008A32E0"/>
    <w:rsid w:val="008A3E54"/>
    <w:rsid w:val="008A3EC7"/>
    <w:rsid w:val="008A4061"/>
    <w:rsid w:val="008A4299"/>
    <w:rsid w:val="008A45B9"/>
    <w:rsid w:val="008A4841"/>
    <w:rsid w:val="008A4964"/>
    <w:rsid w:val="008A4C55"/>
    <w:rsid w:val="008A526D"/>
    <w:rsid w:val="008A54AC"/>
    <w:rsid w:val="008A5BE2"/>
    <w:rsid w:val="008A5E78"/>
    <w:rsid w:val="008A60D3"/>
    <w:rsid w:val="008A63AE"/>
    <w:rsid w:val="008A66DE"/>
    <w:rsid w:val="008A6891"/>
    <w:rsid w:val="008A6A06"/>
    <w:rsid w:val="008A6B50"/>
    <w:rsid w:val="008A6ED0"/>
    <w:rsid w:val="008A71B5"/>
    <w:rsid w:val="008A7443"/>
    <w:rsid w:val="008A751B"/>
    <w:rsid w:val="008A7547"/>
    <w:rsid w:val="008A77A2"/>
    <w:rsid w:val="008A7B5C"/>
    <w:rsid w:val="008A7CDE"/>
    <w:rsid w:val="008A7D19"/>
    <w:rsid w:val="008A7DB5"/>
    <w:rsid w:val="008A7EC5"/>
    <w:rsid w:val="008B03C1"/>
    <w:rsid w:val="008B08D3"/>
    <w:rsid w:val="008B0B3A"/>
    <w:rsid w:val="008B12EC"/>
    <w:rsid w:val="008B150A"/>
    <w:rsid w:val="008B157F"/>
    <w:rsid w:val="008B1607"/>
    <w:rsid w:val="008B1E0F"/>
    <w:rsid w:val="008B1E92"/>
    <w:rsid w:val="008B2452"/>
    <w:rsid w:val="008B2476"/>
    <w:rsid w:val="008B2497"/>
    <w:rsid w:val="008B252C"/>
    <w:rsid w:val="008B2701"/>
    <w:rsid w:val="008B271A"/>
    <w:rsid w:val="008B277B"/>
    <w:rsid w:val="008B314A"/>
    <w:rsid w:val="008B3422"/>
    <w:rsid w:val="008B39E9"/>
    <w:rsid w:val="008B3EAE"/>
    <w:rsid w:val="008B3F10"/>
    <w:rsid w:val="008B4179"/>
    <w:rsid w:val="008B4264"/>
    <w:rsid w:val="008B4390"/>
    <w:rsid w:val="008B4564"/>
    <w:rsid w:val="008B4759"/>
    <w:rsid w:val="008B4A98"/>
    <w:rsid w:val="008B4AF9"/>
    <w:rsid w:val="008B4E9E"/>
    <w:rsid w:val="008B50F4"/>
    <w:rsid w:val="008B54B5"/>
    <w:rsid w:val="008B5503"/>
    <w:rsid w:val="008B57FE"/>
    <w:rsid w:val="008B5BCF"/>
    <w:rsid w:val="008B65DC"/>
    <w:rsid w:val="008B661C"/>
    <w:rsid w:val="008B66F2"/>
    <w:rsid w:val="008B6B96"/>
    <w:rsid w:val="008B6BDA"/>
    <w:rsid w:val="008B6D20"/>
    <w:rsid w:val="008B6EA7"/>
    <w:rsid w:val="008B6EC5"/>
    <w:rsid w:val="008B70D8"/>
    <w:rsid w:val="008B7887"/>
    <w:rsid w:val="008C00AD"/>
    <w:rsid w:val="008C010B"/>
    <w:rsid w:val="008C014F"/>
    <w:rsid w:val="008C06FF"/>
    <w:rsid w:val="008C0C49"/>
    <w:rsid w:val="008C0E9E"/>
    <w:rsid w:val="008C0EF2"/>
    <w:rsid w:val="008C0F54"/>
    <w:rsid w:val="008C0F8F"/>
    <w:rsid w:val="008C1043"/>
    <w:rsid w:val="008C105A"/>
    <w:rsid w:val="008C1400"/>
    <w:rsid w:val="008C14B9"/>
    <w:rsid w:val="008C15EB"/>
    <w:rsid w:val="008C16C9"/>
    <w:rsid w:val="008C1B4A"/>
    <w:rsid w:val="008C22BD"/>
    <w:rsid w:val="008C22D1"/>
    <w:rsid w:val="008C2637"/>
    <w:rsid w:val="008C2658"/>
    <w:rsid w:val="008C283B"/>
    <w:rsid w:val="008C2B72"/>
    <w:rsid w:val="008C2CA1"/>
    <w:rsid w:val="008C3572"/>
    <w:rsid w:val="008C398D"/>
    <w:rsid w:val="008C3ECE"/>
    <w:rsid w:val="008C4273"/>
    <w:rsid w:val="008C46FA"/>
    <w:rsid w:val="008C488F"/>
    <w:rsid w:val="008C4940"/>
    <w:rsid w:val="008C4EBD"/>
    <w:rsid w:val="008C4F4B"/>
    <w:rsid w:val="008C52A2"/>
    <w:rsid w:val="008C52F6"/>
    <w:rsid w:val="008C568C"/>
    <w:rsid w:val="008C5885"/>
    <w:rsid w:val="008C5898"/>
    <w:rsid w:val="008C59F4"/>
    <w:rsid w:val="008C5C2E"/>
    <w:rsid w:val="008C62B7"/>
    <w:rsid w:val="008C677B"/>
    <w:rsid w:val="008C6ACF"/>
    <w:rsid w:val="008C6BC4"/>
    <w:rsid w:val="008C76B7"/>
    <w:rsid w:val="008C77E5"/>
    <w:rsid w:val="008C7B5D"/>
    <w:rsid w:val="008C7C27"/>
    <w:rsid w:val="008C7F22"/>
    <w:rsid w:val="008C7F9C"/>
    <w:rsid w:val="008D0500"/>
    <w:rsid w:val="008D068C"/>
    <w:rsid w:val="008D0723"/>
    <w:rsid w:val="008D0995"/>
    <w:rsid w:val="008D0A64"/>
    <w:rsid w:val="008D0BE3"/>
    <w:rsid w:val="008D0C84"/>
    <w:rsid w:val="008D0E21"/>
    <w:rsid w:val="008D0E2E"/>
    <w:rsid w:val="008D1283"/>
    <w:rsid w:val="008D1BF3"/>
    <w:rsid w:val="008D218A"/>
    <w:rsid w:val="008D272D"/>
    <w:rsid w:val="008D2857"/>
    <w:rsid w:val="008D2871"/>
    <w:rsid w:val="008D2B38"/>
    <w:rsid w:val="008D2E12"/>
    <w:rsid w:val="008D2FF4"/>
    <w:rsid w:val="008D31C8"/>
    <w:rsid w:val="008D375E"/>
    <w:rsid w:val="008D3808"/>
    <w:rsid w:val="008D38D7"/>
    <w:rsid w:val="008D399C"/>
    <w:rsid w:val="008D411C"/>
    <w:rsid w:val="008D4379"/>
    <w:rsid w:val="008D43F9"/>
    <w:rsid w:val="008D44D2"/>
    <w:rsid w:val="008D45C7"/>
    <w:rsid w:val="008D4631"/>
    <w:rsid w:val="008D465F"/>
    <w:rsid w:val="008D4939"/>
    <w:rsid w:val="008D4DA2"/>
    <w:rsid w:val="008D4FAC"/>
    <w:rsid w:val="008D50DD"/>
    <w:rsid w:val="008D50F4"/>
    <w:rsid w:val="008D517E"/>
    <w:rsid w:val="008D53E3"/>
    <w:rsid w:val="008D5413"/>
    <w:rsid w:val="008D57AB"/>
    <w:rsid w:val="008D588B"/>
    <w:rsid w:val="008D596E"/>
    <w:rsid w:val="008D5A79"/>
    <w:rsid w:val="008D5AFA"/>
    <w:rsid w:val="008D5B3D"/>
    <w:rsid w:val="008D5F96"/>
    <w:rsid w:val="008D60AA"/>
    <w:rsid w:val="008D61EE"/>
    <w:rsid w:val="008D6802"/>
    <w:rsid w:val="008D686A"/>
    <w:rsid w:val="008D68FA"/>
    <w:rsid w:val="008D6F6D"/>
    <w:rsid w:val="008D76FF"/>
    <w:rsid w:val="008D7BC4"/>
    <w:rsid w:val="008D7CCB"/>
    <w:rsid w:val="008E037B"/>
    <w:rsid w:val="008E03BF"/>
    <w:rsid w:val="008E0747"/>
    <w:rsid w:val="008E0795"/>
    <w:rsid w:val="008E0A4F"/>
    <w:rsid w:val="008E0BB7"/>
    <w:rsid w:val="008E0C2F"/>
    <w:rsid w:val="008E0F52"/>
    <w:rsid w:val="008E10EE"/>
    <w:rsid w:val="008E1120"/>
    <w:rsid w:val="008E124A"/>
    <w:rsid w:val="008E184E"/>
    <w:rsid w:val="008E1854"/>
    <w:rsid w:val="008E1DEF"/>
    <w:rsid w:val="008E1F9B"/>
    <w:rsid w:val="008E22C6"/>
    <w:rsid w:val="008E230E"/>
    <w:rsid w:val="008E231F"/>
    <w:rsid w:val="008E237F"/>
    <w:rsid w:val="008E23B0"/>
    <w:rsid w:val="008E2452"/>
    <w:rsid w:val="008E2589"/>
    <w:rsid w:val="008E2820"/>
    <w:rsid w:val="008E2951"/>
    <w:rsid w:val="008E29FA"/>
    <w:rsid w:val="008E2AED"/>
    <w:rsid w:val="008E2B8C"/>
    <w:rsid w:val="008E2E34"/>
    <w:rsid w:val="008E3966"/>
    <w:rsid w:val="008E3A78"/>
    <w:rsid w:val="008E3DC9"/>
    <w:rsid w:val="008E3F2C"/>
    <w:rsid w:val="008E3FA4"/>
    <w:rsid w:val="008E3FC5"/>
    <w:rsid w:val="008E44B0"/>
    <w:rsid w:val="008E44C0"/>
    <w:rsid w:val="008E4C1B"/>
    <w:rsid w:val="008E4F8A"/>
    <w:rsid w:val="008E5165"/>
    <w:rsid w:val="008E528A"/>
    <w:rsid w:val="008E587C"/>
    <w:rsid w:val="008E5990"/>
    <w:rsid w:val="008E5992"/>
    <w:rsid w:val="008E5A88"/>
    <w:rsid w:val="008E5D10"/>
    <w:rsid w:val="008E5DCC"/>
    <w:rsid w:val="008E5DEA"/>
    <w:rsid w:val="008E5DED"/>
    <w:rsid w:val="008E6104"/>
    <w:rsid w:val="008E6250"/>
    <w:rsid w:val="008E62E7"/>
    <w:rsid w:val="008E6433"/>
    <w:rsid w:val="008E64AC"/>
    <w:rsid w:val="008E66EC"/>
    <w:rsid w:val="008E6981"/>
    <w:rsid w:val="008E6B91"/>
    <w:rsid w:val="008E6DE2"/>
    <w:rsid w:val="008E731F"/>
    <w:rsid w:val="008E74A6"/>
    <w:rsid w:val="008E7638"/>
    <w:rsid w:val="008E763F"/>
    <w:rsid w:val="008E7645"/>
    <w:rsid w:val="008E764F"/>
    <w:rsid w:val="008E76C4"/>
    <w:rsid w:val="008E7EA0"/>
    <w:rsid w:val="008E7EF3"/>
    <w:rsid w:val="008F01C8"/>
    <w:rsid w:val="008F04CC"/>
    <w:rsid w:val="008F0567"/>
    <w:rsid w:val="008F07FF"/>
    <w:rsid w:val="008F0A16"/>
    <w:rsid w:val="008F0CC7"/>
    <w:rsid w:val="008F0DEC"/>
    <w:rsid w:val="008F0E72"/>
    <w:rsid w:val="008F1135"/>
    <w:rsid w:val="008F1240"/>
    <w:rsid w:val="008F13C8"/>
    <w:rsid w:val="008F1474"/>
    <w:rsid w:val="008F183C"/>
    <w:rsid w:val="008F1B0E"/>
    <w:rsid w:val="008F1B4A"/>
    <w:rsid w:val="008F1FA6"/>
    <w:rsid w:val="008F1FE8"/>
    <w:rsid w:val="008F1FF0"/>
    <w:rsid w:val="008F2178"/>
    <w:rsid w:val="008F2469"/>
    <w:rsid w:val="008F24FA"/>
    <w:rsid w:val="008F27F1"/>
    <w:rsid w:val="008F27F6"/>
    <w:rsid w:val="008F3646"/>
    <w:rsid w:val="008F392D"/>
    <w:rsid w:val="008F3A9A"/>
    <w:rsid w:val="008F40FB"/>
    <w:rsid w:val="008F4BDF"/>
    <w:rsid w:val="008F5017"/>
    <w:rsid w:val="008F53A6"/>
    <w:rsid w:val="008F5827"/>
    <w:rsid w:val="008F59AC"/>
    <w:rsid w:val="008F5C06"/>
    <w:rsid w:val="008F5D46"/>
    <w:rsid w:val="008F65B3"/>
    <w:rsid w:val="008F6775"/>
    <w:rsid w:val="008F68CD"/>
    <w:rsid w:val="008F69CE"/>
    <w:rsid w:val="008F6BB4"/>
    <w:rsid w:val="008F6F46"/>
    <w:rsid w:val="008F70AB"/>
    <w:rsid w:val="008F7237"/>
    <w:rsid w:val="008F7327"/>
    <w:rsid w:val="008F758B"/>
    <w:rsid w:val="008F760D"/>
    <w:rsid w:val="008F774B"/>
    <w:rsid w:val="008F7A35"/>
    <w:rsid w:val="008F7F98"/>
    <w:rsid w:val="009000BE"/>
    <w:rsid w:val="0090012D"/>
    <w:rsid w:val="009001AF"/>
    <w:rsid w:val="00900259"/>
    <w:rsid w:val="009004BE"/>
    <w:rsid w:val="00900768"/>
    <w:rsid w:val="009007DE"/>
    <w:rsid w:val="009008AC"/>
    <w:rsid w:val="009008B8"/>
    <w:rsid w:val="00900EB1"/>
    <w:rsid w:val="009010B8"/>
    <w:rsid w:val="009010D3"/>
    <w:rsid w:val="009011CD"/>
    <w:rsid w:val="00901C07"/>
    <w:rsid w:val="00901D8A"/>
    <w:rsid w:val="00902460"/>
    <w:rsid w:val="009024DC"/>
    <w:rsid w:val="00902541"/>
    <w:rsid w:val="00902A7F"/>
    <w:rsid w:val="00902E13"/>
    <w:rsid w:val="00903331"/>
    <w:rsid w:val="00903544"/>
    <w:rsid w:val="009038DC"/>
    <w:rsid w:val="00903A50"/>
    <w:rsid w:val="00903B2C"/>
    <w:rsid w:val="00903D17"/>
    <w:rsid w:val="00903DB8"/>
    <w:rsid w:val="0090417F"/>
    <w:rsid w:val="00904240"/>
    <w:rsid w:val="009044C2"/>
    <w:rsid w:val="00904A82"/>
    <w:rsid w:val="00904AAB"/>
    <w:rsid w:val="00905608"/>
    <w:rsid w:val="00905A82"/>
    <w:rsid w:val="00905D99"/>
    <w:rsid w:val="009062B3"/>
    <w:rsid w:val="00906862"/>
    <w:rsid w:val="00906B07"/>
    <w:rsid w:val="00906B92"/>
    <w:rsid w:val="00906CA8"/>
    <w:rsid w:val="00906CD9"/>
    <w:rsid w:val="00906ED8"/>
    <w:rsid w:val="00907520"/>
    <w:rsid w:val="0090778E"/>
    <w:rsid w:val="00907A0B"/>
    <w:rsid w:val="00907D75"/>
    <w:rsid w:val="00907D89"/>
    <w:rsid w:val="00910041"/>
    <w:rsid w:val="0091087F"/>
    <w:rsid w:val="009108DE"/>
    <w:rsid w:val="00910973"/>
    <w:rsid w:val="00910BD4"/>
    <w:rsid w:val="00910D98"/>
    <w:rsid w:val="00911602"/>
    <w:rsid w:val="00911618"/>
    <w:rsid w:val="00911ACE"/>
    <w:rsid w:val="00911BA0"/>
    <w:rsid w:val="00911BA3"/>
    <w:rsid w:val="00911DE2"/>
    <w:rsid w:val="00912213"/>
    <w:rsid w:val="00912433"/>
    <w:rsid w:val="0091254A"/>
    <w:rsid w:val="00912A51"/>
    <w:rsid w:val="009130C2"/>
    <w:rsid w:val="00913220"/>
    <w:rsid w:val="00913482"/>
    <w:rsid w:val="00913B9E"/>
    <w:rsid w:val="00913D44"/>
    <w:rsid w:val="00913DDB"/>
    <w:rsid w:val="00913F49"/>
    <w:rsid w:val="009140C5"/>
    <w:rsid w:val="00914115"/>
    <w:rsid w:val="009141D5"/>
    <w:rsid w:val="00914710"/>
    <w:rsid w:val="009148B0"/>
    <w:rsid w:val="0091498D"/>
    <w:rsid w:val="00914B0C"/>
    <w:rsid w:val="00914E29"/>
    <w:rsid w:val="00915279"/>
    <w:rsid w:val="00915372"/>
    <w:rsid w:val="00915691"/>
    <w:rsid w:val="009157BB"/>
    <w:rsid w:val="009158A8"/>
    <w:rsid w:val="00915BB8"/>
    <w:rsid w:val="00915C7D"/>
    <w:rsid w:val="00915F66"/>
    <w:rsid w:val="0091666E"/>
    <w:rsid w:val="0091682C"/>
    <w:rsid w:val="00916913"/>
    <w:rsid w:val="00916CC0"/>
    <w:rsid w:val="00917100"/>
    <w:rsid w:val="009171A2"/>
    <w:rsid w:val="009174B2"/>
    <w:rsid w:val="009175EE"/>
    <w:rsid w:val="009177D4"/>
    <w:rsid w:val="00917A38"/>
    <w:rsid w:val="00917CF2"/>
    <w:rsid w:val="00917CF6"/>
    <w:rsid w:val="00917F6C"/>
    <w:rsid w:val="009203F4"/>
    <w:rsid w:val="0092119C"/>
    <w:rsid w:val="009211BE"/>
    <w:rsid w:val="009214A2"/>
    <w:rsid w:val="00921B59"/>
    <w:rsid w:val="00921E57"/>
    <w:rsid w:val="00921E7C"/>
    <w:rsid w:val="009221F0"/>
    <w:rsid w:val="00922273"/>
    <w:rsid w:val="00922402"/>
    <w:rsid w:val="0092244A"/>
    <w:rsid w:val="00922919"/>
    <w:rsid w:val="00922B2B"/>
    <w:rsid w:val="00923243"/>
    <w:rsid w:val="009232CE"/>
    <w:rsid w:val="009242CB"/>
    <w:rsid w:val="00924309"/>
    <w:rsid w:val="0092438E"/>
    <w:rsid w:val="0092474C"/>
    <w:rsid w:val="00924A76"/>
    <w:rsid w:val="00924E5B"/>
    <w:rsid w:val="0092529D"/>
    <w:rsid w:val="009254BF"/>
    <w:rsid w:val="00925BE8"/>
    <w:rsid w:val="0092617A"/>
    <w:rsid w:val="00926E28"/>
    <w:rsid w:val="00927272"/>
    <w:rsid w:val="0092732C"/>
    <w:rsid w:val="00927387"/>
    <w:rsid w:val="0092763C"/>
    <w:rsid w:val="009278CE"/>
    <w:rsid w:val="00927A6D"/>
    <w:rsid w:val="00927C31"/>
    <w:rsid w:val="00930CE6"/>
    <w:rsid w:val="00930E2D"/>
    <w:rsid w:val="009312BA"/>
    <w:rsid w:val="0093159D"/>
    <w:rsid w:val="009315E4"/>
    <w:rsid w:val="0093182E"/>
    <w:rsid w:val="0093186A"/>
    <w:rsid w:val="00931C62"/>
    <w:rsid w:val="0093218F"/>
    <w:rsid w:val="009321B4"/>
    <w:rsid w:val="009326DA"/>
    <w:rsid w:val="00932A09"/>
    <w:rsid w:val="00932A55"/>
    <w:rsid w:val="00932A83"/>
    <w:rsid w:val="00932F36"/>
    <w:rsid w:val="0093341B"/>
    <w:rsid w:val="009335A4"/>
    <w:rsid w:val="009335EE"/>
    <w:rsid w:val="0093371B"/>
    <w:rsid w:val="009338E0"/>
    <w:rsid w:val="009339AF"/>
    <w:rsid w:val="00933ABE"/>
    <w:rsid w:val="00933CA8"/>
    <w:rsid w:val="00933D5A"/>
    <w:rsid w:val="00933D7B"/>
    <w:rsid w:val="00933D88"/>
    <w:rsid w:val="0093412F"/>
    <w:rsid w:val="00934490"/>
    <w:rsid w:val="009345E9"/>
    <w:rsid w:val="00934A5D"/>
    <w:rsid w:val="00934AFE"/>
    <w:rsid w:val="00934C39"/>
    <w:rsid w:val="00934DC6"/>
    <w:rsid w:val="00934F73"/>
    <w:rsid w:val="00935457"/>
    <w:rsid w:val="009354B4"/>
    <w:rsid w:val="00935689"/>
    <w:rsid w:val="00935866"/>
    <w:rsid w:val="00935BEC"/>
    <w:rsid w:val="00935CD0"/>
    <w:rsid w:val="00935F1A"/>
    <w:rsid w:val="0093614D"/>
    <w:rsid w:val="009363F2"/>
    <w:rsid w:val="00936497"/>
    <w:rsid w:val="0093655A"/>
    <w:rsid w:val="00936661"/>
    <w:rsid w:val="0093668F"/>
    <w:rsid w:val="009366B1"/>
    <w:rsid w:val="00936739"/>
    <w:rsid w:val="00936A53"/>
    <w:rsid w:val="00936B0C"/>
    <w:rsid w:val="00936E94"/>
    <w:rsid w:val="00937571"/>
    <w:rsid w:val="00937A28"/>
    <w:rsid w:val="00937B34"/>
    <w:rsid w:val="00937D2E"/>
    <w:rsid w:val="00937E36"/>
    <w:rsid w:val="00937E41"/>
    <w:rsid w:val="00940242"/>
    <w:rsid w:val="009404FE"/>
    <w:rsid w:val="0094067D"/>
    <w:rsid w:val="00940A9F"/>
    <w:rsid w:val="00940B9C"/>
    <w:rsid w:val="00940C5A"/>
    <w:rsid w:val="00941170"/>
    <w:rsid w:val="00941535"/>
    <w:rsid w:val="00941BF4"/>
    <w:rsid w:val="00941D9F"/>
    <w:rsid w:val="00942056"/>
    <w:rsid w:val="009420FA"/>
    <w:rsid w:val="009422FD"/>
    <w:rsid w:val="00942539"/>
    <w:rsid w:val="00942640"/>
    <w:rsid w:val="009427D2"/>
    <w:rsid w:val="00942B34"/>
    <w:rsid w:val="0094335B"/>
    <w:rsid w:val="009436A6"/>
    <w:rsid w:val="00943876"/>
    <w:rsid w:val="00943DCA"/>
    <w:rsid w:val="00943E9B"/>
    <w:rsid w:val="00943F87"/>
    <w:rsid w:val="00944321"/>
    <w:rsid w:val="009443CC"/>
    <w:rsid w:val="009444D7"/>
    <w:rsid w:val="00944A3D"/>
    <w:rsid w:val="00944CCD"/>
    <w:rsid w:val="009450C3"/>
    <w:rsid w:val="00945204"/>
    <w:rsid w:val="0094584B"/>
    <w:rsid w:val="00945AEE"/>
    <w:rsid w:val="00945BB5"/>
    <w:rsid w:val="00945F04"/>
    <w:rsid w:val="00945F26"/>
    <w:rsid w:val="00945FE3"/>
    <w:rsid w:val="0094631B"/>
    <w:rsid w:val="009463BC"/>
    <w:rsid w:val="009463FE"/>
    <w:rsid w:val="00946873"/>
    <w:rsid w:val="00946B31"/>
    <w:rsid w:val="00947240"/>
    <w:rsid w:val="00947291"/>
    <w:rsid w:val="0094731F"/>
    <w:rsid w:val="00947AA6"/>
    <w:rsid w:val="00947D79"/>
    <w:rsid w:val="00947ECB"/>
    <w:rsid w:val="00950505"/>
    <w:rsid w:val="009505E1"/>
    <w:rsid w:val="009506EA"/>
    <w:rsid w:val="00950775"/>
    <w:rsid w:val="009507CC"/>
    <w:rsid w:val="00950A67"/>
    <w:rsid w:val="00950D99"/>
    <w:rsid w:val="00950EE1"/>
    <w:rsid w:val="00950F99"/>
    <w:rsid w:val="00951494"/>
    <w:rsid w:val="009515A8"/>
    <w:rsid w:val="009519C9"/>
    <w:rsid w:val="009519CC"/>
    <w:rsid w:val="00951BFF"/>
    <w:rsid w:val="00951CAE"/>
    <w:rsid w:val="00951D61"/>
    <w:rsid w:val="00951D9B"/>
    <w:rsid w:val="00952154"/>
    <w:rsid w:val="00952692"/>
    <w:rsid w:val="009534F7"/>
    <w:rsid w:val="00953942"/>
    <w:rsid w:val="00953A68"/>
    <w:rsid w:val="00953ACE"/>
    <w:rsid w:val="00953B21"/>
    <w:rsid w:val="00953BCA"/>
    <w:rsid w:val="00953D22"/>
    <w:rsid w:val="00953E36"/>
    <w:rsid w:val="00953E3E"/>
    <w:rsid w:val="00954166"/>
    <w:rsid w:val="009547F3"/>
    <w:rsid w:val="009548F3"/>
    <w:rsid w:val="00954D52"/>
    <w:rsid w:val="00954DB5"/>
    <w:rsid w:val="00954E38"/>
    <w:rsid w:val="00954F72"/>
    <w:rsid w:val="00954F88"/>
    <w:rsid w:val="00955287"/>
    <w:rsid w:val="00955294"/>
    <w:rsid w:val="00955465"/>
    <w:rsid w:val="009554C1"/>
    <w:rsid w:val="00955604"/>
    <w:rsid w:val="0095588B"/>
    <w:rsid w:val="009558D3"/>
    <w:rsid w:val="00955B58"/>
    <w:rsid w:val="00956057"/>
    <w:rsid w:val="0095618A"/>
    <w:rsid w:val="009564AA"/>
    <w:rsid w:val="009564E8"/>
    <w:rsid w:val="009565A5"/>
    <w:rsid w:val="00956748"/>
    <w:rsid w:val="00956909"/>
    <w:rsid w:val="00956A1D"/>
    <w:rsid w:val="0095753A"/>
    <w:rsid w:val="00957932"/>
    <w:rsid w:val="00957E84"/>
    <w:rsid w:val="00957F92"/>
    <w:rsid w:val="009601B8"/>
    <w:rsid w:val="00960546"/>
    <w:rsid w:val="00960B60"/>
    <w:rsid w:val="00960D02"/>
    <w:rsid w:val="009613B4"/>
    <w:rsid w:val="0096140B"/>
    <w:rsid w:val="0096172F"/>
    <w:rsid w:val="0096190D"/>
    <w:rsid w:val="009619E8"/>
    <w:rsid w:val="00961B36"/>
    <w:rsid w:val="00961BE6"/>
    <w:rsid w:val="00961C8D"/>
    <w:rsid w:val="00961F92"/>
    <w:rsid w:val="0096208E"/>
    <w:rsid w:val="00962829"/>
    <w:rsid w:val="0096292D"/>
    <w:rsid w:val="00962A23"/>
    <w:rsid w:val="00962DD3"/>
    <w:rsid w:val="00962E02"/>
    <w:rsid w:val="00962F6E"/>
    <w:rsid w:val="00963035"/>
    <w:rsid w:val="00963174"/>
    <w:rsid w:val="0096320F"/>
    <w:rsid w:val="0096321D"/>
    <w:rsid w:val="009632F9"/>
    <w:rsid w:val="00963569"/>
    <w:rsid w:val="0096361B"/>
    <w:rsid w:val="0096377A"/>
    <w:rsid w:val="009638A8"/>
    <w:rsid w:val="00963BD3"/>
    <w:rsid w:val="00963C3A"/>
    <w:rsid w:val="0096408A"/>
    <w:rsid w:val="00964388"/>
    <w:rsid w:val="0096449A"/>
    <w:rsid w:val="009646F7"/>
    <w:rsid w:val="0096478B"/>
    <w:rsid w:val="0096498C"/>
    <w:rsid w:val="00964A64"/>
    <w:rsid w:val="00964C1A"/>
    <w:rsid w:val="009650DB"/>
    <w:rsid w:val="0096515D"/>
    <w:rsid w:val="009655D8"/>
    <w:rsid w:val="0096593F"/>
    <w:rsid w:val="00965A2A"/>
    <w:rsid w:val="00965E25"/>
    <w:rsid w:val="0096600F"/>
    <w:rsid w:val="009663C6"/>
    <w:rsid w:val="00966550"/>
    <w:rsid w:val="0096668F"/>
    <w:rsid w:val="0096693B"/>
    <w:rsid w:val="00966A6D"/>
    <w:rsid w:val="00966CD8"/>
    <w:rsid w:val="009677D6"/>
    <w:rsid w:val="00967AD8"/>
    <w:rsid w:val="00967B52"/>
    <w:rsid w:val="0097023B"/>
    <w:rsid w:val="009702CD"/>
    <w:rsid w:val="009703A9"/>
    <w:rsid w:val="00970D03"/>
    <w:rsid w:val="00971090"/>
    <w:rsid w:val="0097113A"/>
    <w:rsid w:val="0097134E"/>
    <w:rsid w:val="009715D2"/>
    <w:rsid w:val="0097163F"/>
    <w:rsid w:val="009716E3"/>
    <w:rsid w:val="009716E4"/>
    <w:rsid w:val="00971964"/>
    <w:rsid w:val="00971DB1"/>
    <w:rsid w:val="00971E8B"/>
    <w:rsid w:val="0097242C"/>
    <w:rsid w:val="00972489"/>
    <w:rsid w:val="00972E52"/>
    <w:rsid w:val="00973015"/>
    <w:rsid w:val="0097372C"/>
    <w:rsid w:val="009737DC"/>
    <w:rsid w:val="009739AF"/>
    <w:rsid w:val="009739F6"/>
    <w:rsid w:val="00973B24"/>
    <w:rsid w:val="00974158"/>
    <w:rsid w:val="009741E2"/>
    <w:rsid w:val="00974461"/>
    <w:rsid w:val="009746F3"/>
    <w:rsid w:val="00974916"/>
    <w:rsid w:val="00975310"/>
    <w:rsid w:val="0097546D"/>
    <w:rsid w:val="0097588D"/>
    <w:rsid w:val="0097614A"/>
    <w:rsid w:val="0097666D"/>
    <w:rsid w:val="00976C5F"/>
    <w:rsid w:val="0097702B"/>
    <w:rsid w:val="0097715C"/>
    <w:rsid w:val="009772E6"/>
    <w:rsid w:val="00977310"/>
    <w:rsid w:val="0097733D"/>
    <w:rsid w:val="00977361"/>
    <w:rsid w:val="00977387"/>
    <w:rsid w:val="00977967"/>
    <w:rsid w:val="009779CD"/>
    <w:rsid w:val="00977ABB"/>
    <w:rsid w:val="00980097"/>
    <w:rsid w:val="009801D0"/>
    <w:rsid w:val="00980917"/>
    <w:rsid w:val="00980A7D"/>
    <w:rsid w:val="00981552"/>
    <w:rsid w:val="00981587"/>
    <w:rsid w:val="00981715"/>
    <w:rsid w:val="00981763"/>
    <w:rsid w:val="00981929"/>
    <w:rsid w:val="00981A36"/>
    <w:rsid w:val="00981A9E"/>
    <w:rsid w:val="00981C2E"/>
    <w:rsid w:val="00981FB4"/>
    <w:rsid w:val="009820DC"/>
    <w:rsid w:val="00982303"/>
    <w:rsid w:val="00982765"/>
    <w:rsid w:val="00982AF1"/>
    <w:rsid w:val="00982C89"/>
    <w:rsid w:val="00982F9A"/>
    <w:rsid w:val="0098338F"/>
    <w:rsid w:val="0098346C"/>
    <w:rsid w:val="00983930"/>
    <w:rsid w:val="009839C9"/>
    <w:rsid w:val="00983AF1"/>
    <w:rsid w:val="00983CF4"/>
    <w:rsid w:val="00983DC0"/>
    <w:rsid w:val="00983E29"/>
    <w:rsid w:val="00984122"/>
    <w:rsid w:val="0098445F"/>
    <w:rsid w:val="009845A8"/>
    <w:rsid w:val="00984878"/>
    <w:rsid w:val="00984A6F"/>
    <w:rsid w:val="00984D2D"/>
    <w:rsid w:val="00984E20"/>
    <w:rsid w:val="00984EAC"/>
    <w:rsid w:val="0098524C"/>
    <w:rsid w:val="009852B1"/>
    <w:rsid w:val="00985506"/>
    <w:rsid w:val="00985514"/>
    <w:rsid w:val="00985A4B"/>
    <w:rsid w:val="00985FEA"/>
    <w:rsid w:val="00986155"/>
    <w:rsid w:val="0098682C"/>
    <w:rsid w:val="00986BEA"/>
    <w:rsid w:val="00986CBF"/>
    <w:rsid w:val="00986DB4"/>
    <w:rsid w:val="00986EB8"/>
    <w:rsid w:val="009870FF"/>
    <w:rsid w:val="009871CE"/>
    <w:rsid w:val="0098731C"/>
    <w:rsid w:val="009878F4"/>
    <w:rsid w:val="00987A0B"/>
    <w:rsid w:val="00987A6B"/>
    <w:rsid w:val="00987D9C"/>
    <w:rsid w:val="00987DA9"/>
    <w:rsid w:val="00987FE1"/>
    <w:rsid w:val="00990098"/>
    <w:rsid w:val="009900A0"/>
    <w:rsid w:val="0099025C"/>
    <w:rsid w:val="009903BC"/>
    <w:rsid w:val="00990418"/>
    <w:rsid w:val="00990532"/>
    <w:rsid w:val="00990551"/>
    <w:rsid w:val="00990836"/>
    <w:rsid w:val="00990943"/>
    <w:rsid w:val="009909CF"/>
    <w:rsid w:val="00990ADB"/>
    <w:rsid w:val="00990F69"/>
    <w:rsid w:val="009913CD"/>
    <w:rsid w:val="009915C9"/>
    <w:rsid w:val="009918F9"/>
    <w:rsid w:val="00991E56"/>
    <w:rsid w:val="00992196"/>
    <w:rsid w:val="00992344"/>
    <w:rsid w:val="009924C0"/>
    <w:rsid w:val="009925BA"/>
    <w:rsid w:val="00992784"/>
    <w:rsid w:val="00992A02"/>
    <w:rsid w:val="00992BB5"/>
    <w:rsid w:val="00992D05"/>
    <w:rsid w:val="00992DA2"/>
    <w:rsid w:val="00992E06"/>
    <w:rsid w:val="00992EE3"/>
    <w:rsid w:val="00992F4E"/>
    <w:rsid w:val="00993A00"/>
    <w:rsid w:val="00993A10"/>
    <w:rsid w:val="00993D59"/>
    <w:rsid w:val="009941B3"/>
    <w:rsid w:val="0099435B"/>
    <w:rsid w:val="009944D2"/>
    <w:rsid w:val="009949BB"/>
    <w:rsid w:val="009949DF"/>
    <w:rsid w:val="00994B1F"/>
    <w:rsid w:val="00994E4A"/>
    <w:rsid w:val="009950E9"/>
    <w:rsid w:val="00995107"/>
    <w:rsid w:val="00995158"/>
    <w:rsid w:val="0099520B"/>
    <w:rsid w:val="00995356"/>
    <w:rsid w:val="00995479"/>
    <w:rsid w:val="00995B00"/>
    <w:rsid w:val="00995BFF"/>
    <w:rsid w:val="00995DD4"/>
    <w:rsid w:val="00995F3A"/>
    <w:rsid w:val="00996105"/>
    <w:rsid w:val="009961C0"/>
    <w:rsid w:val="00996462"/>
    <w:rsid w:val="00996B45"/>
    <w:rsid w:val="00996B6B"/>
    <w:rsid w:val="00996CCE"/>
    <w:rsid w:val="00996E54"/>
    <w:rsid w:val="00996F6E"/>
    <w:rsid w:val="0099719B"/>
    <w:rsid w:val="0099724C"/>
    <w:rsid w:val="0099727C"/>
    <w:rsid w:val="0099742A"/>
    <w:rsid w:val="00997710"/>
    <w:rsid w:val="00997738"/>
    <w:rsid w:val="00997834"/>
    <w:rsid w:val="00997B0C"/>
    <w:rsid w:val="00997BD5"/>
    <w:rsid w:val="00997E46"/>
    <w:rsid w:val="009A0120"/>
    <w:rsid w:val="009A02D7"/>
    <w:rsid w:val="009A0564"/>
    <w:rsid w:val="009A0760"/>
    <w:rsid w:val="009A0828"/>
    <w:rsid w:val="009A0987"/>
    <w:rsid w:val="009A0A59"/>
    <w:rsid w:val="009A0A9E"/>
    <w:rsid w:val="009A0D9B"/>
    <w:rsid w:val="009A1024"/>
    <w:rsid w:val="009A103E"/>
    <w:rsid w:val="009A10D0"/>
    <w:rsid w:val="009A110C"/>
    <w:rsid w:val="009A18A8"/>
    <w:rsid w:val="009A197E"/>
    <w:rsid w:val="009A1B34"/>
    <w:rsid w:val="009A1C80"/>
    <w:rsid w:val="009A1E12"/>
    <w:rsid w:val="009A1E20"/>
    <w:rsid w:val="009A1E24"/>
    <w:rsid w:val="009A2176"/>
    <w:rsid w:val="009A25C4"/>
    <w:rsid w:val="009A2DFE"/>
    <w:rsid w:val="009A2F32"/>
    <w:rsid w:val="009A30F6"/>
    <w:rsid w:val="009A3169"/>
    <w:rsid w:val="009A3234"/>
    <w:rsid w:val="009A3331"/>
    <w:rsid w:val="009A33E4"/>
    <w:rsid w:val="009A3578"/>
    <w:rsid w:val="009A364E"/>
    <w:rsid w:val="009A3AAB"/>
    <w:rsid w:val="009A3ED0"/>
    <w:rsid w:val="009A415E"/>
    <w:rsid w:val="009A4331"/>
    <w:rsid w:val="009A44BF"/>
    <w:rsid w:val="009A4712"/>
    <w:rsid w:val="009A4787"/>
    <w:rsid w:val="009A49D2"/>
    <w:rsid w:val="009A4AD1"/>
    <w:rsid w:val="009A4C2A"/>
    <w:rsid w:val="009A4D59"/>
    <w:rsid w:val="009A4F60"/>
    <w:rsid w:val="009A4FF7"/>
    <w:rsid w:val="009A5022"/>
    <w:rsid w:val="009A5349"/>
    <w:rsid w:val="009A56C3"/>
    <w:rsid w:val="009A588A"/>
    <w:rsid w:val="009A5928"/>
    <w:rsid w:val="009A59A5"/>
    <w:rsid w:val="009A5A20"/>
    <w:rsid w:val="009A5C69"/>
    <w:rsid w:val="009A5DB7"/>
    <w:rsid w:val="009A639B"/>
    <w:rsid w:val="009A64CA"/>
    <w:rsid w:val="009A6500"/>
    <w:rsid w:val="009A6742"/>
    <w:rsid w:val="009A67A1"/>
    <w:rsid w:val="009A67FA"/>
    <w:rsid w:val="009A6B83"/>
    <w:rsid w:val="009A6B85"/>
    <w:rsid w:val="009A6F12"/>
    <w:rsid w:val="009A71DB"/>
    <w:rsid w:val="009A747C"/>
    <w:rsid w:val="009A76F3"/>
    <w:rsid w:val="009A7998"/>
    <w:rsid w:val="009A79F0"/>
    <w:rsid w:val="009A7EE1"/>
    <w:rsid w:val="009B00B2"/>
    <w:rsid w:val="009B0313"/>
    <w:rsid w:val="009B04B0"/>
    <w:rsid w:val="009B07D5"/>
    <w:rsid w:val="009B0F4E"/>
    <w:rsid w:val="009B1219"/>
    <w:rsid w:val="009B13C5"/>
    <w:rsid w:val="009B1455"/>
    <w:rsid w:val="009B18A2"/>
    <w:rsid w:val="009B1E17"/>
    <w:rsid w:val="009B2011"/>
    <w:rsid w:val="009B2361"/>
    <w:rsid w:val="009B238C"/>
    <w:rsid w:val="009B28B8"/>
    <w:rsid w:val="009B28C8"/>
    <w:rsid w:val="009B28E7"/>
    <w:rsid w:val="009B2CC0"/>
    <w:rsid w:val="009B2D05"/>
    <w:rsid w:val="009B2F3B"/>
    <w:rsid w:val="009B3050"/>
    <w:rsid w:val="009B33EC"/>
    <w:rsid w:val="009B36A3"/>
    <w:rsid w:val="009B36C8"/>
    <w:rsid w:val="009B402F"/>
    <w:rsid w:val="009B4043"/>
    <w:rsid w:val="009B4199"/>
    <w:rsid w:val="009B4265"/>
    <w:rsid w:val="009B42FC"/>
    <w:rsid w:val="009B43DD"/>
    <w:rsid w:val="009B44E0"/>
    <w:rsid w:val="009B44E1"/>
    <w:rsid w:val="009B470C"/>
    <w:rsid w:val="009B4A5C"/>
    <w:rsid w:val="009B4D8A"/>
    <w:rsid w:val="009B4EFA"/>
    <w:rsid w:val="009B523C"/>
    <w:rsid w:val="009B52A2"/>
    <w:rsid w:val="009B53AF"/>
    <w:rsid w:val="009B556B"/>
    <w:rsid w:val="009B55DA"/>
    <w:rsid w:val="009B55EC"/>
    <w:rsid w:val="009B56B6"/>
    <w:rsid w:val="009B5830"/>
    <w:rsid w:val="009B598C"/>
    <w:rsid w:val="009B5EE7"/>
    <w:rsid w:val="009B60FA"/>
    <w:rsid w:val="009B61CE"/>
    <w:rsid w:val="009B634F"/>
    <w:rsid w:val="009B658E"/>
    <w:rsid w:val="009B6689"/>
    <w:rsid w:val="009B687D"/>
    <w:rsid w:val="009B69D1"/>
    <w:rsid w:val="009B6CCE"/>
    <w:rsid w:val="009B6D75"/>
    <w:rsid w:val="009B6EBE"/>
    <w:rsid w:val="009B6F96"/>
    <w:rsid w:val="009B722A"/>
    <w:rsid w:val="009B76C4"/>
    <w:rsid w:val="009B7FDD"/>
    <w:rsid w:val="009C0019"/>
    <w:rsid w:val="009C004B"/>
    <w:rsid w:val="009C0722"/>
    <w:rsid w:val="009C0D0F"/>
    <w:rsid w:val="009C0DC2"/>
    <w:rsid w:val="009C0E25"/>
    <w:rsid w:val="009C0E34"/>
    <w:rsid w:val="009C1134"/>
    <w:rsid w:val="009C15FC"/>
    <w:rsid w:val="009C18A6"/>
    <w:rsid w:val="009C1DE8"/>
    <w:rsid w:val="009C1E86"/>
    <w:rsid w:val="009C21C0"/>
    <w:rsid w:val="009C228C"/>
    <w:rsid w:val="009C2C42"/>
    <w:rsid w:val="009C2FB8"/>
    <w:rsid w:val="009C31D1"/>
    <w:rsid w:val="009C3369"/>
    <w:rsid w:val="009C353B"/>
    <w:rsid w:val="009C3849"/>
    <w:rsid w:val="009C3EFB"/>
    <w:rsid w:val="009C42B3"/>
    <w:rsid w:val="009C42D3"/>
    <w:rsid w:val="009C47DD"/>
    <w:rsid w:val="009C4B58"/>
    <w:rsid w:val="009C4BF1"/>
    <w:rsid w:val="009C4EF3"/>
    <w:rsid w:val="009C5075"/>
    <w:rsid w:val="009C51DF"/>
    <w:rsid w:val="009C5217"/>
    <w:rsid w:val="009C5220"/>
    <w:rsid w:val="009C5337"/>
    <w:rsid w:val="009C5AED"/>
    <w:rsid w:val="009C5B9F"/>
    <w:rsid w:val="009C5CA2"/>
    <w:rsid w:val="009C5D57"/>
    <w:rsid w:val="009C617D"/>
    <w:rsid w:val="009C62CA"/>
    <w:rsid w:val="009C6684"/>
    <w:rsid w:val="009C6F1A"/>
    <w:rsid w:val="009C72F0"/>
    <w:rsid w:val="009C76B6"/>
    <w:rsid w:val="009C77E0"/>
    <w:rsid w:val="009C7928"/>
    <w:rsid w:val="009C798B"/>
    <w:rsid w:val="009C79BB"/>
    <w:rsid w:val="009C7B69"/>
    <w:rsid w:val="009C7B7D"/>
    <w:rsid w:val="009C7F9D"/>
    <w:rsid w:val="009D00F1"/>
    <w:rsid w:val="009D022E"/>
    <w:rsid w:val="009D0492"/>
    <w:rsid w:val="009D0A00"/>
    <w:rsid w:val="009D0CAB"/>
    <w:rsid w:val="009D0D49"/>
    <w:rsid w:val="009D0E3C"/>
    <w:rsid w:val="009D0E4B"/>
    <w:rsid w:val="009D1384"/>
    <w:rsid w:val="009D1395"/>
    <w:rsid w:val="009D1465"/>
    <w:rsid w:val="009D14E0"/>
    <w:rsid w:val="009D1680"/>
    <w:rsid w:val="009D1717"/>
    <w:rsid w:val="009D1A63"/>
    <w:rsid w:val="009D1E66"/>
    <w:rsid w:val="009D1FA6"/>
    <w:rsid w:val="009D2503"/>
    <w:rsid w:val="009D2C53"/>
    <w:rsid w:val="009D2FF3"/>
    <w:rsid w:val="009D32BA"/>
    <w:rsid w:val="009D33E9"/>
    <w:rsid w:val="009D35A2"/>
    <w:rsid w:val="009D35FC"/>
    <w:rsid w:val="009D3ED4"/>
    <w:rsid w:val="009D3F03"/>
    <w:rsid w:val="009D404E"/>
    <w:rsid w:val="009D4083"/>
    <w:rsid w:val="009D4B87"/>
    <w:rsid w:val="009D4E6B"/>
    <w:rsid w:val="009D502F"/>
    <w:rsid w:val="009D5196"/>
    <w:rsid w:val="009D5403"/>
    <w:rsid w:val="009D5412"/>
    <w:rsid w:val="009D54E5"/>
    <w:rsid w:val="009D550F"/>
    <w:rsid w:val="009D5C81"/>
    <w:rsid w:val="009D6053"/>
    <w:rsid w:val="009D60B8"/>
    <w:rsid w:val="009D6396"/>
    <w:rsid w:val="009D6A4D"/>
    <w:rsid w:val="009D6BB9"/>
    <w:rsid w:val="009D7288"/>
    <w:rsid w:val="009D7582"/>
    <w:rsid w:val="009D7699"/>
    <w:rsid w:val="009D7859"/>
    <w:rsid w:val="009D7A1E"/>
    <w:rsid w:val="009D7EE2"/>
    <w:rsid w:val="009E00C9"/>
    <w:rsid w:val="009E03C8"/>
    <w:rsid w:val="009E054F"/>
    <w:rsid w:val="009E0574"/>
    <w:rsid w:val="009E0749"/>
    <w:rsid w:val="009E0A48"/>
    <w:rsid w:val="009E0E44"/>
    <w:rsid w:val="009E100A"/>
    <w:rsid w:val="009E14AD"/>
    <w:rsid w:val="009E17A3"/>
    <w:rsid w:val="009E1A22"/>
    <w:rsid w:val="009E1A7B"/>
    <w:rsid w:val="009E1C12"/>
    <w:rsid w:val="009E1C5F"/>
    <w:rsid w:val="009E1E8B"/>
    <w:rsid w:val="009E1FE3"/>
    <w:rsid w:val="009E2010"/>
    <w:rsid w:val="009E21C0"/>
    <w:rsid w:val="009E21DF"/>
    <w:rsid w:val="009E2683"/>
    <w:rsid w:val="009E2F39"/>
    <w:rsid w:val="009E2F7F"/>
    <w:rsid w:val="009E3318"/>
    <w:rsid w:val="009E3440"/>
    <w:rsid w:val="009E34EB"/>
    <w:rsid w:val="009E37A6"/>
    <w:rsid w:val="009E38B5"/>
    <w:rsid w:val="009E3D05"/>
    <w:rsid w:val="009E3EDC"/>
    <w:rsid w:val="009E3FB5"/>
    <w:rsid w:val="009E41D6"/>
    <w:rsid w:val="009E4570"/>
    <w:rsid w:val="009E4A75"/>
    <w:rsid w:val="009E4C75"/>
    <w:rsid w:val="009E4D3F"/>
    <w:rsid w:val="009E4EC8"/>
    <w:rsid w:val="009E5104"/>
    <w:rsid w:val="009E5262"/>
    <w:rsid w:val="009E5480"/>
    <w:rsid w:val="009E573D"/>
    <w:rsid w:val="009E594D"/>
    <w:rsid w:val="009E5F2A"/>
    <w:rsid w:val="009E628D"/>
    <w:rsid w:val="009E64CD"/>
    <w:rsid w:val="009E6705"/>
    <w:rsid w:val="009E676E"/>
    <w:rsid w:val="009E680D"/>
    <w:rsid w:val="009E687B"/>
    <w:rsid w:val="009E6A4A"/>
    <w:rsid w:val="009E6F03"/>
    <w:rsid w:val="009E7211"/>
    <w:rsid w:val="009E7290"/>
    <w:rsid w:val="009E7747"/>
    <w:rsid w:val="009E7874"/>
    <w:rsid w:val="009E7B08"/>
    <w:rsid w:val="009E7BE4"/>
    <w:rsid w:val="009E7FB7"/>
    <w:rsid w:val="009F0AC9"/>
    <w:rsid w:val="009F0AEB"/>
    <w:rsid w:val="009F0FE9"/>
    <w:rsid w:val="009F139E"/>
    <w:rsid w:val="009F1602"/>
    <w:rsid w:val="009F16D3"/>
    <w:rsid w:val="009F1707"/>
    <w:rsid w:val="009F1729"/>
    <w:rsid w:val="009F18F2"/>
    <w:rsid w:val="009F19F1"/>
    <w:rsid w:val="009F1D3D"/>
    <w:rsid w:val="009F1DA3"/>
    <w:rsid w:val="009F21BC"/>
    <w:rsid w:val="009F24A1"/>
    <w:rsid w:val="009F2DAA"/>
    <w:rsid w:val="009F2E21"/>
    <w:rsid w:val="009F2ED3"/>
    <w:rsid w:val="009F3024"/>
    <w:rsid w:val="009F3B21"/>
    <w:rsid w:val="009F3C15"/>
    <w:rsid w:val="009F42AE"/>
    <w:rsid w:val="009F444A"/>
    <w:rsid w:val="009F4643"/>
    <w:rsid w:val="009F4877"/>
    <w:rsid w:val="009F4BDD"/>
    <w:rsid w:val="009F4C36"/>
    <w:rsid w:val="009F4CAC"/>
    <w:rsid w:val="009F4DBD"/>
    <w:rsid w:val="009F4DDE"/>
    <w:rsid w:val="009F4DFE"/>
    <w:rsid w:val="009F500E"/>
    <w:rsid w:val="009F502C"/>
    <w:rsid w:val="009F54DE"/>
    <w:rsid w:val="009F5AA0"/>
    <w:rsid w:val="009F5B50"/>
    <w:rsid w:val="009F6586"/>
    <w:rsid w:val="009F67C0"/>
    <w:rsid w:val="009F69D0"/>
    <w:rsid w:val="009F6BE7"/>
    <w:rsid w:val="009F7425"/>
    <w:rsid w:val="009F75E6"/>
    <w:rsid w:val="009F778A"/>
    <w:rsid w:val="009F7BA7"/>
    <w:rsid w:val="009F7DC9"/>
    <w:rsid w:val="009F7E1F"/>
    <w:rsid w:val="00A000E8"/>
    <w:rsid w:val="00A00240"/>
    <w:rsid w:val="00A0075E"/>
    <w:rsid w:val="00A00CA2"/>
    <w:rsid w:val="00A00D32"/>
    <w:rsid w:val="00A00F96"/>
    <w:rsid w:val="00A010AB"/>
    <w:rsid w:val="00A010E0"/>
    <w:rsid w:val="00A01774"/>
    <w:rsid w:val="00A018EE"/>
    <w:rsid w:val="00A019AD"/>
    <w:rsid w:val="00A01A30"/>
    <w:rsid w:val="00A020EC"/>
    <w:rsid w:val="00A021D3"/>
    <w:rsid w:val="00A0246A"/>
    <w:rsid w:val="00A025FA"/>
    <w:rsid w:val="00A026C3"/>
    <w:rsid w:val="00A027DC"/>
    <w:rsid w:val="00A02A59"/>
    <w:rsid w:val="00A02B53"/>
    <w:rsid w:val="00A031B0"/>
    <w:rsid w:val="00A03436"/>
    <w:rsid w:val="00A03437"/>
    <w:rsid w:val="00A03711"/>
    <w:rsid w:val="00A0373A"/>
    <w:rsid w:val="00A03F30"/>
    <w:rsid w:val="00A04153"/>
    <w:rsid w:val="00A04264"/>
    <w:rsid w:val="00A0426A"/>
    <w:rsid w:val="00A046CB"/>
    <w:rsid w:val="00A046F4"/>
    <w:rsid w:val="00A0491B"/>
    <w:rsid w:val="00A04928"/>
    <w:rsid w:val="00A052E3"/>
    <w:rsid w:val="00A05507"/>
    <w:rsid w:val="00A05A91"/>
    <w:rsid w:val="00A05C4F"/>
    <w:rsid w:val="00A05E5A"/>
    <w:rsid w:val="00A064B7"/>
    <w:rsid w:val="00A06730"/>
    <w:rsid w:val="00A06790"/>
    <w:rsid w:val="00A06867"/>
    <w:rsid w:val="00A06BB6"/>
    <w:rsid w:val="00A06EFE"/>
    <w:rsid w:val="00A070BD"/>
    <w:rsid w:val="00A07133"/>
    <w:rsid w:val="00A07338"/>
    <w:rsid w:val="00A0748B"/>
    <w:rsid w:val="00A0761A"/>
    <w:rsid w:val="00A07651"/>
    <w:rsid w:val="00A07690"/>
    <w:rsid w:val="00A07717"/>
    <w:rsid w:val="00A0776A"/>
    <w:rsid w:val="00A07797"/>
    <w:rsid w:val="00A07B94"/>
    <w:rsid w:val="00A1024F"/>
    <w:rsid w:val="00A1037B"/>
    <w:rsid w:val="00A105A5"/>
    <w:rsid w:val="00A10733"/>
    <w:rsid w:val="00A1086C"/>
    <w:rsid w:val="00A10DF3"/>
    <w:rsid w:val="00A10E8E"/>
    <w:rsid w:val="00A1122D"/>
    <w:rsid w:val="00A11271"/>
    <w:rsid w:val="00A1138C"/>
    <w:rsid w:val="00A118A5"/>
    <w:rsid w:val="00A11B9C"/>
    <w:rsid w:val="00A11E51"/>
    <w:rsid w:val="00A11F7E"/>
    <w:rsid w:val="00A12539"/>
    <w:rsid w:val="00A12D66"/>
    <w:rsid w:val="00A12ED3"/>
    <w:rsid w:val="00A12F43"/>
    <w:rsid w:val="00A13309"/>
    <w:rsid w:val="00A134CD"/>
    <w:rsid w:val="00A136EA"/>
    <w:rsid w:val="00A13811"/>
    <w:rsid w:val="00A139CC"/>
    <w:rsid w:val="00A13EDD"/>
    <w:rsid w:val="00A13F1F"/>
    <w:rsid w:val="00A13FBE"/>
    <w:rsid w:val="00A14422"/>
    <w:rsid w:val="00A1471D"/>
    <w:rsid w:val="00A14766"/>
    <w:rsid w:val="00A147A5"/>
    <w:rsid w:val="00A14BA9"/>
    <w:rsid w:val="00A14DF9"/>
    <w:rsid w:val="00A14EFA"/>
    <w:rsid w:val="00A1502E"/>
    <w:rsid w:val="00A15196"/>
    <w:rsid w:val="00A152E2"/>
    <w:rsid w:val="00A154C0"/>
    <w:rsid w:val="00A154DF"/>
    <w:rsid w:val="00A1550E"/>
    <w:rsid w:val="00A155E5"/>
    <w:rsid w:val="00A1575D"/>
    <w:rsid w:val="00A15E2E"/>
    <w:rsid w:val="00A15F5C"/>
    <w:rsid w:val="00A165A0"/>
    <w:rsid w:val="00A16AA5"/>
    <w:rsid w:val="00A16B52"/>
    <w:rsid w:val="00A16C69"/>
    <w:rsid w:val="00A16D2C"/>
    <w:rsid w:val="00A173E6"/>
    <w:rsid w:val="00A17755"/>
    <w:rsid w:val="00A17827"/>
    <w:rsid w:val="00A178BA"/>
    <w:rsid w:val="00A17BC6"/>
    <w:rsid w:val="00A20205"/>
    <w:rsid w:val="00A20358"/>
    <w:rsid w:val="00A20B54"/>
    <w:rsid w:val="00A20BA1"/>
    <w:rsid w:val="00A20C4E"/>
    <w:rsid w:val="00A20E92"/>
    <w:rsid w:val="00A20E93"/>
    <w:rsid w:val="00A20F86"/>
    <w:rsid w:val="00A212C7"/>
    <w:rsid w:val="00A212F2"/>
    <w:rsid w:val="00A214A0"/>
    <w:rsid w:val="00A21634"/>
    <w:rsid w:val="00A2218A"/>
    <w:rsid w:val="00A2262D"/>
    <w:rsid w:val="00A22858"/>
    <w:rsid w:val="00A22919"/>
    <w:rsid w:val="00A229CC"/>
    <w:rsid w:val="00A229D4"/>
    <w:rsid w:val="00A22D66"/>
    <w:rsid w:val="00A2355E"/>
    <w:rsid w:val="00A238FC"/>
    <w:rsid w:val="00A23C5A"/>
    <w:rsid w:val="00A23CF6"/>
    <w:rsid w:val="00A23EDB"/>
    <w:rsid w:val="00A23EE2"/>
    <w:rsid w:val="00A240BF"/>
    <w:rsid w:val="00A24646"/>
    <w:rsid w:val="00A24BB4"/>
    <w:rsid w:val="00A24C3A"/>
    <w:rsid w:val="00A24DE6"/>
    <w:rsid w:val="00A24E9C"/>
    <w:rsid w:val="00A24FF3"/>
    <w:rsid w:val="00A250B2"/>
    <w:rsid w:val="00A256A3"/>
    <w:rsid w:val="00A25BCF"/>
    <w:rsid w:val="00A25E38"/>
    <w:rsid w:val="00A25EEE"/>
    <w:rsid w:val="00A2677E"/>
    <w:rsid w:val="00A26CD9"/>
    <w:rsid w:val="00A26F9A"/>
    <w:rsid w:val="00A2710E"/>
    <w:rsid w:val="00A27158"/>
    <w:rsid w:val="00A271C2"/>
    <w:rsid w:val="00A2728A"/>
    <w:rsid w:val="00A273C1"/>
    <w:rsid w:val="00A2740D"/>
    <w:rsid w:val="00A2771F"/>
    <w:rsid w:val="00A27821"/>
    <w:rsid w:val="00A27824"/>
    <w:rsid w:val="00A279CE"/>
    <w:rsid w:val="00A27AC7"/>
    <w:rsid w:val="00A27B4A"/>
    <w:rsid w:val="00A27FC6"/>
    <w:rsid w:val="00A300C6"/>
    <w:rsid w:val="00A3017C"/>
    <w:rsid w:val="00A301CB"/>
    <w:rsid w:val="00A30689"/>
    <w:rsid w:val="00A30BC9"/>
    <w:rsid w:val="00A30BE1"/>
    <w:rsid w:val="00A30E73"/>
    <w:rsid w:val="00A30F8C"/>
    <w:rsid w:val="00A31024"/>
    <w:rsid w:val="00A31314"/>
    <w:rsid w:val="00A315B5"/>
    <w:rsid w:val="00A318F7"/>
    <w:rsid w:val="00A31FBB"/>
    <w:rsid w:val="00A32230"/>
    <w:rsid w:val="00A323FD"/>
    <w:rsid w:val="00A3291C"/>
    <w:rsid w:val="00A32EA4"/>
    <w:rsid w:val="00A33202"/>
    <w:rsid w:val="00A33406"/>
    <w:rsid w:val="00A3340A"/>
    <w:rsid w:val="00A3361C"/>
    <w:rsid w:val="00A3368A"/>
    <w:rsid w:val="00A33E37"/>
    <w:rsid w:val="00A343B7"/>
    <w:rsid w:val="00A344B2"/>
    <w:rsid w:val="00A34850"/>
    <w:rsid w:val="00A35059"/>
    <w:rsid w:val="00A35285"/>
    <w:rsid w:val="00A3545C"/>
    <w:rsid w:val="00A3551A"/>
    <w:rsid w:val="00A3578A"/>
    <w:rsid w:val="00A360A3"/>
    <w:rsid w:val="00A3629D"/>
    <w:rsid w:val="00A364D1"/>
    <w:rsid w:val="00A365AD"/>
    <w:rsid w:val="00A367B2"/>
    <w:rsid w:val="00A36C49"/>
    <w:rsid w:val="00A36C4C"/>
    <w:rsid w:val="00A36D9B"/>
    <w:rsid w:val="00A3701C"/>
    <w:rsid w:val="00A3711D"/>
    <w:rsid w:val="00A374AB"/>
    <w:rsid w:val="00A37636"/>
    <w:rsid w:val="00A37843"/>
    <w:rsid w:val="00A37BD9"/>
    <w:rsid w:val="00A37C19"/>
    <w:rsid w:val="00A37C42"/>
    <w:rsid w:val="00A37E68"/>
    <w:rsid w:val="00A37EC9"/>
    <w:rsid w:val="00A37FA1"/>
    <w:rsid w:val="00A40596"/>
    <w:rsid w:val="00A407CE"/>
    <w:rsid w:val="00A411D2"/>
    <w:rsid w:val="00A411DB"/>
    <w:rsid w:val="00A41A17"/>
    <w:rsid w:val="00A41F93"/>
    <w:rsid w:val="00A4202A"/>
    <w:rsid w:val="00A420A2"/>
    <w:rsid w:val="00A423F7"/>
    <w:rsid w:val="00A425DA"/>
    <w:rsid w:val="00A42C2D"/>
    <w:rsid w:val="00A42FD8"/>
    <w:rsid w:val="00A430E2"/>
    <w:rsid w:val="00A43B4E"/>
    <w:rsid w:val="00A43D40"/>
    <w:rsid w:val="00A44095"/>
    <w:rsid w:val="00A4418A"/>
    <w:rsid w:val="00A445EE"/>
    <w:rsid w:val="00A446A5"/>
    <w:rsid w:val="00A44AB5"/>
    <w:rsid w:val="00A44B30"/>
    <w:rsid w:val="00A44D56"/>
    <w:rsid w:val="00A451F6"/>
    <w:rsid w:val="00A452C2"/>
    <w:rsid w:val="00A45414"/>
    <w:rsid w:val="00A45A5C"/>
    <w:rsid w:val="00A45AA2"/>
    <w:rsid w:val="00A45B61"/>
    <w:rsid w:val="00A45BEE"/>
    <w:rsid w:val="00A46202"/>
    <w:rsid w:val="00A46400"/>
    <w:rsid w:val="00A46E0B"/>
    <w:rsid w:val="00A46E44"/>
    <w:rsid w:val="00A46E8F"/>
    <w:rsid w:val="00A47114"/>
    <w:rsid w:val="00A4715C"/>
    <w:rsid w:val="00A4795A"/>
    <w:rsid w:val="00A47BF7"/>
    <w:rsid w:val="00A47C0B"/>
    <w:rsid w:val="00A500C7"/>
    <w:rsid w:val="00A50542"/>
    <w:rsid w:val="00A50830"/>
    <w:rsid w:val="00A50ACC"/>
    <w:rsid w:val="00A50EDB"/>
    <w:rsid w:val="00A50FB1"/>
    <w:rsid w:val="00A51047"/>
    <w:rsid w:val="00A510B2"/>
    <w:rsid w:val="00A51195"/>
    <w:rsid w:val="00A513DF"/>
    <w:rsid w:val="00A51737"/>
    <w:rsid w:val="00A51834"/>
    <w:rsid w:val="00A51B0C"/>
    <w:rsid w:val="00A51CFE"/>
    <w:rsid w:val="00A5293F"/>
    <w:rsid w:val="00A52E0E"/>
    <w:rsid w:val="00A534D1"/>
    <w:rsid w:val="00A5356D"/>
    <w:rsid w:val="00A5357F"/>
    <w:rsid w:val="00A5365E"/>
    <w:rsid w:val="00A53760"/>
    <w:rsid w:val="00A5381E"/>
    <w:rsid w:val="00A539F2"/>
    <w:rsid w:val="00A53BBD"/>
    <w:rsid w:val="00A53FD0"/>
    <w:rsid w:val="00A54219"/>
    <w:rsid w:val="00A546F2"/>
    <w:rsid w:val="00A54EC4"/>
    <w:rsid w:val="00A55718"/>
    <w:rsid w:val="00A5592A"/>
    <w:rsid w:val="00A55995"/>
    <w:rsid w:val="00A55F99"/>
    <w:rsid w:val="00A56C90"/>
    <w:rsid w:val="00A56F62"/>
    <w:rsid w:val="00A56F92"/>
    <w:rsid w:val="00A56FE4"/>
    <w:rsid w:val="00A570D7"/>
    <w:rsid w:val="00A572CE"/>
    <w:rsid w:val="00A5734A"/>
    <w:rsid w:val="00A575A1"/>
    <w:rsid w:val="00A57A6B"/>
    <w:rsid w:val="00A57C37"/>
    <w:rsid w:val="00A57EA9"/>
    <w:rsid w:val="00A602ED"/>
    <w:rsid w:val="00A60430"/>
    <w:rsid w:val="00A60522"/>
    <w:rsid w:val="00A605D8"/>
    <w:rsid w:val="00A606D9"/>
    <w:rsid w:val="00A607C0"/>
    <w:rsid w:val="00A60C23"/>
    <w:rsid w:val="00A60CE3"/>
    <w:rsid w:val="00A60DA8"/>
    <w:rsid w:val="00A60E36"/>
    <w:rsid w:val="00A6121B"/>
    <w:rsid w:val="00A616F5"/>
    <w:rsid w:val="00A61862"/>
    <w:rsid w:val="00A61AD2"/>
    <w:rsid w:val="00A61D0A"/>
    <w:rsid w:val="00A61ECB"/>
    <w:rsid w:val="00A6253C"/>
    <w:rsid w:val="00A6282C"/>
    <w:rsid w:val="00A628D3"/>
    <w:rsid w:val="00A62AE7"/>
    <w:rsid w:val="00A62BE4"/>
    <w:rsid w:val="00A62E47"/>
    <w:rsid w:val="00A62EF5"/>
    <w:rsid w:val="00A6323F"/>
    <w:rsid w:val="00A633F9"/>
    <w:rsid w:val="00A63511"/>
    <w:rsid w:val="00A636B6"/>
    <w:rsid w:val="00A6397C"/>
    <w:rsid w:val="00A63991"/>
    <w:rsid w:val="00A63E90"/>
    <w:rsid w:val="00A64088"/>
    <w:rsid w:val="00A640A1"/>
    <w:rsid w:val="00A6416D"/>
    <w:rsid w:val="00A64185"/>
    <w:rsid w:val="00A644A4"/>
    <w:rsid w:val="00A64F31"/>
    <w:rsid w:val="00A650C3"/>
    <w:rsid w:val="00A65477"/>
    <w:rsid w:val="00A658C0"/>
    <w:rsid w:val="00A66138"/>
    <w:rsid w:val="00A66186"/>
    <w:rsid w:val="00A66577"/>
    <w:rsid w:val="00A666D3"/>
    <w:rsid w:val="00A6683D"/>
    <w:rsid w:val="00A668AF"/>
    <w:rsid w:val="00A66A50"/>
    <w:rsid w:val="00A66CBA"/>
    <w:rsid w:val="00A66CDC"/>
    <w:rsid w:val="00A66CF6"/>
    <w:rsid w:val="00A66D52"/>
    <w:rsid w:val="00A66EEF"/>
    <w:rsid w:val="00A670DD"/>
    <w:rsid w:val="00A673FC"/>
    <w:rsid w:val="00A678B2"/>
    <w:rsid w:val="00A67B40"/>
    <w:rsid w:val="00A67B4D"/>
    <w:rsid w:val="00A67BA2"/>
    <w:rsid w:val="00A70139"/>
    <w:rsid w:val="00A702A8"/>
    <w:rsid w:val="00A70374"/>
    <w:rsid w:val="00A703F7"/>
    <w:rsid w:val="00A7055A"/>
    <w:rsid w:val="00A7083F"/>
    <w:rsid w:val="00A70930"/>
    <w:rsid w:val="00A70946"/>
    <w:rsid w:val="00A70B8B"/>
    <w:rsid w:val="00A70C80"/>
    <w:rsid w:val="00A70DB3"/>
    <w:rsid w:val="00A7122B"/>
    <w:rsid w:val="00A717C9"/>
    <w:rsid w:val="00A71A00"/>
    <w:rsid w:val="00A71E6F"/>
    <w:rsid w:val="00A71F52"/>
    <w:rsid w:val="00A72056"/>
    <w:rsid w:val="00A721F9"/>
    <w:rsid w:val="00A7226D"/>
    <w:rsid w:val="00A72489"/>
    <w:rsid w:val="00A724A7"/>
    <w:rsid w:val="00A7262B"/>
    <w:rsid w:val="00A7284F"/>
    <w:rsid w:val="00A72C82"/>
    <w:rsid w:val="00A72CB8"/>
    <w:rsid w:val="00A73893"/>
    <w:rsid w:val="00A73CB9"/>
    <w:rsid w:val="00A73FA1"/>
    <w:rsid w:val="00A73FC7"/>
    <w:rsid w:val="00A740AC"/>
    <w:rsid w:val="00A745B7"/>
    <w:rsid w:val="00A7461B"/>
    <w:rsid w:val="00A74860"/>
    <w:rsid w:val="00A74C08"/>
    <w:rsid w:val="00A74D38"/>
    <w:rsid w:val="00A74E40"/>
    <w:rsid w:val="00A751B5"/>
    <w:rsid w:val="00A7530E"/>
    <w:rsid w:val="00A75447"/>
    <w:rsid w:val="00A754E5"/>
    <w:rsid w:val="00A758FD"/>
    <w:rsid w:val="00A75C7C"/>
    <w:rsid w:val="00A75E4C"/>
    <w:rsid w:val="00A76045"/>
    <w:rsid w:val="00A76163"/>
    <w:rsid w:val="00A76261"/>
    <w:rsid w:val="00A7666C"/>
    <w:rsid w:val="00A767CF"/>
    <w:rsid w:val="00A768F8"/>
    <w:rsid w:val="00A76924"/>
    <w:rsid w:val="00A76B76"/>
    <w:rsid w:val="00A76EF6"/>
    <w:rsid w:val="00A76F55"/>
    <w:rsid w:val="00A778D0"/>
    <w:rsid w:val="00A77C90"/>
    <w:rsid w:val="00A77DFC"/>
    <w:rsid w:val="00A807BC"/>
    <w:rsid w:val="00A80C6B"/>
    <w:rsid w:val="00A80CA3"/>
    <w:rsid w:val="00A80D6A"/>
    <w:rsid w:val="00A80E31"/>
    <w:rsid w:val="00A80EA8"/>
    <w:rsid w:val="00A8123E"/>
    <w:rsid w:val="00A81648"/>
    <w:rsid w:val="00A81770"/>
    <w:rsid w:val="00A818ED"/>
    <w:rsid w:val="00A81D94"/>
    <w:rsid w:val="00A81F5E"/>
    <w:rsid w:val="00A81FE1"/>
    <w:rsid w:val="00A82096"/>
    <w:rsid w:val="00A82338"/>
    <w:rsid w:val="00A82375"/>
    <w:rsid w:val="00A824F7"/>
    <w:rsid w:val="00A82507"/>
    <w:rsid w:val="00A82864"/>
    <w:rsid w:val="00A82883"/>
    <w:rsid w:val="00A828D5"/>
    <w:rsid w:val="00A82BF8"/>
    <w:rsid w:val="00A82ED4"/>
    <w:rsid w:val="00A82FB1"/>
    <w:rsid w:val="00A83221"/>
    <w:rsid w:val="00A8333E"/>
    <w:rsid w:val="00A83D07"/>
    <w:rsid w:val="00A83F69"/>
    <w:rsid w:val="00A8448A"/>
    <w:rsid w:val="00A84566"/>
    <w:rsid w:val="00A846BD"/>
    <w:rsid w:val="00A8474F"/>
    <w:rsid w:val="00A847E5"/>
    <w:rsid w:val="00A8482D"/>
    <w:rsid w:val="00A84984"/>
    <w:rsid w:val="00A849DB"/>
    <w:rsid w:val="00A84AE6"/>
    <w:rsid w:val="00A84BCB"/>
    <w:rsid w:val="00A84C79"/>
    <w:rsid w:val="00A84E7D"/>
    <w:rsid w:val="00A84FC2"/>
    <w:rsid w:val="00A84FD0"/>
    <w:rsid w:val="00A850D6"/>
    <w:rsid w:val="00A851C1"/>
    <w:rsid w:val="00A85688"/>
    <w:rsid w:val="00A856D2"/>
    <w:rsid w:val="00A85844"/>
    <w:rsid w:val="00A85A59"/>
    <w:rsid w:val="00A85B63"/>
    <w:rsid w:val="00A85B69"/>
    <w:rsid w:val="00A85CD3"/>
    <w:rsid w:val="00A862F3"/>
    <w:rsid w:val="00A86353"/>
    <w:rsid w:val="00A8642C"/>
    <w:rsid w:val="00A86442"/>
    <w:rsid w:val="00A864A6"/>
    <w:rsid w:val="00A86653"/>
    <w:rsid w:val="00A8686D"/>
    <w:rsid w:val="00A86899"/>
    <w:rsid w:val="00A86BC1"/>
    <w:rsid w:val="00A86C85"/>
    <w:rsid w:val="00A871AA"/>
    <w:rsid w:val="00A87246"/>
    <w:rsid w:val="00A872A9"/>
    <w:rsid w:val="00A8738F"/>
    <w:rsid w:val="00A8746B"/>
    <w:rsid w:val="00A875D5"/>
    <w:rsid w:val="00A877E9"/>
    <w:rsid w:val="00A87999"/>
    <w:rsid w:val="00A87B22"/>
    <w:rsid w:val="00A87B27"/>
    <w:rsid w:val="00A87C17"/>
    <w:rsid w:val="00A87E7A"/>
    <w:rsid w:val="00A87EA8"/>
    <w:rsid w:val="00A90226"/>
    <w:rsid w:val="00A902BD"/>
    <w:rsid w:val="00A90969"/>
    <w:rsid w:val="00A90CD7"/>
    <w:rsid w:val="00A90E2B"/>
    <w:rsid w:val="00A90F63"/>
    <w:rsid w:val="00A90F64"/>
    <w:rsid w:val="00A90F7E"/>
    <w:rsid w:val="00A9100A"/>
    <w:rsid w:val="00A913AC"/>
    <w:rsid w:val="00A91FF4"/>
    <w:rsid w:val="00A920A9"/>
    <w:rsid w:val="00A92432"/>
    <w:rsid w:val="00A92656"/>
    <w:rsid w:val="00A9289F"/>
    <w:rsid w:val="00A929E1"/>
    <w:rsid w:val="00A92C62"/>
    <w:rsid w:val="00A92CA9"/>
    <w:rsid w:val="00A92D8B"/>
    <w:rsid w:val="00A93641"/>
    <w:rsid w:val="00A93792"/>
    <w:rsid w:val="00A937B3"/>
    <w:rsid w:val="00A937C3"/>
    <w:rsid w:val="00A93A67"/>
    <w:rsid w:val="00A93AA6"/>
    <w:rsid w:val="00A93C2B"/>
    <w:rsid w:val="00A93EAB"/>
    <w:rsid w:val="00A93FAF"/>
    <w:rsid w:val="00A9416C"/>
    <w:rsid w:val="00A944AF"/>
    <w:rsid w:val="00A949CC"/>
    <w:rsid w:val="00A949D9"/>
    <w:rsid w:val="00A951B2"/>
    <w:rsid w:val="00A952ED"/>
    <w:rsid w:val="00A956E2"/>
    <w:rsid w:val="00A95AB3"/>
    <w:rsid w:val="00A95E23"/>
    <w:rsid w:val="00A95F1D"/>
    <w:rsid w:val="00A96141"/>
    <w:rsid w:val="00A962EB"/>
    <w:rsid w:val="00A9632F"/>
    <w:rsid w:val="00A963E3"/>
    <w:rsid w:val="00A969C1"/>
    <w:rsid w:val="00A96B95"/>
    <w:rsid w:val="00A96E22"/>
    <w:rsid w:val="00A970E3"/>
    <w:rsid w:val="00A977ED"/>
    <w:rsid w:val="00A978E0"/>
    <w:rsid w:val="00A97A76"/>
    <w:rsid w:val="00A97AD9"/>
    <w:rsid w:val="00A97B1D"/>
    <w:rsid w:val="00A97BF1"/>
    <w:rsid w:val="00A97C8C"/>
    <w:rsid w:val="00A97F3A"/>
    <w:rsid w:val="00A97F94"/>
    <w:rsid w:val="00AA02D9"/>
    <w:rsid w:val="00AA042F"/>
    <w:rsid w:val="00AA05B7"/>
    <w:rsid w:val="00AA07C7"/>
    <w:rsid w:val="00AA0893"/>
    <w:rsid w:val="00AA0898"/>
    <w:rsid w:val="00AA0C52"/>
    <w:rsid w:val="00AA0FCF"/>
    <w:rsid w:val="00AA1352"/>
    <w:rsid w:val="00AA150D"/>
    <w:rsid w:val="00AA20AA"/>
    <w:rsid w:val="00AA23BE"/>
    <w:rsid w:val="00AA271A"/>
    <w:rsid w:val="00AA27E7"/>
    <w:rsid w:val="00AA2999"/>
    <w:rsid w:val="00AA2B46"/>
    <w:rsid w:val="00AA305C"/>
    <w:rsid w:val="00AA308E"/>
    <w:rsid w:val="00AA33AB"/>
    <w:rsid w:val="00AA3591"/>
    <w:rsid w:val="00AA368C"/>
    <w:rsid w:val="00AA3786"/>
    <w:rsid w:val="00AA3893"/>
    <w:rsid w:val="00AA3D45"/>
    <w:rsid w:val="00AA3EEA"/>
    <w:rsid w:val="00AA402D"/>
    <w:rsid w:val="00AA40C7"/>
    <w:rsid w:val="00AA433D"/>
    <w:rsid w:val="00AA448B"/>
    <w:rsid w:val="00AA4510"/>
    <w:rsid w:val="00AA483D"/>
    <w:rsid w:val="00AA52E4"/>
    <w:rsid w:val="00AA5B4F"/>
    <w:rsid w:val="00AA5CC9"/>
    <w:rsid w:val="00AA5E14"/>
    <w:rsid w:val="00AA65D6"/>
    <w:rsid w:val="00AA6876"/>
    <w:rsid w:val="00AA6B25"/>
    <w:rsid w:val="00AA6F0B"/>
    <w:rsid w:val="00AA7119"/>
    <w:rsid w:val="00AA726A"/>
    <w:rsid w:val="00AA73FD"/>
    <w:rsid w:val="00AA74B2"/>
    <w:rsid w:val="00AA75E9"/>
    <w:rsid w:val="00AA77A0"/>
    <w:rsid w:val="00AA7859"/>
    <w:rsid w:val="00AA7AEF"/>
    <w:rsid w:val="00AA7B05"/>
    <w:rsid w:val="00AA7C16"/>
    <w:rsid w:val="00AB0005"/>
    <w:rsid w:val="00AB0555"/>
    <w:rsid w:val="00AB0931"/>
    <w:rsid w:val="00AB0D40"/>
    <w:rsid w:val="00AB0E7B"/>
    <w:rsid w:val="00AB115B"/>
    <w:rsid w:val="00AB1378"/>
    <w:rsid w:val="00AB14DE"/>
    <w:rsid w:val="00AB1E36"/>
    <w:rsid w:val="00AB1E8B"/>
    <w:rsid w:val="00AB1F59"/>
    <w:rsid w:val="00AB2103"/>
    <w:rsid w:val="00AB221D"/>
    <w:rsid w:val="00AB2411"/>
    <w:rsid w:val="00AB29F5"/>
    <w:rsid w:val="00AB3155"/>
    <w:rsid w:val="00AB352C"/>
    <w:rsid w:val="00AB3934"/>
    <w:rsid w:val="00AB393F"/>
    <w:rsid w:val="00AB3963"/>
    <w:rsid w:val="00AB3B00"/>
    <w:rsid w:val="00AB416D"/>
    <w:rsid w:val="00AB41DD"/>
    <w:rsid w:val="00AB4483"/>
    <w:rsid w:val="00AB4515"/>
    <w:rsid w:val="00AB4778"/>
    <w:rsid w:val="00AB485F"/>
    <w:rsid w:val="00AB49BE"/>
    <w:rsid w:val="00AB4F2B"/>
    <w:rsid w:val="00AB5171"/>
    <w:rsid w:val="00AB53BE"/>
    <w:rsid w:val="00AB5F03"/>
    <w:rsid w:val="00AB60C7"/>
    <w:rsid w:val="00AB6151"/>
    <w:rsid w:val="00AB619B"/>
    <w:rsid w:val="00AB6FEB"/>
    <w:rsid w:val="00AB7304"/>
    <w:rsid w:val="00AB7356"/>
    <w:rsid w:val="00AB7596"/>
    <w:rsid w:val="00ABF14E"/>
    <w:rsid w:val="00AC014D"/>
    <w:rsid w:val="00AC0232"/>
    <w:rsid w:val="00AC0385"/>
    <w:rsid w:val="00AC03C8"/>
    <w:rsid w:val="00AC06CF"/>
    <w:rsid w:val="00AC08B3"/>
    <w:rsid w:val="00AC0937"/>
    <w:rsid w:val="00AC09B9"/>
    <w:rsid w:val="00AC0A79"/>
    <w:rsid w:val="00AC0B0D"/>
    <w:rsid w:val="00AC0EA9"/>
    <w:rsid w:val="00AC13B2"/>
    <w:rsid w:val="00AC13BD"/>
    <w:rsid w:val="00AC15FB"/>
    <w:rsid w:val="00AC162A"/>
    <w:rsid w:val="00AC1872"/>
    <w:rsid w:val="00AC199F"/>
    <w:rsid w:val="00AC1C0A"/>
    <w:rsid w:val="00AC1C68"/>
    <w:rsid w:val="00AC1DD2"/>
    <w:rsid w:val="00AC228A"/>
    <w:rsid w:val="00AC238E"/>
    <w:rsid w:val="00AC2711"/>
    <w:rsid w:val="00AC2A96"/>
    <w:rsid w:val="00AC2AF9"/>
    <w:rsid w:val="00AC2CA6"/>
    <w:rsid w:val="00AC31CB"/>
    <w:rsid w:val="00AC351D"/>
    <w:rsid w:val="00AC395A"/>
    <w:rsid w:val="00AC39AB"/>
    <w:rsid w:val="00AC40D1"/>
    <w:rsid w:val="00AC4258"/>
    <w:rsid w:val="00AC4286"/>
    <w:rsid w:val="00AC4660"/>
    <w:rsid w:val="00AC4666"/>
    <w:rsid w:val="00AC480A"/>
    <w:rsid w:val="00AC4894"/>
    <w:rsid w:val="00AC48BC"/>
    <w:rsid w:val="00AC4C03"/>
    <w:rsid w:val="00AC4E98"/>
    <w:rsid w:val="00AC4FB8"/>
    <w:rsid w:val="00AC52EF"/>
    <w:rsid w:val="00AC5407"/>
    <w:rsid w:val="00AC5552"/>
    <w:rsid w:val="00AC5920"/>
    <w:rsid w:val="00AC5A3D"/>
    <w:rsid w:val="00AC5C63"/>
    <w:rsid w:val="00AC5E0E"/>
    <w:rsid w:val="00AC61E6"/>
    <w:rsid w:val="00AC67D4"/>
    <w:rsid w:val="00AC69E5"/>
    <w:rsid w:val="00AC6D80"/>
    <w:rsid w:val="00AC6F53"/>
    <w:rsid w:val="00AC7986"/>
    <w:rsid w:val="00AC7C04"/>
    <w:rsid w:val="00AC7D5F"/>
    <w:rsid w:val="00AD0757"/>
    <w:rsid w:val="00AD0897"/>
    <w:rsid w:val="00AD0C19"/>
    <w:rsid w:val="00AD0C29"/>
    <w:rsid w:val="00AD0E5A"/>
    <w:rsid w:val="00AD1461"/>
    <w:rsid w:val="00AD1902"/>
    <w:rsid w:val="00AD194D"/>
    <w:rsid w:val="00AD1AB7"/>
    <w:rsid w:val="00AD1B2F"/>
    <w:rsid w:val="00AD1E23"/>
    <w:rsid w:val="00AD2104"/>
    <w:rsid w:val="00AD2126"/>
    <w:rsid w:val="00AD232D"/>
    <w:rsid w:val="00AD24E3"/>
    <w:rsid w:val="00AD270B"/>
    <w:rsid w:val="00AD2A3E"/>
    <w:rsid w:val="00AD2B95"/>
    <w:rsid w:val="00AD2ED9"/>
    <w:rsid w:val="00AD3068"/>
    <w:rsid w:val="00AD31D8"/>
    <w:rsid w:val="00AD3332"/>
    <w:rsid w:val="00AD34AF"/>
    <w:rsid w:val="00AD378C"/>
    <w:rsid w:val="00AD39E9"/>
    <w:rsid w:val="00AD3DD9"/>
    <w:rsid w:val="00AD413B"/>
    <w:rsid w:val="00AD4553"/>
    <w:rsid w:val="00AD4760"/>
    <w:rsid w:val="00AD47EC"/>
    <w:rsid w:val="00AD4D86"/>
    <w:rsid w:val="00AD5549"/>
    <w:rsid w:val="00AD5579"/>
    <w:rsid w:val="00AD5668"/>
    <w:rsid w:val="00AD5790"/>
    <w:rsid w:val="00AD597A"/>
    <w:rsid w:val="00AD59D3"/>
    <w:rsid w:val="00AD5A1E"/>
    <w:rsid w:val="00AD5BC3"/>
    <w:rsid w:val="00AD5DAA"/>
    <w:rsid w:val="00AD6067"/>
    <w:rsid w:val="00AD609F"/>
    <w:rsid w:val="00AD6131"/>
    <w:rsid w:val="00AD6291"/>
    <w:rsid w:val="00AD6378"/>
    <w:rsid w:val="00AD6425"/>
    <w:rsid w:val="00AD65DF"/>
    <w:rsid w:val="00AD6BF7"/>
    <w:rsid w:val="00AD6CA2"/>
    <w:rsid w:val="00AD6D20"/>
    <w:rsid w:val="00AD6DA6"/>
    <w:rsid w:val="00AD6ED4"/>
    <w:rsid w:val="00AD7070"/>
    <w:rsid w:val="00AD70C0"/>
    <w:rsid w:val="00AD7524"/>
    <w:rsid w:val="00AD7C05"/>
    <w:rsid w:val="00AD7CD7"/>
    <w:rsid w:val="00AE0469"/>
    <w:rsid w:val="00AE0475"/>
    <w:rsid w:val="00AE0603"/>
    <w:rsid w:val="00AE1111"/>
    <w:rsid w:val="00AE13A8"/>
    <w:rsid w:val="00AE1516"/>
    <w:rsid w:val="00AE1DC3"/>
    <w:rsid w:val="00AE1E50"/>
    <w:rsid w:val="00AE22DF"/>
    <w:rsid w:val="00AE2513"/>
    <w:rsid w:val="00AE26AE"/>
    <w:rsid w:val="00AE27E2"/>
    <w:rsid w:val="00AE28BF"/>
    <w:rsid w:val="00AE2A0D"/>
    <w:rsid w:val="00AE2D69"/>
    <w:rsid w:val="00AE2DE3"/>
    <w:rsid w:val="00AE390A"/>
    <w:rsid w:val="00AE3B39"/>
    <w:rsid w:val="00AE3BD8"/>
    <w:rsid w:val="00AE3C9A"/>
    <w:rsid w:val="00AE3EFA"/>
    <w:rsid w:val="00AE4357"/>
    <w:rsid w:val="00AE4385"/>
    <w:rsid w:val="00AE44A3"/>
    <w:rsid w:val="00AE44E3"/>
    <w:rsid w:val="00AE453A"/>
    <w:rsid w:val="00AE46BD"/>
    <w:rsid w:val="00AE4733"/>
    <w:rsid w:val="00AE476D"/>
    <w:rsid w:val="00AE4DE6"/>
    <w:rsid w:val="00AE50F0"/>
    <w:rsid w:val="00AE5424"/>
    <w:rsid w:val="00AE57A1"/>
    <w:rsid w:val="00AE5A5B"/>
    <w:rsid w:val="00AE5DA6"/>
    <w:rsid w:val="00AE5DBB"/>
    <w:rsid w:val="00AE5DF9"/>
    <w:rsid w:val="00AE64D2"/>
    <w:rsid w:val="00AE65AB"/>
    <w:rsid w:val="00AE6D1E"/>
    <w:rsid w:val="00AE6E3F"/>
    <w:rsid w:val="00AE72E3"/>
    <w:rsid w:val="00AE7491"/>
    <w:rsid w:val="00AE773E"/>
    <w:rsid w:val="00AE785F"/>
    <w:rsid w:val="00AE7982"/>
    <w:rsid w:val="00AE7A30"/>
    <w:rsid w:val="00AE7ED2"/>
    <w:rsid w:val="00AF0149"/>
    <w:rsid w:val="00AF0410"/>
    <w:rsid w:val="00AF04DC"/>
    <w:rsid w:val="00AF06B1"/>
    <w:rsid w:val="00AF0A6E"/>
    <w:rsid w:val="00AF0FCC"/>
    <w:rsid w:val="00AF1176"/>
    <w:rsid w:val="00AF13D9"/>
    <w:rsid w:val="00AF144F"/>
    <w:rsid w:val="00AF1AE3"/>
    <w:rsid w:val="00AF1AF3"/>
    <w:rsid w:val="00AF1D2F"/>
    <w:rsid w:val="00AF1E73"/>
    <w:rsid w:val="00AF2102"/>
    <w:rsid w:val="00AF2268"/>
    <w:rsid w:val="00AF25DC"/>
    <w:rsid w:val="00AF3152"/>
    <w:rsid w:val="00AF34A6"/>
    <w:rsid w:val="00AF34D7"/>
    <w:rsid w:val="00AF382F"/>
    <w:rsid w:val="00AF3C7E"/>
    <w:rsid w:val="00AF3CBF"/>
    <w:rsid w:val="00AF415B"/>
    <w:rsid w:val="00AF4448"/>
    <w:rsid w:val="00AF46EF"/>
    <w:rsid w:val="00AF4955"/>
    <w:rsid w:val="00AF5126"/>
    <w:rsid w:val="00AF55B4"/>
    <w:rsid w:val="00AF5629"/>
    <w:rsid w:val="00AF586E"/>
    <w:rsid w:val="00AF593F"/>
    <w:rsid w:val="00AF5C30"/>
    <w:rsid w:val="00AF5E98"/>
    <w:rsid w:val="00AF5E9C"/>
    <w:rsid w:val="00AF66DD"/>
    <w:rsid w:val="00AF6F17"/>
    <w:rsid w:val="00AF702F"/>
    <w:rsid w:val="00AF7339"/>
    <w:rsid w:val="00AF7800"/>
    <w:rsid w:val="00AF7BD5"/>
    <w:rsid w:val="00AF7F14"/>
    <w:rsid w:val="00AF7FB3"/>
    <w:rsid w:val="00B001DD"/>
    <w:rsid w:val="00B005BC"/>
    <w:rsid w:val="00B007EF"/>
    <w:rsid w:val="00B008F1"/>
    <w:rsid w:val="00B009E7"/>
    <w:rsid w:val="00B00AA6"/>
    <w:rsid w:val="00B00ADA"/>
    <w:rsid w:val="00B00BE6"/>
    <w:rsid w:val="00B00C5F"/>
    <w:rsid w:val="00B00D99"/>
    <w:rsid w:val="00B00DE7"/>
    <w:rsid w:val="00B011A4"/>
    <w:rsid w:val="00B012F7"/>
    <w:rsid w:val="00B014EB"/>
    <w:rsid w:val="00B016AB"/>
    <w:rsid w:val="00B01961"/>
    <w:rsid w:val="00B01A22"/>
    <w:rsid w:val="00B01CF6"/>
    <w:rsid w:val="00B01E90"/>
    <w:rsid w:val="00B01F0F"/>
    <w:rsid w:val="00B02047"/>
    <w:rsid w:val="00B022DC"/>
    <w:rsid w:val="00B0262F"/>
    <w:rsid w:val="00B026A4"/>
    <w:rsid w:val="00B0274E"/>
    <w:rsid w:val="00B02782"/>
    <w:rsid w:val="00B02AEA"/>
    <w:rsid w:val="00B02D6F"/>
    <w:rsid w:val="00B02EBA"/>
    <w:rsid w:val="00B031EE"/>
    <w:rsid w:val="00B03C5C"/>
    <w:rsid w:val="00B04710"/>
    <w:rsid w:val="00B04716"/>
    <w:rsid w:val="00B04756"/>
    <w:rsid w:val="00B04A74"/>
    <w:rsid w:val="00B04CAF"/>
    <w:rsid w:val="00B04CC7"/>
    <w:rsid w:val="00B04F90"/>
    <w:rsid w:val="00B0511E"/>
    <w:rsid w:val="00B051F6"/>
    <w:rsid w:val="00B056C6"/>
    <w:rsid w:val="00B05C9D"/>
    <w:rsid w:val="00B05DA2"/>
    <w:rsid w:val="00B05F00"/>
    <w:rsid w:val="00B06110"/>
    <w:rsid w:val="00B0618B"/>
    <w:rsid w:val="00B06230"/>
    <w:rsid w:val="00B06592"/>
    <w:rsid w:val="00B06A34"/>
    <w:rsid w:val="00B06B34"/>
    <w:rsid w:val="00B06C15"/>
    <w:rsid w:val="00B06D52"/>
    <w:rsid w:val="00B06D89"/>
    <w:rsid w:val="00B07046"/>
    <w:rsid w:val="00B0718D"/>
    <w:rsid w:val="00B07340"/>
    <w:rsid w:val="00B07783"/>
    <w:rsid w:val="00B07B27"/>
    <w:rsid w:val="00B07BCE"/>
    <w:rsid w:val="00B07BE1"/>
    <w:rsid w:val="00B07D60"/>
    <w:rsid w:val="00B07F72"/>
    <w:rsid w:val="00B1001D"/>
    <w:rsid w:val="00B10116"/>
    <w:rsid w:val="00B10186"/>
    <w:rsid w:val="00B102B3"/>
    <w:rsid w:val="00B10533"/>
    <w:rsid w:val="00B105D5"/>
    <w:rsid w:val="00B1136E"/>
    <w:rsid w:val="00B11657"/>
    <w:rsid w:val="00B11BDE"/>
    <w:rsid w:val="00B11DE2"/>
    <w:rsid w:val="00B122B7"/>
    <w:rsid w:val="00B12B45"/>
    <w:rsid w:val="00B12F9A"/>
    <w:rsid w:val="00B12FA3"/>
    <w:rsid w:val="00B12FB6"/>
    <w:rsid w:val="00B1301C"/>
    <w:rsid w:val="00B131C0"/>
    <w:rsid w:val="00B135E5"/>
    <w:rsid w:val="00B138DE"/>
    <w:rsid w:val="00B13AE9"/>
    <w:rsid w:val="00B13F58"/>
    <w:rsid w:val="00B143D3"/>
    <w:rsid w:val="00B14591"/>
    <w:rsid w:val="00B145EA"/>
    <w:rsid w:val="00B14682"/>
    <w:rsid w:val="00B14693"/>
    <w:rsid w:val="00B14829"/>
    <w:rsid w:val="00B14B55"/>
    <w:rsid w:val="00B14DF1"/>
    <w:rsid w:val="00B14E52"/>
    <w:rsid w:val="00B14E7E"/>
    <w:rsid w:val="00B14FAD"/>
    <w:rsid w:val="00B14FE5"/>
    <w:rsid w:val="00B161F9"/>
    <w:rsid w:val="00B162DD"/>
    <w:rsid w:val="00B16383"/>
    <w:rsid w:val="00B164D2"/>
    <w:rsid w:val="00B16663"/>
    <w:rsid w:val="00B16B25"/>
    <w:rsid w:val="00B16C5A"/>
    <w:rsid w:val="00B17287"/>
    <w:rsid w:val="00B1729C"/>
    <w:rsid w:val="00B17B0D"/>
    <w:rsid w:val="00B2021A"/>
    <w:rsid w:val="00B208A3"/>
    <w:rsid w:val="00B20AA2"/>
    <w:rsid w:val="00B20EFF"/>
    <w:rsid w:val="00B20F71"/>
    <w:rsid w:val="00B2102F"/>
    <w:rsid w:val="00B213C0"/>
    <w:rsid w:val="00B2142B"/>
    <w:rsid w:val="00B22682"/>
    <w:rsid w:val="00B22956"/>
    <w:rsid w:val="00B22A68"/>
    <w:rsid w:val="00B230DC"/>
    <w:rsid w:val="00B2328A"/>
    <w:rsid w:val="00B23329"/>
    <w:rsid w:val="00B2358B"/>
    <w:rsid w:val="00B235CE"/>
    <w:rsid w:val="00B24070"/>
    <w:rsid w:val="00B2442A"/>
    <w:rsid w:val="00B2451E"/>
    <w:rsid w:val="00B245FB"/>
    <w:rsid w:val="00B24EC4"/>
    <w:rsid w:val="00B2513F"/>
    <w:rsid w:val="00B254A1"/>
    <w:rsid w:val="00B259A6"/>
    <w:rsid w:val="00B26785"/>
    <w:rsid w:val="00B26B43"/>
    <w:rsid w:val="00B26BD6"/>
    <w:rsid w:val="00B26CCD"/>
    <w:rsid w:val="00B26D81"/>
    <w:rsid w:val="00B270FB"/>
    <w:rsid w:val="00B27965"/>
    <w:rsid w:val="00B279F8"/>
    <w:rsid w:val="00B30650"/>
    <w:rsid w:val="00B3069A"/>
    <w:rsid w:val="00B3092A"/>
    <w:rsid w:val="00B30CA8"/>
    <w:rsid w:val="00B30CAD"/>
    <w:rsid w:val="00B30DCE"/>
    <w:rsid w:val="00B3114C"/>
    <w:rsid w:val="00B312F2"/>
    <w:rsid w:val="00B3195B"/>
    <w:rsid w:val="00B31B90"/>
    <w:rsid w:val="00B32335"/>
    <w:rsid w:val="00B32467"/>
    <w:rsid w:val="00B3263F"/>
    <w:rsid w:val="00B3275C"/>
    <w:rsid w:val="00B3276E"/>
    <w:rsid w:val="00B32B84"/>
    <w:rsid w:val="00B32BD3"/>
    <w:rsid w:val="00B32C35"/>
    <w:rsid w:val="00B32FD5"/>
    <w:rsid w:val="00B3306E"/>
    <w:rsid w:val="00B33277"/>
    <w:rsid w:val="00B333BF"/>
    <w:rsid w:val="00B3342B"/>
    <w:rsid w:val="00B33543"/>
    <w:rsid w:val="00B33545"/>
    <w:rsid w:val="00B339AE"/>
    <w:rsid w:val="00B33A4A"/>
    <w:rsid w:val="00B33D9A"/>
    <w:rsid w:val="00B33E6A"/>
    <w:rsid w:val="00B3447E"/>
    <w:rsid w:val="00B346BB"/>
    <w:rsid w:val="00B34713"/>
    <w:rsid w:val="00B3474A"/>
    <w:rsid w:val="00B347C0"/>
    <w:rsid w:val="00B34EF9"/>
    <w:rsid w:val="00B354E8"/>
    <w:rsid w:val="00B35787"/>
    <w:rsid w:val="00B3662D"/>
    <w:rsid w:val="00B3683D"/>
    <w:rsid w:val="00B369AE"/>
    <w:rsid w:val="00B36C08"/>
    <w:rsid w:val="00B373D9"/>
    <w:rsid w:val="00B376C7"/>
    <w:rsid w:val="00B37947"/>
    <w:rsid w:val="00B37B36"/>
    <w:rsid w:val="00B37B6C"/>
    <w:rsid w:val="00B37D73"/>
    <w:rsid w:val="00B37E91"/>
    <w:rsid w:val="00B400DB"/>
    <w:rsid w:val="00B4028F"/>
    <w:rsid w:val="00B40595"/>
    <w:rsid w:val="00B40FC2"/>
    <w:rsid w:val="00B40FEB"/>
    <w:rsid w:val="00B414C5"/>
    <w:rsid w:val="00B4170C"/>
    <w:rsid w:val="00B41CB5"/>
    <w:rsid w:val="00B41DF2"/>
    <w:rsid w:val="00B42129"/>
    <w:rsid w:val="00B42266"/>
    <w:rsid w:val="00B4299F"/>
    <w:rsid w:val="00B4304C"/>
    <w:rsid w:val="00B431CB"/>
    <w:rsid w:val="00B4323B"/>
    <w:rsid w:val="00B432AA"/>
    <w:rsid w:val="00B433FD"/>
    <w:rsid w:val="00B4369C"/>
    <w:rsid w:val="00B436A6"/>
    <w:rsid w:val="00B4398C"/>
    <w:rsid w:val="00B43C71"/>
    <w:rsid w:val="00B43C8A"/>
    <w:rsid w:val="00B43D49"/>
    <w:rsid w:val="00B43D4E"/>
    <w:rsid w:val="00B445F0"/>
    <w:rsid w:val="00B445F2"/>
    <w:rsid w:val="00B4489A"/>
    <w:rsid w:val="00B44A0B"/>
    <w:rsid w:val="00B44AB2"/>
    <w:rsid w:val="00B44C73"/>
    <w:rsid w:val="00B44DCB"/>
    <w:rsid w:val="00B45317"/>
    <w:rsid w:val="00B453BE"/>
    <w:rsid w:val="00B4545B"/>
    <w:rsid w:val="00B4547C"/>
    <w:rsid w:val="00B4561A"/>
    <w:rsid w:val="00B45A7B"/>
    <w:rsid w:val="00B45B35"/>
    <w:rsid w:val="00B46156"/>
    <w:rsid w:val="00B4645A"/>
    <w:rsid w:val="00B464B5"/>
    <w:rsid w:val="00B4671B"/>
    <w:rsid w:val="00B46956"/>
    <w:rsid w:val="00B46A61"/>
    <w:rsid w:val="00B470FE"/>
    <w:rsid w:val="00B47784"/>
    <w:rsid w:val="00B47999"/>
    <w:rsid w:val="00B50113"/>
    <w:rsid w:val="00B5022A"/>
    <w:rsid w:val="00B5048E"/>
    <w:rsid w:val="00B50846"/>
    <w:rsid w:val="00B50A90"/>
    <w:rsid w:val="00B50B46"/>
    <w:rsid w:val="00B51222"/>
    <w:rsid w:val="00B512C8"/>
    <w:rsid w:val="00B51432"/>
    <w:rsid w:val="00B52273"/>
    <w:rsid w:val="00B529C6"/>
    <w:rsid w:val="00B5318E"/>
    <w:rsid w:val="00B532C3"/>
    <w:rsid w:val="00B53434"/>
    <w:rsid w:val="00B53484"/>
    <w:rsid w:val="00B538F5"/>
    <w:rsid w:val="00B540B4"/>
    <w:rsid w:val="00B54165"/>
    <w:rsid w:val="00B545AE"/>
    <w:rsid w:val="00B547B4"/>
    <w:rsid w:val="00B54887"/>
    <w:rsid w:val="00B54934"/>
    <w:rsid w:val="00B54EA0"/>
    <w:rsid w:val="00B5539E"/>
    <w:rsid w:val="00B553CC"/>
    <w:rsid w:val="00B5550B"/>
    <w:rsid w:val="00B5558D"/>
    <w:rsid w:val="00B557E1"/>
    <w:rsid w:val="00B55E2B"/>
    <w:rsid w:val="00B561DB"/>
    <w:rsid w:val="00B5623F"/>
    <w:rsid w:val="00B565AC"/>
    <w:rsid w:val="00B56A68"/>
    <w:rsid w:val="00B56D49"/>
    <w:rsid w:val="00B570FE"/>
    <w:rsid w:val="00B5765E"/>
    <w:rsid w:val="00B57DAD"/>
    <w:rsid w:val="00B57FF2"/>
    <w:rsid w:val="00B60260"/>
    <w:rsid w:val="00B60592"/>
    <w:rsid w:val="00B60B17"/>
    <w:rsid w:val="00B6106B"/>
    <w:rsid w:val="00B610BD"/>
    <w:rsid w:val="00B611BD"/>
    <w:rsid w:val="00B611FC"/>
    <w:rsid w:val="00B61B48"/>
    <w:rsid w:val="00B61CD9"/>
    <w:rsid w:val="00B620FC"/>
    <w:rsid w:val="00B624B6"/>
    <w:rsid w:val="00B629B3"/>
    <w:rsid w:val="00B629F6"/>
    <w:rsid w:val="00B62C55"/>
    <w:rsid w:val="00B6318F"/>
    <w:rsid w:val="00B63232"/>
    <w:rsid w:val="00B63451"/>
    <w:rsid w:val="00B63D4E"/>
    <w:rsid w:val="00B63E41"/>
    <w:rsid w:val="00B63EAD"/>
    <w:rsid w:val="00B64036"/>
    <w:rsid w:val="00B643ED"/>
    <w:rsid w:val="00B64402"/>
    <w:rsid w:val="00B6492B"/>
    <w:rsid w:val="00B64BBE"/>
    <w:rsid w:val="00B64CAE"/>
    <w:rsid w:val="00B64DE3"/>
    <w:rsid w:val="00B650D2"/>
    <w:rsid w:val="00B653BB"/>
    <w:rsid w:val="00B657FB"/>
    <w:rsid w:val="00B65801"/>
    <w:rsid w:val="00B65823"/>
    <w:rsid w:val="00B6594D"/>
    <w:rsid w:val="00B65CA3"/>
    <w:rsid w:val="00B6610C"/>
    <w:rsid w:val="00B66305"/>
    <w:rsid w:val="00B664C7"/>
    <w:rsid w:val="00B66512"/>
    <w:rsid w:val="00B66805"/>
    <w:rsid w:val="00B66847"/>
    <w:rsid w:val="00B66BAD"/>
    <w:rsid w:val="00B66ED9"/>
    <w:rsid w:val="00B66FD5"/>
    <w:rsid w:val="00B67566"/>
    <w:rsid w:val="00B67716"/>
    <w:rsid w:val="00B67D2F"/>
    <w:rsid w:val="00B67D93"/>
    <w:rsid w:val="00B67E01"/>
    <w:rsid w:val="00B7050B"/>
    <w:rsid w:val="00B70794"/>
    <w:rsid w:val="00B70A9B"/>
    <w:rsid w:val="00B710CF"/>
    <w:rsid w:val="00B714E4"/>
    <w:rsid w:val="00B7159C"/>
    <w:rsid w:val="00B71A78"/>
    <w:rsid w:val="00B71D8A"/>
    <w:rsid w:val="00B71EDF"/>
    <w:rsid w:val="00B72320"/>
    <w:rsid w:val="00B7255B"/>
    <w:rsid w:val="00B72C5B"/>
    <w:rsid w:val="00B72C75"/>
    <w:rsid w:val="00B7318D"/>
    <w:rsid w:val="00B73404"/>
    <w:rsid w:val="00B7349D"/>
    <w:rsid w:val="00B736D6"/>
    <w:rsid w:val="00B738BB"/>
    <w:rsid w:val="00B73BA5"/>
    <w:rsid w:val="00B73BA9"/>
    <w:rsid w:val="00B73DD3"/>
    <w:rsid w:val="00B73DF5"/>
    <w:rsid w:val="00B74033"/>
    <w:rsid w:val="00B74323"/>
    <w:rsid w:val="00B7448C"/>
    <w:rsid w:val="00B7451F"/>
    <w:rsid w:val="00B747CE"/>
    <w:rsid w:val="00B74816"/>
    <w:rsid w:val="00B7491E"/>
    <w:rsid w:val="00B7561B"/>
    <w:rsid w:val="00B7574E"/>
    <w:rsid w:val="00B75928"/>
    <w:rsid w:val="00B75947"/>
    <w:rsid w:val="00B75967"/>
    <w:rsid w:val="00B75B80"/>
    <w:rsid w:val="00B75F3D"/>
    <w:rsid w:val="00B76017"/>
    <w:rsid w:val="00B76267"/>
    <w:rsid w:val="00B763F1"/>
    <w:rsid w:val="00B7640B"/>
    <w:rsid w:val="00B764AE"/>
    <w:rsid w:val="00B76750"/>
    <w:rsid w:val="00B768EE"/>
    <w:rsid w:val="00B76C52"/>
    <w:rsid w:val="00B76CEF"/>
    <w:rsid w:val="00B7701B"/>
    <w:rsid w:val="00B77827"/>
    <w:rsid w:val="00B77CA3"/>
    <w:rsid w:val="00B77DD3"/>
    <w:rsid w:val="00B77EEA"/>
    <w:rsid w:val="00B80034"/>
    <w:rsid w:val="00B80175"/>
    <w:rsid w:val="00B80707"/>
    <w:rsid w:val="00B80837"/>
    <w:rsid w:val="00B80B2D"/>
    <w:rsid w:val="00B81419"/>
    <w:rsid w:val="00B814DF"/>
    <w:rsid w:val="00B81512"/>
    <w:rsid w:val="00B81904"/>
    <w:rsid w:val="00B81CF1"/>
    <w:rsid w:val="00B81F69"/>
    <w:rsid w:val="00B82290"/>
    <w:rsid w:val="00B8255D"/>
    <w:rsid w:val="00B8263F"/>
    <w:rsid w:val="00B826CC"/>
    <w:rsid w:val="00B82B65"/>
    <w:rsid w:val="00B82C21"/>
    <w:rsid w:val="00B82DF1"/>
    <w:rsid w:val="00B82F2C"/>
    <w:rsid w:val="00B8300D"/>
    <w:rsid w:val="00B830B9"/>
    <w:rsid w:val="00B831DD"/>
    <w:rsid w:val="00B83827"/>
    <w:rsid w:val="00B83F11"/>
    <w:rsid w:val="00B841B3"/>
    <w:rsid w:val="00B845A7"/>
    <w:rsid w:val="00B8478D"/>
    <w:rsid w:val="00B8494C"/>
    <w:rsid w:val="00B84BE6"/>
    <w:rsid w:val="00B84C5C"/>
    <w:rsid w:val="00B84D49"/>
    <w:rsid w:val="00B8504D"/>
    <w:rsid w:val="00B85456"/>
    <w:rsid w:val="00B8547C"/>
    <w:rsid w:val="00B85717"/>
    <w:rsid w:val="00B85C6C"/>
    <w:rsid w:val="00B86089"/>
    <w:rsid w:val="00B86C01"/>
    <w:rsid w:val="00B8700A"/>
    <w:rsid w:val="00B875A8"/>
    <w:rsid w:val="00B87637"/>
    <w:rsid w:val="00B87698"/>
    <w:rsid w:val="00B877C0"/>
    <w:rsid w:val="00B87A28"/>
    <w:rsid w:val="00B87E53"/>
    <w:rsid w:val="00B90142"/>
    <w:rsid w:val="00B905A5"/>
    <w:rsid w:val="00B90686"/>
    <w:rsid w:val="00B9072B"/>
    <w:rsid w:val="00B907A0"/>
    <w:rsid w:val="00B9082C"/>
    <w:rsid w:val="00B90947"/>
    <w:rsid w:val="00B90E2D"/>
    <w:rsid w:val="00B90EF9"/>
    <w:rsid w:val="00B90F07"/>
    <w:rsid w:val="00B9119F"/>
    <w:rsid w:val="00B914C7"/>
    <w:rsid w:val="00B919BB"/>
    <w:rsid w:val="00B919BF"/>
    <w:rsid w:val="00B91AA7"/>
    <w:rsid w:val="00B91B9E"/>
    <w:rsid w:val="00B9264E"/>
    <w:rsid w:val="00B9298D"/>
    <w:rsid w:val="00B929F2"/>
    <w:rsid w:val="00B92A69"/>
    <w:rsid w:val="00B92AB0"/>
    <w:rsid w:val="00B92B58"/>
    <w:rsid w:val="00B92E3D"/>
    <w:rsid w:val="00B92EE1"/>
    <w:rsid w:val="00B93116"/>
    <w:rsid w:val="00B935E6"/>
    <w:rsid w:val="00B93619"/>
    <w:rsid w:val="00B93646"/>
    <w:rsid w:val="00B9373E"/>
    <w:rsid w:val="00B937C3"/>
    <w:rsid w:val="00B93815"/>
    <w:rsid w:val="00B939A1"/>
    <w:rsid w:val="00B93FCA"/>
    <w:rsid w:val="00B947D8"/>
    <w:rsid w:val="00B947F3"/>
    <w:rsid w:val="00B949C2"/>
    <w:rsid w:val="00B94A13"/>
    <w:rsid w:val="00B94FA2"/>
    <w:rsid w:val="00B9538F"/>
    <w:rsid w:val="00B9560F"/>
    <w:rsid w:val="00B956D7"/>
    <w:rsid w:val="00B957E5"/>
    <w:rsid w:val="00B95835"/>
    <w:rsid w:val="00B95855"/>
    <w:rsid w:val="00B958B1"/>
    <w:rsid w:val="00B95927"/>
    <w:rsid w:val="00B959F0"/>
    <w:rsid w:val="00B95AFF"/>
    <w:rsid w:val="00B95BB4"/>
    <w:rsid w:val="00B95F3E"/>
    <w:rsid w:val="00B960DC"/>
    <w:rsid w:val="00B96120"/>
    <w:rsid w:val="00B962C0"/>
    <w:rsid w:val="00B9631C"/>
    <w:rsid w:val="00B965BD"/>
    <w:rsid w:val="00B9666F"/>
    <w:rsid w:val="00B96695"/>
    <w:rsid w:val="00B9686B"/>
    <w:rsid w:val="00B974B2"/>
    <w:rsid w:val="00B975BF"/>
    <w:rsid w:val="00BA0003"/>
    <w:rsid w:val="00BA06A0"/>
    <w:rsid w:val="00BA07A1"/>
    <w:rsid w:val="00BA0D66"/>
    <w:rsid w:val="00BA0EAA"/>
    <w:rsid w:val="00BA108E"/>
    <w:rsid w:val="00BA118D"/>
    <w:rsid w:val="00BA1907"/>
    <w:rsid w:val="00BA1B10"/>
    <w:rsid w:val="00BA23EB"/>
    <w:rsid w:val="00BA2C2D"/>
    <w:rsid w:val="00BA2E77"/>
    <w:rsid w:val="00BA2F15"/>
    <w:rsid w:val="00BA3088"/>
    <w:rsid w:val="00BA3ACD"/>
    <w:rsid w:val="00BA3C53"/>
    <w:rsid w:val="00BA4454"/>
    <w:rsid w:val="00BA47AC"/>
    <w:rsid w:val="00BA4F81"/>
    <w:rsid w:val="00BA5206"/>
    <w:rsid w:val="00BA53C2"/>
    <w:rsid w:val="00BA56CB"/>
    <w:rsid w:val="00BA5957"/>
    <w:rsid w:val="00BA5E25"/>
    <w:rsid w:val="00BA6100"/>
    <w:rsid w:val="00BA6477"/>
    <w:rsid w:val="00BA6535"/>
    <w:rsid w:val="00BA6C09"/>
    <w:rsid w:val="00BA6C58"/>
    <w:rsid w:val="00BA7489"/>
    <w:rsid w:val="00BA78D4"/>
    <w:rsid w:val="00BA794C"/>
    <w:rsid w:val="00BA7B26"/>
    <w:rsid w:val="00BA7BBB"/>
    <w:rsid w:val="00BB0090"/>
    <w:rsid w:val="00BB01B9"/>
    <w:rsid w:val="00BB0567"/>
    <w:rsid w:val="00BB0C28"/>
    <w:rsid w:val="00BB0C90"/>
    <w:rsid w:val="00BB0D1C"/>
    <w:rsid w:val="00BB0F1B"/>
    <w:rsid w:val="00BB14AB"/>
    <w:rsid w:val="00BB1772"/>
    <w:rsid w:val="00BB1A25"/>
    <w:rsid w:val="00BB1BE3"/>
    <w:rsid w:val="00BB21E7"/>
    <w:rsid w:val="00BB22CC"/>
    <w:rsid w:val="00BB2745"/>
    <w:rsid w:val="00BB2A14"/>
    <w:rsid w:val="00BB2A7E"/>
    <w:rsid w:val="00BB2B4C"/>
    <w:rsid w:val="00BB2B79"/>
    <w:rsid w:val="00BB2CCE"/>
    <w:rsid w:val="00BB326B"/>
    <w:rsid w:val="00BB3821"/>
    <w:rsid w:val="00BB3C2D"/>
    <w:rsid w:val="00BB43FC"/>
    <w:rsid w:val="00BB44AB"/>
    <w:rsid w:val="00BB467D"/>
    <w:rsid w:val="00BB4693"/>
    <w:rsid w:val="00BB46BF"/>
    <w:rsid w:val="00BB48D2"/>
    <w:rsid w:val="00BB4963"/>
    <w:rsid w:val="00BB49E2"/>
    <w:rsid w:val="00BB4BBB"/>
    <w:rsid w:val="00BB4D1E"/>
    <w:rsid w:val="00BB4FE2"/>
    <w:rsid w:val="00BB5561"/>
    <w:rsid w:val="00BB57C4"/>
    <w:rsid w:val="00BB5DB4"/>
    <w:rsid w:val="00BB60D0"/>
    <w:rsid w:val="00BB683C"/>
    <w:rsid w:val="00BB6D4A"/>
    <w:rsid w:val="00BB6D5B"/>
    <w:rsid w:val="00BB6DC3"/>
    <w:rsid w:val="00BB6DC5"/>
    <w:rsid w:val="00BB6FE0"/>
    <w:rsid w:val="00BB710C"/>
    <w:rsid w:val="00BB7457"/>
    <w:rsid w:val="00BB7462"/>
    <w:rsid w:val="00BB7594"/>
    <w:rsid w:val="00BB7756"/>
    <w:rsid w:val="00BB794A"/>
    <w:rsid w:val="00BB7A24"/>
    <w:rsid w:val="00BB7BA2"/>
    <w:rsid w:val="00BB7BF8"/>
    <w:rsid w:val="00BB7E5E"/>
    <w:rsid w:val="00BC0006"/>
    <w:rsid w:val="00BC001A"/>
    <w:rsid w:val="00BC0026"/>
    <w:rsid w:val="00BC00E1"/>
    <w:rsid w:val="00BC0F55"/>
    <w:rsid w:val="00BC0FD6"/>
    <w:rsid w:val="00BC101D"/>
    <w:rsid w:val="00BC14D7"/>
    <w:rsid w:val="00BC18EB"/>
    <w:rsid w:val="00BC1BB2"/>
    <w:rsid w:val="00BC1DD7"/>
    <w:rsid w:val="00BC1FE1"/>
    <w:rsid w:val="00BC2146"/>
    <w:rsid w:val="00BC24E8"/>
    <w:rsid w:val="00BC2807"/>
    <w:rsid w:val="00BC28C9"/>
    <w:rsid w:val="00BC2A2C"/>
    <w:rsid w:val="00BC32A3"/>
    <w:rsid w:val="00BC3402"/>
    <w:rsid w:val="00BC34B9"/>
    <w:rsid w:val="00BC36AC"/>
    <w:rsid w:val="00BC38C7"/>
    <w:rsid w:val="00BC3ABD"/>
    <w:rsid w:val="00BC3C89"/>
    <w:rsid w:val="00BC40B9"/>
    <w:rsid w:val="00BC4123"/>
    <w:rsid w:val="00BC413C"/>
    <w:rsid w:val="00BC4193"/>
    <w:rsid w:val="00BC470F"/>
    <w:rsid w:val="00BC48D5"/>
    <w:rsid w:val="00BC48D7"/>
    <w:rsid w:val="00BC4AF7"/>
    <w:rsid w:val="00BC4EC0"/>
    <w:rsid w:val="00BC50ED"/>
    <w:rsid w:val="00BC51A2"/>
    <w:rsid w:val="00BC51D4"/>
    <w:rsid w:val="00BC526C"/>
    <w:rsid w:val="00BC5379"/>
    <w:rsid w:val="00BC545C"/>
    <w:rsid w:val="00BC559B"/>
    <w:rsid w:val="00BC5684"/>
    <w:rsid w:val="00BC5896"/>
    <w:rsid w:val="00BC5B18"/>
    <w:rsid w:val="00BC5C78"/>
    <w:rsid w:val="00BC6077"/>
    <w:rsid w:val="00BC60E3"/>
    <w:rsid w:val="00BC616D"/>
    <w:rsid w:val="00BC62AF"/>
    <w:rsid w:val="00BC64C5"/>
    <w:rsid w:val="00BC67CA"/>
    <w:rsid w:val="00BC68C4"/>
    <w:rsid w:val="00BC6A5D"/>
    <w:rsid w:val="00BC6B26"/>
    <w:rsid w:val="00BC6D45"/>
    <w:rsid w:val="00BC6D84"/>
    <w:rsid w:val="00BC6EAB"/>
    <w:rsid w:val="00BC7267"/>
    <w:rsid w:val="00BC7287"/>
    <w:rsid w:val="00BC7493"/>
    <w:rsid w:val="00BC786E"/>
    <w:rsid w:val="00BC7B30"/>
    <w:rsid w:val="00BC7DF3"/>
    <w:rsid w:val="00BC7E60"/>
    <w:rsid w:val="00BC7EBD"/>
    <w:rsid w:val="00BD01EE"/>
    <w:rsid w:val="00BD01F5"/>
    <w:rsid w:val="00BD0972"/>
    <w:rsid w:val="00BD0C3D"/>
    <w:rsid w:val="00BD0DA5"/>
    <w:rsid w:val="00BD0EE4"/>
    <w:rsid w:val="00BD1060"/>
    <w:rsid w:val="00BD1205"/>
    <w:rsid w:val="00BD139F"/>
    <w:rsid w:val="00BD1566"/>
    <w:rsid w:val="00BD1760"/>
    <w:rsid w:val="00BD1967"/>
    <w:rsid w:val="00BD1AD5"/>
    <w:rsid w:val="00BD20F5"/>
    <w:rsid w:val="00BD24C3"/>
    <w:rsid w:val="00BD2910"/>
    <w:rsid w:val="00BD29FF"/>
    <w:rsid w:val="00BD2C95"/>
    <w:rsid w:val="00BD2CE9"/>
    <w:rsid w:val="00BD2DB2"/>
    <w:rsid w:val="00BD2EF0"/>
    <w:rsid w:val="00BD361A"/>
    <w:rsid w:val="00BD3655"/>
    <w:rsid w:val="00BD37E5"/>
    <w:rsid w:val="00BD3C31"/>
    <w:rsid w:val="00BD3E34"/>
    <w:rsid w:val="00BD3F25"/>
    <w:rsid w:val="00BD3FAA"/>
    <w:rsid w:val="00BD401F"/>
    <w:rsid w:val="00BD40EC"/>
    <w:rsid w:val="00BD44FC"/>
    <w:rsid w:val="00BD4A14"/>
    <w:rsid w:val="00BD4BAB"/>
    <w:rsid w:val="00BD4C48"/>
    <w:rsid w:val="00BD4F5E"/>
    <w:rsid w:val="00BD5136"/>
    <w:rsid w:val="00BD5435"/>
    <w:rsid w:val="00BD5708"/>
    <w:rsid w:val="00BD5748"/>
    <w:rsid w:val="00BD59AA"/>
    <w:rsid w:val="00BD59CC"/>
    <w:rsid w:val="00BD59FC"/>
    <w:rsid w:val="00BD5B8E"/>
    <w:rsid w:val="00BD5C53"/>
    <w:rsid w:val="00BD64F2"/>
    <w:rsid w:val="00BD695F"/>
    <w:rsid w:val="00BD6984"/>
    <w:rsid w:val="00BD6BF4"/>
    <w:rsid w:val="00BD6D12"/>
    <w:rsid w:val="00BD6D42"/>
    <w:rsid w:val="00BD7398"/>
    <w:rsid w:val="00BD761E"/>
    <w:rsid w:val="00BD785F"/>
    <w:rsid w:val="00BD7AFF"/>
    <w:rsid w:val="00BD7C40"/>
    <w:rsid w:val="00BD7DCF"/>
    <w:rsid w:val="00BE05F7"/>
    <w:rsid w:val="00BE07B8"/>
    <w:rsid w:val="00BE0DB4"/>
    <w:rsid w:val="00BE0EDE"/>
    <w:rsid w:val="00BE10D9"/>
    <w:rsid w:val="00BE1432"/>
    <w:rsid w:val="00BE1580"/>
    <w:rsid w:val="00BE1608"/>
    <w:rsid w:val="00BE1754"/>
    <w:rsid w:val="00BE1EE9"/>
    <w:rsid w:val="00BE202D"/>
    <w:rsid w:val="00BE2073"/>
    <w:rsid w:val="00BE244C"/>
    <w:rsid w:val="00BE29AC"/>
    <w:rsid w:val="00BE2C8D"/>
    <w:rsid w:val="00BE2FEB"/>
    <w:rsid w:val="00BE2FEC"/>
    <w:rsid w:val="00BE33BE"/>
    <w:rsid w:val="00BE35FA"/>
    <w:rsid w:val="00BE3632"/>
    <w:rsid w:val="00BE4319"/>
    <w:rsid w:val="00BE4480"/>
    <w:rsid w:val="00BE4662"/>
    <w:rsid w:val="00BE4804"/>
    <w:rsid w:val="00BE4846"/>
    <w:rsid w:val="00BE4DC1"/>
    <w:rsid w:val="00BE4EA7"/>
    <w:rsid w:val="00BE50D0"/>
    <w:rsid w:val="00BE5226"/>
    <w:rsid w:val="00BE5615"/>
    <w:rsid w:val="00BE565F"/>
    <w:rsid w:val="00BE567A"/>
    <w:rsid w:val="00BE5A70"/>
    <w:rsid w:val="00BE6091"/>
    <w:rsid w:val="00BE6193"/>
    <w:rsid w:val="00BE6309"/>
    <w:rsid w:val="00BE6322"/>
    <w:rsid w:val="00BE64E8"/>
    <w:rsid w:val="00BE67A7"/>
    <w:rsid w:val="00BE69FC"/>
    <w:rsid w:val="00BE709C"/>
    <w:rsid w:val="00BE72C5"/>
    <w:rsid w:val="00BE7347"/>
    <w:rsid w:val="00BE76F8"/>
    <w:rsid w:val="00BE7A4C"/>
    <w:rsid w:val="00BE7E6A"/>
    <w:rsid w:val="00BF0F50"/>
    <w:rsid w:val="00BF10A2"/>
    <w:rsid w:val="00BF1212"/>
    <w:rsid w:val="00BF1540"/>
    <w:rsid w:val="00BF164F"/>
    <w:rsid w:val="00BF1738"/>
    <w:rsid w:val="00BF1799"/>
    <w:rsid w:val="00BF181F"/>
    <w:rsid w:val="00BF1928"/>
    <w:rsid w:val="00BF1AFA"/>
    <w:rsid w:val="00BF1B62"/>
    <w:rsid w:val="00BF1D1D"/>
    <w:rsid w:val="00BF1D38"/>
    <w:rsid w:val="00BF22AC"/>
    <w:rsid w:val="00BF2529"/>
    <w:rsid w:val="00BF277A"/>
    <w:rsid w:val="00BF296F"/>
    <w:rsid w:val="00BF2C58"/>
    <w:rsid w:val="00BF3043"/>
    <w:rsid w:val="00BF3114"/>
    <w:rsid w:val="00BF31E5"/>
    <w:rsid w:val="00BF34BC"/>
    <w:rsid w:val="00BF37D3"/>
    <w:rsid w:val="00BF3A3E"/>
    <w:rsid w:val="00BF3E7B"/>
    <w:rsid w:val="00BF3F81"/>
    <w:rsid w:val="00BF3FCE"/>
    <w:rsid w:val="00BF42CE"/>
    <w:rsid w:val="00BF462D"/>
    <w:rsid w:val="00BF46AE"/>
    <w:rsid w:val="00BF4944"/>
    <w:rsid w:val="00BF4B01"/>
    <w:rsid w:val="00BF4D81"/>
    <w:rsid w:val="00BF545B"/>
    <w:rsid w:val="00BF56BD"/>
    <w:rsid w:val="00BF5AFE"/>
    <w:rsid w:val="00BF5B59"/>
    <w:rsid w:val="00BF5B92"/>
    <w:rsid w:val="00BF5D6B"/>
    <w:rsid w:val="00BF606F"/>
    <w:rsid w:val="00BF60EC"/>
    <w:rsid w:val="00BF6678"/>
    <w:rsid w:val="00BF6690"/>
    <w:rsid w:val="00BF681D"/>
    <w:rsid w:val="00BF68BD"/>
    <w:rsid w:val="00BF6912"/>
    <w:rsid w:val="00BF6A82"/>
    <w:rsid w:val="00BF6D5C"/>
    <w:rsid w:val="00BF721B"/>
    <w:rsid w:val="00BF79F2"/>
    <w:rsid w:val="00BF7DAF"/>
    <w:rsid w:val="00BF7E35"/>
    <w:rsid w:val="00BF7FC8"/>
    <w:rsid w:val="00C00000"/>
    <w:rsid w:val="00C000AD"/>
    <w:rsid w:val="00C0024C"/>
    <w:rsid w:val="00C00413"/>
    <w:rsid w:val="00C00593"/>
    <w:rsid w:val="00C00622"/>
    <w:rsid w:val="00C0065A"/>
    <w:rsid w:val="00C00916"/>
    <w:rsid w:val="00C00A22"/>
    <w:rsid w:val="00C00B90"/>
    <w:rsid w:val="00C00C2B"/>
    <w:rsid w:val="00C00E8F"/>
    <w:rsid w:val="00C00FBE"/>
    <w:rsid w:val="00C010DC"/>
    <w:rsid w:val="00C012C5"/>
    <w:rsid w:val="00C013E7"/>
    <w:rsid w:val="00C01899"/>
    <w:rsid w:val="00C01A72"/>
    <w:rsid w:val="00C01BEE"/>
    <w:rsid w:val="00C01C37"/>
    <w:rsid w:val="00C0211B"/>
    <w:rsid w:val="00C02562"/>
    <w:rsid w:val="00C02971"/>
    <w:rsid w:val="00C02D74"/>
    <w:rsid w:val="00C034DA"/>
    <w:rsid w:val="00C0357A"/>
    <w:rsid w:val="00C03848"/>
    <w:rsid w:val="00C03854"/>
    <w:rsid w:val="00C04103"/>
    <w:rsid w:val="00C043EE"/>
    <w:rsid w:val="00C0450D"/>
    <w:rsid w:val="00C0476F"/>
    <w:rsid w:val="00C04975"/>
    <w:rsid w:val="00C04B5E"/>
    <w:rsid w:val="00C04CDB"/>
    <w:rsid w:val="00C04DCD"/>
    <w:rsid w:val="00C05A15"/>
    <w:rsid w:val="00C05AA6"/>
    <w:rsid w:val="00C05CD3"/>
    <w:rsid w:val="00C05D42"/>
    <w:rsid w:val="00C06194"/>
    <w:rsid w:val="00C061D4"/>
    <w:rsid w:val="00C06325"/>
    <w:rsid w:val="00C067B0"/>
    <w:rsid w:val="00C06906"/>
    <w:rsid w:val="00C06D54"/>
    <w:rsid w:val="00C07232"/>
    <w:rsid w:val="00C074B0"/>
    <w:rsid w:val="00C07710"/>
    <w:rsid w:val="00C07766"/>
    <w:rsid w:val="00C077BC"/>
    <w:rsid w:val="00C07E93"/>
    <w:rsid w:val="00C07F21"/>
    <w:rsid w:val="00C10017"/>
    <w:rsid w:val="00C104B4"/>
    <w:rsid w:val="00C104F7"/>
    <w:rsid w:val="00C106F6"/>
    <w:rsid w:val="00C109A0"/>
    <w:rsid w:val="00C112CC"/>
    <w:rsid w:val="00C113EE"/>
    <w:rsid w:val="00C1145F"/>
    <w:rsid w:val="00C116E0"/>
    <w:rsid w:val="00C11746"/>
    <w:rsid w:val="00C11D12"/>
    <w:rsid w:val="00C11FB6"/>
    <w:rsid w:val="00C12040"/>
    <w:rsid w:val="00C1233D"/>
    <w:rsid w:val="00C123FF"/>
    <w:rsid w:val="00C127A1"/>
    <w:rsid w:val="00C1283E"/>
    <w:rsid w:val="00C129A8"/>
    <w:rsid w:val="00C12B6D"/>
    <w:rsid w:val="00C12F98"/>
    <w:rsid w:val="00C130DE"/>
    <w:rsid w:val="00C13154"/>
    <w:rsid w:val="00C13269"/>
    <w:rsid w:val="00C13507"/>
    <w:rsid w:val="00C13881"/>
    <w:rsid w:val="00C13921"/>
    <w:rsid w:val="00C139A3"/>
    <w:rsid w:val="00C13A67"/>
    <w:rsid w:val="00C13B5C"/>
    <w:rsid w:val="00C13B98"/>
    <w:rsid w:val="00C13D45"/>
    <w:rsid w:val="00C13D5F"/>
    <w:rsid w:val="00C13D85"/>
    <w:rsid w:val="00C13FE5"/>
    <w:rsid w:val="00C146C2"/>
    <w:rsid w:val="00C1495D"/>
    <w:rsid w:val="00C14AE5"/>
    <w:rsid w:val="00C14B21"/>
    <w:rsid w:val="00C14F5C"/>
    <w:rsid w:val="00C152D9"/>
    <w:rsid w:val="00C1530F"/>
    <w:rsid w:val="00C15594"/>
    <w:rsid w:val="00C155A3"/>
    <w:rsid w:val="00C155B2"/>
    <w:rsid w:val="00C155DF"/>
    <w:rsid w:val="00C157D7"/>
    <w:rsid w:val="00C15814"/>
    <w:rsid w:val="00C158A6"/>
    <w:rsid w:val="00C1592B"/>
    <w:rsid w:val="00C15C91"/>
    <w:rsid w:val="00C1609D"/>
    <w:rsid w:val="00C16224"/>
    <w:rsid w:val="00C16701"/>
    <w:rsid w:val="00C167B7"/>
    <w:rsid w:val="00C16BD1"/>
    <w:rsid w:val="00C16C60"/>
    <w:rsid w:val="00C16E0A"/>
    <w:rsid w:val="00C16EA2"/>
    <w:rsid w:val="00C1739F"/>
    <w:rsid w:val="00C17488"/>
    <w:rsid w:val="00C17538"/>
    <w:rsid w:val="00C1765C"/>
    <w:rsid w:val="00C179F4"/>
    <w:rsid w:val="00C17CE7"/>
    <w:rsid w:val="00C17D5F"/>
    <w:rsid w:val="00C20FE1"/>
    <w:rsid w:val="00C2146C"/>
    <w:rsid w:val="00C217DB"/>
    <w:rsid w:val="00C21DD8"/>
    <w:rsid w:val="00C21E3C"/>
    <w:rsid w:val="00C21EFA"/>
    <w:rsid w:val="00C2236B"/>
    <w:rsid w:val="00C2247A"/>
    <w:rsid w:val="00C22692"/>
    <w:rsid w:val="00C228FE"/>
    <w:rsid w:val="00C22A04"/>
    <w:rsid w:val="00C22C61"/>
    <w:rsid w:val="00C22EBA"/>
    <w:rsid w:val="00C22F5D"/>
    <w:rsid w:val="00C236D5"/>
    <w:rsid w:val="00C23795"/>
    <w:rsid w:val="00C23AD3"/>
    <w:rsid w:val="00C24063"/>
    <w:rsid w:val="00C240C0"/>
    <w:rsid w:val="00C24345"/>
    <w:rsid w:val="00C24578"/>
    <w:rsid w:val="00C24D60"/>
    <w:rsid w:val="00C250B7"/>
    <w:rsid w:val="00C252A6"/>
    <w:rsid w:val="00C25354"/>
    <w:rsid w:val="00C25766"/>
    <w:rsid w:val="00C25863"/>
    <w:rsid w:val="00C25AD8"/>
    <w:rsid w:val="00C25CE2"/>
    <w:rsid w:val="00C25CFC"/>
    <w:rsid w:val="00C25E86"/>
    <w:rsid w:val="00C25F76"/>
    <w:rsid w:val="00C260F6"/>
    <w:rsid w:val="00C2645D"/>
    <w:rsid w:val="00C266FD"/>
    <w:rsid w:val="00C26722"/>
    <w:rsid w:val="00C26891"/>
    <w:rsid w:val="00C26A58"/>
    <w:rsid w:val="00C26A6B"/>
    <w:rsid w:val="00C26B27"/>
    <w:rsid w:val="00C26E1B"/>
    <w:rsid w:val="00C26F7F"/>
    <w:rsid w:val="00C270A4"/>
    <w:rsid w:val="00C273AB"/>
    <w:rsid w:val="00C273EB"/>
    <w:rsid w:val="00C274D6"/>
    <w:rsid w:val="00C27880"/>
    <w:rsid w:val="00C278AC"/>
    <w:rsid w:val="00C27A19"/>
    <w:rsid w:val="00C306B3"/>
    <w:rsid w:val="00C313BA"/>
    <w:rsid w:val="00C319B6"/>
    <w:rsid w:val="00C31EBF"/>
    <w:rsid w:val="00C32261"/>
    <w:rsid w:val="00C32B5D"/>
    <w:rsid w:val="00C332C0"/>
    <w:rsid w:val="00C3344D"/>
    <w:rsid w:val="00C336EA"/>
    <w:rsid w:val="00C3378F"/>
    <w:rsid w:val="00C337E5"/>
    <w:rsid w:val="00C338F9"/>
    <w:rsid w:val="00C33DB2"/>
    <w:rsid w:val="00C33DD3"/>
    <w:rsid w:val="00C33DFB"/>
    <w:rsid w:val="00C34127"/>
    <w:rsid w:val="00C34431"/>
    <w:rsid w:val="00C3446C"/>
    <w:rsid w:val="00C34631"/>
    <w:rsid w:val="00C3468C"/>
    <w:rsid w:val="00C347D2"/>
    <w:rsid w:val="00C349B9"/>
    <w:rsid w:val="00C34B21"/>
    <w:rsid w:val="00C34CD5"/>
    <w:rsid w:val="00C34DB8"/>
    <w:rsid w:val="00C3516D"/>
    <w:rsid w:val="00C35176"/>
    <w:rsid w:val="00C3545D"/>
    <w:rsid w:val="00C359D1"/>
    <w:rsid w:val="00C35A52"/>
    <w:rsid w:val="00C35B8B"/>
    <w:rsid w:val="00C36037"/>
    <w:rsid w:val="00C361D5"/>
    <w:rsid w:val="00C36268"/>
    <w:rsid w:val="00C3629E"/>
    <w:rsid w:val="00C36A2B"/>
    <w:rsid w:val="00C37112"/>
    <w:rsid w:val="00C377A3"/>
    <w:rsid w:val="00C377B4"/>
    <w:rsid w:val="00C3782F"/>
    <w:rsid w:val="00C37C90"/>
    <w:rsid w:val="00C37C9A"/>
    <w:rsid w:val="00C37CED"/>
    <w:rsid w:val="00C37E3B"/>
    <w:rsid w:val="00C3E5D7"/>
    <w:rsid w:val="00C40050"/>
    <w:rsid w:val="00C40125"/>
    <w:rsid w:val="00C40221"/>
    <w:rsid w:val="00C409D9"/>
    <w:rsid w:val="00C40AE6"/>
    <w:rsid w:val="00C40AF0"/>
    <w:rsid w:val="00C40E3D"/>
    <w:rsid w:val="00C41161"/>
    <w:rsid w:val="00C41196"/>
    <w:rsid w:val="00C412B7"/>
    <w:rsid w:val="00C41373"/>
    <w:rsid w:val="00C41704"/>
    <w:rsid w:val="00C41C54"/>
    <w:rsid w:val="00C41E12"/>
    <w:rsid w:val="00C41EA7"/>
    <w:rsid w:val="00C41FDF"/>
    <w:rsid w:val="00C422EE"/>
    <w:rsid w:val="00C42529"/>
    <w:rsid w:val="00C42855"/>
    <w:rsid w:val="00C42E16"/>
    <w:rsid w:val="00C42E49"/>
    <w:rsid w:val="00C42F65"/>
    <w:rsid w:val="00C430D3"/>
    <w:rsid w:val="00C4314A"/>
    <w:rsid w:val="00C4326A"/>
    <w:rsid w:val="00C438B9"/>
    <w:rsid w:val="00C4399E"/>
    <w:rsid w:val="00C43A3A"/>
    <w:rsid w:val="00C43A5A"/>
    <w:rsid w:val="00C43AC7"/>
    <w:rsid w:val="00C43DDE"/>
    <w:rsid w:val="00C43FA5"/>
    <w:rsid w:val="00C44193"/>
    <w:rsid w:val="00C44343"/>
    <w:rsid w:val="00C443FF"/>
    <w:rsid w:val="00C444AF"/>
    <w:rsid w:val="00C444E8"/>
    <w:rsid w:val="00C44C11"/>
    <w:rsid w:val="00C44C7E"/>
    <w:rsid w:val="00C4505A"/>
    <w:rsid w:val="00C450CC"/>
    <w:rsid w:val="00C451D7"/>
    <w:rsid w:val="00C45208"/>
    <w:rsid w:val="00C453EB"/>
    <w:rsid w:val="00C45594"/>
    <w:rsid w:val="00C4572B"/>
    <w:rsid w:val="00C45748"/>
    <w:rsid w:val="00C458C2"/>
    <w:rsid w:val="00C45B39"/>
    <w:rsid w:val="00C45B79"/>
    <w:rsid w:val="00C4614D"/>
    <w:rsid w:val="00C4634C"/>
    <w:rsid w:val="00C4635B"/>
    <w:rsid w:val="00C469FD"/>
    <w:rsid w:val="00C46B72"/>
    <w:rsid w:val="00C46FE3"/>
    <w:rsid w:val="00C473C1"/>
    <w:rsid w:val="00C47710"/>
    <w:rsid w:val="00C47730"/>
    <w:rsid w:val="00C47911"/>
    <w:rsid w:val="00C479C7"/>
    <w:rsid w:val="00C47AEB"/>
    <w:rsid w:val="00C47BD8"/>
    <w:rsid w:val="00C47D83"/>
    <w:rsid w:val="00C47DE4"/>
    <w:rsid w:val="00C47E79"/>
    <w:rsid w:val="00C502C2"/>
    <w:rsid w:val="00C50430"/>
    <w:rsid w:val="00C506B6"/>
    <w:rsid w:val="00C50962"/>
    <w:rsid w:val="00C5114B"/>
    <w:rsid w:val="00C51324"/>
    <w:rsid w:val="00C51537"/>
    <w:rsid w:val="00C51F03"/>
    <w:rsid w:val="00C52131"/>
    <w:rsid w:val="00C52271"/>
    <w:rsid w:val="00C523F1"/>
    <w:rsid w:val="00C5254E"/>
    <w:rsid w:val="00C5294C"/>
    <w:rsid w:val="00C52A91"/>
    <w:rsid w:val="00C52B2C"/>
    <w:rsid w:val="00C52CDF"/>
    <w:rsid w:val="00C52CFD"/>
    <w:rsid w:val="00C530CE"/>
    <w:rsid w:val="00C531AC"/>
    <w:rsid w:val="00C53215"/>
    <w:rsid w:val="00C5357E"/>
    <w:rsid w:val="00C539D1"/>
    <w:rsid w:val="00C53A81"/>
    <w:rsid w:val="00C53ABD"/>
    <w:rsid w:val="00C5421B"/>
    <w:rsid w:val="00C5462E"/>
    <w:rsid w:val="00C546CF"/>
    <w:rsid w:val="00C54F35"/>
    <w:rsid w:val="00C550C7"/>
    <w:rsid w:val="00C5579E"/>
    <w:rsid w:val="00C557A0"/>
    <w:rsid w:val="00C559F0"/>
    <w:rsid w:val="00C55B35"/>
    <w:rsid w:val="00C55CE0"/>
    <w:rsid w:val="00C55D3E"/>
    <w:rsid w:val="00C55DC8"/>
    <w:rsid w:val="00C55F26"/>
    <w:rsid w:val="00C56452"/>
    <w:rsid w:val="00C5678E"/>
    <w:rsid w:val="00C56D78"/>
    <w:rsid w:val="00C56F11"/>
    <w:rsid w:val="00C56F17"/>
    <w:rsid w:val="00C571F6"/>
    <w:rsid w:val="00C57202"/>
    <w:rsid w:val="00C57230"/>
    <w:rsid w:val="00C577EC"/>
    <w:rsid w:val="00C57E78"/>
    <w:rsid w:val="00C60031"/>
    <w:rsid w:val="00C601EA"/>
    <w:rsid w:val="00C602A0"/>
    <w:rsid w:val="00C604E1"/>
    <w:rsid w:val="00C6060F"/>
    <w:rsid w:val="00C6070A"/>
    <w:rsid w:val="00C60828"/>
    <w:rsid w:val="00C60DF1"/>
    <w:rsid w:val="00C60F42"/>
    <w:rsid w:val="00C61685"/>
    <w:rsid w:val="00C61747"/>
    <w:rsid w:val="00C6174F"/>
    <w:rsid w:val="00C61B15"/>
    <w:rsid w:val="00C61CBE"/>
    <w:rsid w:val="00C61D52"/>
    <w:rsid w:val="00C61F6B"/>
    <w:rsid w:val="00C6216B"/>
    <w:rsid w:val="00C6217E"/>
    <w:rsid w:val="00C6226B"/>
    <w:rsid w:val="00C62346"/>
    <w:rsid w:val="00C62720"/>
    <w:rsid w:val="00C62B80"/>
    <w:rsid w:val="00C62BC6"/>
    <w:rsid w:val="00C62E3B"/>
    <w:rsid w:val="00C63184"/>
    <w:rsid w:val="00C6371A"/>
    <w:rsid w:val="00C63857"/>
    <w:rsid w:val="00C63CA7"/>
    <w:rsid w:val="00C642DD"/>
    <w:rsid w:val="00C643E8"/>
    <w:rsid w:val="00C64520"/>
    <w:rsid w:val="00C646EF"/>
    <w:rsid w:val="00C6475C"/>
    <w:rsid w:val="00C64B44"/>
    <w:rsid w:val="00C65191"/>
    <w:rsid w:val="00C654A3"/>
    <w:rsid w:val="00C657C2"/>
    <w:rsid w:val="00C65827"/>
    <w:rsid w:val="00C65B10"/>
    <w:rsid w:val="00C65C8F"/>
    <w:rsid w:val="00C65F0D"/>
    <w:rsid w:val="00C66046"/>
    <w:rsid w:val="00C6607D"/>
    <w:rsid w:val="00C6612E"/>
    <w:rsid w:val="00C66B52"/>
    <w:rsid w:val="00C66B89"/>
    <w:rsid w:val="00C6702D"/>
    <w:rsid w:val="00C6734F"/>
    <w:rsid w:val="00C67A6D"/>
    <w:rsid w:val="00C67C44"/>
    <w:rsid w:val="00C67FF1"/>
    <w:rsid w:val="00C7013D"/>
    <w:rsid w:val="00C70981"/>
    <w:rsid w:val="00C709F6"/>
    <w:rsid w:val="00C70C46"/>
    <w:rsid w:val="00C70CE9"/>
    <w:rsid w:val="00C70D7E"/>
    <w:rsid w:val="00C71147"/>
    <w:rsid w:val="00C711E2"/>
    <w:rsid w:val="00C713CE"/>
    <w:rsid w:val="00C71456"/>
    <w:rsid w:val="00C71488"/>
    <w:rsid w:val="00C714EA"/>
    <w:rsid w:val="00C71894"/>
    <w:rsid w:val="00C71AF5"/>
    <w:rsid w:val="00C71B2F"/>
    <w:rsid w:val="00C72094"/>
    <w:rsid w:val="00C720EA"/>
    <w:rsid w:val="00C723EB"/>
    <w:rsid w:val="00C72955"/>
    <w:rsid w:val="00C72AF1"/>
    <w:rsid w:val="00C7344E"/>
    <w:rsid w:val="00C7376B"/>
    <w:rsid w:val="00C73935"/>
    <w:rsid w:val="00C73A2B"/>
    <w:rsid w:val="00C73DF2"/>
    <w:rsid w:val="00C7466F"/>
    <w:rsid w:val="00C74731"/>
    <w:rsid w:val="00C74AD9"/>
    <w:rsid w:val="00C74B8B"/>
    <w:rsid w:val="00C75288"/>
    <w:rsid w:val="00C753B9"/>
    <w:rsid w:val="00C75E41"/>
    <w:rsid w:val="00C76358"/>
    <w:rsid w:val="00C7660D"/>
    <w:rsid w:val="00C7674E"/>
    <w:rsid w:val="00C768DA"/>
    <w:rsid w:val="00C7692D"/>
    <w:rsid w:val="00C76B02"/>
    <w:rsid w:val="00C7707C"/>
    <w:rsid w:val="00C772D3"/>
    <w:rsid w:val="00C772D7"/>
    <w:rsid w:val="00C77908"/>
    <w:rsid w:val="00C77BA8"/>
    <w:rsid w:val="00C77DDA"/>
    <w:rsid w:val="00C802C0"/>
    <w:rsid w:val="00C807B3"/>
    <w:rsid w:val="00C8092F"/>
    <w:rsid w:val="00C80CD8"/>
    <w:rsid w:val="00C80D02"/>
    <w:rsid w:val="00C810B1"/>
    <w:rsid w:val="00C8117F"/>
    <w:rsid w:val="00C81215"/>
    <w:rsid w:val="00C814B9"/>
    <w:rsid w:val="00C814FE"/>
    <w:rsid w:val="00C81510"/>
    <w:rsid w:val="00C81658"/>
    <w:rsid w:val="00C81D00"/>
    <w:rsid w:val="00C81D3E"/>
    <w:rsid w:val="00C81F94"/>
    <w:rsid w:val="00C821BC"/>
    <w:rsid w:val="00C82302"/>
    <w:rsid w:val="00C82383"/>
    <w:rsid w:val="00C82A36"/>
    <w:rsid w:val="00C82A98"/>
    <w:rsid w:val="00C82B9A"/>
    <w:rsid w:val="00C82C60"/>
    <w:rsid w:val="00C82D6F"/>
    <w:rsid w:val="00C82DB1"/>
    <w:rsid w:val="00C83083"/>
    <w:rsid w:val="00C833AB"/>
    <w:rsid w:val="00C835C4"/>
    <w:rsid w:val="00C83C43"/>
    <w:rsid w:val="00C8483F"/>
    <w:rsid w:val="00C849C6"/>
    <w:rsid w:val="00C84BB5"/>
    <w:rsid w:val="00C84BF0"/>
    <w:rsid w:val="00C84E2B"/>
    <w:rsid w:val="00C85DB2"/>
    <w:rsid w:val="00C85FD4"/>
    <w:rsid w:val="00C86363"/>
    <w:rsid w:val="00C86717"/>
    <w:rsid w:val="00C86B3E"/>
    <w:rsid w:val="00C86DDA"/>
    <w:rsid w:val="00C870C4"/>
    <w:rsid w:val="00C872F6"/>
    <w:rsid w:val="00C8745E"/>
    <w:rsid w:val="00C8774F"/>
    <w:rsid w:val="00C87944"/>
    <w:rsid w:val="00C87C0D"/>
    <w:rsid w:val="00C90012"/>
    <w:rsid w:val="00C90147"/>
    <w:rsid w:val="00C90238"/>
    <w:rsid w:val="00C90826"/>
    <w:rsid w:val="00C909D9"/>
    <w:rsid w:val="00C90D80"/>
    <w:rsid w:val="00C90EE8"/>
    <w:rsid w:val="00C90EEB"/>
    <w:rsid w:val="00C91057"/>
    <w:rsid w:val="00C910CF"/>
    <w:rsid w:val="00C91228"/>
    <w:rsid w:val="00C9141D"/>
    <w:rsid w:val="00C91A23"/>
    <w:rsid w:val="00C91D86"/>
    <w:rsid w:val="00C91F78"/>
    <w:rsid w:val="00C921F9"/>
    <w:rsid w:val="00C923F6"/>
    <w:rsid w:val="00C925A7"/>
    <w:rsid w:val="00C92774"/>
    <w:rsid w:val="00C929BC"/>
    <w:rsid w:val="00C92ADD"/>
    <w:rsid w:val="00C92CAE"/>
    <w:rsid w:val="00C92DFD"/>
    <w:rsid w:val="00C93475"/>
    <w:rsid w:val="00C9349A"/>
    <w:rsid w:val="00C937F2"/>
    <w:rsid w:val="00C9398F"/>
    <w:rsid w:val="00C93A76"/>
    <w:rsid w:val="00C93DF5"/>
    <w:rsid w:val="00C93F01"/>
    <w:rsid w:val="00C941D9"/>
    <w:rsid w:val="00C9473A"/>
    <w:rsid w:val="00C94E2C"/>
    <w:rsid w:val="00C94ED9"/>
    <w:rsid w:val="00C94F15"/>
    <w:rsid w:val="00C95416"/>
    <w:rsid w:val="00C95575"/>
    <w:rsid w:val="00C961C1"/>
    <w:rsid w:val="00C963B7"/>
    <w:rsid w:val="00C96A50"/>
    <w:rsid w:val="00C96C22"/>
    <w:rsid w:val="00C96D86"/>
    <w:rsid w:val="00C96E75"/>
    <w:rsid w:val="00C96FA2"/>
    <w:rsid w:val="00C972E4"/>
    <w:rsid w:val="00C97AF5"/>
    <w:rsid w:val="00CA012E"/>
    <w:rsid w:val="00CA024B"/>
    <w:rsid w:val="00CA03C1"/>
    <w:rsid w:val="00CA04D8"/>
    <w:rsid w:val="00CA05CC"/>
    <w:rsid w:val="00CA070B"/>
    <w:rsid w:val="00CA07A4"/>
    <w:rsid w:val="00CA0B3B"/>
    <w:rsid w:val="00CA0BF5"/>
    <w:rsid w:val="00CA0E31"/>
    <w:rsid w:val="00CA10F5"/>
    <w:rsid w:val="00CA1233"/>
    <w:rsid w:val="00CA1733"/>
    <w:rsid w:val="00CA195A"/>
    <w:rsid w:val="00CA19F2"/>
    <w:rsid w:val="00CA1D7D"/>
    <w:rsid w:val="00CA1FC9"/>
    <w:rsid w:val="00CA2346"/>
    <w:rsid w:val="00CA2520"/>
    <w:rsid w:val="00CA2707"/>
    <w:rsid w:val="00CA275F"/>
    <w:rsid w:val="00CA2A74"/>
    <w:rsid w:val="00CA2AD1"/>
    <w:rsid w:val="00CA37A8"/>
    <w:rsid w:val="00CA3AEE"/>
    <w:rsid w:val="00CA40AC"/>
    <w:rsid w:val="00CA411F"/>
    <w:rsid w:val="00CA48DA"/>
    <w:rsid w:val="00CA4CA1"/>
    <w:rsid w:val="00CA4E4D"/>
    <w:rsid w:val="00CA508E"/>
    <w:rsid w:val="00CA511C"/>
    <w:rsid w:val="00CA557D"/>
    <w:rsid w:val="00CA55CE"/>
    <w:rsid w:val="00CA5723"/>
    <w:rsid w:val="00CA6067"/>
    <w:rsid w:val="00CA6338"/>
    <w:rsid w:val="00CA6442"/>
    <w:rsid w:val="00CA6675"/>
    <w:rsid w:val="00CA67DE"/>
    <w:rsid w:val="00CA6B63"/>
    <w:rsid w:val="00CA70E5"/>
    <w:rsid w:val="00CA751E"/>
    <w:rsid w:val="00CA7627"/>
    <w:rsid w:val="00CA7A5A"/>
    <w:rsid w:val="00CA7D58"/>
    <w:rsid w:val="00CB09A8"/>
    <w:rsid w:val="00CB1A5C"/>
    <w:rsid w:val="00CB1C25"/>
    <w:rsid w:val="00CB1C69"/>
    <w:rsid w:val="00CB1F2D"/>
    <w:rsid w:val="00CB2587"/>
    <w:rsid w:val="00CB25C2"/>
    <w:rsid w:val="00CB270F"/>
    <w:rsid w:val="00CB2BDB"/>
    <w:rsid w:val="00CB2DBE"/>
    <w:rsid w:val="00CB3033"/>
    <w:rsid w:val="00CB333F"/>
    <w:rsid w:val="00CB3478"/>
    <w:rsid w:val="00CB3852"/>
    <w:rsid w:val="00CB39F3"/>
    <w:rsid w:val="00CB3CA8"/>
    <w:rsid w:val="00CB3D49"/>
    <w:rsid w:val="00CB3FF7"/>
    <w:rsid w:val="00CB4260"/>
    <w:rsid w:val="00CB427A"/>
    <w:rsid w:val="00CB43C5"/>
    <w:rsid w:val="00CB4419"/>
    <w:rsid w:val="00CB444F"/>
    <w:rsid w:val="00CB4E6A"/>
    <w:rsid w:val="00CB4FD9"/>
    <w:rsid w:val="00CB5150"/>
    <w:rsid w:val="00CB53E2"/>
    <w:rsid w:val="00CB5416"/>
    <w:rsid w:val="00CB5648"/>
    <w:rsid w:val="00CB58B3"/>
    <w:rsid w:val="00CB5A0E"/>
    <w:rsid w:val="00CB5B02"/>
    <w:rsid w:val="00CB5F75"/>
    <w:rsid w:val="00CB600D"/>
    <w:rsid w:val="00CB6019"/>
    <w:rsid w:val="00CB6101"/>
    <w:rsid w:val="00CB61D5"/>
    <w:rsid w:val="00CB634E"/>
    <w:rsid w:val="00CB6664"/>
    <w:rsid w:val="00CB66D9"/>
    <w:rsid w:val="00CB67D0"/>
    <w:rsid w:val="00CB695D"/>
    <w:rsid w:val="00CB7073"/>
    <w:rsid w:val="00CB72A2"/>
    <w:rsid w:val="00CB7B5B"/>
    <w:rsid w:val="00CC0012"/>
    <w:rsid w:val="00CC0018"/>
    <w:rsid w:val="00CC09DB"/>
    <w:rsid w:val="00CC0FA6"/>
    <w:rsid w:val="00CC1021"/>
    <w:rsid w:val="00CC115B"/>
    <w:rsid w:val="00CC13BA"/>
    <w:rsid w:val="00CC13CF"/>
    <w:rsid w:val="00CC13E1"/>
    <w:rsid w:val="00CC16F0"/>
    <w:rsid w:val="00CC209C"/>
    <w:rsid w:val="00CC26B3"/>
    <w:rsid w:val="00CC26D2"/>
    <w:rsid w:val="00CC286C"/>
    <w:rsid w:val="00CC2901"/>
    <w:rsid w:val="00CC2936"/>
    <w:rsid w:val="00CC2A04"/>
    <w:rsid w:val="00CC2D30"/>
    <w:rsid w:val="00CC2DA9"/>
    <w:rsid w:val="00CC3093"/>
    <w:rsid w:val="00CC31FD"/>
    <w:rsid w:val="00CC3365"/>
    <w:rsid w:val="00CC39E5"/>
    <w:rsid w:val="00CC3AF7"/>
    <w:rsid w:val="00CC3BDD"/>
    <w:rsid w:val="00CC3F61"/>
    <w:rsid w:val="00CC4011"/>
    <w:rsid w:val="00CC49B7"/>
    <w:rsid w:val="00CC4CC8"/>
    <w:rsid w:val="00CC4D06"/>
    <w:rsid w:val="00CC5098"/>
    <w:rsid w:val="00CC54CF"/>
    <w:rsid w:val="00CC5510"/>
    <w:rsid w:val="00CC5616"/>
    <w:rsid w:val="00CC5E7A"/>
    <w:rsid w:val="00CC5FF0"/>
    <w:rsid w:val="00CC6079"/>
    <w:rsid w:val="00CC614F"/>
    <w:rsid w:val="00CC61B2"/>
    <w:rsid w:val="00CC627B"/>
    <w:rsid w:val="00CC6955"/>
    <w:rsid w:val="00CC69AC"/>
    <w:rsid w:val="00CC6B7A"/>
    <w:rsid w:val="00CC6B7C"/>
    <w:rsid w:val="00CC6D1E"/>
    <w:rsid w:val="00CC6DD7"/>
    <w:rsid w:val="00CC6E54"/>
    <w:rsid w:val="00CC6ED3"/>
    <w:rsid w:val="00CC718A"/>
    <w:rsid w:val="00CC7198"/>
    <w:rsid w:val="00CC726A"/>
    <w:rsid w:val="00CC7464"/>
    <w:rsid w:val="00CC75AE"/>
    <w:rsid w:val="00CC76FC"/>
    <w:rsid w:val="00CC7A76"/>
    <w:rsid w:val="00CC7E75"/>
    <w:rsid w:val="00CD0057"/>
    <w:rsid w:val="00CD0A75"/>
    <w:rsid w:val="00CD0B05"/>
    <w:rsid w:val="00CD0BD3"/>
    <w:rsid w:val="00CD0C4A"/>
    <w:rsid w:val="00CD0DEB"/>
    <w:rsid w:val="00CD0F0D"/>
    <w:rsid w:val="00CD1275"/>
    <w:rsid w:val="00CD15AC"/>
    <w:rsid w:val="00CD1E9F"/>
    <w:rsid w:val="00CD20D1"/>
    <w:rsid w:val="00CD233D"/>
    <w:rsid w:val="00CD239F"/>
    <w:rsid w:val="00CD246C"/>
    <w:rsid w:val="00CD2741"/>
    <w:rsid w:val="00CD27AB"/>
    <w:rsid w:val="00CD349E"/>
    <w:rsid w:val="00CD373F"/>
    <w:rsid w:val="00CD3CCB"/>
    <w:rsid w:val="00CD46B3"/>
    <w:rsid w:val="00CD488C"/>
    <w:rsid w:val="00CD48DD"/>
    <w:rsid w:val="00CD49B6"/>
    <w:rsid w:val="00CD4C6D"/>
    <w:rsid w:val="00CD51A6"/>
    <w:rsid w:val="00CD580A"/>
    <w:rsid w:val="00CD59D2"/>
    <w:rsid w:val="00CD5FAC"/>
    <w:rsid w:val="00CD65A1"/>
    <w:rsid w:val="00CD69AF"/>
    <w:rsid w:val="00CD6F4A"/>
    <w:rsid w:val="00CD7911"/>
    <w:rsid w:val="00CD7A89"/>
    <w:rsid w:val="00CD7D55"/>
    <w:rsid w:val="00CD7ED9"/>
    <w:rsid w:val="00CE005A"/>
    <w:rsid w:val="00CE0069"/>
    <w:rsid w:val="00CE0278"/>
    <w:rsid w:val="00CE068B"/>
    <w:rsid w:val="00CE093E"/>
    <w:rsid w:val="00CE0BCF"/>
    <w:rsid w:val="00CE0D7A"/>
    <w:rsid w:val="00CE0E79"/>
    <w:rsid w:val="00CE0ECC"/>
    <w:rsid w:val="00CE100F"/>
    <w:rsid w:val="00CE164E"/>
    <w:rsid w:val="00CE167D"/>
    <w:rsid w:val="00CE182F"/>
    <w:rsid w:val="00CE19A2"/>
    <w:rsid w:val="00CE1F2D"/>
    <w:rsid w:val="00CE2363"/>
    <w:rsid w:val="00CE2BD5"/>
    <w:rsid w:val="00CE3028"/>
    <w:rsid w:val="00CE3440"/>
    <w:rsid w:val="00CE38C1"/>
    <w:rsid w:val="00CE3967"/>
    <w:rsid w:val="00CE3B0C"/>
    <w:rsid w:val="00CE3E0C"/>
    <w:rsid w:val="00CE3F13"/>
    <w:rsid w:val="00CE3F92"/>
    <w:rsid w:val="00CE464F"/>
    <w:rsid w:val="00CE474D"/>
    <w:rsid w:val="00CE4858"/>
    <w:rsid w:val="00CE493F"/>
    <w:rsid w:val="00CE4D7E"/>
    <w:rsid w:val="00CE4F69"/>
    <w:rsid w:val="00CE50EA"/>
    <w:rsid w:val="00CE551C"/>
    <w:rsid w:val="00CE553E"/>
    <w:rsid w:val="00CE5556"/>
    <w:rsid w:val="00CE56C0"/>
    <w:rsid w:val="00CE56D6"/>
    <w:rsid w:val="00CE5A5D"/>
    <w:rsid w:val="00CE5F24"/>
    <w:rsid w:val="00CE612E"/>
    <w:rsid w:val="00CE64CF"/>
    <w:rsid w:val="00CE6605"/>
    <w:rsid w:val="00CE6615"/>
    <w:rsid w:val="00CE6643"/>
    <w:rsid w:val="00CE66F5"/>
    <w:rsid w:val="00CE67F3"/>
    <w:rsid w:val="00CE6893"/>
    <w:rsid w:val="00CE6C17"/>
    <w:rsid w:val="00CE6DBF"/>
    <w:rsid w:val="00CE7164"/>
    <w:rsid w:val="00CE728F"/>
    <w:rsid w:val="00CE7375"/>
    <w:rsid w:val="00CE73DC"/>
    <w:rsid w:val="00CE7482"/>
    <w:rsid w:val="00CE7501"/>
    <w:rsid w:val="00CE7733"/>
    <w:rsid w:val="00CE77DE"/>
    <w:rsid w:val="00CE7B2D"/>
    <w:rsid w:val="00CE7C14"/>
    <w:rsid w:val="00CF006A"/>
    <w:rsid w:val="00CF07B2"/>
    <w:rsid w:val="00CF07FE"/>
    <w:rsid w:val="00CF0935"/>
    <w:rsid w:val="00CF0D75"/>
    <w:rsid w:val="00CF0FC8"/>
    <w:rsid w:val="00CF1031"/>
    <w:rsid w:val="00CF1083"/>
    <w:rsid w:val="00CF10B2"/>
    <w:rsid w:val="00CF1142"/>
    <w:rsid w:val="00CF1445"/>
    <w:rsid w:val="00CF1B75"/>
    <w:rsid w:val="00CF1C23"/>
    <w:rsid w:val="00CF1E4F"/>
    <w:rsid w:val="00CF20F5"/>
    <w:rsid w:val="00CF2162"/>
    <w:rsid w:val="00CF21B0"/>
    <w:rsid w:val="00CF221E"/>
    <w:rsid w:val="00CF25D2"/>
    <w:rsid w:val="00CF2874"/>
    <w:rsid w:val="00CF2994"/>
    <w:rsid w:val="00CF2C8A"/>
    <w:rsid w:val="00CF308E"/>
    <w:rsid w:val="00CF3196"/>
    <w:rsid w:val="00CF329F"/>
    <w:rsid w:val="00CF33F5"/>
    <w:rsid w:val="00CF36AF"/>
    <w:rsid w:val="00CF3873"/>
    <w:rsid w:val="00CF38B1"/>
    <w:rsid w:val="00CF39F4"/>
    <w:rsid w:val="00CF3BE7"/>
    <w:rsid w:val="00CF3F88"/>
    <w:rsid w:val="00CF40BF"/>
    <w:rsid w:val="00CF42E2"/>
    <w:rsid w:val="00CF4515"/>
    <w:rsid w:val="00CF45A5"/>
    <w:rsid w:val="00CF4939"/>
    <w:rsid w:val="00CF4A66"/>
    <w:rsid w:val="00CF4D14"/>
    <w:rsid w:val="00CF4F30"/>
    <w:rsid w:val="00CF5C0B"/>
    <w:rsid w:val="00CF5E90"/>
    <w:rsid w:val="00CF5F5D"/>
    <w:rsid w:val="00CF6018"/>
    <w:rsid w:val="00CF654A"/>
    <w:rsid w:val="00CF66DA"/>
    <w:rsid w:val="00CF6A9B"/>
    <w:rsid w:val="00CF6E98"/>
    <w:rsid w:val="00CF744D"/>
    <w:rsid w:val="00CF76D9"/>
    <w:rsid w:val="00CF7B3E"/>
    <w:rsid w:val="00D0007C"/>
    <w:rsid w:val="00D0013C"/>
    <w:rsid w:val="00D003A3"/>
    <w:rsid w:val="00D00788"/>
    <w:rsid w:val="00D010D4"/>
    <w:rsid w:val="00D013AD"/>
    <w:rsid w:val="00D0147E"/>
    <w:rsid w:val="00D016B6"/>
    <w:rsid w:val="00D018F0"/>
    <w:rsid w:val="00D01A3C"/>
    <w:rsid w:val="00D01AD3"/>
    <w:rsid w:val="00D01AD9"/>
    <w:rsid w:val="00D01C32"/>
    <w:rsid w:val="00D01C88"/>
    <w:rsid w:val="00D01E3C"/>
    <w:rsid w:val="00D024C1"/>
    <w:rsid w:val="00D028BF"/>
    <w:rsid w:val="00D0298E"/>
    <w:rsid w:val="00D033D3"/>
    <w:rsid w:val="00D03438"/>
    <w:rsid w:val="00D034DF"/>
    <w:rsid w:val="00D034F1"/>
    <w:rsid w:val="00D039E9"/>
    <w:rsid w:val="00D03AFB"/>
    <w:rsid w:val="00D03C47"/>
    <w:rsid w:val="00D03DC8"/>
    <w:rsid w:val="00D0410D"/>
    <w:rsid w:val="00D042ED"/>
    <w:rsid w:val="00D04339"/>
    <w:rsid w:val="00D0450B"/>
    <w:rsid w:val="00D0476C"/>
    <w:rsid w:val="00D04C68"/>
    <w:rsid w:val="00D050CB"/>
    <w:rsid w:val="00D0510E"/>
    <w:rsid w:val="00D0596A"/>
    <w:rsid w:val="00D05A5D"/>
    <w:rsid w:val="00D05FC9"/>
    <w:rsid w:val="00D06003"/>
    <w:rsid w:val="00D0611E"/>
    <w:rsid w:val="00D0614C"/>
    <w:rsid w:val="00D06214"/>
    <w:rsid w:val="00D0642C"/>
    <w:rsid w:val="00D064D5"/>
    <w:rsid w:val="00D0659A"/>
    <w:rsid w:val="00D0660B"/>
    <w:rsid w:val="00D0689F"/>
    <w:rsid w:val="00D069D2"/>
    <w:rsid w:val="00D06BDD"/>
    <w:rsid w:val="00D0712A"/>
    <w:rsid w:val="00D073A1"/>
    <w:rsid w:val="00D07469"/>
    <w:rsid w:val="00D079D4"/>
    <w:rsid w:val="00D07A8E"/>
    <w:rsid w:val="00D07E15"/>
    <w:rsid w:val="00D07E6B"/>
    <w:rsid w:val="00D1047C"/>
    <w:rsid w:val="00D108A4"/>
    <w:rsid w:val="00D10FDD"/>
    <w:rsid w:val="00D11190"/>
    <w:rsid w:val="00D111E3"/>
    <w:rsid w:val="00D11604"/>
    <w:rsid w:val="00D1181C"/>
    <w:rsid w:val="00D11942"/>
    <w:rsid w:val="00D119F0"/>
    <w:rsid w:val="00D11A6D"/>
    <w:rsid w:val="00D11AA6"/>
    <w:rsid w:val="00D11C39"/>
    <w:rsid w:val="00D11CBE"/>
    <w:rsid w:val="00D11DE7"/>
    <w:rsid w:val="00D11EF7"/>
    <w:rsid w:val="00D11F0F"/>
    <w:rsid w:val="00D11F2C"/>
    <w:rsid w:val="00D121A4"/>
    <w:rsid w:val="00D121F6"/>
    <w:rsid w:val="00D12279"/>
    <w:rsid w:val="00D12892"/>
    <w:rsid w:val="00D12AF5"/>
    <w:rsid w:val="00D12D67"/>
    <w:rsid w:val="00D12F4B"/>
    <w:rsid w:val="00D12FA6"/>
    <w:rsid w:val="00D135C5"/>
    <w:rsid w:val="00D136B8"/>
    <w:rsid w:val="00D13883"/>
    <w:rsid w:val="00D138E7"/>
    <w:rsid w:val="00D13E3A"/>
    <w:rsid w:val="00D14066"/>
    <w:rsid w:val="00D14378"/>
    <w:rsid w:val="00D146E4"/>
    <w:rsid w:val="00D14C26"/>
    <w:rsid w:val="00D150E6"/>
    <w:rsid w:val="00D15620"/>
    <w:rsid w:val="00D1562C"/>
    <w:rsid w:val="00D15BD0"/>
    <w:rsid w:val="00D15EDF"/>
    <w:rsid w:val="00D16250"/>
    <w:rsid w:val="00D162E1"/>
    <w:rsid w:val="00D1635D"/>
    <w:rsid w:val="00D1662D"/>
    <w:rsid w:val="00D16829"/>
    <w:rsid w:val="00D16FC7"/>
    <w:rsid w:val="00D179CB"/>
    <w:rsid w:val="00D17BC5"/>
    <w:rsid w:val="00D17C52"/>
    <w:rsid w:val="00D17D16"/>
    <w:rsid w:val="00D2006A"/>
    <w:rsid w:val="00D20132"/>
    <w:rsid w:val="00D2013B"/>
    <w:rsid w:val="00D20670"/>
    <w:rsid w:val="00D20A28"/>
    <w:rsid w:val="00D20B51"/>
    <w:rsid w:val="00D20C92"/>
    <w:rsid w:val="00D20CFB"/>
    <w:rsid w:val="00D20D52"/>
    <w:rsid w:val="00D20E4A"/>
    <w:rsid w:val="00D210A5"/>
    <w:rsid w:val="00D214EF"/>
    <w:rsid w:val="00D216BE"/>
    <w:rsid w:val="00D218E4"/>
    <w:rsid w:val="00D21BFE"/>
    <w:rsid w:val="00D21D72"/>
    <w:rsid w:val="00D21FF1"/>
    <w:rsid w:val="00D22498"/>
    <w:rsid w:val="00D22707"/>
    <w:rsid w:val="00D227B6"/>
    <w:rsid w:val="00D22AD9"/>
    <w:rsid w:val="00D22AF4"/>
    <w:rsid w:val="00D22B27"/>
    <w:rsid w:val="00D22D1C"/>
    <w:rsid w:val="00D23158"/>
    <w:rsid w:val="00D23400"/>
    <w:rsid w:val="00D23981"/>
    <w:rsid w:val="00D23AAB"/>
    <w:rsid w:val="00D23B28"/>
    <w:rsid w:val="00D23E98"/>
    <w:rsid w:val="00D24225"/>
    <w:rsid w:val="00D24239"/>
    <w:rsid w:val="00D244DF"/>
    <w:rsid w:val="00D24542"/>
    <w:rsid w:val="00D24670"/>
    <w:rsid w:val="00D24772"/>
    <w:rsid w:val="00D24C39"/>
    <w:rsid w:val="00D24DC6"/>
    <w:rsid w:val="00D25126"/>
    <w:rsid w:val="00D251C8"/>
    <w:rsid w:val="00D25405"/>
    <w:rsid w:val="00D2547A"/>
    <w:rsid w:val="00D25735"/>
    <w:rsid w:val="00D25E52"/>
    <w:rsid w:val="00D26353"/>
    <w:rsid w:val="00D264F7"/>
    <w:rsid w:val="00D26852"/>
    <w:rsid w:val="00D2689C"/>
    <w:rsid w:val="00D268BD"/>
    <w:rsid w:val="00D26A77"/>
    <w:rsid w:val="00D26B63"/>
    <w:rsid w:val="00D27029"/>
    <w:rsid w:val="00D278B9"/>
    <w:rsid w:val="00D27B92"/>
    <w:rsid w:val="00D27E97"/>
    <w:rsid w:val="00D300AF"/>
    <w:rsid w:val="00D30799"/>
    <w:rsid w:val="00D308A7"/>
    <w:rsid w:val="00D30A71"/>
    <w:rsid w:val="00D30D06"/>
    <w:rsid w:val="00D30D97"/>
    <w:rsid w:val="00D30F3C"/>
    <w:rsid w:val="00D310E1"/>
    <w:rsid w:val="00D314C5"/>
    <w:rsid w:val="00D316A5"/>
    <w:rsid w:val="00D32394"/>
    <w:rsid w:val="00D330B8"/>
    <w:rsid w:val="00D334A4"/>
    <w:rsid w:val="00D336BC"/>
    <w:rsid w:val="00D33B28"/>
    <w:rsid w:val="00D33B79"/>
    <w:rsid w:val="00D33BAB"/>
    <w:rsid w:val="00D33D87"/>
    <w:rsid w:val="00D33E74"/>
    <w:rsid w:val="00D34164"/>
    <w:rsid w:val="00D341F5"/>
    <w:rsid w:val="00D3441B"/>
    <w:rsid w:val="00D34541"/>
    <w:rsid w:val="00D34B4B"/>
    <w:rsid w:val="00D34C2F"/>
    <w:rsid w:val="00D34E8C"/>
    <w:rsid w:val="00D35500"/>
    <w:rsid w:val="00D355FB"/>
    <w:rsid w:val="00D357D2"/>
    <w:rsid w:val="00D357D7"/>
    <w:rsid w:val="00D35A94"/>
    <w:rsid w:val="00D35F49"/>
    <w:rsid w:val="00D369C8"/>
    <w:rsid w:val="00D369DE"/>
    <w:rsid w:val="00D36D04"/>
    <w:rsid w:val="00D36EE0"/>
    <w:rsid w:val="00D37021"/>
    <w:rsid w:val="00D370AE"/>
    <w:rsid w:val="00D371BD"/>
    <w:rsid w:val="00D37740"/>
    <w:rsid w:val="00D37A77"/>
    <w:rsid w:val="00D37CD3"/>
    <w:rsid w:val="00D37E98"/>
    <w:rsid w:val="00D40142"/>
    <w:rsid w:val="00D40158"/>
    <w:rsid w:val="00D401DC"/>
    <w:rsid w:val="00D401DE"/>
    <w:rsid w:val="00D40842"/>
    <w:rsid w:val="00D40945"/>
    <w:rsid w:val="00D40D50"/>
    <w:rsid w:val="00D4101D"/>
    <w:rsid w:val="00D4196D"/>
    <w:rsid w:val="00D41B13"/>
    <w:rsid w:val="00D41B5F"/>
    <w:rsid w:val="00D41BAA"/>
    <w:rsid w:val="00D42325"/>
    <w:rsid w:val="00D425C1"/>
    <w:rsid w:val="00D427AD"/>
    <w:rsid w:val="00D4281A"/>
    <w:rsid w:val="00D42A80"/>
    <w:rsid w:val="00D42B91"/>
    <w:rsid w:val="00D42BF5"/>
    <w:rsid w:val="00D42F4D"/>
    <w:rsid w:val="00D43390"/>
    <w:rsid w:val="00D43813"/>
    <w:rsid w:val="00D438DF"/>
    <w:rsid w:val="00D43906"/>
    <w:rsid w:val="00D43C9A"/>
    <w:rsid w:val="00D43E28"/>
    <w:rsid w:val="00D43F41"/>
    <w:rsid w:val="00D442DC"/>
    <w:rsid w:val="00D44460"/>
    <w:rsid w:val="00D44F55"/>
    <w:rsid w:val="00D44F66"/>
    <w:rsid w:val="00D4521C"/>
    <w:rsid w:val="00D455BD"/>
    <w:rsid w:val="00D45661"/>
    <w:rsid w:val="00D456D8"/>
    <w:rsid w:val="00D45C16"/>
    <w:rsid w:val="00D45E76"/>
    <w:rsid w:val="00D45E8D"/>
    <w:rsid w:val="00D460EF"/>
    <w:rsid w:val="00D4659C"/>
    <w:rsid w:val="00D4662F"/>
    <w:rsid w:val="00D466C7"/>
    <w:rsid w:val="00D46E2B"/>
    <w:rsid w:val="00D4706A"/>
    <w:rsid w:val="00D470C1"/>
    <w:rsid w:val="00D47184"/>
    <w:rsid w:val="00D47503"/>
    <w:rsid w:val="00D47818"/>
    <w:rsid w:val="00D4792E"/>
    <w:rsid w:val="00D47BBF"/>
    <w:rsid w:val="00D47C72"/>
    <w:rsid w:val="00D47F9B"/>
    <w:rsid w:val="00D50489"/>
    <w:rsid w:val="00D505CE"/>
    <w:rsid w:val="00D5072E"/>
    <w:rsid w:val="00D508D0"/>
    <w:rsid w:val="00D50937"/>
    <w:rsid w:val="00D50E7D"/>
    <w:rsid w:val="00D511E4"/>
    <w:rsid w:val="00D51370"/>
    <w:rsid w:val="00D513A7"/>
    <w:rsid w:val="00D517C6"/>
    <w:rsid w:val="00D519BC"/>
    <w:rsid w:val="00D51BF9"/>
    <w:rsid w:val="00D51D4F"/>
    <w:rsid w:val="00D52531"/>
    <w:rsid w:val="00D526D3"/>
    <w:rsid w:val="00D527A8"/>
    <w:rsid w:val="00D5282C"/>
    <w:rsid w:val="00D52DB6"/>
    <w:rsid w:val="00D52E2E"/>
    <w:rsid w:val="00D52E37"/>
    <w:rsid w:val="00D5329B"/>
    <w:rsid w:val="00D532B8"/>
    <w:rsid w:val="00D53549"/>
    <w:rsid w:val="00D53C31"/>
    <w:rsid w:val="00D53D87"/>
    <w:rsid w:val="00D53EB8"/>
    <w:rsid w:val="00D541B5"/>
    <w:rsid w:val="00D5420B"/>
    <w:rsid w:val="00D54BAF"/>
    <w:rsid w:val="00D551E8"/>
    <w:rsid w:val="00D55382"/>
    <w:rsid w:val="00D55490"/>
    <w:rsid w:val="00D55708"/>
    <w:rsid w:val="00D55F08"/>
    <w:rsid w:val="00D562EA"/>
    <w:rsid w:val="00D564B0"/>
    <w:rsid w:val="00D564D4"/>
    <w:rsid w:val="00D567C4"/>
    <w:rsid w:val="00D57401"/>
    <w:rsid w:val="00D5745B"/>
    <w:rsid w:val="00D57673"/>
    <w:rsid w:val="00D577AC"/>
    <w:rsid w:val="00D57D3A"/>
    <w:rsid w:val="00D57E33"/>
    <w:rsid w:val="00D57E39"/>
    <w:rsid w:val="00D6051B"/>
    <w:rsid w:val="00D60576"/>
    <w:rsid w:val="00D607D3"/>
    <w:rsid w:val="00D6084E"/>
    <w:rsid w:val="00D60FAF"/>
    <w:rsid w:val="00D615AD"/>
    <w:rsid w:val="00D617B8"/>
    <w:rsid w:val="00D619E8"/>
    <w:rsid w:val="00D61A1F"/>
    <w:rsid w:val="00D61A92"/>
    <w:rsid w:val="00D61ED1"/>
    <w:rsid w:val="00D62431"/>
    <w:rsid w:val="00D62538"/>
    <w:rsid w:val="00D62AF5"/>
    <w:rsid w:val="00D62BBD"/>
    <w:rsid w:val="00D62BFE"/>
    <w:rsid w:val="00D62D47"/>
    <w:rsid w:val="00D62D65"/>
    <w:rsid w:val="00D62EF1"/>
    <w:rsid w:val="00D6346A"/>
    <w:rsid w:val="00D63584"/>
    <w:rsid w:val="00D635AF"/>
    <w:rsid w:val="00D6380C"/>
    <w:rsid w:val="00D63A65"/>
    <w:rsid w:val="00D63CEE"/>
    <w:rsid w:val="00D63D45"/>
    <w:rsid w:val="00D63E09"/>
    <w:rsid w:val="00D64277"/>
    <w:rsid w:val="00D642ED"/>
    <w:rsid w:val="00D64746"/>
    <w:rsid w:val="00D64A52"/>
    <w:rsid w:val="00D64ADB"/>
    <w:rsid w:val="00D64F15"/>
    <w:rsid w:val="00D64F8E"/>
    <w:rsid w:val="00D6529A"/>
    <w:rsid w:val="00D65331"/>
    <w:rsid w:val="00D655E2"/>
    <w:rsid w:val="00D65C5E"/>
    <w:rsid w:val="00D65EFF"/>
    <w:rsid w:val="00D65FF2"/>
    <w:rsid w:val="00D661A5"/>
    <w:rsid w:val="00D66B27"/>
    <w:rsid w:val="00D66BB7"/>
    <w:rsid w:val="00D66D5D"/>
    <w:rsid w:val="00D6741E"/>
    <w:rsid w:val="00D67AD8"/>
    <w:rsid w:val="00D67B02"/>
    <w:rsid w:val="00D67ECD"/>
    <w:rsid w:val="00D67F5F"/>
    <w:rsid w:val="00D704DC"/>
    <w:rsid w:val="00D7057B"/>
    <w:rsid w:val="00D705EC"/>
    <w:rsid w:val="00D70669"/>
    <w:rsid w:val="00D707B8"/>
    <w:rsid w:val="00D70AC6"/>
    <w:rsid w:val="00D70D20"/>
    <w:rsid w:val="00D70D8C"/>
    <w:rsid w:val="00D70DD0"/>
    <w:rsid w:val="00D7106F"/>
    <w:rsid w:val="00D711C1"/>
    <w:rsid w:val="00D71450"/>
    <w:rsid w:val="00D719A6"/>
    <w:rsid w:val="00D71A3E"/>
    <w:rsid w:val="00D71ACD"/>
    <w:rsid w:val="00D71D4A"/>
    <w:rsid w:val="00D71F73"/>
    <w:rsid w:val="00D720EE"/>
    <w:rsid w:val="00D7219D"/>
    <w:rsid w:val="00D7231E"/>
    <w:rsid w:val="00D7273E"/>
    <w:rsid w:val="00D72988"/>
    <w:rsid w:val="00D729C9"/>
    <w:rsid w:val="00D7338E"/>
    <w:rsid w:val="00D7345E"/>
    <w:rsid w:val="00D7389F"/>
    <w:rsid w:val="00D7399A"/>
    <w:rsid w:val="00D73A29"/>
    <w:rsid w:val="00D73AD6"/>
    <w:rsid w:val="00D73B10"/>
    <w:rsid w:val="00D75096"/>
    <w:rsid w:val="00D75099"/>
    <w:rsid w:val="00D75106"/>
    <w:rsid w:val="00D75A31"/>
    <w:rsid w:val="00D75A5F"/>
    <w:rsid w:val="00D75B69"/>
    <w:rsid w:val="00D75D2A"/>
    <w:rsid w:val="00D760C1"/>
    <w:rsid w:val="00D760D5"/>
    <w:rsid w:val="00D7623A"/>
    <w:rsid w:val="00D7697C"/>
    <w:rsid w:val="00D76C26"/>
    <w:rsid w:val="00D76C36"/>
    <w:rsid w:val="00D76D6D"/>
    <w:rsid w:val="00D7720B"/>
    <w:rsid w:val="00D7733F"/>
    <w:rsid w:val="00D773F5"/>
    <w:rsid w:val="00D776B8"/>
    <w:rsid w:val="00D77AE7"/>
    <w:rsid w:val="00D77BD7"/>
    <w:rsid w:val="00D8016D"/>
    <w:rsid w:val="00D80412"/>
    <w:rsid w:val="00D804AF"/>
    <w:rsid w:val="00D80585"/>
    <w:rsid w:val="00D8060F"/>
    <w:rsid w:val="00D80652"/>
    <w:rsid w:val="00D80783"/>
    <w:rsid w:val="00D807F2"/>
    <w:rsid w:val="00D808E0"/>
    <w:rsid w:val="00D80B5F"/>
    <w:rsid w:val="00D80C19"/>
    <w:rsid w:val="00D81068"/>
    <w:rsid w:val="00D813AD"/>
    <w:rsid w:val="00D81861"/>
    <w:rsid w:val="00D819AF"/>
    <w:rsid w:val="00D819CF"/>
    <w:rsid w:val="00D81A4E"/>
    <w:rsid w:val="00D81C1B"/>
    <w:rsid w:val="00D81D30"/>
    <w:rsid w:val="00D81E69"/>
    <w:rsid w:val="00D82029"/>
    <w:rsid w:val="00D82584"/>
    <w:rsid w:val="00D825D6"/>
    <w:rsid w:val="00D82713"/>
    <w:rsid w:val="00D82820"/>
    <w:rsid w:val="00D82C80"/>
    <w:rsid w:val="00D82D8E"/>
    <w:rsid w:val="00D82EE5"/>
    <w:rsid w:val="00D831FF"/>
    <w:rsid w:val="00D833E9"/>
    <w:rsid w:val="00D83948"/>
    <w:rsid w:val="00D8398B"/>
    <w:rsid w:val="00D83CAA"/>
    <w:rsid w:val="00D83E57"/>
    <w:rsid w:val="00D83EF1"/>
    <w:rsid w:val="00D8427D"/>
    <w:rsid w:val="00D8434F"/>
    <w:rsid w:val="00D84367"/>
    <w:rsid w:val="00D84809"/>
    <w:rsid w:val="00D848F2"/>
    <w:rsid w:val="00D849E7"/>
    <w:rsid w:val="00D84B8D"/>
    <w:rsid w:val="00D84F14"/>
    <w:rsid w:val="00D85164"/>
    <w:rsid w:val="00D85251"/>
    <w:rsid w:val="00D85254"/>
    <w:rsid w:val="00D852C6"/>
    <w:rsid w:val="00D853E1"/>
    <w:rsid w:val="00D85484"/>
    <w:rsid w:val="00D8578C"/>
    <w:rsid w:val="00D85D3C"/>
    <w:rsid w:val="00D86140"/>
    <w:rsid w:val="00D861C4"/>
    <w:rsid w:val="00D8685E"/>
    <w:rsid w:val="00D8686F"/>
    <w:rsid w:val="00D86CAA"/>
    <w:rsid w:val="00D86D0F"/>
    <w:rsid w:val="00D87367"/>
    <w:rsid w:val="00D874E3"/>
    <w:rsid w:val="00D8790A"/>
    <w:rsid w:val="00D87BF9"/>
    <w:rsid w:val="00D87CC3"/>
    <w:rsid w:val="00D87F1D"/>
    <w:rsid w:val="00D89914"/>
    <w:rsid w:val="00D90093"/>
    <w:rsid w:val="00D90618"/>
    <w:rsid w:val="00D9069A"/>
    <w:rsid w:val="00D906DE"/>
    <w:rsid w:val="00D908A5"/>
    <w:rsid w:val="00D908EA"/>
    <w:rsid w:val="00D90B4C"/>
    <w:rsid w:val="00D90B88"/>
    <w:rsid w:val="00D90BE8"/>
    <w:rsid w:val="00D90C5E"/>
    <w:rsid w:val="00D90DF5"/>
    <w:rsid w:val="00D90EB5"/>
    <w:rsid w:val="00D91383"/>
    <w:rsid w:val="00D915EB"/>
    <w:rsid w:val="00D91A27"/>
    <w:rsid w:val="00D91A3B"/>
    <w:rsid w:val="00D91A51"/>
    <w:rsid w:val="00D91B14"/>
    <w:rsid w:val="00D91E23"/>
    <w:rsid w:val="00D920C9"/>
    <w:rsid w:val="00D9253D"/>
    <w:rsid w:val="00D92D49"/>
    <w:rsid w:val="00D92E48"/>
    <w:rsid w:val="00D92FD8"/>
    <w:rsid w:val="00D930B7"/>
    <w:rsid w:val="00D93595"/>
    <w:rsid w:val="00D939D2"/>
    <w:rsid w:val="00D93A7E"/>
    <w:rsid w:val="00D93B1C"/>
    <w:rsid w:val="00D93DA7"/>
    <w:rsid w:val="00D93F59"/>
    <w:rsid w:val="00D9420D"/>
    <w:rsid w:val="00D94660"/>
    <w:rsid w:val="00D94923"/>
    <w:rsid w:val="00D94C61"/>
    <w:rsid w:val="00D94E67"/>
    <w:rsid w:val="00D95730"/>
    <w:rsid w:val="00D959D2"/>
    <w:rsid w:val="00D95A6B"/>
    <w:rsid w:val="00D95DB5"/>
    <w:rsid w:val="00D95EF6"/>
    <w:rsid w:val="00D96170"/>
    <w:rsid w:val="00D96283"/>
    <w:rsid w:val="00D96541"/>
    <w:rsid w:val="00D96680"/>
    <w:rsid w:val="00D966DA"/>
    <w:rsid w:val="00D96E71"/>
    <w:rsid w:val="00D97180"/>
    <w:rsid w:val="00D973B2"/>
    <w:rsid w:val="00D97445"/>
    <w:rsid w:val="00D9749A"/>
    <w:rsid w:val="00D977B6"/>
    <w:rsid w:val="00D978E6"/>
    <w:rsid w:val="00D979AB"/>
    <w:rsid w:val="00D979D7"/>
    <w:rsid w:val="00D97A5A"/>
    <w:rsid w:val="00D97C83"/>
    <w:rsid w:val="00D97F9C"/>
    <w:rsid w:val="00DA08A8"/>
    <w:rsid w:val="00DA09C0"/>
    <w:rsid w:val="00DA0A5A"/>
    <w:rsid w:val="00DA0B96"/>
    <w:rsid w:val="00DA0BB9"/>
    <w:rsid w:val="00DA0BC6"/>
    <w:rsid w:val="00DA0E35"/>
    <w:rsid w:val="00DA131E"/>
    <w:rsid w:val="00DA133E"/>
    <w:rsid w:val="00DA1587"/>
    <w:rsid w:val="00DA15D3"/>
    <w:rsid w:val="00DA1614"/>
    <w:rsid w:val="00DA1EEF"/>
    <w:rsid w:val="00DA237A"/>
    <w:rsid w:val="00DA2A5D"/>
    <w:rsid w:val="00DA2A97"/>
    <w:rsid w:val="00DA310F"/>
    <w:rsid w:val="00DA3154"/>
    <w:rsid w:val="00DA32DB"/>
    <w:rsid w:val="00DA37E6"/>
    <w:rsid w:val="00DA3B74"/>
    <w:rsid w:val="00DA3C3E"/>
    <w:rsid w:val="00DA466C"/>
    <w:rsid w:val="00DA4864"/>
    <w:rsid w:val="00DA4BA1"/>
    <w:rsid w:val="00DA4C6D"/>
    <w:rsid w:val="00DA596F"/>
    <w:rsid w:val="00DA5B25"/>
    <w:rsid w:val="00DA5E08"/>
    <w:rsid w:val="00DA5E56"/>
    <w:rsid w:val="00DA60B2"/>
    <w:rsid w:val="00DA621B"/>
    <w:rsid w:val="00DA6732"/>
    <w:rsid w:val="00DA6E2F"/>
    <w:rsid w:val="00DA6E7C"/>
    <w:rsid w:val="00DA7102"/>
    <w:rsid w:val="00DA75BC"/>
    <w:rsid w:val="00DA7801"/>
    <w:rsid w:val="00DA7B44"/>
    <w:rsid w:val="00DA7D23"/>
    <w:rsid w:val="00DA7D43"/>
    <w:rsid w:val="00DA7F04"/>
    <w:rsid w:val="00DB023B"/>
    <w:rsid w:val="00DB0286"/>
    <w:rsid w:val="00DB079F"/>
    <w:rsid w:val="00DB098B"/>
    <w:rsid w:val="00DB0C1D"/>
    <w:rsid w:val="00DB0E50"/>
    <w:rsid w:val="00DB0FD7"/>
    <w:rsid w:val="00DB10D2"/>
    <w:rsid w:val="00DB13FF"/>
    <w:rsid w:val="00DB159D"/>
    <w:rsid w:val="00DB15BB"/>
    <w:rsid w:val="00DB197B"/>
    <w:rsid w:val="00DB19AD"/>
    <w:rsid w:val="00DB1C48"/>
    <w:rsid w:val="00DB230D"/>
    <w:rsid w:val="00DB2671"/>
    <w:rsid w:val="00DB2746"/>
    <w:rsid w:val="00DB2748"/>
    <w:rsid w:val="00DB2794"/>
    <w:rsid w:val="00DB2833"/>
    <w:rsid w:val="00DB28B4"/>
    <w:rsid w:val="00DB2B55"/>
    <w:rsid w:val="00DB2FA4"/>
    <w:rsid w:val="00DB34A6"/>
    <w:rsid w:val="00DB353E"/>
    <w:rsid w:val="00DB396A"/>
    <w:rsid w:val="00DB3B33"/>
    <w:rsid w:val="00DB3FC6"/>
    <w:rsid w:val="00DB4156"/>
    <w:rsid w:val="00DB42A8"/>
    <w:rsid w:val="00DB44FA"/>
    <w:rsid w:val="00DB474D"/>
    <w:rsid w:val="00DB49C8"/>
    <w:rsid w:val="00DB4A2D"/>
    <w:rsid w:val="00DB4C72"/>
    <w:rsid w:val="00DB4FE9"/>
    <w:rsid w:val="00DB5398"/>
    <w:rsid w:val="00DB53D0"/>
    <w:rsid w:val="00DB540A"/>
    <w:rsid w:val="00DB572F"/>
    <w:rsid w:val="00DB5748"/>
    <w:rsid w:val="00DB5910"/>
    <w:rsid w:val="00DB593D"/>
    <w:rsid w:val="00DB5A8E"/>
    <w:rsid w:val="00DB5B0C"/>
    <w:rsid w:val="00DB5E45"/>
    <w:rsid w:val="00DB6540"/>
    <w:rsid w:val="00DB660F"/>
    <w:rsid w:val="00DB6747"/>
    <w:rsid w:val="00DB6BF4"/>
    <w:rsid w:val="00DB6F9F"/>
    <w:rsid w:val="00DB70B1"/>
    <w:rsid w:val="00DB73E3"/>
    <w:rsid w:val="00DB7638"/>
    <w:rsid w:val="00DB763F"/>
    <w:rsid w:val="00DB7AA4"/>
    <w:rsid w:val="00DB7BBA"/>
    <w:rsid w:val="00DC000D"/>
    <w:rsid w:val="00DC0074"/>
    <w:rsid w:val="00DC0093"/>
    <w:rsid w:val="00DC02DA"/>
    <w:rsid w:val="00DC0A4E"/>
    <w:rsid w:val="00DC113F"/>
    <w:rsid w:val="00DC1357"/>
    <w:rsid w:val="00DC1398"/>
    <w:rsid w:val="00DC1925"/>
    <w:rsid w:val="00DC1930"/>
    <w:rsid w:val="00DC1D49"/>
    <w:rsid w:val="00DC215C"/>
    <w:rsid w:val="00DC2270"/>
    <w:rsid w:val="00DC22E0"/>
    <w:rsid w:val="00DC240A"/>
    <w:rsid w:val="00DC255C"/>
    <w:rsid w:val="00DC25BF"/>
    <w:rsid w:val="00DC2B17"/>
    <w:rsid w:val="00DC2B58"/>
    <w:rsid w:val="00DC2F43"/>
    <w:rsid w:val="00DC30D0"/>
    <w:rsid w:val="00DC3253"/>
    <w:rsid w:val="00DC33FC"/>
    <w:rsid w:val="00DC3C7E"/>
    <w:rsid w:val="00DC3D59"/>
    <w:rsid w:val="00DC3F73"/>
    <w:rsid w:val="00DC4196"/>
    <w:rsid w:val="00DC46F6"/>
    <w:rsid w:val="00DC4C04"/>
    <w:rsid w:val="00DC4C8C"/>
    <w:rsid w:val="00DC4F95"/>
    <w:rsid w:val="00DC51D9"/>
    <w:rsid w:val="00DC570F"/>
    <w:rsid w:val="00DC57CF"/>
    <w:rsid w:val="00DC5F95"/>
    <w:rsid w:val="00DC5FB7"/>
    <w:rsid w:val="00DC621D"/>
    <w:rsid w:val="00DC642B"/>
    <w:rsid w:val="00DC6895"/>
    <w:rsid w:val="00DC6994"/>
    <w:rsid w:val="00DC6A39"/>
    <w:rsid w:val="00DC6F84"/>
    <w:rsid w:val="00DC72A6"/>
    <w:rsid w:val="00DC746E"/>
    <w:rsid w:val="00DC7544"/>
    <w:rsid w:val="00DC779D"/>
    <w:rsid w:val="00DD0007"/>
    <w:rsid w:val="00DD0143"/>
    <w:rsid w:val="00DD04D8"/>
    <w:rsid w:val="00DD0556"/>
    <w:rsid w:val="00DD0586"/>
    <w:rsid w:val="00DD06EC"/>
    <w:rsid w:val="00DD073F"/>
    <w:rsid w:val="00DD07A3"/>
    <w:rsid w:val="00DD0C88"/>
    <w:rsid w:val="00DD0D0E"/>
    <w:rsid w:val="00DD0E5C"/>
    <w:rsid w:val="00DD1833"/>
    <w:rsid w:val="00DD1B44"/>
    <w:rsid w:val="00DD1BCE"/>
    <w:rsid w:val="00DD1F96"/>
    <w:rsid w:val="00DD2356"/>
    <w:rsid w:val="00DD25C2"/>
    <w:rsid w:val="00DD29B6"/>
    <w:rsid w:val="00DD2EC8"/>
    <w:rsid w:val="00DD34C8"/>
    <w:rsid w:val="00DD3547"/>
    <w:rsid w:val="00DD3914"/>
    <w:rsid w:val="00DD3982"/>
    <w:rsid w:val="00DD3983"/>
    <w:rsid w:val="00DD3E7A"/>
    <w:rsid w:val="00DD4960"/>
    <w:rsid w:val="00DD49C0"/>
    <w:rsid w:val="00DD4A7B"/>
    <w:rsid w:val="00DD50A7"/>
    <w:rsid w:val="00DD53BB"/>
    <w:rsid w:val="00DD56ED"/>
    <w:rsid w:val="00DD5928"/>
    <w:rsid w:val="00DD5C1F"/>
    <w:rsid w:val="00DD5D56"/>
    <w:rsid w:val="00DD5F2B"/>
    <w:rsid w:val="00DD6214"/>
    <w:rsid w:val="00DD62C0"/>
    <w:rsid w:val="00DD68F2"/>
    <w:rsid w:val="00DD6BFE"/>
    <w:rsid w:val="00DD6C05"/>
    <w:rsid w:val="00DD6DF4"/>
    <w:rsid w:val="00DD6FAA"/>
    <w:rsid w:val="00DD73F1"/>
    <w:rsid w:val="00DD7C56"/>
    <w:rsid w:val="00DD7E36"/>
    <w:rsid w:val="00DE08D1"/>
    <w:rsid w:val="00DE0924"/>
    <w:rsid w:val="00DE0A66"/>
    <w:rsid w:val="00DE0C53"/>
    <w:rsid w:val="00DE0CCC"/>
    <w:rsid w:val="00DE12DB"/>
    <w:rsid w:val="00DE130B"/>
    <w:rsid w:val="00DE1342"/>
    <w:rsid w:val="00DE13A9"/>
    <w:rsid w:val="00DE1784"/>
    <w:rsid w:val="00DE194D"/>
    <w:rsid w:val="00DE1B62"/>
    <w:rsid w:val="00DE1C59"/>
    <w:rsid w:val="00DE27CA"/>
    <w:rsid w:val="00DE29E1"/>
    <w:rsid w:val="00DE2BB5"/>
    <w:rsid w:val="00DE2F6B"/>
    <w:rsid w:val="00DE3315"/>
    <w:rsid w:val="00DE3465"/>
    <w:rsid w:val="00DE34F4"/>
    <w:rsid w:val="00DE3552"/>
    <w:rsid w:val="00DE370F"/>
    <w:rsid w:val="00DE373B"/>
    <w:rsid w:val="00DE37B1"/>
    <w:rsid w:val="00DE37C9"/>
    <w:rsid w:val="00DE384C"/>
    <w:rsid w:val="00DE3946"/>
    <w:rsid w:val="00DE3AAF"/>
    <w:rsid w:val="00DE3D42"/>
    <w:rsid w:val="00DE3D7F"/>
    <w:rsid w:val="00DE3E10"/>
    <w:rsid w:val="00DE42DB"/>
    <w:rsid w:val="00DE44FC"/>
    <w:rsid w:val="00DE482C"/>
    <w:rsid w:val="00DE4967"/>
    <w:rsid w:val="00DE4BE4"/>
    <w:rsid w:val="00DE5248"/>
    <w:rsid w:val="00DE53F7"/>
    <w:rsid w:val="00DE5944"/>
    <w:rsid w:val="00DE617A"/>
    <w:rsid w:val="00DE6391"/>
    <w:rsid w:val="00DE64B6"/>
    <w:rsid w:val="00DE67F4"/>
    <w:rsid w:val="00DE6A95"/>
    <w:rsid w:val="00DE6D64"/>
    <w:rsid w:val="00DE77F7"/>
    <w:rsid w:val="00DE7BAD"/>
    <w:rsid w:val="00DF04EB"/>
    <w:rsid w:val="00DF076A"/>
    <w:rsid w:val="00DF099B"/>
    <w:rsid w:val="00DF0CD9"/>
    <w:rsid w:val="00DF0FC2"/>
    <w:rsid w:val="00DF114D"/>
    <w:rsid w:val="00DF12B7"/>
    <w:rsid w:val="00DF1409"/>
    <w:rsid w:val="00DF16FB"/>
    <w:rsid w:val="00DF18E8"/>
    <w:rsid w:val="00DF1937"/>
    <w:rsid w:val="00DF1C1C"/>
    <w:rsid w:val="00DF1C8B"/>
    <w:rsid w:val="00DF215A"/>
    <w:rsid w:val="00DF222F"/>
    <w:rsid w:val="00DF23D0"/>
    <w:rsid w:val="00DF2635"/>
    <w:rsid w:val="00DF264C"/>
    <w:rsid w:val="00DF27ED"/>
    <w:rsid w:val="00DF28B9"/>
    <w:rsid w:val="00DF297C"/>
    <w:rsid w:val="00DF29BF"/>
    <w:rsid w:val="00DF2A0D"/>
    <w:rsid w:val="00DF2C19"/>
    <w:rsid w:val="00DF2CB4"/>
    <w:rsid w:val="00DF2F4E"/>
    <w:rsid w:val="00DF311E"/>
    <w:rsid w:val="00DF378C"/>
    <w:rsid w:val="00DF4377"/>
    <w:rsid w:val="00DF448D"/>
    <w:rsid w:val="00DF45D8"/>
    <w:rsid w:val="00DF4B9B"/>
    <w:rsid w:val="00DF4C63"/>
    <w:rsid w:val="00DF4ED5"/>
    <w:rsid w:val="00DF4F63"/>
    <w:rsid w:val="00DF5114"/>
    <w:rsid w:val="00DF567B"/>
    <w:rsid w:val="00DF59B0"/>
    <w:rsid w:val="00DF5AA7"/>
    <w:rsid w:val="00DF5DB0"/>
    <w:rsid w:val="00DF5F16"/>
    <w:rsid w:val="00DF5F78"/>
    <w:rsid w:val="00DF6023"/>
    <w:rsid w:val="00DF625A"/>
    <w:rsid w:val="00DF6324"/>
    <w:rsid w:val="00DF6362"/>
    <w:rsid w:val="00DF652E"/>
    <w:rsid w:val="00DF6592"/>
    <w:rsid w:val="00DF66FE"/>
    <w:rsid w:val="00DF6918"/>
    <w:rsid w:val="00DF6B53"/>
    <w:rsid w:val="00DF6B9C"/>
    <w:rsid w:val="00DF6D6E"/>
    <w:rsid w:val="00DF6EAA"/>
    <w:rsid w:val="00DF6F67"/>
    <w:rsid w:val="00DF71EC"/>
    <w:rsid w:val="00DF7413"/>
    <w:rsid w:val="00DF767B"/>
    <w:rsid w:val="00E0053A"/>
    <w:rsid w:val="00E00882"/>
    <w:rsid w:val="00E00893"/>
    <w:rsid w:val="00E009DB"/>
    <w:rsid w:val="00E00B56"/>
    <w:rsid w:val="00E00FDC"/>
    <w:rsid w:val="00E015EC"/>
    <w:rsid w:val="00E0170B"/>
    <w:rsid w:val="00E01711"/>
    <w:rsid w:val="00E01882"/>
    <w:rsid w:val="00E019A4"/>
    <w:rsid w:val="00E01FE7"/>
    <w:rsid w:val="00E021DB"/>
    <w:rsid w:val="00E02462"/>
    <w:rsid w:val="00E02545"/>
    <w:rsid w:val="00E02720"/>
    <w:rsid w:val="00E028AF"/>
    <w:rsid w:val="00E0297A"/>
    <w:rsid w:val="00E02EB1"/>
    <w:rsid w:val="00E03352"/>
    <w:rsid w:val="00E0349C"/>
    <w:rsid w:val="00E03D31"/>
    <w:rsid w:val="00E03E12"/>
    <w:rsid w:val="00E03EFB"/>
    <w:rsid w:val="00E03FF4"/>
    <w:rsid w:val="00E046E2"/>
    <w:rsid w:val="00E048D3"/>
    <w:rsid w:val="00E04996"/>
    <w:rsid w:val="00E04AAF"/>
    <w:rsid w:val="00E04FE9"/>
    <w:rsid w:val="00E050D4"/>
    <w:rsid w:val="00E0584A"/>
    <w:rsid w:val="00E058EC"/>
    <w:rsid w:val="00E0596D"/>
    <w:rsid w:val="00E05B89"/>
    <w:rsid w:val="00E065ED"/>
    <w:rsid w:val="00E0675C"/>
    <w:rsid w:val="00E06C44"/>
    <w:rsid w:val="00E06EAD"/>
    <w:rsid w:val="00E0711B"/>
    <w:rsid w:val="00E075FB"/>
    <w:rsid w:val="00E0776D"/>
    <w:rsid w:val="00E079A8"/>
    <w:rsid w:val="00E07A40"/>
    <w:rsid w:val="00E07E35"/>
    <w:rsid w:val="00E10164"/>
    <w:rsid w:val="00E1020B"/>
    <w:rsid w:val="00E106D8"/>
    <w:rsid w:val="00E10704"/>
    <w:rsid w:val="00E108A7"/>
    <w:rsid w:val="00E10D0A"/>
    <w:rsid w:val="00E10F92"/>
    <w:rsid w:val="00E110A6"/>
    <w:rsid w:val="00E113F9"/>
    <w:rsid w:val="00E11455"/>
    <w:rsid w:val="00E1151B"/>
    <w:rsid w:val="00E119E7"/>
    <w:rsid w:val="00E11D9E"/>
    <w:rsid w:val="00E11E11"/>
    <w:rsid w:val="00E11E90"/>
    <w:rsid w:val="00E120E8"/>
    <w:rsid w:val="00E1214E"/>
    <w:rsid w:val="00E126B0"/>
    <w:rsid w:val="00E1270E"/>
    <w:rsid w:val="00E12826"/>
    <w:rsid w:val="00E12B07"/>
    <w:rsid w:val="00E12D23"/>
    <w:rsid w:val="00E12E77"/>
    <w:rsid w:val="00E13397"/>
    <w:rsid w:val="00E13947"/>
    <w:rsid w:val="00E13AFB"/>
    <w:rsid w:val="00E142A9"/>
    <w:rsid w:val="00E14507"/>
    <w:rsid w:val="00E14518"/>
    <w:rsid w:val="00E14548"/>
    <w:rsid w:val="00E1458A"/>
    <w:rsid w:val="00E14659"/>
    <w:rsid w:val="00E149B7"/>
    <w:rsid w:val="00E149F7"/>
    <w:rsid w:val="00E14A42"/>
    <w:rsid w:val="00E14AFD"/>
    <w:rsid w:val="00E14B04"/>
    <w:rsid w:val="00E14BAB"/>
    <w:rsid w:val="00E1523A"/>
    <w:rsid w:val="00E1533E"/>
    <w:rsid w:val="00E158CA"/>
    <w:rsid w:val="00E15AD3"/>
    <w:rsid w:val="00E15B72"/>
    <w:rsid w:val="00E15F6C"/>
    <w:rsid w:val="00E16050"/>
    <w:rsid w:val="00E16350"/>
    <w:rsid w:val="00E16919"/>
    <w:rsid w:val="00E16ECC"/>
    <w:rsid w:val="00E16F22"/>
    <w:rsid w:val="00E16FCF"/>
    <w:rsid w:val="00E16FEF"/>
    <w:rsid w:val="00E176B1"/>
    <w:rsid w:val="00E17DE5"/>
    <w:rsid w:val="00E20263"/>
    <w:rsid w:val="00E203AC"/>
    <w:rsid w:val="00E20679"/>
    <w:rsid w:val="00E20817"/>
    <w:rsid w:val="00E20831"/>
    <w:rsid w:val="00E20AD8"/>
    <w:rsid w:val="00E20B47"/>
    <w:rsid w:val="00E2109D"/>
    <w:rsid w:val="00E212D8"/>
    <w:rsid w:val="00E212DA"/>
    <w:rsid w:val="00E21884"/>
    <w:rsid w:val="00E21B8F"/>
    <w:rsid w:val="00E21C2F"/>
    <w:rsid w:val="00E222D6"/>
    <w:rsid w:val="00E222F7"/>
    <w:rsid w:val="00E22E50"/>
    <w:rsid w:val="00E2350E"/>
    <w:rsid w:val="00E2388B"/>
    <w:rsid w:val="00E2409E"/>
    <w:rsid w:val="00E241A6"/>
    <w:rsid w:val="00E243D4"/>
    <w:rsid w:val="00E24451"/>
    <w:rsid w:val="00E2495A"/>
    <w:rsid w:val="00E2496D"/>
    <w:rsid w:val="00E24E2A"/>
    <w:rsid w:val="00E253A7"/>
    <w:rsid w:val="00E25647"/>
    <w:rsid w:val="00E258E5"/>
    <w:rsid w:val="00E2592B"/>
    <w:rsid w:val="00E25959"/>
    <w:rsid w:val="00E25C76"/>
    <w:rsid w:val="00E25DE4"/>
    <w:rsid w:val="00E25E66"/>
    <w:rsid w:val="00E25F49"/>
    <w:rsid w:val="00E26102"/>
    <w:rsid w:val="00E26221"/>
    <w:rsid w:val="00E262ED"/>
    <w:rsid w:val="00E26E61"/>
    <w:rsid w:val="00E27415"/>
    <w:rsid w:val="00E27689"/>
    <w:rsid w:val="00E276F7"/>
    <w:rsid w:val="00E27F3F"/>
    <w:rsid w:val="00E30011"/>
    <w:rsid w:val="00E303DC"/>
    <w:rsid w:val="00E30583"/>
    <w:rsid w:val="00E3068C"/>
    <w:rsid w:val="00E3089D"/>
    <w:rsid w:val="00E3096B"/>
    <w:rsid w:val="00E310EC"/>
    <w:rsid w:val="00E311A6"/>
    <w:rsid w:val="00E31351"/>
    <w:rsid w:val="00E3163D"/>
    <w:rsid w:val="00E31645"/>
    <w:rsid w:val="00E31858"/>
    <w:rsid w:val="00E31A17"/>
    <w:rsid w:val="00E31A45"/>
    <w:rsid w:val="00E31A4E"/>
    <w:rsid w:val="00E31E39"/>
    <w:rsid w:val="00E31ECA"/>
    <w:rsid w:val="00E32112"/>
    <w:rsid w:val="00E324CE"/>
    <w:rsid w:val="00E325A7"/>
    <w:rsid w:val="00E32E14"/>
    <w:rsid w:val="00E33166"/>
    <w:rsid w:val="00E3316E"/>
    <w:rsid w:val="00E33267"/>
    <w:rsid w:val="00E332C3"/>
    <w:rsid w:val="00E334E7"/>
    <w:rsid w:val="00E3351A"/>
    <w:rsid w:val="00E33B85"/>
    <w:rsid w:val="00E33BBF"/>
    <w:rsid w:val="00E33C09"/>
    <w:rsid w:val="00E33D07"/>
    <w:rsid w:val="00E33E65"/>
    <w:rsid w:val="00E33E87"/>
    <w:rsid w:val="00E33ED3"/>
    <w:rsid w:val="00E33F92"/>
    <w:rsid w:val="00E3485C"/>
    <w:rsid w:val="00E34B24"/>
    <w:rsid w:val="00E34B6E"/>
    <w:rsid w:val="00E34C34"/>
    <w:rsid w:val="00E34C38"/>
    <w:rsid w:val="00E34DC0"/>
    <w:rsid w:val="00E34DF2"/>
    <w:rsid w:val="00E35170"/>
    <w:rsid w:val="00E352DD"/>
    <w:rsid w:val="00E353AA"/>
    <w:rsid w:val="00E35678"/>
    <w:rsid w:val="00E35810"/>
    <w:rsid w:val="00E35E16"/>
    <w:rsid w:val="00E36322"/>
    <w:rsid w:val="00E36A07"/>
    <w:rsid w:val="00E36BB3"/>
    <w:rsid w:val="00E36DEB"/>
    <w:rsid w:val="00E36FB7"/>
    <w:rsid w:val="00E370E6"/>
    <w:rsid w:val="00E370F4"/>
    <w:rsid w:val="00E373BD"/>
    <w:rsid w:val="00E37505"/>
    <w:rsid w:val="00E37679"/>
    <w:rsid w:val="00E377F2"/>
    <w:rsid w:val="00E37901"/>
    <w:rsid w:val="00E37DE2"/>
    <w:rsid w:val="00E37E3D"/>
    <w:rsid w:val="00E37ED9"/>
    <w:rsid w:val="00E4038A"/>
    <w:rsid w:val="00E4070B"/>
    <w:rsid w:val="00E408C7"/>
    <w:rsid w:val="00E40AD9"/>
    <w:rsid w:val="00E40B95"/>
    <w:rsid w:val="00E41645"/>
    <w:rsid w:val="00E416C6"/>
    <w:rsid w:val="00E41A2F"/>
    <w:rsid w:val="00E41AC4"/>
    <w:rsid w:val="00E41FB7"/>
    <w:rsid w:val="00E4202F"/>
    <w:rsid w:val="00E424C2"/>
    <w:rsid w:val="00E4253A"/>
    <w:rsid w:val="00E42763"/>
    <w:rsid w:val="00E42A5E"/>
    <w:rsid w:val="00E42C92"/>
    <w:rsid w:val="00E4304A"/>
    <w:rsid w:val="00E431C0"/>
    <w:rsid w:val="00E43528"/>
    <w:rsid w:val="00E435C7"/>
    <w:rsid w:val="00E43774"/>
    <w:rsid w:val="00E43B13"/>
    <w:rsid w:val="00E43C1F"/>
    <w:rsid w:val="00E43C6E"/>
    <w:rsid w:val="00E43CB8"/>
    <w:rsid w:val="00E43D36"/>
    <w:rsid w:val="00E44025"/>
    <w:rsid w:val="00E440CA"/>
    <w:rsid w:val="00E4428E"/>
    <w:rsid w:val="00E4443A"/>
    <w:rsid w:val="00E44463"/>
    <w:rsid w:val="00E44767"/>
    <w:rsid w:val="00E448A8"/>
    <w:rsid w:val="00E448EA"/>
    <w:rsid w:val="00E4490D"/>
    <w:rsid w:val="00E449B9"/>
    <w:rsid w:val="00E449E8"/>
    <w:rsid w:val="00E44A88"/>
    <w:rsid w:val="00E44CC2"/>
    <w:rsid w:val="00E45324"/>
    <w:rsid w:val="00E45A6E"/>
    <w:rsid w:val="00E45B5E"/>
    <w:rsid w:val="00E45B7A"/>
    <w:rsid w:val="00E45C72"/>
    <w:rsid w:val="00E45FA1"/>
    <w:rsid w:val="00E46159"/>
    <w:rsid w:val="00E46584"/>
    <w:rsid w:val="00E465D3"/>
    <w:rsid w:val="00E4679B"/>
    <w:rsid w:val="00E467C4"/>
    <w:rsid w:val="00E467CA"/>
    <w:rsid w:val="00E46878"/>
    <w:rsid w:val="00E46AAA"/>
    <w:rsid w:val="00E46C14"/>
    <w:rsid w:val="00E46DC5"/>
    <w:rsid w:val="00E46E1C"/>
    <w:rsid w:val="00E4706A"/>
    <w:rsid w:val="00E472EC"/>
    <w:rsid w:val="00E479A3"/>
    <w:rsid w:val="00E47BBB"/>
    <w:rsid w:val="00E47C2C"/>
    <w:rsid w:val="00E50000"/>
    <w:rsid w:val="00E5000F"/>
    <w:rsid w:val="00E50058"/>
    <w:rsid w:val="00E500E1"/>
    <w:rsid w:val="00E5049D"/>
    <w:rsid w:val="00E506DF"/>
    <w:rsid w:val="00E50C76"/>
    <w:rsid w:val="00E50FA6"/>
    <w:rsid w:val="00E5131C"/>
    <w:rsid w:val="00E516ED"/>
    <w:rsid w:val="00E51847"/>
    <w:rsid w:val="00E51BA5"/>
    <w:rsid w:val="00E51E21"/>
    <w:rsid w:val="00E5203A"/>
    <w:rsid w:val="00E524CD"/>
    <w:rsid w:val="00E52636"/>
    <w:rsid w:val="00E5278D"/>
    <w:rsid w:val="00E529A9"/>
    <w:rsid w:val="00E52ADB"/>
    <w:rsid w:val="00E52B21"/>
    <w:rsid w:val="00E52CF7"/>
    <w:rsid w:val="00E52D40"/>
    <w:rsid w:val="00E52ED0"/>
    <w:rsid w:val="00E52FD0"/>
    <w:rsid w:val="00E5317A"/>
    <w:rsid w:val="00E532F2"/>
    <w:rsid w:val="00E533A8"/>
    <w:rsid w:val="00E53650"/>
    <w:rsid w:val="00E536F4"/>
    <w:rsid w:val="00E537E2"/>
    <w:rsid w:val="00E53B2F"/>
    <w:rsid w:val="00E53B77"/>
    <w:rsid w:val="00E53CA9"/>
    <w:rsid w:val="00E53D1F"/>
    <w:rsid w:val="00E54612"/>
    <w:rsid w:val="00E546E5"/>
    <w:rsid w:val="00E5470C"/>
    <w:rsid w:val="00E548A8"/>
    <w:rsid w:val="00E54A68"/>
    <w:rsid w:val="00E54BA5"/>
    <w:rsid w:val="00E54C99"/>
    <w:rsid w:val="00E54CB3"/>
    <w:rsid w:val="00E54D1A"/>
    <w:rsid w:val="00E54F70"/>
    <w:rsid w:val="00E55344"/>
    <w:rsid w:val="00E55648"/>
    <w:rsid w:val="00E55B4F"/>
    <w:rsid w:val="00E55CBF"/>
    <w:rsid w:val="00E56358"/>
    <w:rsid w:val="00E56359"/>
    <w:rsid w:val="00E5665F"/>
    <w:rsid w:val="00E5692E"/>
    <w:rsid w:val="00E56FA8"/>
    <w:rsid w:val="00E57062"/>
    <w:rsid w:val="00E572C4"/>
    <w:rsid w:val="00E57713"/>
    <w:rsid w:val="00E5785D"/>
    <w:rsid w:val="00E579E3"/>
    <w:rsid w:val="00E57FD5"/>
    <w:rsid w:val="00E60065"/>
    <w:rsid w:val="00E6028A"/>
    <w:rsid w:val="00E602D8"/>
    <w:rsid w:val="00E60425"/>
    <w:rsid w:val="00E608A9"/>
    <w:rsid w:val="00E60915"/>
    <w:rsid w:val="00E609BA"/>
    <w:rsid w:val="00E60B1B"/>
    <w:rsid w:val="00E60F27"/>
    <w:rsid w:val="00E60F77"/>
    <w:rsid w:val="00E61160"/>
    <w:rsid w:val="00E61195"/>
    <w:rsid w:val="00E61682"/>
    <w:rsid w:val="00E619BD"/>
    <w:rsid w:val="00E61A9A"/>
    <w:rsid w:val="00E61C2E"/>
    <w:rsid w:val="00E61D82"/>
    <w:rsid w:val="00E62319"/>
    <w:rsid w:val="00E6268F"/>
    <w:rsid w:val="00E626D2"/>
    <w:rsid w:val="00E628B6"/>
    <w:rsid w:val="00E62A63"/>
    <w:rsid w:val="00E62D01"/>
    <w:rsid w:val="00E63317"/>
    <w:rsid w:val="00E6367C"/>
    <w:rsid w:val="00E637E1"/>
    <w:rsid w:val="00E641CD"/>
    <w:rsid w:val="00E64286"/>
    <w:rsid w:val="00E642E7"/>
    <w:rsid w:val="00E6436E"/>
    <w:rsid w:val="00E6481D"/>
    <w:rsid w:val="00E6483A"/>
    <w:rsid w:val="00E649F1"/>
    <w:rsid w:val="00E64AC8"/>
    <w:rsid w:val="00E64B07"/>
    <w:rsid w:val="00E64E12"/>
    <w:rsid w:val="00E651AD"/>
    <w:rsid w:val="00E659A1"/>
    <w:rsid w:val="00E65C31"/>
    <w:rsid w:val="00E65E6A"/>
    <w:rsid w:val="00E663C2"/>
    <w:rsid w:val="00E6671F"/>
    <w:rsid w:val="00E66A9A"/>
    <w:rsid w:val="00E66B20"/>
    <w:rsid w:val="00E66D1B"/>
    <w:rsid w:val="00E66E0A"/>
    <w:rsid w:val="00E6716D"/>
    <w:rsid w:val="00E677DC"/>
    <w:rsid w:val="00E679F3"/>
    <w:rsid w:val="00E67A69"/>
    <w:rsid w:val="00E67D4D"/>
    <w:rsid w:val="00E7012D"/>
    <w:rsid w:val="00E70516"/>
    <w:rsid w:val="00E705B5"/>
    <w:rsid w:val="00E7095B"/>
    <w:rsid w:val="00E70D91"/>
    <w:rsid w:val="00E71114"/>
    <w:rsid w:val="00E718BC"/>
    <w:rsid w:val="00E71B61"/>
    <w:rsid w:val="00E71B71"/>
    <w:rsid w:val="00E71C52"/>
    <w:rsid w:val="00E71CEA"/>
    <w:rsid w:val="00E71FAE"/>
    <w:rsid w:val="00E7206D"/>
    <w:rsid w:val="00E723D8"/>
    <w:rsid w:val="00E726E2"/>
    <w:rsid w:val="00E72B53"/>
    <w:rsid w:val="00E72DF8"/>
    <w:rsid w:val="00E7389A"/>
    <w:rsid w:val="00E73DEF"/>
    <w:rsid w:val="00E74209"/>
    <w:rsid w:val="00E7436F"/>
    <w:rsid w:val="00E7457C"/>
    <w:rsid w:val="00E745CF"/>
    <w:rsid w:val="00E74846"/>
    <w:rsid w:val="00E74859"/>
    <w:rsid w:val="00E74BAD"/>
    <w:rsid w:val="00E74D4F"/>
    <w:rsid w:val="00E7552E"/>
    <w:rsid w:val="00E757BC"/>
    <w:rsid w:val="00E75916"/>
    <w:rsid w:val="00E75D9A"/>
    <w:rsid w:val="00E764CF"/>
    <w:rsid w:val="00E76583"/>
    <w:rsid w:val="00E7667A"/>
    <w:rsid w:val="00E767DD"/>
    <w:rsid w:val="00E768E2"/>
    <w:rsid w:val="00E769E3"/>
    <w:rsid w:val="00E76CF2"/>
    <w:rsid w:val="00E76E16"/>
    <w:rsid w:val="00E77297"/>
    <w:rsid w:val="00E7738E"/>
    <w:rsid w:val="00E774D1"/>
    <w:rsid w:val="00E7756F"/>
    <w:rsid w:val="00E77AA4"/>
    <w:rsid w:val="00E77AF6"/>
    <w:rsid w:val="00E77C29"/>
    <w:rsid w:val="00E77D55"/>
    <w:rsid w:val="00E805E8"/>
    <w:rsid w:val="00E80824"/>
    <w:rsid w:val="00E80CD8"/>
    <w:rsid w:val="00E8105A"/>
    <w:rsid w:val="00E8176E"/>
    <w:rsid w:val="00E817F8"/>
    <w:rsid w:val="00E81A16"/>
    <w:rsid w:val="00E81FB0"/>
    <w:rsid w:val="00E82231"/>
    <w:rsid w:val="00E824A3"/>
    <w:rsid w:val="00E8297C"/>
    <w:rsid w:val="00E829E7"/>
    <w:rsid w:val="00E82A55"/>
    <w:rsid w:val="00E82C10"/>
    <w:rsid w:val="00E82E48"/>
    <w:rsid w:val="00E8324A"/>
    <w:rsid w:val="00E8333F"/>
    <w:rsid w:val="00E83501"/>
    <w:rsid w:val="00E835E9"/>
    <w:rsid w:val="00E83893"/>
    <w:rsid w:val="00E83E1D"/>
    <w:rsid w:val="00E83E82"/>
    <w:rsid w:val="00E83F82"/>
    <w:rsid w:val="00E84495"/>
    <w:rsid w:val="00E8479B"/>
    <w:rsid w:val="00E84917"/>
    <w:rsid w:val="00E84AC8"/>
    <w:rsid w:val="00E84D25"/>
    <w:rsid w:val="00E84D38"/>
    <w:rsid w:val="00E84E0B"/>
    <w:rsid w:val="00E84E50"/>
    <w:rsid w:val="00E84EF2"/>
    <w:rsid w:val="00E8511E"/>
    <w:rsid w:val="00E85191"/>
    <w:rsid w:val="00E8526E"/>
    <w:rsid w:val="00E85321"/>
    <w:rsid w:val="00E855EE"/>
    <w:rsid w:val="00E85759"/>
    <w:rsid w:val="00E85778"/>
    <w:rsid w:val="00E857E5"/>
    <w:rsid w:val="00E85B79"/>
    <w:rsid w:val="00E85EC2"/>
    <w:rsid w:val="00E8614A"/>
    <w:rsid w:val="00E86279"/>
    <w:rsid w:val="00E87062"/>
    <w:rsid w:val="00E87287"/>
    <w:rsid w:val="00E87A6C"/>
    <w:rsid w:val="00E87A9C"/>
    <w:rsid w:val="00E87E4A"/>
    <w:rsid w:val="00E87E54"/>
    <w:rsid w:val="00E87E8A"/>
    <w:rsid w:val="00E90100"/>
    <w:rsid w:val="00E905AB"/>
    <w:rsid w:val="00E908E3"/>
    <w:rsid w:val="00E90C9A"/>
    <w:rsid w:val="00E90D43"/>
    <w:rsid w:val="00E913C1"/>
    <w:rsid w:val="00E914F2"/>
    <w:rsid w:val="00E917FD"/>
    <w:rsid w:val="00E9194F"/>
    <w:rsid w:val="00E919D5"/>
    <w:rsid w:val="00E91A46"/>
    <w:rsid w:val="00E91C0A"/>
    <w:rsid w:val="00E91C0D"/>
    <w:rsid w:val="00E91E4C"/>
    <w:rsid w:val="00E91F65"/>
    <w:rsid w:val="00E92352"/>
    <w:rsid w:val="00E92639"/>
    <w:rsid w:val="00E92670"/>
    <w:rsid w:val="00E926C2"/>
    <w:rsid w:val="00E9274E"/>
    <w:rsid w:val="00E92775"/>
    <w:rsid w:val="00E92974"/>
    <w:rsid w:val="00E9298E"/>
    <w:rsid w:val="00E92A93"/>
    <w:rsid w:val="00E92AA2"/>
    <w:rsid w:val="00E92FD7"/>
    <w:rsid w:val="00E92FD8"/>
    <w:rsid w:val="00E93372"/>
    <w:rsid w:val="00E933C4"/>
    <w:rsid w:val="00E93B35"/>
    <w:rsid w:val="00E93B8E"/>
    <w:rsid w:val="00E9426B"/>
    <w:rsid w:val="00E9431C"/>
    <w:rsid w:val="00E944B2"/>
    <w:rsid w:val="00E945C4"/>
    <w:rsid w:val="00E9478F"/>
    <w:rsid w:val="00E94F27"/>
    <w:rsid w:val="00E9571E"/>
    <w:rsid w:val="00E9634B"/>
    <w:rsid w:val="00E964EA"/>
    <w:rsid w:val="00E96AE0"/>
    <w:rsid w:val="00E9706F"/>
    <w:rsid w:val="00E9751A"/>
    <w:rsid w:val="00E975D8"/>
    <w:rsid w:val="00E9768F"/>
    <w:rsid w:val="00E976F1"/>
    <w:rsid w:val="00E977DA"/>
    <w:rsid w:val="00E978DA"/>
    <w:rsid w:val="00E97AE0"/>
    <w:rsid w:val="00E97E46"/>
    <w:rsid w:val="00E97EB1"/>
    <w:rsid w:val="00EA027B"/>
    <w:rsid w:val="00EA04E0"/>
    <w:rsid w:val="00EA0A69"/>
    <w:rsid w:val="00EA0A7A"/>
    <w:rsid w:val="00EA1963"/>
    <w:rsid w:val="00EA1B8F"/>
    <w:rsid w:val="00EA1D16"/>
    <w:rsid w:val="00EA210F"/>
    <w:rsid w:val="00EA2483"/>
    <w:rsid w:val="00EA2D58"/>
    <w:rsid w:val="00EA2F09"/>
    <w:rsid w:val="00EA3183"/>
    <w:rsid w:val="00EA3280"/>
    <w:rsid w:val="00EA334F"/>
    <w:rsid w:val="00EA339E"/>
    <w:rsid w:val="00EA359D"/>
    <w:rsid w:val="00EA36A8"/>
    <w:rsid w:val="00EA3FF5"/>
    <w:rsid w:val="00EA4158"/>
    <w:rsid w:val="00EA41D2"/>
    <w:rsid w:val="00EA44FA"/>
    <w:rsid w:val="00EA4D69"/>
    <w:rsid w:val="00EA4EAC"/>
    <w:rsid w:val="00EA4EC0"/>
    <w:rsid w:val="00EA5014"/>
    <w:rsid w:val="00EA502D"/>
    <w:rsid w:val="00EA57A3"/>
    <w:rsid w:val="00EA5B0C"/>
    <w:rsid w:val="00EA65C5"/>
    <w:rsid w:val="00EA695B"/>
    <w:rsid w:val="00EA6C96"/>
    <w:rsid w:val="00EA72A1"/>
    <w:rsid w:val="00EA7336"/>
    <w:rsid w:val="00EA74C2"/>
    <w:rsid w:val="00EA7592"/>
    <w:rsid w:val="00EA76C4"/>
    <w:rsid w:val="00EA79CD"/>
    <w:rsid w:val="00EA7C40"/>
    <w:rsid w:val="00EA7C46"/>
    <w:rsid w:val="00EA7E85"/>
    <w:rsid w:val="00EA7F61"/>
    <w:rsid w:val="00EB00F2"/>
    <w:rsid w:val="00EB0314"/>
    <w:rsid w:val="00EB046B"/>
    <w:rsid w:val="00EB0A33"/>
    <w:rsid w:val="00EB0AB0"/>
    <w:rsid w:val="00EB0B8B"/>
    <w:rsid w:val="00EB0E3D"/>
    <w:rsid w:val="00EB0F91"/>
    <w:rsid w:val="00EB139E"/>
    <w:rsid w:val="00EB13B3"/>
    <w:rsid w:val="00EB14A3"/>
    <w:rsid w:val="00EB171D"/>
    <w:rsid w:val="00EB1AE5"/>
    <w:rsid w:val="00EB1DC6"/>
    <w:rsid w:val="00EB1E73"/>
    <w:rsid w:val="00EB22FF"/>
    <w:rsid w:val="00EB256B"/>
    <w:rsid w:val="00EB2986"/>
    <w:rsid w:val="00EB2995"/>
    <w:rsid w:val="00EB2C34"/>
    <w:rsid w:val="00EB312C"/>
    <w:rsid w:val="00EB3146"/>
    <w:rsid w:val="00EB3512"/>
    <w:rsid w:val="00EB35D8"/>
    <w:rsid w:val="00EB3657"/>
    <w:rsid w:val="00EB3816"/>
    <w:rsid w:val="00EB3AEE"/>
    <w:rsid w:val="00EB4005"/>
    <w:rsid w:val="00EB4012"/>
    <w:rsid w:val="00EB41C8"/>
    <w:rsid w:val="00EB440D"/>
    <w:rsid w:val="00EB45F7"/>
    <w:rsid w:val="00EB46AA"/>
    <w:rsid w:val="00EB49C7"/>
    <w:rsid w:val="00EB4C3E"/>
    <w:rsid w:val="00EB5115"/>
    <w:rsid w:val="00EB52B5"/>
    <w:rsid w:val="00EB5664"/>
    <w:rsid w:val="00EB58C0"/>
    <w:rsid w:val="00EB59E7"/>
    <w:rsid w:val="00EB5C1A"/>
    <w:rsid w:val="00EB5C95"/>
    <w:rsid w:val="00EB5CBB"/>
    <w:rsid w:val="00EB5D35"/>
    <w:rsid w:val="00EB5D66"/>
    <w:rsid w:val="00EB5E36"/>
    <w:rsid w:val="00EB630C"/>
    <w:rsid w:val="00EB63AC"/>
    <w:rsid w:val="00EB652A"/>
    <w:rsid w:val="00EB662C"/>
    <w:rsid w:val="00EB67A7"/>
    <w:rsid w:val="00EB6A6A"/>
    <w:rsid w:val="00EB6C6F"/>
    <w:rsid w:val="00EB6F88"/>
    <w:rsid w:val="00EB7060"/>
    <w:rsid w:val="00EB7245"/>
    <w:rsid w:val="00EB7435"/>
    <w:rsid w:val="00EB788A"/>
    <w:rsid w:val="00EB78EC"/>
    <w:rsid w:val="00EB7A29"/>
    <w:rsid w:val="00EB7A5A"/>
    <w:rsid w:val="00EB7BB3"/>
    <w:rsid w:val="00EC010B"/>
    <w:rsid w:val="00EC0143"/>
    <w:rsid w:val="00EC029D"/>
    <w:rsid w:val="00EC08D6"/>
    <w:rsid w:val="00EC0989"/>
    <w:rsid w:val="00EC09D2"/>
    <w:rsid w:val="00EC0A7A"/>
    <w:rsid w:val="00EC0B21"/>
    <w:rsid w:val="00EC0B42"/>
    <w:rsid w:val="00EC0D04"/>
    <w:rsid w:val="00EC0F91"/>
    <w:rsid w:val="00EC1290"/>
    <w:rsid w:val="00EC138F"/>
    <w:rsid w:val="00EC152E"/>
    <w:rsid w:val="00EC1535"/>
    <w:rsid w:val="00EC18DB"/>
    <w:rsid w:val="00EC1929"/>
    <w:rsid w:val="00EC1C68"/>
    <w:rsid w:val="00EC1EE7"/>
    <w:rsid w:val="00EC20DB"/>
    <w:rsid w:val="00EC2513"/>
    <w:rsid w:val="00EC26A8"/>
    <w:rsid w:val="00EC293B"/>
    <w:rsid w:val="00EC2AB3"/>
    <w:rsid w:val="00EC3169"/>
    <w:rsid w:val="00EC31A2"/>
    <w:rsid w:val="00EC3439"/>
    <w:rsid w:val="00EC35D1"/>
    <w:rsid w:val="00EC376A"/>
    <w:rsid w:val="00EC3B7A"/>
    <w:rsid w:val="00EC3CD4"/>
    <w:rsid w:val="00EC3CE5"/>
    <w:rsid w:val="00EC3DC9"/>
    <w:rsid w:val="00EC40E4"/>
    <w:rsid w:val="00EC422F"/>
    <w:rsid w:val="00EC4C52"/>
    <w:rsid w:val="00EC4D52"/>
    <w:rsid w:val="00EC4EC2"/>
    <w:rsid w:val="00EC4EDA"/>
    <w:rsid w:val="00EC5FB3"/>
    <w:rsid w:val="00EC6389"/>
    <w:rsid w:val="00EC6452"/>
    <w:rsid w:val="00EC6522"/>
    <w:rsid w:val="00EC6722"/>
    <w:rsid w:val="00EC6929"/>
    <w:rsid w:val="00EC6B2B"/>
    <w:rsid w:val="00EC6C0F"/>
    <w:rsid w:val="00EC6C72"/>
    <w:rsid w:val="00EC7365"/>
    <w:rsid w:val="00EC74B3"/>
    <w:rsid w:val="00EC74CE"/>
    <w:rsid w:val="00EC7825"/>
    <w:rsid w:val="00EC7A70"/>
    <w:rsid w:val="00EC7CF3"/>
    <w:rsid w:val="00EC7DF8"/>
    <w:rsid w:val="00EC7F38"/>
    <w:rsid w:val="00EC7FBC"/>
    <w:rsid w:val="00ED0413"/>
    <w:rsid w:val="00ED0538"/>
    <w:rsid w:val="00ED0974"/>
    <w:rsid w:val="00ED0AF0"/>
    <w:rsid w:val="00ED0D07"/>
    <w:rsid w:val="00ED0E66"/>
    <w:rsid w:val="00ED151C"/>
    <w:rsid w:val="00ED16F2"/>
    <w:rsid w:val="00ED17B3"/>
    <w:rsid w:val="00ED1893"/>
    <w:rsid w:val="00ED1926"/>
    <w:rsid w:val="00ED1CEE"/>
    <w:rsid w:val="00ED1F8F"/>
    <w:rsid w:val="00ED20BE"/>
    <w:rsid w:val="00ED2391"/>
    <w:rsid w:val="00ED2708"/>
    <w:rsid w:val="00ED2A4B"/>
    <w:rsid w:val="00ED2E61"/>
    <w:rsid w:val="00ED34BE"/>
    <w:rsid w:val="00ED3D3D"/>
    <w:rsid w:val="00ED3ED9"/>
    <w:rsid w:val="00ED4286"/>
    <w:rsid w:val="00ED4838"/>
    <w:rsid w:val="00ED51DA"/>
    <w:rsid w:val="00ED5549"/>
    <w:rsid w:val="00ED55FF"/>
    <w:rsid w:val="00ED57E3"/>
    <w:rsid w:val="00ED5800"/>
    <w:rsid w:val="00ED5844"/>
    <w:rsid w:val="00ED5DB8"/>
    <w:rsid w:val="00ED5E59"/>
    <w:rsid w:val="00ED5E69"/>
    <w:rsid w:val="00ED61A2"/>
    <w:rsid w:val="00ED624A"/>
    <w:rsid w:val="00ED6553"/>
    <w:rsid w:val="00ED67D9"/>
    <w:rsid w:val="00ED6832"/>
    <w:rsid w:val="00ED6CD4"/>
    <w:rsid w:val="00ED7739"/>
    <w:rsid w:val="00ED778C"/>
    <w:rsid w:val="00ED77EF"/>
    <w:rsid w:val="00ED7AB7"/>
    <w:rsid w:val="00ED7DD1"/>
    <w:rsid w:val="00EE0836"/>
    <w:rsid w:val="00EE0A85"/>
    <w:rsid w:val="00EE0ABC"/>
    <w:rsid w:val="00EE0FA6"/>
    <w:rsid w:val="00EE1072"/>
    <w:rsid w:val="00EE1435"/>
    <w:rsid w:val="00EE1556"/>
    <w:rsid w:val="00EE1682"/>
    <w:rsid w:val="00EE168F"/>
    <w:rsid w:val="00EE19B9"/>
    <w:rsid w:val="00EE1B32"/>
    <w:rsid w:val="00EE1B85"/>
    <w:rsid w:val="00EE1BD8"/>
    <w:rsid w:val="00EE1D6A"/>
    <w:rsid w:val="00EE1E42"/>
    <w:rsid w:val="00EE2C43"/>
    <w:rsid w:val="00EE2F37"/>
    <w:rsid w:val="00EE31AF"/>
    <w:rsid w:val="00EE3B15"/>
    <w:rsid w:val="00EE3B67"/>
    <w:rsid w:val="00EE3BB7"/>
    <w:rsid w:val="00EE3CBF"/>
    <w:rsid w:val="00EE3D8C"/>
    <w:rsid w:val="00EE3D94"/>
    <w:rsid w:val="00EE3EDB"/>
    <w:rsid w:val="00EE46DA"/>
    <w:rsid w:val="00EE4762"/>
    <w:rsid w:val="00EE4BFF"/>
    <w:rsid w:val="00EE4E29"/>
    <w:rsid w:val="00EE4E66"/>
    <w:rsid w:val="00EE5499"/>
    <w:rsid w:val="00EE551F"/>
    <w:rsid w:val="00EE5743"/>
    <w:rsid w:val="00EE574B"/>
    <w:rsid w:val="00EE5A15"/>
    <w:rsid w:val="00EE5A1B"/>
    <w:rsid w:val="00EE5DE0"/>
    <w:rsid w:val="00EE606A"/>
    <w:rsid w:val="00EE60FC"/>
    <w:rsid w:val="00EE6227"/>
    <w:rsid w:val="00EE6272"/>
    <w:rsid w:val="00EE64D1"/>
    <w:rsid w:val="00EE64EF"/>
    <w:rsid w:val="00EE6708"/>
    <w:rsid w:val="00EE6753"/>
    <w:rsid w:val="00EE67EF"/>
    <w:rsid w:val="00EE6C98"/>
    <w:rsid w:val="00EE6D22"/>
    <w:rsid w:val="00EE6EDD"/>
    <w:rsid w:val="00EE71E7"/>
    <w:rsid w:val="00EE7D5B"/>
    <w:rsid w:val="00EE7F91"/>
    <w:rsid w:val="00EF01E4"/>
    <w:rsid w:val="00EF023C"/>
    <w:rsid w:val="00EF0313"/>
    <w:rsid w:val="00EF0745"/>
    <w:rsid w:val="00EF0B2F"/>
    <w:rsid w:val="00EF1025"/>
    <w:rsid w:val="00EF1039"/>
    <w:rsid w:val="00EF1616"/>
    <w:rsid w:val="00EF17F2"/>
    <w:rsid w:val="00EF18F5"/>
    <w:rsid w:val="00EF19C3"/>
    <w:rsid w:val="00EF1B3D"/>
    <w:rsid w:val="00EF1EC6"/>
    <w:rsid w:val="00EF211E"/>
    <w:rsid w:val="00EF216D"/>
    <w:rsid w:val="00EF22DA"/>
    <w:rsid w:val="00EF2876"/>
    <w:rsid w:val="00EF2C9B"/>
    <w:rsid w:val="00EF2CE3"/>
    <w:rsid w:val="00EF2DF0"/>
    <w:rsid w:val="00EF312F"/>
    <w:rsid w:val="00EF369D"/>
    <w:rsid w:val="00EF39AA"/>
    <w:rsid w:val="00EF3C1A"/>
    <w:rsid w:val="00EF3EC5"/>
    <w:rsid w:val="00EF3ED9"/>
    <w:rsid w:val="00EF4239"/>
    <w:rsid w:val="00EF451D"/>
    <w:rsid w:val="00EF4783"/>
    <w:rsid w:val="00EF484A"/>
    <w:rsid w:val="00EF4C01"/>
    <w:rsid w:val="00EF4C6A"/>
    <w:rsid w:val="00EF4EFA"/>
    <w:rsid w:val="00EF5124"/>
    <w:rsid w:val="00EF53FA"/>
    <w:rsid w:val="00EF5D7A"/>
    <w:rsid w:val="00EF5EE0"/>
    <w:rsid w:val="00EF61E3"/>
    <w:rsid w:val="00EF6538"/>
    <w:rsid w:val="00EF65BA"/>
    <w:rsid w:val="00EF669B"/>
    <w:rsid w:val="00EF66F4"/>
    <w:rsid w:val="00EF68D9"/>
    <w:rsid w:val="00EF6AAB"/>
    <w:rsid w:val="00EF7062"/>
    <w:rsid w:val="00EF7E83"/>
    <w:rsid w:val="00F00014"/>
    <w:rsid w:val="00F005AE"/>
    <w:rsid w:val="00F005C9"/>
    <w:rsid w:val="00F00890"/>
    <w:rsid w:val="00F008BE"/>
    <w:rsid w:val="00F008EF"/>
    <w:rsid w:val="00F00D64"/>
    <w:rsid w:val="00F00FC4"/>
    <w:rsid w:val="00F0109F"/>
    <w:rsid w:val="00F01236"/>
    <w:rsid w:val="00F014B2"/>
    <w:rsid w:val="00F0157D"/>
    <w:rsid w:val="00F01650"/>
    <w:rsid w:val="00F01A86"/>
    <w:rsid w:val="00F01C38"/>
    <w:rsid w:val="00F01EF5"/>
    <w:rsid w:val="00F020B6"/>
    <w:rsid w:val="00F02242"/>
    <w:rsid w:val="00F02418"/>
    <w:rsid w:val="00F0261B"/>
    <w:rsid w:val="00F0276F"/>
    <w:rsid w:val="00F02875"/>
    <w:rsid w:val="00F0302B"/>
    <w:rsid w:val="00F032E6"/>
    <w:rsid w:val="00F03549"/>
    <w:rsid w:val="00F035D5"/>
    <w:rsid w:val="00F03860"/>
    <w:rsid w:val="00F039D4"/>
    <w:rsid w:val="00F03A3F"/>
    <w:rsid w:val="00F03C3E"/>
    <w:rsid w:val="00F03D02"/>
    <w:rsid w:val="00F03D77"/>
    <w:rsid w:val="00F03DD8"/>
    <w:rsid w:val="00F04347"/>
    <w:rsid w:val="00F04540"/>
    <w:rsid w:val="00F04557"/>
    <w:rsid w:val="00F04AA8"/>
    <w:rsid w:val="00F04AFC"/>
    <w:rsid w:val="00F04BC9"/>
    <w:rsid w:val="00F04EA1"/>
    <w:rsid w:val="00F05987"/>
    <w:rsid w:val="00F05BEB"/>
    <w:rsid w:val="00F05D4F"/>
    <w:rsid w:val="00F06705"/>
    <w:rsid w:val="00F0674D"/>
    <w:rsid w:val="00F06765"/>
    <w:rsid w:val="00F06B20"/>
    <w:rsid w:val="00F0732E"/>
    <w:rsid w:val="00F07547"/>
    <w:rsid w:val="00F07946"/>
    <w:rsid w:val="00F07B91"/>
    <w:rsid w:val="00F07C8D"/>
    <w:rsid w:val="00F07DE6"/>
    <w:rsid w:val="00F104FD"/>
    <w:rsid w:val="00F10A9B"/>
    <w:rsid w:val="00F10B87"/>
    <w:rsid w:val="00F10CDE"/>
    <w:rsid w:val="00F10E30"/>
    <w:rsid w:val="00F1119E"/>
    <w:rsid w:val="00F1119F"/>
    <w:rsid w:val="00F112A0"/>
    <w:rsid w:val="00F112BC"/>
    <w:rsid w:val="00F11505"/>
    <w:rsid w:val="00F117DA"/>
    <w:rsid w:val="00F118BD"/>
    <w:rsid w:val="00F119C1"/>
    <w:rsid w:val="00F11D9E"/>
    <w:rsid w:val="00F12000"/>
    <w:rsid w:val="00F12417"/>
    <w:rsid w:val="00F1271C"/>
    <w:rsid w:val="00F12762"/>
    <w:rsid w:val="00F127C9"/>
    <w:rsid w:val="00F1290B"/>
    <w:rsid w:val="00F12A97"/>
    <w:rsid w:val="00F12BA7"/>
    <w:rsid w:val="00F12CC8"/>
    <w:rsid w:val="00F12F99"/>
    <w:rsid w:val="00F1356E"/>
    <w:rsid w:val="00F1370E"/>
    <w:rsid w:val="00F13BD9"/>
    <w:rsid w:val="00F13D82"/>
    <w:rsid w:val="00F13E3E"/>
    <w:rsid w:val="00F13FC9"/>
    <w:rsid w:val="00F13FDF"/>
    <w:rsid w:val="00F14114"/>
    <w:rsid w:val="00F141A1"/>
    <w:rsid w:val="00F14368"/>
    <w:rsid w:val="00F14495"/>
    <w:rsid w:val="00F14527"/>
    <w:rsid w:val="00F14849"/>
    <w:rsid w:val="00F1491F"/>
    <w:rsid w:val="00F149CB"/>
    <w:rsid w:val="00F14BE6"/>
    <w:rsid w:val="00F14D39"/>
    <w:rsid w:val="00F14E75"/>
    <w:rsid w:val="00F14F19"/>
    <w:rsid w:val="00F154CB"/>
    <w:rsid w:val="00F15A9F"/>
    <w:rsid w:val="00F15D7B"/>
    <w:rsid w:val="00F15DA6"/>
    <w:rsid w:val="00F1606B"/>
    <w:rsid w:val="00F16386"/>
    <w:rsid w:val="00F164B4"/>
    <w:rsid w:val="00F165E0"/>
    <w:rsid w:val="00F1673E"/>
    <w:rsid w:val="00F167CF"/>
    <w:rsid w:val="00F16CB8"/>
    <w:rsid w:val="00F16FB6"/>
    <w:rsid w:val="00F172AE"/>
    <w:rsid w:val="00F1764C"/>
    <w:rsid w:val="00F178BC"/>
    <w:rsid w:val="00F17BC5"/>
    <w:rsid w:val="00F17CE9"/>
    <w:rsid w:val="00F17E6C"/>
    <w:rsid w:val="00F20052"/>
    <w:rsid w:val="00F2008B"/>
    <w:rsid w:val="00F20157"/>
    <w:rsid w:val="00F20383"/>
    <w:rsid w:val="00F205A5"/>
    <w:rsid w:val="00F207BE"/>
    <w:rsid w:val="00F2092C"/>
    <w:rsid w:val="00F21490"/>
    <w:rsid w:val="00F21504"/>
    <w:rsid w:val="00F217E9"/>
    <w:rsid w:val="00F2200A"/>
    <w:rsid w:val="00F2202C"/>
    <w:rsid w:val="00F220B1"/>
    <w:rsid w:val="00F2219F"/>
    <w:rsid w:val="00F22465"/>
    <w:rsid w:val="00F227B5"/>
    <w:rsid w:val="00F22A0C"/>
    <w:rsid w:val="00F22BA5"/>
    <w:rsid w:val="00F22C64"/>
    <w:rsid w:val="00F22F2D"/>
    <w:rsid w:val="00F2358C"/>
    <w:rsid w:val="00F23912"/>
    <w:rsid w:val="00F23BC3"/>
    <w:rsid w:val="00F23C01"/>
    <w:rsid w:val="00F23CA5"/>
    <w:rsid w:val="00F23F9C"/>
    <w:rsid w:val="00F242FB"/>
    <w:rsid w:val="00F243CF"/>
    <w:rsid w:val="00F245A1"/>
    <w:rsid w:val="00F24781"/>
    <w:rsid w:val="00F24835"/>
    <w:rsid w:val="00F249CC"/>
    <w:rsid w:val="00F24B2F"/>
    <w:rsid w:val="00F24F94"/>
    <w:rsid w:val="00F25139"/>
    <w:rsid w:val="00F251B2"/>
    <w:rsid w:val="00F255C8"/>
    <w:rsid w:val="00F25844"/>
    <w:rsid w:val="00F25AB8"/>
    <w:rsid w:val="00F25B0C"/>
    <w:rsid w:val="00F26417"/>
    <w:rsid w:val="00F265F2"/>
    <w:rsid w:val="00F26C09"/>
    <w:rsid w:val="00F27220"/>
    <w:rsid w:val="00F2757A"/>
    <w:rsid w:val="00F27676"/>
    <w:rsid w:val="00F27733"/>
    <w:rsid w:val="00F30199"/>
    <w:rsid w:val="00F30258"/>
    <w:rsid w:val="00F304BE"/>
    <w:rsid w:val="00F3103E"/>
    <w:rsid w:val="00F31158"/>
    <w:rsid w:val="00F3115A"/>
    <w:rsid w:val="00F3136B"/>
    <w:rsid w:val="00F31886"/>
    <w:rsid w:val="00F31B12"/>
    <w:rsid w:val="00F32875"/>
    <w:rsid w:val="00F3295E"/>
    <w:rsid w:val="00F32966"/>
    <w:rsid w:val="00F32C5C"/>
    <w:rsid w:val="00F3343C"/>
    <w:rsid w:val="00F338E1"/>
    <w:rsid w:val="00F33908"/>
    <w:rsid w:val="00F33D79"/>
    <w:rsid w:val="00F34184"/>
    <w:rsid w:val="00F343B3"/>
    <w:rsid w:val="00F34445"/>
    <w:rsid w:val="00F34577"/>
    <w:rsid w:val="00F34583"/>
    <w:rsid w:val="00F3465D"/>
    <w:rsid w:val="00F349BC"/>
    <w:rsid w:val="00F34B99"/>
    <w:rsid w:val="00F34FBB"/>
    <w:rsid w:val="00F34FD4"/>
    <w:rsid w:val="00F35230"/>
    <w:rsid w:val="00F354B1"/>
    <w:rsid w:val="00F357C9"/>
    <w:rsid w:val="00F357CA"/>
    <w:rsid w:val="00F35A0E"/>
    <w:rsid w:val="00F35C33"/>
    <w:rsid w:val="00F35D31"/>
    <w:rsid w:val="00F35F3F"/>
    <w:rsid w:val="00F36353"/>
    <w:rsid w:val="00F36560"/>
    <w:rsid w:val="00F36A5C"/>
    <w:rsid w:val="00F36B5B"/>
    <w:rsid w:val="00F36C0D"/>
    <w:rsid w:val="00F3700B"/>
    <w:rsid w:val="00F371BF"/>
    <w:rsid w:val="00F373D9"/>
    <w:rsid w:val="00F37509"/>
    <w:rsid w:val="00F377E1"/>
    <w:rsid w:val="00F37F2E"/>
    <w:rsid w:val="00F4004F"/>
    <w:rsid w:val="00F4026A"/>
    <w:rsid w:val="00F40683"/>
    <w:rsid w:val="00F4087F"/>
    <w:rsid w:val="00F408F4"/>
    <w:rsid w:val="00F4097E"/>
    <w:rsid w:val="00F40F26"/>
    <w:rsid w:val="00F412E3"/>
    <w:rsid w:val="00F41384"/>
    <w:rsid w:val="00F41425"/>
    <w:rsid w:val="00F41539"/>
    <w:rsid w:val="00F41728"/>
    <w:rsid w:val="00F41888"/>
    <w:rsid w:val="00F41968"/>
    <w:rsid w:val="00F41ABD"/>
    <w:rsid w:val="00F423EA"/>
    <w:rsid w:val="00F42558"/>
    <w:rsid w:val="00F42759"/>
    <w:rsid w:val="00F428CA"/>
    <w:rsid w:val="00F42BE3"/>
    <w:rsid w:val="00F42C83"/>
    <w:rsid w:val="00F42CF1"/>
    <w:rsid w:val="00F42E32"/>
    <w:rsid w:val="00F43090"/>
    <w:rsid w:val="00F435BF"/>
    <w:rsid w:val="00F439D3"/>
    <w:rsid w:val="00F43CAC"/>
    <w:rsid w:val="00F43DEF"/>
    <w:rsid w:val="00F43F61"/>
    <w:rsid w:val="00F44140"/>
    <w:rsid w:val="00F442CA"/>
    <w:rsid w:val="00F442EB"/>
    <w:rsid w:val="00F44363"/>
    <w:rsid w:val="00F44C76"/>
    <w:rsid w:val="00F44F5C"/>
    <w:rsid w:val="00F4506D"/>
    <w:rsid w:val="00F45162"/>
    <w:rsid w:val="00F45A16"/>
    <w:rsid w:val="00F45A1B"/>
    <w:rsid w:val="00F45C49"/>
    <w:rsid w:val="00F460C1"/>
    <w:rsid w:val="00F460C4"/>
    <w:rsid w:val="00F4623A"/>
    <w:rsid w:val="00F46255"/>
    <w:rsid w:val="00F464FA"/>
    <w:rsid w:val="00F4656E"/>
    <w:rsid w:val="00F46741"/>
    <w:rsid w:val="00F46887"/>
    <w:rsid w:val="00F468CB"/>
    <w:rsid w:val="00F46B16"/>
    <w:rsid w:val="00F46E64"/>
    <w:rsid w:val="00F46F67"/>
    <w:rsid w:val="00F4722C"/>
    <w:rsid w:val="00F4737A"/>
    <w:rsid w:val="00F47A8F"/>
    <w:rsid w:val="00F47B6F"/>
    <w:rsid w:val="00F47C73"/>
    <w:rsid w:val="00F47C79"/>
    <w:rsid w:val="00F47D6F"/>
    <w:rsid w:val="00F47FFA"/>
    <w:rsid w:val="00F50579"/>
    <w:rsid w:val="00F505FA"/>
    <w:rsid w:val="00F506F9"/>
    <w:rsid w:val="00F5071F"/>
    <w:rsid w:val="00F50787"/>
    <w:rsid w:val="00F50A2A"/>
    <w:rsid w:val="00F5109E"/>
    <w:rsid w:val="00F510EC"/>
    <w:rsid w:val="00F51253"/>
    <w:rsid w:val="00F51290"/>
    <w:rsid w:val="00F5136A"/>
    <w:rsid w:val="00F515DE"/>
    <w:rsid w:val="00F5175E"/>
    <w:rsid w:val="00F517FF"/>
    <w:rsid w:val="00F51B17"/>
    <w:rsid w:val="00F51D12"/>
    <w:rsid w:val="00F51F1C"/>
    <w:rsid w:val="00F522AE"/>
    <w:rsid w:val="00F52777"/>
    <w:rsid w:val="00F5279F"/>
    <w:rsid w:val="00F52BCB"/>
    <w:rsid w:val="00F52CBD"/>
    <w:rsid w:val="00F52DC2"/>
    <w:rsid w:val="00F52EAA"/>
    <w:rsid w:val="00F53276"/>
    <w:rsid w:val="00F532FC"/>
    <w:rsid w:val="00F534B0"/>
    <w:rsid w:val="00F5380E"/>
    <w:rsid w:val="00F54103"/>
    <w:rsid w:val="00F5411B"/>
    <w:rsid w:val="00F54142"/>
    <w:rsid w:val="00F54398"/>
    <w:rsid w:val="00F543D0"/>
    <w:rsid w:val="00F548AC"/>
    <w:rsid w:val="00F54A86"/>
    <w:rsid w:val="00F54B12"/>
    <w:rsid w:val="00F54ED7"/>
    <w:rsid w:val="00F54F1E"/>
    <w:rsid w:val="00F55271"/>
    <w:rsid w:val="00F554E1"/>
    <w:rsid w:val="00F55564"/>
    <w:rsid w:val="00F55E1B"/>
    <w:rsid w:val="00F55FB9"/>
    <w:rsid w:val="00F56037"/>
    <w:rsid w:val="00F56294"/>
    <w:rsid w:val="00F5640B"/>
    <w:rsid w:val="00F566A3"/>
    <w:rsid w:val="00F570C9"/>
    <w:rsid w:val="00F57570"/>
    <w:rsid w:val="00F57626"/>
    <w:rsid w:val="00F57787"/>
    <w:rsid w:val="00F57825"/>
    <w:rsid w:val="00F57BCE"/>
    <w:rsid w:val="00F57C9E"/>
    <w:rsid w:val="00F57E29"/>
    <w:rsid w:val="00F57E8B"/>
    <w:rsid w:val="00F57FC2"/>
    <w:rsid w:val="00F60466"/>
    <w:rsid w:val="00F604C5"/>
    <w:rsid w:val="00F60B3B"/>
    <w:rsid w:val="00F60C27"/>
    <w:rsid w:val="00F611AC"/>
    <w:rsid w:val="00F6227E"/>
    <w:rsid w:val="00F6236A"/>
    <w:rsid w:val="00F623BB"/>
    <w:rsid w:val="00F624D9"/>
    <w:rsid w:val="00F627AF"/>
    <w:rsid w:val="00F6289A"/>
    <w:rsid w:val="00F62E4A"/>
    <w:rsid w:val="00F631E5"/>
    <w:rsid w:val="00F633DA"/>
    <w:rsid w:val="00F639BE"/>
    <w:rsid w:val="00F639F2"/>
    <w:rsid w:val="00F63D70"/>
    <w:rsid w:val="00F65038"/>
    <w:rsid w:val="00F65B50"/>
    <w:rsid w:val="00F65C53"/>
    <w:rsid w:val="00F65CD6"/>
    <w:rsid w:val="00F65D2C"/>
    <w:rsid w:val="00F661B7"/>
    <w:rsid w:val="00F66345"/>
    <w:rsid w:val="00F66774"/>
    <w:rsid w:val="00F66DE2"/>
    <w:rsid w:val="00F66DEA"/>
    <w:rsid w:val="00F66F18"/>
    <w:rsid w:val="00F672A3"/>
    <w:rsid w:val="00F67802"/>
    <w:rsid w:val="00F6791B"/>
    <w:rsid w:val="00F7014B"/>
    <w:rsid w:val="00F70419"/>
    <w:rsid w:val="00F70680"/>
    <w:rsid w:val="00F7090C"/>
    <w:rsid w:val="00F70DB5"/>
    <w:rsid w:val="00F70EBE"/>
    <w:rsid w:val="00F710B8"/>
    <w:rsid w:val="00F712D1"/>
    <w:rsid w:val="00F713B7"/>
    <w:rsid w:val="00F714BB"/>
    <w:rsid w:val="00F716D9"/>
    <w:rsid w:val="00F718DA"/>
    <w:rsid w:val="00F72101"/>
    <w:rsid w:val="00F7230D"/>
    <w:rsid w:val="00F7236A"/>
    <w:rsid w:val="00F72390"/>
    <w:rsid w:val="00F723FA"/>
    <w:rsid w:val="00F726C7"/>
    <w:rsid w:val="00F726C8"/>
    <w:rsid w:val="00F7279F"/>
    <w:rsid w:val="00F72925"/>
    <w:rsid w:val="00F729D2"/>
    <w:rsid w:val="00F72A5C"/>
    <w:rsid w:val="00F72C9F"/>
    <w:rsid w:val="00F73007"/>
    <w:rsid w:val="00F733D2"/>
    <w:rsid w:val="00F733E5"/>
    <w:rsid w:val="00F7347D"/>
    <w:rsid w:val="00F7357A"/>
    <w:rsid w:val="00F7362D"/>
    <w:rsid w:val="00F738DE"/>
    <w:rsid w:val="00F73A20"/>
    <w:rsid w:val="00F73D1D"/>
    <w:rsid w:val="00F73D79"/>
    <w:rsid w:val="00F73D9A"/>
    <w:rsid w:val="00F73FB5"/>
    <w:rsid w:val="00F74845"/>
    <w:rsid w:val="00F74896"/>
    <w:rsid w:val="00F749BC"/>
    <w:rsid w:val="00F74B6E"/>
    <w:rsid w:val="00F74CE1"/>
    <w:rsid w:val="00F74D69"/>
    <w:rsid w:val="00F74F9D"/>
    <w:rsid w:val="00F74FF6"/>
    <w:rsid w:val="00F75110"/>
    <w:rsid w:val="00F753EF"/>
    <w:rsid w:val="00F7596D"/>
    <w:rsid w:val="00F75B64"/>
    <w:rsid w:val="00F75BCC"/>
    <w:rsid w:val="00F75C22"/>
    <w:rsid w:val="00F75C63"/>
    <w:rsid w:val="00F75C7A"/>
    <w:rsid w:val="00F75FAE"/>
    <w:rsid w:val="00F761E7"/>
    <w:rsid w:val="00F7630C"/>
    <w:rsid w:val="00F7640D"/>
    <w:rsid w:val="00F76457"/>
    <w:rsid w:val="00F76506"/>
    <w:rsid w:val="00F766F9"/>
    <w:rsid w:val="00F76768"/>
    <w:rsid w:val="00F767A0"/>
    <w:rsid w:val="00F7693E"/>
    <w:rsid w:val="00F76C3E"/>
    <w:rsid w:val="00F76F7A"/>
    <w:rsid w:val="00F7710E"/>
    <w:rsid w:val="00F7723E"/>
    <w:rsid w:val="00F77657"/>
    <w:rsid w:val="00F777C7"/>
    <w:rsid w:val="00F77870"/>
    <w:rsid w:val="00F778B2"/>
    <w:rsid w:val="00F77AB6"/>
    <w:rsid w:val="00F80425"/>
    <w:rsid w:val="00F80716"/>
    <w:rsid w:val="00F8076A"/>
    <w:rsid w:val="00F80814"/>
    <w:rsid w:val="00F808D4"/>
    <w:rsid w:val="00F809C2"/>
    <w:rsid w:val="00F80A77"/>
    <w:rsid w:val="00F80B40"/>
    <w:rsid w:val="00F80E94"/>
    <w:rsid w:val="00F811D7"/>
    <w:rsid w:val="00F814AB"/>
    <w:rsid w:val="00F81899"/>
    <w:rsid w:val="00F8203C"/>
    <w:rsid w:val="00F82118"/>
    <w:rsid w:val="00F823CA"/>
    <w:rsid w:val="00F82474"/>
    <w:rsid w:val="00F82EB0"/>
    <w:rsid w:val="00F82EB2"/>
    <w:rsid w:val="00F82F93"/>
    <w:rsid w:val="00F839C7"/>
    <w:rsid w:val="00F83E13"/>
    <w:rsid w:val="00F8420D"/>
    <w:rsid w:val="00F8464F"/>
    <w:rsid w:val="00F84900"/>
    <w:rsid w:val="00F84905"/>
    <w:rsid w:val="00F84947"/>
    <w:rsid w:val="00F84C75"/>
    <w:rsid w:val="00F84F1A"/>
    <w:rsid w:val="00F84F85"/>
    <w:rsid w:val="00F84FFF"/>
    <w:rsid w:val="00F85163"/>
    <w:rsid w:val="00F854B1"/>
    <w:rsid w:val="00F85AFC"/>
    <w:rsid w:val="00F85DB1"/>
    <w:rsid w:val="00F85EDD"/>
    <w:rsid w:val="00F85F77"/>
    <w:rsid w:val="00F86035"/>
    <w:rsid w:val="00F861E8"/>
    <w:rsid w:val="00F865A3"/>
    <w:rsid w:val="00F868FE"/>
    <w:rsid w:val="00F86C35"/>
    <w:rsid w:val="00F86E25"/>
    <w:rsid w:val="00F87059"/>
    <w:rsid w:val="00F871EF"/>
    <w:rsid w:val="00F87689"/>
    <w:rsid w:val="00F90107"/>
    <w:rsid w:val="00F9025F"/>
    <w:rsid w:val="00F903A8"/>
    <w:rsid w:val="00F90B83"/>
    <w:rsid w:val="00F90EA1"/>
    <w:rsid w:val="00F90F94"/>
    <w:rsid w:val="00F91396"/>
    <w:rsid w:val="00F914C8"/>
    <w:rsid w:val="00F91A51"/>
    <w:rsid w:val="00F91CB0"/>
    <w:rsid w:val="00F9285E"/>
    <w:rsid w:val="00F928C3"/>
    <w:rsid w:val="00F92E1D"/>
    <w:rsid w:val="00F92E4A"/>
    <w:rsid w:val="00F93676"/>
    <w:rsid w:val="00F93C11"/>
    <w:rsid w:val="00F93F76"/>
    <w:rsid w:val="00F94138"/>
    <w:rsid w:val="00F9413E"/>
    <w:rsid w:val="00F9427B"/>
    <w:rsid w:val="00F94346"/>
    <w:rsid w:val="00F94621"/>
    <w:rsid w:val="00F948EF"/>
    <w:rsid w:val="00F94947"/>
    <w:rsid w:val="00F94A5E"/>
    <w:rsid w:val="00F94A93"/>
    <w:rsid w:val="00F94C16"/>
    <w:rsid w:val="00F94D9D"/>
    <w:rsid w:val="00F94F7F"/>
    <w:rsid w:val="00F951AF"/>
    <w:rsid w:val="00F9539D"/>
    <w:rsid w:val="00F956FC"/>
    <w:rsid w:val="00F9589A"/>
    <w:rsid w:val="00F95EEA"/>
    <w:rsid w:val="00F95EEE"/>
    <w:rsid w:val="00F95F40"/>
    <w:rsid w:val="00F96104"/>
    <w:rsid w:val="00F96261"/>
    <w:rsid w:val="00F96549"/>
    <w:rsid w:val="00F967C2"/>
    <w:rsid w:val="00F96C50"/>
    <w:rsid w:val="00F96F82"/>
    <w:rsid w:val="00F971C1"/>
    <w:rsid w:val="00F97260"/>
    <w:rsid w:val="00F972E1"/>
    <w:rsid w:val="00F9736C"/>
    <w:rsid w:val="00F974B0"/>
    <w:rsid w:val="00F974B2"/>
    <w:rsid w:val="00F97698"/>
    <w:rsid w:val="00F97895"/>
    <w:rsid w:val="00F979C3"/>
    <w:rsid w:val="00F97ACA"/>
    <w:rsid w:val="00F97B26"/>
    <w:rsid w:val="00F97CED"/>
    <w:rsid w:val="00F97EAC"/>
    <w:rsid w:val="00FA0494"/>
    <w:rsid w:val="00FA0BD3"/>
    <w:rsid w:val="00FA0C6F"/>
    <w:rsid w:val="00FA111A"/>
    <w:rsid w:val="00FA1297"/>
    <w:rsid w:val="00FA14D6"/>
    <w:rsid w:val="00FA23A5"/>
    <w:rsid w:val="00FA26C7"/>
    <w:rsid w:val="00FA2707"/>
    <w:rsid w:val="00FA2A38"/>
    <w:rsid w:val="00FA2A49"/>
    <w:rsid w:val="00FA2BAD"/>
    <w:rsid w:val="00FA36EA"/>
    <w:rsid w:val="00FA3956"/>
    <w:rsid w:val="00FA39B7"/>
    <w:rsid w:val="00FA3A0B"/>
    <w:rsid w:val="00FA3A0C"/>
    <w:rsid w:val="00FA3B6F"/>
    <w:rsid w:val="00FA3D89"/>
    <w:rsid w:val="00FA4439"/>
    <w:rsid w:val="00FA4557"/>
    <w:rsid w:val="00FA4A3A"/>
    <w:rsid w:val="00FA4FB3"/>
    <w:rsid w:val="00FA5110"/>
    <w:rsid w:val="00FA54F9"/>
    <w:rsid w:val="00FA5601"/>
    <w:rsid w:val="00FA5605"/>
    <w:rsid w:val="00FA5669"/>
    <w:rsid w:val="00FA5C47"/>
    <w:rsid w:val="00FA5DFA"/>
    <w:rsid w:val="00FA5E36"/>
    <w:rsid w:val="00FA5FD7"/>
    <w:rsid w:val="00FA62F4"/>
    <w:rsid w:val="00FA6533"/>
    <w:rsid w:val="00FA6556"/>
    <w:rsid w:val="00FA65C5"/>
    <w:rsid w:val="00FA6624"/>
    <w:rsid w:val="00FA6740"/>
    <w:rsid w:val="00FA6BCD"/>
    <w:rsid w:val="00FA6CE8"/>
    <w:rsid w:val="00FA6EB1"/>
    <w:rsid w:val="00FA757E"/>
    <w:rsid w:val="00FA76B8"/>
    <w:rsid w:val="00FA7D23"/>
    <w:rsid w:val="00FA7F20"/>
    <w:rsid w:val="00FB00F1"/>
    <w:rsid w:val="00FB03A8"/>
    <w:rsid w:val="00FB03B4"/>
    <w:rsid w:val="00FB0A32"/>
    <w:rsid w:val="00FB0B3E"/>
    <w:rsid w:val="00FB0B82"/>
    <w:rsid w:val="00FB0CCB"/>
    <w:rsid w:val="00FB11DD"/>
    <w:rsid w:val="00FB1536"/>
    <w:rsid w:val="00FB1B5F"/>
    <w:rsid w:val="00FB1C21"/>
    <w:rsid w:val="00FB1D65"/>
    <w:rsid w:val="00FB1ED0"/>
    <w:rsid w:val="00FB20BE"/>
    <w:rsid w:val="00FB22B4"/>
    <w:rsid w:val="00FB22F7"/>
    <w:rsid w:val="00FB26D2"/>
    <w:rsid w:val="00FB27A7"/>
    <w:rsid w:val="00FB2960"/>
    <w:rsid w:val="00FB3022"/>
    <w:rsid w:val="00FB30B1"/>
    <w:rsid w:val="00FB3246"/>
    <w:rsid w:val="00FB3683"/>
    <w:rsid w:val="00FB3779"/>
    <w:rsid w:val="00FB38DF"/>
    <w:rsid w:val="00FB3A50"/>
    <w:rsid w:val="00FB3E46"/>
    <w:rsid w:val="00FB4576"/>
    <w:rsid w:val="00FB4879"/>
    <w:rsid w:val="00FB4940"/>
    <w:rsid w:val="00FB4CD8"/>
    <w:rsid w:val="00FB4D51"/>
    <w:rsid w:val="00FB4E06"/>
    <w:rsid w:val="00FB4E17"/>
    <w:rsid w:val="00FB5325"/>
    <w:rsid w:val="00FB5518"/>
    <w:rsid w:val="00FB56E2"/>
    <w:rsid w:val="00FB5AE0"/>
    <w:rsid w:val="00FB5B5F"/>
    <w:rsid w:val="00FB5E5E"/>
    <w:rsid w:val="00FB5E8B"/>
    <w:rsid w:val="00FB6257"/>
    <w:rsid w:val="00FB6503"/>
    <w:rsid w:val="00FB6530"/>
    <w:rsid w:val="00FB665F"/>
    <w:rsid w:val="00FB6B23"/>
    <w:rsid w:val="00FB6C0D"/>
    <w:rsid w:val="00FB6E91"/>
    <w:rsid w:val="00FB714B"/>
    <w:rsid w:val="00FB72CE"/>
    <w:rsid w:val="00FB75D8"/>
    <w:rsid w:val="00FB7820"/>
    <w:rsid w:val="00FB79E6"/>
    <w:rsid w:val="00FB7EF2"/>
    <w:rsid w:val="00FC0258"/>
    <w:rsid w:val="00FC05CF"/>
    <w:rsid w:val="00FC075F"/>
    <w:rsid w:val="00FC0BCA"/>
    <w:rsid w:val="00FC0F18"/>
    <w:rsid w:val="00FC1549"/>
    <w:rsid w:val="00FC1648"/>
    <w:rsid w:val="00FC1793"/>
    <w:rsid w:val="00FC17CC"/>
    <w:rsid w:val="00FC1876"/>
    <w:rsid w:val="00FC1B78"/>
    <w:rsid w:val="00FC25BB"/>
    <w:rsid w:val="00FC287C"/>
    <w:rsid w:val="00FC28EC"/>
    <w:rsid w:val="00FC2B0D"/>
    <w:rsid w:val="00FC2B9C"/>
    <w:rsid w:val="00FC2C0E"/>
    <w:rsid w:val="00FC2C99"/>
    <w:rsid w:val="00FC2DE1"/>
    <w:rsid w:val="00FC2FF0"/>
    <w:rsid w:val="00FC3027"/>
    <w:rsid w:val="00FC326C"/>
    <w:rsid w:val="00FC3369"/>
    <w:rsid w:val="00FC35B0"/>
    <w:rsid w:val="00FC367C"/>
    <w:rsid w:val="00FC375A"/>
    <w:rsid w:val="00FC3875"/>
    <w:rsid w:val="00FC3929"/>
    <w:rsid w:val="00FC3A1B"/>
    <w:rsid w:val="00FC3A6D"/>
    <w:rsid w:val="00FC3BDF"/>
    <w:rsid w:val="00FC3BEA"/>
    <w:rsid w:val="00FC3E8B"/>
    <w:rsid w:val="00FC43A1"/>
    <w:rsid w:val="00FC454B"/>
    <w:rsid w:val="00FC4552"/>
    <w:rsid w:val="00FC459E"/>
    <w:rsid w:val="00FC47CA"/>
    <w:rsid w:val="00FC4863"/>
    <w:rsid w:val="00FC48AB"/>
    <w:rsid w:val="00FC5110"/>
    <w:rsid w:val="00FC52FD"/>
    <w:rsid w:val="00FC57F7"/>
    <w:rsid w:val="00FC5AC4"/>
    <w:rsid w:val="00FC5B45"/>
    <w:rsid w:val="00FC5BEB"/>
    <w:rsid w:val="00FC5F37"/>
    <w:rsid w:val="00FC5F76"/>
    <w:rsid w:val="00FC5F88"/>
    <w:rsid w:val="00FC6002"/>
    <w:rsid w:val="00FC6465"/>
    <w:rsid w:val="00FC65B2"/>
    <w:rsid w:val="00FC6A2F"/>
    <w:rsid w:val="00FC6FFB"/>
    <w:rsid w:val="00FC7026"/>
    <w:rsid w:val="00FC717C"/>
    <w:rsid w:val="00FC7217"/>
    <w:rsid w:val="00FC7310"/>
    <w:rsid w:val="00FC7865"/>
    <w:rsid w:val="00FC79BF"/>
    <w:rsid w:val="00FC7C1B"/>
    <w:rsid w:val="00FC7E6B"/>
    <w:rsid w:val="00FC7EC5"/>
    <w:rsid w:val="00FD00BA"/>
    <w:rsid w:val="00FD01F1"/>
    <w:rsid w:val="00FD04B4"/>
    <w:rsid w:val="00FD07AE"/>
    <w:rsid w:val="00FD0B54"/>
    <w:rsid w:val="00FD0BDE"/>
    <w:rsid w:val="00FD0DC5"/>
    <w:rsid w:val="00FD143D"/>
    <w:rsid w:val="00FD155C"/>
    <w:rsid w:val="00FD1BE4"/>
    <w:rsid w:val="00FD1ED3"/>
    <w:rsid w:val="00FD1F91"/>
    <w:rsid w:val="00FD25AD"/>
    <w:rsid w:val="00FD2838"/>
    <w:rsid w:val="00FD2AB8"/>
    <w:rsid w:val="00FD2CCB"/>
    <w:rsid w:val="00FD2D73"/>
    <w:rsid w:val="00FD2F64"/>
    <w:rsid w:val="00FD311A"/>
    <w:rsid w:val="00FD3324"/>
    <w:rsid w:val="00FD3467"/>
    <w:rsid w:val="00FD3864"/>
    <w:rsid w:val="00FD38C2"/>
    <w:rsid w:val="00FD3A86"/>
    <w:rsid w:val="00FD3C58"/>
    <w:rsid w:val="00FD4DA7"/>
    <w:rsid w:val="00FD50F9"/>
    <w:rsid w:val="00FD524B"/>
    <w:rsid w:val="00FD5803"/>
    <w:rsid w:val="00FD5CDC"/>
    <w:rsid w:val="00FD5D2F"/>
    <w:rsid w:val="00FD5FAC"/>
    <w:rsid w:val="00FD6049"/>
    <w:rsid w:val="00FD607B"/>
    <w:rsid w:val="00FD60AD"/>
    <w:rsid w:val="00FD6218"/>
    <w:rsid w:val="00FD62A7"/>
    <w:rsid w:val="00FD6325"/>
    <w:rsid w:val="00FD6333"/>
    <w:rsid w:val="00FD637E"/>
    <w:rsid w:val="00FD63B3"/>
    <w:rsid w:val="00FD6424"/>
    <w:rsid w:val="00FD6529"/>
    <w:rsid w:val="00FD654D"/>
    <w:rsid w:val="00FD67F8"/>
    <w:rsid w:val="00FD6AFC"/>
    <w:rsid w:val="00FD7257"/>
    <w:rsid w:val="00FD76BC"/>
    <w:rsid w:val="00FD76D5"/>
    <w:rsid w:val="00FD7EC9"/>
    <w:rsid w:val="00FE0063"/>
    <w:rsid w:val="00FE006E"/>
    <w:rsid w:val="00FE014F"/>
    <w:rsid w:val="00FE0315"/>
    <w:rsid w:val="00FE0422"/>
    <w:rsid w:val="00FE058C"/>
    <w:rsid w:val="00FE06E8"/>
    <w:rsid w:val="00FE090A"/>
    <w:rsid w:val="00FE0A33"/>
    <w:rsid w:val="00FE1451"/>
    <w:rsid w:val="00FE1685"/>
    <w:rsid w:val="00FE196F"/>
    <w:rsid w:val="00FE1BC0"/>
    <w:rsid w:val="00FE1CEA"/>
    <w:rsid w:val="00FE1F7A"/>
    <w:rsid w:val="00FE1FFB"/>
    <w:rsid w:val="00FE2229"/>
    <w:rsid w:val="00FE2789"/>
    <w:rsid w:val="00FE28B5"/>
    <w:rsid w:val="00FE2A54"/>
    <w:rsid w:val="00FE2AED"/>
    <w:rsid w:val="00FE3043"/>
    <w:rsid w:val="00FE31B5"/>
    <w:rsid w:val="00FE3F1A"/>
    <w:rsid w:val="00FE3FF7"/>
    <w:rsid w:val="00FE40D7"/>
    <w:rsid w:val="00FE41FC"/>
    <w:rsid w:val="00FE42B0"/>
    <w:rsid w:val="00FE4480"/>
    <w:rsid w:val="00FE4532"/>
    <w:rsid w:val="00FE4710"/>
    <w:rsid w:val="00FE4B18"/>
    <w:rsid w:val="00FE4E86"/>
    <w:rsid w:val="00FE514F"/>
    <w:rsid w:val="00FE53CB"/>
    <w:rsid w:val="00FE55BC"/>
    <w:rsid w:val="00FE562E"/>
    <w:rsid w:val="00FE567C"/>
    <w:rsid w:val="00FE582B"/>
    <w:rsid w:val="00FE5867"/>
    <w:rsid w:val="00FE5F01"/>
    <w:rsid w:val="00FE66BE"/>
    <w:rsid w:val="00FE67C7"/>
    <w:rsid w:val="00FE6D82"/>
    <w:rsid w:val="00FE6E1C"/>
    <w:rsid w:val="00FE6E77"/>
    <w:rsid w:val="00FE713D"/>
    <w:rsid w:val="00FE7600"/>
    <w:rsid w:val="00FE7737"/>
    <w:rsid w:val="00FE7AE3"/>
    <w:rsid w:val="00FE7AF6"/>
    <w:rsid w:val="00FE7CDD"/>
    <w:rsid w:val="00FE7DC5"/>
    <w:rsid w:val="00FF0001"/>
    <w:rsid w:val="00FF009B"/>
    <w:rsid w:val="00FF0445"/>
    <w:rsid w:val="00FF047F"/>
    <w:rsid w:val="00FF064E"/>
    <w:rsid w:val="00FF07AA"/>
    <w:rsid w:val="00FF0AE6"/>
    <w:rsid w:val="00FF1021"/>
    <w:rsid w:val="00FF1096"/>
    <w:rsid w:val="00FF13AB"/>
    <w:rsid w:val="00FF175A"/>
    <w:rsid w:val="00FF2098"/>
    <w:rsid w:val="00FF2489"/>
    <w:rsid w:val="00FF286C"/>
    <w:rsid w:val="00FF2C36"/>
    <w:rsid w:val="00FF302F"/>
    <w:rsid w:val="00FF3059"/>
    <w:rsid w:val="00FF3104"/>
    <w:rsid w:val="00FF3449"/>
    <w:rsid w:val="00FF3774"/>
    <w:rsid w:val="00FF37DC"/>
    <w:rsid w:val="00FF3C46"/>
    <w:rsid w:val="00FF3D2E"/>
    <w:rsid w:val="00FF3DDD"/>
    <w:rsid w:val="00FF4412"/>
    <w:rsid w:val="00FF4445"/>
    <w:rsid w:val="00FF4728"/>
    <w:rsid w:val="00FF4AC5"/>
    <w:rsid w:val="00FF4FDD"/>
    <w:rsid w:val="00FF54B8"/>
    <w:rsid w:val="00FF5546"/>
    <w:rsid w:val="00FF5678"/>
    <w:rsid w:val="00FF5B93"/>
    <w:rsid w:val="00FF5CD1"/>
    <w:rsid w:val="00FF609C"/>
    <w:rsid w:val="00FF6270"/>
    <w:rsid w:val="00FF635E"/>
    <w:rsid w:val="00FF6444"/>
    <w:rsid w:val="00FF6EB6"/>
    <w:rsid w:val="00FF73A6"/>
    <w:rsid w:val="00FF7592"/>
    <w:rsid w:val="00FF7A4D"/>
    <w:rsid w:val="00FF7B55"/>
    <w:rsid w:val="00FF7DB9"/>
    <w:rsid w:val="00FF7ED0"/>
    <w:rsid w:val="00FF7F16"/>
    <w:rsid w:val="01673BB3"/>
    <w:rsid w:val="0167475D"/>
    <w:rsid w:val="01CE350B"/>
    <w:rsid w:val="021C9D24"/>
    <w:rsid w:val="023DE3CE"/>
    <w:rsid w:val="027DAD3C"/>
    <w:rsid w:val="02A4298B"/>
    <w:rsid w:val="032B69A8"/>
    <w:rsid w:val="03519CA9"/>
    <w:rsid w:val="03B8AAF5"/>
    <w:rsid w:val="044A18FC"/>
    <w:rsid w:val="0462C4C3"/>
    <w:rsid w:val="0495BFD8"/>
    <w:rsid w:val="049EDC75"/>
    <w:rsid w:val="04A3C8B6"/>
    <w:rsid w:val="04E4A52D"/>
    <w:rsid w:val="0561FA17"/>
    <w:rsid w:val="05AD3F53"/>
    <w:rsid w:val="05FBFDC8"/>
    <w:rsid w:val="065A6D28"/>
    <w:rsid w:val="0665B41D"/>
    <w:rsid w:val="07070A24"/>
    <w:rsid w:val="07335FBE"/>
    <w:rsid w:val="07736974"/>
    <w:rsid w:val="078F4001"/>
    <w:rsid w:val="0797CE29"/>
    <w:rsid w:val="07E83478"/>
    <w:rsid w:val="07ED53E4"/>
    <w:rsid w:val="07EE1517"/>
    <w:rsid w:val="08020779"/>
    <w:rsid w:val="08ABB55F"/>
    <w:rsid w:val="08C2C0DF"/>
    <w:rsid w:val="091A3496"/>
    <w:rsid w:val="095D1CD7"/>
    <w:rsid w:val="0967D5F5"/>
    <w:rsid w:val="098A65B3"/>
    <w:rsid w:val="09C482F4"/>
    <w:rsid w:val="09D34EC9"/>
    <w:rsid w:val="09D3B370"/>
    <w:rsid w:val="09EA6AA7"/>
    <w:rsid w:val="0A4DF5AE"/>
    <w:rsid w:val="0A93132B"/>
    <w:rsid w:val="0AD48557"/>
    <w:rsid w:val="0AD8B755"/>
    <w:rsid w:val="0AE850E8"/>
    <w:rsid w:val="0B01CD0E"/>
    <w:rsid w:val="0B165BD3"/>
    <w:rsid w:val="0B747369"/>
    <w:rsid w:val="0B76E4D0"/>
    <w:rsid w:val="0BB333D7"/>
    <w:rsid w:val="0BCCD03E"/>
    <w:rsid w:val="0C530C35"/>
    <w:rsid w:val="0C6CBE50"/>
    <w:rsid w:val="0CA76AD4"/>
    <w:rsid w:val="0D0C7A8C"/>
    <w:rsid w:val="0D18A075"/>
    <w:rsid w:val="0D644A81"/>
    <w:rsid w:val="0DC218BE"/>
    <w:rsid w:val="0DCDB057"/>
    <w:rsid w:val="0E5033B2"/>
    <w:rsid w:val="0E5E245D"/>
    <w:rsid w:val="0E74ECEA"/>
    <w:rsid w:val="0EA84AED"/>
    <w:rsid w:val="0EB06A49"/>
    <w:rsid w:val="0F104441"/>
    <w:rsid w:val="0F107230"/>
    <w:rsid w:val="0F49ACC2"/>
    <w:rsid w:val="0F5DE91F"/>
    <w:rsid w:val="0F815A82"/>
    <w:rsid w:val="0FA1DE70"/>
    <w:rsid w:val="0FB5F157"/>
    <w:rsid w:val="10158E73"/>
    <w:rsid w:val="10283802"/>
    <w:rsid w:val="10444612"/>
    <w:rsid w:val="104C0123"/>
    <w:rsid w:val="10774057"/>
    <w:rsid w:val="109A61A7"/>
    <w:rsid w:val="1118EC4E"/>
    <w:rsid w:val="11201CAC"/>
    <w:rsid w:val="118B368C"/>
    <w:rsid w:val="118BF657"/>
    <w:rsid w:val="11940454"/>
    <w:rsid w:val="11C5CB51"/>
    <w:rsid w:val="11FCE5E0"/>
    <w:rsid w:val="123C11C2"/>
    <w:rsid w:val="1273529F"/>
    <w:rsid w:val="12AE4075"/>
    <w:rsid w:val="12DBFFD4"/>
    <w:rsid w:val="130F2CD1"/>
    <w:rsid w:val="1327E72F"/>
    <w:rsid w:val="13339CDA"/>
    <w:rsid w:val="1382FF1A"/>
    <w:rsid w:val="140342E2"/>
    <w:rsid w:val="14446C2B"/>
    <w:rsid w:val="14BE140A"/>
    <w:rsid w:val="14EF6952"/>
    <w:rsid w:val="15282F67"/>
    <w:rsid w:val="152C4391"/>
    <w:rsid w:val="15B18DC9"/>
    <w:rsid w:val="15B1A670"/>
    <w:rsid w:val="1602C8DE"/>
    <w:rsid w:val="16240273"/>
    <w:rsid w:val="164F641A"/>
    <w:rsid w:val="1674C38B"/>
    <w:rsid w:val="16905FDF"/>
    <w:rsid w:val="16A6B022"/>
    <w:rsid w:val="17030D6B"/>
    <w:rsid w:val="170A69D6"/>
    <w:rsid w:val="1710D5A3"/>
    <w:rsid w:val="17F48E87"/>
    <w:rsid w:val="180345D8"/>
    <w:rsid w:val="180EEDA9"/>
    <w:rsid w:val="18151164"/>
    <w:rsid w:val="184F2D33"/>
    <w:rsid w:val="1852FF07"/>
    <w:rsid w:val="18587236"/>
    <w:rsid w:val="1859C95F"/>
    <w:rsid w:val="186EE928"/>
    <w:rsid w:val="188C4B2F"/>
    <w:rsid w:val="18A8D553"/>
    <w:rsid w:val="18F2B2AD"/>
    <w:rsid w:val="19419768"/>
    <w:rsid w:val="1944946A"/>
    <w:rsid w:val="196DCD0C"/>
    <w:rsid w:val="1996F6DD"/>
    <w:rsid w:val="19EAFD94"/>
    <w:rsid w:val="1A1A947C"/>
    <w:rsid w:val="1A328A18"/>
    <w:rsid w:val="1A3CE8AD"/>
    <w:rsid w:val="1A487665"/>
    <w:rsid w:val="1A8D36EA"/>
    <w:rsid w:val="1AF23B00"/>
    <w:rsid w:val="1B16F047"/>
    <w:rsid w:val="1B445E37"/>
    <w:rsid w:val="1B47C495"/>
    <w:rsid w:val="1B501695"/>
    <w:rsid w:val="1B5F23AB"/>
    <w:rsid w:val="1B613B87"/>
    <w:rsid w:val="1B64397D"/>
    <w:rsid w:val="1B9284B9"/>
    <w:rsid w:val="1BFB3945"/>
    <w:rsid w:val="1C21D86C"/>
    <w:rsid w:val="1C26BC07"/>
    <w:rsid w:val="1C2E3677"/>
    <w:rsid w:val="1C339D29"/>
    <w:rsid w:val="1C7EFC29"/>
    <w:rsid w:val="1D1628DC"/>
    <w:rsid w:val="1D56CF75"/>
    <w:rsid w:val="1DB0AEF8"/>
    <w:rsid w:val="1E0899B7"/>
    <w:rsid w:val="1E0E73C3"/>
    <w:rsid w:val="1EA0E770"/>
    <w:rsid w:val="1EB7D83C"/>
    <w:rsid w:val="1EC078A0"/>
    <w:rsid w:val="1EC64604"/>
    <w:rsid w:val="1EE78913"/>
    <w:rsid w:val="1F00091F"/>
    <w:rsid w:val="1F9564C5"/>
    <w:rsid w:val="1FB2B84D"/>
    <w:rsid w:val="1FBE1A44"/>
    <w:rsid w:val="1FF033B9"/>
    <w:rsid w:val="201971B0"/>
    <w:rsid w:val="20561848"/>
    <w:rsid w:val="207519BE"/>
    <w:rsid w:val="208CE0E1"/>
    <w:rsid w:val="209BD980"/>
    <w:rsid w:val="20D5F068"/>
    <w:rsid w:val="210ACC92"/>
    <w:rsid w:val="21783290"/>
    <w:rsid w:val="2199E966"/>
    <w:rsid w:val="21ABF873"/>
    <w:rsid w:val="21E4D4A2"/>
    <w:rsid w:val="221453BF"/>
    <w:rsid w:val="22311D0D"/>
    <w:rsid w:val="224C2861"/>
    <w:rsid w:val="227FD51E"/>
    <w:rsid w:val="228CE210"/>
    <w:rsid w:val="22BDEBD4"/>
    <w:rsid w:val="22DFDEBB"/>
    <w:rsid w:val="234DFA91"/>
    <w:rsid w:val="2353250F"/>
    <w:rsid w:val="23775A03"/>
    <w:rsid w:val="23A01154"/>
    <w:rsid w:val="23E16733"/>
    <w:rsid w:val="23E5E691"/>
    <w:rsid w:val="242F2B41"/>
    <w:rsid w:val="2446F03C"/>
    <w:rsid w:val="247CFB62"/>
    <w:rsid w:val="24BA813A"/>
    <w:rsid w:val="251EC666"/>
    <w:rsid w:val="261F4DE7"/>
    <w:rsid w:val="2623A8D5"/>
    <w:rsid w:val="26527555"/>
    <w:rsid w:val="265C5188"/>
    <w:rsid w:val="267D9941"/>
    <w:rsid w:val="273F4E94"/>
    <w:rsid w:val="27439276"/>
    <w:rsid w:val="274922C4"/>
    <w:rsid w:val="27B87243"/>
    <w:rsid w:val="27D81A65"/>
    <w:rsid w:val="284B5A69"/>
    <w:rsid w:val="2882CE96"/>
    <w:rsid w:val="2887CC54"/>
    <w:rsid w:val="294AD31A"/>
    <w:rsid w:val="29506077"/>
    <w:rsid w:val="2951CB45"/>
    <w:rsid w:val="2960CB65"/>
    <w:rsid w:val="29621DEF"/>
    <w:rsid w:val="298DF8E6"/>
    <w:rsid w:val="29BB33CE"/>
    <w:rsid w:val="29DF6DC9"/>
    <w:rsid w:val="29EBAA87"/>
    <w:rsid w:val="2A79B653"/>
    <w:rsid w:val="2AC285C4"/>
    <w:rsid w:val="2B0E3079"/>
    <w:rsid w:val="2B37B031"/>
    <w:rsid w:val="2B979F82"/>
    <w:rsid w:val="2BA65368"/>
    <w:rsid w:val="2BC54803"/>
    <w:rsid w:val="2BDB6781"/>
    <w:rsid w:val="2C49F9D2"/>
    <w:rsid w:val="2C55DA1C"/>
    <w:rsid w:val="2C88C72C"/>
    <w:rsid w:val="2C995767"/>
    <w:rsid w:val="2CD3B268"/>
    <w:rsid w:val="2CE628F6"/>
    <w:rsid w:val="2D5A63C0"/>
    <w:rsid w:val="2D63E328"/>
    <w:rsid w:val="2D954D6D"/>
    <w:rsid w:val="2DAB496E"/>
    <w:rsid w:val="2DC2203A"/>
    <w:rsid w:val="2DD4552B"/>
    <w:rsid w:val="2DEF930F"/>
    <w:rsid w:val="2E62FC18"/>
    <w:rsid w:val="2E83A378"/>
    <w:rsid w:val="2E9F3749"/>
    <w:rsid w:val="2EA17B6E"/>
    <w:rsid w:val="2ED502FE"/>
    <w:rsid w:val="2EDB3E3C"/>
    <w:rsid w:val="2EDECEE4"/>
    <w:rsid w:val="2F2419DA"/>
    <w:rsid w:val="2F6C0A36"/>
    <w:rsid w:val="2FC30337"/>
    <w:rsid w:val="2FF3A1BD"/>
    <w:rsid w:val="306A2ECE"/>
    <w:rsid w:val="31182567"/>
    <w:rsid w:val="3124CDBE"/>
    <w:rsid w:val="314240EF"/>
    <w:rsid w:val="31DFBD5F"/>
    <w:rsid w:val="324EFF23"/>
    <w:rsid w:val="32532E5B"/>
    <w:rsid w:val="329F229E"/>
    <w:rsid w:val="3353B77F"/>
    <w:rsid w:val="338220FC"/>
    <w:rsid w:val="33D336BA"/>
    <w:rsid w:val="33D7575B"/>
    <w:rsid w:val="33DEC4A4"/>
    <w:rsid w:val="34248241"/>
    <w:rsid w:val="3427FF8E"/>
    <w:rsid w:val="34CCC8BE"/>
    <w:rsid w:val="352A79D2"/>
    <w:rsid w:val="3549EC98"/>
    <w:rsid w:val="3565BCB3"/>
    <w:rsid w:val="35BF6C37"/>
    <w:rsid w:val="3612D883"/>
    <w:rsid w:val="367ECEE0"/>
    <w:rsid w:val="36CE698F"/>
    <w:rsid w:val="36F1BE09"/>
    <w:rsid w:val="37663845"/>
    <w:rsid w:val="377A0E65"/>
    <w:rsid w:val="37877FFE"/>
    <w:rsid w:val="37C25E58"/>
    <w:rsid w:val="3817A145"/>
    <w:rsid w:val="3841CB63"/>
    <w:rsid w:val="3865E3D2"/>
    <w:rsid w:val="38A9DEA2"/>
    <w:rsid w:val="38CEE1C1"/>
    <w:rsid w:val="3942E41A"/>
    <w:rsid w:val="3947E05C"/>
    <w:rsid w:val="395F4F8E"/>
    <w:rsid w:val="3965C80B"/>
    <w:rsid w:val="399DC120"/>
    <w:rsid w:val="3A64AA08"/>
    <w:rsid w:val="3A8DE226"/>
    <w:rsid w:val="3ABB1725"/>
    <w:rsid w:val="3AD411FE"/>
    <w:rsid w:val="3AF4DFAE"/>
    <w:rsid w:val="3B059776"/>
    <w:rsid w:val="3B05B5DE"/>
    <w:rsid w:val="3B391285"/>
    <w:rsid w:val="3B3EECDB"/>
    <w:rsid w:val="3B9BA244"/>
    <w:rsid w:val="3BD2B4F9"/>
    <w:rsid w:val="3BEB3040"/>
    <w:rsid w:val="3C09B789"/>
    <w:rsid w:val="3C516E6F"/>
    <w:rsid w:val="3C6701D4"/>
    <w:rsid w:val="3D1DE664"/>
    <w:rsid w:val="3DC5B1F0"/>
    <w:rsid w:val="3E16BAA8"/>
    <w:rsid w:val="3E45A9C3"/>
    <w:rsid w:val="3E5D4767"/>
    <w:rsid w:val="3EA2A90F"/>
    <w:rsid w:val="3EAC0876"/>
    <w:rsid w:val="3EE70C38"/>
    <w:rsid w:val="3F39DDFA"/>
    <w:rsid w:val="3FB11F1E"/>
    <w:rsid w:val="3FBB345E"/>
    <w:rsid w:val="4024B623"/>
    <w:rsid w:val="4086B2FF"/>
    <w:rsid w:val="40932F92"/>
    <w:rsid w:val="4139F589"/>
    <w:rsid w:val="4163D197"/>
    <w:rsid w:val="41922369"/>
    <w:rsid w:val="41AD089D"/>
    <w:rsid w:val="42263103"/>
    <w:rsid w:val="424CC4D9"/>
    <w:rsid w:val="42816C73"/>
    <w:rsid w:val="42C7F67F"/>
    <w:rsid w:val="43E71E85"/>
    <w:rsid w:val="442CEE33"/>
    <w:rsid w:val="4444BB4D"/>
    <w:rsid w:val="445D0EE4"/>
    <w:rsid w:val="4483310F"/>
    <w:rsid w:val="44943A10"/>
    <w:rsid w:val="44DDC551"/>
    <w:rsid w:val="453BBA01"/>
    <w:rsid w:val="45869B42"/>
    <w:rsid w:val="45B6287A"/>
    <w:rsid w:val="45E1DB83"/>
    <w:rsid w:val="45E5A343"/>
    <w:rsid w:val="461C027B"/>
    <w:rsid w:val="462D1F14"/>
    <w:rsid w:val="4776D746"/>
    <w:rsid w:val="482D9F29"/>
    <w:rsid w:val="48428C7C"/>
    <w:rsid w:val="4862D132"/>
    <w:rsid w:val="4863415E"/>
    <w:rsid w:val="48FED23D"/>
    <w:rsid w:val="49041F20"/>
    <w:rsid w:val="49764D82"/>
    <w:rsid w:val="49DDEC3A"/>
    <w:rsid w:val="49F9DC4B"/>
    <w:rsid w:val="4A491F6D"/>
    <w:rsid w:val="4A513947"/>
    <w:rsid w:val="4A90F841"/>
    <w:rsid w:val="4A9C2A05"/>
    <w:rsid w:val="4AE201A2"/>
    <w:rsid w:val="4B39A6F9"/>
    <w:rsid w:val="4B3BA5E4"/>
    <w:rsid w:val="4B3D2B57"/>
    <w:rsid w:val="4B9F918B"/>
    <w:rsid w:val="4BA710F2"/>
    <w:rsid w:val="4BAABFB4"/>
    <w:rsid w:val="4BAFDF20"/>
    <w:rsid w:val="4C0785D5"/>
    <w:rsid w:val="4C335A81"/>
    <w:rsid w:val="4C4A7AF5"/>
    <w:rsid w:val="4CDCC396"/>
    <w:rsid w:val="4CE8C82A"/>
    <w:rsid w:val="4D10E4BF"/>
    <w:rsid w:val="4DAF85B4"/>
    <w:rsid w:val="4DB93534"/>
    <w:rsid w:val="4DDA62BC"/>
    <w:rsid w:val="4DE3BC50"/>
    <w:rsid w:val="4DFA96AE"/>
    <w:rsid w:val="4E0C6102"/>
    <w:rsid w:val="4E5116D7"/>
    <w:rsid w:val="4E5E3E8A"/>
    <w:rsid w:val="4E65D59E"/>
    <w:rsid w:val="4EC7E0F3"/>
    <w:rsid w:val="4F01645F"/>
    <w:rsid w:val="4F30C229"/>
    <w:rsid w:val="4F84C164"/>
    <w:rsid w:val="4FA397D3"/>
    <w:rsid w:val="5061B525"/>
    <w:rsid w:val="5066819F"/>
    <w:rsid w:val="506A0976"/>
    <w:rsid w:val="50B2A904"/>
    <w:rsid w:val="50B5757E"/>
    <w:rsid w:val="50F2432C"/>
    <w:rsid w:val="51539C78"/>
    <w:rsid w:val="51712981"/>
    <w:rsid w:val="51B1F190"/>
    <w:rsid w:val="51F66ADB"/>
    <w:rsid w:val="521F20A4"/>
    <w:rsid w:val="524A4B8E"/>
    <w:rsid w:val="524BD88B"/>
    <w:rsid w:val="524E0687"/>
    <w:rsid w:val="52741B03"/>
    <w:rsid w:val="53086F32"/>
    <w:rsid w:val="534246AD"/>
    <w:rsid w:val="53619811"/>
    <w:rsid w:val="5363782E"/>
    <w:rsid w:val="53BAF105"/>
    <w:rsid w:val="53CE32AE"/>
    <w:rsid w:val="53FED7E4"/>
    <w:rsid w:val="54389B3F"/>
    <w:rsid w:val="548788DE"/>
    <w:rsid w:val="5491357D"/>
    <w:rsid w:val="5494B475"/>
    <w:rsid w:val="54B5C2D2"/>
    <w:rsid w:val="54F1A495"/>
    <w:rsid w:val="55243ED6"/>
    <w:rsid w:val="555F136B"/>
    <w:rsid w:val="5570D2E3"/>
    <w:rsid w:val="55919FC0"/>
    <w:rsid w:val="55D4BDC0"/>
    <w:rsid w:val="55DC5926"/>
    <w:rsid w:val="55DE2A9E"/>
    <w:rsid w:val="55E11E83"/>
    <w:rsid w:val="57125617"/>
    <w:rsid w:val="5759A436"/>
    <w:rsid w:val="577CEEE4"/>
    <w:rsid w:val="57E1027D"/>
    <w:rsid w:val="58041196"/>
    <w:rsid w:val="582CE9D8"/>
    <w:rsid w:val="58351F43"/>
    <w:rsid w:val="587A8F00"/>
    <w:rsid w:val="58CA9311"/>
    <w:rsid w:val="58DA7848"/>
    <w:rsid w:val="58F11111"/>
    <w:rsid w:val="5907E915"/>
    <w:rsid w:val="593B04FE"/>
    <w:rsid w:val="59F8AE76"/>
    <w:rsid w:val="5A039893"/>
    <w:rsid w:val="5A21CFB6"/>
    <w:rsid w:val="5AB2FC0F"/>
    <w:rsid w:val="5ABC5B87"/>
    <w:rsid w:val="5AD73B29"/>
    <w:rsid w:val="5AF857A5"/>
    <w:rsid w:val="5B2FE1CE"/>
    <w:rsid w:val="5B60F332"/>
    <w:rsid w:val="5B98037B"/>
    <w:rsid w:val="5C0DFC83"/>
    <w:rsid w:val="5CFD2966"/>
    <w:rsid w:val="5DE348FD"/>
    <w:rsid w:val="5E516FF4"/>
    <w:rsid w:val="5E722CC1"/>
    <w:rsid w:val="5E7F0359"/>
    <w:rsid w:val="5E9893F4"/>
    <w:rsid w:val="5EBC043D"/>
    <w:rsid w:val="5F406F8C"/>
    <w:rsid w:val="5F5E5F70"/>
    <w:rsid w:val="6024EFE6"/>
    <w:rsid w:val="602B2BF1"/>
    <w:rsid w:val="60A6E1CA"/>
    <w:rsid w:val="60C56098"/>
    <w:rsid w:val="6106DF8F"/>
    <w:rsid w:val="6172510B"/>
    <w:rsid w:val="619B6B33"/>
    <w:rsid w:val="61FC29E9"/>
    <w:rsid w:val="62A2FF53"/>
    <w:rsid w:val="62D14FF0"/>
    <w:rsid w:val="636B94F6"/>
    <w:rsid w:val="636E08E8"/>
    <w:rsid w:val="63BEAF36"/>
    <w:rsid w:val="63C3D339"/>
    <w:rsid w:val="63F298F6"/>
    <w:rsid w:val="6413E0AF"/>
    <w:rsid w:val="64720A93"/>
    <w:rsid w:val="64739E2A"/>
    <w:rsid w:val="648BB318"/>
    <w:rsid w:val="652AC884"/>
    <w:rsid w:val="6533CAAB"/>
    <w:rsid w:val="65A791B4"/>
    <w:rsid w:val="65DF1BDF"/>
    <w:rsid w:val="65FB986B"/>
    <w:rsid w:val="66074F2F"/>
    <w:rsid w:val="6683AE25"/>
    <w:rsid w:val="66AA145B"/>
    <w:rsid w:val="66BE3FB8"/>
    <w:rsid w:val="66D1C989"/>
    <w:rsid w:val="6718C073"/>
    <w:rsid w:val="674F943A"/>
    <w:rsid w:val="678651C5"/>
    <w:rsid w:val="67E068E0"/>
    <w:rsid w:val="681DF1AA"/>
    <w:rsid w:val="6821C5E9"/>
    <w:rsid w:val="687CBEFD"/>
    <w:rsid w:val="68BC8DA9"/>
    <w:rsid w:val="691891CC"/>
    <w:rsid w:val="6924EB56"/>
    <w:rsid w:val="6932D146"/>
    <w:rsid w:val="69D2F569"/>
    <w:rsid w:val="6A0DD3C3"/>
    <w:rsid w:val="6A16CDF7"/>
    <w:rsid w:val="6A683649"/>
    <w:rsid w:val="6A69687A"/>
    <w:rsid w:val="6A8C32D0"/>
    <w:rsid w:val="6AAB76B9"/>
    <w:rsid w:val="6ABC9D3F"/>
    <w:rsid w:val="6B041FEE"/>
    <w:rsid w:val="6B144E47"/>
    <w:rsid w:val="6B24C95B"/>
    <w:rsid w:val="6B279EE3"/>
    <w:rsid w:val="6B898981"/>
    <w:rsid w:val="6C0219F1"/>
    <w:rsid w:val="6C132FC6"/>
    <w:rsid w:val="6C4E0C5C"/>
    <w:rsid w:val="6CB638B6"/>
    <w:rsid w:val="6CF5370C"/>
    <w:rsid w:val="6D273FE1"/>
    <w:rsid w:val="6D4EF262"/>
    <w:rsid w:val="6D759D2F"/>
    <w:rsid w:val="6D78317A"/>
    <w:rsid w:val="6DA57323"/>
    <w:rsid w:val="6DD204D2"/>
    <w:rsid w:val="6DF1CECF"/>
    <w:rsid w:val="6F250CE5"/>
    <w:rsid w:val="6FD092AA"/>
    <w:rsid w:val="70817DC1"/>
    <w:rsid w:val="70A8A818"/>
    <w:rsid w:val="70CBC9C1"/>
    <w:rsid w:val="70CC6984"/>
    <w:rsid w:val="70F99E56"/>
    <w:rsid w:val="710B169D"/>
    <w:rsid w:val="71254D3B"/>
    <w:rsid w:val="71A96404"/>
    <w:rsid w:val="71AC7BF4"/>
    <w:rsid w:val="71D88C3B"/>
    <w:rsid w:val="723BA2BA"/>
    <w:rsid w:val="72415EC7"/>
    <w:rsid w:val="7254FB22"/>
    <w:rsid w:val="7285E8AE"/>
    <w:rsid w:val="72D1FC17"/>
    <w:rsid w:val="72F754E5"/>
    <w:rsid w:val="733A6A82"/>
    <w:rsid w:val="735A054F"/>
    <w:rsid w:val="738A01B5"/>
    <w:rsid w:val="73B12A34"/>
    <w:rsid w:val="73C06CCD"/>
    <w:rsid w:val="73F8E354"/>
    <w:rsid w:val="73F91CE0"/>
    <w:rsid w:val="74333AE8"/>
    <w:rsid w:val="7452E744"/>
    <w:rsid w:val="745C91A1"/>
    <w:rsid w:val="74608DB0"/>
    <w:rsid w:val="747BEA82"/>
    <w:rsid w:val="74C7557F"/>
    <w:rsid w:val="7515A810"/>
    <w:rsid w:val="752CB090"/>
    <w:rsid w:val="754410F0"/>
    <w:rsid w:val="7560C522"/>
    <w:rsid w:val="75C28731"/>
    <w:rsid w:val="76918D7A"/>
    <w:rsid w:val="769797F3"/>
    <w:rsid w:val="76D88097"/>
    <w:rsid w:val="76FB9C84"/>
    <w:rsid w:val="77530469"/>
    <w:rsid w:val="7782F22A"/>
    <w:rsid w:val="77B36413"/>
    <w:rsid w:val="77FCBF3A"/>
    <w:rsid w:val="782132BD"/>
    <w:rsid w:val="7837E9B3"/>
    <w:rsid w:val="78762307"/>
    <w:rsid w:val="78C9CCB2"/>
    <w:rsid w:val="78F55640"/>
    <w:rsid w:val="79281C67"/>
    <w:rsid w:val="7936A31C"/>
    <w:rsid w:val="793A61C2"/>
    <w:rsid w:val="79CC303C"/>
    <w:rsid w:val="79E89BEA"/>
    <w:rsid w:val="7A31BEE8"/>
    <w:rsid w:val="7ADB9C61"/>
    <w:rsid w:val="7B787C08"/>
    <w:rsid w:val="7BAE8D17"/>
    <w:rsid w:val="7BC9DD9F"/>
    <w:rsid w:val="7BF0080B"/>
    <w:rsid w:val="7C04E57E"/>
    <w:rsid w:val="7C17660D"/>
    <w:rsid w:val="7C396B9A"/>
    <w:rsid w:val="7C544B0C"/>
    <w:rsid w:val="7C8C9EE9"/>
    <w:rsid w:val="7CD46231"/>
    <w:rsid w:val="7D29449E"/>
    <w:rsid w:val="7D4106D9"/>
    <w:rsid w:val="7D5EE6C4"/>
    <w:rsid w:val="7D8618B2"/>
    <w:rsid w:val="7DAE7111"/>
    <w:rsid w:val="7DAF9F06"/>
    <w:rsid w:val="7DFC0352"/>
    <w:rsid w:val="7E68110B"/>
    <w:rsid w:val="7EC330FD"/>
    <w:rsid w:val="7ED2C135"/>
    <w:rsid w:val="7EF7D14A"/>
    <w:rsid w:val="7F35DE72"/>
    <w:rsid w:val="7F9AEE2A"/>
    <w:rsid w:val="7FAE6E9B"/>
    <w:rsid w:val="7FE30C47"/>
    <w:rsid w:val="7FED614A"/>
    <w:rsid w:val="7FE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2278FF"/>
  <w15:docId w15:val="{8A21AC40-23E8-4D65-BACC-3B781C54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02B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55F50"/>
    <w:pPr>
      <w:widowControl w:val="0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3915D4"/>
    <w:pPr>
      <w:outlineLvl w:val="1"/>
    </w:pPr>
    <w:rPr>
      <w:b/>
      <w:i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unhideWhenUsed/>
    <w:qFormat/>
    <w:rsid w:val="003004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6319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15D4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rsid w:val="003915D4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3915D4"/>
  </w:style>
  <w:style w:type="paragraph" w:styleId="Textosinformato">
    <w:name w:val="Plain Text"/>
    <w:basedOn w:val="Normal"/>
    <w:link w:val="TextosinformatoCar"/>
    <w:rsid w:val="003915D4"/>
    <w:rPr>
      <w:rFonts w:cs="Courier New"/>
      <w:szCs w:val="20"/>
    </w:rPr>
  </w:style>
  <w:style w:type="character" w:customStyle="1" w:styleId="TextosinformatoCar">
    <w:name w:val="Texto sin formato Car"/>
    <w:link w:val="Textosinformato"/>
    <w:locked/>
    <w:rsid w:val="003915D4"/>
    <w:rPr>
      <w:rFonts w:cs="Courier New"/>
      <w:sz w:val="24"/>
      <w:lang w:val="en-US" w:eastAsia="en-US" w:bidi="ar-SA"/>
    </w:rPr>
  </w:style>
  <w:style w:type="character" w:styleId="Hipervnculo">
    <w:name w:val="Hyperlink"/>
    <w:rsid w:val="003915D4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semiHidden/>
    <w:rsid w:val="0086151C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0452FE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0452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0452FE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8C014F"/>
    <w:pPr>
      <w:ind w:left="720"/>
    </w:pPr>
  </w:style>
  <w:style w:type="character" w:customStyle="1" w:styleId="PrrafodelistaCar">
    <w:name w:val="Párrafo de lista Car"/>
    <w:link w:val="Prrafodelista"/>
    <w:uiPriority w:val="34"/>
    <w:locked/>
    <w:rsid w:val="00655D90"/>
    <w:rPr>
      <w:sz w:val="24"/>
      <w:szCs w:val="24"/>
    </w:rPr>
  </w:style>
  <w:style w:type="table" w:styleId="Tablaconcuadrcula">
    <w:name w:val="Table Grid"/>
    <w:basedOn w:val="Tablanormal"/>
    <w:rsid w:val="00655D9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rsid w:val="003004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655F50"/>
    <w:rPr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337872"/>
    <w:rPr>
      <w:b/>
      <w:i/>
      <w:color w:val="000000"/>
      <w:sz w:val="22"/>
      <w:szCs w:val="22"/>
    </w:rPr>
  </w:style>
  <w:style w:type="character" w:customStyle="1" w:styleId="Ttulo4Car">
    <w:name w:val="Título 4 Car"/>
    <w:basedOn w:val="Fuentedeprrafopredeter"/>
    <w:link w:val="Ttulo4"/>
    <w:semiHidden/>
    <w:rsid w:val="0063199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57187D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57187D"/>
    <w:rPr>
      <w:sz w:val="24"/>
      <w:szCs w:val="24"/>
    </w:rPr>
  </w:style>
  <w:style w:type="paragraph" w:styleId="Textoindependiente2">
    <w:name w:val="Body Text 2"/>
    <w:basedOn w:val="Normal"/>
    <w:link w:val="Textoindependiente2Car"/>
    <w:rsid w:val="007E5C24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7E5C24"/>
    <w:rPr>
      <w:sz w:val="24"/>
    </w:rPr>
  </w:style>
  <w:style w:type="character" w:customStyle="1" w:styleId="normaltextrun">
    <w:name w:val="normaltextrun"/>
    <w:basedOn w:val="Fuentedeprrafopredeter"/>
    <w:rsid w:val="008101C2"/>
  </w:style>
  <w:style w:type="paragraph" w:styleId="Revisin">
    <w:name w:val="Revision"/>
    <w:hidden/>
    <w:uiPriority w:val="99"/>
    <w:semiHidden/>
    <w:rsid w:val="00885FEA"/>
    <w:rPr>
      <w:sz w:val="24"/>
      <w:szCs w:val="24"/>
    </w:rPr>
  </w:style>
  <w:style w:type="paragraph" w:customStyle="1" w:styleId="paragraph">
    <w:name w:val="paragraph"/>
    <w:basedOn w:val="Normal"/>
    <w:rsid w:val="00DD06EC"/>
    <w:pPr>
      <w:spacing w:before="100" w:beforeAutospacing="1" w:after="100" w:afterAutospacing="1"/>
    </w:pPr>
  </w:style>
  <w:style w:type="character" w:customStyle="1" w:styleId="eop">
    <w:name w:val="eop"/>
    <w:basedOn w:val="Fuentedeprrafopredeter"/>
    <w:rsid w:val="00DD06EC"/>
  </w:style>
  <w:style w:type="character" w:customStyle="1" w:styleId="apple-converted-space">
    <w:name w:val="apple-converted-space"/>
    <w:basedOn w:val="Fuentedeprrafopredeter"/>
    <w:rsid w:val="00A1122D"/>
  </w:style>
  <w:style w:type="paragraph" w:styleId="Textoindependiente">
    <w:name w:val="Body Text"/>
    <w:basedOn w:val="Normal"/>
    <w:link w:val="TextoindependienteCar"/>
    <w:unhideWhenUsed/>
    <w:rsid w:val="00E649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649F1"/>
    <w:rPr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412"/>
    <w:rPr>
      <w:rFonts w:ascii="Tahoma" w:hAnsi="Tahoma" w:cs="Tahoma"/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0412"/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0412"/>
    <w:rPr>
      <w:b/>
      <w:bCs/>
    </w:rPr>
  </w:style>
  <w:style w:type="character" w:customStyle="1" w:styleId="findhit">
    <w:name w:val="findhit"/>
    <w:basedOn w:val="Fuentedeprrafopredeter"/>
    <w:rsid w:val="00D80412"/>
  </w:style>
  <w:style w:type="table" w:customStyle="1" w:styleId="Calendar1">
    <w:name w:val="Calendar 1"/>
    <w:basedOn w:val="Tablanormal"/>
    <w:uiPriority w:val="99"/>
    <w:qFormat/>
    <w:rsid w:val="00D42325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Normal"/>
    <w:uiPriority w:val="40"/>
    <w:qFormat/>
    <w:rsid w:val="00D7697C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unhideWhenUsed/>
    <w:rsid w:val="00D7697C"/>
    <w:rPr>
      <w:rFonts w:asciiTheme="minorHAnsi" w:eastAsiaTheme="minorEastAsia" w:hAnsi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7697C"/>
    <w:rPr>
      <w:rFonts w:asciiTheme="minorHAnsi" w:eastAsiaTheme="minorEastAsia" w:hAnsiTheme="minorHAnsi"/>
    </w:rPr>
  </w:style>
  <w:style w:type="character" w:styleId="nfasissutil">
    <w:name w:val="Subtle Emphasis"/>
    <w:basedOn w:val="Fuentedeprrafopredeter"/>
    <w:uiPriority w:val="19"/>
    <w:qFormat/>
    <w:rsid w:val="00D7697C"/>
    <w:rPr>
      <w:i/>
      <w:iCs/>
    </w:rPr>
  </w:style>
  <w:style w:type="table" w:styleId="Sombreadoclaro-nfasis1">
    <w:name w:val="Light Shading Accent 1"/>
    <w:basedOn w:val="Tablanormal"/>
    <w:uiPriority w:val="60"/>
    <w:rsid w:val="00D7697C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normal1">
    <w:name w:val="Plain Table 1"/>
    <w:basedOn w:val="Tablanormal"/>
    <w:uiPriority w:val="41"/>
    <w:rsid w:val="009D408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E10704"/>
    <w:pPr>
      <w:widowControl w:val="0"/>
      <w:autoSpaceDE w:val="0"/>
      <w:autoSpaceDN w:val="0"/>
      <w:spacing w:before="87"/>
      <w:ind w:left="112"/>
    </w:pPr>
    <w:rPr>
      <w:sz w:val="22"/>
      <w:szCs w:val="22"/>
    </w:rPr>
  </w:style>
  <w:style w:type="character" w:styleId="Mencionar">
    <w:name w:val="Mention"/>
    <w:basedOn w:val="Fuentedeprrafopredeter"/>
    <w:uiPriority w:val="99"/>
    <w:unhideWhenUsed/>
    <w:rsid w:val="00330E90"/>
    <w:rPr>
      <w:color w:val="2B579A"/>
      <w:shd w:val="clear" w:color="auto" w:fill="E1DFDD"/>
    </w:rPr>
  </w:style>
  <w:style w:type="character" w:customStyle="1" w:styleId="cf01">
    <w:name w:val="cf01"/>
    <w:basedOn w:val="Fuentedeprrafopredeter"/>
    <w:rsid w:val="00E31A45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E31A45"/>
    <w:rPr>
      <w:rFonts w:ascii="Segoe UI" w:hAnsi="Segoe UI" w:cs="Segoe UI" w:hint="default"/>
      <w:sz w:val="18"/>
      <w:szCs w:val="18"/>
    </w:rPr>
  </w:style>
  <w:style w:type="paragraph" w:customStyle="1" w:styleId="Default">
    <w:name w:val="Default"/>
    <w:rsid w:val="003150F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B529C6"/>
    <w:rPr>
      <w:b/>
      <w:bCs/>
    </w:rPr>
  </w:style>
  <w:style w:type="character" w:styleId="Refdenotaalpie">
    <w:name w:val="footnote reference"/>
    <w:basedOn w:val="Fuentedeprrafopredeter"/>
    <w:semiHidden/>
    <w:unhideWhenUsed/>
    <w:rsid w:val="00C13881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8E7EA0"/>
    <w:rPr>
      <w:color w:val="605E5C"/>
      <w:shd w:val="clear" w:color="auto" w:fill="E1DFDD"/>
    </w:rPr>
  </w:style>
  <w:style w:type="paragraph" w:customStyle="1" w:styleId="PDParagraphDefault">
    <w:name w:val="PDParagraphDefault"/>
    <w:basedOn w:val="Normal"/>
    <w:uiPriority w:val="99"/>
    <w:rsid w:val="001A7A6E"/>
    <w:pPr>
      <w:spacing w:line="360" w:lineRule="auto"/>
    </w:pPr>
    <w:rPr>
      <w:rFonts w:ascii="Arial" w:eastAsiaTheme="minorHAnsi" w:hAnsi="Arial" w:cs="Arial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artnersnet107.sharepoint.com/:f:/s/Programs/Eqq-qAJR781Jo4kBajUFC8wB0O3GagE8m8j_zl99_3eoWw?e=UgM8ck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https://partnersnet107.sharepoint.com/:f:/s/Programs/ElDLorx0DutJrVajcfacQSIBN-f2z_5UkoDOgGdaQkXvgg?e=0gWnGf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artnersnet107.sharepoint.com/:f:/s/Programs/EpwrFtL1UR1Ak4arMamal9gBTsUQyfWidqcXQNfjQXx0lA?e=wfrrF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Alejandro Torres Perico</DisplayName>
        <AccountId>2219</AccountId>
        <AccountType/>
      </UserInfo>
      <UserInfo>
        <DisplayName>Claudia Johanna Rojas Hormiga</DisplayName>
        <AccountId>6866</AccountId>
        <AccountType/>
      </UserInfo>
      <UserInfo>
        <DisplayName>Maria Ochoa</DisplayName>
        <AccountId>9862</AccountId>
        <AccountType/>
      </UserInfo>
      <UserInfo>
        <DisplayName>Vanessa Ardila López</DisplayName>
        <AccountId>7793</AccountId>
        <AccountType/>
      </UserInfo>
      <UserInfo>
        <DisplayName>Ana Rubi</DisplayName>
        <AccountId>14900</AccountId>
        <AccountType/>
      </UserInfo>
      <UserInfo>
        <DisplayName>Danielle Martin</DisplayName>
        <AccountId>68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B17A5-228A-4601-A18A-F99D62D8CCF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1a9bbbe1-7cae-48c1-93ed-4785e360835f"/>
  </ds:schemaRefs>
</ds:datastoreItem>
</file>

<file path=customXml/itemProps2.xml><?xml version="1.0" encoding="utf-8"?>
<ds:datastoreItem xmlns:ds="http://schemas.openxmlformats.org/officeDocument/2006/customXml" ds:itemID="{AD8B496D-3989-49D0-BBE5-E5ED4508C7D4}"/>
</file>

<file path=customXml/itemProps3.xml><?xml version="1.0" encoding="utf-8"?>
<ds:datastoreItem xmlns:ds="http://schemas.openxmlformats.org/officeDocument/2006/customXml" ds:itemID="{E18DCF1F-7B8D-4CAA-B7AD-D69C43FA1E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AFD532-3333-478B-99FF-3C5C0AD4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2004</Words>
  <Characters>11028</Characters>
  <Application>Microsoft Office Word</Application>
  <DocSecurity>0</DocSecurity>
  <Lines>91</Lines>
  <Paragraphs>26</Paragraphs>
  <ScaleCrop>false</ScaleCrop>
  <Company>Partners of the Americas</Company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mmann</dc:creator>
  <cp:keywords/>
  <cp:lastModifiedBy>Vanessa Ardila López</cp:lastModifiedBy>
  <cp:revision>124</cp:revision>
  <cp:lastPrinted>2021-01-05T09:51:00Z</cp:lastPrinted>
  <dcterms:created xsi:type="dcterms:W3CDTF">2024-03-05T21:16:00Z</dcterms:created>
  <dcterms:modified xsi:type="dcterms:W3CDTF">2024-04-11T15:42:00Z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0x01010088F1EB5E9B11544BADA958034EDEEA96</vt:lpwstr>
  </property>
  <property fmtid="{D5CDD505-2E9C-101B-9397-08002B2CF9AE}" pid="3" name="Order">
    <vt:r8>7450400</vt:r8>
  </property>
  <property fmtid="{D5CDD505-2E9C-101B-9397-08002B2CF9AE}" pid="4" name="MediaServiceImageTags">
    <vt:lpwstr/>
  </property>
</Properties>
</file>