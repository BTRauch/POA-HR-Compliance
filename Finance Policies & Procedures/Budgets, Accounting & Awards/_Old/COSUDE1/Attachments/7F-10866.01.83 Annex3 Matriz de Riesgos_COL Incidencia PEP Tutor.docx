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1980"/>
        <w:gridCol w:w="1843"/>
        <w:gridCol w:w="1984"/>
        <w:gridCol w:w="1985"/>
        <w:gridCol w:w="5386"/>
      </w:tblGrid>
      <w:tr w:rsidR="00DE15CA" w:rsidRPr="00DE15CA" w14:paraId="6EBB1CDB" w14:textId="77777777" w:rsidTr="00DE15CA">
        <w:trPr>
          <w:trHeight w:val="841"/>
        </w:trPr>
        <w:tc>
          <w:tcPr>
            <w:tcW w:w="1980" w:type="dxa"/>
          </w:tcPr>
          <w:p w14:paraId="41DC971E" w14:textId="2E9C27F2" w:rsidR="00DE15CA" w:rsidRPr="00DE15CA" w:rsidRDefault="00DE15CA" w:rsidP="00DE15CA">
            <w:pPr>
              <w:jc w:val="center"/>
              <w:rPr>
                <w:sz w:val="22"/>
                <w:szCs w:val="22"/>
              </w:rPr>
            </w:pPr>
            <w:r w:rsidRPr="00DE15CA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rincipales riesgos asociados con respecto a la intervención</w:t>
            </w:r>
          </w:p>
        </w:tc>
        <w:tc>
          <w:tcPr>
            <w:tcW w:w="1843" w:type="dxa"/>
          </w:tcPr>
          <w:p w14:paraId="469E2F3E" w14:textId="6E5770B8" w:rsidR="00DE15CA" w:rsidRPr="00DE15CA" w:rsidRDefault="00DE15CA" w:rsidP="00DE15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Probabilidades de incidencia (1 poco probable 5 muy probable)</w:t>
            </w:r>
          </w:p>
        </w:tc>
        <w:tc>
          <w:tcPr>
            <w:tcW w:w="1984" w:type="dxa"/>
          </w:tcPr>
          <w:p w14:paraId="3D873318" w14:textId="54F3EAF8" w:rsidR="00DE15CA" w:rsidRPr="00DE15CA" w:rsidRDefault="00DE15CA" w:rsidP="00DE15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Nivel de impacto potencial (1 muy bajo – 5 alto muy alto)</w:t>
            </w:r>
          </w:p>
        </w:tc>
        <w:tc>
          <w:tcPr>
            <w:tcW w:w="1985" w:type="dxa"/>
          </w:tcPr>
          <w:p w14:paraId="06BFE3D5" w14:textId="107DBAC5" w:rsidR="00DE15CA" w:rsidRPr="00DE15CA" w:rsidRDefault="00DE15CA" w:rsidP="00DE15CA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Risgo</w:t>
            </w:r>
            <w:proofErr w:type="spellEnd"/>
            <w:r>
              <w:rPr>
                <w:sz w:val="22"/>
                <w:szCs w:val="22"/>
              </w:rPr>
              <w:t xml:space="preserve"> compuesto (1 bajo – 25 extremo)</w:t>
            </w:r>
          </w:p>
        </w:tc>
        <w:tc>
          <w:tcPr>
            <w:tcW w:w="5386" w:type="dxa"/>
          </w:tcPr>
          <w:p w14:paraId="0A941A21" w14:textId="7DC3ECC0" w:rsidR="00DE15CA" w:rsidRPr="00DE15CA" w:rsidRDefault="00DE15CA" w:rsidP="00DE15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Medidas previstas (de mitigación u otros tipos)</w:t>
            </w:r>
          </w:p>
        </w:tc>
      </w:tr>
      <w:tr w:rsidR="00DE15CA" w:rsidRPr="00DE15CA" w14:paraId="21D224EB" w14:textId="77777777" w:rsidTr="001E2EF2">
        <w:tc>
          <w:tcPr>
            <w:tcW w:w="13178" w:type="dxa"/>
            <w:gridSpan w:val="5"/>
          </w:tcPr>
          <w:p w14:paraId="4C70E370" w14:textId="5D14E59C" w:rsidR="00DE15CA" w:rsidRPr="00DE15CA" w:rsidRDefault="00DE15CA" w:rsidP="00DE15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POLÍTICOS</w:t>
            </w:r>
          </w:p>
        </w:tc>
      </w:tr>
      <w:tr w:rsidR="00DE15CA" w:rsidRPr="00DE15CA" w14:paraId="198D2DC8" w14:textId="77777777" w:rsidTr="00DE15CA">
        <w:tc>
          <w:tcPr>
            <w:tcW w:w="1980" w:type="dxa"/>
          </w:tcPr>
          <w:p w14:paraId="15DF0E0F" w14:textId="0093B04C" w:rsidR="00DE15CA" w:rsidRPr="00DE15CA" w:rsidRDefault="00DE15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Falta de claridad en materia de gobernanza migratoria en el Gobierno Nacional que afecte el desarrollo </w:t>
            </w:r>
            <w:r w:rsidR="008B38C0">
              <w:rPr>
                <w:sz w:val="22"/>
                <w:szCs w:val="22"/>
              </w:rPr>
              <w:t>del Efecto</w:t>
            </w:r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843" w:type="dxa"/>
          </w:tcPr>
          <w:p w14:paraId="292B2241" w14:textId="2E21FF0D" w:rsidR="00DE15CA" w:rsidRPr="00DE15CA" w:rsidRDefault="00DE15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</w:tcPr>
          <w:p w14:paraId="76CDD20E" w14:textId="4B76790D" w:rsidR="00DE15CA" w:rsidRPr="00DE15CA" w:rsidRDefault="00DE15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5" w:type="dxa"/>
            <w:shd w:val="clear" w:color="auto" w:fill="FFC000"/>
          </w:tcPr>
          <w:p w14:paraId="51005700" w14:textId="22608940" w:rsidR="00DE15CA" w:rsidRPr="00DE15CA" w:rsidRDefault="00DE15C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5386" w:type="dxa"/>
          </w:tcPr>
          <w:p w14:paraId="24AF317B" w14:textId="77777777" w:rsidR="00DE15CA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Estrategia conjunta de llegada al Gobierno Nacional con COSUDE, USAID – y sus programas – para vincular al Gobierno Nacional desde un primer momento en la ejecución del Proyecto</w:t>
            </w:r>
          </w:p>
          <w:p w14:paraId="3764C458" w14:textId="77777777" w:rsidR="008B38C0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Coordinación de apoyo al Gobierno Nacional desde el GIFMM</w:t>
            </w:r>
          </w:p>
          <w:p w14:paraId="16C374B4" w14:textId="77777777" w:rsidR="008B38C0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Aprovechamiento de escenarios liderados por el Gobierno Nacional, como la mesa de educación y migración, para la vinculación efectiva del Gobierno Nacional.</w:t>
            </w:r>
          </w:p>
          <w:p w14:paraId="151674D8" w14:textId="1594B1E1" w:rsidR="008B38C0" w:rsidRPr="008B38C0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Aprovechamiento del reciente liderazgo del Ministerio de la Igualdad en la puesta en marcha y ejecución de los Centros Intégrate.</w:t>
            </w:r>
          </w:p>
        </w:tc>
      </w:tr>
      <w:tr w:rsidR="00DE15CA" w:rsidRPr="00DE15CA" w14:paraId="5D561C0B" w14:textId="77777777" w:rsidTr="008B38C0">
        <w:tc>
          <w:tcPr>
            <w:tcW w:w="1980" w:type="dxa"/>
          </w:tcPr>
          <w:p w14:paraId="582204AE" w14:textId="1E3EFA80" w:rsidR="00DE15CA" w:rsidRPr="00DE15CA" w:rsidRDefault="008B38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 participación de las autoridades locales, especialmente en los esquemas de coordinación bajo el efecto 3.</w:t>
            </w:r>
          </w:p>
        </w:tc>
        <w:tc>
          <w:tcPr>
            <w:tcW w:w="1843" w:type="dxa"/>
          </w:tcPr>
          <w:p w14:paraId="2C1A7BCD" w14:textId="711CD278" w:rsidR="00DE15CA" w:rsidRPr="00DE15CA" w:rsidRDefault="008B38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</w:tcPr>
          <w:p w14:paraId="0F0C333A" w14:textId="79C33ADA" w:rsidR="00DE15CA" w:rsidRPr="00DE15CA" w:rsidRDefault="008B38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  <w:shd w:val="clear" w:color="auto" w:fill="FFFF00"/>
          </w:tcPr>
          <w:p w14:paraId="6216040C" w14:textId="696C84BD" w:rsidR="00DE15CA" w:rsidRPr="00DE15CA" w:rsidRDefault="008B38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386" w:type="dxa"/>
          </w:tcPr>
          <w:p w14:paraId="3666A7D6" w14:textId="503F9492" w:rsidR="00DE15CA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Informar a las oficinas de cooperación internacional de las Alcaldía, para que movilicen las dependencias a nivel local</w:t>
            </w:r>
          </w:p>
          <w:p w14:paraId="7AF69929" w14:textId="77777777" w:rsidR="008B38C0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Vinculación con los Centros Intégrate en cada ciudad, que tienen capacidad de convocatoria y coordinación de actores.</w:t>
            </w:r>
          </w:p>
          <w:p w14:paraId="69D545C4" w14:textId="00DC35A2" w:rsidR="008B38C0" w:rsidRDefault="008B38C0" w:rsidP="008B38C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Capitalizar del relacionamiento existente con las autoridades locales, construido a partir de la programación de Juntos</w:t>
            </w:r>
            <w:r w:rsidR="00050017">
              <w:rPr>
                <w:sz w:val="22"/>
                <w:szCs w:val="22"/>
              </w:rPr>
              <w:t xml:space="preserve"> Aprendemos</w:t>
            </w:r>
            <w:r>
              <w:rPr>
                <w:sz w:val="22"/>
                <w:szCs w:val="22"/>
              </w:rPr>
              <w:t xml:space="preserve">. </w:t>
            </w:r>
          </w:p>
          <w:p w14:paraId="01A6213F" w14:textId="6737DA8C" w:rsidR="008B38C0" w:rsidRPr="008B38C0" w:rsidRDefault="008B38C0" w:rsidP="008B38C0">
            <w:pPr>
              <w:rPr>
                <w:sz w:val="22"/>
                <w:szCs w:val="22"/>
              </w:rPr>
            </w:pPr>
          </w:p>
        </w:tc>
      </w:tr>
      <w:tr w:rsidR="00DE15CA" w:rsidRPr="00DE15CA" w14:paraId="090846D2" w14:textId="77777777" w:rsidTr="00C01BC3">
        <w:tc>
          <w:tcPr>
            <w:tcW w:w="1980" w:type="dxa"/>
          </w:tcPr>
          <w:p w14:paraId="4B7EA7A4" w14:textId="7B652FBC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Cambios de funcionarios públicos locales</w:t>
            </w:r>
          </w:p>
        </w:tc>
        <w:tc>
          <w:tcPr>
            <w:tcW w:w="1843" w:type="dxa"/>
          </w:tcPr>
          <w:p w14:paraId="54F2151F" w14:textId="73E546EA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</w:tcPr>
          <w:p w14:paraId="6621183B" w14:textId="50495D0B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  <w:shd w:val="clear" w:color="auto" w:fill="92D050"/>
          </w:tcPr>
          <w:p w14:paraId="1EAB84B3" w14:textId="2983599F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386" w:type="dxa"/>
          </w:tcPr>
          <w:p w14:paraId="3988B01A" w14:textId="77777777" w:rsidR="00DE15CA" w:rsidRDefault="00C01BC3" w:rsidP="00C01BC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Vinculación a organizaciones de la sociedad civil en el Efecto 3. </w:t>
            </w:r>
          </w:p>
          <w:p w14:paraId="350E84C5" w14:textId="2E0BB43F" w:rsidR="00C01BC3" w:rsidRPr="00C01BC3" w:rsidRDefault="00C01BC3" w:rsidP="00C01BC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buscará que la Caja de Herramientas tenga los logos de las entidades involucradas, para que sea parte de documentos “institucionales</w:t>
            </w:r>
          </w:p>
        </w:tc>
      </w:tr>
      <w:tr w:rsidR="00C01BC3" w:rsidRPr="00DE15CA" w14:paraId="40D47353" w14:textId="77777777" w:rsidTr="00685C65">
        <w:tc>
          <w:tcPr>
            <w:tcW w:w="13178" w:type="dxa"/>
            <w:gridSpan w:val="5"/>
          </w:tcPr>
          <w:p w14:paraId="6CE5A414" w14:textId="615401C8" w:rsidR="00C01BC3" w:rsidRPr="00DE15CA" w:rsidRDefault="00C01BC3" w:rsidP="00C01B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Seguridad</w:t>
            </w:r>
          </w:p>
        </w:tc>
      </w:tr>
      <w:tr w:rsidR="00DE15CA" w:rsidRPr="00DE15CA" w14:paraId="33F8ECB4" w14:textId="77777777" w:rsidTr="00C01BC3">
        <w:tc>
          <w:tcPr>
            <w:tcW w:w="1980" w:type="dxa"/>
          </w:tcPr>
          <w:p w14:paraId="31590BBF" w14:textId="5F88C021" w:rsidR="00DE15CA" w:rsidRPr="00DE15CA" w:rsidRDefault="0072183B">
            <w:pPr>
              <w:rPr>
                <w:sz w:val="22"/>
                <w:szCs w:val="22"/>
              </w:rPr>
            </w:pPr>
            <w:ins w:id="0" w:author="Nicolas Mantilla Navarro" w:date="2024-10-10T11:43:00Z" w16du:dateUtc="2024-10-10T16:43:00Z">
              <w:r>
                <w:rPr>
                  <w:sz w:val="22"/>
                  <w:szCs w:val="22"/>
                </w:rPr>
                <w:t>Violencias basadas en género que requieren atención y se escapan del alcance del proyecto</w:t>
              </w:r>
            </w:ins>
            <w:del w:id="1" w:author="Nicolas Mantilla Navarro" w:date="2024-10-10T11:43:00Z" w16du:dateUtc="2024-10-10T16:43:00Z">
              <w:r w:rsidR="00C01BC3" w:rsidDel="0072183B">
                <w:rPr>
                  <w:sz w:val="22"/>
                  <w:szCs w:val="22"/>
                </w:rPr>
                <w:delText xml:space="preserve">Violencia basada de género </w:delText>
              </w:r>
            </w:del>
            <w:del w:id="2" w:author="Nicolas Mantilla Navarro" w:date="2024-10-10T11:42:00Z" w16du:dateUtc="2024-10-10T16:42:00Z">
              <w:r w:rsidR="00C01BC3" w:rsidDel="0072183B">
                <w:rPr>
                  <w:sz w:val="22"/>
                  <w:szCs w:val="22"/>
                </w:rPr>
                <w:delText xml:space="preserve">que limita la participación de mujeres, especialmente bajo </w:delText>
              </w:r>
            </w:del>
            <w:del w:id="3" w:author="Nicolas Mantilla Navarro" w:date="2024-10-10T11:43:00Z" w16du:dateUtc="2024-10-10T16:43:00Z">
              <w:r w:rsidR="00C01BC3" w:rsidDel="0072183B">
                <w:rPr>
                  <w:sz w:val="22"/>
                  <w:szCs w:val="22"/>
                </w:rPr>
                <w:delText>el</w:delText>
              </w:r>
            </w:del>
            <w:r w:rsidR="00C01BC3">
              <w:rPr>
                <w:sz w:val="22"/>
                <w:szCs w:val="22"/>
              </w:rPr>
              <w:t xml:space="preserve"> Efecto 4</w:t>
            </w:r>
          </w:p>
        </w:tc>
        <w:tc>
          <w:tcPr>
            <w:tcW w:w="1843" w:type="dxa"/>
          </w:tcPr>
          <w:p w14:paraId="40247B00" w14:textId="06CF71E4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</w:tcPr>
          <w:p w14:paraId="528F75F5" w14:textId="79688B16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  <w:shd w:val="clear" w:color="auto" w:fill="FFC000"/>
          </w:tcPr>
          <w:p w14:paraId="64AD125E" w14:textId="0F6F8C32" w:rsidR="00DE15CA" w:rsidRPr="00DE15CA" w:rsidRDefault="00C01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5386" w:type="dxa"/>
          </w:tcPr>
          <w:p w14:paraId="322CE5F8" w14:textId="77777777" w:rsidR="00DE15CA" w:rsidRDefault="00C01BC3" w:rsidP="00C01BC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commentRangeStart w:id="4"/>
            <w:commentRangeStart w:id="5"/>
            <w:commentRangeStart w:id="6"/>
            <w:commentRangeStart w:id="7"/>
            <w:r>
              <w:rPr>
                <w:sz w:val="22"/>
                <w:szCs w:val="22"/>
              </w:rPr>
              <w:t>Se tendrá un lineamiento para la identificación referenciación de casos identificados de violencias basadas en género</w:t>
            </w:r>
            <w:r w:rsidR="00AE2A47">
              <w:rPr>
                <w:sz w:val="22"/>
                <w:szCs w:val="22"/>
              </w:rPr>
              <w:t>.</w:t>
            </w:r>
            <w:commentRangeEnd w:id="4"/>
            <w:r w:rsidR="00050017">
              <w:rPr>
                <w:rStyle w:val="CommentReference"/>
              </w:rPr>
              <w:commentReference w:id="4"/>
            </w:r>
            <w:commentRangeEnd w:id="5"/>
            <w:commentRangeEnd w:id="6"/>
            <w:commentRangeEnd w:id="7"/>
            <w:r w:rsidR="0072183B">
              <w:rPr>
                <w:rStyle w:val="CommentReference"/>
              </w:rPr>
              <w:commentReference w:id="6"/>
            </w:r>
            <w:r w:rsidR="0048081C">
              <w:rPr>
                <w:rStyle w:val="CommentReference"/>
              </w:rPr>
              <w:commentReference w:id="5"/>
            </w:r>
            <w:r w:rsidR="0072183B">
              <w:rPr>
                <w:rStyle w:val="CommentReference"/>
              </w:rPr>
              <w:commentReference w:id="7"/>
            </w:r>
          </w:p>
          <w:p w14:paraId="5EA67C3C" w14:textId="1D8C61CF" w:rsidR="00AE2A47" w:rsidRPr="00C01BC3" w:rsidRDefault="00AE2A47" w:rsidP="0072183B">
            <w:pPr>
              <w:pStyle w:val="ListParagraph"/>
              <w:rPr>
                <w:sz w:val="22"/>
                <w:szCs w:val="22"/>
              </w:rPr>
              <w:pPrChange w:id="8" w:author="Nicolas Mantilla Navarro" w:date="2024-10-10T11:47:00Z" w16du:dateUtc="2024-10-10T16:47:00Z">
                <w:pPr>
                  <w:pStyle w:val="ListParagraph"/>
                  <w:numPr>
                    <w:numId w:val="1"/>
                  </w:numPr>
                  <w:ind w:hanging="360"/>
                </w:pPr>
              </w:pPrChange>
            </w:pPr>
          </w:p>
        </w:tc>
      </w:tr>
      <w:tr w:rsidR="0072183B" w:rsidRPr="00DE15CA" w14:paraId="5060ADE2" w14:textId="77777777" w:rsidTr="00C01BC3">
        <w:trPr>
          <w:ins w:id="9" w:author="Nicolas Mantilla Navarro" w:date="2024-10-10T11:48:00Z" w16du:dateUtc="2024-10-10T16:48:00Z"/>
        </w:trPr>
        <w:tc>
          <w:tcPr>
            <w:tcW w:w="1980" w:type="dxa"/>
          </w:tcPr>
          <w:p w14:paraId="277C3EAF" w14:textId="69BBCD82" w:rsidR="0072183B" w:rsidRDefault="0072183B">
            <w:pPr>
              <w:rPr>
                <w:ins w:id="10" w:author="Nicolas Mantilla Navarro" w:date="2024-10-10T11:48:00Z" w16du:dateUtc="2024-10-10T16:48:00Z"/>
                <w:sz w:val="22"/>
                <w:szCs w:val="22"/>
              </w:rPr>
            </w:pPr>
            <w:ins w:id="11" w:author="Nicolas Mantilla Navarro" w:date="2024-10-10T11:48:00Z" w16du:dateUtc="2024-10-10T16:48:00Z">
              <w:r>
                <w:rPr>
                  <w:sz w:val="22"/>
                  <w:szCs w:val="22"/>
                </w:rPr>
                <w:t xml:space="preserve">Violencia urbana que dificulta la realización de talleres, especialmente en </w:t>
              </w:r>
            </w:ins>
            <w:ins w:id="12" w:author="Nicolas Mantilla Navarro" w:date="2024-10-10T11:49:00Z" w16du:dateUtc="2024-10-10T16:49:00Z">
              <w:r>
                <w:rPr>
                  <w:sz w:val="22"/>
                  <w:szCs w:val="22"/>
                </w:rPr>
                <w:t>el Efecto 3</w:t>
              </w:r>
            </w:ins>
          </w:p>
        </w:tc>
        <w:tc>
          <w:tcPr>
            <w:tcW w:w="1843" w:type="dxa"/>
          </w:tcPr>
          <w:p w14:paraId="647D9477" w14:textId="7C30F7E6" w:rsidR="0072183B" w:rsidRDefault="0072183B">
            <w:pPr>
              <w:rPr>
                <w:ins w:id="13" w:author="Nicolas Mantilla Navarro" w:date="2024-10-10T11:48:00Z" w16du:dateUtc="2024-10-10T16:48:00Z"/>
                <w:sz w:val="22"/>
                <w:szCs w:val="22"/>
              </w:rPr>
            </w:pPr>
            <w:ins w:id="14" w:author="Nicolas Mantilla Navarro" w:date="2024-10-10T11:49:00Z" w16du:dateUtc="2024-10-10T16:49:00Z">
              <w:r>
                <w:rPr>
                  <w:sz w:val="22"/>
                  <w:szCs w:val="22"/>
                </w:rPr>
                <w:t>3</w:t>
              </w:r>
            </w:ins>
          </w:p>
        </w:tc>
        <w:tc>
          <w:tcPr>
            <w:tcW w:w="1984" w:type="dxa"/>
          </w:tcPr>
          <w:p w14:paraId="40B591B7" w14:textId="672817C6" w:rsidR="0072183B" w:rsidRDefault="0072183B">
            <w:pPr>
              <w:rPr>
                <w:ins w:id="15" w:author="Nicolas Mantilla Navarro" w:date="2024-10-10T11:48:00Z" w16du:dateUtc="2024-10-10T16:48:00Z"/>
                <w:sz w:val="22"/>
                <w:szCs w:val="22"/>
              </w:rPr>
            </w:pPr>
            <w:ins w:id="16" w:author="Nicolas Mantilla Navarro" w:date="2024-10-10T11:49:00Z" w16du:dateUtc="2024-10-10T16:49:00Z">
              <w:r>
                <w:rPr>
                  <w:sz w:val="22"/>
                  <w:szCs w:val="22"/>
                </w:rPr>
                <w:t>3</w:t>
              </w:r>
            </w:ins>
          </w:p>
        </w:tc>
        <w:tc>
          <w:tcPr>
            <w:tcW w:w="1985" w:type="dxa"/>
            <w:shd w:val="clear" w:color="auto" w:fill="FFC000"/>
          </w:tcPr>
          <w:p w14:paraId="10A3F652" w14:textId="6DFCF3BA" w:rsidR="0072183B" w:rsidRPr="0072183B" w:rsidRDefault="0072183B">
            <w:pPr>
              <w:rPr>
                <w:ins w:id="17" w:author="Nicolas Mantilla Navarro" w:date="2024-10-10T11:48:00Z" w16du:dateUtc="2024-10-10T16:48:00Z"/>
                <w:sz w:val="22"/>
                <w:szCs w:val="22"/>
                <w:highlight w:val="green"/>
                <w:rPrChange w:id="18" w:author="Nicolas Mantilla Navarro" w:date="2024-10-10T11:49:00Z" w16du:dateUtc="2024-10-10T16:49:00Z">
                  <w:rPr>
                    <w:ins w:id="19" w:author="Nicolas Mantilla Navarro" w:date="2024-10-10T11:48:00Z" w16du:dateUtc="2024-10-10T16:48:00Z"/>
                    <w:sz w:val="22"/>
                    <w:szCs w:val="22"/>
                  </w:rPr>
                </w:rPrChange>
              </w:rPr>
            </w:pPr>
            <w:ins w:id="20" w:author="Nicolas Mantilla Navarro" w:date="2024-10-10T11:49:00Z" w16du:dateUtc="2024-10-10T16:49:00Z">
              <w:r w:rsidRPr="0072183B">
                <w:rPr>
                  <w:sz w:val="22"/>
                  <w:szCs w:val="22"/>
                  <w:highlight w:val="green"/>
                  <w:rPrChange w:id="21" w:author="Nicolas Mantilla Navarro" w:date="2024-10-10T11:49:00Z" w16du:dateUtc="2024-10-10T16:49:00Z">
                    <w:rPr>
                      <w:sz w:val="22"/>
                      <w:szCs w:val="22"/>
                    </w:rPr>
                  </w:rPrChange>
                </w:rPr>
                <w:t>3</w:t>
              </w:r>
            </w:ins>
          </w:p>
        </w:tc>
        <w:tc>
          <w:tcPr>
            <w:tcW w:w="5386" w:type="dxa"/>
          </w:tcPr>
          <w:p w14:paraId="7D2D5D49" w14:textId="203CD976" w:rsidR="0072183B" w:rsidRDefault="0072183B" w:rsidP="00C01BC3">
            <w:pPr>
              <w:pStyle w:val="ListParagraph"/>
              <w:numPr>
                <w:ilvl w:val="0"/>
                <w:numId w:val="1"/>
              </w:numPr>
              <w:rPr>
                <w:ins w:id="22" w:author="Nicolas Mantilla Navarro" w:date="2024-10-10T11:48:00Z" w16du:dateUtc="2024-10-10T16:48:00Z"/>
                <w:sz w:val="22"/>
                <w:szCs w:val="22"/>
              </w:rPr>
            </w:pPr>
            <w:ins w:id="23" w:author="Nicolas Mantilla Navarro" w:date="2024-10-10T11:52:00Z" w16du:dateUtc="2024-10-10T16:52:00Z">
              <w:r>
                <w:rPr>
                  <w:sz w:val="22"/>
                  <w:szCs w:val="22"/>
                </w:rPr>
                <w:t>POA tiene contratada a una firma de seguridad -PILGRIM- con la responsabilidad de hacer análisis de segu</w:t>
              </w:r>
            </w:ins>
            <w:ins w:id="24" w:author="Nicolas Mantilla Navarro" w:date="2024-10-10T11:53:00Z" w16du:dateUtc="2024-10-10T16:53:00Z">
              <w:r>
                <w:rPr>
                  <w:sz w:val="22"/>
                  <w:szCs w:val="22"/>
                </w:rPr>
                <w:t xml:space="preserve">ridad permanentes en ciudades de implementación. Estos análisis se tendrán en cuenta antes del despliegue de estrategias del Efecto 4. </w:t>
              </w:r>
            </w:ins>
          </w:p>
        </w:tc>
      </w:tr>
      <w:tr w:rsidR="00AE2A47" w:rsidRPr="00DE15CA" w14:paraId="5264AB1D" w14:textId="77777777" w:rsidTr="00AB5546">
        <w:trPr>
          <w:trHeight w:val="92"/>
        </w:trPr>
        <w:tc>
          <w:tcPr>
            <w:tcW w:w="13178" w:type="dxa"/>
            <w:gridSpan w:val="5"/>
          </w:tcPr>
          <w:p w14:paraId="40CEA38A" w14:textId="22B8F9E0" w:rsidR="00AE2A47" w:rsidRDefault="00AE2A47" w:rsidP="00AE2A47">
            <w:pPr>
              <w:pStyle w:val="ListParagraph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Culturales</w:t>
            </w:r>
          </w:p>
        </w:tc>
      </w:tr>
      <w:tr w:rsidR="00AE2A47" w:rsidRPr="00DE15CA" w14:paraId="2EE57607" w14:textId="77777777" w:rsidTr="00AE2A47">
        <w:trPr>
          <w:trHeight w:val="92"/>
        </w:trPr>
        <w:tc>
          <w:tcPr>
            <w:tcW w:w="1980" w:type="dxa"/>
          </w:tcPr>
          <w:p w14:paraId="417E645A" w14:textId="690FFFA2" w:rsidR="00AE2A47" w:rsidRDefault="00AE2A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Limitaciones del enfoque diferencial (lenguaje) con comunidades étnicas, especialmente en Riohacha bajo el enfoque 4. </w:t>
            </w:r>
          </w:p>
        </w:tc>
        <w:tc>
          <w:tcPr>
            <w:tcW w:w="1843" w:type="dxa"/>
          </w:tcPr>
          <w:p w14:paraId="28DC9A94" w14:textId="25CED24E" w:rsidR="00AE2A47" w:rsidRDefault="00AE2A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</w:tcPr>
          <w:p w14:paraId="3222D6FD" w14:textId="0A66B5C2" w:rsidR="00AE2A47" w:rsidRDefault="00AE2A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  <w:shd w:val="clear" w:color="auto" w:fill="FFC000"/>
          </w:tcPr>
          <w:p w14:paraId="7D9E7CBA" w14:textId="361D6D99" w:rsidR="00AE2A47" w:rsidRDefault="00AE2A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5386" w:type="dxa"/>
          </w:tcPr>
          <w:p w14:paraId="4423DD16" w14:textId="0018CEE4" w:rsidR="00AE2A47" w:rsidRDefault="00AE2A47" w:rsidP="00C01BC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</w:t>
            </w:r>
            <w:r w:rsidR="002B714F">
              <w:rPr>
                <w:sz w:val="22"/>
                <w:szCs w:val="22"/>
              </w:rPr>
              <w:t>buscará</w:t>
            </w:r>
            <w:r>
              <w:rPr>
                <w:sz w:val="22"/>
                <w:szCs w:val="22"/>
              </w:rPr>
              <w:t xml:space="preserve"> la traducción de la Caja de Herramientas -apartado de familias- a </w:t>
            </w:r>
            <w:proofErr w:type="spellStart"/>
            <w:r>
              <w:rPr>
                <w:sz w:val="22"/>
                <w:szCs w:val="22"/>
              </w:rPr>
              <w:t>Wayyunaiki</w:t>
            </w:r>
            <w:proofErr w:type="spellEnd"/>
            <w:r>
              <w:rPr>
                <w:sz w:val="22"/>
                <w:szCs w:val="22"/>
              </w:rPr>
              <w:t>, aunque no se tiene un rubro para esto dentro del proyecto.</w:t>
            </w:r>
          </w:p>
        </w:tc>
      </w:tr>
      <w:tr w:rsidR="00AE2A47" w:rsidRPr="00DE15CA" w14:paraId="21C58638" w14:textId="77777777" w:rsidTr="00D3070D">
        <w:trPr>
          <w:trHeight w:val="92"/>
        </w:trPr>
        <w:tc>
          <w:tcPr>
            <w:tcW w:w="13178" w:type="dxa"/>
            <w:gridSpan w:val="5"/>
          </w:tcPr>
          <w:p w14:paraId="52E12140" w14:textId="2DF77327" w:rsidR="00AE2A47" w:rsidRDefault="00AE2A47" w:rsidP="00AE2A47">
            <w:pPr>
              <w:pStyle w:val="ListParagraph"/>
              <w:jc w:val="center"/>
              <w:rPr>
                <w:sz w:val="22"/>
                <w:szCs w:val="22"/>
              </w:rPr>
            </w:pPr>
            <w:commentRangeStart w:id="25"/>
            <w:r>
              <w:rPr>
                <w:sz w:val="22"/>
                <w:szCs w:val="22"/>
              </w:rPr>
              <w:t>Riesgos programáticos</w:t>
            </w:r>
            <w:commentRangeEnd w:id="25"/>
            <w:r w:rsidR="0048081C">
              <w:rPr>
                <w:rStyle w:val="CommentReference"/>
              </w:rPr>
              <w:commentReference w:id="25"/>
            </w:r>
          </w:p>
        </w:tc>
      </w:tr>
      <w:tr w:rsidR="00AE2A47" w:rsidRPr="00DE15CA" w14:paraId="059A0BB2" w14:textId="77777777" w:rsidTr="002B714F">
        <w:trPr>
          <w:trHeight w:val="92"/>
        </w:trPr>
        <w:tc>
          <w:tcPr>
            <w:tcW w:w="1980" w:type="dxa"/>
          </w:tcPr>
          <w:p w14:paraId="21564295" w14:textId="093ADE96" w:rsidR="00AE2A47" w:rsidRDefault="00AE2A47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Dificultad </w:t>
            </w:r>
            <w:r w:rsidR="002B714F">
              <w:rPr>
                <w:sz w:val="22"/>
                <w:szCs w:val="22"/>
              </w:rPr>
              <w:t xml:space="preserve">económica </w:t>
            </w:r>
            <w:r>
              <w:rPr>
                <w:sz w:val="22"/>
                <w:szCs w:val="22"/>
              </w:rPr>
              <w:t xml:space="preserve">de organizaciones de la sociedad civil, familias </w:t>
            </w:r>
            <w:r w:rsidR="002B714F">
              <w:rPr>
                <w:sz w:val="22"/>
                <w:szCs w:val="22"/>
              </w:rPr>
              <w:t xml:space="preserve">y psicorientadores para asistir a </w:t>
            </w:r>
            <w:r w:rsidR="002B714F">
              <w:rPr>
                <w:sz w:val="22"/>
                <w:szCs w:val="22"/>
              </w:rPr>
              <w:lastRenderedPageBreak/>
              <w:t>talleres de formación</w:t>
            </w:r>
          </w:p>
        </w:tc>
        <w:tc>
          <w:tcPr>
            <w:tcW w:w="1843" w:type="dxa"/>
          </w:tcPr>
          <w:p w14:paraId="0545055B" w14:textId="5ECAF0CD" w:rsidR="00AE2A47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984" w:type="dxa"/>
            <w:shd w:val="clear" w:color="auto" w:fill="auto"/>
          </w:tcPr>
          <w:p w14:paraId="43EB2284" w14:textId="2A84D425" w:rsidR="00AE2A47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85" w:type="dxa"/>
            <w:shd w:val="clear" w:color="auto" w:fill="FF0000"/>
          </w:tcPr>
          <w:p w14:paraId="2E97ED1C" w14:textId="4AAC9FAA" w:rsidR="00AE2A47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5386" w:type="dxa"/>
            <w:shd w:val="clear" w:color="auto" w:fill="auto"/>
          </w:tcPr>
          <w:p w14:paraId="437CF5EC" w14:textId="7B9B3A89" w:rsidR="00AE2A47" w:rsidRDefault="002B714F" w:rsidP="002B714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brindará un auxilio de transporte de 50.000 pesos colombianos a los participantes, para buscar su vinculación a los talleres.</w:t>
            </w:r>
          </w:p>
          <w:p w14:paraId="157005C5" w14:textId="4B68CC24" w:rsidR="002B714F" w:rsidRDefault="002B714F" w:rsidP="002B714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buscará apoyo de OIM y otros cooperantes internacionales para transporte humanitario hacía los talleres. </w:t>
            </w:r>
          </w:p>
        </w:tc>
      </w:tr>
      <w:tr w:rsidR="002B714F" w:rsidRPr="00DE15CA" w14:paraId="471A7F98" w14:textId="77777777" w:rsidTr="0048081C">
        <w:trPr>
          <w:trHeight w:val="92"/>
        </w:trPr>
        <w:tc>
          <w:tcPr>
            <w:tcW w:w="1980" w:type="dxa"/>
            <w:shd w:val="clear" w:color="auto" w:fill="auto"/>
          </w:tcPr>
          <w:p w14:paraId="4923C1B5" w14:textId="607F28A2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Dificultades económicas de las familias para realizar trámites relacionados con el PEP-TUTOR, especialmente en el Efecto 4</w:t>
            </w:r>
          </w:p>
        </w:tc>
        <w:tc>
          <w:tcPr>
            <w:tcW w:w="1843" w:type="dxa"/>
            <w:shd w:val="clear" w:color="auto" w:fill="auto"/>
          </w:tcPr>
          <w:p w14:paraId="7BCB1F48" w14:textId="0946A7F2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shd w:val="clear" w:color="auto" w:fill="auto"/>
          </w:tcPr>
          <w:p w14:paraId="3A7C07E4" w14:textId="76A5A143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85" w:type="dxa"/>
            <w:shd w:val="clear" w:color="auto" w:fill="FF0000"/>
          </w:tcPr>
          <w:p w14:paraId="43477D89" w14:textId="0B3DE9B3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5386" w:type="dxa"/>
            <w:shd w:val="clear" w:color="auto" w:fill="auto"/>
          </w:tcPr>
          <w:p w14:paraId="28A7C417" w14:textId="75672BBC" w:rsidR="002B714F" w:rsidRDefault="002B714F" w:rsidP="002B714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tiene un rubro destinado para apoyar a familias elegibles en los trámites necesarios para el PEP-Tutor (Ej. Gastos de transporte)</w:t>
            </w:r>
          </w:p>
        </w:tc>
      </w:tr>
      <w:tr w:rsidR="002B714F" w:rsidRPr="00DE15CA" w14:paraId="2FAE11C4" w14:textId="77777777" w:rsidTr="002B714F">
        <w:trPr>
          <w:trHeight w:val="92"/>
        </w:trPr>
        <w:tc>
          <w:tcPr>
            <w:tcW w:w="1980" w:type="dxa"/>
            <w:shd w:val="clear" w:color="auto" w:fill="auto"/>
          </w:tcPr>
          <w:p w14:paraId="2AE2CD48" w14:textId="2D66CC5D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 receptividad del canal de WhatsApp</w:t>
            </w:r>
          </w:p>
        </w:tc>
        <w:tc>
          <w:tcPr>
            <w:tcW w:w="1843" w:type="dxa"/>
            <w:shd w:val="clear" w:color="auto" w:fill="auto"/>
          </w:tcPr>
          <w:p w14:paraId="59EA1B58" w14:textId="56F53127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shd w:val="clear" w:color="auto" w:fill="auto"/>
          </w:tcPr>
          <w:p w14:paraId="0527F728" w14:textId="67D51450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  <w:shd w:val="clear" w:color="auto" w:fill="FFC000"/>
          </w:tcPr>
          <w:p w14:paraId="69417A7E" w14:textId="74793413" w:rsidR="002B714F" w:rsidRDefault="002B714F" w:rsidP="00AE2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5386" w:type="dxa"/>
            <w:shd w:val="clear" w:color="auto" w:fill="auto"/>
          </w:tcPr>
          <w:p w14:paraId="3FEEC54F" w14:textId="3EF5BB53" w:rsidR="002B714F" w:rsidRDefault="002B714F" w:rsidP="00AE2A47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buscará que el canal de WhatsApp sea apropiado como propio por las entidades del Gobierno Nacional. </w:t>
            </w:r>
          </w:p>
          <w:p w14:paraId="1005201F" w14:textId="07FECD02" w:rsidR="002B714F" w:rsidRDefault="002B714F" w:rsidP="002B714F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difundirá por medio de redes sociales y utilizando plataformas de Juntos Aprendemos y sus aliados.</w:t>
            </w:r>
          </w:p>
        </w:tc>
      </w:tr>
      <w:tr w:rsidR="0072183B" w:rsidRPr="00DE15CA" w14:paraId="0801B11E" w14:textId="77777777" w:rsidTr="00672D60">
        <w:trPr>
          <w:trHeight w:val="92"/>
        </w:trPr>
        <w:tc>
          <w:tcPr>
            <w:tcW w:w="13178" w:type="dxa"/>
            <w:gridSpan w:val="5"/>
            <w:shd w:val="clear" w:color="auto" w:fill="auto"/>
          </w:tcPr>
          <w:p w14:paraId="7DAA440D" w14:textId="2B17495F" w:rsidR="0072183B" w:rsidRDefault="0072183B" w:rsidP="00D52156">
            <w:pPr>
              <w:pStyle w:val="ListParagraph"/>
              <w:jc w:val="center"/>
              <w:rPr>
                <w:sz w:val="22"/>
                <w:szCs w:val="22"/>
              </w:rPr>
            </w:pPr>
            <w:ins w:id="26" w:author="Nicolas Mantilla Navarro" w:date="2024-10-10T11:54:00Z" w16du:dateUtc="2024-10-10T16:54:00Z">
              <w:r>
                <w:rPr>
                  <w:sz w:val="22"/>
                  <w:szCs w:val="22"/>
                </w:rPr>
                <w:t>Riesgos reputacionales</w:t>
              </w:r>
            </w:ins>
          </w:p>
        </w:tc>
      </w:tr>
      <w:tr w:rsidR="00D52156" w:rsidRPr="00DE15CA" w14:paraId="04A3B220" w14:textId="77777777" w:rsidTr="002B714F">
        <w:trPr>
          <w:trHeight w:val="92"/>
          <w:ins w:id="27" w:author="Nicolas Mantilla Navarro" w:date="2024-10-10T11:54:00Z" w16du:dateUtc="2024-10-10T16:54:00Z"/>
        </w:trPr>
        <w:tc>
          <w:tcPr>
            <w:tcW w:w="1980" w:type="dxa"/>
            <w:shd w:val="clear" w:color="auto" w:fill="auto"/>
          </w:tcPr>
          <w:p w14:paraId="0D2F1B04" w14:textId="2B98926A" w:rsidR="00D52156" w:rsidRDefault="00D52156" w:rsidP="00D52156">
            <w:pPr>
              <w:jc w:val="center"/>
              <w:rPr>
                <w:ins w:id="28" w:author="Nicolas Mantilla Navarro" w:date="2024-10-10T11:54:00Z" w16du:dateUtc="2024-10-10T16:54:00Z"/>
                <w:sz w:val="22"/>
                <w:szCs w:val="22"/>
              </w:rPr>
            </w:pPr>
            <w:ins w:id="29" w:author="Nicolas Mantilla Navarro" w:date="2024-10-10T11:58:00Z" w16du:dateUtc="2024-10-10T16:58:00Z">
              <w:r>
                <w:rPr>
                  <w:sz w:val="22"/>
                  <w:szCs w:val="22"/>
                </w:rPr>
                <w:t>Afectación de las relaciones de POA o COSUDE con el Gobierno Nacional</w:t>
              </w:r>
            </w:ins>
            <w:ins w:id="30" w:author="Nicolas Mantilla Navarro" w:date="2024-10-10T11:59:00Z" w16du:dateUtc="2024-10-10T16:59:00Z">
              <w:r>
                <w:rPr>
                  <w:sz w:val="22"/>
                  <w:szCs w:val="22"/>
                </w:rPr>
                <w:t>, al hacer incidencia para la mejora continua del PEP-Tutor</w:t>
              </w:r>
            </w:ins>
          </w:p>
        </w:tc>
        <w:tc>
          <w:tcPr>
            <w:tcW w:w="1843" w:type="dxa"/>
            <w:shd w:val="clear" w:color="auto" w:fill="auto"/>
          </w:tcPr>
          <w:p w14:paraId="632C2B96" w14:textId="4C307DE9" w:rsidR="00D52156" w:rsidRDefault="00D52156" w:rsidP="00D52156">
            <w:pPr>
              <w:jc w:val="center"/>
              <w:rPr>
                <w:ins w:id="31" w:author="Nicolas Mantilla Navarro" w:date="2024-10-10T11:54:00Z" w16du:dateUtc="2024-10-10T16:54:00Z"/>
                <w:sz w:val="22"/>
                <w:szCs w:val="22"/>
              </w:rPr>
            </w:pPr>
            <w:ins w:id="32" w:author="Nicolas Mantilla Navarro" w:date="2024-10-10T12:00:00Z" w16du:dateUtc="2024-10-10T17:00:00Z">
              <w:r>
                <w:rPr>
                  <w:sz w:val="22"/>
                  <w:szCs w:val="22"/>
                </w:rPr>
                <w:t>3</w:t>
              </w:r>
            </w:ins>
          </w:p>
        </w:tc>
        <w:tc>
          <w:tcPr>
            <w:tcW w:w="1984" w:type="dxa"/>
            <w:shd w:val="clear" w:color="auto" w:fill="auto"/>
          </w:tcPr>
          <w:p w14:paraId="3091101B" w14:textId="7B5B3353" w:rsidR="00D52156" w:rsidRDefault="00D52156" w:rsidP="00D52156">
            <w:pPr>
              <w:jc w:val="center"/>
              <w:rPr>
                <w:ins w:id="33" w:author="Nicolas Mantilla Navarro" w:date="2024-10-10T11:54:00Z" w16du:dateUtc="2024-10-10T16:54:00Z"/>
                <w:sz w:val="22"/>
                <w:szCs w:val="22"/>
              </w:rPr>
            </w:pPr>
            <w:ins w:id="34" w:author="Nicolas Mantilla Navarro" w:date="2024-10-10T12:00:00Z" w16du:dateUtc="2024-10-10T17:00:00Z">
              <w:r>
                <w:rPr>
                  <w:sz w:val="22"/>
                  <w:szCs w:val="22"/>
                </w:rPr>
                <w:t>2</w:t>
              </w:r>
            </w:ins>
          </w:p>
        </w:tc>
        <w:tc>
          <w:tcPr>
            <w:tcW w:w="1985" w:type="dxa"/>
            <w:shd w:val="clear" w:color="auto" w:fill="FFC000"/>
          </w:tcPr>
          <w:p w14:paraId="4823A3E4" w14:textId="74CCF5A1" w:rsidR="00D52156" w:rsidRDefault="00D52156" w:rsidP="00D52156">
            <w:pPr>
              <w:jc w:val="center"/>
              <w:rPr>
                <w:ins w:id="35" w:author="Nicolas Mantilla Navarro" w:date="2024-10-10T11:54:00Z" w16du:dateUtc="2024-10-10T16:54:00Z"/>
                <w:sz w:val="22"/>
                <w:szCs w:val="22"/>
              </w:rPr>
            </w:pPr>
            <w:ins w:id="36" w:author="Nicolas Mantilla Navarro" w:date="2024-10-10T12:00:00Z" w16du:dateUtc="2024-10-10T17:00:00Z">
              <w:r>
                <w:rPr>
                  <w:sz w:val="22"/>
                  <w:szCs w:val="22"/>
                </w:rPr>
                <w:t>6</w:t>
              </w:r>
            </w:ins>
          </w:p>
        </w:tc>
        <w:tc>
          <w:tcPr>
            <w:tcW w:w="5386" w:type="dxa"/>
            <w:shd w:val="clear" w:color="auto" w:fill="auto"/>
          </w:tcPr>
          <w:p w14:paraId="14BA56B0" w14:textId="1E21137A" w:rsidR="00D52156" w:rsidRDefault="00D52156" w:rsidP="00D52156">
            <w:pPr>
              <w:pStyle w:val="ListParagraph"/>
              <w:numPr>
                <w:ilvl w:val="0"/>
                <w:numId w:val="1"/>
              </w:numPr>
              <w:rPr>
                <w:ins w:id="37" w:author="Nicolas Mantilla Navarro" w:date="2024-10-10T12:01:00Z" w16du:dateUtc="2024-10-10T17:01:00Z"/>
                <w:sz w:val="22"/>
                <w:szCs w:val="22"/>
              </w:rPr>
            </w:pPr>
            <w:ins w:id="38" w:author="Nicolas Mantilla Navarro" w:date="2024-10-10T12:00:00Z" w16du:dateUtc="2024-10-10T17:00:00Z">
              <w:r>
                <w:rPr>
                  <w:sz w:val="22"/>
                  <w:szCs w:val="22"/>
                </w:rPr>
                <w:t xml:space="preserve">Desde un primer momento se informará </w:t>
              </w:r>
            </w:ins>
            <w:ins w:id="39" w:author="Nicolas Mantilla Navarro" w:date="2024-10-10T12:01:00Z" w16du:dateUtc="2024-10-10T17:01:00Z">
              <w:r>
                <w:rPr>
                  <w:sz w:val="22"/>
                  <w:szCs w:val="22"/>
                </w:rPr>
                <w:t xml:space="preserve">sobre el alcance y el objetivo del proyecto, siendo transparentes de que el proceso terminará con un informe de recomendaciones para la </w:t>
              </w:r>
            </w:ins>
            <w:ins w:id="40" w:author="Nicolas Mantilla Navarro" w:date="2024-10-10T12:02:00Z" w16du:dateUtc="2024-10-10T17:02:00Z">
              <w:r>
                <w:rPr>
                  <w:sz w:val="22"/>
                  <w:szCs w:val="22"/>
                </w:rPr>
                <w:t>continua</w:t>
              </w:r>
            </w:ins>
            <w:ins w:id="41" w:author="Nicolas Mantilla Navarro" w:date="2024-10-10T12:01:00Z" w16du:dateUtc="2024-10-10T17:01:00Z">
              <w:r>
                <w:rPr>
                  <w:sz w:val="22"/>
                  <w:szCs w:val="22"/>
                </w:rPr>
                <w:t xml:space="preserve"> del PEP-Tutor</w:t>
              </w:r>
            </w:ins>
          </w:p>
          <w:p w14:paraId="329D2EAD" w14:textId="77777777" w:rsidR="00D52156" w:rsidRDefault="00D52156" w:rsidP="00D52156">
            <w:pPr>
              <w:pStyle w:val="ListParagraph"/>
              <w:numPr>
                <w:ilvl w:val="0"/>
                <w:numId w:val="1"/>
              </w:numPr>
              <w:rPr>
                <w:ins w:id="42" w:author="Nicolas Mantilla Navarro" w:date="2024-10-10T12:03:00Z" w16du:dateUtc="2024-10-10T17:03:00Z"/>
                <w:sz w:val="22"/>
                <w:szCs w:val="22"/>
              </w:rPr>
            </w:pPr>
            <w:ins w:id="43" w:author="Nicolas Mantilla Navarro" w:date="2024-10-10T12:02:00Z" w16du:dateUtc="2024-10-10T17:02:00Z">
              <w:r>
                <w:rPr>
                  <w:sz w:val="22"/>
                  <w:szCs w:val="22"/>
                </w:rPr>
                <w:t xml:space="preserve">El proyecto es abarca </w:t>
              </w:r>
            </w:ins>
            <w:ins w:id="44" w:author="Nicolas Mantilla Navarro" w:date="2024-10-10T12:03:00Z" w16du:dateUtc="2024-10-10T17:03:00Z">
              <w:r>
                <w:rPr>
                  <w:sz w:val="22"/>
                  <w:szCs w:val="22"/>
                </w:rPr>
                <w:t xml:space="preserve">acciones de apoyo al Gobierno Nacional, y no solo se trata de acciones de incidencia. </w:t>
              </w:r>
            </w:ins>
          </w:p>
          <w:p w14:paraId="1A5331A1" w14:textId="1A376102" w:rsidR="00D52156" w:rsidRPr="00D52156" w:rsidRDefault="00D52156" w:rsidP="00D52156">
            <w:pPr>
              <w:pStyle w:val="ListParagraph"/>
              <w:numPr>
                <w:ilvl w:val="0"/>
                <w:numId w:val="1"/>
              </w:numPr>
              <w:rPr>
                <w:ins w:id="45" w:author="Nicolas Mantilla Navarro" w:date="2024-10-10T11:54:00Z" w16du:dateUtc="2024-10-10T16:54:00Z"/>
                <w:sz w:val="22"/>
                <w:szCs w:val="22"/>
                <w:rPrChange w:id="46" w:author="Nicolas Mantilla Navarro" w:date="2024-10-10T12:00:00Z" w16du:dateUtc="2024-10-10T17:00:00Z">
                  <w:rPr>
                    <w:ins w:id="47" w:author="Nicolas Mantilla Navarro" w:date="2024-10-10T11:54:00Z" w16du:dateUtc="2024-10-10T16:54:00Z"/>
                  </w:rPr>
                </w:rPrChange>
              </w:rPr>
              <w:pPrChange w:id="48" w:author="Nicolas Mantilla Navarro" w:date="2024-10-10T12:00:00Z" w16du:dateUtc="2024-10-10T17:00:00Z">
                <w:pPr>
                  <w:pStyle w:val="ListParagraph"/>
                  <w:numPr>
                    <w:numId w:val="1"/>
                  </w:numPr>
                  <w:ind w:hanging="360"/>
                  <w:jc w:val="center"/>
                </w:pPr>
              </w:pPrChange>
            </w:pPr>
          </w:p>
        </w:tc>
      </w:tr>
    </w:tbl>
    <w:p w14:paraId="1F924126" w14:textId="7DF86380" w:rsidR="0035202A" w:rsidRPr="00DE15CA" w:rsidRDefault="0035202A">
      <w:pPr>
        <w:rPr>
          <w:sz w:val="22"/>
          <w:szCs w:val="22"/>
        </w:rPr>
      </w:pPr>
    </w:p>
    <w:sectPr w:rsidR="0035202A" w:rsidRPr="00DE15CA" w:rsidSect="00DE15C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4" w:author="Mosquera Sepúlveda Juan Sebastian EDA MOSJU" w:date="2024-10-09T10:02:00Z" w:initials="MSJSEM">
    <w:p w14:paraId="3E9F8337" w14:textId="07AAE8D0" w:rsidR="00050017" w:rsidRDefault="00050017">
      <w:pPr>
        <w:pStyle w:val="CommentText"/>
      </w:pPr>
      <w:r>
        <w:rPr>
          <w:rStyle w:val="CommentReference"/>
        </w:rPr>
        <w:annotationRef/>
      </w:r>
      <w:r>
        <w:t>Esta medida, es insuficiente si el riesgo identificado es el de la participación. ¿Qué acciones se pueden implementar adionalmente?</w:t>
      </w:r>
    </w:p>
  </w:comment>
  <w:comment w:id="6" w:author="Nicolas Mantilla Navarro" w:date="2024-10-10T11:44:00Z" w:initials="NM">
    <w:p w14:paraId="30C9280F" w14:textId="77777777" w:rsidR="0072183B" w:rsidRDefault="0072183B" w:rsidP="0072183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Tienes razón, el riesgo que proveemos es encontrar casos de violencias basadas en género que no podemos gestionar en el marco del proyecto</w:t>
      </w:r>
    </w:p>
  </w:comment>
  <w:comment w:id="5" w:author="Mosquera Sepúlveda Juan Sebastian EDA MOSJU" w:date="2024-10-09T10:04:00Z" w:initials="MSJSEM">
    <w:p w14:paraId="08DF017E" w14:textId="3013090E" w:rsidR="0048081C" w:rsidRDefault="0048081C">
      <w:pPr>
        <w:pStyle w:val="CommentText"/>
      </w:pPr>
      <w:r>
        <w:rPr>
          <w:rStyle w:val="CommentReference"/>
        </w:rPr>
        <w:annotationRef/>
      </w:r>
      <w:r>
        <w:t>¿las comunidades donde se desarrolla el proyecto, especialmente donde van a tener lugar los talleres no experimentan situaciones de violencia urbana que puedan poner en riesgo a los equipos y participantes?</w:t>
      </w:r>
    </w:p>
  </w:comment>
  <w:comment w:id="7" w:author="Nicolas Mantilla Navarro" w:date="2024-10-10T11:45:00Z" w:initials="NM">
    <w:p w14:paraId="6A0CA287" w14:textId="77777777" w:rsidR="0072183B" w:rsidRDefault="0072183B" w:rsidP="0072183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Este, en efecto, es un riego bajo, y lo incluimos</w:t>
      </w:r>
    </w:p>
  </w:comment>
  <w:comment w:id="25" w:author="Mosquera Sepúlveda Juan Sebastian EDA MOSJU" w:date="2024-10-09T10:10:00Z" w:initials="MSJSEM">
    <w:p w14:paraId="091FC6BA" w14:textId="35F324AF" w:rsidR="0048081C" w:rsidRDefault="0048081C">
      <w:pPr>
        <w:pStyle w:val="CommentText"/>
      </w:pPr>
      <w:r>
        <w:rPr>
          <w:rStyle w:val="CommentReference"/>
        </w:rPr>
        <w:annotationRef/>
      </w:r>
      <w:r w:rsidR="007A2156">
        <w:t>Como se trata de un proyecto de incidencia, quisiéramos que incluyeran un apartado sobre riesgos reputacionales para POA y COSUDE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E9F8337" w15:done="0"/>
  <w15:commentEx w15:paraId="30C9280F" w15:paraIdParent="3E9F8337" w15:done="0"/>
  <w15:commentEx w15:paraId="08DF017E" w15:done="0"/>
  <w15:commentEx w15:paraId="6A0CA287" w15:paraIdParent="08DF017E" w15:done="0"/>
  <w15:commentEx w15:paraId="091FC6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AB0D322" w16cex:dateUtc="2024-10-09T15:02:00Z"/>
  <w16cex:commentExtensible w16cex:durableId="44C0EF0A" w16cex:dateUtc="2024-10-10T16:44:00Z"/>
  <w16cex:commentExtensible w16cex:durableId="2AB0D3B9" w16cex:dateUtc="2024-10-09T15:04:00Z"/>
  <w16cex:commentExtensible w16cex:durableId="6F7C7CA3" w16cex:dateUtc="2024-10-10T16:45:00Z"/>
  <w16cex:commentExtensible w16cex:durableId="2AB0D504" w16cex:dateUtc="2024-10-09T15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E9F8337" w16cid:durableId="2AB0D322"/>
  <w16cid:commentId w16cid:paraId="30C9280F" w16cid:durableId="44C0EF0A"/>
  <w16cid:commentId w16cid:paraId="08DF017E" w16cid:durableId="2AB0D3B9"/>
  <w16cid:commentId w16cid:paraId="6A0CA287" w16cid:durableId="6F7C7CA3"/>
  <w16cid:commentId w16cid:paraId="091FC6BA" w16cid:durableId="2AB0D5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A064D"/>
    <w:multiLevelType w:val="hybridMultilevel"/>
    <w:tmpl w:val="79BA68F0"/>
    <w:lvl w:ilvl="0" w:tplc="4652249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6901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as Mantilla Navarro">
    <w15:presenceInfo w15:providerId="AD" w15:userId="S::nmantilla@partners.net::d97c749a-8cfa-4ead-94a5-1ae8360a5c0e"/>
  </w15:person>
  <w15:person w15:author="Mosquera Sepúlveda Juan Sebastian EDA MOSJU">
    <w15:presenceInfo w15:providerId="AD" w15:userId="S-1-5-21-2629398792-2278784238-295667819-15044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CA"/>
    <w:rsid w:val="00050017"/>
    <w:rsid w:val="001E59F2"/>
    <w:rsid w:val="002B714F"/>
    <w:rsid w:val="0035202A"/>
    <w:rsid w:val="0048081C"/>
    <w:rsid w:val="006D50B5"/>
    <w:rsid w:val="0072183B"/>
    <w:rsid w:val="007A2156"/>
    <w:rsid w:val="008B38C0"/>
    <w:rsid w:val="00AE2A47"/>
    <w:rsid w:val="00B42127"/>
    <w:rsid w:val="00C01BC3"/>
    <w:rsid w:val="00D52156"/>
    <w:rsid w:val="00DE15CA"/>
    <w:rsid w:val="00E4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3B61C"/>
  <w15:chartTrackingRefBased/>
  <w15:docId w15:val="{17794E69-1972-C74F-B9B0-A492CC78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C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C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CA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C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CA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C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CA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DE15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C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C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E15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CA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DE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CA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DE15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5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00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00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0017"/>
    <w:rPr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00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0017"/>
    <w:rPr>
      <w:b/>
      <w:bCs/>
      <w:sz w:val="20"/>
      <w:szCs w:val="20"/>
      <w:lang w:val="es-ES"/>
    </w:rPr>
  </w:style>
  <w:style w:type="paragraph" w:styleId="Revision">
    <w:name w:val="Revision"/>
    <w:hidden/>
    <w:uiPriority w:val="99"/>
    <w:semiHidden/>
    <w:rsid w:val="0072183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/>
        <AccountId xsi:nil="true"/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B60D58-DAB3-40FD-B269-7F053E2B0B8A}"/>
</file>

<file path=customXml/itemProps2.xml><?xml version="1.0" encoding="utf-8"?>
<ds:datastoreItem xmlns:ds="http://schemas.openxmlformats.org/officeDocument/2006/customXml" ds:itemID="{F7CEDA3C-7B54-4F14-8E60-49F634C59A50}"/>
</file>

<file path=customXml/itemProps3.xml><?xml version="1.0" encoding="utf-8"?>
<ds:datastoreItem xmlns:ds="http://schemas.openxmlformats.org/officeDocument/2006/customXml" ds:itemID="{54D05BD2-E9F1-426B-A8BD-B57F65D4E1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Mantilla Navarro</dc:creator>
  <cp:keywords/>
  <dc:description/>
  <cp:lastModifiedBy>Nicolas Mantilla Navarro</cp:lastModifiedBy>
  <cp:revision>2</cp:revision>
  <dcterms:created xsi:type="dcterms:W3CDTF">2024-10-10T17:03:00Z</dcterms:created>
  <dcterms:modified xsi:type="dcterms:W3CDTF">2024-10-10T17:03:00Z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