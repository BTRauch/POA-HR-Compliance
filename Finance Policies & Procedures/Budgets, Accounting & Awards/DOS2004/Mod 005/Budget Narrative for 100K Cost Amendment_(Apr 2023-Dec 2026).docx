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5428" w14:textId="0C76C421" w:rsidR="003C4BB3" w:rsidRDefault="001332BC" w:rsidP="0007324B">
      <w:pPr>
        <w:spacing w:before="19"/>
        <w:jc w:val="center"/>
        <w:rPr>
          <w:rFonts w:ascii="Times New Roman" w:hAnsi="Times New Roman" w:cs="Times New Roman"/>
          <w:b/>
          <w:bCs/>
          <w:spacing w:val="-2"/>
          <w:sz w:val="24"/>
          <w:szCs w:val="24"/>
        </w:rPr>
      </w:pPr>
      <w:r>
        <w:rPr>
          <w:rFonts w:ascii="Times New Roman" w:hAnsi="Times New Roman" w:cs="Times New Roman"/>
          <w:b/>
          <w:bCs/>
          <w:spacing w:val="-1"/>
          <w:sz w:val="24"/>
          <w:szCs w:val="24"/>
        </w:rPr>
        <w:t xml:space="preserve">Cost Amendment </w:t>
      </w:r>
      <w:r w:rsidR="00E16FDF" w:rsidRPr="13436FDA">
        <w:rPr>
          <w:rFonts w:ascii="Times New Roman" w:hAnsi="Times New Roman" w:cs="Times New Roman"/>
          <w:b/>
          <w:bCs/>
          <w:spacing w:val="-1"/>
          <w:sz w:val="24"/>
          <w:szCs w:val="24"/>
        </w:rPr>
        <w:t>Budget</w:t>
      </w:r>
      <w:r w:rsidR="00E16FDF" w:rsidRPr="13436FDA">
        <w:rPr>
          <w:rFonts w:ascii="Times New Roman" w:hAnsi="Times New Roman" w:cs="Times New Roman"/>
          <w:b/>
          <w:bCs/>
          <w:sz w:val="24"/>
          <w:szCs w:val="24"/>
        </w:rPr>
        <w:t xml:space="preserve"> </w:t>
      </w:r>
      <w:r w:rsidR="00E16FDF" w:rsidRPr="13436FDA">
        <w:rPr>
          <w:rFonts w:ascii="Times New Roman" w:hAnsi="Times New Roman" w:cs="Times New Roman"/>
          <w:b/>
          <w:bCs/>
          <w:spacing w:val="-2"/>
          <w:sz w:val="24"/>
          <w:szCs w:val="24"/>
        </w:rPr>
        <w:t>Narrative</w:t>
      </w:r>
      <w:r w:rsidR="003A524C">
        <w:rPr>
          <w:rFonts w:ascii="Times New Roman" w:hAnsi="Times New Roman" w:cs="Times New Roman"/>
          <w:b/>
          <w:bCs/>
          <w:spacing w:val="-2"/>
          <w:sz w:val="24"/>
          <w:szCs w:val="24"/>
        </w:rPr>
        <w:t xml:space="preserve"> </w:t>
      </w:r>
      <w:r w:rsidR="003C4BB3">
        <w:rPr>
          <w:rFonts w:ascii="Times New Roman" w:hAnsi="Times New Roman" w:cs="Times New Roman"/>
          <w:b/>
          <w:bCs/>
          <w:spacing w:val="-2"/>
          <w:sz w:val="24"/>
          <w:szCs w:val="24"/>
        </w:rPr>
        <w:t xml:space="preserve">for </w:t>
      </w:r>
      <w:r w:rsidR="003C4BB3" w:rsidRPr="003C4BB3">
        <w:rPr>
          <w:rFonts w:ascii="Times New Roman" w:hAnsi="Times New Roman" w:cs="Times New Roman"/>
          <w:b/>
          <w:bCs/>
          <w:spacing w:val="-2"/>
          <w:sz w:val="24"/>
          <w:szCs w:val="24"/>
        </w:rPr>
        <w:t xml:space="preserve">Cooperative Agreement SAQMIP23CA0023 </w:t>
      </w:r>
    </w:p>
    <w:p w14:paraId="469E5ADD" w14:textId="6D635A2D" w:rsidR="00A97B97" w:rsidRPr="00A97B97" w:rsidRDefault="00A97B97" w:rsidP="00A97B97">
      <w:pPr>
        <w:spacing w:before="19"/>
        <w:jc w:val="center"/>
        <w:rPr>
          <w:rFonts w:ascii="Times New Roman" w:hAnsi="Times New Roman" w:cs="Times New Roman"/>
          <w:b/>
          <w:bCs/>
          <w:spacing w:val="-2"/>
          <w:sz w:val="24"/>
          <w:szCs w:val="24"/>
        </w:rPr>
      </w:pPr>
      <w:r w:rsidRPr="00A97B97">
        <w:rPr>
          <w:rFonts w:ascii="Times New Roman" w:hAnsi="Times New Roman" w:cs="Times New Roman"/>
          <w:b/>
          <w:bCs/>
          <w:spacing w:val="-2"/>
          <w:sz w:val="24"/>
          <w:szCs w:val="24"/>
        </w:rPr>
        <w:t xml:space="preserve">Partners of the </w:t>
      </w:r>
      <w:r w:rsidR="000D37F1" w:rsidRPr="00A97B97">
        <w:rPr>
          <w:rFonts w:ascii="Times New Roman" w:hAnsi="Times New Roman" w:cs="Times New Roman"/>
          <w:b/>
          <w:bCs/>
          <w:spacing w:val="-2"/>
          <w:sz w:val="24"/>
          <w:szCs w:val="24"/>
        </w:rPr>
        <w:t xml:space="preserve">Americas </w:t>
      </w:r>
      <w:r w:rsidR="000D37F1">
        <w:rPr>
          <w:rFonts w:ascii="Times New Roman" w:hAnsi="Times New Roman" w:cs="Times New Roman"/>
          <w:b/>
          <w:bCs/>
          <w:spacing w:val="-2"/>
          <w:sz w:val="24"/>
          <w:szCs w:val="24"/>
        </w:rPr>
        <w:t>(</w:t>
      </w:r>
      <w:r w:rsidR="00280067">
        <w:rPr>
          <w:rFonts w:ascii="Times New Roman" w:hAnsi="Times New Roman" w:cs="Times New Roman"/>
          <w:b/>
          <w:bCs/>
          <w:spacing w:val="-2"/>
          <w:sz w:val="24"/>
          <w:szCs w:val="24"/>
        </w:rPr>
        <w:t xml:space="preserve">REV </w:t>
      </w:r>
      <w:ins w:id="0" w:author="Penelope Kim" w:date="2025-12-12T14:36:00Z" w16du:dateUtc="2025-12-12T19:36:00Z">
        <w:r w:rsidR="00BC526E">
          <w:rPr>
            <w:rFonts w:ascii="Times New Roman" w:hAnsi="Times New Roman" w:cs="Times New Roman"/>
            <w:b/>
            <w:bCs/>
            <w:spacing w:val="-2"/>
            <w:sz w:val="24"/>
            <w:szCs w:val="24"/>
          </w:rPr>
          <w:t>Dec</w:t>
        </w:r>
      </w:ins>
      <w:ins w:id="1" w:author="Penelope Kim" w:date="2025-12-12T14:37:00Z" w16du:dateUtc="2025-12-12T19:37:00Z">
        <w:r w:rsidR="00BC526E">
          <w:rPr>
            <w:rFonts w:ascii="Times New Roman" w:hAnsi="Times New Roman" w:cs="Times New Roman"/>
            <w:b/>
            <w:bCs/>
            <w:spacing w:val="-2"/>
            <w:sz w:val="24"/>
            <w:szCs w:val="24"/>
          </w:rPr>
          <w:t xml:space="preserve">ember </w:t>
        </w:r>
      </w:ins>
      <w:del w:id="2" w:author="Penelope Kim" w:date="2025-12-12T14:36:00Z" w16du:dateUtc="2025-12-12T19:36:00Z">
        <w:r w:rsidDel="00BC526E">
          <w:rPr>
            <w:rFonts w:ascii="Times New Roman" w:hAnsi="Times New Roman" w:cs="Times New Roman"/>
            <w:b/>
            <w:bCs/>
            <w:spacing w:val="-2"/>
            <w:sz w:val="24"/>
            <w:szCs w:val="24"/>
          </w:rPr>
          <w:delText xml:space="preserve">August </w:delText>
        </w:r>
      </w:del>
      <w:r>
        <w:rPr>
          <w:rFonts w:ascii="Times New Roman" w:hAnsi="Times New Roman" w:cs="Times New Roman"/>
          <w:b/>
          <w:bCs/>
          <w:spacing w:val="-2"/>
          <w:sz w:val="24"/>
          <w:szCs w:val="24"/>
        </w:rPr>
        <w:t>2025)</w:t>
      </w:r>
    </w:p>
    <w:p w14:paraId="44109BBD" w14:textId="77777777" w:rsidR="00A97B97" w:rsidRPr="00A97B97" w:rsidRDefault="00A97B97" w:rsidP="00A97B97">
      <w:pPr>
        <w:spacing w:before="19"/>
        <w:jc w:val="center"/>
        <w:rPr>
          <w:rFonts w:ascii="Times New Roman" w:hAnsi="Times New Roman" w:cs="Times New Roman"/>
          <w:b/>
          <w:bCs/>
          <w:spacing w:val="-2"/>
          <w:sz w:val="24"/>
          <w:szCs w:val="24"/>
        </w:rPr>
      </w:pPr>
    </w:p>
    <w:p w14:paraId="2B8DF344" w14:textId="338A8057" w:rsidR="003C4BB3" w:rsidRDefault="00A97B97" w:rsidP="00A97B97">
      <w:pPr>
        <w:spacing w:before="19"/>
        <w:jc w:val="center"/>
        <w:rPr>
          <w:rFonts w:ascii="Times New Roman" w:hAnsi="Times New Roman" w:cs="Times New Roman"/>
          <w:b/>
          <w:bCs/>
          <w:i/>
          <w:iCs/>
          <w:spacing w:val="-2"/>
          <w:sz w:val="24"/>
          <w:szCs w:val="24"/>
        </w:rPr>
      </w:pPr>
      <w:r w:rsidRPr="007B725E">
        <w:rPr>
          <w:rFonts w:ascii="Times New Roman" w:hAnsi="Times New Roman" w:cs="Times New Roman"/>
          <w:b/>
          <w:bCs/>
          <w:i/>
          <w:iCs/>
          <w:spacing w:val="-2"/>
          <w:sz w:val="24"/>
          <w:szCs w:val="24"/>
        </w:rPr>
        <w:t>100,000 Strong in the Americas Program</w:t>
      </w:r>
    </w:p>
    <w:p w14:paraId="6CE535E7" w14:textId="3A13795F" w:rsidR="00A27A87" w:rsidRPr="007B725E" w:rsidRDefault="00A27A87" w:rsidP="00A97B97">
      <w:pPr>
        <w:spacing w:before="19"/>
        <w:jc w:val="center"/>
        <w:rPr>
          <w:rFonts w:ascii="Times New Roman" w:hAnsi="Times New Roman" w:cs="Times New Roman"/>
          <w:b/>
          <w:bCs/>
          <w:i/>
          <w:iCs/>
          <w:spacing w:val="-2"/>
          <w:sz w:val="24"/>
          <w:szCs w:val="24"/>
        </w:rPr>
      </w:pPr>
      <w:r>
        <w:rPr>
          <w:rFonts w:ascii="Times New Roman" w:eastAsia="Times New Roman" w:hAnsi="Times New Roman" w:cs="Times New Roman"/>
          <w:sz w:val="24"/>
          <w:szCs w:val="24"/>
        </w:rPr>
        <w:t xml:space="preserve">(April 13, </w:t>
      </w:r>
      <w:proofErr w:type="gramStart"/>
      <w:r>
        <w:rPr>
          <w:rFonts w:ascii="Times New Roman" w:eastAsia="Times New Roman" w:hAnsi="Times New Roman" w:cs="Times New Roman"/>
          <w:sz w:val="24"/>
          <w:szCs w:val="24"/>
        </w:rPr>
        <w:t>2023</w:t>
      </w:r>
      <w:proofErr w:type="gramEnd"/>
      <w:r>
        <w:rPr>
          <w:rFonts w:ascii="Times New Roman" w:eastAsia="Times New Roman" w:hAnsi="Times New Roman" w:cs="Times New Roman"/>
          <w:sz w:val="24"/>
          <w:szCs w:val="24"/>
        </w:rPr>
        <w:t xml:space="preserve"> </w:t>
      </w:r>
      <w:del w:id="3" w:author="Penelope Kim" w:date="2025-12-12T14:36:00Z" w16du:dateUtc="2025-12-12T19:36:00Z">
        <w:r w:rsidDel="00BC526E">
          <w:rPr>
            <w:rFonts w:ascii="Times New Roman" w:eastAsia="Times New Roman" w:hAnsi="Times New Roman" w:cs="Times New Roman"/>
            <w:sz w:val="24"/>
            <w:szCs w:val="24"/>
          </w:rPr>
          <w:delText>-</w:delText>
        </w:r>
      </w:del>
      <w:ins w:id="4" w:author="Penelope Kim" w:date="2025-12-12T14:36:00Z" w16du:dateUtc="2025-12-12T19:36:00Z">
        <w:r w:rsidR="00BC526E">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del w:id="5" w:author="Penelope Kim" w:date="2025-12-12T14:36:00Z" w16du:dateUtc="2025-12-12T19:36:00Z">
        <w:r w:rsidDel="00BC526E">
          <w:rPr>
            <w:rFonts w:ascii="Times New Roman" w:eastAsia="Times New Roman" w:hAnsi="Times New Roman" w:cs="Times New Roman"/>
            <w:sz w:val="24"/>
            <w:szCs w:val="24"/>
          </w:rPr>
          <w:delText xml:space="preserve">October </w:delText>
        </w:r>
      </w:del>
      <w:ins w:id="6" w:author="Penelope Kim" w:date="2025-12-12T14:36:00Z" w16du:dateUtc="2025-12-12T19:36:00Z">
        <w:r w:rsidR="00BC526E">
          <w:rPr>
            <w:rFonts w:ascii="Times New Roman" w:eastAsia="Times New Roman" w:hAnsi="Times New Roman" w:cs="Times New Roman"/>
            <w:sz w:val="24"/>
            <w:szCs w:val="24"/>
          </w:rPr>
          <w:t xml:space="preserve">December </w:t>
        </w:r>
      </w:ins>
      <w:r>
        <w:rPr>
          <w:rFonts w:ascii="Times New Roman" w:eastAsia="Times New Roman" w:hAnsi="Times New Roman" w:cs="Times New Roman"/>
          <w:sz w:val="24"/>
          <w:szCs w:val="24"/>
        </w:rPr>
        <w:t>31, 2026)</w:t>
      </w:r>
    </w:p>
    <w:p w14:paraId="63C347F0" w14:textId="213D6B9A" w:rsidR="00785F09" w:rsidRPr="009A2F8A" w:rsidRDefault="00785F09" w:rsidP="0007324B">
      <w:pPr>
        <w:spacing w:before="7"/>
        <w:rPr>
          <w:rFonts w:ascii="Times New Roman" w:eastAsia="Times New Roman" w:hAnsi="Times New Roman" w:cs="Times New Roman"/>
          <w:sz w:val="24"/>
          <w:szCs w:val="24"/>
        </w:rPr>
      </w:pPr>
    </w:p>
    <w:p w14:paraId="62402099" w14:textId="5F11B38F" w:rsidR="004C78A6" w:rsidRDefault="00A27A87" w:rsidP="009A2F8A">
      <w:pPr>
        <w:spacing w:before="7"/>
        <w:jc w:val="both"/>
        <w:rPr>
          <w:rFonts w:ascii="Times New Roman" w:eastAsia="Times New Roman" w:hAnsi="Times New Roman" w:cs="Times New Roman"/>
          <w:sz w:val="24"/>
          <w:szCs w:val="24"/>
        </w:rPr>
      </w:pPr>
      <w:r w:rsidRPr="009A2F8A">
        <w:rPr>
          <w:rFonts w:ascii="Times New Roman" w:eastAsia="Times New Roman" w:hAnsi="Times New Roman" w:cs="Times New Roman"/>
          <w:noProof/>
          <w:sz w:val="24"/>
          <w:szCs w:val="24"/>
          <w:shd w:val="clear" w:color="auto" w:fill="E6E6E6"/>
        </w:rPr>
        <mc:AlternateContent>
          <mc:Choice Requires="wps">
            <w:drawing>
              <wp:anchor distT="0" distB="0" distL="114300" distR="114300" simplePos="0" relativeHeight="251658240" behindDoc="1" locked="0" layoutInCell="1" allowOverlap="1" wp14:anchorId="65C3D63C" wp14:editId="089BE29C">
                <wp:simplePos x="0" y="0"/>
                <wp:positionH relativeFrom="margin">
                  <wp:posOffset>152400</wp:posOffset>
                </wp:positionH>
                <wp:positionV relativeFrom="paragraph">
                  <wp:posOffset>1022181</wp:posOffset>
                </wp:positionV>
                <wp:extent cx="5829300" cy="1261110"/>
                <wp:effectExtent l="0" t="0" r="12700" b="8890"/>
                <wp:wrapTight wrapText="bothSides">
                  <wp:wrapPolygon edited="0">
                    <wp:start x="0" y="0"/>
                    <wp:lineTo x="0" y="21535"/>
                    <wp:lineTo x="21600" y="21535"/>
                    <wp:lineTo x="21600" y="0"/>
                    <wp:lineTo x="0" y="0"/>
                  </wp:wrapPolygon>
                </wp:wrapTight>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1261110"/>
                        </a:xfrm>
                        <a:prstGeom prst="rect">
                          <a:avLst/>
                        </a:prstGeom>
                        <a:solidFill>
                          <a:schemeClr val="bg1">
                            <a:lumMod val="85000"/>
                          </a:schemeClr>
                        </a:solidFill>
                        <a:ln w="9525">
                          <a:solidFill>
                            <a:srgbClr val="000000"/>
                          </a:solidFill>
                          <a:miter lim="800000"/>
                          <a:headEnd/>
                          <a:tailEnd/>
                        </a:ln>
                      </wps:spPr>
                      <wps:txbx>
                        <w:txbxContent>
                          <w:p w14:paraId="2B747336" w14:textId="77777777" w:rsidR="00F731C7" w:rsidRPr="004D3836" w:rsidRDefault="009967A1" w:rsidP="00F731C7">
                            <w:pPr>
                              <w:spacing w:before="70"/>
                              <w:ind w:left="2"/>
                              <w:jc w:val="center"/>
                              <w:rPr>
                                <w:rFonts w:ascii="Times New Roman" w:eastAsia="Times New Roman" w:hAnsi="Times New Roman" w:cs="Times New Roman"/>
                                <w:sz w:val="24"/>
                                <w:szCs w:val="24"/>
                              </w:rPr>
                            </w:pPr>
                            <w:r w:rsidRPr="004D3836">
                              <w:rPr>
                                <w:rFonts w:ascii="Times New Roman"/>
                                <w:b/>
                                <w:spacing w:val="-1"/>
                                <w:sz w:val="24"/>
                                <w:szCs w:val="24"/>
                              </w:rPr>
                              <w:t>BUDGET SUMMARY</w:t>
                            </w:r>
                          </w:p>
                          <w:p w14:paraId="080C5E96" w14:textId="460E93E9" w:rsidR="009967A1" w:rsidRDefault="00334639" w:rsidP="007278E0">
                            <w:pPr>
                              <w:ind w:left="2"/>
                              <w:jc w:val="center"/>
                              <w:rPr>
                                <w:rFonts w:ascii="Times New Roman" w:hAnsi="Times New Roman" w:cs="Times New Roman"/>
                                <w:bCs/>
                                <w:sz w:val="24"/>
                                <w:szCs w:val="24"/>
                              </w:rPr>
                            </w:pPr>
                            <w:r>
                              <w:rPr>
                                <w:rFonts w:ascii="Times New Roman" w:hAnsi="Times New Roman" w:cs="Times New Roman"/>
                                <w:bCs/>
                                <w:sz w:val="24"/>
                                <w:szCs w:val="24"/>
                              </w:rPr>
                              <w:t>Current</w:t>
                            </w:r>
                            <w:r w:rsidR="00475A0D">
                              <w:rPr>
                                <w:rFonts w:ascii="Times New Roman" w:hAnsi="Times New Roman" w:cs="Times New Roman"/>
                                <w:bCs/>
                                <w:sz w:val="24"/>
                                <w:szCs w:val="24"/>
                              </w:rPr>
                              <w:t xml:space="preserve"> </w:t>
                            </w:r>
                            <w:r w:rsidR="009967A1" w:rsidRPr="004D3836">
                              <w:rPr>
                                <w:rFonts w:ascii="Times New Roman" w:hAnsi="Times New Roman" w:cs="Times New Roman"/>
                                <w:bCs/>
                                <w:sz w:val="24"/>
                                <w:szCs w:val="24"/>
                              </w:rPr>
                              <w:t>WHA</w:t>
                            </w:r>
                            <w:r w:rsidR="009967A1" w:rsidRPr="004D3836">
                              <w:rPr>
                                <w:rFonts w:ascii="Times New Roman" w:hAnsi="Times New Roman" w:cs="Times New Roman"/>
                                <w:bCs/>
                                <w:spacing w:val="-4"/>
                                <w:sz w:val="24"/>
                                <w:szCs w:val="24"/>
                              </w:rPr>
                              <w:t xml:space="preserve"> </w:t>
                            </w:r>
                            <w:r w:rsidR="009967A1" w:rsidRPr="004D3836">
                              <w:rPr>
                                <w:rFonts w:ascii="Times New Roman" w:hAnsi="Times New Roman" w:cs="Times New Roman"/>
                                <w:bCs/>
                                <w:sz w:val="24"/>
                                <w:szCs w:val="24"/>
                              </w:rPr>
                              <w:t xml:space="preserve">Funds </w:t>
                            </w:r>
                            <w:r w:rsidR="009967A1" w:rsidRPr="004D3836">
                              <w:rPr>
                                <w:rFonts w:ascii="Times New Roman" w:hAnsi="Times New Roman" w:cs="Times New Roman"/>
                                <w:bCs/>
                                <w:spacing w:val="-1"/>
                                <w:sz w:val="24"/>
                                <w:szCs w:val="24"/>
                              </w:rPr>
                              <w:t>Requested:</w:t>
                            </w:r>
                            <w:r w:rsidR="009967A1" w:rsidRPr="004D3836">
                              <w:rPr>
                                <w:rFonts w:ascii="Times New Roman" w:hAnsi="Times New Roman" w:cs="Times New Roman"/>
                                <w:bCs/>
                                <w:spacing w:val="-2"/>
                                <w:sz w:val="24"/>
                                <w:szCs w:val="24"/>
                              </w:rPr>
                              <w:t xml:space="preserve"> </w:t>
                            </w:r>
                            <w:r w:rsidR="005E095E" w:rsidRPr="004D3836">
                              <w:rPr>
                                <w:rFonts w:ascii="Times New Roman" w:hAnsi="Times New Roman" w:cs="Times New Roman"/>
                                <w:bCs/>
                                <w:sz w:val="24"/>
                                <w:szCs w:val="24"/>
                              </w:rPr>
                              <w:t>$1,38</w:t>
                            </w:r>
                            <w:r w:rsidR="00B321A7" w:rsidRPr="004D3836">
                              <w:rPr>
                                <w:rFonts w:ascii="Times New Roman" w:hAnsi="Times New Roman" w:cs="Times New Roman"/>
                                <w:bCs/>
                                <w:sz w:val="24"/>
                                <w:szCs w:val="24"/>
                              </w:rPr>
                              <w:t>2</w:t>
                            </w:r>
                            <w:r w:rsidR="005E095E" w:rsidRPr="004D3836">
                              <w:rPr>
                                <w:rFonts w:ascii="Times New Roman" w:hAnsi="Times New Roman" w:cs="Times New Roman"/>
                                <w:bCs/>
                                <w:sz w:val="24"/>
                                <w:szCs w:val="24"/>
                              </w:rPr>
                              <w:t>,500</w:t>
                            </w:r>
                          </w:p>
                          <w:p w14:paraId="6D53DD32" w14:textId="2060B921" w:rsidR="00475A0D" w:rsidRPr="00A27A87" w:rsidRDefault="00475A0D" w:rsidP="007278E0">
                            <w:pPr>
                              <w:ind w:left="2"/>
                              <w:jc w:val="center"/>
                              <w:rPr>
                                <w:rFonts w:ascii="Times New Roman" w:hAnsi="Times New Roman" w:cs="Times New Roman"/>
                                <w:b/>
                                <w:i/>
                                <w:iCs/>
                                <w:color w:val="EE0000"/>
                                <w:sz w:val="24"/>
                                <w:szCs w:val="24"/>
                              </w:rPr>
                            </w:pPr>
                            <w:r w:rsidRPr="00A27A87">
                              <w:rPr>
                                <w:rFonts w:ascii="Times New Roman" w:hAnsi="Times New Roman" w:cs="Times New Roman"/>
                                <w:b/>
                                <w:i/>
                                <w:iCs/>
                                <w:color w:val="EE0000"/>
                                <w:sz w:val="24"/>
                                <w:szCs w:val="24"/>
                              </w:rPr>
                              <w:t>Amount Change: +$350,000</w:t>
                            </w:r>
                          </w:p>
                          <w:p w14:paraId="0C09F345" w14:textId="4A7CA6DC" w:rsidR="00A06B0F" w:rsidRPr="00A27A87" w:rsidRDefault="00A06B0F" w:rsidP="00A06B0F">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 xml:space="preserve">Revised WHA Funds Requested: </w:t>
                            </w:r>
                            <w:r w:rsidR="005D06FA" w:rsidRPr="00A27A87">
                              <w:rPr>
                                <w:rFonts w:ascii="Times New Roman" w:hAnsi="Times New Roman" w:cs="Times New Roman"/>
                                <w:bCs/>
                                <w:color w:val="EE0000"/>
                                <w:sz w:val="24"/>
                                <w:szCs w:val="24"/>
                              </w:rPr>
                              <w:t xml:space="preserve"> $</w:t>
                            </w:r>
                            <w:r w:rsidR="00891A04" w:rsidRPr="00891A04">
                              <w:rPr>
                                <w:rFonts w:ascii="Times New Roman" w:hAnsi="Times New Roman" w:cs="Times New Roman"/>
                                <w:bCs/>
                                <w:color w:val="EE0000"/>
                                <w:sz w:val="24"/>
                                <w:szCs w:val="24"/>
                              </w:rPr>
                              <w:t>1,732,500</w:t>
                            </w:r>
                          </w:p>
                          <w:p w14:paraId="740AC3EE" w14:textId="0D4919BF" w:rsidR="005E095E" w:rsidRDefault="005E095E" w:rsidP="007278E0">
                            <w:pPr>
                              <w:ind w:left="2"/>
                              <w:jc w:val="center"/>
                              <w:rPr>
                                <w:rFonts w:ascii="Times New Roman" w:hAnsi="Times New Roman" w:cs="Times New Roman"/>
                                <w:bCs/>
                                <w:sz w:val="24"/>
                                <w:szCs w:val="24"/>
                              </w:rPr>
                            </w:pPr>
                            <w:r w:rsidRPr="004D3836">
                              <w:rPr>
                                <w:rFonts w:ascii="Times New Roman" w:hAnsi="Times New Roman" w:cs="Times New Roman"/>
                                <w:bCs/>
                                <w:sz w:val="24"/>
                                <w:szCs w:val="24"/>
                              </w:rPr>
                              <w:t>POA Cost-Share:</w:t>
                            </w:r>
                            <w:r w:rsidR="00B321A7" w:rsidRPr="004D3836">
                              <w:rPr>
                                <w:rFonts w:ascii="Times New Roman" w:hAnsi="Times New Roman" w:cs="Times New Roman"/>
                                <w:bCs/>
                                <w:sz w:val="24"/>
                                <w:szCs w:val="24"/>
                              </w:rPr>
                              <w:t xml:space="preserve"> $</w:t>
                            </w:r>
                            <w:r w:rsidR="00E25A9A" w:rsidRPr="004D3836">
                              <w:rPr>
                                <w:rFonts w:ascii="Times New Roman" w:hAnsi="Times New Roman" w:cs="Times New Roman"/>
                                <w:bCs/>
                                <w:sz w:val="24"/>
                                <w:szCs w:val="24"/>
                              </w:rPr>
                              <w:t>90</w:t>
                            </w:r>
                            <w:r w:rsidR="002E0521" w:rsidRPr="004D3836">
                              <w:rPr>
                                <w:rFonts w:ascii="Times New Roman" w:hAnsi="Times New Roman" w:cs="Times New Roman"/>
                                <w:bCs/>
                                <w:sz w:val="24"/>
                                <w:szCs w:val="24"/>
                              </w:rPr>
                              <w:t>1</w:t>
                            </w:r>
                            <w:r w:rsidR="003B7BF2" w:rsidRPr="004D3836">
                              <w:rPr>
                                <w:rFonts w:ascii="Times New Roman" w:hAnsi="Times New Roman" w:cs="Times New Roman"/>
                                <w:bCs/>
                                <w:sz w:val="24"/>
                                <w:szCs w:val="24"/>
                              </w:rPr>
                              <w:t>,024</w:t>
                            </w:r>
                          </w:p>
                          <w:p w14:paraId="5D955205" w14:textId="6A4073B5" w:rsidR="009967A1" w:rsidRPr="004D3836" w:rsidRDefault="009967A1" w:rsidP="00126BAC">
                            <w:pPr>
                              <w:spacing w:before="80"/>
                              <w:ind w:left="1"/>
                              <w:jc w:val="center"/>
                              <w:rPr>
                                <w:rFonts w:ascii="Times New Roman" w:eastAsia="Times New Roman" w:hAnsi="Times New Roman" w:cs="Times New Roman"/>
                                <w:sz w:val="24"/>
                                <w:szCs w:val="24"/>
                              </w:rPr>
                            </w:pPr>
                            <w:r w:rsidRPr="004D3836">
                              <w:rPr>
                                <w:rFonts w:ascii="Times New Roman" w:hAnsi="Times New Roman" w:cs="Times New Roman"/>
                                <w:b/>
                                <w:spacing w:val="-1"/>
                                <w:sz w:val="24"/>
                                <w:szCs w:val="24"/>
                              </w:rPr>
                              <w:t>Total</w:t>
                            </w:r>
                            <w:r w:rsidRPr="004D3836">
                              <w:rPr>
                                <w:rFonts w:ascii="Times New Roman" w:hAnsi="Times New Roman" w:cs="Times New Roman"/>
                                <w:b/>
                                <w:spacing w:val="-2"/>
                                <w:sz w:val="24"/>
                                <w:szCs w:val="24"/>
                              </w:rPr>
                              <w:t xml:space="preserve"> </w:t>
                            </w:r>
                            <w:r w:rsidR="00334639">
                              <w:rPr>
                                <w:rFonts w:ascii="Times New Roman" w:hAnsi="Times New Roman" w:cs="Times New Roman"/>
                                <w:b/>
                                <w:spacing w:val="-2"/>
                                <w:sz w:val="24"/>
                                <w:szCs w:val="24"/>
                              </w:rPr>
                              <w:t xml:space="preserve">Program </w:t>
                            </w:r>
                            <w:r w:rsidRPr="004D3836">
                              <w:rPr>
                                <w:rFonts w:ascii="Times New Roman" w:hAnsi="Times New Roman" w:cs="Times New Roman"/>
                                <w:b/>
                                <w:spacing w:val="-1"/>
                                <w:sz w:val="24"/>
                                <w:szCs w:val="24"/>
                              </w:rPr>
                              <w:t>Budget:</w:t>
                            </w:r>
                            <w:r w:rsidR="00B321A7" w:rsidRPr="004D3836">
                              <w:rPr>
                                <w:rFonts w:ascii="Times New Roman" w:hAnsi="Times New Roman" w:cs="Times New Roman"/>
                                <w:b/>
                                <w:spacing w:val="-1"/>
                                <w:sz w:val="24"/>
                                <w:szCs w:val="24"/>
                              </w:rPr>
                              <w:t xml:space="preserve"> </w:t>
                            </w:r>
                            <w:r w:rsidR="003B7BF2" w:rsidRPr="004D3836">
                              <w:rPr>
                                <w:rFonts w:ascii="Times New Roman" w:hAnsi="Times New Roman" w:cs="Times New Roman"/>
                                <w:b/>
                                <w:spacing w:val="-1"/>
                                <w:sz w:val="24"/>
                                <w:szCs w:val="24"/>
                              </w:rPr>
                              <w:t>$2,</w:t>
                            </w:r>
                            <w:r w:rsidR="00891A04">
                              <w:rPr>
                                <w:rFonts w:ascii="Times New Roman" w:hAnsi="Times New Roman" w:cs="Times New Roman"/>
                                <w:b/>
                                <w:spacing w:val="-1"/>
                                <w:sz w:val="24"/>
                                <w:szCs w:val="24"/>
                              </w:rPr>
                              <w:t>63</w:t>
                            </w:r>
                            <w:r w:rsidR="0093357E" w:rsidRPr="004D3836">
                              <w:rPr>
                                <w:rFonts w:ascii="Times New Roman" w:hAnsi="Times New Roman" w:cs="Times New Roman"/>
                                <w:b/>
                                <w:spacing w:val="-1"/>
                                <w:sz w:val="24"/>
                                <w:szCs w:val="24"/>
                              </w:rPr>
                              <w:t>3</w:t>
                            </w:r>
                            <w:r w:rsidR="003B7BF2" w:rsidRPr="004D3836">
                              <w:rPr>
                                <w:rFonts w:ascii="Times New Roman" w:hAnsi="Times New Roman" w:cs="Times New Roman"/>
                                <w:b/>
                                <w:spacing w:val="-1"/>
                                <w:sz w:val="24"/>
                                <w:szCs w:val="24"/>
                              </w:rPr>
                              <w:t>,524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3D63C" id="_x0000_t202" coordsize="21600,21600" o:spt="202" path="m,l,21600r21600,l21600,xe">
                <v:stroke joinstyle="miter"/>
                <v:path gradientshapeok="t" o:connecttype="rect"/>
              </v:shapetype>
              <v:shape id="Text Box 14" o:spid="_x0000_s1026" type="#_x0000_t202" style="position:absolute;left:0;text-align:left;margin-left:12pt;margin-top:80.5pt;width:459pt;height:99.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" fillcolor="#d8d8d8 [2732]">
                <v:textbox inset="0,0,0,0">
                  <w:txbxContent>
                    <w:p w14:paraId="2B747336" w14:textId="77777777" w:rsidR="00F731C7" w:rsidRPr="004D3836" w:rsidRDefault="009967A1" w:rsidP="00F731C7">
                      <w:pPr>
                        <w:spacing w:before="70"/>
                        <w:ind w:left="2"/>
                        <w:jc w:val="center"/>
                        <w:rPr>
                          <w:rFonts w:ascii="Times New Roman" w:eastAsia="Times New Roman" w:hAnsi="Times New Roman" w:cs="Times New Roman"/>
                          <w:sz w:val="24"/>
                          <w:szCs w:val="24"/>
                        </w:rPr>
                      </w:pPr>
                      <w:r w:rsidRPr="004D3836">
                        <w:rPr>
                          <w:rFonts w:ascii="Times New Roman"/>
                          <w:b/>
                          <w:spacing w:val="-1"/>
                          <w:sz w:val="24"/>
                          <w:szCs w:val="24"/>
                        </w:rPr>
                        <w:t>BUDGET SUMMARY</w:t>
                      </w:r>
                    </w:p>
                    <w:p w14:paraId="080C5E96" w14:textId="460E93E9" w:rsidR="009967A1" w:rsidRDefault="00334639" w:rsidP="007278E0">
                      <w:pPr>
                        <w:ind w:left="2"/>
                        <w:jc w:val="center"/>
                        <w:rPr>
                          <w:rFonts w:ascii="Times New Roman" w:hAnsi="Times New Roman" w:cs="Times New Roman"/>
                          <w:bCs/>
                          <w:sz w:val="24"/>
                          <w:szCs w:val="24"/>
                        </w:rPr>
                      </w:pPr>
                      <w:r>
                        <w:rPr>
                          <w:rFonts w:ascii="Times New Roman" w:hAnsi="Times New Roman" w:cs="Times New Roman"/>
                          <w:bCs/>
                          <w:sz w:val="24"/>
                          <w:szCs w:val="24"/>
                        </w:rPr>
                        <w:t>Current</w:t>
                      </w:r>
                      <w:r w:rsidR="00475A0D">
                        <w:rPr>
                          <w:rFonts w:ascii="Times New Roman" w:hAnsi="Times New Roman" w:cs="Times New Roman"/>
                          <w:bCs/>
                          <w:sz w:val="24"/>
                          <w:szCs w:val="24"/>
                        </w:rPr>
                        <w:t xml:space="preserve"> </w:t>
                      </w:r>
                      <w:r w:rsidR="009967A1" w:rsidRPr="004D3836">
                        <w:rPr>
                          <w:rFonts w:ascii="Times New Roman" w:hAnsi="Times New Roman" w:cs="Times New Roman"/>
                          <w:bCs/>
                          <w:sz w:val="24"/>
                          <w:szCs w:val="24"/>
                        </w:rPr>
                        <w:t>WHA</w:t>
                      </w:r>
                      <w:r w:rsidR="009967A1" w:rsidRPr="004D3836">
                        <w:rPr>
                          <w:rFonts w:ascii="Times New Roman" w:hAnsi="Times New Roman" w:cs="Times New Roman"/>
                          <w:bCs/>
                          <w:spacing w:val="-4"/>
                          <w:sz w:val="24"/>
                          <w:szCs w:val="24"/>
                        </w:rPr>
                        <w:t xml:space="preserve"> </w:t>
                      </w:r>
                      <w:r w:rsidR="009967A1" w:rsidRPr="004D3836">
                        <w:rPr>
                          <w:rFonts w:ascii="Times New Roman" w:hAnsi="Times New Roman" w:cs="Times New Roman"/>
                          <w:bCs/>
                          <w:sz w:val="24"/>
                          <w:szCs w:val="24"/>
                        </w:rPr>
                        <w:t xml:space="preserve">Funds </w:t>
                      </w:r>
                      <w:r w:rsidR="009967A1" w:rsidRPr="004D3836">
                        <w:rPr>
                          <w:rFonts w:ascii="Times New Roman" w:hAnsi="Times New Roman" w:cs="Times New Roman"/>
                          <w:bCs/>
                          <w:spacing w:val="-1"/>
                          <w:sz w:val="24"/>
                          <w:szCs w:val="24"/>
                        </w:rPr>
                        <w:t>Requested:</w:t>
                      </w:r>
                      <w:r w:rsidR="009967A1" w:rsidRPr="004D3836">
                        <w:rPr>
                          <w:rFonts w:ascii="Times New Roman" w:hAnsi="Times New Roman" w:cs="Times New Roman"/>
                          <w:bCs/>
                          <w:spacing w:val="-2"/>
                          <w:sz w:val="24"/>
                          <w:szCs w:val="24"/>
                        </w:rPr>
                        <w:t xml:space="preserve"> </w:t>
                      </w:r>
                      <w:r w:rsidR="005E095E" w:rsidRPr="004D3836">
                        <w:rPr>
                          <w:rFonts w:ascii="Times New Roman" w:hAnsi="Times New Roman" w:cs="Times New Roman"/>
                          <w:bCs/>
                          <w:sz w:val="24"/>
                          <w:szCs w:val="24"/>
                        </w:rPr>
                        <w:t>$1,38</w:t>
                      </w:r>
                      <w:r w:rsidR="00B321A7" w:rsidRPr="004D3836">
                        <w:rPr>
                          <w:rFonts w:ascii="Times New Roman" w:hAnsi="Times New Roman" w:cs="Times New Roman"/>
                          <w:bCs/>
                          <w:sz w:val="24"/>
                          <w:szCs w:val="24"/>
                        </w:rPr>
                        <w:t>2</w:t>
                      </w:r>
                      <w:r w:rsidR="005E095E" w:rsidRPr="004D3836">
                        <w:rPr>
                          <w:rFonts w:ascii="Times New Roman" w:hAnsi="Times New Roman" w:cs="Times New Roman"/>
                          <w:bCs/>
                          <w:sz w:val="24"/>
                          <w:szCs w:val="24"/>
                        </w:rPr>
                        <w:t>,500</w:t>
                      </w:r>
                    </w:p>
                    <w:p w14:paraId="6D53DD32" w14:textId="2060B921" w:rsidR="00475A0D" w:rsidRPr="00A27A87" w:rsidRDefault="00475A0D" w:rsidP="007278E0">
                      <w:pPr>
                        <w:ind w:left="2"/>
                        <w:jc w:val="center"/>
                        <w:rPr>
                          <w:rFonts w:ascii="Times New Roman" w:hAnsi="Times New Roman" w:cs="Times New Roman"/>
                          <w:b/>
                          <w:i/>
                          <w:iCs/>
                          <w:color w:val="EE0000"/>
                          <w:sz w:val="24"/>
                          <w:szCs w:val="24"/>
                        </w:rPr>
                      </w:pPr>
                      <w:r w:rsidRPr="00A27A87">
                        <w:rPr>
                          <w:rFonts w:ascii="Times New Roman" w:hAnsi="Times New Roman" w:cs="Times New Roman"/>
                          <w:b/>
                          <w:i/>
                          <w:iCs/>
                          <w:color w:val="EE0000"/>
                          <w:sz w:val="24"/>
                          <w:szCs w:val="24"/>
                        </w:rPr>
                        <w:t>Amount Change: +$350,000</w:t>
                      </w:r>
                    </w:p>
                    <w:p w14:paraId="0C09F345" w14:textId="4A7CA6DC" w:rsidR="00A06B0F" w:rsidRPr="00A27A87" w:rsidRDefault="00A06B0F" w:rsidP="00A06B0F">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 xml:space="preserve">Revised WHA Funds Requested: </w:t>
                      </w:r>
                      <w:r w:rsidR="005D06FA" w:rsidRPr="00A27A87">
                        <w:rPr>
                          <w:rFonts w:ascii="Times New Roman" w:hAnsi="Times New Roman" w:cs="Times New Roman"/>
                          <w:bCs/>
                          <w:color w:val="EE0000"/>
                          <w:sz w:val="24"/>
                          <w:szCs w:val="24"/>
                        </w:rPr>
                        <w:t xml:space="preserve"> $</w:t>
                      </w:r>
                      <w:r w:rsidR="00891A04" w:rsidRPr="00891A04">
                        <w:rPr>
                          <w:rFonts w:ascii="Times New Roman" w:hAnsi="Times New Roman" w:cs="Times New Roman"/>
                          <w:bCs/>
                          <w:color w:val="EE0000"/>
                          <w:sz w:val="24"/>
                          <w:szCs w:val="24"/>
                        </w:rPr>
                        <w:t>1,732,500</w:t>
                      </w:r>
                    </w:p>
                    <w:p w14:paraId="740AC3EE" w14:textId="0D4919BF" w:rsidR="005E095E" w:rsidRDefault="005E095E" w:rsidP="007278E0">
                      <w:pPr>
                        <w:ind w:left="2"/>
                        <w:jc w:val="center"/>
                        <w:rPr>
                          <w:rFonts w:ascii="Times New Roman" w:hAnsi="Times New Roman" w:cs="Times New Roman"/>
                          <w:bCs/>
                          <w:sz w:val="24"/>
                          <w:szCs w:val="24"/>
                        </w:rPr>
                      </w:pPr>
                      <w:r w:rsidRPr="004D3836">
                        <w:rPr>
                          <w:rFonts w:ascii="Times New Roman" w:hAnsi="Times New Roman" w:cs="Times New Roman"/>
                          <w:bCs/>
                          <w:sz w:val="24"/>
                          <w:szCs w:val="24"/>
                        </w:rPr>
                        <w:t>POA Cost-Share:</w:t>
                      </w:r>
                      <w:r w:rsidR="00B321A7" w:rsidRPr="004D3836">
                        <w:rPr>
                          <w:rFonts w:ascii="Times New Roman" w:hAnsi="Times New Roman" w:cs="Times New Roman"/>
                          <w:bCs/>
                          <w:sz w:val="24"/>
                          <w:szCs w:val="24"/>
                        </w:rPr>
                        <w:t xml:space="preserve"> $</w:t>
                      </w:r>
                      <w:r w:rsidR="00E25A9A" w:rsidRPr="004D3836">
                        <w:rPr>
                          <w:rFonts w:ascii="Times New Roman" w:hAnsi="Times New Roman" w:cs="Times New Roman"/>
                          <w:bCs/>
                          <w:sz w:val="24"/>
                          <w:szCs w:val="24"/>
                        </w:rPr>
                        <w:t>90</w:t>
                      </w:r>
                      <w:r w:rsidR="002E0521" w:rsidRPr="004D3836">
                        <w:rPr>
                          <w:rFonts w:ascii="Times New Roman" w:hAnsi="Times New Roman" w:cs="Times New Roman"/>
                          <w:bCs/>
                          <w:sz w:val="24"/>
                          <w:szCs w:val="24"/>
                        </w:rPr>
                        <w:t>1</w:t>
                      </w:r>
                      <w:r w:rsidR="003B7BF2" w:rsidRPr="004D3836">
                        <w:rPr>
                          <w:rFonts w:ascii="Times New Roman" w:hAnsi="Times New Roman" w:cs="Times New Roman"/>
                          <w:bCs/>
                          <w:sz w:val="24"/>
                          <w:szCs w:val="24"/>
                        </w:rPr>
                        <w:t>,024</w:t>
                      </w:r>
                    </w:p>
                    <w:p w14:paraId="5D955205" w14:textId="6A4073B5" w:rsidR="009967A1" w:rsidRPr="004D3836" w:rsidRDefault="009967A1" w:rsidP="00126BAC">
                      <w:pPr>
                        <w:spacing w:before="80"/>
                        <w:ind w:left="1"/>
                        <w:jc w:val="center"/>
                        <w:rPr>
                          <w:rFonts w:ascii="Times New Roman" w:eastAsia="Times New Roman" w:hAnsi="Times New Roman" w:cs="Times New Roman"/>
                          <w:sz w:val="24"/>
                          <w:szCs w:val="24"/>
                        </w:rPr>
                      </w:pPr>
                      <w:r w:rsidRPr="004D3836">
                        <w:rPr>
                          <w:rFonts w:ascii="Times New Roman" w:hAnsi="Times New Roman" w:cs="Times New Roman"/>
                          <w:b/>
                          <w:spacing w:val="-1"/>
                          <w:sz w:val="24"/>
                          <w:szCs w:val="24"/>
                        </w:rPr>
                        <w:t>Total</w:t>
                      </w:r>
                      <w:r w:rsidRPr="004D3836">
                        <w:rPr>
                          <w:rFonts w:ascii="Times New Roman" w:hAnsi="Times New Roman" w:cs="Times New Roman"/>
                          <w:b/>
                          <w:spacing w:val="-2"/>
                          <w:sz w:val="24"/>
                          <w:szCs w:val="24"/>
                        </w:rPr>
                        <w:t xml:space="preserve"> </w:t>
                      </w:r>
                      <w:r w:rsidR="00334639">
                        <w:rPr>
                          <w:rFonts w:ascii="Times New Roman" w:hAnsi="Times New Roman" w:cs="Times New Roman"/>
                          <w:b/>
                          <w:spacing w:val="-2"/>
                          <w:sz w:val="24"/>
                          <w:szCs w:val="24"/>
                        </w:rPr>
                        <w:t xml:space="preserve">Program </w:t>
                      </w:r>
                      <w:r w:rsidRPr="004D3836">
                        <w:rPr>
                          <w:rFonts w:ascii="Times New Roman" w:hAnsi="Times New Roman" w:cs="Times New Roman"/>
                          <w:b/>
                          <w:spacing w:val="-1"/>
                          <w:sz w:val="24"/>
                          <w:szCs w:val="24"/>
                        </w:rPr>
                        <w:t>Budget:</w:t>
                      </w:r>
                      <w:r w:rsidR="00B321A7" w:rsidRPr="004D3836">
                        <w:rPr>
                          <w:rFonts w:ascii="Times New Roman" w:hAnsi="Times New Roman" w:cs="Times New Roman"/>
                          <w:b/>
                          <w:spacing w:val="-1"/>
                          <w:sz w:val="24"/>
                          <w:szCs w:val="24"/>
                        </w:rPr>
                        <w:t xml:space="preserve"> </w:t>
                      </w:r>
                      <w:r w:rsidR="003B7BF2" w:rsidRPr="004D3836">
                        <w:rPr>
                          <w:rFonts w:ascii="Times New Roman" w:hAnsi="Times New Roman" w:cs="Times New Roman"/>
                          <w:b/>
                          <w:spacing w:val="-1"/>
                          <w:sz w:val="24"/>
                          <w:szCs w:val="24"/>
                        </w:rPr>
                        <w:t>$2,</w:t>
                      </w:r>
                      <w:r w:rsidR="00891A04">
                        <w:rPr>
                          <w:rFonts w:ascii="Times New Roman" w:hAnsi="Times New Roman" w:cs="Times New Roman"/>
                          <w:b/>
                          <w:spacing w:val="-1"/>
                          <w:sz w:val="24"/>
                          <w:szCs w:val="24"/>
                        </w:rPr>
                        <w:t>63</w:t>
                      </w:r>
                      <w:r w:rsidR="0093357E" w:rsidRPr="004D3836">
                        <w:rPr>
                          <w:rFonts w:ascii="Times New Roman" w:hAnsi="Times New Roman" w:cs="Times New Roman"/>
                          <w:b/>
                          <w:spacing w:val="-1"/>
                          <w:sz w:val="24"/>
                          <w:szCs w:val="24"/>
                        </w:rPr>
                        <w:t>3</w:t>
                      </w:r>
                      <w:r w:rsidR="003B7BF2" w:rsidRPr="004D3836">
                        <w:rPr>
                          <w:rFonts w:ascii="Times New Roman" w:hAnsi="Times New Roman" w:cs="Times New Roman"/>
                          <w:b/>
                          <w:spacing w:val="-1"/>
                          <w:sz w:val="24"/>
                          <w:szCs w:val="24"/>
                        </w:rPr>
                        <w:t>,524</w:t>
                      </w:r>
                    </w:p>
                  </w:txbxContent>
                </v:textbox>
                <w10:wrap type="tight" anchorx="margin"/>
              </v:shape>
            </w:pict>
          </mc:Fallback>
        </mc:AlternateContent>
      </w:r>
      <w:r w:rsidR="0012663C" w:rsidRPr="009A2F8A">
        <w:rPr>
          <w:rFonts w:ascii="Times New Roman" w:eastAsia="Times New Roman" w:hAnsi="Times New Roman" w:cs="Times New Roman"/>
          <w:sz w:val="24"/>
          <w:szCs w:val="24"/>
        </w:rPr>
        <w:t>P</w:t>
      </w:r>
      <w:r w:rsidR="005E1A98">
        <w:rPr>
          <w:rFonts w:ascii="Times New Roman" w:eastAsia="Times New Roman" w:hAnsi="Times New Roman" w:cs="Times New Roman"/>
          <w:sz w:val="24"/>
          <w:szCs w:val="24"/>
        </w:rPr>
        <w:t>artners</w:t>
      </w:r>
      <w:r w:rsidR="00785F09" w:rsidRPr="009A2F8A">
        <w:rPr>
          <w:rFonts w:ascii="Times New Roman" w:eastAsia="Times New Roman" w:hAnsi="Times New Roman" w:cs="Times New Roman"/>
          <w:sz w:val="24"/>
          <w:szCs w:val="24"/>
        </w:rPr>
        <w:t xml:space="preserve"> of the Americas (POA) has prepared a</w:t>
      </w:r>
      <w:r w:rsidR="00D3139F">
        <w:rPr>
          <w:rFonts w:ascii="Times New Roman" w:eastAsia="Times New Roman" w:hAnsi="Times New Roman" w:cs="Times New Roman"/>
          <w:sz w:val="24"/>
          <w:szCs w:val="24"/>
        </w:rPr>
        <w:t>n amended</w:t>
      </w:r>
      <w:r w:rsidR="00785F09" w:rsidRPr="009A2F8A">
        <w:rPr>
          <w:rFonts w:ascii="Times New Roman" w:eastAsia="Times New Roman" w:hAnsi="Times New Roman" w:cs="Times New Roman"/>
          <w:sz w:val="24"/>
          <w:szCs w:val="24"/>
        </w:rPr>
        <w:t xml:space="preserve"> budget to cover program and administrative costs for the</w:t>
      </w:r>
      <w:r w:rsidR="00A97B97">
        <w:rPr>
          <w:rFonts w:ascii="Times New Roman" w:eastAsia="Times New Roman" w:hAnsi="Times New Roman" w:cs="Times New Roman"/>
          <w:sz w:val="24"/>
          <w:szCs w:val="24"/>
        </w:rPr>
        <w:t xml:space="preserve"> implementation of the</w:t>
      </w:r>
      <w:r w:rsidR="000D37F1">
        <w:rPr>
          <w:rFonts w:ascii="Times New Roman" w:eastAsia="Times New Roman" w:hAnsi="Times New Roman" w:cs="Times New Roman"/>
          <w:sz w:val="24"/>
          <w:szCs w:val="24"/>
        </w:rPr>
        <w:t xml:space="preserve"> </w:t>
      </w:r>
      <w:r w:rsidR="00785F09" w:rsidRPr="009A2F8A">
        <w:rPr>
          <w:rFonts w:ascii="Times New Roman" w:eastAsia="Times New Roman" w:hAnsi="Times New Roman" w:cs="Times New Roman"/>
          <w:sz w:val="24"/>
          <w:szCs w:val="24"/>
        </w:rPr>
        <w:t>100,000 Strong in the Americas</w:t>
      </w:r>
      <w:r w:rsidR="39F095A3" w:rsidRPr="5D42ABAA">
        <w:rPr>
          <w:rFonts w:ascii="Times New Roman" w:eastAsia="Times New Roman" w:hAnsi="Times New Roman" w:cs="Times New Roman"/>
          <w:sz w:val="24"/>
          <w:szCs w:val="24"/>
        </w:rPr>
        <w:t xml:space="preserve"> </w:t>
      </w:r>
      <w:r w:rsidR="008C6C52">
        <w:rPr>
          <w:rFonts w:ascii="Times New Roman" w:eastAsia="Times New Roman" w:hAnsi="Times New Roman" w:cs="Times New Roman"/>
          <w:sz w:val="24"/>
          <w:szCs w:val="24"/>
        </w:rPr>
        <w:t>(100K St</w:t>
      </w:r>
      <w:r w:rsidR="00451F82">
        <w:rPr>
          <w:rFonts w:ascii="Times New Roman" w:eastAsia="Times New Roman" w:hAnsi="Times New Roman" w:cs="Times New Roman"/>
          <w:sz w:val="24"/>
          <w:szCs w:val="24"/>
        </w:rPr>
        <w:t xml:space="preserve">rong) </w:t>
      </w:r>
      <w:r w:rsidR="00286A5B">
        <w:rPr>
          <w:rFonts w:ascii="Times New Roman" w:eastAsia="Times New Roman" w:hAnsi="Times New Roman" w:cs="Times New Roman"/>
          <w:sz w:val="24"/>
          <w:szCs w:val="24"/>
        </w:rPr>
        <w:t>P</w:t>
      </w:r>
      <w:r w:rsidR="39F095A3" w:rsidRPr="5D42ABAA">
        <w:rPr>
          <w:rFonts w:ascii="Times New Roman" w:eastAsia="Times New Roman" w:hAnsi="Times New Roman" w:cs="Times New Roman"/>
          <w:sz w:val="24"/>
          <w:szCs w:val="24"/>
        </w:rPr>
        <w:t>rogram</w:t>
      </w:r>
      <w:r w:rsidR="00785F09" w:rsidRPr="5D42ABAA">
        <w:rPr>
          <w:rFonts w:ascii="Times New Roman" w:eastAsia="Times New Roman" w:hAnsi="Times New Roman" w:cs="Times New Roman"/>
          <w:sz w:val="24"/>
          <w:szCs w:val="24"/>
        </w:rPr>
        <w:t>.</w:t>
      </w:r>
      <w:r w:rsidR="00785F09" w:rsidRPr="009A2F8A">
        <w:rPr>
          <w:rFonts w:ascii="Times New Roman" w:eastAsia="Times New Roman" w:hAnsi="Times New Roman" w:cs="Times New Roman"/>
          <w:sz w:val="24"/>
          <w:szCs w:val="24"/>
        </w:rPr>
        <w:t xml:space="preserve"> Costs are broken down by funding requested from the Bureau of Western Hemisphere Affairs (WHA)</w:t>
      </w:r>
      <w:r w:rsidR="002E3A17">
        <w:rPr>
          <w:rFonts w:ascii="Times New Roman" w:eastAsia="Times New Roman" w:hAnsi="Times New Roman" w:cs="Times New Roman"/>
          <w:sz w:val="24"/>
          <w:szCs w:val="24"/>
        </w:rPr>
        <w:t xml:space="preserve"> </w:t>
      </w:r>
      <w:r w:rsidR="00DD1DD6" w:rsidRPr="009A2F8A">
        <w:rPr>
          <w:rFonts w:ascii="Times New Roman" w:eastAsia="Times New Roman" w:hAnsi="Times New Roman" w:cs="Times New Roman"/>
          <w:sz w:val="24"/>
          <w:szCs w:val="24"/>
        </w:rPr>
        <w:t>Office of Public Diplomacy and Public Affairs (PDA)</w:t>
      </w:r>
      <w:r w:rsidR="002E3A17">
        <w:rPr>
          <w:rFonts w:ascii="Times New Roman" w:eastAsia="Times New Roman" w:hAnsi="Times New Roman" w:cs="Times New Roman"/>
          <w:sz w:val="24"/>
          <w:szCs w:val="24"/>
        </w:rPr>
        <w:t>, along with POA’s cost-share,</w:t>
      </w:r>
      <w:r w:rsidR="00146EAF">
        <w:rPr>
          <w:rFonts w:ascii="Times New Roman" w:eastAsia="Times New Roman" w:hAnsi="Times New Roman" w:cs="Times New Roman"/>
          <w:sz w:val="24"/>
          <w:szCs w:val="24"/>
        </w:rPr>
        <w:t xml:space="preserve"> for the SOW for </w:t>
      </w:r>
      <w:r w:rsidR="000D37F1">
        <w:rPr>
          <w:rFonts w:ascii="Times New Roman" w:eastAsia="Times New Roman" w:hAnsi="Times New Roman" w:cs="Times New Roman"/>
          <w:sz w:val="24"/>
          <w:szCs w:val="24"/>
        </w:rPr>
        <w:t>C</w:t>
      </w:r>
      <w:r w:rsidR="00451F82">
        <w:rPr>
          <w:rFonts w:ascii="Times New Roman" w:eastAsia="Times New Roman" w:hAnsi="Times New Roman" w:cs="Times New Roman"/>
          <w:sz w:val="24"/>
          <w:szCs w:val="24"/>
        </w:rPr>
        <w:t xml:space="preserve">ooperative </w:t>
      </w:r>
      <w:r w:rsidR="000D37F1">
        <w:rPr>
          <w:rFonts w:ascii="Times New Roman" w:eastAsia="Times New Roman" w:hAnsi="Times New Roman" w:cs="Times New Roman"/>
          <w:sz w:val="24"/>
          <w:szCs w:val="24"/>
        </w:rPr>
        <w:t>A</w:t>
      </w:r>
      <w:r w:rsidR="00451F82">
        <w:rPr>
          <w:rFonts w:ascii="Times New Roman" w:eastAsia="Times New Roman" w:hAnsi="Times New Roman" w:cs="Times New Roman"/>
          <w:sz w:val="24"/>
          <w:szCs w:val="24"/>
        </w:rPr>
        <w:t xml:space="preserve">greement </w:t>
      </w:r>
      <w:r w:rsidR="000D37F1" w:rsidRPr="000D37F1">
        <w:rPr>
          <w:rFonts w:ascii="Times New Roman" w:eastAsia="Times New Roman" w:hAnsi="Times New Roman" w:cs="Times New Roman"/>
          <w:sz w:val="24"/>
          <w:szCs w:val="24"/>
        </w:rPr>
        <w:t xml:space="preserve">SAQMIP23CA0023 </w:t>
      </w:r>
      <w:r w:rsidR="00146EAF">
        <w:rPr>
          <w:rFonts w:ascii="Times New Roman" w:eastAsia="Times New Roman" w:hAnsi="Times New Roman" w:cs="Times New Roman"/>
          <w:sz w:val="24"/>
          <w:szCs w:val="24"/>
        </w:rPr>
        <w:t>(</w:t>
      </w:r>
      <w:del w:id="7" w:author="Penelope Kim" w:date="2025-12-12T14:37:00Z" w16du:dateUtc="2025-12-12T19:37:00Z">
        <w:r w:rsidR="000D37F1" w:rsidDel="00BC526E">
          <w:rPr>
            <w:rFonts w:ascii="Times New Roman" w:eastAsia="Times New Roman" w:hAnsi="Times New Roman" w:cs="Times New Roman"/>
            <w:sz w:val="24"/>
            <w:szCs w:val="24"/>
          </w:rPr>
          <w:delText>42</w:delText>
        </w:r>
        <w:r w:rsidR="002535C3" w:rsidDel="00BC526E">
          <w:rPr>
            <w:rFonts w:ascii="Times New Roman" w:eastAsia="Times New Roman" w:hAnsi="Times New Roman" w:cs="Times New Roman"/>
            <w:sz w:val="24"/>
            <w:szCs w:val="24"/>
          </w:rPr>
          <w:delText xml:space="preserve"> </w:delText>
        </w:r>
      </w:del>
      <w:ins w:id="8" w:author="Penelope Kim" w:date="2025-12-12T14:37:00Z" w16du:dateUtc="2025-12-12T19:37:00Z">
        <w:r w:rsidR="00BC526E">
          <w:rPr>
            <w:rFonts w:ascii="Times New Roman" w:eastAsia="Times New Roman" w:hAnsi="Times New Roman" w:cs="Times New Roman"/>
            <w:sz w:val="24"/>
            <w:szCs w:val="24"/>
          </w:rPr>
          <w:t xml:space="preserve">44 </w:t>
        </w:r>
      </w:ins>
      <w:r w:rsidR="002535C3">
        <w:rPr>
          <w:rFonts w:ascii="Times New Roman" w:eastAsia="Times New Roman" w:hAnsi="Times New Roman" w:cs="Times New Roman"/>
          <w:sz w:val="24"/>
          <w:szCs w:val="24"/>
        </w:rPr>
        <w:t>months total</w:t>
      </w:r>
      <w:r w:rsidR="00146EAF">
        <w:rPr>
          <w:rFonts w:ascii="Times New Roman" w:eastAsia="Times New Roman" w:hAnsi="Times New Roman" w:cs="Times New Roman"/>
          <w:sz w:val="24"/>
          <w:szCs w:val="24"/>
        </w:rPr>
        <w:t>)</w:t>
      </w:r>
      <w:r w:rsidR="00DD1DD6" w:rsidRPr="009A2F8A">
        <w:rPr>
          <w:rFonts w:ascii="Times New Roman" w:eastAsia="Times New Roman" w:hAnsi="Times New Roman" w:cs="Times New Roman"/>
          <w:sz w:val="24"/>
          <w:szCs w:val="24"/>
        </w:rPr>
        <w:t>.</w:t>
      </w:r>
    </w:p>
    <w:p w14:paraId="55D9E992" w14:textId="26738B33" w:rsidR="004C78A6" w:rsidRPr="009A2F8A" w:rsidRDefault="004C78A6" w:rsidP="00DD5E95">
      <w:pPr>
        <w:spacing w:before="7"/>
        <w:jc w:val="both"/>
        <w:rPr>
          <w:rFonts w:ascii="Times New Roman" w:eastAsia="Times New Roman" w:hAnsi="Times New Roman" w:cs="Times New Roman"/>
          <w:sz w:val="24"/>
          <w:szCs w:val="24"/>
        </w:rPr>
      </w:pPr>
    </w:p>
    <w:tbl>
      <w:tblPr>
        <w:tblW w:w="0" w:type="auto"/>
        <w:jc w:val="center"/>
        <w:tblLayout w:type="fixed"/>
        <w:tblCellMar>
          <w:left w:w="0" w:type="dxa"/>
          <w:right w:w="0" w:type="dxa"/>
        </w:tblCellMar>
        <w:tblLook w:val="01E0" w:firstRow="1" w:lastRow="1" w:firstColumn="1" w:lastColumn="1" w:noHBand="0" w:noVBand="0"/>
      </w:tblPr>
      <w:tblGrid>
        <w:gridCol w:w="253"/>
        <w:gridCol w:w="2391"/>
        <w:gridCol w:w="2094"/>
        <w:gridCol w:w="2226"/>
        <w:gridCol w:w="2226"/>
      </w:tblGrid>
      <w:tr w:rsidR="008D405F" w:rsidRPr="008D405F" w14:paraId="130BD3AE" w14:textId="4281BD53" w:rsidTr="00A27A87">
        <w:trPr>
          <w:trHeight w:hRule="exact" w:val="584"/>
          <w:jc w:val="center"/>
        </w:trPr>
        <w:tc>
          <w:tcPr>
            <w:tcW w:w="2644" w:type="dxa"/>
            <w:gridSpan w:val="2"/>
            <w:tcBorders>
              <w:top w:val="single" w:sz="5" w:space="0" w:color="000000" w:themeColor="text1"/>
              <w:left w:val="single" w:sz="5" w:space="0" w:color="000000" w:themeColor="text1"/>
              <w:bottom w:val="single" w:sz="4" w:space="0" w:color="auto"/>
              <w:right w:val="single" w:sz="5" w:space="0" w:color="000000" w:themeColor="text1"/>
            </w:tcBorders>
            <w:shd w:val="clear" w:color="auto" w:fill="BEBEBE"/>
          </w:tcPr>
          <w:p w14:paraId="23E277C8" w14:textId="77777777" w:rsidR="008D405F" w:rsidRPr="008D405F" w:rsidRDefault="008D405F" w:rsidP="008D405F">
            <w:pPr>
              <w:rPr>
                <w:rFonts w:ascii="Times New Roman" w:hAnsi="Times New Roman" w:cs="Times New Roman"/>
                <w:sz w:val="24"/>
                <w:szCs w:val="24"/>
              </w:rPr>
            </w:pPr>
          </w:p>
        </w:tc>
        <w:tc>
          <w:tcPr>
            <w:tcW w:w="2094"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BEBEBE"/>
          </w:tcPr>
          <w:p w14:paraId="7AF7E4A7" w14:textId="5DC8CD73" w:rsidR="008D405F" w:rsidRPr="008D405F" w:rsidRDefault="008D405F" w:rsidP="008D405F">
            <w:pPr>
              <w:pStyle w:val="TableParagraph"/>
              <w:jc w:val="center"/>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Current Requested</w:t>
            </w:r>
            <w:r w:rsidRPr="008D405F">
              <w:rPr>
                <w:rFonts w:ascii="Times New Roman" w:hAnsi="Times New Roman" w:cs="Times New Roman"/>
                <w:b/>
                <w:spacing w:val="2"/>
                <w:sz w:val="24"/>
                <w:szCs w:val="24"/>
              </w:rPr>
              <w:t xml:space="preserve"> </w:t>
            </w:r>
            <w:r w:rsidRPr="008D405F">
              <w:rPr>
                <w:rFonts w:ascii="Times New Roman" w:hAnsi="Times New Roman" w:cs="Times New Roman"/>
                <w:b/>
                <w:spacing w:val="-1"/>
                <w:sz w:val="24"/>
                <w:szCs w:val="24"/>
              </w:rPr>
              <w:t>Federal</w:t>
            </w:r>
            <w:r w:rsidRPr="008D405F">
              <w:rPr>
                <w:rFonts w:ascii="Times New Roman" w:hAnsi="Times New Roman" w:cs="Times New Roman"/>
                <w:b/>
                <w:spacing w:val="2"/>
                <w:sz w:val="24"/>
                <w:szCs w:val="24"/>
              </w:rPr>
              <w:t xml:space="preserve"> </w:t>
            </w:r>
            <w:r w:rsidRPr="008D405F">
              <w:rPr>
                <w:rFonts w:ascii="Times New Roman" w:hAnsi="Times New Roman" w:cs="Times New Roman"/>
                <w:b/>
                <w:spacing w:val="-1"/>
                <w:sz w:val="24"/>
                <w:szCs w:val="24"/>
              </w:rPr>
              <w:t>Funds</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BEBEBE"/>
          </w:tcPr>
          <w:p w14:paraId="447BBF2F" w14:textId="6E77F9AA" w:rsidR="008D405F" w:rsidRPr="008D405F" w:rsidRDefault="008D405F" w:rsidP="008D405F">
            <w:pPr>
              <w:pStyle w:val="TableParagraph"/>
              <w:spacing w:before="10"/>
              <w:jc w:val="center"/>
              <w:rPr>
                <w:rFonts w:ascii="Times New Roman" w:hAnsi="Times New Roman" w:cs="Times New Roman"/>
                <w:b/>
                <w:spacing w:val="-1"/>
                <w:sz w:val="24"/>
                <w:szCs w:val="24"/>
              </w:rPr>
            </w:pPr>
            <w:r w:rsidRPr="008D405F">
              <w:rPr>
                <w:rFonts w:ascii="Times New Roman" w:hAnsi="Times New Roman" w:cs="Times New Roman"/>
                <w:b/>
                <w:spacing w:val="-1"/>
                <w:sz w:val="24"/>
                <w:szCs w:val="24"/>
              </w:rPr>
              <w:t>Changes</w:t>
            </w:r>
          </w:p>
          <w:p w14:paraId="5527DF0D" w14:textId="51F60EBF" w:rsidR="008D405F" w:rsidRPr="008D405F" w:rsidRDefault="008D405F" w:rsidP="008D405F">
            <w:pPr>
              <w:pStyle w:val="TableParagraph"/>
              <w:spacing w:before="10"/>
              <w:jc w:val="center"/>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BEBEBE"/>
          </w:tcPr>
          <w:p w14:paraId="0648E835" w14:textId="386A41BD" w:rsidR="008D405F" w:rsidRPr="00020446" w:rsidRDefault="00020446" w:rsidP="008D405F">
            <w:pPr>
              <w:pStyle w:val="TableParagraph"/>
              <w:spacing w:before="10"/>
              <w:jc w:val="center"/>
              <w:rPr>
                <w:rFonts w:ascii="Times New Roman" w:hAnsi="Times New Roman" w:cs="Times New Roman"/>
                <w:b/>
                <w:bCs/>
                <w:spacing w:val="-1"/>
                <w:sz w:val="24"/>
                <w:szCs w:val="24"/>
              </w:rPr>
            </w:pPr>
            <w:r w:rsidRPr="00020446">
              <w:rPr>
                <w:rFonts w:ascii="Times New Roman" w:hAnsi="Times New Roman" w:cs="Times New Roman"/>
                <w:b/>
                <w:bCs/>
                <w:sz w:val="24"/>
                <w:szCs w:val="24"/>
              </w:rPr>
              <w:t>Revised Requested Federal Funds</w:t>
            </w:r>
          </w:p>
        </w:tc>
      </w:tr>
      <w:tr w:rsidR="00C448BB" w:rsidRPr="008D405F" w14:paraId="2C6D448A" w14:textId="2FF296A3" w:rsidTr="00A27A87">
        <w:trPr>
          <w:trHeight w:hRule="exact" w:val="285"/>
          <w:jc w:val="center"/>
        </w:trPr>
        <w:tc>
          <w:tcPr>
            <w:tcW w:w="253" w:type="dxa"/>
            <w:tcBorders>
              <w:top w:val="single" w:sz="4" w:space="0" w:color="auto"/>
              <w:left w:val="single" w:sz="4" w:space="0" w:color="auto"/>
              <w:bottom w:val="single" w:sz="4" w:space="0" w:color="auto"/>
            </w:tcBorders>
            <w:shd w:val="clear" w:color="auto" w:fill="D9D9D9" w:themeFill="background1" w:themeFillShade="D9"/>
          </w:tcPr>
          <w:p w14:paraId="47C47B2C" w14:textId="582C7F26" w:rsidR="00C448BB" w:rsidRPr="008D405F" w:rsidRDefault="00C448BB" w:rsidP="00C448BB">
            <w:pPr>
              <w:pStyle w:val="TableParagraph"/>
              <w:spacing w:before="12"/>
              <w:ind w:left="37" w:right="-889"/>
              <w:rPr>
                <w:rFonts w:ascii="Times New Roman" w:eastAsia="Calibri" w:hAnsi="Times New Roman" w:cs="Times New Roman"/>
                <w:sz w:val="24"/>
                <w:szCs w:val="24"/>
              </w:rPr>
            </w:pPr>
            <w:r w:rsidRPr="008D405F">
              <w:rPr>
                <w:rFonts w:ascii="Times New Roman" w:hAnsi="Times New Roman" w:cs="Times New Roman"/>
                <w:b/>
                <w:sz w:val="24"/>
                <w:szCs w:val="24"/>
              </w:rPr>
              <w:t>A</w:t>
            </w:r>
          </w:p>
        </w:tc>
        <w:tc>
          <w:tcPr>
            <w:tcW w:w="2391" w:type="dxa"/>
            <w:tcBorders>
              <w:top w:val="single" w:sz="4" w:space="0" w:color="auto"/>
              <w:bottom w:val="single" w:sz="4" w:space="0" w:color="auto"/>
              <w:right w:val="single" w:sz="4" w:space="0" w:color="auto"/>
            </w:tcBorders>
            <w:shd w:val="clear" w:color="auto" w:fill="D9D9D9" w:themeFill="background1" w:themeFillShade="D9"/>
          </w:tcPr>
          <w:p w14:paraId="57B63354" w14:textId="77777777" w:rsidR="00C448BB" w:rsidRPr="008D405F" w:rsidRDefault="00C448BB" w:rsidP="00C448BB">
            <w:pPr>
              <w:pStyle w:val="TableParagraph"/>
              <w:tabs>
                <w:tab w:val="left" w:pos="4405"/>
              </w:tabs>
              <w:spacing w:before="21"/>
              <w:ind w:left="214" w:right="-56"/>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Personnel</w:t>
            </w:r>
            <w:r w:rsidRPr="008D405F">
              <w:rPr>
                <w:rFonts w:ascii="Times New Roman" w:hAnsi="Times New Roman" w:cs="Times New Roman"/>
                <w:b/>
                <w:sz w:val="24"/>
                <w:szCs w:val="24"/>
              </w:rPr>
              <w:t xml:space="preserve"> </w:t>
            </w:r>
            <w:r w:rsidRPr="008D405F">
              <w:rPr>
                <w:rFonts w:ascii="Times New Roman" w:hAnsi="Times New Roman" w:cs="Times New Roman"/>
                <w:b/>
                <w:sz w:val="24"/>
                <w:szCs w:val="24"/>
              </w:rPr>
              <w:tab/>
            </w:r>
          </w:p>
        </w:tc>
        <w:tc>
          <w:tcPr>
            <w:tcW w:w="2094" w:type="dxa"/>
            <w:tcBorders>
              <w:top w:val="single" w:sz="5" w:space="0" w:color="000000" w:themeColor="text1"/>
              <w:left w:val="single" w:sz="4" w:space="0" w:color="auto"/>
              <w:bottom w:val="single" w:sz="5" w:space="0" w:color="000000" w:themeColor="text1"/>
              <w:right w:val="single" w:sz="5" w:space="0" w:color="000000" w:themeColor="text1"/>
            </w:tcBorders>
            <w:vAlign w:val="center"/>
          </w:tcPr>
          <w:p w14:paraId="45ADAB87" w14:textId="11408A93"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767,085</w:t>
            </w:r>
          </w:p>
          <w:p w14:paraId="329A45A5" w14:textId="77777777"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180,035.00</w:t>
            </w:r>
          </w:p>
          <w:p w14:paraId="636E8F20" w14:textId="77777777"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62,010.00</w:t>
            </w:r>
          </w:p>
          <w:p w14:paraId="2375A3B5" w14:textId="77777777"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0.00</w:t>
            </w:r>
          </w:p>
          <w:p w14:paraId="73160B80" w14:textId="77777777"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550.00</w:t>
            </w:r>
          </w:p>
          <w:p w14:paraId="2FC428E9" w14:textId="77777777"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5,000.00</w:t>
            </w:r>
          </w:p>
          <w:p w14:paraId="13622C6B" w14:textId="77777777"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0.00</w:t>
            </w:r>
          </w:p>
          <w:p w14:paraId="384EBA12" w14:textId="77777777"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63,041.00</w:t>
            </w:r>
          </w:p>
          <w:p w14:paraId="3F451D08" w14:textId="77777777"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1,077,721.00</w:t>
            </w:r>
          </w:p>
          <w:p w14:paraId="03DC1062" w14:textId="5977833D"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304,779.00</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DC88B54" w14:textId="5DBA0110" w:rsidR="00C448BB" w:rsidRPr="00DD5E95" w:rsidRDefault="00C448BB" w:rsidP="00DD5E95">
            <w:pPr>
              <w:ind w:right="89"/>
              <w:jc w:val="right"/>
              <w:rPr>
                <w:rFonts w:ascii="Times New Roman" w:hAnsi="Times New Roman" w:cs="Times New Roman"/>
                <w:sz w:val="24"/>
                <w:szCs w:val="24"/>
              </w:rPr>
            </w:pPr>
            <w:r w:rsidRPr="00DD5E95">
              <w:rPr>
                <w:rFonts w:ascii="Times New Roman" w:hAnsi="Times New Roman" w:cs="Times New Roman"/>
                <w:sz w:val="24"/>
                <w:szCs w:val="24"/>
              </w:rPr>
              <w:t>18</w:t>
            </w:r>
            <w:ins w:id="9" w:author="Penelope Kim" w:date="2025-12-15T12:37:00Z" w16du:dateUtc="2025-12-15T17:37:00Z">
              <w:r w:rsidR="008D2105">
                <w:rPr>
                  <w:rFonts w:ascii="Times New Roman" w:hAnsi="Times New Roman" w:cs="Times New Roman"/>
                  <w:sz w:val="24"/>
                  <w:szCs w:val="24"/>
                </w:rPr>
                <w:t>9,</w:t>
              </w:r>
            </w:ins>
            <w:ins w:id="10" w:author="Penelope Kim" w:date="2025-12-17T09:30:00Z" w16du:dateUtc="2025-12-17T14:30:00Z">
              <w:r w:rsidR="00E6747A">
                <w:rPr>
                  <w:rFonts w:ascii="Times New Roman" w:hAnsi="Times New Roman" w:cs="Times New Roman"/>
                  <w:sz w:val="24"/>
                  <w:szCs w:val="24"/>
                </w:rPr>
                <w:t>464</w:t>
              </w:r>
            </w:ins>
            <w:del w:id="11" w:author="Penelope Kim" w:date="2025-12-15T12:37:00Z" w16du:dateUtc="2025-12-15T17:37:00Z">
              <w:r w:rsidRPr="00DD5E95" w:rsidDel="00D10F23">
                <w:rPr>
                  <w:rFonts w:ascii="Times New Roman" w:hAnsi="Times New Roman" w:cs="Times New Roman"/>
                  <w:sz w:val="24"/>
                  <w:szCs w:val="24"/>
                </w:rPr>
                <w:delText>8,640</w:delText>
              </w:r>
            </w:del>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889ABF5" w14:textId="6ED416C7" w:rsidR="00C448BB" w:rsidRPr="00DD5E95" w:rsidRDefault="00C448BB" w:rsidP="00DD5E95">
            <w:pPr>
              <w:ind w:right="63"/>
              <w:jc w:val="right"/>
              <w:rPr>
                <w:rFonts w:ascii="Times New Roman" w:hAnsi="Times New Roman" w:cs="Times New Roman"/>
                <w:sz w:val="24"/>
                <w:szCs w:val="24"/>
              </w:rPr>
            </w:pPr>
            <w:r w:rsidRPr="00DD5E95">
              <w:rPr>
                <w:rFonts w:ascii="Times New Roman" w:hAnsi="Times New Roman" w:cs="Times New Roman"/>
                <w:sz w:val="24"/>
                <w:szCs w:val="24"/>
              </w:rPr>
              <w:t>95</w:t>
            </w:r>
            <w:ins w:id="12" w:author="Penelope Kim" w:date="2025-12-17T09:30:00Z" w16du:dateUtc="2025-12-17T14:30:00Z">
              <w:r w:rsidR="00E6747A">
                <w:rPr>
                  <w:rFonts w:ascii="Times New Roman" w:hAnsi="Times New Roman" w:cs="Times New Roman"/>
                  <w:sz w:val="24"/>
                  <w:szCs w:val="24"/>
                </w:rPr>
                <w:t>6,549</w:t>
              </w:r>
            </w:ins>
            <w:del w:id="13" w:author="Penelope Kim" w:date="2025-12-15T12:37:00Z" w16du:dateUtc="2025-12-15T17:37:00Z">
              <w:r w:rsidRPr="00DD5E95" w:rsidDel="008D2105">
                <w:rPr>
                  <w:rFonts w:ascii="Times New Roman" w:hAnsi="Times New Roman" w:cs="Times New Roman"/>
                  <w:sz w:val="24"/>
                  <w:szCs w:val="24"/>
                </w:rPr>
                <w:delText>5,725</w:delText>
              </w:r>
            </w:del>
          </w:p>
        </w:tc>
      </w:tr>
      <w:tr w:rsidR="00C448BB" w:rsidRPr="008D405F" w14:paraId="29F1D2BF" w14:textId="647E10F2" w:rsidTr="00A27A87">
        <w:trPr>
          <w:trHeight w:hRule="exact" w:val="287"/>
          <w:jc w:val="center"/>
        </w:trPr>
        <w:tc>
          <w:tcPr>
            <w:tcW w:w="253" w:type="dxa"/>
            <w:tcBorders>
              <w:top w:val="single" w:sz="4" w:space="0" w:color="auto"/>
              <w:left w:val="single" w:sz="4" w:space="0" w:color="auto"/>
              <w:bottom w:val="single" w:sz="4" w:space="0" w:color="auto"/>
            </w:tcBorders>
            <w:shd w:val="clear" w:color="auto" w:fill="D9D9D9" w:themeFill="background1" w:themeFillShade="D9"/>
          </w:tcPr>
          <w:p w14:paraId="76EB19CD" w14:textId="0A363F16" w:rsidR="00C448BB" w:rsidRPr="008D405F" w:rsidRDefault="00C448BB" w:rsidP="00C448BB">
            <w:pPr>
              <w:pStyle w:val="TableParagraph"/>
              <w:spacing w:before="12"/>
              <w:ind w:left="37" w:right="-889"/>
              <w:rPr>
                <w:rFonts w:ascii="Times New Roman" w:eastAsia="Calibri" w:hAnsi="Times New Roman" w:cs="Times New Roman"/>
                <w:sz w:val="24"/>
                <w:szCs w:val="24"/>
              </w:rPr>
            </w:pPr>
            <w:r w:rsidRPr="008D405F">
              <w:rPr>
                <w:rFonts w:ascii="Times New Roman" w:hAnsi="Times New Roman" w:cs="Times New Roman"/>
                <w:b/>
                <w:sz w:val="24"/>
                <w:szCs w:val="24"/>
              </w:rPr>
              <w:t>B</w:t>
            </w:r>
          </w:p>
        </w:tc>
        <w:tc>
          <w:tcPr>
            <w:tcW w:w="2391" w:type="dxa"/>
            <w:tcBorders>
              <w:top w:val="single" w:sz="4" w:space="0" w:color="auto"/>
              <w:bottom w:val="single" w:sz="4" w:space="0" w:color="auto"/>
              <w:right w:val="single" w:sz="4" w:space="0" w:color="auto"/>
            </w:tcBorders>
            <w:shd w:val="clear" w:color="auto" w:fill="D9D9D9" w:themeFill="background1" w:themeFillShade="D9"/>
          </w:tcPr>
          <w:p w14:paraId="3449CC1A" w14:textId="77777777" w:rsidR="00C448BB" w:rsidRPr="008D405F" w:rsidRDefault="00C448BB" w:rsidP="00C448BB">
            <w:pPr>
              <w:pStyle w:val="TableParagraph"/>
              <w:tabs>
                <w:tab w:val="left" w:pos="4405"/>
              </w:tabs>
              <w:spacing w:before="21"/>
              <w:ind w:left="214" w:right="-56"/>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Fringe</w:t>
            </w:r>
            <w:r w:rsidRPr="008D405F">
              <w:rPr>
                <w:rFonts w:ascii="Times New Roman" w:hAnsi="Times New Roman" w:cs="Times New Roman"/>
                <w:b/>
                <w:spacing w:val="-3"/>
                <w:sz w:val="24"/>
                <w:szCs w:val="24"/>
              </w:rPr>
              <w:t xml:space="preserve"> </w:t>
            </w:r>
            <w:r w:rsidRPr="008D405F">
              <w:rPr>
                <w:rFonts w:ascii="Times New Roman" w:hAnsi="Times New Roman" w:cs="Times New Roman"/>
                <w:b/>
                <w:spacing w:val="-1"/>
                <w:sz w:val="24"/>
                <w:szCs w:val="24"/>
              </w:rPr>
              <w:t>Benefits</w:t>
            </w:r>
            <w:r w:rsidRPr="008D405F">
              <w:rPr>
                <w:rFonts w:ascii="Times New Roman" w:hAnsi="Times New Roman" w:cs="Times New Roman"/>
                <w:b/>
                <w:sz w:val="24"/>
                <w:szCs w:val="24"/>
              </w:rPr>
              <w:t xml:space="preserve"> </w:t>
            </w:r>
            <w:r w:rsidRPr="008D405F">
              <w:rPr>
                <w:rFonts w:ascii="Times New Roman" w:hAnsi="Times New Roman" w:cs="Times New Roman"/>
                <w:b/>
                <w:sz w:val="24"/>
                <w:szCs w:val="24"/>
              </w:rPr>
              <w:tab/>
            </w:r>
          </w:p>
        </w:tc>
        <w:tc>
          <w:tcPr>
            <w:tcW w:w="2094" w:type="dxa"/>
            <w:tcBorders>
              <w:top w:val="single" w:sz="5" w:space="0" w:color="000000" w:themeColor="text1"/>
              <w:left w:val="single" w:sz="4" w:space="0" w:color="auto"/>
              <w:bottom w:val="single" w:sz="5" w:space="0" w:color="000000" w:themeColor="text1"/>
              <w:right w:val="single" w:sz="5" w:space="0" w:color="000000" w:themeColor="text1"/>
            </w:tcBorders>
            <w:vAlign w:val="center"/>
          </w:tcPr>
          <w:p w14:paraId="0E27DA63" w14:textId="5675CD6B"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180,035</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55C0549" w14:textId="08EF550D" w:rsidR="00C448BB" w:rsidRPr="00DD5E95" w:rsidRDefault="00C448BB" w:rsidP="00DD5E95">
            <w:pPr>
              <w:ind w:right="89"/>
              <w:jc w:val="right"/>
              <w:rPr>
                <w:rFonts w:ascii="Times New Roman" w:hAnsi="Times New Roman" w:cs="Times New Roman"/>
                <w:sz w:val="24"/>
                <w:szCs w:val="24"/>
              </w:rPr>
            </w:pPr>
            <w:r w:rsidRPr="00DD5E95">
              <w:rPr>
                <w:rFonts w:ascii="Times New Roman" w:hAnsi="Times New Roman" w:cs="Times New Roman"/>
                <w:sz w:val="24"/>
                <w:szCs w:val="24"/>
              </w:rPr>
              <w:t>44,</w:t>
            </w:r>
            <w:ins w:id="14" w:author="Penelope Kim" w:date="2025-12-17T09:31:00Z" w16du:dateUtc="2025-12-17T14:31:00Z">
              <w:r w:rsidR="00E6747A">
                <w:rPr>
                  <w:rFonts w:ascii="Times New Roman" w:hAnsi="Times New Roman" w:cs="Times New Roman"/>
                  <w:sz w:val="24"/>
                  <w:szCs w:val="24"/>
                </w:rPr>
                <w:t>467</w:t>
              </w:r>
            </w:ins>
            <w:del w:id="15" w:author="Penelope Kim" w:date="2025-12-15T12:37:00Z" w16du:dateUtc="2025-12-15T17:37:00Z">
              <w:r w:rsidRPr="00DD5E95" w:rsidDel="008D2105">
                <w:rPr>
                  <w:rFonts w:ascii="Times New Roman" w:hAnsi="Times New Roman" w:cs="Times New Roman"/>
                  <w:sz w:val="24"/>
                  <w:szCs w:val="24"/>
                </w:rPr>
                <w:delText>274</w:delText>
              </w:r>
            </w:del>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35CFC83" w14:textId="2DDF6B76" w:rsidR="00C448BB" w:rsidRPr="00DD5E95" w:rsidRDefault="00C448BB" w:rsidP="00DD5E95">
            <w:pPr>
              <w:ind w:right="63"/>
              <w:jc w:val="right"/>
              <w:rPr>
                <w:rFonts w:ascii="Times New Roman" w:hAnsi="Times New Roman" w:cs="Times New Roman"/>
                <w:sz w:val="24"/>
                <w:szCs w:val="24"/>
              </w:rPr>
            </w:pPr>
            <w:r w:rsidRPr="00DD5E95">
              <w:rPr>
                <w:rFonts w:ascii="Times New Roman" w:hAnsi="Times New Roman" w:cs="Times New Roman"/>
                <w:sz w:val="24"/>
                <w:szCs w:val="24"/>
              </w:rPr>
              <w:t>224,</w:t>
            </w:r>
            <w:ins w:id="16" w:author="Penelope Kim" w:date="2025-12-17T09:31:00Z" w16du:dateUtc="2025-12-17T14:31:00Z">
              <w:r w:rsidR="00E6747A">
                <w:rPr>
                  <w:rFonts w:ascii="Times New Roman" w:hAnsi="Times New Roman" w:cs="Times New Roman"/>
                  <w:sz w:val="24"/>
                  <w:szCs w:val="24"/>
                </w:rPr>
                <w:t>502</w:t>
              </w:r>
            </w:ins>
            <w:del w:id="17" w:author="Penelope Kim" w:date="2025-12-15T12:37:00Z" w16du:dateUtc="2025-12-15T17:37:00Z">
              <w:r w:rsidRPr="00DD5E95" w:rsidDel="008D2105">
                <w:rPr>
                  <w:rFonts w:ascii="Times New Roman" w:hAnsi="Times New Roman" w:cs="Times New Roman"/>
                  <w:sz w:val="24"/>
                  <w:szCs w:val="24"/>
                </w:rPr>
                <w:delText>309</w:delText>
              </w:r>
            </w:del>
          </w:p>
        </w:tc>
      </w:tr>
      <w:tr w:rsidR="00C448BB" w:rsidRPr="008D405F" w14:paraId="6D1E70B5" w14:textId="1C896051" w:rsidTr="00A27A87">
        <w:trPr>
          <w:trHeight w:hRule="exact" w:val="297"/>
          <w:jc w:val="center"/>
        </w:trPr>
        <w:tc>
          <w:tcPr>
            <w:tcW w:w="253" w:type="dxa"/>
            <w:tcBorders>
              <w:top w:val="single" w:sz="4" w:space="0" w:color="auto"/>
              <w:left w:val="single" w:sz="4" w:space="0" w:color="auto"/>
              <w:bottom w:val="single" w:sz="4" w:space="0" w:color="auto"/>
            </w:tcBorders>
            <w:shd w:val="clear" w:color="auto" w:fill="D9D9D9" w:themeFill="background1" w:themeFillShade="D9"/>
          </w:tcPr>
          <w:p w14:paraId="3D2EA781" w14:textId="63A632F6" w:rsidR="00C448BB" w:rsidRPr="008D405F" w:rsidRDefault="00C448BB" w:rsidP="00C448BB">
            <w:pPr>
              <w:pStyle w:val="TableParagraph"/>
              <w:spacing w:before="17"/>
              <w:ind w:left="37" w:right="-889"/>
              <w:rPr>
                <w:rFonts w:ascii="Times New Roman" w:eastAsia="Calibri" w:hAnsi="Times New Roman" w:cs="Times New Roman"/>
                <w:sz w:val="24"/>
                <w:szCs w:val="24"/>
              </w:rPr>
            </w:pPr>
            <w:r w:rsidRPr="008D405F">
              <w:rPr>
                <w:rFonts w:ascii="Times New Roman" w:hAnsi="Times New Roman" w:cs="Times New Roman"/>
                <w:b/>
                <w:sz w:val="24"/>
                <w:szCs w:val="24"/>
              </w:rPr>
              <w:t>C</w:t>
            </w:r>
          </w:p>
        </w:tc>
        <w:tc>
          <w:tcPr>
            <w:tcW w:w="2391" w:type="dxa"/>
            <w:tcBorders>
              <w:top w:val="single" w:sz="4" w:space="0" w:color="auto"/>
              <w:bottom w:val="single" w:sz="4" w:space="0" w:color="auto"/>
              <w:right w:val="single" w:sz="4" w:space="0" w:color="auto"/>
            </w:tcBorders>
            <w:shd w:val="clear" w:color="auto" w:fill="D9D9D9" w:themeFill="background1" w:themeFillShade="D9"/>
          </w:tcPr>
          <w:p w14:paraId="41DCC998" w14:textId="77777777" w:rsidR="00C448BB" w:rsidRPr="008D405F" w:rsidRDefault="00C448BB" w:rsidP="00C448BB">
            <w:pPr>
              <w:pStyle w:val="TableParagraph"/>
              <w:tabs>
                <w:tab w:val="left" w:pos="4405"/>
              </w:tabs>
              <w:spacing w:before="29"/>
              <w:ind w:left="214" w:right="-56"/>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Travel</w:t>
            </w:r>
            <w:r w:rsidRPr="008D405F">
              <w:rPr>
                <w:rFonts w:ascii="Times New Roman" w:hAnsi="Times New Roman" w:cs="Times New Roman"/>
                <w:b/>
                <w:sz w:val="24"/>
                <w:szCs w:val="24"/>
              </w:rPr>
              <w:t xml:space="preserve"> </w:t>
            </w:r>
            <w:r w:rsidRPr="008D405F">
              <w:rPr>
                <w:rFonts w:ascii="Times New Roman" w:hAnsi="Times New Roman" w:cs="Times New Roman"/>
                <w:b/>
                <w:sz w:val="24"/>
                <w:szCs w:val="24"/>
              </w:rPr>
              <w:tab/>
            </w:r>
          </w:p>
        </w:tc>
        <w:tc>
          <w:tcPr>
            <w:tcW w:w="2094" w:type="dxa"/>
            <w:tcBorders>
              <w:top w:val="single" w:sz="5" w:space="0" w:color="000000" w:themeColor="text1"/>
              <w:left w:val="single" w:sz="4" w:space="0" w:color="auto"/>
              <w:bottom w:val="single" w:sz="5" w:space="0" w:color="000000" w:themeColor="text1"/>
              <w:right w:val="single" w:sz="5" w:space="0" w:color="000000" w:themeColor="text1"/>
            </w:tcBorders>
            <w:vAlign w:val="center"/>
          </w:tcPr>
          <w:p w14:paraId="4E2E9BDE" w14:textId="288E2C67"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35,290</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4577549" w14:textId="51203BCE" w:rsidR="00C448BB" w:rsidRPr="00DD5E95" w:rsidRDefault="00C448BB" w:rsidP="00DD5E95">
            <w:pPr>
              <w:ind w:right="89"/>
              <w:jc w:val="right"/>
              <w:rPr>
                <w:rFonts w:ascii="Times New Roman" w:hAnsi="Times New Roman" w:cs="Times New Roman"/>
                <w:sz w:val="24"/>
                <w:szCs w:val="24"/>
              </w:rPr>
            </w:pPr>
            <w:r w:rsidRPr="00DD5E95">
              <w:rPr>
                <w:rFonts w:ascii="Times New Roman" w:hAnsi="Times New Roman" w:cs="Times New Roman"/>
                <w:sz w:val="24"/>
                <w:szCs w:val="24"/>
              </w:rPr>
              <w:t>0</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D40CBF4" w14:textId="2C720A7B" w:rsidR="00C448BB" w:rsidRPr="00DD5E95" w:rsidRDefault="00C448BB" w:rsidP="00DD5E95">
            <w:pPr>
              <w:ind w:right="63"/>
              <w:jc w:val="right"/>
              <w:rPr>
                <w:rFonts w:ascii="Times New Roman" w:hAnsi="Times New Roman" w:cs="Times New Roman"/>
                <w:sz w:val="24"/>
                <w:szCs w:val="24"/>
              </w:rPr>
            </w:pPr>
            <w:r w:rsidRPr="00DD5E95">
              <w:rPr>
                <w:rFonts w:ascii="Times New Roman" w:hAnsi="Times New Roman" w:cs="Times New Roman"/>
                <w:sz w:val="24"/>
                <w:szCs w:val="24"/>
              </w:rPr>
              <w:t>35,290</w:t>
            </w:r>
          </w:p>
        </w:tc>
      </w:tr>
      <w:tr w:rsidR="00C448BB" w:rsidRPr="008D405F" w14:paraId="25A39382" w14:textId="6A7E4F16" w:rsidTr="00A27A87">
        <w:trPr>
          <w:trHeight w:hRule="exact" w:val="326"/>
          <w:jc w:val="center"/>
        </w:trPr>
        <w:tc>
          <w:tcPr>
            <w:tcW w:w="253" w:type="dxa"/>
            <w:tcBorders>
              <w:top w:val="single" w:sz="4" w:space="0" w:color="auto"/>
              <w:left w:val="single" w:sz="4" w:space="0" w:color="auto"/>
              <w:bottom w:val="single" w:sz="4" w:space="0" w:color="auto"/>
            </w:tcBorders>
            <w:shd w:val="clear" w:color="auto" w:fill="D9D9D9" w:themeFill="background1" w:themeFillShade="D9"/>
          </w:tcPr>
          <w:p w14:paraId="43D6C085" w14:textId="77777777" w:rsidR="00C448BB" w:rsidRPr="008D405F" w:rsidRDefault="00C448BB" w:rsidP="00C448BB">
            <w:pPr>
              <w:pStyle w:val="TableParagraph"/>
              <w:spacing w:before="34"/>
              <w:ind w:left="37" w:right="-889"/>
              <w:rPr>
                <w:rFonts w:ascii="Times New Roman" w:eastAsia="Calibri" w:hAnsi="Times New Roman" w:cs="Times New Roman"/>
                <w:sz w:val="24"/>
                <w:szCs w:val="24"/>
              </w:rPr>
            </w:pPr>
            <w:r w:rsidRPr="008D405F">
              <w:rPr>
                <w:rFonts w:ascii="Times New Roman" w:hAnsi="Times New Roman" w:cs="Times New Roman"/>
                <w:b/>
                <w:sz w:val="24"/>
                <w:szCs w:val="24"/>
              </w:rPr>
              <w:t>D</w:t>
            </w:r>
          </w:p>
        </w:tc>
        <w:tc>
          <w:tcPr>
            <w:tcW w:w="2391" w:type="dxa"/>
            <w:tcBorders>
              <w:top w:val="single" w:sz="4" w:space="0" w:color="auto"/>
              <w:bottom w:val="single" w:sz="4" w:space="0" w:color="auto"/>
              <w:right w:val="single" w:sz="4" w:space="0" w:color="auto"/>
            </w:tcBorders>
            <w:shd w:val="clear" w:color="auto" w:fill="D9D9D9" w:themeFill="background1" w:themeFillShade="D9"/>
          </w:tcPr>
          <w:p w14:paraId="20A49665" w14:textId="77777777" w:rsidR="00C448BB" w:rsidRPr="008D405F" w:rsidRDefault="00C448BB" w:rsidP="00C448BB">
            <w:pPr>
              <w:pStyle w:val="TableParagraph"/>
              <w:spacing w:before="43"/>
              <w:ind w:left="242"/>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Equipment</w:t>
            </w:r>
          </w:p>
        </w:tc>
        <w:tc>
          <w:tcPr>
            <w:tcW w:w="2094" w:type="dxa"/>
            <w:tcBorders>
              <w:top w:val="single" w:sz="5" w:space="0" w:color="000000" w:themeColor="text1"/>
              <w:left w:val="single" w:sz="4" w:space="0" w:color="auto"/>
              <w:bottom w:val="single" w:sz="5" w:space="0" w:color="000000" w:themeColor="text1"/>
              <w:right w:val="single" w:sz="5" w:space="0" w:color="000000" w:themeColor="text1"/>
            </w:tcBorders>
            <w:vAlign w:val="center"/>
          </w:tcPr>
          <w:p w14:paraId="652A5FA1" w14:textId="0256D77E"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0</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6E4E5D5" w14:textId="7DBF60C7" w:rsidR="00C448BB" w:rsidRPr="00DD5E95" w:rsidRDefault="00C448BB" w:rsidP="00DD5E95">
            <w:pPr>
              <w:ind w:right="89"/>
              <w:jc w:val="right"/>
              <w:rPr>
                <w:rFonts w:ascii="Times New Roman" w:hAnsi="Times New Roman" w:cs="Times New Roman"/>
                <w:sz w:val="24"/>
                <w:szCs w:val="24"/>
              </w:rPr>
            </w:pPr>
            <w:r w:rsidRPr="00DD5E95">
              <w:rPr>
                <w:rFonts w:ascii="Times New Roman" w:hAnsi="Times New Roman" w:cs="Times New Roman"/>
                <w:sz w:val="24"/>
                <w:szCs w:val="24"/>
              </w:rPr>
              <w:t>0</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AACF8FB" w14:textId="26259359" w:rsidR="00C448BB" w:rsidRPr="00DD5E95" w:rsidRDefault="00C448BB" w:rsidP="00DD5E95">
            <w:pPr>
              <w:ind w:right="63"/>
              <w:jc w:val="right"/>
              <w:rPr>
                <w:rFonts w:ascii="Times New Roman" w:hAnsi="Times New Roman" w:cs="Times New Roman"/>
                <w:sz w:val="24"/>
                <w:szCs w:val="24"/>
              </w:rPr>
            </w:pPr>
            <w:r w:rsidRPr="00DD5E95">
              <w:rPr>
                <w:rFonts w:ascii="Times New Roman" w:hAnsi="Times New Roman" w:cs="Times New Roman"/>
                <w:sz w:val="24"/>
                <w:szCs w:val="24"/>
              </w:rPr>
              <w:t>0</w:t>
            </w:r>
          </w:p>
        </w:tc>
      </w:tr>
      <w:tr w:rsidR="00C448BB" w:rsidRPr="008D405F" w14:paraId="00B37181" w14:textId="4F6546BF" w:rsidTr="00A27A87">
        <w:trPr>
          <w:trHeight w:hRule="exact" w:val="285"/>
          <w:jc w:val="center"/>
        </w:trPr>
        <w:tc>
          <w:tcPr>
            <w:tcW w:w="253" w:type="dxa"/>
            <w:tcBorders>
              <w:top w:val="single" w:sz="4" w:space="0" w:color="auto"/>
              <w:left w:val="single" w:sz="4" w:space="0" w:color="auto"/>
              <w:bottom w:val="single" w:sz="4" w:space="0" w:color="auto"/>
            </w:tcBorders>
            <w:shd w:val="clear" w:color="auto" w:fill="D9D9D9" w:themeFill="background1" w:themeFillShade="D9"/>
          </w:tcPr>
          <w:p w14:paraId="0F5EAAE9" w14:textId="1C6A97C8" w:rsidR="00C448BB" w:rsidRPr="008D405F" w:rsidRDefault="00C448BB" w:rsidP="00C448BB">
            <w:pPr>
              <w:pStyle w:val="TableParagraph"/>
              <w:spacing w:before="12"/>
              <w:ind w:left="37" w:right="-889"/>
              <w:rPr>
                <w:rFonts w:ascii="Times New Roman" w:eastAsia="Calibri" w:hAnsi="Times New Roman" w:cs="Times New Roman"/>
                <w:sz w:val="24"/>
                <w:szCs w:val="24"/>
              </w:rPr>
            </w:pPr>
            <w:r w:rsidRPr="008D405F">
              <w:rPr>
                <w:rFonts w:ascii="Times New Roman" w:hAnsi="Times New Roman" w:cs="Times New Roman"/>
                <w:b/>
                <w:sz w:val="24"/>
                <w:szCs w:val="24"/>
              </w:rPr>
              <w:t>E</w:t>
            </w:r>
          </w:p>
        </w:tc>
        <w:tc>
          <w:tcPr>
            <w:tcW w:w="2391" w:type="dxa"/>
            <w:tcBorders>
              <w:top w:val="single" w:sz="4" w:space="0" w:color="auto"/>
              <w:bottom w:val="single" w:sz="4" w:space="0" w:color="auto"/>
              <w:right w:val="single" w:sz="4" w:space="0" w:color="auto"/>
            </w:tcBorders>
            <w:shd w:val="clear" w:color="auto" w:fill="D9D9D9" w:themeFill="background1" w:themeFillShade="D9"/>
          </w:tcPr>
          <w:p w14:paraId="3DCF6777" w14:textId="77777777" w:rsidR="00C448BB" w:rsidRPr="008D405F" w:rsidRDefault="00C448BB" w:rsidP="00C448BB">
            <w:pPr>
              <w:pStyle w:val="TableParagraph"/>
              <w:tabs>
                <w:tab w:val="left" w:pos="4405"/>
              </w:tabs>
              <w:spacing w:before="21"/>
              <w:ind w:left="214" w:right="-56"/>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Supplies</w:t>
            </w:r>
            <w:r w:rsidRPr="008D405F">
              <w:rPr>
                <w:rFonts w:ascii="Times New Roman" w:hAnsi="Times New Roman" w:cs="Times New Roman"/>
                <w:b/>
                <w:sz w:val="24"/>
                <w:szCs w:val="24"/>
              </w:rPr>
              <w:t xml:space="preserve"> </w:t>
            </w:r>
            <w:r w:rsidRPr="008D405F">
              <w:rPr>
                <w:rFonts w:ascii="Times New Roman" w:hAnsi="Times New Roman" w:cs="Times New Roman"/>
                <w:b/>
                <w:sz w:val="24"/>
                <w:szCs w:val="24"/>
              </w:rPr>
              <w:tab/>
            </w:r>
          </w:p>
        </w:tc>
        <w:tc>
          <w:tcPr>
            <w:tcW w:w="2094" w:type="dxa"/>
            <w:tcBorders>
              <w:top w:val="single" w:sz="5" w:space="0" w:color="000000" w:themeColor="text1"/>
              <w:left w:val="single" w:sz="4" w:space="0" w:color="auto"/>
              <w:bottom w:val="single" w:sz="5" w:space="0" w:color="000000" w:themeColor="text1"/>
              <w:right w:val="single" w:sz="5" w:space="0" w:color="000000" w:themeColor="text1"/>
            </w:tcBorders>
            <w:vAlign w:val="center"/>
          </w:tcPr>
          <w:p w14:paraId="58C10A42" w14:textId="0B08F024"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550</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4D2397E" w14:textId="7AD9D9D9" w:rsidR="00C448BB" w:rsidRPr="00DD5E95" w:rsidRDefault="00C448BB" w:rsidP="00DD5E95">
            <w:pPr>
              <w:ind w:right="89"/>
              <w:jc w:val="right"/>
              <w:rPr>
                <w:rFonts w:ascii="Times New Roman" w:hAnsi="Times New Roman" w:cs="Times New Roman"/>
                <w:sz w:val="24"/>
                <w:szCs w:val="24"/>
              </w:rPr>
            </w:pPr>
            <w:r w:rsidRPr="00DD5E95">
              <w:rPr>
                <w:rFonts w:ascii="Times New Roman" w:hAnsi="Times New Roman" w:cs="Times New Roman"/>
                <w:sz w:val="24"/>
                <w:szCs w:val="24"/>
              </w:rPr>
              <w:t>0</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B57F0E3" w14:textId="2FADDEFC" w:rsidR="00C448BB" w:rsidRPr="00DD5E95" w:rsidRDefault="00C448BB" w:rsidP="00DD5E95">
            <w:pPr>
              <w:ind w:right="63"/>
              <w:jc w:val="right"/>
              <w:rPr>
                <w:rFonts w:ascii="Times New Roman" w:hAnsi="Times New Roman" w:cs="Times New Roman"/>
                <w:sz w:val="24"/>
                <w:szCs w:val="24"/>
              </w:rPr>
            </w:pPr>
            <w:r w:rsidRPr="00DD5E95">
              <w:rPr>
                <w:rFonts w:ascii="Times New Roman" w:hAnsi="Times New Roman" w:cs="Times New Roman"/>
                <w:sz w:val="24"/>
                <w:szCs w:val="24"/>
              </w:rPr>
              <w:t>550</w:t>
            </w:r>
          </w:p>
        </w:tc>
      </w:tr>
      <w:tr w:rsidR="00C448BB" w:rsidRPr="008D405F" w14:paraId="76F6B65C" w14:textId="61CF59D5" w:rsidTr="00A27A87">
        <w:trPr>
          <w:trHeight w:hRule="exact" w:val="285"/>
          <w:jc w:val="center"/>
        </w:trPr>
        <w:tc>
          <w:tcPr>
            <w:tcW w:w="253" w:type="dxa"/>
            <w:tcBorders>
              <w:top w:val="single" w:sz="4" w:space="0" w:color="auto"/>
              <w:left w:val="single" w:sz="4" w:space="0" w:color="auto"/>
              <w:bottom w:val="single" w:sz="4" w:space="0" w:color="auto"/>
            </w:tcBorders>
            <w:shd w:val="clear" w:color="auto" w:fill="D9D9D9" w:themeFill="background1" w:themeFillShade="D9"/>
          </w:tcPr>
          <w:p w14:paraId="7F160813" w14:textId="7A8DA647" w:rsidR="00C448BB" w:rsidRPr="008D405F" w:rsidRDefault="00C448BB" w:rsidP="00C448BB">
            <w:pPr>
              <w:pStyle w:val="TableParagraph"/>
              <w:spacing w:before="12"/>
              <w:ind w:left="37" w:right="-889"/>
              <w:rPr>
                <w:rFonts w:ascii="Times New Roman" w:eastAsia="Calibri" w:hAnsi="Times New Roman" w:cs="Times New Roman"/>
                <w:sz w:val="24"/>
                <w:szCs w:val="24"/>
              </w:rPr>
            </w:pPr>
            <w:r w:rsidRPr="008D405F">
              <w:rPr>
                <w:rFonts w:ascii="Times New Roman" w:hAnsi="Times New Roman" w:cs="Times New Roman"/>
                <w:b/>
                <w:sz w:val="24"/>
                <w:szCs w:val="24"/>
              </w:rPr>
              <w:t>F</w:t>
            </w:r>
          </w:p>
        </w:tc>
        <w:tc>
          <w:tcPr>
            <w:tcW w:w="2391" w:type="dxa"/>
            <w:tcBorders>
              <w:top w:val="single" w:sz="4" w:space="0" w:color="auto"/>
              <w:bottom w:val="single" w:sz="4" w:space="0" w:color="auto"/>
              <w:right w:val="single" w:sz="4" w:space="0" w:color="auto"/>
            </w:tcBorders>
            <w:shd w:val="clear" w:color="auto" w:fill="D9D9D9" w:themeFill="background1" w:themeFillShade="D9"/>
          </w:tcPr>
          <w:p w14:paraId="0B40B32C" w14:textId="77777777" w:rsidR="00C448BB" w:rsidRPr="008D405F" w:rsidRDefault="00C448BB" w:rsidP="00C448BB">
            <w:pPr>
              <w:pStyle w:val="TableParagraph"/>
              <w:tabs>
                <w:tab w:val="left" w:pos="4405"/>
              </w:tabs>
              <w:spacing w:before="21"/>
              <w:ind w:left="214" w:right="-56"/>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Contractual</w:t>
            </w:r>
            <w:r w:rsidRPr="008D405F">
              <w:rPr>
                <w:rFonts w:ascii="Times New Roman" w:hAnsi="Times New Roman" w:cs="Times New Roman"/>
                <w:b/>
                <w:sz w:val="24"/>
                <w:szCs w:val="24"/>
              </w:rPr>
              <w:t xml:space="preserve"> </w:t>
            </w:r>
            <w:r w:rsidRPr="008D405F">
              <w:rPr>
                <w:rFonts w:ascii="Times New Roman" w:hAnsi="Times New Roman" w:cs="Times New Roman"/>
                <w:b/>
                <w:sz w:val="24"/>
                <w:szCs w:val="24"/>
              </w:rPr>
              <w:tab/>
            </w:r>
          </w:p>
        </w:tc>
        <w:tc>
          <w:tcPr>
            <w:tcW w:w="2094" w:type="dxa"/>
            <w:tcBorders>
              <w:top w:val="single" w:sz="5" w:space="0" w:color="000000" w:themeColor="text1"/>
              <w:left w:val="single" w:sz="4" w:space="0" w:color="auto"/>
              <w:bottom w:val="single" w:sz="5" w:space="0" w:color="000000" w:themeColor="text1"/>
              <w:right w:val="single" w:sz="5" w:space="0" w:color="000000" w:themeColor="text1"/>
            </w:tcBorders>
            <w:vAlign w:val="center"/>
          </w:tcPr>
          <w:p w14:paraId="4C265E26" w14:textId="1403C5FA"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5,000</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5DE5828" w14:textId="54E99C18" w:rsidR="00C448BB" w:rsidRPr="00DD5E95" w:rsidRDefault="00C448BB" w:rsidP="00DD5E95">
            <w:pPr>
              <w:ind w:right="89"/>
              <w:jc w:val="right"/>
              <w:rPr>
                <w:rFonts w:ascii="Times New Roman" w:hAnsi="Times New Roman" w:cs="Times New Roman"/>
                <w:sz w:val="24"/>
                <w:szCs w:val="24"/>
              </w:rPr>
            </w:pPr>
            <w:r w:rsidRPr="00DD5E95">
              <w:rPr>
                <w:rFonts w:ascii="Times New Roman" w:hAnsi="Times New Roman" w:cs="Times New Roman"/>
                <w:sz w:val="24"/>
                <w:szCs w:val="24"/>
              </w:rPr>
              <w:t>2</w:t>
            </w:r>
            <w:ins w:id="18" w:author="Penelope Kim" w:date="2025-12-15T12:38:00Z" w16du:dateUtc="2025-12-15T17:38:00Z">
              <w:r w:rsidR="00E3396A">
                <w:rPr>
                  <w:rFonts w:ascii="Times New Roman" w:hAnsi="Times New Roman" w:cs="Times New Roman"/>
                  <w:sz w:val="24"/>
                  <w:szCs w:val="24"/>
                </w:rPr>
                <w:t>6</w:t>
              </w:r>
            </w:ins>
            <w:del w:id="19" w:author="Penelope Kim" w:date="2025-12-15T12:38:00Z" w16du:dateUtc="2025-12-15T17:38:00Z">
              <w:r w:rsidRPr="00DD5E95" w:rsidDel="00E3396A">
                <w:rPr>
                  <w:rFonts w:ascii="Times New Roman" w:hAnsi="Times New Roman" w:cs="Times New Roman"/>
                  <w:sz w:val="24"/>
                  <w:szCs w:val="24"/>
                </w:rPr>
                <w:delText>9</w:delText>
              </w:r>
            </w:del>
            <w:r w:rsidRPr="00DD5E95">
              <w:rPr>
                <w:rFonts w:ascii="Times New Roman" w:hAnsi="Times New Roman" w:cs="Times New Roman"/>
                <w:sz w:val="24"/>
                <w:szCs w:val="24"/>
              </w:rPr>
              <w:t>,800</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AB63B69" w14:textId="56C3CCE1" w:rsidR="00C448BB" w:rsidRPr="00DD5E95" w:rsidRDefault="00C448BB" w:rsidP="00DD5E95">
            <w:pPr>
              <w:ind w:right="63"/>
              <w:jc w:val="right"/>
              <w:rPr>
                <w:rFonts w:ascii="Times New Roman" w:hAnsi="Times New Roman" w:cs="Times New Roman"/>
                <w:sz w:val="24"/>
                <w:szCs w:val="24"/>
              </w:rPr>
            </w:pPr>
            <w:r w:rsidRPr="00DD5E95">
              <w:rPr>
                <w:rFonts w:ascii="Times New Roman" w:hAnsi="Times New Roman" w:cs="Times New Roman"/>
                <w:sz w:val="24"/>
                <w:szCs w:val="24"/>
              </w:rPr>
              <w:t>3</w:t>
            </w:r>
            <w:ins w:id="20" w:author="Penelope Kim" w:date="2025-12-15T12:38:00Z" w16du:dateUtc="2025-12-15T17:38:00Z">
              <w:r w:rsidR="00E3396A">
                <w:rPr>
                  <w:rFonts w:ascii="Times New Roman" w:hAnsi="Times New Roman" w:cs="Times New Roman"/>
                  <w:sz w:val="24"/>
                  <w:szCs w:val="24"/>
                </w:rPr>
                <w:t>1</w:t>
              </w:r>
            </w:ins>
            <w:del w:id="21" w:author="Penelope Kim" w:date="2025-12-15T12:38:00Z" w16du:dateUtc="2025-12-15T17:38:00Z">
              <w:r w:rsidRPr="00DD5E95" w:rsidDel="00E3396A">
                <w:rPr>
                  <w:rFonts w:ascii="Times New Roman" w:hAnsi="Times New Roman" w:cs="Times New Roman"/>
                  <w:sz w:val="24"/>
                  <w:szCs w:val="24"/>
                </w:rPr>
                <w:delText>4</w:delText>
              </w:r>
            </w:del>
            <w:r w:rsidRPr="00DD5E95">
              <w:rPr>
                <w:rFonts w:ascii="Times New Roman" w:hAnsi="Times New Roman" w:cs="Times New Roman"/>
                <w:sz w:val="24"/>
                <w:szCs w:val="24"/>
              </w:rPr>
              <w:t>,800</w:t>
            </w:r>
          </w:p>
        </w:tc>
      </w:tr>
      <w:tr w:rsidR="00C448BB" w:rsidRPr="008D405F" w14:paraId="1033036B" w14:textId="216E4886" w:rsidTr="00A27A87">
        <w:trPr>
          <w:trHeight w:hRule="exact" w:val="314"/>
          <w:jc w:val="center"/>
        </w:trPr>
        <w:tc>
          <w:tcPr>
            <w:tcW w:w="253" w:type="dxa"/>
            <w:tcBorders>
              <w:top w:val="single" w:sz="4" w:space="0" w:color="auto"/>
              <w:left w:val="single" w:sz="4" w:space="0" w:color="auto"/>
              <w:bottom w:val="single" w:sz="4" w:space="0" w:color="auto"/>
            </w:tcBorders>
            <w:shd w:val="clear" w:color="auto" w:fill="D9D9D9" w:themeFill="background1" w:themeFillShade="D9"/>
          </w:tcPr>
          <w:p w14:paraId="71BEF077" w14:textId="77777777" w:rsidR="00C448BB" w:rsidRPr="008D405F" w:rsidRDefault="00C448BB" w:rsidP="00C448BB">
            <w:pPr>
              <w:pStyle w:val="TableParagraph"/>
              <w:spacing w:before="27"/>
              <w:ind w:left="37" w:right="-889"/>
              <w:rPr>
                <w:rFonts w:ascii="Times New Roman" w:eastAsia="Calibri" w:hAnsi="Times New Roman" w:cs="Times New Roman"/>
                <w:sz w:val="24"/>
                <w:szCs w:val="24"/>
              </w:rPr>
            </w:pPr>
            <w:r w:rsidRPr="008D405F">
              <w:rPr>
                <w:rFonts w:ascii="Times New Roman" w:hAnsi="Times New Roman" w:cs="Times New Roman"/>
                <w:b/>
                <w:sz w:val="24"/>
                <w:szCs w:val="24"/>
              </w:rPr>
              <w:t>G</w:t>
            </w:r>
          </w:p>
        </w:tc>
        <w:tc>
          <w:tcPr>
            <w:tcW w:w="2391" w:type="dxa"/>
            <w:tcBorders>
              <w:top w:val="single" w:sz="4" w:space="0" w:color="auto"/>
              <w:bottom w:val="single" w:sz="4" w:space="0" w:color="auto"/>
              <w:right w:val="single" w:sz="4" w:space="0" w:color="auto"/>
            </w:tcBorders>
            <w:shd w:val="clear" w:color="auto" w:fill="D9D9D9" w:themeFill="background1" w:themeFillShade="D9"/>
          </w:tcPr>
          <w:p w14:paraId="451BE79D" w14:textId="77777777" w:rsidR="00C448BB" w:rsidRPr="008D405F" w:rsidRDefault="00C448BB" w:rsidP="00C448BB">
            <w:pPr>
              <w:pStyle w:val="TableParagraph"/>
              <w:spacing w:before="36"/>
              <w:ind w:left="242"/>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Construction</w:t>
            </w:r>
          </w:p>
        </w:tc>
        <w:tc>
          <w:tcPr>
            <w:tcW w:w="2094" w:type="dxa"/>
            <w:tcBorders>
              <w:top w:val="single" w:sz="5" w:space="0" w:color="000000" w:themeColor="text1"/>
              <w:left w:val="single" w:sz="4" w:space="0" w:color="auto"/>
              <w:bottom w:val="single" w:sz="5" w:space="0" w:color="000000" w:themeColor="text1"/>
              <w:right w:val="single" w:sz="5" w:space="0" w:color="000000" w:themeColor="text1"/>
            </w:tcBorders>
            <w:vAlign w:val="center"/>
          </w:tcPr>
          <w:p w14:paraId="5A91388B" w14:textId="0B6F12D5"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0</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22B0A78" w14:textId="345A9860" w:rsidR="00C448BB" w:rsidRPr="00DD5E95" w:rsidRDefault="00C448BB" w:rsidP="00DD5E95">
            <w:pPr>
              <w:ind w:right="89"/>
              <w:jc w:val="right"/>
              <w:rPr>
                <w:rFonts w:ascii="Times New Roman" w:hAnsi="Times New Roman" w:cs="Times New Roman"/>
                <w:sz w:val="24"/>
                <w:szCs w:val="24"/>
              </w:rPr>
            </w:pPr>
            <w:r w:rsidRPr="00DD5E95">
              <w:rPr>
                <w:rFonts w:ascii="Times New Roman" w:hAnsi="Times New Roman" w:cs="Times New Roman"/>
                <w:sz w:val="24"/>
                <w:szCs w:val="24"/>
              </w:rPr>
              <w:t>0</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EE0EEE2" w14:textId="2DD659F0" w:rsidR="00C448BB" w:rsidRPr="00DD5E95" w:rsidRDefault="00C448BB" w:rsidP="00DD5E95">
            <w:pPr>
              <w:ind w:right="63"/>
              <w:jc w:val="right"/>
              <w:rPr>
                <w:rFonts w:ascii="Times New Roman" w:hAnsi="Times New Roman" w:cs="Times New Roman"/>
                <w:sz w:val="24"/>
                <w:szCs w:val="24"/>
              </w:rPr>
            </w:pPr>
            <w:r w:rsidRPr="00DD5E95">
              <w:rPr>
                <w:rFonts w:ascii="Times New Roman" w:hAnsi="Times New Roman" w:cs="Times New Roman"/>
                <w:sz w:val="24"/>
                <w:szCs w:val="24"/>
              </w:rPr>
              <w:t>0</w:t>
            </w:r>
          </w:p>
        </w:tc>
      </w:tr>
      <w:tr w:rsidR="00C448BB" w:rsidRPr="008D405F" w14:paraId="64C84584" w14:textId="4517D8EF" w:rsidTr="00A27A87">
        <w:trPr>
          <w:trHeight w:hRule="exact" w:val="285"/>
          <w:jc w:val="center"/>
        </w:trPr>
        <w:tc>
          <w:tcPr>
            <w:tcW w:w="253" w:type="dxa"/>
            <w:tcBorders>
              <w:top w:val="single" w:sz="4" w:space="0" w:color="auto"/>
              <w:left w:val="single" w:sz="4" w:space="0" w:color="auto"/>
              <w:bottom w:val="single" w:sz="4" w:space="0" w:color="auto"/>
            </w:tcBorders>
            <w:shd w:val="clear" w:color="auto" w:fill="D9D9D9" w:themeFill="background1" w:themeFillShade="D9"/>
          </w:tcPr>
          <w:p w14:paraId="1016C7F6" w14:textId="1A452675" w:rsidR="00C448BB" w:rsidRPr="008D405F" w:rsidRDefault="00C448BB" w:rsidP="00C448BB">
            <w:pPr>
              <w:pStyle w:val="TableParagraph"/>
              <w:spacing w:before="12"/>
              <w:ind w:left="37" w:right="-889"/>
              <w:rPr>
                <w:rFonts w:ascii="Times New Roman" w:eastAsia="Calibri" w:hAnsi="Times New Roman" w:cs="Times New Roman"/>
                <w:sz w:val="24"/>
                <w:szCs w:val="24"/>
              </w:rPr>
            </w:pPr>
            <w:r w:rsidRPr="008D405F">
              <w:rPr>
                <w:rFonts w:ascii="Times New Roman" w:hAnsi="Times New Roman" w:cs="Times New Roman"/>
                <w:b/>
                <w:sz w:val="24"/>
                <w:szCs w:val="24"/>
              </w:rPr>
              <w:t>H</w:t>
            </w:r>
          </w:p>
        </w:tc>
        <w:tc>
          <w:tcPr>
            <w:tcW w:w="2391" w:type="dxa"/>
            <w:tcBorders>
              <w:top w:val="single" w:sz="4" w:space="0" w:color="auto"/>
              <w:bottom w:val="single" w:sz="4" w:space="0" w:color="auto"/>
              <w:right w:val="single" w:sz="4" w:space="0" w:color="auto"/>
            </w:tcBorders>
            <w:shd w:val="clear" w:color="auto" w:fill="D9D9D9" w:themeFill="background1" w:themeFillShade="D9"/>
          </w:tcPr>
          <w:p w14:paraId="5501E2A9" w14:textId="77777777" w:rsidR="00C448BB" w:rsidRPr="008D405F" w:rsidRDefault="00C448BB" w:rsidP="00C448BB">
            <w:pPr>
              <w:pStyle w:val="TableParagraph"/>
              <w:tabs>
                <w:tab w:val="left" w:pos="4405"/>
              </w:tabs>
              <w:spacing w:before="21"/>
              <w:ind w:left="214" w:right="-56"/>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Other</w:t>
            </w:r>
            <w:r w:rsidRPr="008D405F">
              <w:rPr>
                <w:rFonts w:ascii="Times New Roman" w:hAnsi="Times New Roman" w:cs="Times New Roman"/>
                <w:b/>
                <w:sz w:val="24"/>
                <w:szCs w:val="24"/>
              </w:rPr>
              <w:t xml:space="preserve"> </w:t>
            </w:r>
            <w:r w:rsidRPr="008D405F">
              <w:rPr>
                <w:rFonts w:ascii="Times New Roman" w:hAnsi="Times New Roman" w:cs="Times New Roman"/>
                <w:b/>
                <w:spacing w:val="-1"/>
                <w:sz w:val="24"/>
                <w:szCs w:val="24"/>
              </w:rPr>
              <w:t>Direct</w:t>
            </w:r>
            <w:r w:rsidRPr="008D405F">
              <w:rPr>
                <w:rFonts w:ascii="Times New Roman" w:hAnsi="Times New Roman" w:cs="Times New Roman"/>
                <w:b/>
                <w:sz w:val="24"/>
                <w:szCs w:val="24"/>
              </w:rPr>
              <w:t xml:space="preserve"> </w:t>
            </w:r>
            <w:r w:rsidRPr="008D405F">
              <w:rPr>
                <w:rFonts w:ascii="Times New Roman" w:hAnsi="Times New Roman" w:cs="Times New Roman"/>
                <w:b/>
                <w:spacing w:val="-1"/>
                <w:sz w:val="24"/>
                <w:szCs w:val="24"/>
              </w:rPr>
              <w:t>Costs</w:t>
            </w:r>
            <w:r w:rsidRPr="008D405F">
              <w:rPr>
                <w:rFonts w:ascii="Times New Roman" w:hAnsi="Times New Roman" w:cs="Times New Roman"/>
                <w:b/>
                <w:sz w:val="24"/>
                <w:szCs w:val="24"/>
              </w:rPr>
              <w:t xml:space="preserve"> </w:t>
            </w:r>
            <w:r w:rsidRPr="008D405F">
              <w:rPr>
                <w:rFonts w:ascii="Times New Roman" w:hAnsi="Times New Roman" w:cs="Times New Roman"/>
                <w:b/>
                <w:sz w:val="24"/>
                <w:szCs w:val="24"/>
              </w:rPr>
              <w:tab/>
            </w:r>
          </w:p>
        </w:tc>
        <w:tc>
          <w:tcPr>
            <w:tcW w:w="2094" w:type="dxa"/>
            <w:tcBorders>
              <w:top w:val="single" w:sz="5" w:space="0" w:color="000000" w:themeColor="text1"/>
              <w:left w:val="single" w:sz="4" w:space="0" w:color="auto"/>
              <w:bottom w:val="single" w:sz="5" w:space="0" w:color="000000" w:themeColor="text1"/>
              <w:right w:val="single" w:sz="5" w:space="0" w:color="000000" w:themeColor="text1"/>
            </w:tcBorders>
            <w:vAlign w:val="center"/>
          </w:tcPr>
          <w:p w14:paraId="4461535F" w14:textId="62E8BEB9"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89,761</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449176D" w14:textId="391CACAC" w:rsidR="00C448BB" w:rsidRPr="00DD5E95" w:rsidRDefault="00C448BB" w:rsidP="00DD5E95">
            <w:pPr>
              <w:ind w:right="89"/>
              <w:jc w:val="right"/>
              <w:rPr>
                <w:rFonts w:ascii="Times New Roman" w:hAnsi="Times New Roman" w:cs="Times New Roman"/>
                <w:sz w:val="24"/>
                <w:szCs w:val="24"/>
              </w:rPr>
            </w:pPr>
            <w:del w:id="22" w:author="Penelope Kim" w:date="2025-12-17T09:31:00Z" w16du:dateUtc="2025-12-17T14:31:00Z">
              <w:r w:rsidRPr="00DD5E95" w:rsidDel="009A35A8">
                <w:rPr>
                  <w:rFonts w:ascii="Times New Roman" w:hAnsi="Times New Roman" w:cs="Times New Roman"/>
                  <w:sz w:val="24"/>
                  <w:szCs w:val="24"/>
                </w:rPr>
                <w:delText>10,127</w:delText>
              </w:r>
            </w:del>
            <w:ins w:id="23" w:author="Penelope Kim" w:date="2025-12-17T09:31:00Z" w16du:dateUtc="2025-12-17T14:31:00Z">
              <w:r w:rsidR="009A35A8">
                <w:rPr>
                  <w:rFonts w:ascii="Times New Roman" w:hAnsi="Times New Roman" w:cs="Times New Roman"/>
                  <w:sz w:val="24"/>
                  <w:szCs w:val="24"/>
                </w:rPr>
                <w:t>12,110</w:t>
              </w:r>
            </w:ins>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EEA2A15" w14:textId="2CFCB314" w:rsidR="00C448BB" w:rsidRPr="00DD5E95" w:rsidRDefault="00C448BB" w:rsidP="00DD5E95">
            <w:pPr>
              <w:ind w:right="63"/>
              <w:jc w:val="right"/>
              <w:rPr>
                <w:rFonts w:ascii="Times New Roman" w:hAnsi="Times New Roman" w:cs="Times New Roman"/>
                <w:sz w:val="24"/>
                <w:szCs w:val="24"/>
              </w:rPr>
            </w:pPr>
            <w:del w:id="24" w:author="Penelope Kim" w:date="2025-12-15T12:38:00Z" w16du:dateUtc="2025-12-15T17:38:00Z">
              <w:r w:rsidRPr="00DD5E95" w:rsidDel="00E3396A">
                <w:rPr>
                  <w:rFonts w:ascii="Times New Roman" w:hAnsi="Times New Roman" w:cs="Times New Roman"/>
                  <w:sz w:val="24"/>
                  <w:szCs w:val="24"/>
                </w:rPr>
                <w:delText>99,888</w:delText>
              </w:r>
            </w:del>
            <w:ins w:id="25" w:author="Penelope Kim" w:date="2025-12-15T12:38:00Z" w16du:dateUtc="2025-12-15T17:38:00Z">
              <w:r w:rsidR="00E3396A">
                <w:rPr>
                  <w:rFonts w:ascii="Times New Roman" w:hAnsi="Times New Roman" w:cs="Times New Roman"/>
                  <w:sz w:val="24"/>
                  <w:szCs w:val="24"/>
                </w:rPr>
                <w:t>101,</w:t>
              </w:r>
            </w:ins>
            <w:ins w:id="26" w:author="Penelope Kim" w:date="2025-12-17T09:31:00Z" w16du:dateUtc="2025-12-17T14:31:00Z">
              <w:r w:rsidR="009A35A8">
                <w:rPr>
                  <w:rFonts w:ascii="Times New Roman" w:hAnsi="Times New Roman" w:cs="Times New Roman"/>
                  <w:sz w:val="24"/>
                  <w:szCs w:val="24"/>
                </w:rPr>
                <w:t>871</w:t>
              </w:r>
            </w:ins>
          </w:p>
        </w:tc>
      </w:tr>
      <w:tr w:rsidR="00C448BB" w:rsidRPr="008D405F" w14:paraId="133F0E24" w14:textId="4C75BCFE" w:rsidTr="00A27A87">
        <w:trPr>
          <w:trHeight w:hRule="exact" w:val="285"/>
          <w:jc w:val="center"/>
        </w:trPr>
        <w:tc>
          <w:tcPr>
            <w:tcW w:w="253" w:type="dxa"/>
            <w:tcBorders>
              <w:top w:val="single" w:sz="4" w:space="0" w:color="auto"/>
              <w:left w:val="single" w:sz="4" w:space="0" w:color="auto"/>
              <w:bottom w:val="single" w:sz="4" w:space="0" w:color="auto"/>
            </w:tcBorders>
            <w:shd w:val="clear" w:color="auto" w:fill="D9D9D9" w:themeFill="background1" w:themeFillShade="D9"/>
          </w:tcPr>
          <w:p w14:paraId="721FC945" w14:textId="7B4B3CB4" w:rsidR="00C448BB" w:rsidRPr="008D405F" w:rsidRDefault="00C448BB" w:rsidP="00C448BB">
            <w:pPr>
              <w:pStyle w:val="TableParagraph"/>
              <w:spacing w:before="12"/>
              <w:ind w:left="37" w:right="-889"/>
              <w:rPr>
                <w:rFonts w:ascii="Times New Roman" w:eastAsia="Calibri" w:hAnsi="Times New Roman" w:cs="Times New Roman"/>
                <w:sz w:val="24"/>
                <w:szCs w:val="24"/>
              </w:rPr>
            </w:pPr>
            <w:r w:rsidRPr="008D405F">
              <w:rPr>
                <w:rFonts w:ascii="Times New Roman" w:hAnsi="Times New Roman" w:cs="Times New Roman"/>
                <w:b/>
                <w:sz w:val="24"/>
                <w:szCs w:val="24"/>
              </w:rPr>
              <w:t>I</w:t>
            </w:r>
          </w:p>
        </w:tc>
        <w:tc>
          <w:tcPr>
            <w:tcW w:w="2391" w:type="dxa"/>
            <w:tcBorders>
              <w:top w:val="single" w:sz="4" w:space="0" w:color="auto"/>
              <w:bottom w:val="single" w:sz="4" w:space="0" w:color="auto"/>
              <w:right w:val="single" w:sz="4" w:space="0" w:color="auto"/>
            </w:tcBorders>
            <w:shd w:val="clear" w:color="auto" w:fill="D9D9D9" w:themeFill="background1" w:themeFillShade="D9"/>
          </w:tcPr>
          <w:p w14:paraId="4879409F" w14:textId="77777777" w:rsidR="00C448BB" w:rsidRPr="008D405F" w:rsidRDefault="00C448BB" w:rsidP="00C448BB">
            <w:pPr>
              <w:pStyle w:val="TableParagraph"/>
              <w:tabs>
                <w:tab w:val="left" w:pos="4400"/>
              </w:tabs>
              <w:spacing w:before="21"/>
              <w:ind w:left="214" w:right="-52"/>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Total</w:t>
            </w:r>
            <w:r w:rsidRPr="008D405F">
              <w:rPr>
                <w:rFonts w:ascii="Times New Roman" w:hAnsi="Times New Roman" w:cs="Times New Roman"/>
                <w:b/>
                <w:sz w:val="24"/>
                <w:szCs w:val="24"/>
              </w:rPr>
              <w:t xml:space="preserve"> </w:t>
            </w:r>
            <w:r w:rsidRPr="008D405F">
              <w:rPr>
                <w:rFonts w:ascii="Times New Roman" w:hAnsi="Times New Roman" w:cs="Times New Roman"/>
                <w:b/>
                <w:spacing w:val="-1"/>
                <w:sz w:val="24"/>
                <w:szCs w:val="24"/>
              </w:rPr>
              <w:t>Direct</w:t>
            </w:r>
            <w:r w:rsidRPr="008D405F">
              <w:rPr>
                <w:rFonts w:ascii="Times New Roman" w:hAnsi="Times New Roman" w:cs="Times New Roman"/>
                <w:b/>
                <w:spacing w:val="1"/>
                <w:sz w:val="24"/>
                <w:szCs w:val="24"/>
              </w:rPr>
              <w:t xml:space="preserve"> </w:t>
            </w:r>
            <w:r w:rsidRPr="008D405F">
              <w:rPr>
                <w:rFonts w:ascii="Times New Roman" w:hAnsi="Times New Roman" w:cs="Times New Roman"/>
                <w:b/>
                <w:spacing w:val="-1"/>
                <w:sz w:val="24"/>
                <w:szCs w:val="24"/>
              </w:rPr>
              <w:t>Costs</w:t>
            </w:r>
            <w:r w:rsidRPr="008D405F">
              <w:rPr>
                <w:rFonts w:ascii="Times New Roman" w:hAnsi="Times New Roman" w:cs="Times New Roman"/>
                <w:b/>
                <w:sz w:val="24"/>
                <w:szCs w:val="24"/>
              </w:rPr>
              <w:t xml:space="preserve"> </w:t>
            </w:r>
            <w:r w:rsidRPr="008D405F">
              <w:rPr>
                <w:rFonts w:ascii="Times New Roman" w:hAnsi="Times New Roman" w:cs="Times New Roman"/>
                <w:b/>
                <w:sz w:val="24"/>
                <w:szCs w:val="24"/>
              </w:rPr>
              <w:tab/>
            </w:r>
          </w:p>
        </w:tc>
        <w:tc>
          <w:tcPr>
            <w:tcW w:w="2094" w:type="dxa"/>
            <w:tcBorders>
              <w:top w:val="single" w:sz="5" w:space="0" w:color="000000" w:themeColor="text1"/>
              <w:left w:val="single" w:sz="4" w:space="0" w:color="auto"/>
              <w:bottom w:val="single" w:sz="5" w:space="0" w:color="000000" w:themeColor="text1"/>
              <w:right w:val="single" w:sz="5" w:space="0" w:color="000000" w:themeColor="text1"/>
            </w:tcBorders>
            <w:vAlign w:val="center"/>
          </w:tcPr>
          <w:p w14:paraId="6EB0E49B" w14:textId="0B959A20"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1,077,721</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744D3B3" w14:textId="1572654C" w:rsidR="00C448BB" w:rsidRPr="00DD5E95" w:rsidRDefault="00C448BB" w:rsidP="00DD5E95">
            <w:pPr>
              <w:ind w:right="89"/>
              <w:jc w:val="right"/>
              <w:rPr>
                <w:rFonts w:ascii="Times New Roman" w:hAnsi="Times New Roman" w:cs="Times New Roman"/>
                <w:sz w:val="24"/>
                <w:szCs w:val="24"/>
              </w:rPr>
            </w:pPr>
            <w:r w:rsidRPr="00DD5E95">
              <w:rPr>
                <w:rFonts w:ascii="Times New Roman" w:hAnsi="Times New Roman" w:cs="Times New Roman"/>
                <w:sz w:val="24"/>
                <w:szCs w:val="24"/>
              </w:rPr>
              <w:t>272,841</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BE04B17" w14:textId="611F0AC0" w:rsidR="00C448BB" w:rsidRPr="00DD5E95" w:rsidRDefault="00C448BB" w:rsidP="00DD5E95">
            <w:pPr>
              <w:ind w:right="63"/>
              <w:jc w:val="right"/>
              <w:rPr>
                <w:rFonts w:ascii="Times New Roman" w:hAnsi="Times New Roman" w:cs="Times New Roman"/>
                <w:sz w:val="24"/>
                <w:szCs w:val="24"/>
              </w:rPr>
            </w:pPr>
            <w:r w:rsidRPr="00DD5E95">
              <w:rPr>
                <w:rFonts w:ascii="Times New Roman" w:hAnsi="Times New Roman" w:cs="Times New Roman"/>
                <w:sz w:val="24"/>
                <w:szCs w:val="24"/>
              </w:rPr>
              <w:t>1,350,562</w:t>
            </w:r>
          </w:p>
        </w:tc>
      </w:tr>
      <w:tr w:rsidR="00C448BB" w:rsidRPr="008D405F" w14:paraId="750007F2" w14:textId="5D33AAF1" w:rsidTr="00A27A87">
        <w:trPr>
          <w:trHeight w:hRule="exact" w:val="285"/>
          <w:jc w:val="center"/>
        </w:trPr>
        <w:tc>
          <w:tcPr>
            <w:tcW w:w="253" w:type="dxa"/>
            <w:tcBorders>
              <w:top w:val="single" w:sz="4" w:space="0" w:color="auto"/>
              <w:left w:val="single" w:sz="4" w:space="0" w:color="auto"/>
              <w:bottom w:val="single" w:sz="4" w:space="0" w:color="auto"/>
            </w:tcBorders>
            <w:shd w:val="clear" w:color="auto" w:fill="D9D9D9" w:themeFill="background1" w:themeFillShade="D9"/>
          </w:tcPr>
          <w:p w14:paraId="750E2A0E" w14:textId="039B99CD" w:rsidR="00C448BB" w:rsidRPr="008D405F" w:rsidRDefault="00C448BB" w:rsidP="00C448BB">
            <w:pPr>
              <w:pStyle w:val="TableParagraph"/>
              <w:spacing w:before="12"/>
              <w:ind w:left="37" w:right="-889"/>
              <w:rPr>
                <w:rFonts w:ascii="Times New Roman" w:eastAsia="Calibri" w:hAnsi="Times New Roman" w:cs="Times New Roman"/>
                <w:sz w:val="24"/>
                <w:szCs w:val="24"/>
              </w:rPr>
            </w:pPr>
            <w:r w:rsidRPr="008D405F">
              <w:rPr>
                <w:rFonts w:ascii="Times New Roman" w:hAnsi="Times New Roman" w:cs="Times New Roman"/>
                <w:b/>
                <w:sz w:val="24"/>
                <w:szCs w:val="24"/>
              </w:rPr>
              <w:t>J</w:t>
            </w:r>
          </w:p>
        </w:tc>
        <w:tc>
          <w:tcPr>
            <w:tcW w:w="2391" w:type="dxa"/>
            <w:tcBorders>
              <w:top w:val="single" w:sz="4" w:space="0" w:color="auto"/>
              <w:bottom w:val="single" w:sz="4" w:space="0" w:color="auto"/>
              <w:right w:val="single" w:sz="4" w:space="0" w:color="auto"/>
            </w:tcBorders>
            <w:shd w:val="clear" w:color="auto" w:fill="D9D9D9" w:themeFill="background1" w:themeFillShade="D9"/>
          </w:tcPr>
          <w:p w14:paraId="3B705705" w14:textId="77777777" w:rsidR="00C448BB" w:rsidRPr="008D405F" w:rsidRDefault="00C448BB" w:rsidP="00C448BB">
            <w:pPr>
              <w:pStyle w:val="TableParagraph"/>
              <w:tabs>
                <w:tab w:val="left" w:pos="4405"/>
              </w:tabs>
              <w:spacing w:before="21"/>
              <w:ind w:left="214" w:right="-56"/>
              <w:rPr>
                <w:rFonts w:ascii="Times New Roman" w:eastAsia="Times New Roman" w:hAnsi="Times New Roman" w:cs="Times New Roman"/>
                <w:sz w:val="24"/>
                <w:szCs w:val="24"/>
              </w:rPr>
            </w:pPr>
            <w:r w:rsidRPr="008D405F">
              <w:rPr>
                <w:rFonts w:ascii="Times New Roman" w:hAnsi="Times New Roman" w:cs="Times New Roman"/>
                <w:b/>
                <w:spacing w:val="-1"/>
                <w:sz w:val="24"/>
                <w:szCs w:val="24"/>
              </w:rPr>
              <w:t>Total</w:t>
            </w:r>
            <w:r w:rsidRPr="008D405F">
              <w:rPr>
                <w:rFonts w:ascii="Times New Roman" w:hAnsi="Times New Roman" w:cs="Times New Roman"/>
                <w:b/>
                <w:spacing w:val="-2"/>
                <w:sz w:val="24"/>
                <w:szCs w:val="24"/>
              </w:rPr>
              <w:t xml:space="preserve"> </w:t>
            </w:r>
            <w:r w:rsidRPr="008D405F">
              <w:rPr>
                <w:rFonts w:ascii="Times New Roman" w:hAnsi="Times New Roman" w:cs="Times New Roman"/>
                <w:b/>
                <w:spacing w:val="-1"/>
                <w:sz w:val="24"/>
                <w:szCs w:val="24"/>
              </w:rPr>
              <w:t>Indirect</w:t>
            </w:r>
            <w:r w:rsidRPr="008D405F">
              <w:rPr>
                <w:rFonts w:ascii="Times New Roman" w:hAnsi="Times New Roman" w:cs="Times New Roman"/>
                <w:b/>
                <w:sz w:val="24"/>
                <w:szCs w:val="24"/>
              </w:rPr>
              <w:t xml:space="preserve"> </w:t>
            </w:r>
            <w:r w:rsidRPr="008D405F">
              <w:rPr>
                <w:rFonts w:ascii="Times New Roman" w:hAnsi="Times New Roman" w:cs="Times New Roman"/>
                <w:b/>
                <w:spacing w:val="-1"/>
                <w:sz w:val="24"/>
                <w:szCs w:val="24"/>
              </w:rPr>
              <w:t>Costs</w:t>
            </w:r>
            <w:r w:rsidRPr="008D405F">
              <w:rPr>
                <w:rFonts w:ascii="Times New Roman" w:hAnsi="Times New Roman" w:cs="Times New Roman"/>
                <w:b/>
                <w:sz w:val="24"/>
                <w:szCs w:val="24"/>
              </w:rPr>
              <w:t xml:space="preserve"> </w:t>
            </w:r>
            <w:r w:rsidRPr="008D405F">
              <w:rPr>
                <w:rFonts w:ascii="Times New Roman" w:hAnsi="Times New Roman" w:cs="Times New Roman"/>
                <w:b/>
                <w:sz w:val="24"/>
                <w:szCs w:val="24"/>
              </w:rPr>
              <w:tab/>
            </w:r>
          </w:p>
        </w:tc>
        <w:tc>
          <w:tcPr>
            <w:tcW w:w="2094" w:type="dxa"/>
            <w:tcBorders>
              <w:top w:val="single" w:sz="5" w:space="0" w:color="000000" w:themeColor="text1"/>
              <w:left w:val="single" w:sz="4" w:space="0" w:color="auto"/>
              <w:bottom w:val="single" w:sz="5" w:space="0" w:color="000000" w:themeColor="text1"/>
              <w:right w:val="single" w:sz="5" w:space="0" w:color="000000" w:themeColor="text1"/>
            </w:tcBorders>
            <w:vAlign w:val="center"/>
          </w:tcPr>
          <w:p w14:paraId="5FC71F13" w14:textId="7AE13D4C" w:rsidR="00C448BB" w:rsidRPr="008D405F" w:rsidRDefault="00C448BB" w:rsidP="00DD5E95">
            <w:pPr>
              <w:ind w:right="115"/>
              <w:jc w:val="right"/>
              <w:rPr>
                <w:rFonts w:ascii="Times New Roman" w:hAnsi="Times New Roman" w:cs="Times New Roman"/>
                <w:sz w:val="24"/>
                <w:szCs w:val="24"/>
              </w:rPr>
            </w:pPr>
            <w:r w:rsidRPr="008D405F">
              <w:rPr>
                <w:rFonts w:ascii="Times New Roman" w:hAnsi="Times New Roman" w:cs="Times New Roman"/>
                <w:sz w:val="24"/>
                <w:szCs w:val="24"/>
              </w:rPr>
              <w:t>304,779</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468E4B5" w14:textId="2E4ED223" w:rsidR="00C448BB" w:rsidRPr="00DD5E95" w:rsidRDefault="00C448BB" w:rsidP="00DD5E95">
            <w:pPr>
              <w:ind w:right="89"/>
              <w:jc w:val="right"/>
              <w:rPr>
                <w:rFonts w:ascii="Times New Roman" w:hAnsi="Times New Roman" w:cs="Times New Roman"/>
                <w:sz w:val="24"/>
                <w:szCs w:val="24"/>
              </w:rPr>
            </w:pPr>
            <w:r w:rsidRPr="00DD5E95">
              <w:rPr>
                <w:rFonts w:ascii="Times New Roman" w:hAnsi="Times New Roman" w:cs="Times New Roman"/>
                <w:sz w:val="24"/>
                <w:szCs w:val="24"/>
              </w:rPr>
              <w:t>77,159</w:t>
            </w:r>
          </w:p>
        </w:tc>
        <w:tc>
          <w:tcPr>
            <w:tcW w:w="2226"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231B6B2" w14:textId="48B12E9F" w:rsidR="00C448BB" w:rsidRPr="00DD5E95" w:rsidRDefault="00C448BB" w:rsidP="00DD5E95">
            <w:pPr>
              <w:ind w:right="63"/>
              <w:jc w:val="right"/>
              <w:rPr>
                <w:rFonts w:ascii="Times New Roman" w:hAnsi="Times New Roman" w:cs="Times New Roman"/>
                <w:sz w:val="24"/>
                <w:szCs w:val="24"/>
              </w:rPr>
            </w:pPr>
            <w:r w:rsidRPr="00DD5E95">
              <w:rPr>
                <w:rFonts w:ascii="Times New Roman" w:hAnsi="Times New Roman" w:cs="Times New Roman"/>
                <w:sz w:val="24"/>
                <w:szCs w:val="24"/>
              </w:rPr>
              <w:t>381,938</w:t>
            </w:r>
          </w:p>
        </w:tc>
      </w:tr>
      <w:tr w:rsidR="00C448BB" w:rsidRPr="008D405F" w14:paraId="40DE395F" w14:textId="60ACB341" w:rsidTr="00A27A87">
        <w:trPr>
          <w:trHeight w:hRule="exact" w:val="300"/>
          <w:jc w:val="center"/>
        </w:trPr>
        <w:tc>
          <w:tcPr>
            <w:tcW w:w="253" w:type="dxa"/>
            <w:tcBorders>
              <w:top w:val="single" w:sz="4" w:space="0" w:color="auto"/>
              <w:left w:val="single" w:sz="5" w:space="0" w:color="000000" w:themeColor="text1"/>
              <w:bottom w:val="single" w:sz="4" w:space="0" w:color="auto"/>
              <w:right w:val="single" w:sz="22" w:space="0" w:color="BEBEBE"/>
            </w:tcBorders>
            <w:shd w:val="clear" w:color="auto" w:fill="BEBEBE"/>
          </w:tcPr>
          <w:p w14:paraId="1D3DCC46" w14:textId="77777777" w:rsidR="00C448BB" w:rsidRPr="008D405F" w:rsidRDefault="00C448BB" w:rsidP="00C448BB">
            <w:pPr>
              <w:pStyle w:val="TableParagraph"/>
              <w:spacing w:before="9"/>
              <w:ind w:left="37" w:right="-889"/>
              <w:rPr>
                <w:rFonts w:ascii="Times New Roman" w:eastAsia="Calibri" w:hAnsi="Times New Roman" w:cs="Times New Roman"/>
                <w:sz w:val="24"/>
                <w:szCs w:val="24"/>
              </w:rPr>
            </w:pPr>
            <w:r w:rsidRPr="008D405F">
              <w:rPr>
                <w:rFonts w:ascii="Times New Roman" w:hAnsi="Times New Roman" w:cs="Times New Roman"/>
                <w:b/>
                <w:sz w:val="24"/>
                <w:szCs w:val="24"/>
              </w:rPr>
              <w:t>K</w:t>
            </w:r>
          </w:p>
        </w:tc>
        <w:tc>
          <w:tcPr>
            <w:tcW w:w="2391" w:type="dxa"/>
            <w:tcBorders>
              <w:top w:val="single" w:sz="4" w:space="0" w:color="auto"/>
              <w:left w:val="single" w:sz="22" w:space="0" w:color="BEBEBE"/>
              <w:bottom w:val="single" w:sz="4" w:space="0" w:color="auto"/>
              <w:right w:val="nil"/>
            </w:tcBorders>
            <w:shd w:val="clear" w:color="auto" w:fill="BEBEBE"/>
          </w:tcPr>
          <w:p w14:paraId="66D2488F" w14:textId="77777777" w:rsidR="00C448BB" w:rsidRPr="008D405F" w:rsidRDefault="00C448BB" w:rsidP="00C448BB">
            <w:pPr>
              <w:pStyle w:val="TableParagraph"/>
              <w:spacing w:before="16"/>
              <w:ind w:left="214"/>
              <w:rPr>
                <w:rFonts w:ascii="Times New Roman" w:eastAsia="Times New Roman" w:hAnsi="Times New Roman" w:cs="Times New Roman"/>
                <w:sz w:val="24"/>
                <w:szCs w:val="24"/>
              </w:rPr>
            </w:pPr>
            <w:r w:rsidRPr="008D405F">
              <w:rPr>
                <w:rFonts w:ascii="Times New Roman" w:hAnsi="Times New Roman" w:cs="Times New Roman"/>
                <w:b/>
                <w:sz w:val="24"/>
                <w:szCs w:val="24"/>
              </w:rPr>
              <w:t xml:space="preserve">Total </w:t>
            </w:r>
            <w:r w:rsidRPr="008D405F">
              <w:rPr>
                <w:rFonts w:ascii="Times New Roman" w:hAnsi="Times New Roman" w:cs="Times New Roman"/>
                <w:b/>
                <w:spacing w:val="-1"/>
                <w:sz w:val="24"/>
                <w:szCs w:val="24"/>
              </w:rPr>
              <w:t>Project</w:t>
            </w:r>
            <w:r w:rsidRPr="008D405F">
              <w:rPr>
                <w:rFonts w:ascii="Times New Roman" w:hAnsi="Times New Roman" w:cs="Times New Roman"/>
                <w:b/>
                <w:sz w:val="24"/>
                <w:szCs w:val="24"/>
              </w:rPr>
              <w:t xml:space="preserve"> </w:t>
            </w:r>
            <w:r w:rsidRPr="008D405F">
              <w:rPr>
                <w:rFonts w:ascii="Times New Roman" w:hAnsi="Times New Roman" w:cs="Times New Roman"/>
                <w:b/>
                <w:spacing w:val="-1"/>
                <w:sz w:val="24"/>
                <w:szCs w:val="24"/>
              </w:rPr>
              <w:t>Cost</w:t>
            </w:r>
          </w:p>
        </w:tc>
        <w:tc>
          <w:tcPr>
            <w:tcW w:w="2094" w:type="dxa"/>
            <w:tcBorders>
              <w:top w:val="single" w:sz="5" w:space="0" w:color="000000" w:themeColor="text1"/>
              <w:left w:val="nil"/>
              <w:bottom w:val="single" w:sz="5" w:space="0" w:color="000000" w:themeColor="text1"/>
              <w:right w:val="single" w:sz="5" w:space="0" w:color="000000" w:themeColor="text1"/>
            </w:tcBorders>
            <w:shd w:val="clear" w:color="auto" w:fill="BEBEBE"/>
          </w:tcPr>
          <w:p w14:paraId="2C367975" w14:textId="2952F9F7" w:rsidR="00C448BB" w:rsidRPr="008D405F" w:rsidRDefault="00C448BB" w:rsidP="00DD5E95">
            <w:pPr>
              <w:pStyle w:val="TableParagraph"/>
              <w:spacing w:before="16"/>
              <w:ind w:right="115"/>
              <w:jc w:val="right"/>
              <w:rPr>
                <w:rFonts w:ascii="Times New Roman" w:eastAsia="Times New Roman" w:hAnsi="Times New Roman" w:cs="Times New Roman"/>
                <w:sz w:val="24"/>
                <w:szCs w:val="24"/>
              </w:rPr>
            </w:pPr>
            <w:r w:rsidRPr="008D405F">
              <w:rPr>
                <w:rFonts w:ascii="Times New Roman" w:hAnsi="Times New Roman" w:cs="Times New Roman"/>
                <w:b/>
                <w:sz w:val="24"/>
                <w:szCs w:val="24"/>
              </w:rPr>
              <w:t>1,382,500</w:t>
            </w:r>
          </w:p>
        </w:tc>
        <w:tc>
          <w:tcPr>
            <w:tcW w:w="2226" w:type="dxa"/>
            <w:tcBorders>
              <w:top w:val="single" w:sz="5" w:space="0" w:color="000000" w:themeColor="text1"/>
              <w:left w:val="nil"/>
              <w:bottom w:val="single" w:sz="5" w:space="0" w:color="000000" w:themeColor="text1"/>
              <w:right w:val="single" w:sz="5" w:space="0" w:color="000000" w:themeColor="text1"/>
            </w:tcBorders>
            <w:shd w:val="clear" w:color="auto" w:fill="BEBEBE"/>
          </w:tcPr>
          <w:p w14:paraId="749AF9D5" w14:textId="59DBA2A5" w:rsidR="00C448BB" w:rsidRPr="00DD5E95" w:rsidRDefault="00C448BB" w:rsidP="00DD5E95">
            <w:pPr>
              <w:pStyle w:val="TableParagraph"/>
              <w:spacing w:before="16"/>
              <w:ind w:right="89"/>
              <w:jc w:val="right"/>
              <w:rPr>
                <w:rFonts w:ascii="Times New Roman" w:hAnsi="Times New Roman" w:cs="Times New Roman"/>
                <w:b/>
                <w:bCs/>
                <w:sz w:val="24"/>
                <w:szCs w:val="24"/>
              </w:rPr>
            </w:pPr>
            <w:r w:rsidRPr="00DD5E95">
              <w:rPr>
                <w:rFonts w:ascii="Times New Roman" w:hAnsi="Times New Roman" w:cs="Times New Roman"/>
                <w:b/>
                <w:bCs/>
                <w:sz w:val="24"/>
                <w:szCs w:val="24"/>
              </w:rPr>
              <w:t>350,000</w:t>
            </w:r>
          </w:p>
        </w:tc>
        <w:tc>
          <w:tcPr>
            <w:tcW w:w="2226" w:type="dxa"/>
            <w:tcBorders>
              <w:top w:val="single" w:sz="5" w:space="0" w:color="000000" w:themeColor="text1"/>
              <w:left w:val="nil"/>
              <w:bottom w:val="single" w:sz="5" w:space="0" w:color="000000" w:themeColor="text1"/>
              <w:right w:val="single" w:sz="5" w:space="0" w:color="000000" w:themeColor="text1"/>
            </w:tcBorders>
            <w:shd w:val="clear" w:color="auto" w:fill="BEBEBE"/>
          </w:tcPr>
          <w:p w14:paraId="5C659C0E" w14:textId="1E968CD7" w:rsidR="00C448BB" w:rsidRPr="00DD5E95" w:rsidRDefault="00C448BB" w:rsidP="00DD5E95">
            <w:pPr>
              <w:pStyle w:val="TableParagraph"/>
              <w:spacing w:before="16"/>
              <w:ind w:right="63"/>
              <w:jc w:val="right"/>
              <w:rPr>
                <w:rFonts w:ascii="Times New Roman" w:hAnsi="Times New Roman" w:cs="Times New Roman"/>
                <w:b/>
                <w:bCs/>
                <w:sz w:val="24"/>
                <w:szCs w:val="24"/>
              </w:rPr>
            </w:pPr>
            <w:r w:rsidRPr="00DD5E95">
              <w:rPr>
                <w:rFonts w:ascii="Times New Roman" w:hAnsi="Times New Roman" w:cs="Times New Roman"/>
                <w:b/>
                <w:bCs/>
                <w:sz w:val="24"/>
                <w:szCs w:val="24"/>
              </w:rPr>
              <w:t>1,732,500</w:t>
            </w:r>
          </w:p>
        </w:tc>
      </w:tr>
      <w:tr w:rsidR="00EA6769" w:rsidRPr="008D405F" w14:paraId="457F9680" w14:textId="77777777" w:rsidTr="00A27A87">
        <w:trPr>
          <w:trHeight w:hRule="exact" w:val="300"/>
          <w:jc w:val="center"/>
        </w:trPr>
        <w:tc>
          <w:tcPr>
            <w:tcW w:w="253" w:type="dxa"/>
            <w:tcBorders>
              <w:top w:val="single" w:sz="4" w:space="0" w:color="auto"/>
              <w:left w:val="single" w:sz="5" w:space="0" w:color="000000" w:themeColor="text1"/>
              <w:bottom w:val="single" w:sz="5" w:space="0" w:color="000000" w:themeColor="text1"/>
              <w:right w:val="single" w:sz="22" w:space="0" w:color="BEBEBE"/>
            </w:tcBorders>
            <w:shd w:val="clear" w:color="auto" w:fill="BEBEBE"/>
          </w:tcPr>
          <w:p w14:paraId="72A8807F" w14:textId="5DE563D1" w:rsidR="00EA6769" w:rsidRPr="008D405F" w:rsidRDefault="00EA6769" w:rsidP="0007324B">
            <w:pPr>
              <w:pStyle w:val="TableParagraph"/>
              <w:spacing w:before="9"/>
              <w:ind w:left="37" w:right="-889"/>
              <w:rPr>
                <w:rFonts w:ascii="Times New Roman" w:hAnsi="Times New Roman" w:cs="Times New Roman"/>
                <w:b/>
                <w:sz w:val="24"/>
                <w:szCs w:val="24"/>
              </w:rPr>
            </w:pPr>
            <w:r w:rsidRPr="008D405F">
              <w:rPr>
                <w:rFonts w:ascii="Times New Roman" w:hAnsi="Times New Roman" w:cs="Times New Roman"/>
                <w:b/>
                <w:sz w:val="24"/>
                <w:szCs w:val="24"/>
              </w:rPr>
              <w:t>L</w:t>
            </w:r>
          </w:p>
        </w:tc>
        <w:tc>
          <w:tcPr>
            <w:tcW w:w="2391" w:type="dxa"/>
            <w:tcBorders>
              <w:top w:val="single" w:sz="4" w:space="0" w:color="auto"/>
              <w:left w:val="single" w:sz="22" w:space="0" w:color="BEBEBE"/>
              <w:bottom w:val="single" w:sz="5" w:space="0" w:color="000000" w:themeColor="text1"/>
              <w:right w:val="nil"/>
            </w:tcBorders>
            <w:shd w:val="clear" w:color="auto" w:fill="BEBEBE"/>
          </w:tcPr>
          <w:p w14:paraId="45568677" w14:textId="0EFBDE43" w:rsidR="00EA6769" w:rsidRPr="008D405F" w:rsidRDefault="00EA6769" w:rsidP="0007324B">
            <w:pPr>
              <w:pStyle w:val="TableParagraph"/>
              <w:spacing w:before="16"/>
              <w:ind w:left="214"/>
              <w:rPr>
                <w:rFonts w:ascii="Times New Roman" w:hAnsi="Times New Roman" w:cs="Times New Roman"/>
                <w:b/>
                <w:sz w:val="24"/>
                <w:szCs w:val="24"/>
              </w:rPr>
            </w:pPr>
            <w:r w:rsidRPr="008D405F">
              <w:rPr>
                <w:rFonts w:ascii="Times New Roman" w:hAnsi="Times New Roman" w:cs="Times New Roman"/>
                <w:b/>
                <w:sz w:val="24"/>
                <w:szCs w:val="24"/>
              </w:rPr>
              <w:t>Cost Share</w:t>
            </w:r>
          </w:p>
        </w:tc>
        <w:tc>
          <w:tcPr>
            <w:tcW w:w="2094" w:type="dxa"/>
            <w:tcBorders>
              <w:top w:val="single" w:sz="5" w:space="0" w:color="000000" w:themeColor="text1"/>
              <w:left w:val="nil"/>
              <w:bottom w:val="single" w:sz="5" w:space="0" w:color="000000" w:themeColor="text1"/>
              <w:right w:val="single" w:sz="5" w:space="0" w:color="000000" w:themeColor="text1"/>
            </w:tcBorders>
            <w:shd w:val="clear" w:color="auto" w:fill="BEBEBE"/>
          </w:tcPr>
          <w:p w14:paraId="23716683" w14:textId="21294D4B" w:rsidR="00EA6769" w:rsidRPr="008D405F" w:rsidRDefault="0075441F" w:rsidP="00DD5E95">
            <w:pPr>
              <w:pStyle w:val="TableParagraph"/>
              <w:spacing w:before="16"/>
              <w:ind w:right="115"/>
              <w:jc w:val="right"/>
              <w:rPr>
                <w:rFonts w:ascii="Times New Roman" w:hAnsi="Times New Roman" w:cs="Times New Roman"/>
                <w:b/>
                <w:sz w:val="24"/>
                <w:szCs w:val="24"/>
              </w:rPr>
            </w:pPr>
            <w:r w:rsidRPr="008D405F">
              <w:rPr>
                <w:rFonts w:ascii="Times New Roman" w:hAnsi="Times New Roman" w:cs="Times New Roman"/>
                <w:b/>
                <w:sz w:val="24"/>
                <w:szCs w:val="24"/>
              </w:rPr>
              <w:t>901,024</w:t>
            </w:r>
          </w:p>
        </w:tc>
        <w:tc>
          <w:tcPr>
            <w:tcW w:w="2226" w:type="dxa"/>
            <w:tcBorders>
              <w:top w:val="single" w:sz="5" w:space="0" w:color="000000" w:themeColor="text1"/>
              <w:left w:val="nil"/>
              <w:bottom w:val="single" w:sz="5" w:space="0" w:color="000000" w:themeColor="text1"/>
              <w:right w:val="single" w:sz="5" w:space="0" w:color="000000" w:themeColor="text1"/>
            </w:tcBorders>
            <w:shd w:val="clear" w:color="auto" w:fill="BEBEBE"/>
          </w:tcPr>
          <w:p w14:paraId="50767CEA" w14:textId="7DFA5F30" w:rsidR="00EA6769" w:rsidRPr="00DD5E95" w:rsidRDefault="00C448BB" w:rsidP="00DD5E95">
            <w:pPr>
              <w:pStyle w:val="TableParagraph"/>
              <w:spacing w:before="16"/>
              <w:ind w:right="89"/>
              <w:jc w:val="right"/>
              <w:rPr>
                <w:rFonts w:ascii="Times New Roman" w:hAnsi="Times New Roman" w:cs="Times New Roman"/>
                <w:b/>
                <w:sz w:val="24"/>
                <w:szCs w:val="24"/>
              </w:rPr>
            </w:pPr>
            <w:r w:rsidRPr="00DD5E95">
              <w:rPr>
                <w:rFonts w:ascii="Times New Roman" w:hAnsi="Times New Roman" w:cs="Times New Roman"/>
                <w:b/>
                <w:sz w:val="24"/>
                <w:szCs w:val="24"/>
              </w:rPr>
              <w:t>0</w:t>
            </w:r>
          </w:p>
        </w:tc>
        <w:tc>
          <w:tcPr>
            <w:tcW w:w="2226" w:type="dxa"/>
            <w:tcBorders>
              <w:top w:val="single" w:sz="5" w:space="0" w:color="000000" w:themeColor="text1"/>
              <w:left w:val="nil"/>
              <w:bottom w:val="single" w:sz="5" w:space="0" w:color="000000" w:themeColor="text1"/>
              <w:right w:val="single" w:sz="5" w:space="0" w:color="000000" w:themeColor="text1"/>
            </w:tcBorders>
            <w:shd w:val="clear" w:color="auto" w:fill="BEBEBE"/>
          </w:tcPr>
          <w:p w14:paraId="6CA3083A" w14:textId="7CF5EDB7" w:rsidR="00EA6769" w:rsidRPr="00DD5E95" w:rsidRDefault="0075441F" w:rsidP="00DD5E95">
            <w:pPr>
              <w:pStyle w:val="TableParagraph"/>
              <w:spacing w:before="16"/>
              <w:ind w:right="63"/>
              <w:jc w:val="right"/>
              <w:rPr>
                <w:rFonts w:ascii="Times New Roman" w:hAnsi="Times New Roman" w:cs="Times New Roman"/>
                <w:b/>
                <w:sz w:val="24"/>
                <w:szCs w:val="24"/>
              </w:rPr>
            </w:pPr>
            <w:r w:rsidRPr="00DD5E95">
              <w:rPr>
                <w:rFonts w:ascii="Times New Roman" w:hAnsi="Times New Roman" w:cs="Times New Roman"/>
                <w:b/>
                <w:sz w:val="24"/>
                <w:szCs w:val="24"/>
              </w:rPr>
              <w:t>901,024</w:t>
            </w:r>
          </w:p>
        </w:tc>
      </w:tr>
    </w:tbl>
    <w:p w14:paraId="44A34E62" w14:textId="77777777" w:rsidR="004C78A6" w:rsidRPr="009A2F8A" w:rsidRDefault="004C78A6" w:rsidP="0007324B">
      <w:pPr>
        <w:spacing w:before="8"/>
        <w:rPr>
          <w:rFonts w:ascii="Times New Roman" w:eastAsia="Times New Roman" w:hAnsi="Times New Roman" w:cs="Times New Roman"/>
          <w:sz w:val="24"/>
          <w:szCs w:val="24"/>
        </w:rPr>
      </w:pPr>
    </w:p>
    <w:p w14:paraId="4802E3A3" w14:textId="77777777" w:rsidR="004C78A6" w:rsidRPr="009A2F8A" w:rsidRDefault="00865BE0" w:rsidP="0007324B">
      <w:pPr>
        <w:ind w:left="116"/>
        <w:rPr>
          <w:rFonts w:ascii="Times New Roman" w:eastAsia="Times New Roman" w:hAnsi="Times New Roman" w:cs="Times New Roman"/>
          <w:sz w:val="24"/>
          <w:szCs w:val="24"/>
        </w:rPr>
      </w:pPr>
      <w:r w:rsidRPr="009A2F8A">
        <w:rPr>
          <w:rFonts w:ascii="Times New Roman" w:eastAsia="Times New Roman" w:hAnsi="Times New Roman" w:cs="Times New Roman"/>
          <w:noProof/>
          <w:sz w:val="24"/>
          <w:szCs w:val="24"/>
          <w:shd w:val="clear" w:color="auto" w:fill="E6E6E6"/>
        </w:rPr>
        <mc:AlternateContent>
          <mc:Choice Requires="wpg">
            <w:drawing>
              <wp:inline distT="0" distB="0" distL="0" distR="0" wp14:anchorId="57F5A669" wp14:editId="05FDDD52">
                <wp:extent cx="6000750" cy="19685"/>
                <wp:effectExtent l="9525" t="9525" r="0" b="889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0" cy="19685"/>
                          <a:chOff x="0" y="0"/>
                          <a:chExt cx="9450" cy="31"/>
                        </a:xfrm>
                      </wpg:grpSpPr>
                      <wpg:grpSp>
                        <wpg:cNvPr id="12" name="Group 10"/>
                        <wpg:cNvGrpSpPr>
                          <a:grpSpLocks/>
                        </wpg:cNvGrpSpPr>
                        <wpg:grpSpPr bwMode="auto">
                          <a:xfrm>
                            <a:off x="15" y="15"/>
                            <a:ext cx="9419" cy="2"/>
                            <a:chOff x="15" y="15"/>
                            <a:chExt cx="9419" cy="2"/>
                          </a:xfrm>
                        </wpg:grpSpPr>
                        <wps:wsp>
                          <wps:cNvPr id="13" name="Freeform 11"/>
                          <wps:cNvSpPr>
                            <a:spLocks/>
                          </wps:cNvSpPr>
                          <wps:spPr bwMode="auto">
                            <a:xfrm>
                              <a:off x="15" y="15"/>
                              <a:ext cx="9419" cy="2"/>
                            </a:xfrm>
                            <a:custGeom>
                              <a:avLst/>
                              <a:gdLst>
                                <a:gd name="T0" fmla="+- 0 15 15"/>
                                <a:gd name="T1" fmla="*/ T0 w 9419"/>
                                <a:gd name="T2" fmla="+- 0 9434 15"/>
                                <a:gd name="T3" fmla="*/ T2 w 9419"/>
                              </a:gdLst>
                              <a:ahLst/>
                              <a:cxnLst>
                                <a:cxn ang="0">
                                  <a:pos x="T1" y="0"/>
                                </a:cxn>
                                <a:cxn ang="0">
                                  <a:pos x="T3" y="0"/>
                                </a:cxn>
                              </a:cxnLst>
                              <a:rect l="0" t="0" r="r" b="b"/>
                              <a:pathLst>
                                <a:path w="9419">
                                  <a:moveTo>
                                    <a:pt x="0" y="0"/>
                                  </a:moveTo>
                                  <a:lnTo>
                                    <a:pt x="941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2CE5927" id="Group 11" o:spid="_x0000_s1026" style="width:472.5pt;height:1.55pt;mso-position-horizontal-relative:char;mso-position-vertical-relative:line" coordsize="945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">
                <v:group id="Group 10" o:spid="_x0000_s1027" style="position:absolute;left:15;top:15;width:9419;height:2" coordorigin="15,15" coordsize="9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11" o:spid="_x0000_s1028" style="position:absolute;left:15;top:15;width:9419;height:2;visibility:visible;mso-wrap-style:square;v-text-anchor:top" coordsize="9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" path="m,l9419,e" filled="f" strokeweight="1.54pt">
                    <v:path arrowok="t" o:connecttype="custom" o:connectlocs="0,0;9419,0" o:connectangles="0,0"/>
                  </v:shape>
                </v:group>
                <w10:anchorlock/>
              </v:group>
            </w:pict>
          </mc:Fallback>
        </mc:AlternateContent>
      </w:r>
    </w:p>
    <w:p w14:paraId="31E3BC7B" w14:textId="20C77454" w:rsidR="004C78A6" w:rsidRPr="009A2F8A" w:rsidRDefault="124759AA" w:rsidP="009141F8">
      <w:pPr>
        <w:spacing w:before="7" w:line="259" w:lineRule="auto"/>
        <w:jc w:val="both"/>
        <w:rPr>
          <w:rFonts w:ascii="Times New Roman" w:eastAsia="Times New Roman" w:hAnsi="Times New Roman" w:cs="Times New Roman"/>
          <w:sz w:val="24"/>
          <w:szCs w:val="24"/>
        </w:rPr>
        <w:sectPr w:rsidR="004C78A6" w:rsidRPr="009A2F8A" w:rsidSect="00C443D5">
          <w:footerReference w:type="default" r:id="rId11"/>
          <w:type w:val="continuous"/>
          <w:pgSz w:w="12240" w:h="15840"/>
          <w:pgMar w:top="1420" w:right="1280" w:bottom="1240" w:left="1280" w:header="720" w:footer="1047" w:gutter="0"/>
          <w:pgNumType w:start="1"/>
          <w:cols w:space="720"/>
        </w:sectPr>
      </w:pPr>
      <w:r w:rsidRPr="44E3A9E1">
        <w:rPr>
          <w:rFonts w:ascii="Times New Roman" w:eastAsia="Times New Roman" w:hAnsi="Times New Roman" w:cs="Times New Roman"/>
          <w:sz w:val="24"/>
          <w:szCs w:val="24"/>
        </w:rPr>
        <w:t xml:space="preserve">POA </w:t>
      </w:r>
      <w:r w:rsidR="00286A5B">
        <w:rPr>
          <w:rFonts w:ascii="Times New Roman" w:eastAsia="Times New Roman" w:hAnsi="Times New Roman" w:cs="Times New Roman"/>
          <w:sz w:val="24"/>
          <w:szCs w:val="24"/>
        </w:rPr>
        <w:t>allocated</w:t>
      </w:r>
      <w:r w:rsidRPr="44E3A9E1">
        <w:rPr>
          <w:rFonts w:ascii="Times New Roman" w:eastAsia="Times New Roman" w:hAnsi="Times New Roman" w:cs="Times New Roman"/>
          <w:sz w:val="24"/>
          <w:szCs w:val="24"/>
        </w:rPr>
        <w:t xml:space="preserve"> </w:t>
      </w:r>
      <w:r w:rsidR="00A27A87">
        <w:rPr>
          <w:rFonts w:ascii="Times New Roman" w:eastAsia="Times New Roman" w:hAnsi="Times New Roman" w:cs="Times New Roman"/>
          <w:sz w:val="24"/>
          <w:szCs w:val="24"/>
        </w:rPr>
        <w:t xml:space="preserve">funding </w:t>
      </w:r>
      <w:r w:rsidR="00C710C4">
        <w:rPr>
          <w:rFonts w:ascii="Times New Roman" w:eastAsia="Times New Roman" w:hAnsi="Times New Roman" w:cs="Times New Roman"/>
          <w:sz w:val="24"/>
          <w:szCs w:val="24"/>
        </w:rPr>
        <w:t xml:space="preserve">from the Cost Amendment </w:t>
      </w:r>
      <w:r w:rsidR="000D08E7">
        <w:rPr>
          <w:rFonts w:ascii="Times New Roman" w:eastAsia="Times New Roman" w:hAnsi="Times New Roman" w:cs="Times New Roman"/>
          <w:sz w:val="24"/>
          <w:szCs w:val="24"/>
        </w:rPr>
        <w:t>across four main categories:</w:t>
      </w:r>
      <w:r w:rsidRPr="44E3A9E1">
        <w:rPr>
          <w:rFonts w:ascii="Times New Roman" w:eastAsia="Times New Roman" w:hAnsi="Times New Roman" w:cs="Times New Roman"/>
          <w:sz w:val="24"/>
          <w:szCs w:val="24"/>
        </w:rPr>
        <w:t xml:space="preserve"> </w:t>
      </w:r>
      <w:r w:rsidR="00273EBE">
        <w:rPr>
          <w:rFonts w:ascii="Times New Roman" w:eastAsia="Times New Roman" w:hAnsi="Times New Roman" w:cs="Times New Roman"/>
          <w:sz w:val="24"/>
          <w:szCs w:val="24"/>
        </w:rPr>
        <w:t>Personnel</w:t>
      </w:r>
      <w:r w:rsidR="000D08E7">
        <w:rPr>
          <w:rFonts w:ascii="Times New Roman" w:eastAsia="Times New Roman" w:hAnsi="Times New Roman" w:cs="Times New Roman"/>
          <w:sz w:val="24"/>
          <w:szCs w:val="24"/>
        </w:rPr>
        <w:t xml:space="preserve">, </w:t>
      </w:r>
      <w:r w:rsidR="00273EBE">
        <w:rPr>
          <w:rFonts w:ascii="Times New Roman" w:eastAsia="Times New Roman" w:hAnsi="Times New Roman" w:cs="Times New Roman"/>
          <w:sz w:val="24"/>
          <w:szCs w:val="24"/>
        </w:rPr>
        <w:t>Fring</w:t>
      </w:r>
      <w:r w:rsidR="000D08E7">
        <w:rPr>
          <w:rFonts w:ascii="Times New Roman" w:eastAsia="Times New Roman" w:hAnsi="Times New Roman" w:cs="Times New Roman"/>
          <w:sz w:val="24"/>
          <w:szCs w:val="24"/>
        </w:rPr>
        <w:t xml:space="preserve">e, Contractual, and </w:t>
      </w:r>
      <w:r w:rsidRPr="44E3A9E1">
        <w:rPr>
          <w:rFonts w:ascii="Times New Roman" w:eastAsia="Times New Roman" w:hAnsi="Times New Roman" w:cs="Times New Roman"/>
          <w:sz w:val="24"/>
          <w:szCs w:val="24"/>
        </w:rPr>
        <w:t>Other Direct Costs</w:t>
      </w:r>
      <w:r w:rsidR="00632A45">
        <w:rPr>
          <w:rFonts w:ascii="Times New Roman" w:eastAsia="Times New Roman" w:hAnsi="Times New Roman" w:cs="Times New Roman"/>
          <w:sz w:val="24"/>
          <w:szCs w:val="24"/>
        </w:rPr>
        <w:t xml:space="preserve"> to allow for the continued operations of the </w:t>
      </w:r>
      <w:r w:rsidR="00286A5B">
        <w:rPr>
          <w:rFonts w:ascii="Times New Roman" w:eastAsia="Times New Roman" w:hAnsi="Times New Roman" w:cs="Times New Roman"/>
          <w:sz w:val="24"/>
          <w:szCs w:val="24"/>
        </w:rPr>
        <w:t>P</w:t>
      </w:r>
      <w:r w:rsidR="00632A45">
        <w:rPr>
          <w:rFonts w:ascii="Times New Roman" w:eastAsia="Times New Roman" w:hAnsi="Times New Roman" w:cs="Times New Roman"/>
          <w:sz w:val="24"/>
          <w:szCs w:val="24"/>
        </w:rPr>
        <w:t>rogram during the Cost Amendment period (</w:t>
      </w:r>
      <w:del w:id="29" w:author="Penelope Kim" w:date="2025-12-12T14:37:00Z" w16du:dateUtc="2025-12-12T19:37:00Z">
        <w:r w:rsidR="00632A45" w:rsidDel="00BC526E">
          <w:rPr>
            <w:rFonts w:ascii="Times New Roman" w:eastAsia="Times New Roman" w:hAnsi="Times New Roman" w:cs="Times New Roman"/>
            <w:sz w:val="24"/>
            <w:szCs w:val="24"/>
          </w:rPr>
          <w:delText xml:space="preserve">November </w:delText>
        </w:r>
      </w:del>
      <w:ins w:id="30" w:author="Penelope Kim" w:date="2025-12-16T16:45:00Z" w16du:dateUtc="2025-12-16T21:45:00Z">
        <w:r w:rsidR="009D089C">
          <w:rPr>
            <w:rFonts w:ascii="Times New Roman" w:eastAsia="Times New Roman" w:hAnsi="Times New Roman" w:cs="Times New Roman"/>
            <w:sz w:val="24"/>
            <w:szCs w:val="24"/>
          </w:rPr>
          <w:t>January 1</w:t>
        </w:r>
      </w:ins>
      <w:del w:id="31" w:author="Penelope Kim" w:date="2025-12-12T14:37:00Z" w16du:dateUtc="2025-12-12T19:37:00Z">
        <w:r w:rsidR="00632A45" w:rsidDel="00BC526E">
          <w:rPr>
            <w:rFonts w:ascii="Times New Roman" w:eastAsia="Times New Roman" w:hAnsi="Times New Roman" w:cs="Times New Roman"/>
            <w:sz w:val="24"/>
            <w:szCs w:val="24"/>
          </w:rPr>
          <w:delText>1</w:delText>
        </w:r>
      </w:del>
      <w:del w:id="32" w:author="Penelope Kim" w:date="2025-12-16T16:45:00Z" w16du:dateUtc="2025-12-16T21:45:00Z">
        <w:r w:rsidR="00632A45" w:rsidDel="009D089C">
          <w:rPr>
            <w:rFonts w:ascii="Times New Roman" w:eastAsia="Times New Roman" w:hAnsi="Times New Roman" w:cs="Times New Roman"/>
            <w:sz w:val="24"/>
            <w:szCs w:val="24"/>
          </w:rPr>
          <w:delText>, 2025</w:delText>
        </w:r>
      </w:del>
      <w:r w:rsidR="00632A45">
        <w:rPr>
          <w:rFonts w:ascii="Times New Roman" w:eastAsia="Times New Roman" w:hAnsi="Times New Roman" w:cs="Times New Roman"/>
          <w:sz w:val="24"/>
          <w:szCs w:val="24"/>
        </w:rPr>
        <w:t xml:space="preserve"> – </w:t>
      </w:r>
      <w:del w:id="33" w:author="Penelope Kim" w:date="2025-12-12T14:37:00Z" w16du:dateUtc="2025-12-12T19:37:00Z">
        <w:r w:rsidR="00632A45" w:rsidDel="00BC526E">
          <w:rPr>
            <w:rFonts w:ascii="Times New Roman" w:eastAsia="Times New Roman" w:hAnsi="Times New Roman" w:cs="Times New Roman"/>
            <w:sz w:val="24"/>
            <w:szCs w:val="24"/>
          </w:rPr>
          <w:delText xml:space="preserve">October </w:delText>
        </w:r>
      </w:del>
      <w:ins w:id="34" w:author="Penelope Kim" w:date="2025-12-12T14:37:00Z" w16du:dateUtc="2025-12-12T19:37:00Z">
        <w:r w:rsidR="00BC526E">
          <w:rPr>
            <w:rFonts w:ascii="Times New Roman" w:eastAsia="Times New Roman" w:hAnsi="Times New Roman" w:cs="Times New Roman"/>
            <w:sz w:val="24"/>
            <w:szCs w:val="24"/>
          </w:rPr>
          <w:t xml:space="preserve">December </w:t>
        </w:r>
      </w:ins>
      <w:r w:rsidR="00632A45">
        <w:rPr>
          <w:rFonts w:ascii="Times New Roman" w:eastAsia="Times New Roman" w:hAnsi="Times New Roman" w:cs="Times New Roman"/>
          <w:sz w:val="24"/>
          <w:szCs w:val="24"/>
        </w:rPr>
        <w:t>31, 2026)</w:t>
      </w:r>
      <w:r w:rsidR="005E1136">
        <w:rPr>
          <w:rFonts w:ascii="Times New Roman" w:eastAsia="Times New Roman" w:hAnsi="Times New Roman" w:cs="Times New Roman"/>
          <w:sz w:val="24"/>
          <w:szCs w:val="24"/>
        </w:rPr>
        <w:t xml:space="preserve">. </w:t>
      </w:r>
      <w:r w:rsidRPr="44E3A9E1">
        <w:rPr>
          <w:rFonts w:ascii="Times New Roman" w:eastAsia="Times New Roman" w:hAnsi="Times New Roman" w:cs="Times New Roman"/>
          <w:sz w:val="24"/>
          <w:szCs w:val="24"/>
        </w:rPr>
        <w:t xml:space="preserve">These budget changes reflect the reality of </w:t>
      </w:r>
      <w:r w:rsidR="005E1136">
        <w:rPr>
          <w:rFonts w:ascii="Times New Roman" w:eastAsia="Times New Roman" w:hAnsi="Times New Roman" w:cs="Times New Roman"/>
          <w:sz w:val="24"/>
          <w:szCs w:val="24"/>
        </w:rPr>
        <w:t>the Program’s reduced staffing</w:t>
      </w:r>
      <w:r w:rsidR="006749EA">
        <w:rPr>
          <w:rFonts w:ascii="Times New Roman" w:eastAsia="Times New Roman" w:hAnsi="Times New Roman" w:cs="Times New Roman"/>
          <w:sz w:val="24"/>
          <w:szCs w:val="24"/>
        </w:rPr>
        <w:t xml:space="preserve"> and </w:t>
      </w:r>
      <w:r w:rsidR="006D6CE0">
        <w:rPr>
          <w:rFonts w:ascii="Times New Roman" w:eastAsia="Times New Roman" w:hAnsi="Times New Roman" w:cs="Times New Roman"/>
          <w:sz w:val="24"/>
          <w:szCs w:val="24"/>
        </w:rPr>
        <w:t>focused activities outlined in the SOW</w:t>
      </w:r>
      <w:r w:rsidRPr="44E3A9E1">
        <w:rPr>
          <w:rFonts w:ascii="Times New Roman" w:eastAsia="Times New Roman" w:hAnsi="Times New Roman" w:cs="Times New Roman"/>
          <w:sz w:val="24"/>
          <w:szCs w:val="24"/>
        </w:rPr>
        <w:t xml:space="preserve"> </w:t>
      </w:r>
      <w:r w:rsidR="0092288C">
        <w:rPr>
          <w:rFonts w:ascii="Times New Roman" w:eastAsia="Times New Roman" w:hAnsi="Times New Roman" w:cs="Times New Roman"/>
          <w:sz w:val="24"/>
          <w:szCs w:val="24"/>
        </w:rPr>
        <w:t xml:space="preserve">needed </w:t>
      </w:r>
      <w:r w:rsidRPr="44E3A9E1">
        <w:rPr>
          <w:rFonts w:ascii="Times New Roman" w:eastAsia="Times New Roman" w:hAnsi="Times New Roman" w:cs="Times New Roman"/>
          <w:sz w:val="24"/>
          <w:szCs w:val="24"/>
        </w:rPr>
        <w:t xml:space="preserve">to </w:t>
      </w:r>
      <w:r w:rsidR="0092288C">
        <w:rPr>
          <w:rFonts w:ascii="Times New Roman" w:eastAsia="Times New Roman" w:hAnsi="Times New Roman" w:cs="Times New Roman"/>
          <w:sz w:val="24"/>
          <w:szCs w:val="24"/>
        </w:rPr>
        <w:t>implement</w:t>
      </w:r>
      <w:r w:rsidR="0092288C" w:rsidRPr="44E3A9E1">
        <w:rPr>
          <w:rFonts w:ascii="Times New Roman" w:eastAsia="Times New Roman" w:hAnsi="Times New Roman" w:cs="Times New Roman"/>
          <w:sz w:val="24"/>
          <w:szCs w:val="24"/>
        </w:rPr>
        <w:t xml:space="preserve"> </w:t>
      </w:r>
      <w:r w:rsidR="006246BE">
        <w:rPr>
          <w:rFonts w:ascii="Times New Roman" w:eastAsia="Times New Roman" w:hAnsi="Times New Roman" w:cs="Times New Roman"/>
          <w:sz w:val="24"/>
          <w:szCs w:val="24"/>
        </w:rPr>
        <w:t>P</w:t>
      </w:r>
      <w:r w:rsidRPr="44E3A9E1">
        <w:rPr>
          <w:rFonts w:ascii="Times New Roman" w:eastAsia="Times New Roman" w:hAnsi="Times New Roman" w:cs="Times New Roman"/>
          <w:sz w:val="24"/>
          <w:szCs w:val="24"/>
        </w:rPr>
        <w:t>rogram outreach and non-USG donor/partnership development</w:t>
      </w:r>
      <w:r w:rsidR="006246BE">
        <w:rPr>
          <w:rFonts w:ascii="Times New Roman" w:eastAsia="Times New Roman" w:hAnsi="Times New Roman" w:cs="Times New Roman"/>
          <w:sz w:val="24"/>
          <w:szCs w:val="24"/>
        </w:rPr>
        <w:t>; launch and manag</w:t>
      </w:r>
      <w:r w:rsidR="00CB47D4">
        <w:rPr>
          <w:rFonts w:ascii="Times New Roman" w:eastAsia="Times New Roman" w:hAnsi="Times New Roman" w:cs="Times New Roman"/>
          <w:sz w:val="24"/>
          <w:szCs w:val="24"/>
        </w:rPr>
        <w:t>e</w:t>
      </w:r>
      <w:r w:rsidR="006246BE">
        <w:rPr>
          <w:rFonts w:ascii="Times New Roman" w:eastAsia="Times New Roman" w:hAnsi="Times New Roman" w:cs="Times New Roman"/>
          <w:sz w:val="24"/>
          <w:szCs w:val="24"/>
        </w:rPr>
        <w:t xml:space="preserve"> up to three grant competitions</w:t>
      </w:r>
      <w:r w:rsidR="00CB47D4">
        <w:rPr>
          <w:rFonts w:ascii="Times New Roman" w:eastAsia="Times New Roman" w:hAnsi="Times New Roman" w:cs="Times New Roman"/>
          <w:sz w:val="24"/>
          <w:szCs w:val="24"/>
        </w:rPr>
        <w:t xml:space="preserve"> annually; support current and future </w:t>
      </w:r>
      <w:r w:rsidR="009141F8">
        <w:rPr>
          <w:rFonts w:ascii="Times New Roman" w:eastAsia="Times New Roman" w:hAnsi="Times New Roman" w:cs="Times New Roman"/>
          <w:sz w:val="24"/>
          <w:szCs w:val="24"/>
        </w:rPr>
        <w:t>sub-</w:t>
      </w:r>
      <w:r w:rsidR="00634333">
        <w:rPr>
          <w:rFonts w:ascii="Times New Roman" w:eastAsia="Times New Roman" w:hAnsi="Times New Roman" w:cs="Times New Roman"/>
          <w:sz w:val="24"/>
          <w:szCs w:val="24"/>
        </w:rPr>
        <w:t xml:space="preserve">grant </w:t>
      </w:r>
      <w:proofErr w:type="gramStart"/>
      <w:r w:rsidR="00634333">
        <w:rPr>
          <w:rFonts w:ascii="Times New Roman" w:eastAsia="Times New Roman" w:hAnsi="Times New Roman" w:cs="Times New Roman"/>
          <w:sz w:val="24"/>
          <w:szCs w:val="24"/>
        </w:rPr>
        <w:t>teams, and</w:t>
      </w:r>
      <w:proofErr w:type="gramEnd"/>
      <w:r w:rsidR="00634333">
        <w:rPr>
          <w:rFonts w:ascii="Times New Roman" w:eastAsia="Times New Roman" w:hAnsi="Times New Roman" w:cs="Times New Roman"/>
          <w:sz w:val="24"/>
          <w:szCs w:val="24"/>
        </w:rPr>
        <w:t xml:space="preserve"> collect and share </w:t>
      </w:r>
      <w:r w:rsidR="00822FBD">
        <w:rPr>
          <w:rFonts w:ascii="Times New Roman" w:eastAsia="Times New Roman" w:hAnsi="Times New Roman" w:cs="Times New Roman"/>
          <w:sz w:val="24"/>
          <w:szCs w:val="24"/>
        </w:rPr>
        <w:t>Program impact</w:t>
      </w:r>
      <w:r w:rsidRPr="44E3A9E1">
        <w:rPr>
          <w:rFonts w:ascii="Times New Roman" w:eastAsia="Times New Roman" w:hAnsi="Times New Roman" w:cs="Times New Roman"/>
          <w:sz w:val="24"/>
          <w:szCs w:val="24"/>
        </w:rPr>
        <w:t xml:space="preserve">. POA is confident in its ability to </w:t>
      </w:r>
      <w:r w:rsidR="00822FBD">
        <w:rPr>
          <w:rFonts w:ascii="Times New Roman" w:eastAsia="Times New Roman" w:hAnsi="Times New Roman" w:cs="Times New Roman"/>
          <w:sz w:val="24"/>
          <w:szCs w:val="24"/>
        </w:rPr>
        <w:t xml:space="preserve">achieve Program goals </w:t>
      </w:r>
      <w:r w:rsidRPr="44E3A9E1">
        <w:rPr>
          <w:rFonts w:ascii="Times New Roman" w:eastAsia="Times New Roman" w:hAnsi="Times New Roman" w:cs="Times New Roman"/>
          <w:sz w:val="24"/>
          <w:szCs w:val="24"/>
        </w:rPr>
        <w:t xml:space="preserve">with these </w:t>
      </w:r>
      <w:r w:rsidRPr="44E3A9E1">
        <w:rPr>
          <w:rFonts w:ascii="Times New Roman" w:eastAsia="Times New Roman" w:hAnsi="Times New Roman" w:cs="Times New Roman"/>
          <w:sz w:val="24"/>
          <w:szCs w:val="24"/>
        </w:rPr>
        <w:lastRenderedPageBreak/>
        <w:t>modifications.</w:t>
      </w:r>
    </w:p>
    <w:p w14:paraId="08C2937A" w14:textId="77777777" w:rsidR="004C78A6" w:rsidRPr="009A2F8A" w:rsidRDefault="00865BE0" w:rsidP="0007324B">
      <w:pPr>
        <w:ind w:left="100"/>
        <w:rPr>
          <w:rFonts w:ascii="Times New Roman" w:eastAsia="Times New Roman" w:hAnsi="Times New Roman" w:cs="Times New Roman"/>
          <w:sz w:val="24"/>
          <w:szCs w:val="24"/>
        </w:rPr>
      </w:pPr>
      <w:r w:rsidRPr="009A2F8A">
        <w:rPr>
          <w:rFonts w:ascii="Times New Roman" w:eastAsia="Times New Roman" w:hAnsi="Times New Roman" w:cs="Times New Roman"/>
          <w:noProof/>
          <w:sz w:val="24"/>
          <w:szCs w:val="24"/>
          <w:shd w:val="clear" w:color="auto" w:fill="E6E6E6"/>
        </w:rPr>
        <w:lastRenderedPageBreak/>
        <mc:AlternateContent>
          <mc:Choice Requires="wps">
            <w:drawing>
              <wp:inline distT="0" distB="0" distL="0" distR="0" wp14:anchorId="772037BA" wp14:editId="198EDFF8">
                <wp:extent cx="5943600" cy="1342663"/>
                <wp:effectExtent l="0" t="0" r="12700" b="16510"/>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34266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B50F0" w14:textId="77777777" w:rsidR="00B710E3" w:rsidRPr="004D3836" w:rsidRDefault="009967A1" w:rsidP="00B710E3">
                            <w:pPr>
                              <w:spacing w:before="71" w:line="250" w:lineRule="exact"/>
                              <w:jc w:val="center"/>
                              <w:rPr>
                                <w:rFonts w:ascii="Times New Roman" w:eastAsia="Times New Roman" w:hAnsi="Times New Roman" w:cs="Times New Roman"/>
                                <w:sz w:val="24"/>
                                <w:szCs w:val="24"/>
                              </w:rPr>
                            </w:pPr>
                            <w:r w:rsidRPr="004D3836">
                              <w:rPr>
                                <w:rFonts w:ascii="Times New Roman"/>
                                <w:b/>
                                <w:spacing w:val="-1"/>
                                <w:sz w:val="24"/>
                                <w:szCs w:val="24"/>
                              </w:rPr>
                              <w:t>Personnel</w:t>
                            </w:r>
                          </w:p>
                          <w:p w14:paraId="742547A2" w14:textId="6DFEA2EE" w:rsidR="00B710E3" w:rsidRDefault="00F47752" w:rsidP="00B710E3">
                            <w:pPr>
                              <w:jc w:val="center"/>
                              <w:rPr>
                                <w:rFonts w:ascii="Times New Roman" w:hAnsi="Times New Roman" w:cs="Times New Roman"/>
                                <w:bCs/>
                                <w:sz w:val="24"/>
                                <w:szCs w:val="24"/>
                              </w:rPr>
                            </w:pPr>
                            <w:r>
                              <w:rPr>
                                <w:rFonts w:ascii="Times New Roman" w:hAnsi="Times New Roman" w:cs="Times New Roman"/>
                                <w:bCs/>
                                <w:sz w:val="24"/>
                                <w:szCs w:val="24"/>
                              </w:rPr>
                              <w:t xml:space="preserve">Current </w:t>
                            </w:r>
                            <w:r w:rsidR="00955331" w:rsidRPr="004D3836">
                              <w:rPr>
                                <w:rFonts w:ascii="Times New Roman" w:hAnsi="Times New Roman" w:cs="Times New Roman"/>
                                <w:bCs/>
                                <w:sz w:val="24"/>
                                <w:szCs w:val="24"/>
                              </w:rPr>
                              <w:t>WHA</w:t>
                            </w:r>
                            <w:r w:rsidR="00B710E3" w:rsidRPr="004D3836">
                              <w:rPr>
                                <w:rFonts w:ascii="Times New Roman" w:hAnsi="Times New Roman" w:cs="Times New Roman"/>
                                <w:bCs/>
                                <w:sz w:val="24"/>
                                <w:szCs w:val="24"/>
                              </w:rPr>
                              <w:t xml:space="preserve"> Funds Requested: $</w:t>
                            </w:r>
                            <w:r w:rsidR="00D4315D" w:rsidRPr="004D3836">
                              <w:rPr>
                                <w:rFonts w:ascii="Times New Roman" w:hAnsi="Times New Roman" w:cs="Times New Roman"/>
                                <w:bCs/>
                                <w:sz w:val="24"/>
                                <w:szCs w:val="24"/>
                              </w:rPr>
                              <w:t>76</w:t>
                            </w:r>
                            <w:r w:rsidR="008F6E4A" w:rsidRPr="004D3836">
                              <w:rPr>
                                <w:rFonts w:ascii="Times New Roman" w:hAnsi="Times New Roman" w:cs="Times New Roman"/>
                                <w:bCs/>
                                <w:sz w:val="24"/>
                                <w:szCs w:val="24"/>
                              </w:rPr>
                              <w:t>7,085</w:t>
                            </w:r>
                          </w:p>
                          <w:p w14:paraId="7C867ACA" w14:textId="234D58A4" w:rsidR="00815583" w:rsidRPr="00280067" w:rsidRDefault="00815583" w:rsidP="00B710E3">
                            <w:pPr>
                              <w:jc w:val="center"/>
                              <w:rPr>
                                <w:rFonts w:ascii="Times New Roman" w:hAnsi="Times New Roman" w:cs="Times New Roman"/>
                                <w:b/>
                                <w:i/>
                                <w:iCs/>
                                <w:color w:val="EE0000"/>
                                <w:sz w:val="24"/>
                                <w:szCs w:val="24"/>
                              </w:rPr>
                            </w:pPr>
                            <w:r w:rsidRPr="00280067">
                              <w:rPr>
                                <w:rFonts w:ascii="Times New Roman" w:hAnsi="Times New Roman" w:cs="Times New Roman"/>
                                <w:b/>
                                <w:i/>
                                <w:iCs/>
                                <w:color w:val="EE0000"/>
                                <w:sz w:val="24"/>
                                <w:szCs w:val="24"/>
                              </w:rPr>
                              <w:t>Amount Change: +</w:t>
                            </w:r>
                            <w:r w:rsidR="00D20A43" w:rsidRPr="00280067">
                              <w:rPr>
                                <w:rFonts w:ascii="Times New Roman" w:hAnsi="Times New Roman" w:cs="Times New Roman"/>
                                <w:b/>
                                <w:i/>
                                <w:iCs/>
                                <w:color w:val="EE0000"/>
                                <w:sz w:val="24"/>
                                <w:szCs w:val="24"/>
                              </w:rPr>
                              <w:t>$18</w:t>
                            </w:r>
                            <w:ins w:id="35" w:author="Penelope Kim" w:date="2025-12-15T12:39:00Z" w16du:dateUtc="2025-12-15T17:39:00Z">
                              <w:r w:rsidR="00015FA2">
                                <w:rPr>
                                  <w:rFonts w:ascii="Times New Roman" w:hAnsi="Times New Roman" w:cs="Times New Roman"/>
                                  <w:b/>
                                  <w:i/>
                                  <w:iCs/>
                                  <w:color w:val="EE0000"/>
                                  <w:sz w:val="24"/>
                                  <w:szCs w:val="24"/>
                                </w:rPr>
                                <w:t>9,</w:t>
                              </w:r>
                            </w:ins>
                            <w:ins w:id="36" w:author="Penelope Kim" w:date="2025-12-17T10:18:00Z" w16du:dateUtc="2025-12-17T15:18:00Z">
                              <w:r w:rsidR="00A86BAD">
                                <w:rPr>
                                  <w:rFonts w:ascii="Times New Roman" w:hAnsi="Times New Roman" w:cs="Times New Roman"/>
                                  <w:b/>
                                  <w:i/>
                                  <w:iCs/>
                                  <w:color w:val="EE0000"/>
                                  <w:sz w:val="24"/>
                                  <w:szCs w:val="24"/>
                                </w:rPr>
                                <w:t>464</w:t>
                              </w:r>
                            </w:ins>
                            <w:del w:id="37" w:author="Penelope Kim" w:date="2025-12-15T12:39:00Z" w16du:dateUtc="2025-12-15T17:39:00Z">
                              <w:r w:rsidR="00D20A43" w:rsidRPr="00280067" w:rsidDel="00015FA2">
                                <w:rPr>
                                  <w:rFonts w:ascii="Times New Roman" w:hAnsi="Times New Roman" w:cs="Times New Roman"/>
                                  <w:b/>
                                  <w:i/>
                                  <w:iCs/>
                                  <w:color w:val="EE0000"/>
                                  <w:sz w:val="24"/>
                                  <w:szCs w:val="24"/>
                                </w:rPr>
                                <w:delText>8,640</w:delText>
                              </w:r>
                            </w:del>
                          </w:p>
                          <w:p w14:paraId="335FE1BF" w14:textId="20489D8F" w:rsidR="00D20A43" w:rsidRPr="00280067" w:rsidRDefault="00D20A43" w:rsidP="00BB3298">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Revised WHA Funds Requested:  $</w:t>
                            </w:r>
                            <w:r w:rsidR="00F47752" w:rsidRPr="00F47752">
                              <w:rPr>
                                <w:rFonts w:ascii="Times New Roman" w:hAnsi="Times New Roman" w:cs="Times New Roman"/>
                                <w:bCs/>
                                <w:color w:val="EE0000"/>
                                <w:sz w:val="24"/>
                                <w:szCs w:val="24"/>
                              </w:rPr>
                              <w:t>95</w:t>
                            </w:r>
                            <w:ins w:id="38" w:author="Penelope Kim" w:date="2025-12-17T10:19:00Z" w16du:dateUtc="2025-12-17T15:19:00Z">
                              <w:r w:rsidR="00A86BAD">
                                <w:rPr>
                                  <w:rFonts w:ascii="Times New Roman" w:hAnsi="Times New Roman" w:cs="Times New Roman"/>
                                  <w:bCs/>
                                  <w:color w:val="EE0000"/>
                                  <w:sz w:val="24"/>
                                  <w:szCs w:val="24"/>
                                </w:rPr>
                                <w:t>6,549</w:t>
                              </w:r>
                            </w:ins>
                            <w:del w:id="39" w:author="Penelope Kim" w:date="2025-12-15T12:39:00Z" w16du:dateUtc="2025-12-15T17:39:00Z">
                              <w:r w:rsidR="00F47752" w:rsidRPr="00F47752" w:rsidDel="00015FA2">
                                <w:rPr>
                                  <w:rFonts w:ascii="Times New Roman" w:hAnsi="Times New Roman" w:cs="Times New Roman"/>
                                  <w:bCs/>
                                  <w:color w:val="EE0000"/>
                                  <w:sz w:val="24"/>
                                  <w:szCs w:val="24"/>
                                </w:rPr>
                                <w:delText>5,725</w:delText>
                              </w:r>
                            </w:del>
                          </w:p>
                          <w:p w14:paraId="4731EE64" w14:textId="3D3D735D" w:rsidR="00FE0CE8" w:rsidRPr="004D3836" w:rsidRDefault="00FE0CE8" w:rsidP="00B710E3">
                            <w:pPr>
                              <w:jc w:val="center"/>
                              <w:rPr>
                                <w:rFonts w:ascii="Times New Roman" w:hAnsi="Times New Roman" w:cs="Times New Roman"/>
                                <w:bCs/>
                                <w:sz w:val="24"/>
                                <w:szCs w:val="24"/>
                              </w:rPr>
                            </w:pPr>
                            <w:r w:rsidRPr="004D3836">
                              <w:rPr>
                                <w:rFonts w:ascii="Times New Roman" w:hAnsi="Times New Roman" w:cs="Times New Roman"/>
                                <w:bCs/>
                                <w:sz w:val="24"/>
                                <w:szCs w:val="24"/>
                              </w:rPr>
                              <w:t xml:space="preserve">POA Cost-Share: </w:t>
                            </w:r>
                            <w:r w:rsidR="00D4315D" w:rsidRPr="004D3836">
                              <w:rPr>
                                <w:rFonts w:ascii="Times New Roman" w:hAnsi="Times New Roman" w:cs="Times New Roman"/>
                                <w:bCs/>
                                <w:sz w:val="24"/>
                                <w:szCs w:val="24"/>
                              </w:rPr>
                              <w:t>$</w:t>
                            </w:r>
                            <w:r w:rsidR="004733C0" w:rsidRPr="004D3836">
                              <w:rPr>
                                <w:rFonts w:ascii="Times New Roman" w:hAnsi="Times New Roman" w:cs="Times New Roman"/>
                                <w:bCs/>
                                <w:sz w:val="24"/>
                                <w:szCs w:val="24"/>
                              </w:rPr>
                              <w:t>85,089</w:t>
                            </w:r>
                          </w:p>
                          <w:p w14:paraId="70E669C5" w14:textId="016E69BE" w:rsidR="00126BAC" w:rsidRPr="004D3836" w:rsidRDefault="00126BAC" w:rsidP="00F35D66">
                            <w:pPr>
                              <w:spacing w:before="240" w:line="250" w:lineRule="exact"/>
                              <w:jc w:val="center"/>
                              <w:rPr>
                                <w:rFonts w:ascii="Times New Roman" w:hAnsi="Times New Roman" w:cs="Times New Roman"/>
                                <w:b/>
                                <w:sz w:val="24"/>
                                <w:szCs w:val="24"/>
                              </w:rPr>
                            </w:pPr>
                            <w:r w:rsidRPr="004D3836">
                              <w:rPr>
                                <w:rFonts w:ascii="Times New Roman" w:hAnsi="Times New Roman" w:cs="Times New Roman"/>
                                <w:b/>
                                <w:bCs/>
                                <w:spacing w:val="-1"/>
                                <w:sz w:val="24"/>
                                <w:szCs w:val="24"/>
                              </w:rPr>
                              <w:t>Subtotal Salaries:</w:t>
                            </w:r>
                            <w:r w:rsidR="00AD0B85" w:rsidRPr="004D3836">
                              <w:rPr>
                                <w:rFonts w:ascii="Times New Roman" w:hAnsi="Times New Roman" w:cs="Times New Roman"/>
                                <w:b/>
                                <w:bCs/>
                                <w:spacing w:val="1"/>
                                <w:sz w:val="24"/>
                                <w:szCs w:val="24"/>
                              </w:rPr>
                              <w:t xml:space="preserve"> </w:t>
                            </w:r>
                            <w:r w:rsidR="00D4315D" w:rsidRPr="004D3836">
                              <w:rPr>
                                <w:rFonts w:ascii="Times New Roman" w:hAnsi="Times New Roman" w:cs="Times New Roman"/>
                                <w:b/>
                                <w:bCs/>
                                <w:sz w:val="24"/>
                                <w:szCs w:val="24"/>
                              </w:rPr>
                              <w:t>$</w:t>
                            </w:r>
                            <w:r w:rsidR="00AC6226" w:rsidRPr="00AC6226">
                              <w:rPr>
                                <w:rFonts w:ascii="Times New Roman" w:hAnsi="Times New Roman" w:cs="Times New Roman"/>
                                <w:b/>
                                <w:bCs/>
                                <w:sz w:val="24"/>
                                <w:szCs w:val="24"/>
                              </w:rPr>
                              <w:t>1,04</w:t>
                            </w:r>
                            <w:ins w:id="40" w:author="Penelope Kim" w:date="2025-12-17T10:19:00Z" w16du:dateUtc="2025-12-17T15:19:00Z">
                              <w:r w:rsidR="00A86BAD">
                                <w:rPr>
                                  <w:rFonts w:ascii="Times New Roman" w:hAnsi="Times New Roman" w:cs="Times New Roman"/>
                                  <w:b/>
                                  <w:bCs/>
                                  <w:sz w:val="24"/>
                                  <w:szCs w:val="24"/>
                                </w:rPr>
                                <w:t>1</w:t>
                              </w:r>
                              <w:r w:rsidR="000726C8">
                                <w:rPr>
                                  <w:rFonts w:ascii="Times New Roman" w:hAnsi="Times New Roman" w:cs="Times New Roman"/>
                                  <w:b/>
                                  <w:bCs/>
                                  <w:sz w:val="24"/>
                                  <w:szCs w:val="24"/>
                                </w:rPr>
                                <w:t>,638</w:t>
                              </w:r>
                            </w:ins>
                            <w:del w:id="41" w:author="Penelope Kim" w:date="2025-12-15T12:40:00Z" w16du:dateUtc="2025-12-15T17:40:00Z">
                              <w:r w:rsidR="00AC6226" w:rsidRPr="00AC6226" w:rsidDel="00015FA2">
                                <w:rPr>
                                  <w:rFonts w:ascii="Times New Roman" w:hAnsi="Times New Roman" w:cs="Times New Roman"/>
                                  <w:b/>
                                  <w:bCs/>
                                  <w:sz w:val="24"/>
                                  <w:szCs w:val="24"/>
                                </w:rPr>
                                <w:delText>0,814</w:delText>
                              </w:r>
                            </w:del>
                          </w:p>
                          <w:p w14:paraId="2AB0C493" w14:textId="1B0CCC43" w:rsidR="009967A1" w:rsidRPr="004D3836" w:rsidRDefault="009967A1" w:rsidP="00B710E3">
                            <w:pPr>
                              <w:spacing w:before="1" w:line="252" w:lineRule="exact"/>
                              <w:ind w:left="3156" w:right="2238"/>
                              <w:rPr>
                                <w:rFonts w:ascii="Times New Roman" w:eastAsia="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shape w14:anchorId="772037BA" id="Text Box 10" o:spid="_x0000_s1027" type="#_x0000_t202" style="width:468pt;height:10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" filled="f">
                <v:textbox inset="0,0,0,0">
                  <w:txbxContent>
                    <w:p w14:paraId="38CB50F0" w14:textId="77777777" w:rsidR="00B710E3" w:rsidRPr="004D3836" w:rsidRDefault="009967A1" w:rsidP="00B710E3">
                      <w:pPr>
                        <w:spacing w:before="71" w:line="250" w:lineRule="exact"/>
                        <w:jc w:val="center"/>
                        <w:rPr>
                          <w:rFonts w:ascii="Times New Roman" w:eastAsia="Times New Roman" w:hAnsi="Times New Roman" w:cs="Times New Roman"/>
                          <w:sz w:val="24"/>
                          <w:szCs w:val="24"/>
                        </w:rPr>
                      </w:pPr>
                      <w:r w:rsidRPr="004D3836">
                        <w:rPr>
                          <w:rFonts w:ascii="Times New Roman"/>
                          <w:b/>
                          <w:spacing w:val="-1"/>
                          <w:sz w:val="24"/>
                          <w:szCs w:val="24"/>
                        </w:rPr>
                        <w:t>Personnel</w:t>
                      </w:r>
                    </w:p>
                    <w:p w14:paraId="742547A2" w14:textId="6DFEA2EE" w:rsidR="00B710E3" w:rsidRDefault="00F47752" w:rsidP="00B710E3">
                      <w:pPr>
                        <w:jc w:val="center"/>
                        <w:rPr>
                          <w:rFonts w:ascii="Times New Roman" w:hAnsi="Times New Roman" w:cs="Times New Roman"/>
                          <w:bCs/>
                          <w:sz w:val="24"/>
                          <w:szCs w:val="24"/>
                        </w:rPr>
                      </w:pPr>
                      <w:r>
                        <w:rPr>
                          <w:rFonts w:ascii="Times New Roman" w:hAnsi="Times New Roman" w:cs="Times New Roman"/>
                          <w:bCs/>
                          <w:sz w:val="24"/>
                          <w:szCs w:val="24"/>
                        </w:rPr>
                        <w:t xml:space="preserve">Current </w:t>
                      </w:r>
                      <w:r w:rsidR="00955331" w:rsidRPr="004D3836">
                        <w:rPr>
                          <w:rFonts w:ascii="Times New Roman" w:hAnsi="Times New Roman" w:cs="Times New Roman"/>
                          <w:bCs/>
                          <w:sz w:val="24"/>
                          <w:szCs w:val="24"/>
                        </w:rPr>
                        <w:t>WHA</w:t>
                      </w:r>
                      <w:r w:rsidR="00B710E3" w:rsidRPr="004D3836">
                        <w:rPr>
                          <w:rFonts w:ascii="Times New Roman" w:hAnsi="Times New Roman" w:cs="Times New Roman"/>
                          <w:bCs/>
                          <w:sz w:val="24"/>
                          <w:szCs w:val="24"/>
                        </w:rPr>
                        <w:t xml:space="preserve"> Funds Requested: $</w:t>
                      </w:r>
                      <w:r w:rsidR="00D4315D" w:rsidRPr="004D3836">
                        <w:rPr>
                          <w:rFonts w:ascii="Times New Roman" w:hAnsi="Times New Roman" w:cs="Times New Roman"/>
                          <w:bCs/>
                          <w:sz w:val="24"/>
                          <w:szCs w:val="24"/>
                        </w:rPr>
                        <w:t>76</w:t>
                      </w:r>
                      <w:r w:rsidR="008F6E4A" w:rsidRPr="004D3836">
                        <w:rPr>
                          <w:rFonts w:ascii="Times New Roman" w:hAnsi="Times New Roman" w:cs="Times New Roman"/>
                          <w:bCs/>
                          <w:sz w:val="24"/>
                          <w:szCs w:val="24"/>
                        </w:rPr>
                        <w:t>7,085</w:t>
                      </w:r>
                    </w:p>
                    <w:p w14:paraId="7C867ACA" w14:textId="234D58A4" w:rsidR="00815583" w:rsidRPr="00280067" w:rsidRDefault="00815583" w:rsidP="00B710E3">
                      <w:pPr>
                        <w:jc w:val="center"/>
                        <w:rPr>
                          <w:rFonts w:ascii="Times New Roman" w:hAnsi="Times New Roman" w:cs="Times New Roman"/>
                          <w:b/>
                          <w:i/>
                          <w:iCs/>
                          <w:color w:val="EE0000"/>
                          <w:sz w:val="24"/>
                          <w:szCs w:val="24"/>
                        </w:rPr>
                      </w:pPr>
                      <w:r w:rsidRPr="00280067">
                        <w:rPr>
                          <w:rFonts w:ascii="Times New Roman" w:hAnsi="Times New Roman" w:cs="Times New Roman"/>
                          <w:b/>
                          <w:i/>
                          <w:iCs/>
                          <w:color w:val="EE0000"/>
                          <w:sz w:val="24"/>
                          <w:szCs w:val="24"/>
                        </w:rPr>
                        <w:t>Amount Change: +</w:t>
                      </w:r>
                      <w:r w:rsidR="00D20A43" w:rsidRPr="00280067">
                        <w:rPr>
                          <w:rFonts w:ascii="Times New Roman" w:hAnsi="Times New Roman" w:cs="Times New Roman"/>
                          <w:b/>
                          <w:i/>
                          <w:iCs/>
                          <w:color w:val="EE0000"/>
                          <w:sz w:val="24"/>
                          <w:szCs w:val="24"/>
                        </w:rPr>
                        <w:t>$18</w:t>
                      </w:r>
                      <w:ins w:id="42" w:author="Penelope Kim" w:date="2025-12-15T12:39:00Z" w16du:dateUtc="2025-12-15T17:39:00Z">
                        <w:r w:rsidR="00015FA2">
                          <w:rPr>
                            <w:rFonts w:ascii="Times New Roman" w:hAnsi="Times New Roman" w:cs="Times New Roman"/>
                            <w:b/>
                            <w:i/>
                            <w:iCs/>
                            <w:color w:val="EE0000"/>
                            <w:sz w:val="24"/>
                            <w:szCs w:val="24"/>
                          </w:rPr>
                          <w:t>9,</w:t>
                        </w:r>
                      </w:ins>
                      <w:ins w:id="43" w:author="Penelope Kim" w:date="2025-12-17T10:18:00Z" w16du:dateUtc="2025-12-17T15:18:00Z">
                        <w:r w:rsidR="00A86BAD">
                          <w:rPr>
                            <w:rFonts w:ascii="Times New Roman" w:hAnsi="Times New Roman" w:cs="Times New Roman"/>
                            <w:b/>
                            <w:i/>
                            <w:iCs/>
                            <w:color w:val="EE0000"/>
                            <w:sz w:val="24"/>
                            <w:szCs w:val="24"/>
                          </w:rPr>
                          <w:t>464</w:t>
                        </w:r>
                      </w:ins>
                      <w:del w:id="44" w:author="Penelope Kim" w:date="2025-12-15T12:39:00Z" w16du:dateUtc="2025-12-15T17:39:00Z">
                        <w:r w:rsidR="00D20A43" w:rsidRPr="00280067" w:rsidDel="00015FA2">
                          <w:rPr>
                            <w:rFonts w:ascii="Times New Roman" w:hAnsi="Times New Roman" w:cs="Times New Roman"/>
                            <w:b/>
                            <w:i/>
                            <w:iCs/>
                            <w:color w:val="EE0000"/>
                            <w:sz w:val="24"/>
                            <w:szCs w:val="24"/>
                          </w:rPr>
                          <w:delText>8,640</w:delText>
                        </w:r>
                      </w:del>
                    </w:p>
                    <w:p w14:paraId="335FE1BF" w14:textId="20489D8F" w:rsidR="00D20A43" w:rsidRPr="00280067" w:rsidRDefault="00D20A43" w:rsidP="00BB3298">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Revised WHA Funds Requested:  $</w:t>
                      </w:r>
                      <w:r w:rsidR="00F47752" w:rsidRPr="00F47752">
                        <w:rPr>
                          <w:rFonts w:ascii="Times New Roman" w:hAnsi="Times New Roman" w:cs="Times New Roman"/>
                          <w:bCs/>
                          <w:color w:val="EE0000"/>
                          <w:sz w:val="24"/>
                          <w:szCs w:val="24"/>
                        </w:rPr>
                        <w:t>95</w:t>
                      </w:r>
                      <w:ins w:id="45" w:author="Penelope Kim" w:date="2025-12-17T10:19:00Z" w16du:dateUtc="2025-12-17T15:19:00Z">
                        <w:r w:rsidR="00A86BAD">
                          <w:rPr>
                            <w:rFonts w:ascii="Times New Roman" w:hAnsi="Times New Roman" w:cs="Times New Roman"/>
                            <w:bCs/>
                            <w:color w:val="EE0000"/>
                            <w:sz w:val="24"/>
                            <w:szCs w:val="24"/>
                          </w:rPr>
                          <w:t>6,549</w:t>
                        </w:r>
                      </w:ins>
                      <w:del w:id="46" w:author="Penelope Kim" w:date="2025-12-15T12:39:00Z" w16du:dateUtc="2025-12-15T17:39:00Z">
                        <w:r w:rsidR="00F47752" w:rsidRPr="00F47752" w:rsidDel="00015FA2">
                          <w:rPr>
                            <w:rFonts w:ascii="Times New Roman" w:hAnsi="Times New Roman" w:cs="Times New Roman"/>
                            <w:bCs/>
                            <w:color w:val="EE0000"/>
                            <w:sz w:val="24"/>
                            <w:szCs w:val="24"/>
                          </w:rPr>
                          <w:delText>5,725</w:delText>
                        </w:r>
                      </w:del>
                    </w:p>
                    <w:p w14:paraId="4731EE64" w14:textId="3D3D735D" w:rsidR="00FE0CE8" w:rsidRPr="004D3836" w:rsidRDefault="00FE0CE8" w:rsidP="00B710E3">
                      <w:pPr>
                        <w:jc w:val="center"/>
                        <w:rPr>
                          <w:rFonts w:ascii="Times New Roman" w:hAnsi="Times New Roman" w:cs="Times New Roman"/>
                          <w:bCs/>
                          <w:sz w:val="24"/>
                          <w:szCs w:val="24"/>
                        </w:rPr>
                      </w:pPr>
                      <w:r w:rsidRPr="004D3836">
                        <w:rPr>
                          <w:rFonts w:ascii="Times New Roman" w:hAnsi="Times New Roman" w:cs="Times New Roman"/>
                          <w:bCs/>
                          <w:sz w:val="24"/>
                          <w:szCs w:val="24"/>
                        </w:rPr>
                        <w:t xml:space="preserve">POA Cost-Share: </w:t>
                      </w:r>
                      <w:r w:rsidR="00D4315D" w:rsidRPr="004D3836">
                        <w:rPr>
                          <w:rFonts w:ascii="Times New Roman" w:hAnsi="Times New Roman" w:cs="Times New Roman"/>
                          <w:bCs/>
                          <w:sz w:val="24"/>
                          <w:szCs w:val="24"/>
                        </w:rPr>
                        <w:t>$</w:t>
                      </w:r>
                      <w:r w:rsidR="004733C0" w:rsidRPr="004D3836">
                        <w:rPr>
                          <w:rFonts w:ascii="Times New Roman" w:hAnsi="Times New Roman" w:cs="Times New Roman"/>
                          <w:bCs/>
                          <w:sz w:val="24"/>
                          <w:szCs w:val="24"/>
                        </w:rPr>
                        <w:t>85,089</w:t>
                      </w:r>
                    </w:p>
                    <w:p w14:paraId="70E669C5" w14:textId="016E69BE" w:rsidR="00126BAC" w:rsidRPr="004D3836" w:rsidRDefault="00126BAC" w:rsidP="00F35D66">
                      <w:pPr>
                        <w:spacing w:before="240" w:line="250" w:lineRule="exact"/>
                        <w:jc w:val="center"/>
                        <w:rPr>
                          <w:rFonts w:ascii="Times New Roman" w:hAnsi="Times New Roman" w:cs="Times New Roman"/>
                          <w:b/>
                          <w:sz w:val="24"/>
                          <w:szCs w:val="24"/>
                        </w:rPr>
                      </w:pPr>
                      <w:r w:rsidRPr="004D3836">
                        <w:rPr>
                          <w:rFonts w:ascii="Times New Roman" w:hAnsi="Times New Roman" w:cs="Times New Roman"/>
                          <w:b/>
                          <w:bCs/>
                          <w:spacing w:val="-1"/>
                          <w:sz w:val="24"/>
                          <w:szCs w:val="24"/>
                        </w:rPr>
                        <w:t>Subtotal Salaries:</w:t>
                      </w:r>
                      <w:r w:rsidR="00AD0B85" w:rsidRPr="004D3836">
                        <w:rPr>
                          <w:rFonts w:ascii="Times New Roman" w:hAnsi="Times New Roman" w:cs="Times New Roman"/>
                          <w:b/>
                          <w:bCs/>
                          <w:spacing w:val="1"/>
                          <w:sz w:val="24"/>
                          <w:szCs w:val="24"/>
                        </w:rPr>
                        <w:t xml:space="preserve"> </w:t>
                      </w:r>
                      <w:r w:rsidR="00D4315D" w:rsidRPr="004D3836">
                        <w:rPr>
                          <w:rFonts w:ascii="Times New Roman" w:hAnsi="Times New Roman" w:cs="Times New Roman"/>
                          <w:b/>
                          <w:bCs/>
                          <w:sz w:val="24"/>
                          <w:szCs w:val="24"/>
                        </w:rPr>
                        <w:t>$</w:t>
                      </w:r>
                      <w:r w:rsidR="00AC6226" w:rsidRPr="00AC6226">
                        <w:rPr>
                          <w:rFonts w:ascii="Times New Roman" w:hAnsi="Times New Roman" w:cs="Times New Roman"/>
                          <w:b/>
                          <w:bCs/>
                          <w:sz w:val="24"/>
                          <w:szCs w:val="24"/>
                        </w:rPr>
                        <w:t>1,04</w:t>
                      </w:r>
                      <w:ins w:id="47" w:author="Penelope Kim" w:date="2025-12-17T10:19:00Z" w16du:dateUtc="2025-12-17T15:19:00Z">
                        <w:r w:rsidR="00A86BAD">
                          <w:rPr>
                            <w:rFonts w:ascii="Times New Roman" w:hAnsi="Times New Roman" w:cs="Times New Roman"/>
                            <w:b/>
                            <w:bCs/>
                            <w:sz w:val="24"/>
                            <w:szCs w:val="24"/>
                          </w:rPr>
                          <w:t>1</w:t>
                        </w:r>
                        <w:r w:rsidR="000726C8">
                          <w:rPr>
                            <w:rFonts w:ascii="Times New Roman" w:hAnsi="Times New Roman" w:cs="Times New Roman"/>
                            <w:b/>
                            <w:bCs/>
                            <w:sz w:val="24"/>
                            <w:szCs w:val="24"/>
                          </w:rPr>
                          <w:t>,638</w:t>
                        </w:r>
                      </w:ins>
                      <w:del w:id="48" w:author="Penelope Kim" w:date="2025-12-15T12:40:00Z" w16du:dateUtc="2025-12-15T17:40:00Z">
                        <w:r w:rsidR="00AC6226" w:rsidRPr="00AC6226" w:rsidDel="00015FA2">
                          <w:rPr>
                            <w:rFonts w:ascii="Times New Roman" w:hAnsi="Times New Roman" w:cs="Times New Roman"/>
                            <w:b/>
                            <w:bCs/>
                            <w:sz w:val="24"/>
                            <w:szCs w:val="24"/>
                          </w:rPr>
                          <w:delText>0,814</w:delText>
                        </w:r>
                      </w:del>
                    </w:p>
                    <w:p w14:paraId="2AB0C493" w14:textId="1B0CCC43" w:rsidR="009967A1" w:rsidRPr="004D3836" w:rsidRDefault="009967A1" w:rsidP="00B710E3">
                      <w:pPr>
                        <w:spacing w:before="1" w:line="252" w:lineRule="exact"/>
                        <w:ind w:left="3156" w:right="2238"/>
                        <w:rPr>
                          <w:rFonts w:ascii="Times New Roman" w:eastAsia="Times New Roman" w:hAnsi="Times New Roman" w:cs="Times New Roman"/>
                          <w:sz w:val="24"/>
                          <w:szCs w:val="24"/>
                        </w:rPr>
                      </w:pPr>
                    </w:p>
                  </w:txbxContent>
                </v:textbox>
                <w10:anchorlock/>
              </v:shape>
            </w:pict>
          </mc:Fallback>
        </mc:AlternateContent>
      </w:r>
    </w:p>
    <w:p w14:paraId="2BA06C2A" w14:textId="77777777" w:rsidR="004C78A6" w:rsidRPr="009A2F8A" w:rsidRDefault="004C78A6" w:rsidP="0007324B">
      <w:pPr>
        <w:spacing w:before="5"/>
        <w:rPr>
          <w:rFonts w:ascii="Times New Roman" w:eastAsia="Times New Roman" w:hAnsi="Times New Roman" w:cs="Times New Roman"/>
          <w:sz w:val="24"/>
          <w:szCs w:val="24"/>
        </w:rPr>
      </w:pPr>
    </w:p>
    <w:p w14:paraId="567F3D91" w14:textId="35547534" w:rsidR="00030BFB" w:rsidRPr="000C063C" w:rsidRDefault="00E16FDF" w:rsidP="0042227D">
      <w:pPr>
        <w:pStyle w:val="Heading1"/>
        <w:numPr>
          <w:ilvl w:val="0"/>
          <w:numId w:val="4"/>
        </w:numPr>
        <w:tabs>
          <w:tab w:val="left" w:pos="394"/>
        </w:tabs>
        <w:spacing w:before="69"/>
        <w:rPr>
          <w:b w:val="0"/>
        </w:rPr>
      </w:pPr>
      <w:r w:rsidRPr="000C063C">
        <w:rPr>
          <w:spacing w:val="-1"/>
        </w:rPr>
        <w:t>Personnel</w:t>
      </w:r>
      <w:r w:rsidR="00D050C1">
        <w:rPr>
          <w:spacing w:val="-1"/>
        </w:rPr>
        <w:t xml:space="preserve">  </w:t>
      </w:r>
      <w:r w:rsidR="0042227D">
        <w:rPr>
          <w:color w:val="FF0000"/>
          <w:spacing w:val="-1"/>
        </w:rPr>
        <w:br/>
      </w:r>
      <w:r w:rsidR="00030BFB" w:rsidRPr="000C063C">
        <w:rPr>
          <w:spacing w:val="-1"/>
        </w:rPr>
        <w:t>An asterisk (*) indicates key personnel.</w:t>
      </w:r>
    </w:p>
    <w:p w14:paraId="0A486F62" w14:textId="77777777" w:rsidR="004C78A6" w:rsidRPr="009A2F8A" w:rsidRDefault="004C78A6" w:rsidP="0007324B">
      <w:pPr>
        <w:rPr>
          <w:rFonts w:ascii="Times New Roman" w:eastAsia="Times New Roman" w:hAnsi="Times New Roman" w:cs="Times New Roman"/>
          <w:b/>
          <w:bCs/>
          <w:sz w:val="24"/>
          <w:szCs w:val="24"/>
        </w:rPr>
      </w:pPr>
    </w:p>
    <w:p w14:paraId="17E5B2EF" w14:textId="77777777" w:rsidR="004C78A6" w:rsidRPr="009A2F8A" w:rsidRDefault="00E16FDF" w:rsidP="0007324B">
      <w:pPr>
        <w:numPr>
          <w:ilvl w:val="1"/>
          <w:numId w:val="4"/>
        </w:numPr>
        <w:tabs>
          <w:tab w:val="left" w:pos="514"/>
        </w:tabs>
        <w:rPr>
          <w:rFonts w:ascii="Times New Roman" w:eastAsia="Times New Roman" w:hAnsi="Times New Roman" w:cs="Times New Roman"/>
          <w:sz w:val="24"/>
          <w:szCs w:val="24"/>
        </w:rPr>
      </w:pPr>
      <w:r w:rsidRPr="009A2F8A">
        <w:rPr>
          <w:rFonts w:ascii="Times New Roman" w:hAnsi="Times New Roman" w:cs="Times New Roman"/>
          <w:b/>
          <w:spacing w:val="-1"/>
          <w:sz w:val="24"/>
          <w:szCs w:val="24"/>
        </w:rPr>
        <w:t>U.S.-Based</w:t>
      </w:r>
      <w:r w:rsidRPr="009A2F8A">
        <w:rPr>
          <w:rFonts w:ascii="Times New Roman" w:hAnsi="Times New Roman" w:cs="Times New Roman"/>
          <w:b/>
          <w:sz w:val="24"/>
          <w:szCs w:val="24"/>
        </w:rPr>
        <w:t xml:space="preserve"> </w:t>
      </w:r>
      <w:r w:rsidRPr="009A2F8A">
        <w:rPr>
          <w:rFonts w:ascii="Times New Roman" w:hAnsi="Times New Roman" w:cs="Times New Roman"/>
          <w:b/>
          <w:spacing w:val="-1"/>
          <w:sz w:val="24"/>
          <w:szCs w:val="24"/>
        </w:rPr>
        <w:t>personnel</w:t>
      </w:r>
    </w:p>
    <w:p w14:paraId="620E345E" w14:textId="1F952F2C" w:rsidR="004C78A6" w:rsidRPr="000C063C" w:rsidRDefault="00E16FDF" w:rsidP="00FE5666">
      <w:pPr>
        <w:pStyle w:val="BodyText"/>
        <w:ind w:left="100" w:right="-20"/>
        <w:jc w:val="both"/>
      </w:pPr>
      <w:r w:rsidRPr="000C063C">
        <w:rPr>
          <w:spacing w:val="-1"/>
        </w:rPr>
        <w:t>P</w:t>
      </w:r>
      <w:r w:rsidR="00BF5AD2" w:rsidRPr="000C063C">
        <w:rPr>
          <w:spacing w:val="-1"/>
        </w:rPr>
        <w:t>OA</w:t>
      </w:r>
      <w:r w:rsidR="4E4A9419" w:rsidRPr="000C063C">
        <w:t xml:space="preserve"> </w:t>
      </w:r>
      <w:r w:rsidRPr="000C063C">
        <w:rPr>
          <w:spacing w:val="-1"/>
        </w:rPr>
        <w:t>budget</w:t>
      </w:r>
      <w:r w:rsidR="009C2199">
        <w:t>s</w:t>
      </w:r>
      <w:r w:rsidRPr="000C063C">
        <w:t xml:space="preserve"> for one </w:t>
      </w:r>
      <w:r w:rsidR="00ED0D55">
        <w:t xml:space="preserve">(1) Senior Director, one </w:t>
      </w:r>
      <w:r w:rsidRPr="000C063C">
        <w:t>(1)</w:t>
      </w:r>
      <w:r w:rsidRPr="000C063C">
        <w:rPr>
          <w:spacing w:val="-2"/>
        </w:rPr>
        <w:t xml:space="preserve"> </w:t>
      </w:r>
      <w:r w:rsidRPr="000C063C">
        <w:rPr>
          <w:spacing w:val="-1"/>
        </w:rPr>
        <w:t>Director</w:t>
      </w:r>
      <w:r w:rsidR="000E3DAD" w:rsidRPr="000C063C">
        <w:rPr>
          <w:spacing w:val="-1"/>
        </w:rPr>
        <w:t xml:space="preserve"> of Public-Private Partnerships</w:t>
      </w:r>
      <w:r w:rsidRPr="000C063C">
        <w:rPr>
          <w:spacing w:val="-1"/>
        </w:rPr>
        <w:t>,</w:t>
      </w:r>
      <w:r w:rsidRPr="000C063C">
        <w:rPr>
          <w:spacing w:val="2"/>
        </w:rPr>
        <w:t xml:space="preserve"> </w:t>
      </w:r>
      <w:r w:rsidRPr="000C063C">
        <w:t>one</w:t>
      </w:r>
      <w:r w:rsidRPr="000C063C">
        <w:rPr>
          <w:spacing w:val="-1"/>
        </w:rPr>
        <w:t xml:space="preserve"> </w:t>
      </w:r>
      <w:r w:rsidRPr="000C063C">
        <w:t>(1)</w:t>
      </w:r>
      <w:r w:rsidRPr="000C063C">
        <w:rPr>
          <w:spacing w:val="-2"/>
        </w:rPr>
        <w:t xml:space="preserve"> </w:t>
      </w:r>
      <w:r w:rsidR="000E3DAD" w:rsidRPr="000C063C">
        <w:rPr>
          <w:spacing w:val="-2"/>
        </w:rPr>
        <w:t xml:space="preserve">Program </w:t>
      </w:r>
      <w:r w:rsidRPr="000C063C">
        <w:rPr>
          <w:spacing w:val="-1"/>
        </w:rPr>
        <w:t>Director,</w:t>
      </w:r>
      <w:r w:rsidRPr="000C063C">
        <w:t xml:space="preserve"> </w:t>
      </w:r>
      <w:r w:rsidR="009B5296" w:rsidRPr="000C063C">
        <w:t>one</w:t>
      </w:r>
      <w:r w:rsidR="009B5296" w:rsidRPr="000C063C">
        <w:rPr>
          <w:spacing w:val="-1"/>
        </w:rPr>
        <w:t xml:space="preserve"> </w:t>
      </w:r>
      <w:r w:rsidR="009B5296" w:rsidRPr="000C063C">
        <w:t>(1)</w:t>
      </w:r>
      <w:r w:rsidR="009B5296" w:rsidRPr="000C063C">
        <w:rPr>
          <w:spacing w:val="-2"/>
        </w:rPr>
        <w:t xml:space="preserve"> </w:t>
      </w:r>
      <w:r w:rsidR="009B5296">
        <w:rPr>
          <w:spacing w:val="-2"/>
        </w:rPr>
        <w:t>Associate</w:t>
      </w:r>
      <w:r w:rsidR="009B5296" w:rsidRPr="000C063C">
        <w:rPr>
          <w:spacing w:val="-2"/>
        </w:rPr>
        <w:t xml:space="preserve"> </w:t>
      </w:r>
      <w:r w:rsidR="009B5296" w:rsidRPr="000C063C">
        <w:rPr>
          <w:spacing w:val="-1"/>
        </w:rPr>
        <w:t>Director,</w:t>
      </w:r>
      <w:r w:rsidR="009B5296" w:rsidRPr="000C063C">
        <w:t xml:space="preserve"> </w:t>
      </w:r>
      <w:r w:rsidR="002B173C">
        <w:rPr>
          <w:spacing w:val="-1"/>
        </w:rPr>
        <w:t>one</w:t>
      </w:r>
      <w:r w:rsidR="00BA521B" w:rsidRPr="000C063C">
        <w:rPr>
          <w:spacing w:val="-1"/>
        </w:rPr>
        <w:t xml:space="preserve"> (</w:t>
      </w:r>
      <w:r w:rsidR="002B173C">
        <w:rPr>
          <w:spacing w:val="-1"/>
        </w:rPr>
        <w:t>1</w:t>
      </w:r>
      <w:r w:rsidR="00BA521B" w:rsidRPr="000C063C">
        <w:rPr>
          <w:spacing w:val="-1"/>
        </w:rPr>
        <w:t xml:space="preserve">) Program </w:t>
      </w:r>
      <w:r w:rsidR="00F96FB2" w:rsidRPr="000C063C">
        <w:rPr>
          <w:spacing w:val="-1"/>
        </w:rPr>
        <w:t>Officer</w:t>
      </w:r>
      <w:r w:rsidRPr="000C063C">
        <w:rPr>
          <w:spacing w:val="-1"/>
        </w:rPr>
        <w:t>,</w:t>
      </w:r>
      <w:r w:rsidRPr="000C063C">
        <w:t xml:space="preserve"> one</w:t>
      </w:r>
      <w:r w:rsidRPr="000C063C">
        <w:rPr>
          <w:spacing w:val="1"/>
        </w:rPr>
        <w:t xml:space="preserve"> </w:t>
      </w:r>
      <w:r w:rsidRPr="000C063C">
        <w:t>(1)</w:t>
      </w:r>
      <w:r w:rsidRPr="000C063C">
        <w:rPr>
          <w:spacing w:val="-2"/>
        </w:rPr>
        <w:t xml:space="preserve"> </w:t>
      </w:r>
      <w:r w:rsidRPr="000C063C">
        <w:t xml:space="preserve">Communications </w:t>
      </w:r>
      <w:r w:rsidRPr="000C063C">
        <w:rPr>
          <w:spacing w:val="-1"/>
        </w:rPr>
        <w:t>Officer</w:t>
      </w:r>
      <w:r w:rsidR="002B173C">
        <w:rPr>
          <w:spacing w:val="-1"/>
        </w:rPr>
        <w:t xml:space="preserve">, </w:t>
      </w:r>
      <w:r w:rsidR="00AA4B0D">
        <w:rPr>
          <w:spacing w:val="-1"/>
        </w:rPr>
        <w:t xml:space="preserve">and </w:t>
      </w:r>
      <w:r w:rsidR="002B173C">
        <w:rPr>
          <w:spacing w:val="-1"/>
        </w:rPr>
        <w:t>one (1) MEL Officer</w:t>
      </w:r>
      <w:r w:rsidR="00AA4B0D">
        <w:rPr>
          <w:spacing w:val="-1"/>
        </w:rPr>
        <w:t xml:space="preserve"> </w:t>
      </w:r>
      <w:r w:rsidRPr="009A2F8A">
        <w:rPr>
          <w:rFonts w:cs="Times New Roman"/>
          <w:spacing w:val="-1"/>
        </w:rPr>
        <w:t>at</w:t>
      </w:r>
      <w:r w:rsidRPr="009A2F8A">
        <w:rPr>
          <w:rFonts w:cs="Times New Roman"/>
        </w:rPr>
        <w:t xml:space="preserve"> </w:t>
      </w:r>
      <w:r w:rsidR="0012663C" w:rsidRPr="009A2F8A">
        <w:rPr>
          <w:rFonts w:cs="Times New Roman"/>
          <w:spacing w:val="-1"/>
        </w:rPr>
        <w:t>POA</w:t>
      </w:r>
      <w:r w:rsidRPr="009A2F8A">
        <w:rPr>
          <w:rFonts w:cs="Times New Roman"/>
          <w:spacing w:val="-1"/>
        </w:rPr>
        <w:t xml:space="preserve"> </w:t>
      </w:r>
      <w:r w:rsidRPr="000C063C">
        <w:rPr>
          <w:spacing w:val="-1"/>
        </w:rPr>
        <w:t>headquarters.</w:t>
      </w:r>
      <w:r w:rsidR="00AB52C4" w:rsidRPr="000C063C">
        <w:rPr>
          <w:spacing w:val="-1"/>
        </w:rPr>
        <w:t xml:space="preserve"> Proposed salaries are consistent with those paid to other personnel engaged in similar work within and outside of P</w:t>
      </w:r>
      <w:r w:rsidR="00EB57E7" w:rsidRPr="000C063C">
        <w:rPr>
          <w:spacing w:val="-1"/>
        </w:rPr>
        <w:t>OA</w:t>
      </w:r>
      <w:r w:rsidR="00AB52C4" w:rsidRPr="000C063C">
        <w:rPr>
          <w:spacing w:val="-1"/>
        </w:rPr>
        <w:t xml:space="preserve">. Level of effort (LOE) budgeted is based on the scope of the program proposed. </w:t>
      </w:r>
      <w:r w:rsidR="00FC0F67" w:rsidRPr="000C063C">
        <w:rPr>
          <w:spacing w:val="-1"/>
        </w:rPr>
        <w:t>The average monthly salaries include a projected</w:t>
      </w:r>
      <w:r w:rsidR="00AB52C4" w:rsidRPr="000C063C">
        <w:rPr>
          <w:spacing w:val="-1"/>
        </w:rPr>
        <w:t xml:space="preserve"> 3.5</w:t>
      </w:r>
      <w:ins w:id="49" w:author="Penelope Kim" w:date="2025-12-17T09:54:00Z" w16du:dateUtc="2025-12-17T14:54:00Z">
        <w:r w:rsidR="00DD38E9">
          <w:rPr>
            <w:spacing w:val="-1"/>
          </w:rPr>
          <w:t>-5</w:t>
        </w:r>
      </w:ins>
      <w:r w:rsidR="00AB52C4" w:rsidRPr="000C063C">
        <w:rPr>
          <w:spacing w:val="-1"/>
        </w:rPr>
        <w:t xml:space="preserve">% increase </w:t>
      </w:r>
      <w:r w:rsidR="00492BCF" w:rsidRPr="000C063C">
        <w:rPr>
          <w:spacing w:val="-1"/>
        </w:rPr>
        <w:t xml:space="preserve">in </w:t>
      </w:r>
      <w:r w:rsidR="00147C3D">
        <w:rPr>
          <w:spacing w:val="-1"/>
        </w:rPr>
        <w:t>future years</w:t>
      </w:r>
      <w:r w:rsidR="00CF5535" w:rsidRPr="000C063C">
        <w:rPr>
          <w:spacing w:val="-1"/>
        </w:rPr>
        <w:t xml:space="preserve"> </w:t>
      </w:r>
      <w:r w:rsidR="00AB52C4" w:rsidRPr="000C063C">
        <w:rPr>
          <w:spacing w:val="-1"/>
        </w:rPr>
        <w:t>to account for inflation and merit</w:t>
      </w:r>
      <w:r w:rsidR="00FC0F67" w:rsidRPr="000C063C">
        <w:rPr>
          <w:spacing w:val="-1"/>
        </w:rPr>
        <w:t xml:space="preserve"> increases</w:t>
      </w:r>
      <w:r w:rsidR="00AB52C4" w:rsidRPr="000C063C">
        <w:rPr>
          <w:spacing w:val="-1"/>
        </w:rPr>
        <w:t xml:space="preserve"> for all staff consistent with </w:t>
      </w:r>
      <w:r w:rsidR="000C37E2">
        <w:rPr>
          <w:spacing w:val="-1"/>
        </w:rPr>
        <w:t>POA-</w:t>
      </w:r>
      <w:r w:rsidR="00AB52C4" w:rsidRPr="000C063C">
        <w:rPr>
          <w:spacing w:val="-1"/>
        </w:rPr>
        <w:t xml:space="preserve">HQ policies. </w:t>
      </w:r>
    </w:p>
    <w:p w14:paraId="253CAB88" w14:textId="77777777" w:rsidR="004C78A6" w:rsidRPr="009A2F8A" w:rsidRDefault="004C78A6" w:rsidP="0007324B">
      <w:pPr>
        <w:rPr>
          <w:rFonts w:ascii="Times New Roman" w:eastAsia="Times New Roman" w:hAnsi="Times New Roman" w:cs="Times New Roman"/>
          <w:sz w:val="24"/>
          <w:szCs w:val="24"/>
        </w:rPr>
      </w:pPr>
    </w:p>
    <w:p w14:paraId="7BBF754B" w14:textId="59B5B7A1" w:rsidR="002A575D" w:rsidRPr="00411A4F" w:rsidRDefault="00DB497E" w:rsidP="00A92A9B">
      <w:pPr>
        <w:pStyle w:val="ListParagraph"/>
        <w:numPr>
          <w:ilvl w:val="2"/>
          <w:numId w:val="4"/>
        </w:numPr>
        <w:jc w:val="both"/>
        <w:rPr>
          <w:rFonts w:ascii="Times New Roman" w:eastAsia="Times New Roman" w:hAnsi="Times New Roman"/>
          <w:color w:val="EE0000"/>
          <w:spacing w:val="-1"/>
          <w:sz w:val="24"/>
          <w:szCs w:val="24"/>
        </w:rPr>
      </w:pPr>
      <w:r w:rsidRPr="00411A4F">
        <w:rPr>
          <w:rFonts w:ascii="Times New Roman" w:eastAsia="Times New Roman" w:hAnsi="Times New Roman"/>
          <w:b/>
          <w:bCs/>
          <w:color w:val="EE0000"/>
          <w:spacing w:val="-1"/>
          <w:sz w:val="24"/>
          <w:szCs w:val="24"/>
        </w:rPr>
        <w:t>Senior Director</w:t>
      </w:r>
      <w:r w:rsidR="00CD6E2D" w:rsidRPr="00411A4F">
        <w:rPr>
          <w:rFonts w:ascii="Times New Roman" w:eastAsia="Times New Roman" w:hAnsi="Times New Roman"/>
          <w:color w:val="EE0000"/>
          <w:spacing w:val="-1"/>
          <w:sz w:val="24"/>
          <w:szCs w:val="24"/>
        </w:rPr>
        <w:t xml:space="preserve"> – Ana Rubi, Senior Director of the Education Unit at POA</w:t>
      </w:r>
      <w:r w:rsidRPr="00411A4F">
        <w:rPr>
          <w:rFonts w:ascii="Times New Roman" w:eastAsia="Times New Roman" w:hAnsi="Times New Roman"/>
          <w:color w:val="EE0000"/>
          <w:spacing w:val="-1"/>
          <w:sz w:val="24"/>
          <w:szCs w:val="24"/>
        </w:rPr>
        <w:t>, whose monthly salary is $</w:t>
      </w:r>
      <w:r w:rsidR="00C23C8F" w:rsidRPr="00411A4F">
        <w:rPr>
          <w:rFonts w:ascii="Times New Roman" w:eastAsia="Times New Roman" w:hAnsi="Times New Roman"/>
          <w:color w:val="EE0000"/>
          <w:spacing w:val="-1"/>
          <w:sz w:val="24"/>
          <w:szCs w:val="24"/>
        </w:rPr>
        <w:t>12,</w:t>
      </w:r>
      <w:ins w:id="50" w:author="Penelope Kim" w:date="2025-12-17T09:47:00Z" w16du:dateUtc="2025-12-17T14:47:00Z">
        <w:r w:rsidR="004507D5">
          <w:rPr>
            <w:rFonts w:ascii="Times New Roman" w:eastAsia="Times New Roman" w:hAnsi="Times New Roman"/>
            <w:color w:val="EE0000"/>
            <w:spacing w:val="-1"/>
            <w:sz w:val="24"/>
            <w:szCs w:val="24"/>
          </w:rPr>
          <w:t>777</w:t>
        </w:r>
      </w:ins>
      <w:del w:id="51" w:author="Penelope Kim" w:date="2025-12-17T09:47:00Z" w16du:dateUtc="2025-12-17T14:47:00Z">
        <w:r w:rsidR="00C23C8F" w:rsidRPr="00411A4F" w:rsidDel="004507D5">
          <w:rPr>
            <w:rFonts w:ascii="Times New Roman" w:eastAsia="Times New Roman" w:hAnsi="Times New Roman"/>
            <w:color w:val="EE0000"/>
            <w:spacing w:val="-1"/>
            <w:sz w:val="24"/>
            <w:szCs w:val="24"/>
          </w:rPr>
          <w:delText>168</w:delText>
        </w:r>
      </w:del>
      <w:r w:rsidR="00C23C8F" w:rsidRPr="00411A4F">
        <w:rPr>
          <w:rFonts w:ascii="Times New Roman" w:eastAsia="Times New Roman" w:hAnsi="Times New Roman"/>
          <w:color w:val="EE0000"/>
          <w:spacing w:val="-1"/>
          <w:sz w:val="24"/>
          <w:szCs w:val="24"/>
        </w:rPr>
        <w:t xml:space="preserve"> </w:t>
      </w:r>
      <w:r w:rsidRPr="00411A4F">
        <w:rPr>
          <w:rFonts w:ascii="Times New Roman" w:eastAsia="Times New Roman" w:hAnsi="Times New Roman"/>
          <w:color w:val="EE0000"/>
          <w:spacing w:val="-1"/>
          <w:sz w:val="24"/>
          <w:szCs w:val="24"/>
        </w:rPr>
        <w:t xml:space="preserve">will dedicate </w:t>
      </w:r>
      <w:r w:rsidR="00C23C8F" w:rsidRPr="00411A4F">
        <w:rPr>
          <w:rFonts w:ascii="Times New Roman" w:eastAsia="Times New Roman" w:hAnsi="Times New Roman"/>
          <w:color w:val="EE0000"/>
          <w:spacing w:val="-1"/>
          <w:sz w:val="24"/>
          <w:szCs w:val="24"/>
        </w:rPr>
        <w:t>20</w:t>
      </w:r>
      <w:r w:rsidRPr="00411A4F">
        <w:rPr>
          <w:rFonts w:ascii="Times New Roman" w:eastAsia="Times New Roman" w:hAnsi="Times New Roman"/>
          <w:color w:val="EE0000"/>
          <w:spacing w:val="-1"/>
          <w:sz w:val="24"/>
          <w:szCs w:val="24"/>
        </w:rPr>
        <w:t xml:space="preserve">% of her time to lead and </w:t>
      </w:r>
      <w:r w:rsidR="00143F37" w:rsidRPr="00411A4F">
        <w:rPr>
          <w:rFonts w:ascii="Times New Roman" w:eastAsia="Times New Roman" w:hAnsi="Times New Roman"/>
          <w:color w:val="EE0000"/>
          <w:spacing w:val="-1"/>
          <w:sz w:val="24"/>
          <w:szCs w:val="24"/>
        </w:rPr>
        <w:t>coordinate</w:t>
      </w:r>
      <w:r w:rsidRPr="00411A4F">
        <w:rPr>
          <w:rFonts w:ascii="Times New Roman" w:eastAsia="Times New Roman" w:hAnsi="Times New Roman"/>
          <w:color w:val="EE0000"/>
          <w:spacing w:val="-1"/>
          <w:sz w:val="24"/>
          <w:szCs w:val="24"/>
        </w:rPr>
        <w:t xml:space="preserve"> in </w:t>
      </w:r>
      <w:r w:rsidR="00D00BBE" w:rsidRPr="00411A4F">
        <w:rPr>
          <w:rFonts w:ascii="Times New Roman" w:eastAsia="Times New Roman" w:hAnsi="Times New Roman"/>
          <w:color w:val="EE0000"/>
          <w:spacing w:val="-1"/>
          <w:sz w:val="24"/>
          <w:szCs w:val="24"/>
        </w:rPr>
        <w:t xml:space="preserve">the </w:t>
      </w:r>
      <w:r w:rsidR="005A269D" w:rsidRPr="00411A4F">
        <w:rPr>
          <w:rFonts w:ascii="Times New Roman" w:eastAsia="Times New Roman" w:hAnsi="Times New Roman"/>
          <w:color w:val="EE0000"/>
          <w:spacing w:val="-1"/>
          <w:sz w:val="24"/>
          <w:szCs w:val="24"/>
        </w:rPr>
        <w:t>p</w:t>
      </w:r>
      <w:r w:rsidR="00D00BBE" w:rsidRPr="00411A4F">
        <w:rPr>
          <w:rFonts w:ascii="Times New Roman" w:eastAsia="Times New Roman" w:hAnsi="Times New Roman"/>
          <w:color w:val="EE0000"/>
          <w:spacing w:val="-1"/>
          <w:sz w:val="24"/>
          <w:szCs w:val="24"/>
        </w:rPr>
        <w:t xml:space="preserve">rogram’s </w:t>
      </w:r>
      <w:r w:rsidRPr="00411A4F">
        <w:rPr>
          <w:rFonts w:ascii="Times New Roman" w:eastAsia="Times New Roman" w:hAnsi="Times New Roman"/>
          <w:color w:val="EE0000"/>
          <w:spacing w:val="-1"/>
          <w:sz w:val="24"/>
          <w:szCs w:val="24"/>
        </w:rPr>
        <w:t xml:space="preserve">fundraising </w:t>
      </w:r>
      <w:r w:rsidR="00C73DDC" w:rsidRPr="00411A4F">
        <w:rPr>
          <w:rFonts w:ascii="Times New Roman" w:eastAsia="Times New Roman" w:hAnsi="Times New Roman"/>
          <w:color w:val="EE0000"/>
          <w:spacing w:val="-1"/>
          <w:sz w:val="24"/>
          <w:szCs w:val="24"/>
        </w:rPr>
        <w:t>during the</w:t>
      </w:r>
      <w:r w:rsidRPr="00411A4F">
        <w:rPr>
          <w:rFonts w:ascii="Times New Roman" w:eastAsia="Times New Roman" w:hAnsi="Times New Roman"/>
          <w:color w:val="EE0000"/>
          <w:spacing w:val="-1"/>
          <w:sz w:val="24"/>
          <w:szCs w:val="24"/>
        </w:rPr>
        <w:t xml:space="preserve"> </w:t>
      </w:r>
      <w:r w:rsidR="00D00BBE" w:rsidRPr="00411A4F">
        <w:rPr>
          <w:rFonts w:ascii="Times New Roman" w:eastAsia="Times New Roman" w:hAnsi="Times New Roman"/>
          <w:color w:val="EE0000"/>
          <w:spacing w:val="-1"/>
          <w:sz w:val="24"/>
          <w:szCs w:val="24"/>
        </w:rPr>
        <w:t>Cost Amendment</w:t>
      </w:r>
      <w:r w:rsidR="00C73DDC" w:rsidRPr="00411A4F">
        <w:rPr>
          <w:rFonts w:ascii="Times New Roman" w:eastAsia="Times New Roman" w:hAnsi="Times New Roman"/>
          <w:color w:val="EE0000"/>
          <w:spacing w:val="-1"/>
          <w:sz w:val="24"/>
          <w:szCs w:val="24"/>
        </w:rPr>
        <w:t xml:space="preserve"> period</w:t>
      </w:r>
      <w:r w:rsidRPr="00411A4F">
        <w:rPr>
          <w:rFonts w:ascii="Times New Roman" w:eastAsia="Times New Roman" w:hAnsi="Times New Roman"/>
          <w:color w:val="EE0000"/>
          <w:spacing w:val="-1"/>
          <w:sz w:val="24"/>
          <w:szCs w:val="24"/>
        </w:rPr>
        <w:t xml:space="preserve">. </w:t>
      </w:r>
      <w:r w:rsidR="000E0393" w:rsidRPr="00411A4F">
        <w:rPr>
          <w:rFonts w:ascii="Times New Roman" w:eastAsia="Times New Roman" w:hAnsi="Times New Roman"/>
          <w:color w:val="EE0000"/>
          <w:spacing w:val="-1"/>
          <w:sz w:val="24"/>
          <w:szCs w:val="24"/>
        </w:rPr>
        <w:t>She will a</w:t>
      </w:r>
      <w:r w:rsidR="002A575D" w:rsidRPr="00411A4F">
        <w:rPr>
          <w:rFonts w:ascii="Times New Roman" w:eastAsia="Times New Roman" w:hAnsi="Times New Roman"/>
          <w:color w:val="EE0000"/>
          <w:spacing w:val="-1"/>
          <w:sz w:val="24"/>
          <w:szCs w:val="24"/>
        </w:rPr>
        <w:t>ssume the responsibilities of the Director of Public-Private Partnerships</w:t>
      </w:r>
      <w:r w:rsidR="00E81764" w:rsidRPr="00411A4F">
        <w:rPr>
          <w:rFonts w:ascii="Times New Roman" w:eastAsia="Times New Roman" w:hAnsi="Times New Roman"/>
          <w:color w:val="EE0000"/>
          <w:spacing w:val="-1"/>
          <w:sz w:val="24"/>
          <w:szCs w:val="24"/>
        </w:rPr>
        <w:t xml:space="preserve">, </w:t>
      </w:r>
      <w:r w:rsidR="000074AF" w:rsidRPr="00411A4F">
        <w:rPr>
          <w:rFonts w:ascii="Times New Roman" w:eastAsia="Times New Roman" w:hAnsi="Times New Roman"/>
          <w:color w:val="EE0000"/>
          <w:spacing w:val="-1"/>
          <w:sz w:val="24"/>
          <w:szCs w:val="24"/>
        </w:rPr>
        <w:t xml:space="preserve">specifically, </w:t>
      </w:r>
      <w:r w:rsidR="00E81764" w:rsidRPr="00411A4F">
        <w:rPr>
          <w:rFonts w:ascii="Times New Roman" w:eastAsia="Times New Roman" w:hAnsi="Times New Roman"/>
          <w:color w:val="EE0000"/>
          <w:spacing w:val="-1"/>
          <w:sz w:val="24"/>
          <w:szCs w:val="24"/>
        </w:rPr>
        <w:t>leading 100K’s fundraising strategy</w:t>
      </w:r>
      <w:r w:rsidR="004837C1" w:rsidRPr="00411A4F">
        <w:rPr>
          <w:rFonts w:ascii="Times New Roman" w:eastAsia="Times New Roman" w:hAnsi="Times New Roman"/>
          <w:color w:val="EE0000"/>
          <w:spacing w:val="-1"/>
          <w:sz w:val="24"/>
          <w:szCs w:val="24"/>
        </w:rPr>
        <w:t>—</w:t>
      </w:r>
      <w:r w:rsidR="00E81764" w:rsidRPr="00411A4F">
        <w:rPr>
          <w:rFonts w:ascii="Times New Roman" w:eastAsia="Times New Roman" w:hAnsi="Times New Roman"/>
          <w:color w:val="EE0000"/>
          <w:spacing w:val="-1"/>
          <w:sz w:val="24"/>
          <w:szCs w:val="24"/>
        </w:rPr>
        <w:t>in coordination with WHA/PDA and key stakeholders, including U.S. Embassies, foundations, corporations, and regional public sector entities</w:t>
      </w:r>
      <w:r w:rsidR="004837C1" w:rsidRPr="00411A4F">
        <w:rPr>
          <w:rFonts w:ascii="Times New Roman" w:eastAsia="Times New Roman" w:hAnsi="Times New Roman"/>
          <w:color w:val="EE0000"/>
          <w:spacing w:val="-1"/>
          <w:sz w:val="24"/>
          <w:szCs w:val="24"/>
        </w:rPr>
        <w:t>—to cultivate and leverage non-USG support and engagement for regional 100K grant competitions</w:t>
      </w:r>
      <w:r w:rsidR="006F56D7" w:rsidRPr="00411A4F">
        <w:rPr>
          <w:rFonts w:ascii="Times New Roman" w:eastAsia="Times New Roman" w:hAnsi="Times New Roman"/>
          <w:color w:val="EE0000"/>
          <w:spacing w:val="-1"/>
          <w:sz w:val="24"/>
          <w:szCs w:val="24"/>
        </w:rPr>
        <w:t xml:space="preserve">. She will also provide important oversight to ensure that activities complement WHA’s strategic vision and </w:t>
      </w:r>
      <w:r w:rsidR="004A790A" w:rsidRPr="00411A4F">
        <w:rPr>
          <w:rFonts w:ascii="Times New Roman" w:eastAsia="Times New Roman" w:hAnsi="Times New Roman"/>
          <w:color w:val="EE0000"/>
          <w:spacing w:val="-1"/>
          <w:sz w:val="24"/>
          <w:szCs w:val="24"/>
        </w:rPr>
        <w:t xml:space="preserve">Department priorities in the region. The total for this position is </w:t>
      </w:r>
      <w:r w:rsidR="004A790A" w:rsidRPr="00411A4F">
        <w:rPr>
          <w:rFonts w:ascii="Times New Roman" w:eastAsia="Times New Roman" w:hAnsi="Times New Roman"/>
          <w:b/>
          <w:bCs/>
          <w:color w:val="EE0000"/>
          <w:spacing w:val="-1"/>
          <w:sz w:val="24"/>
          <w:szCs w:val="24"/>
        </w:rPr>
        <w:t>$</w:t>
      </w:r>
      <w:del w:id="52" w:author="Penelope Kim" w:date="2025-12-17T09:47:00Z" w16du:dateUtc="2025-12-17T14:47:00Z">
        <w:r w:rsidR="004A790A" w:rsidRPr="00411A4F" w:rsidDel="004507D5">
          <w:rPr>
            <w:rFonts w:ascii="Times New Roman" w:eastAsia="Times New Roman" w:hAnsi="Times New Roman"/>
            <w:b/>
            <w:bCs/>
            <w:color w:val="EE0000"/>
            <w:spacing w:val="-1"/>
            <w:sz w:val="24"/>
            <w:szCs w:val="24"/>
          </w:rPr>
          <w:delText>29,203</w:delText>
        </w:r>
      </w:del>
      <w:ins w:id="53" w:author="Penelope Kim" w:date="2025-12-17T09:47:00Z" w16du:dateUtc="2025-12-17T14:47:00Z">
        <w:r w:rsidR="004507D5">
          <w:rPr>
            <w:rFonts w:ascii="Times New Roman" w:eastAsia="Times New Roman" w:hAnsi="Times New Roman"/>
            <w:b/>
            <w:bCs/>
            <w:color w:val="EE0000"/>
            <w:spacing w:val="-1"/>
            <w:sz w:val="24"/>
            <w:szCs w:val="24"/>
          </w:rPr>
          <w:t>30,665</w:t>
        </w:r>
      </w:ins>
      <w:r w:rsidR="001B4B8B" w:rsidRPr="00411A4F">
        <w:rPr>
          <w:rFonts w:ascii="Times New Roman" w:eastAsia="Times New Roman" w:hAnsi="Times New Roman"/>
          <w:b/>
          <w:bCs/>
          <w:color w:val="EE0000"/>
          <w:spacing w:val="-1"/>
          <w:sz w:val="24"/>
          <w:szCs w:val="24"/>
        </w:rPr>
        <w:t xml:space="preserve"> </w:t>
      </w:r>
      <w:r w:rsidR="004A790A" w:rsidRPr="00411A4F">
        <w:rPr>
          <w:rFonts w:ascii="Times New Roman" w:eastAsia="Times New Roman" w:hAnsi="Times New Roman"/>
          <w:color w:val="EE0000"/>
          <w:spacing w:val="-1"/>
          <w:sz w:val="24"/>
          <w:szCs w:val="24"/>
        </w:rPr>
        <w:t>for 12 months.</w:t>
      </w:r>
    </w:p>
    <w:p w14:paraId="7A78154B" w14:textId="77777777" w:rsidR="00A92A9B" w:rsidRPr="00A92A9B" w:rsidRDefault="00A92A9B" w:rsidP="00A92A9B">
      <w:pPr>
        <w:pStyle w:val="ListParagraph"/>
        <w:ind w:left="1000"/>
        <w:jc w:val="both"/>
        <w:rPr>
          <w:rFonts w:ascii="Times New Roman" w:eastAsia="Times New Roman" w:hAnsi="Times New Roman" w:cs="Times New Roman"/>
          <w:spacing w:val="-1"/>
          <w:sz w:val="24"/>
          <w:szCs w:val="24"/>
        </w:rPr>
      </w:pPr>
    </w:p>
    <w:p w14:paraId="74854675" w14:textId="6DE9B0DB" w:rsidR="00B9087B" w:rsidRPr="00A92A9B" w:rsidRDefault="00E16FDF" w:rsidP="00A92A9B">
      <w:pPr>
        <w:pStyle w:val="ListParagraph"/>
        <w:numPr>
          <w:ilvl w:val="2"/>
          <w:numId w:val="4"/>
        </w:numPr>
        <w:jc w:val="both"/>
        <w:rPr>
          <w:rFonts w:ascii="Times New Roman" w:eastAsia="Times New Roman" w:hAnsi="Times New Roman" w:cs="Times New Roman"/>
          <w:spacing w:val="-1"/>
          <w:sz w:val="24"/>
          <w:szCs w:val="24"/>
        </w:rPr>
      </w:pPr>
      <w:r w:rsidRPr="009A2F8A">
        <w:rPr>
          <w:rFonts w:ascii="Times New Roman" w:hAnsi="Times New Roman" w:cs="Times New Roman"/>
          <w:b/>
          <w:bCs/>
          <w:spacing w:val="-1"/>
          <w:sz w:val="24"/>
          <w:szCs w:val="24"/>
        </w:rPr>
        <w:t>Director</w:t>
      </w:r>
      <w:r w:rsidR="004D5552" w:rsidRPr="009A2F8A">
        <w:rPr>
          <w:rFonts w:ascii="Times New Roman" w:hAnsi="Times New Roman" w:cs="Times New Roman"/>
          <w:b/>
          <w:bCs/>
          <w:spacing w:val="-1"/>
          <w:sz w:val="24"/>
          <w:szCs w:val="24"/>
        </w:rPr>
        <w:t xml:space="preserve"> of </w:t>
      </w:r>
      <w:r w:rsidR="00B9087B" w:rsidRPr="009A2F8A">
        <w:rPr>
          <w:rFonts w:ascii="Times New Roman" w:eastAsia="Times New Roman" w:hAnsi="Times New Roman" w:cs="Times New Roman"/>
          <w:b/>
          <w:bCs/>
          <w:spacing w:val="-1"/>
          <w:sz w:val="24"/>
          <w:szCs w:val="24"/>
        </w:rPr>
        <w:t>Public-Private Partnerships</w:t>
      </w:r>
      <w:r w:rsidR="008D38F6" w:rsidRPr="009A2F8A">
        <w:rPr>
          <w:rFonts w:ascii="Times New Roman" w:eastAsia="Times New Roman" w:hAnsi="Times New Roman" w:cs="Times New Roman"/>
          <w:spacing w:val="-1"/>
          <w:sz w:val="24"/>
          <w:szCs w:val="24"/>
        </w:rPr>
        <w:t>*</w:t>
      </w:r>
      <w:r w:rsidR="00FE339E" w:rsidRPr="009A2F8A">
        <w:rPr>
          <w:rFonts w:ascii="Times New Roman" w:hAnsi="Times New Roman" w:cs="Times New Roman"/>
          <w:sz w:val="24"/>
          <w:szCs w:val="24"/>
        </w:rPr>
        <w:t xml:space="preserve"> –</w:t>
      </w:r>
      <w:r w:rsidR="00283F3B">
        <w:rPr>
          <w:rFonts w:ascii="Times New Roman" w:hAnsi="Times New Roman" w:cs="Times New Roman"/>
          <w:sz w:val="24"/>
          <w:szCs w:val="24"/>
        </w:rPr>
        <w:t xml:space="preserve"> </w:t>
      </w:r>
      <w:r w:rsidR="0071140B">
        <w:rPr>
          <w:rFonts w:ascii="Times New Roman" w:hAnsi="Times New Roman" w:cs="Times New Roman"/>
          <w:sz w:val="24"/>
          <w:szCs w:val="24"/>
        </w:rPr>
        <w:t>Victor Moscoso</w:t>
      </w:r>
      <w:r w:rsidR="00A56DF9" w:rsidRPr="009A2F8A">
        <w:rPr>
          <w:rFonts w:ascii="Times New Roman" w:eastAsia="Times New Roman" w:hAnsi="Times New Roman" w:cs="Times New Roman"/>
          <w:spacing w:val="-1"/>
          <w:sz w:val="24"/>
          <w:szCs w:val="24"/>
        </w:rPr>
        <w:t>,</w:t>
      </w:r>
      <w:r w:rsidR="00B9087B" w:rsidRPr="009A2F8A">
        <w:rPr>
          <w:rFonts w:ascii="Times New Roman" w:eastAsia="Times New Roman" w:hAnsi="Times New Roman" w:cs="Times New Roman"/>
          <w:spacing w:val="-1"/>
          <w:sz w:val="24"/>
          <w:szCs w:val="24"/>
        </w:rPr>
        <w:t xml:space="preserve"> </w:t>
      </w:r>
      <w:r w:rsidR="00E15E31" w:rsidRPr="009A2F8A">
        <w:rPr>
          <w:rFonts w:ascii="Times New Roman" w:eastAsia="Times New Roman" w:hAnsi="Times New Roman" w:cs="Times New Roman"/>
          <w:spacing w:val="-1"/>
          <w:sz w:val="24"/>
          <w:szCs w:val="24"/>
        </w:rPr>
        <w:t xml:space="preserve">with an annual salary of </w:t>
      </w:r>
      <w:r w:rsidR="007C2E4E" w:rsidRPr="009A2F8A">
        <w:rPr>
          <w:rFonts w:ascii="Times New Roman" w:eastAsia="Times New Roman" w:hAnsi="Times New Roman" w:cs="Times New Roman"/>
          <w:spacing w:val="-1"/>
          <w:sz w:val="24"/>
          <w:szCs w:val="24"/>
        </w:rPr>
        <w:t xml:space="preserve">$97,596 </w:t>
      </w:r>
      <w:r w:rsidR="00E15E31" w:rsidRPr="009A2F8A">
        <w:rPr>
          <w:rFonts w:ascii="Times New Roman" w:eastAsia="Times New Roman" w:hAnsi="Times New Roman" w:cs="Times New Roman"/>
          <w:spacing w:val="-1"/>
          <w:sz w:val="24"/>
          <w:szCs w:val="24"/>
        </w:rPr>
        <w:t xml:space="preserve">equal to </w:t>
      </w:r>
      <w:r w:rsidR="00B9087B" w:rsidRPr="009A2F8A">
        <w:rPr>
          <w:rFonts w:ascii="Times New Roman" w:eastAsia="Times New Roman" w:hAnsi="Times New Roman" w:cs="Times New Roman"/>
          <w:spacing w:val="-1"/>
          <w:sz w:val="24"/>
          <w:szCs w:val="24"/>
        </w:rPr>
        <w:t>$8,133</w:t>
      </w:r>
      <w:r w:rsidR="00E15E31" w:rsidRPr="009A2F8A">
        <w:rPr>
          <w:rFonts w:ascii="Times New Roman" w:eastAsia="Times New Roman" w:hAnsi="Times New Roman" w:cs="Times New Roman"/>
          <w:spacing w:val="-1"/>
          <w:sz w:val="24"/>
          <w:szCs w:val="24"/>
        </w:rPr>
        <w:t>/month</w:t>
      </w:r>
      <w:r w:rsidR="00D15ADB" w:rsidRPr="009A2F8A">
        <w:rPr>
          <w:rFonts w:ascii="Times New Roman" w:eastAsia="Times New Roman" w:hAnsi="Times New Roman" w:cs="Times New Roman"/>
          <w:spacing w:val="-1"/>
          <w:sz w:val="24"/>
          <w:szCs w:val="24"/>
        </w:rPr>
        <w:t>,</w:t>
      </w:r>
      <w:r w:rsidR="00B9087B" w:rsidRPr="009A2F8A">
        <w:rPr>
          <w:rFonts w:ascii="Times New Roman" w:eastAsia="Times New Roman" w:hAnsi="Times New Roman" w:cs="Times New Roman"/>
          <w:spacing w:val="-1"/>
          <w:sz w:val="24"/>
          <w:szCs w:val="24"/>
        </w:rPr>
        <w:t xml:space="preserve"> will dedicate </w:t>
      </w:r>
      <w:r w:rsidR="00B9087B" w:rsidRPr="00D10E45">
        <w:rPr>
          <w:rFonts w:ascii="Times New Roman" w:eastAsia="Times New Roman" w:hAnsi="Times New Roman" w:cs="Times New Roman"/>
          <w:spacing w:val="-1"/>
          <w:sz w:val="24"/>
          <w:szCs w:val="24"/>
        </w:rPr>
        <w:t>100% of his time to</w:t>
      </w:r>
      <w:r w:rsidR="00B9087B" w:rsidRPr="009A2F8A">
        <w:rPr>
          <w:rFonts w:ascii="Times New Roman" w:eastAsia="Times New Roman" w:hAnsi="Times New Roman" w:cs="Times New Roman"/>
          <w:spacing w:val="-1"/>
          <w:sz w:val="24"/>
          <w:szCs w:val="24"/>
        </w:rPr>
        <w:t xml:space="preserve"> </w:t>
      </w:r>
      <w:r w:rsidR="000C37E2">
        <w:rPr>
          <w:rFonts w:ascii="Times New Roman" w:eastAsia="Times New Roman" w:hAnsi="Times New Roman" w:cs="Times New Roman"/>
          <w:spacing w:val="-1"/>
          <w:sz w:val="24"/>
          <w:szCs w:val="24"/>
        </w:rPr>
        <w:t xml:space="preserve">coordinate and </w:t>
      </w:r>
      <w:r w:rsidR="00B9087B" w:rsidRPr="009A2F8A">
        <w:rPr>
          <w:rFonts w:ascii="Times New Roman" w:eastAsia="Times New Roman" w:hAnsi="Times New Roman" w:cs="Times New Roman"/>
          <w:spacing w:val="-1"/>
          <w:sz w:val="24"/>
          <w:szCs w:val="24"/>
        </w:rPr>
        <w:t>lead</w:t>
      </w:r>
      <w:r w:rsidR="000C5454" w:rsidRPr="000C5454">
        <w:rPr>
          <w:rFonts w:ascii="Times New Roman" w:eastAsia="Times New Roman" w:hAnsi="Times New Roman"/>
          <w:spacing w:val="-1"/>
          <w:sz w:val="24"/>
          <w:szCs w:val="24"/>
        </w:rPr>
        <w:t xml:space="preserve"> </w:t>
      </w:r>
      <w:r w:rsidR="000C37E2">
        <w:rPr>
          <w:rFonts w:ascii="Times New Roman" w:eastAsia="Times New Roman" w:hAnsi="Times New Roman"/>
          <w:spacing w:val="-1"/>
          <w:sz w:val="24"/>
          <w:szCs w:val="24"/>
        </w:rPr>
        <w:t xml:space="preserve">public-private sector </w:t>
      </w:r>
      <w:r w:rsidR="000C5454" w:rsidRPr="000C5454">
        <w:rPr>
          <w:rFonts w:ascii="Times New Roman" w:eastAsia="Times New Roman" w:hAnsi="Times New Roman"/>
          <w:spacing w:val="-1"/>
          <w:sz w:val="24"/>
          <w:szCs w:val="24"/>
        </w:rPr>
        <w:t xml:space="preserve">partnership development </w:t>
      </w:r>
      <w:r w:rsidR="000C37E2" w:rsidRPr="00875640">
        <w:rPr>
          <w:rFonts w:ascii="Times New Roman" w:eastAsia="Times New Roman" w:hAnsi="Times New Roman"/>
          <w:spacing w:val="-1"/>
          <w:sz w:val="24"/>
          <w:szCs w:val="24"/>
        </w:rPr>
        <w:t xml:space="preserve">and </w:t>
      </w:r>
      <w:r w:rsidR="000C5454" w:rsidRPr="00875640">
        <w:rPr>
          <w:rFonts w:ascii="Times New Roman" w:eastAsia="Times New Roman" w:hAnsi="Times New Roman"/>
          <w:spacing w:val="-1"/>
          <w:sz w:val="24"/>
          <w:szCs w:val="24"/>
        </w:rPr>
        <w:t xml:space="preserve">fundraising efforts </w:t>
      </w:r>
      <w:r w:rsidR="000C37E2" w:rsidRPr="00875640">
        <w:rPr>
          <w:rFonts w:ascii="Times New Roman" w:eastAsia="Times New Roman" w:hAnsi="Times New Roman"/>
          <w:spacing w:val="-1"/>
          <w:sz w:val="24"/>
          <w:szCs w:val="24"/>
        </w:rPr>
        <w:t xml:space="preserve">for 100K Strong competitions </w:t>
      </w:r>
      <w:r w:rsidR="000C5454" w:rsidRPr="00875640">
        <w:rPr>
          <w:rFonts w:ascii="Times New Roman" w:eastAsia="Times New Roman" w:hAnsi="Times New Roman"/>
          <w:spacing w:val="-1"/>
          <w:sz w:val="24"/>
          <w:szCs w:val="24"/>
        </w:rPr>
        <w:t xml:space="preserve">and serve as the primary point </w:t>
      </w:r>
      <w:r w:rsidR="000C37E2" w:rsidRPr="00875640">
        <w:rPr>
          <w:rFonts w:ascii="Times New Roman" w:eastAsia="Times New Roman" w:hAnsi="Times New Roman"/>
          <w:spacing w:val="-1"/>
          <w:sz w:val="24"/>
          <w:szCs w:val="24"/>
        </w:rPr>
        <w:t xml:space="preserve">for 100K Strong partnerships development. </w:t>
      </w:r>
      <w:r w:rsidR="000C5454" w:rsidRPr="00875640">
        <w:rPr>
          <w:rFonts w:ascii="Times New Roman" w:eastAsia="Times New Roman" w:hAnsi="Times New Roman"/>
          <w:spacing w:val="-1"/>
          <w:sz w:val="24"/>
          <w:szCs w:val="24"/>
        </w:rPr>
        <w:t xml:space="preserve">He will lead the Innovation Fund’s fundraising strategy in coordination with </w:t>
      </w:r>
      <w:r w:rsidR="00CB26D5" w:rsidRPr="00875640">
        <w:rPr>
          <w:rFonts w:ascii="Times New Roman" w:eastAsia="Times New Roman" w:hAnsi="Times New Roman"/>
          <w:spacing w:val="-1"/>
          <w:sz w:val="24"/>
          <w:szCs w:val="24"/>
        </w:rPr>
        <w:t xml:space="preserve">WHA/PDA and </w:t>
      </w:r>
      <w:r w:rsidR="000C5454" w:rsidRPr="00875640">
        <w:rPr>
          <w:rFonts w:ascii="Times New Roman" w:eastAsia="Times New Roman" w:hAnsi="Times New Roman"/>
          <w:spacing w:val="-1"/>
          <w:sz w:val="24"/>
          <w:szCs w:val="24"/>
        </w:rPr>
        <w:t xml:space="preserve">key stakeholders, including U.S. </w:t>
      </w:r>
      <w:r w:rsidR="00E81764">
        <w:rPr>
          <w:rFonts w:ascii="Times New Roman" w:eastAsia="Times New Roman" w:hAnsi="Times New Roman"/>
          <w:spacing w:val="-1"/>
          <w:sz w:val="24"/>
          <w:szCs w:val="24"/>
        </w:rPr>
        <w:t>E</w:t>
      </w:r>
      <w:r w:rsidR="00E81764" w:rsidRPr="00875640">
        <w:rPr>
          <w:rFonts w:ascii="Times New Roman" w:eastAsia="Times New Roman" w:hAnsi="Times New Roman"/>
          <w:spacing w:val="-1"/>
          <w:sz w:val="24"/>
          <w:szCs w:val="24"/>
        </w:rPr>
        <w:t>mbassies</w:t>
      </w:r>
      <w:r w:rsidR="000C5454" w:rsidRPr="00875640">
        <w:rPr>
          <w:rFonts w:ascii="Times New Roman" w:eastAsia="Times New Roman" w:hAnsi="Times New Roman"/>
          <w:spacing w:val="-1"/>
          <w:sz w:val="24"/>
          <w:szCs w:val="24"/>
        </w:rPr>
        <w:t>, HEIs, foundations, corporations,</w:t>
      </w:r>
      <w:r w:rsidR="00CB26D5" w:rsidRPr="00875640">
        <w:rPr>
          <w:rFonts w:ascii="Times New Roman" w:eastAsia="Times New Roman" w:hAnsi="Times New Roman"/>
          <w:spacing w:val="-1"/>
          <w:sz w:val="24"/>
          <w:szCs w:val="24"/>
        </w:rPr>
        <w:t xml:space="preserve"> and regional public sector entities</w:t>
      </w:r>
      <w:r w:rsidR="000C5454" w:rsidRPr="00875640">
        <w:rPr>
          <w:rFonts w:ascii="Times New Roman" w:eastAsia="Times New Roman" w:hAnsi="Times New Roman"/>
          <w:spacing w:val="-1"/>
          <w:sz w:val="24"/>
          <w:szCs w:val="24"/>
        </w:rPr>
        <w:t xml:space="preserve"> to </w:t>
      </w:r>
      <w:r w:rsidR="00CB26D5" w:rsidRPr="00875640">
        <w:rPr>
          <w:rFonts w:ascii="Times New Roman" w:eastAsia="Times New Roman" w:hAnsi="Times New Roman"/>
          <w:spacing w:val="-1"/>
          <w:sz w:val="24"/>
          <w:szCs w:val="24"/>
        </w:rPr>
        <w:t>cultivate and leverage non-USG</w:t>
      </w:r>
      <w:r w:rsidR="00AE262F" w:rsidRPr="00875640">
        <w:rPr>
          <w:rFonts w:ascii="Times New Roman" w:eastAsia="Times New Roman" w:hAnsi="Times New Roman"/>
          <w:spacing w:val="-1"/>
          <w:sz w:val="24"/>
          <w:szCs w:val="24"/>
        </w:rPr>
        <w:t xml:space="preserve"> </w:t>
      </w:r>
      <w:r w:rsidR="000C5454" w:rsidRPr="00875640">
        <w:rPr>
          <w:rFonts w:ascii="Times New Roman" w:eastAsia="Times New Roman" w:hAnsi="Times New Roman"/>
          <w:spacing w:val="-1"/>
          <w:sz w:val="24"/>
          <w:szCs w:val="24"/>
        </w:rPr>
        <w:t xml:space="preserve">support </w:t>
      </w:r>
      <w:r w:rsidR="00AE262F" w:rsidRPr="00875640">
        <w:rPr>
          <w:rFonts w:ascii="Times New Roman" w:eastAsia="Times New Roman" w:hAnsi="Times New Roman"/>
          <w:spacing w:val="-1"/>
          <w:sz w:val="24"/>
          <w:szCs w:val="24"/>
        </w:rPr>
        <w:t xml:space="preserve">and engagement for regional </w:t>
      </w:r>
      <w:r w:rsidR="000C5454" w:rsidRPr="00875640">
        <w:rPr>
          <w:rFonts w:ascii="Times New Roman" w:eastAsia="Times New Roman" w:hAnsi="Times New Roman"/>
          <w:spacing w:val="-1"/>
          <w:sz w:val="24"/>
          <w:szCs w:val="24"/>
        </w:rPr>
        <w:t>100K grant competitions.</w:t>
      </w:r>
      <w:r w:rsidR="00FF0CF8" w:rsidRPr="00875640">
        <w:rPr>
          <w:rFonts w:ascii="Times New Roman" w:eastAsia="Times New Roman" w:hAnsi="Times New Roman"/>
          <w:spacing w:val="-1"/>
          <w:sz w:val="24"/>
          <w:szCs w:val="24"/>
        </w:rPr>
        <w:t xml:space="preserve"> </w:t>
      </w:r>
      <w:r w:rsidR="000C5454" w:rsidRPr="00875640">
        <w:rPr>
          <w:rFonts w:ascii="Times New Roman" w:eastAsia="Times New Roman" w:hAnsi="Times New Roman"/>
          <w:spacing w:val="-1"/>
          <w:sz w:val="24"/>
          <w:szCs w:val="24"/>
        </w:rPr>
        <w:t xml:space="preserve">He will share </w:t>
      </w:r>
      <w:r w:rsidR="00AE262F" w:rsidRPr="00875640">
        <w:rPr>
          <w:rFonts w:ascii="Times New Roman" w:eastAsia="Times New Roman" w:hAnsi="Times New Roman"/>
          <w:spacing w:val="-1"/>
          <w:sz w:val="24"/>
          <w:szCs w:val="24"/>
        </w:rPr>
        <w:t xml:space="preserve">overall </w:t>
      </w:r>
      <w:r w:rsidR="000C5454" w:rsidRPr="00D10E45">
        <w:rPr>
          <w:rFonts w:ascii="Times New Roman" w:eastAsia="Times New Roman" w:hAnsi="Times New Roman"/>
          <w:spacing w:val="-1"/>
          <w:sz w:val="24"/>
          <w:szCs w:val="24"/>
        </w:rPr>
        <w:t>program oversight, focusing on donor management, with the Program Director.</w:t>
      </w:r>
      <w:r w:rsidR="00123240" w:rsidRPr="00D10E45">
        <w:rPr>
          <w:rFonts w:ascii="Times New Roman" w:eastAsia="Times New Roman" w:hAnsi="Times New Roman"/>
          <w:spacing w:val="-1"/>
          <w:sz w:val="24"/>
          <w:szCs w:val="24"/>
        </w:rPr>
        <w:t xml:space="preserve"> </w:t>
      </w:r>
      <w:r w:rsidR="00C35C16" w:rsidRPr="00D10E45">
        <w:rPr>
          <w:rFonts w:ascii="Times New Roman" w:eastAsia="Times New Roman" w:hAnsi="Times New Roman"/>
          <w:spacing w:val="-1"/>
          <w:sz w:val="24"/>
          <w:szCs w:val="24"/>
        </w:rPr>
        <w:t>The total for this position is</w:t>
      </w:r>
      <w:r w:rsidR="00C35C16" w:rsidRPr="00D10E45">
        <w:rPr>
          <w:rFonts w:ascii="Times New Roman" w:eastAsia="Times New Roman" w:hAnsi="Times New Roman"/>
          <w:b/>
          <w:spacing w:val="-1"/>
          <w:sz w:val="24"/>
          <w:szCs w:val="24"/>
        </w:rPr>
        <w:t xml:space="preserve"> $2</w:t>
      </w:r>
      <w:r w:rsidR="00123240" w:rsidRPr="00D10E45">
        <w:rPr>
          <w:rFonts w:ascii="Times New Roman" w:eastAsia="Times New Roman" w:hAnsi="Times New Roman"/>
          <w:b/>
          <w:spacing w:val="-1"/>
          <w:sz w:val="24"/>
          <w:szCs w:val="24"/>
        </w:rPr>
        <w:t>43</w:t>
      </w:r>
      <w:r w:rsidR="00C35C16" w:rsidRPr="00D10E45">
        <w:rPr>
          <w:rFonts w:ascii="Times New Roman" w:eastAsia="Times New Roman" w:hAnsi="Times New Roman"/>
          <w:b/>
          <w:spacing w:val="-1"/>
          <w:sz w:val="24"/>
          <w:szCs w:val="24"/>
        </w:rPr>
        <w:t>,</w:t>
      </w:r>
      <w:r w:rsidR="00123240" w:rsidRPr="00D10E45">
        <w:rPr>
          <w:rFonts w:ascii="Times New Roman" w:eastAsia="Times New Roman" w:hAnsi="Times New Roman"/>
          <w:b/>
          <w:spacing w:val="-1"/>
          <w:sz w:val="24"/>
          <w:szCs w:val="24"/>
        </w:rPr>
        <w:t>990</w:t>
      </w:r>
      <w:r w:rsidR="00C35C16" w:rsidRPr="00D10E45">
        <w:rPr>
          <w:rFonts w:ascii="Times New Roman" w:eastAsia="Times New Roman" w:hAnsi="Times New Roman"/>
          <w:b/>
          <w:spacing w:val="-1"/>
          <w:sz w:val="24"/>
          <w:szCs w:val="24"/>
        </w:rPr>
        <w:t xml:space="preserve"> </w:t>
      </w:r>
      <w:r w:rsidR="004D5909" w:rsidRPr="00D10E45">
        <w:rPr>
          <w:rFonts w:ascii="Times New Roman" w:eastAsia="Times New Roman" w:hAnsi="Times New Roman"/>
          <w:spacing w:val="-1"/>
          <w:sz w:val="24"/>
          <w:szCs w:val="24"/>
        </w:rPr>
        <w:t xml:space="preserve">for </w:t>
      </w:r>
      <w:del w:id="54" w:author="Penelope Kim" w:date="2025-12-17T09:47:00Z" w16du:dateUtc="2025-12-17T14:47:00Z">
        <w:r w:rsidR="004D5909" w:rsidRPr="00D10E45" w:rsidDel="004507D5">
          <w:rPr>
            <w:rFonts w:ascii="Times New Roman" w:eastAsia="Times New Roman" w:hAnsi="Times New Roman"/>
            <w:spacing w:val="-1"/>
            <w:sz w:val="24"/>
            <w:szCs w:val="24"/>
          </w:rPr>
          <w:delText xml:space="preserve">30 </w:delText>
        </w:r>
      </w:del>
      <w:ins w:id="55" w:author="Penelope Kim" w:date="2025-12-17T09:47:00Z" w16du:dateUtc="2025-12-17T14:47:00Z">
        <w:r w:rsidR="004507D5">
          <w:rPr>
            <w:rFonts w:ascii="Times New Roman" w:eastAsia="Times New Roman" w:hAnsi="Times New Roman"/>
            <w:spacing w:val="-1"/>
            <w:sz w:val="24"/>
            <w:szCs w:val="24"/>
          </w:rPr>
          <w:t>25</w:t>
        </w:r>
        <w:r w:rsidR="004507D5" w:rsidRPr="00D10E45">
          <w:rPr>
            <w:rFonts w:ascii="Times New Roman" w:eastAsia="Times New Roman" w:hAnsi="Times New Roman"/>
            <w:spacing w:val="-1"/>
            <w:sz w:val="24"/>
            <w:szCs w:val="24"/>
          </w:rPr>
          <w:t xml:space="preserve"> </w:t>
        </w:r>
      </w:ins>
      <w:r w:rsidR="004D5909" w:rsidRPr="00D10E45">
        <w:rPr>
          <w:rFonts w:ascii="Times New Roman" w:eastAsia="Times New Roman" w:hAnsi="Times New Roman"/>
          <w:spacing w:val="-1"/>
          <w:sz w:val="24"/>
          <w:szCs w:val="24"/>
        </w:rPr>
        <w:t>months.</w:t>
      </w:r>
      <w:r w:rsidR="00006746">
        <w:rPr>
          <w:rFonts w:ascii="Times New Roman" w:eastAsia="Times New Roman" w:hAnsi="Times New Roman"/>
          <w:spacing w:val="-1"/>
          <w:sz w:val="24"/>
          <w:szCs w:val="24"/>
        </w:rPr>
        <w:t xml:space="preserve"> </w:t>
      </w:r>
      <w:r w:rsidR="00006746" w:rsidRPr="00845516">
        <w:rPr>
          <w:rFonts w:ascii="Times New Roman" w:eastAsia="Times New Roman" w:hAnsi="Times New Roman"/>
          <w:i/>
          <w:iCs/>
          <w:color w:val="EE0000"/>
          <w:spacing w:val="-1"/>
          <w:sz w:val="24"/>
          <w:szCs w:val="24"/>
        </w:rPr>
        <w:t xml:space="preserve">NOTE: This position </w:t>
      </w:r>
      <w:del w:id="56" w:author="Penelope Kim" w:date="2025-12-17T09:47:00Z" w16du:dateUtc="2025-12-17T14:47:00Z">
        <w:r w:rsidR="00006746" w:rsidRPr="00845516" w:rsidDel="004F65E3">
          <w:rPr>
            <w:rFonts w:ascii="Times New Roman" w:eastAsia="Times New Roman" w:hAnsi="Times New Roman"/>
            <w:i/>
            <w:iCs/>
            <w:color w:val="EE0000"/>
            <w:spacing w:val="-1"/>
            <w:sz w:val="24"/>
            <w:szCs w:val="24"/>
          </w:rPr>
          <w:delText>will not</w:delText>
        </w:r>
      </w:del>
      <w:ins w:id="57" w:author="Penelope Kim" w:date="2025-12-17T09:47:00Z" w16du:dateUtc="2025-12-17T14:47:00Z">
        <w:r w:rsidR="004F65E3">
          <w:rPr>
            <w:rFonts w:ascii="Times New Roman" w:eastAsia="Times New Roman" w:hAnsi="Times New Roman"/>
            <w:i/>
            <w:iCs/>
            <w:color w:val="EE0000"/>
            <w:spacing w:val="-1"/>
            <w:sz w:val="24"/>
            <w:szCs w:val="24"/>
          </w:rPr>
          <w:t>was</w:t>
        </w:r>
      </w:ins>
      <w:del w:id="58" w:author="Penelope Kim" w:date="2025-12-17T09:48:00Z" w16du:dateUtc="2025-12-17T14:48:00Z">
        <w:r w:rsidR="00006746" w:rsidRPr="00845516" w:rsidDel="004F65E3">
          <w:rPr>
            <w:rFonts w:ascii="Times New Roman" w:eastAsia="Times New Roman" w:hAnsi="Times New Roman"/>
            <w:i/>
            <w:iCs/>
            <w:color w:val="EE0000"/>
            <w:spacing w:val="-1"/>
            <w:sz w:val="24"/>
            <w:szCs w:val="24"/>
          </w:rPr>
          <w:delText xml:space="preserve"> be</w:delText>
        </w:r>
      </w:del>
      <w:ins w:id="59" w:author="Penelope Kim" w:date="2025-12-17T09:48:00Z" w16du:dateUtc="2025-12-17T14:48:00Z">
        <w:r w:rsidR="004F65E3">
          <w:rPr>
            <w:rFonts w:ascii="Times New Roman" w:eastAsia="Times New Roman" w:hAnsi="Times New Roman"/>
            <w:i/>
            <w:iCs/>
            <w:color w:val="EE0000"/>
            <w:spacing w:val="-1"/>
            <w:sz w:val="24"/>
            <w:szCs w:val="24"/>
          </w:rPr>
          <w:t xml:space="preserve"> not</w:t>
        </w:r>
      </w:ins>
      <w:r w:rsidR="00006746" w:rsidRPr="00845516">
        <w:rPr>
          <w:rFonts w:ascii="Times New Roman" w:eastAsia="Times New Roman" w:hAnsi="Times New Roman"/>
          <w:i/>
          <w:iCs/>
          <w:color w:val="EE0000"/>
          <w:spacing w:val="-1"/>
          <w:sz w:val="24"/>
          <w:szCs w:val="24"/>
        </w:rPr>
        <w:t xml:space="preserve"> </w:t>
      </w:r>
      <w:r w:rsidR="00D93A3D" w:rsidRPr="00845516">
        <w:rPr>
          <w:rFonts w:ascii="Times New Roman" w:eastAsia="Times New Roman" w:hAnsi="Times New Roman"/>
          <w:i/>
          <w:iCs/>
          <w:color w:val="EE0000"/>
          <w:spacing w:val="-1"/>
          <w:sz w:val="24"/>
          <w:szCs w:val="24"/>
        </w:rPr>
        <w:t>renewed/</w:t>
      </w:r>
      <w:r w:rsidR="00006746" w:rsidRPr="00845516">
        <w:rPr>
          <w:rFonts w:ascii="Times New Roman" w:eastAsia="Times New Roman" w:hAnsi="Times New Roman"/>
          <w:i/>
          <w:iCs/>
          <w:color w:val="EE0000"/>
          <w:spacing w:val="-1"/>
          <w:sz w:val="24"/>
          <w:szCs w:val="24"/>
        </w:rPr>
        <w:t xml:space="preserve">filled </w:t>
      </w:r>
      <w:del w:id="60" w:author="Penelope Kim" w:date="2025-12-17T09:48:00Z" w16du:dateUtc="2025-12-17T14:48:00Z">
        <w:r w:rsidR="00006746" w:rsidRPr="00845516" w:rsidDel="00B37C45">
          <w:rPr>
            <w:rFonts w:ascii="Times New Roman" w:eastAsia="Times New Roman" w:hAnsi="Times New Roman"/>
            <w:i/>
            <w:iCs/>
            <w:color w:val="EE0000"/>
            <w:spacing w:val="-1"/>
            <w:sz w:val="24"/>
            <w:szCs w:val="24"/>
          </w:rPr>
          <w:delText xml:space="preserve">during the Cost Amendment </w:delText>
        </w:r>
        <w:r w:rsidR="00006746" w:rsidRPr="00845516" w:rsidDel="00B37C45">
          <w:rPr>
            <w:rFonts w:ascii="Times New Roman" w:eastAsia="Times New Roman" w:hAnsi="Times New Roman" w:cs="Times New Roman"/>
            <w:i/>
            <w:iCs/>
            <w:color w:val="EE0000"/>
            <w:spacing w:val="-1"/>
            <w:sz w:val="24"/>
            <w:szCs w:val="24"/>
          </w:rPr>
          <w:delText>period</w:delText>
        </w:r>
      </w:del>
      <w:ins w:id="61" w:author="Penelope Kim" w:date="2025-12-17T09:48:00Z" w16du:dateUtc="2025-12-17T14:48:00Z">
        <w:r w:rsidR="00B37C45">
          <w:rPr>
            <w:rFonts w:ascii="Times New Roman" w:eastAsia="Times New Roman" w:hAnsi="Times New Roman"/>
            <w:i/>
            <w:iCs/>
            <w:color w:val="EE0000"/>
            <w:spacing w:val="-1"/>
            <w:sz w:val="24"/>
            <w:szCs w:val="24"/>
          </w:rPr>
          <w:t>in 2025</w:t>
        </w:r>
      </w:ins>
      <w:ins w:id="62" w:author="Penelope Kim" w:date="2025-12-17T10:04:00Z" w16du:dateUtc="2025-12-17T15:04:00Z">
        <w:r w:rsidR="00D95398">
          <w:rPr>
            <w:rFonts w:ascii="Times New Roman" w:eastAsia="Times New Roman" w:hAnsi="Times New Roman"/>
            <w:i/>
            <w:iCs/>
            <w:color w:val="EE0000"/>
            <w:spacing w:val="-1"/>
            <w:sz w:val="24"/>
            <w:szCs w:val="24"/>
          </w:rPr>
          <w:t xml:space="preserve"> due to the Program’s suspension and other </w:t>
        </w:r>
      </w:ins>
      <w:ins w:id="63" w:author="Penelope Kim" w:date="2025-12-17T10:06:00Z" w16du:dateUtc="2025-12-17T15:06:00Z">
        <w:r w:rsidR="00BE103C">
          <w:rPr>
            <w:rFonts w:ascii="Times New Roman" w:eastAsia="Times New Roman" w:hAnsi="Times New Roman"/>
            <w:i/>
            <w:iCs/>
            <w:color w:val="EE0000"/>
            <w:spacing w:val="-1"/>
            <w:sz w:val="24"/>
            <w:szCs w:val="24"/>
          </w:rPr>
          <w:t xml:space="preserve">100K and </w:t>
        </w:r>
      </w:ins>
      <w:ins w:id="64" w:author="Penelope Kim" w:date="2025-12-17T10:04:00Z" w16du:dateUtc="2025-12-17T15:04:00Z">
        <w:r w:rsidR="00D95398">
          <w:rPr>
            <w:rFonts w:ascii="Times New Roman" w:eastAsia="Times New Roman" w:hAnsi="Times New Roman"/>
            <w:i/>
            <w:iCs/>
            <w:color w:val="EE0000"/>
            <w:spacing w:val="-1"/>
            <w:sz w:val="24"/>
            <w:szCs w:val="24"/>
          </w:rPr>
          <w:t xml:space="preserve">USG award terminations that affected </w:t>
        </w:r>
      </w:ins>
      <w:ins w:id="65" w:author="Penelope Kim" w:date="2025-12-17T10:05:00Z" w16du:dateUtc="2025-12-17T15:05:00Z">
        <w:r w:rsidR="00554028">
          <w:rPr>
            <w:rFonts w:ascii="Times New Roman" w:eastAsia="Times New Roman" w:hAnsi="Times New Roman"/>
            <w:i/>
            <w:iCs/>
            <w:color w:val="EE0000"/>
            <w:spacing w:val="-1"/>
            <w:sz w:val="24"/>
            <w:szCs w:val="24"/>
          </w:rPr>
          <w:t>POA</w:t>
        </w:r>
      </w:ins>
      <w:ins w:id="66" w:author="Penelope Kim" w:date="2025-12-17T10:06:00Z" w16du:dateUtc="2025-12-17T15:06:00Z">
        <w:r w:rsidR="00450DCB">
          <w:rPr>
            <w:rFonts w:ascii="Times New Roman" w:eastAsia="Times New Roman" w:hAnsi="Times New Roman"/>
            <w:i/>
            <w:iCs/>
            <w:color w:val="EE0000"/>
            <w:spacing w:val="-1"/>
            <w:sz w:val="24"/>
            <w:szCs w:val="24"/>
          </w:rPr>
          <w:t>’s financial capacity</w:t>
        </w:r>
      </w:ins>
      <w:r w:rsidR="00006746" w:rsidRPr="00845516">
        <w:rPr>
          <w:rFonts w:ascii="Times New Roman" w:eastAsia="Times New Roman" w:hAnsi="Times New Roman" w:cs="Times New Roman"/>
          <w:i/>
          <w:iCs/>
          <w:color w:val="EE0000"/>
          <w:spacing w:val="-1"/>
          <w:sz w:val="24"/>
          <w:szCs w:val="24"/>
        </w:rPr>
        <w:t>. Responsibilities under this role will be assumed and shared by the Senior Director and Program Director</w:t>
      </w:r>
      <w:r w:rsidR="00A92A9B" w:rsidRPr="00845516">
        <w:rPr>
          <w:rFonts w:ascii="Times New Roman" w:eastAsia="Times New Roman" w:hAnsi="Times New Roman" w:cs="Times New Roman"/>
          <w:i/>
          <w:iCs/>
          <w:color w:val="EE0000"/>
          <w:spacing w:val="-1"/>
          <w:sz w:val="24"/>
          <w:szCs w:val="24"/>
        </w:rPr>
        <w:t>.</w:t>
      </w:r>
    </w:p>
    <w:p w14:paraId="26FF7EE5" w14:textId="0FF41C48" w:rsidR="008C72EF" w:rsidRPr="00A92A9B" w:rsidRDefault="00F859AE" w:rsidP="00A92A9B">
      <w:pPr>
        <w:pStyle w:val="ListParagraph"/>
        <w:numPr>
          <w:ilvl w:val="2"/>
          <w:numId w:val="4"/>
        </w:numPr>
        <w:jc w:val="both"/>
      </w:pPr>
      <w:r w:rsidRPr="00A92A9B">
        <w:rPr>
          <w:rFonts w:ascii="Times New Roman" w:hAnsi="Times New Roman" w:cs="Times New Roman"/>
          <w:b/>
          <w:spacing w:val="-1"/>
          <w:sz w:val="24"/>
          <w:szCs w:val="24"/>
        </w:rPr>
        <w:lastRenderedPageBreak/>
        <w:t xml:space="preserve">Program </w:t>
      </w:r>
      <w:r w:rsidR="00E16FDF" w:rsidRPr="00A92A9B">
        <w:rPr>
          <w:rFonts w:ascii="Times New Roman" w:hAnsi="Times New Roman" w:cs="Times New Roman"/>
          <w:b/>
          <w:spacing w:val="-1"/>
          <w:sz w:val="24"/>
          <w:szCs w:val="24"/>
        </w:rPr>
        <w:t>Director</w:t>
      </w:r>
      <w:r w:rsidR="008D38F6" w:rsidRPr="00A92A9B">
        <w:rPr>
          <w:rFonts w:ascii="Times New Roman" w:hAnsi="Times New Roman" w:cs="Times New Roman"/>
          <w:spacing w:val="-1"/>
          <w:sz w:val="24"/>
          <w:szCs w:val="24"/>
        </w:rPr>
        <w:t>*</w:t>
      </w:r>
      <w:r w:rsidR="00FE339E" w:rsidRPr="00A92A9B">
        <w:rPr>
          <w:rFonts w:ascii="Times New Roman" w:hAnsi="Times New Roman" w:cs="Times New Roman"/>
          <w:sz w:val="24"/>
          <w:szCs w:val="24"/>
        </w:rPr>
        <w:t xml:space="preserve"> – </w:t>
      </w:r>
      <w:r w:rsidR="00A56DF9" w:rsidRPr="00A92A9B">
        <w:rPr>
          <w:rFonts w:ascii="Times New Roman" w:hAnsi="Times New Roman" w:cs="Times New Roman"/>
          <w:spacing w:val="-1"/>
          <w:sz w:val="24"/>
          <w:szCs w:val="24"/>
        </w:rPr>
        <w:t>Penelope Kim</w:t>
      </w:r>
      <w:r w:rsidR="00E16FDF" w:rsidRPr="00A92A9B">
        <w:rPr>
          <w:rFonts w:ascii="Times New Roman" w:hAnsi="Times New Roman" w:cs="Times New Roman"/>
          <w:spacing w:val="-1"/>
          <w:sz w:val="24"/>
          <w:szCs w:val="24"/>
        </w:rPr>
        <w:t>,</w:t>
      </w:r>
      <w:r w:rsidR="00E16FDF" w:rsidRPr="00A92A9B">
        <w:rPr>
          <w:rFonts w:ascii="Times New Roman" w:hAnsi="Times New Roman" w:cs="Times New Roman"/>
          <w:sz w:val="24"/>
          <w:szCs w:val="24"/>
        </w:rPr>
        <w:t xml:space="preserve"> </w:t>
      </w:r>
      <w:r w:rsidR="009763EF" w:rsidRPr="00A92A9B">
        <w:rPr>
          <w:rFonts w:ascii="Times New Roman" w:hAnsi="Times New Roman" w:cs="Times New Roman"/>
          <w:spacing w:val="-1"/>
          <w:sz w:val="24"/>
          <w:szCs w:val="24"/>
        </w:rPr>
        <w:t xml:space="preserve">with an annual salary of $93,000 equal to </w:t>
      </w:r>
      <w:r w:rsidR="00E11A51" w:rsidRPr="00A92A9B">
        <w:rPr>
          <w:rFonts w:ascii="Times New Roman" w:hAnsi="Times New Roman" w:cs="Times New Roman"/>
          <w:sz w:val="24"/>
          <w:szCs w:val="24"/>
        </w:rPr>
        <w:t>$7,750</w:t>
      </w:r>
      <w:r w:rsidR="009763EF" w:rsidRPr="00A92A9B">
        <w:rPr>
          <w:rFonts w:ascii="Times New Roman" w:hAnsi="Times New Roman" w:cs="Times New Roman"/>
          <w:sz w:val="24"/>
          <w:szCs w:val="24"/>
        </w:rPr>
        <w:t>/month</w:t>
      </w:r>
      <w:r w:rsidR="00D15ADB" w:rsidRPr="00A92A9B">
        <w:rPr>
          <w:rFonts w:ascii="Times New Roman" w:hAnsi="Times New Roman" w:cs="Times New Roman"/>
          <w:sz w:val="24"/>
          <w:szCs w:val="24"/>
        </w:rPr>
        <w:t>,</w:t>
      </w:r>
      <w:r w:rsidR="00E11A51" w:rsidRPr="00A92A9B">
        <w:rPr>
          <w:rFonts w:ascii="Times New Roman" w:hAnsi="Times New Roman" w:cs="Times New Roman"/>
          <w:sz w:val="24"/>
          <w:szCs w:val="24"/>
        </w:rPr>
        <w:t xml:space="preserve"> will dedicate </w:t>
      </w:r>
      <w:r w:rsidR="00842E2F" w:rsidRPr="00A92A9B">
        <w:rPr>
          <w:rFonts w:ascii="Times New Roman" w:hAnsi="Times New Roman" w:cs="Times New Roman"/>
          <w:sz w:val="24"/>
          <w:szCs w:val="24"/>
        </w:rPr>
        <w:t>10</w:t>
      </w:r>
      <w:r w:rsidR="00AC29BE" w:rsidRPr="00A92A9B">
        <w:rPr>
          <w:rFonts w:ascii="Times New Roman" w:hAnsi="Times New Roman" w:cs="Times New Roman"/>
          <w:sz w:val="24"/>
          <w:szCs w:val="24"/>
        </w:rPr>
        <w:t xml:space="preserve">0% of her time </w:t>
      </w:r>
      <w:r w:rsidR="008D6C29" w:rsidRPr="00A92A9B">
        <w:rPr>
          <w:rFonts w:ascii="Times New Roman" w:hAnsi="Times New Roman" w:cs="Times New Roman"/>
          <w:sz w:val="24"/>
          <w:szCs w:val="24"/>
        </w:rPr>
        <w:t xml:space="preserve">to lead </w:t>
      </w:r>
      <w:r w:rsidR="00AE262F" w:rsidRPr="00A92A9B">
        <w:rPr>
          <w:rFonts w:ascii="Times New Roman" w:hAnsi="Times New Roman" w:cs="Times New Roman"/>
          <w:b/>
          <w:bCs/>
          <w:sz w:val="24"/>
          <w:szCs w:val="24"/>
        </w:rPr>
        <w:t>overall</w:t>
      </w:r>
      <w:r w:rsidR="00AE262F" w:rsidRPr="00A92A9B">
        <w:rPr>
          <w:rFonts w:ascii="Times New Roman" w:hAnsi="Times New Roman" w:cs="Times New Roman"/>
          <w:sz w:val="24"/>
          <w:szCs w:val="24"/>
        </w:rPr>
        <w:t xml:space="preserve"> 100K Strong </w:t>
      </w:r>
      <w:r w:rsidR="008D6C29" w:rsidRPr="00A92A9B">
        <w:rPr>
          <w:rFonts w:ascii="Times New Roman" w:hAnsi="Times New Roman" w:cs="Times New Roman"/>
          <w:sz w:val="24"/>
          <w:szCs w:val="24"/>
        </w:rPr>
        <w:t xml:space="preserve">program and </w:t>
      </w:r>
      <w:r w:rsidR="00472F37" w:rsidRPr="00A92A9B">
        <w:rPr>
          <w:rFonts w:ascii="Times New Roman" w:hAnsi="Times New Roman" w:cs="Times New Roman"/>
          <w:sz w:val="24"/>
          <w:szCs w:val="24"/>
        </w:rPr>
        <w:t xml:space="preserve">administrative and </w:t>
      </w:r>
      <w:r w:rsidR="008D6C29" w:rsidRPr="00A92A9B">
        <w:rPr>
          <w:rFonts w:ascii="Times New Roman" w:hAnsi="Times New Roman" w:cs="Times New Roman"/>
          <w:sz w:val="24"/>
          <w:szCs w:val="24"/>
        </w:rPr>
        <w:t>financial operations</w:t>
      </w:r>
      <w:r w:rsidR="00AE262F" w:rsidRPr="00A92A9B">
        <w:rPr>
          <w:rFonts w:ascii="Times New Roman" w:hAnsi="Times New Roman" w:cs="Times New Roman"/>
          <w:sz w:val="24"/>
          <w:szCs w:val="24"/>
        </w:rPr>
        <w:t>;</w:t>
      </w:r>
      <w:r w:rsidR="008D6C29" w:rsidRPr="00A92A9B">
        <w:rPr>
          <w:rFonts w:ascii="Times New Roman" w:hAnsi="Times New Roman" w:cs="Times New Roman"/>
          <w:sz w:val="24"/>
          <w:szCs w:val="24"/>
        </w:rPr>
        <w:t xml:space="preserve"> ensure </w:t>
      </w:r>
      <w:r w:rsidR="009C6024" w:rsidRPr="00A92A9B">
        <w:rPr>
          <w:rFonts w:ascii="Times New Roman" w:hAnsi="Times New Roman" w:cs="Times New Roman"/>
          <w:sz w:val="24"/>
          <w:szCs w:val="24"/>
        </w:rPr>
        <w:t xml:space="preserve">cooperative agreement and </w:t>
      </w:r>
      <w:r w:rsidR="008D6C29" w:rsidRPr="00A92A9B">
        <w:rPr>
          <w:rFonts w:ascii="Times New Roman" w:hAnsi="Times New Roman" w:cs="Times New Roman"/>
          <w:sz w:val="24"/>
          <w:szCs w:val="24"/>
        </w:rPr>
        <w:t>grant compliance with WHA</w:t>
      </w:r>
      <w:r w:rsidR="009C6024" w:rsidRPr="00A92A9B">
        <w:rPr>
          <w:rFonts w:ascii="Times New Roman" w:hAnsi="Times New Roman" w:cs="Times New Roman"/>
          <w:sz w:val="24"/>
          <w:szCs w:val="24"/>
        </w:rPr>
        <w:t xml:space="preserve"> and Posts; oversee </w:t>
      </w:r>
      <w:r w:rsidR="008D6C29" w:rsidRPr="00A92A9B">
        <w:rPr>
          <w:rFonts w:ascii="Times New Roman" w:hAnsi="Times New Roman" w:cs="Times New Roman"/>
          <w:sz w:val="24"/>
          <w:szCs w:val="24"/>
        </w:rPr>
        <w:t xml:space="preserve">contract compliance with </w:t>
      </w:r>
      <w:r w:rsidR="009C6024" w:rsidRPr="00A92A9B">
        <w:rPr>
          <w:rFonts w:ascii="Times New Roman" w:hAnsi="Times New Roman" w:cs="Times New Roman"/>
          <w:sz w:val="24"/>
          <w:szCs w:val="24"/>
        </w:rPr>
        <w:t xml:space="preserve">non-USG </w:t>
      </w:r>
      <w:r w:rsidR="00875640" w:rsidRPr="00A92A9B">
        <w:rPr>
          <w:rFonts w:ascii="Times New Roman" w:hAnsi="Times New Roman" w:cs="Times New Roman"/>
          <w:sz w:val="24"/>
          <w:szCs w:val="24"/>
        </w:rPr>
        <w:t xml:space="preserve">donors; </w:t>
      </w:r>
      <w:r w:rsidR="00E347B8" w:rsidRPr="00A92A9B">
        <w:rPr>
          <w:rFonts w:ascii="Times New Roman" w:hAnsi="Times New Roman" w:cs="Times New Roman"/>
          <w:sz w:val="24"/>
          <w:szCs w:val="24"/>
        </w:rPr>
        <w:t>and</w:t>
      </w:r>
      <w:r w:rsidR="009C6024" w:rsidRPr="00A92A9B">
        <w:rPr>
          <w:rFonts w:ascii="Times New Roman" w:hAnsi="Times New Roman" w:cs="Times New Roman"/>
          <w:sz w:val="24"/>
          <w:szCs w:val="24"/>
        </w:rPr>
        <w:t xml:space="preserve"> </w:t>
      </w:r>
      <w:r w:rsidR="00AB6022" w:rsidRPr="00A92A9B">
        <w:rPr>
          <w:rFonts w:ascii="Times New Roman" w:hAnsi="Times New Roman" w:cs="Times New Roman"/>
          <w:sz w:val="24"/>
          <w:szCs w:val="24"/>
        </w:rPr>
        <w:t>ensure communications</w:t>
      </w:r>
      <w:r w:rsidR="001A094D" w:rsidRPr="00A92A9B">
        <w:rPr>
          <w:rFonts w:ascii="Times New Roman" w:hAnsi="Times New Roman" w:cs="Times New Roman"/>
          <w:sz w:val="24"/>
          <w:szCs w:val="24"/>
        </w:rPr>
        <w:t xml:space="preserve"> and POA grant </w:t>
      </w:r>
      <w:r w:rsidR="008D6C29" w:rsidRPr="00A92A9B">
        <w:rPr>
          <w:rFonts w:ascii="Times New Roman" w:hAnsi="Times New Roman" w:cs="Times New Roman"/>
          <w:sz w:val="24"/>
          <w:szCs w:val="24"/>
        </w:rPr>
        <w:t xml:space="preserve">compliance with </w:t>
      </w:r>
      <w:r w:rsidR="001A094D" w:rsidRPr="00A92A9B">
        <w:rPr>
          <w:rFonts w:ascii="Times New Roman" w:hAnsi="Times New Roman" w:cs="Times New Roman"/>
          <w:sz w:val="24"/>
          <w:szCs w:val="24"/>
        </w:rPr>
        <w:t>domestic and regional 100K Strong</w:t>
      </w:r>
      <w:r w:rsidR="00472F37" w:rsidRPr="00A92A9B">
        <w:rPr>
          <w:rFonts w:ascii="Times New Roman" w:hAnsi="Times New Roman" w:cs="Times New Roman"/>
          <w:sz w:val="24"/>
          <w:szCs w:val="24"/>
        </w:rPr>
        <w:t xml:space="preserve"> </w:t>
      </w:r>
      <w:r w:rsidR="001A094D" w:rsidRPr="00A92A9B">
        <w:rPr>
          <w:rFonts w:ascii="Times New Roman" w:hAnsi="Times New Roman" w:cs="Times New Roman"/>
          <w:sz w:val="24"/>
          <w:szCs w:val="24"/>
        </w:rPr>
        <w:t xml:space="preserve">grant winning </w:t>
      </w:r>
      <w:r w:rsidR="008D6C29" w:rsidRPr="00A92A9B">
        <w:rPr>
          <w:rFonts w:ascii="Times New Roman" w:hAnsi="Times New Roman" w:cs="Times New Roman"/>
          <w:sz w:val="24"/>
          <w:szCs w:val="24"/>
        </w:rPr>
        <w:t>HEI</w:t>
      </w:r>
      <w:r w:rsidR="001A094D" w:rsidRPr="00A92A9B">
        <w:rPr>
          <w:rFonts w:ascii="Times New Roman" w:hAnsi="Times New Roman" w:cs="Times New Roman"/>
          <w:sz w:val="24"/>
          <w:szCs w:val="24"/>
        </w:rPr>
        <w:t xml:space="preserve"> teams</w:t>
      </w:r>
      <w:r w:rsidR="008D6C29" w:rsidRPr="00A92A9B">
        <w:rPr>
          <w:rFonts w:ascii="Times New Roman" w:hAnsi="Times New Roman" w:cs="Times New Roman"/>
          <w:sz w:val="24"/>
          <w:szCs w:val="24"/>
        </w:rPr>
        <w:t>. She will oversee all aspects of program implementation to ensure align</w:t>
      </w:r>
      <w:r w:rsidR="001A094D" w:rsidRPr="00A92A9B">
        <w:rPr>
          <w:rFonts w:ascii="Times New Roman" w:hAnsi="Times New Roman" w:cs="Times New Roman"/>
          <w:sz w:val="24"/>
          <w:szCs w:val="24"/>
        </w:rPr>
        <w:t>ment</w:t>
      </w:r>
      <w:r w:rsidR="008D6C29" w:rsidRPr="00A92A9B">
        <w:rPr>
          <w:rFonts w:ascii="Times New Roman" w:hAnsi="Times New Roman" w:cs="Times New Roman"/>
          <w:sz w:val="24"/>
          <w:szCs w:val="24"/>
        </w:rPr>
        <w:t xml:space="preserve"> with program </w:t>
      </w:r>
      <w:r w:rsidR="001A094D" w:rsidRPr="00A92A9B">
        <w:rPr>
          <w:rFonts w:ascii="Times New Roman" w:hAnsi="Times New Roman" w:cs="Times New Roman"/>
          <w:sz w:val="24"/>
          <w:szCs w:val="24"/>
        </w:rPr>
        <w:t xml:space="preserve">and policy </w:t>
      </w:r>
      <w:r w:rsidR="008D6C29" w:rsidRPr="00A92A9B">
        <w:rPr>
          <w:rFonts w:ascii="Times New Roman" w:hAnsi="Times New Roman" w:cs="Times New Roman"/>
          <w:sz w:val="24"/>
          <w:szCs w:val="24"/>
        </w:rPr>
        <w:t>goals,</w:t>
      </w:r>
      <w:r w:rsidR="001A094D" w:rsidRPr="00A92A9B">
        <w:rPr>
          <w:rFonts w:ascii="Times New Roman" w:hAnsi="Times New Roman" w:cs="Times New Roman"/>
          <w:sz w:val="24"/>
          <w:szCs w:val="24"/>
        </w:rPr>
        <w:t xml:space="preserve"> in coordination with WHA/PDA,</w:t>
      </w:r>
      <w:r w:rsidR="008D6C29" w:rsidRPr="00A92A9B">
        <w:rPr>
          <w:rFonts w:ascii="Times New Roman" w:hAnsi="Times New Roman" w:cs="Times New Roman"/>
          <w:sz w:val="24"/>
          <w:szCs w:val="24"/>
        </w:rPr>
        <w:t xml:space="preserve"> </w:t>
      </w:r>
      <w:r w:rsidR="001A094D" w:rsidRPr="00A92A9B">
        <w:rPr>
          <w:rFonts w:ascii="Times New Roman" w:hAnsi="Times New Roman" w:cs="Times New Roman"/>
          <w:sz w:val="24"/>
          <w:szCs w:val="24"/>
        </w:rPr>
        <w:t xml:space="preserve">and </w:t>
      </w:r>
      <w:r w:rsidR="008D6C29" w:rsidRPr="00A92A9B">
        <w:rPr>
          <w:rFonts w:ascii="Times New Roman" w:hAnsi="Times New Roman" w:cs="Times New Roman"/>
          <w:sz w:val="24"/>
          <w:szCs w:val="24"/>
        </w:rPr>
        <w:t xml:space="preserve">strengthen the 100K program’s relationship with HEIs. </w:t>
      </w:r>
      <w:r w:rsidR="00095AD0" w:rsidRPr="00A92A9B">
        <w:rPr>
          <w:rFonts w:ascii="Times New Roman" w:hAnsi="Times New Roman" w:cs="Times New Roman"/>
          <w:sz w:val="24"/>
          <w:szCs w:val="24"/>
        </w:rPr>
        <w:t xml:space="preserve">This includes </w:t>
      </w:r>
      <w:r w:rsidR="003D5A51" w:rsidRPr="00A92A9B">
        <w:rPr>
          <w:rFonts w:ascii="Times New Roman" w:hAnsi="Times New Roman" w:cs="Times New Roman"/>
          <w:sz w:val="24"/>
          <w:szCs w:val="24"/>
        </w:rPr>
        <w:t xml:space="preserve">the </w:t>
      </w:r>
      <w:r w:rsidR="009A223C" w:rsidRPr="00A92A9B">
        <w:rPr>
          <w:rFonts w:ascii="Times New Roman" w:hAnsi="Times New Roman" w:cs="Times New Roman"/>
          <w:sz w:val="24"/>
          <w:szCs w:val="24"/>
        </w:rPr>
        <w:t xml:space="preserve">planning, design, and execution of the </w:t>
      </w:r>
      <w:r w:rsidR="003D5A51" w:rsidRPr="00A92A9B">
        <w:rPr>
          <w:rFonts w:ascii="Times New Roman" w:hAnsi="Times New Roman" w:cs="Times New Roman"/>
          <w:sz w:val="24"/>
          <w:szCs w:val="24"/>
        </w:rPr>
        <w:t>100K Strong grant competitions</w:t>
      </w:r>
      <w:r w:rsidR="00B22512" w:rsidRPr="00A92A9B">
        <w:rPr>
          <w:rFonts w:ascii="Times New Roman" w:hAnsi="Times New Roman" w:cs="Times New Roman"/>
          <w:sz w:val="24"/>
          <w:szCs w:val="24"/>
        </w:rPr>
        <w:t xml:space="preserve"> and </w:t>
      </w:r>
      <w:r w:rsidR="002B5C7A" w:rsidRPr="00A92A9B">
        <w:rPr>
          <w:rFonts w:ascii="Times New Roman" w:hAnsi="Times New Roman" w:cs="Times New Roman"/>
          <w:sz w:val="24"/>
          <w:szCs w:val="24"/>
        </w:rPr>
        <w:t xml:space="preserve">monitoring and support of </w:t>
      </w:r>
      <w:r w:rsidR="005B51D5" w:rsidRPr="00A92A9B">
        <w:rPr>
          <w:rFonts w:ascii="Times New Roman" w:hAnsi="Times New Roman" w:cs="Times New Roman"/>
          <w:sz w:val="24"/>
          <w:szCs w:val="24"/>
        </w:rPr>
        <w:t>HEI grantee</w:t>
      </w:r>
      <w:r w:rsidR="009A223C" w:rsidRPr="00A92A9B">
        <w:rPr>
          <w:rFonts w:ascii="Times New Roman" w:hAnsi="Times New Roman" w:cs="Times New Roman"/>
          <w:sz w:val="24"/>
          <w:szCs w:val="24"/>
        </w:rPr>
        <w:t>s</w:t>
      </w:r>
      <w:r w:rsidR="005B51D5" w:rsidRPr="00A92A9B">
        <w:rPr>
          <w:rFonts w:ascii="Times New Roman" w:hAnsi="Times New Roman" w:cs="Times New Roman"/>
          <w:sz w:val="24"/>
          <w:szCs w:val="24"/>
        </w:rPr>
        <w:t xml:space="preserve"> in the implementation of their projects</w:t>
      </w:r>
      <w:r w:rsidR="00B22512" w:rsidRPr="00A92A9B">
        <w:rPr>
          <w:rFonts w:ascii="Times New Roman" w:hAnsi="Times New Roman" w:cs="Times New Roman"/>
          <w:sz w:val="24"/>
          <w:szCs w:val="24"/>
        </w:rPr>
        <w:t xml:space="preserve">. </w:t>
      </w:r>
      <w:r w:rsidR="00095AD0" w:rsidRPr="00A92A9B">
        <w:rPr>
          <w:rFonts w:ascii="Times New Roman" w:hAnsi="Times New Roman" w:cs="Times New Roman"/>
          <w:sz w:val="24"/>
          <w:szCs w:val="24"/>
        </w:rPr>
        <w:t xml:space="preserve">Furthermore, she will oversee the </w:t>
      </w:r>
      <w:r w:rsidR="005A269D" w:rsidRPr="00A92A9B">
        <w:rPr>
          <w:rFonts w:ascii="Times New Roman" w:hAnsi="Times New Roman" w:cs="Times New Roman"/>
          <w:sz w:val="24"/>
          <w:szCs w:val="24"/>
        </w:rPr>
        <w:t>execution of the</w:t>
      </w:r>
      <w:r w:rsidR="00095AD0" w:rsidRPr="00A92A9B">
        <w:rPr>
          <w:rFonts w:ascii="Times New Roman" w:hAnsi="Times New Roman" w:cs="Times New Roman"/>
          <w:sz w:val="24"/>
          <w:szCs w:val="24"/>
        </w:rPr>
        <w:t xml:space="preserve"> </w:t>
      </w:r>
      <w:r w:rsidR="001A094D" w:rsidRPr="00A92A9B">
        <w:rPr>
          <w:rFonts w:ascii="Times New Roman" w:hAnsi="Times New Roman" w:cs="Times New Roman"/>
          <w:sz w:val="24"/>
          <w:szCs w:val="24"/>
        </w:rPr>
        <w:t xml:space="preserve">program </w:t>
      </w:r>
      <w:r w:rsidR="008D6C29" w:rsidRPr="00A92A9B">
        <w:rPr>
          <w:rFonts w:ascii="Times New Roman" w:hAnsi="Times New Roman" w:cs="Times New Roman"/>
          <w:sz w:val="24"/>
          <w:szCs w:val="24"/>
        </w:rPr>
        <w:t>performance monitoring plan (PMP)</w:t>
      </w:r>
      <w:r w:rsidR="00570F5D" w:rsidRPr="00A92A9B">
        <w:rPr>
          <w:rFonts w:ascii="Times New Roman" w:hAnsi="Times New Roman" w:cs="Times New Roman"/>
          <w:sz w:val="24"/>
          <w:szCs w:val="24"/>
        </w:rPr>
        <w:t xml:space="preserve"> and</w:t>
      </w:r>
      <w:r w:rsidR="008D6C29" w:rsidRPr="00A92A9B">
        <w:rPr>
          <w:rFonts w:ascii="Times New Roman" w:hAnsi="Times New Roman" w:cs="Times New Roman"/>
          <w:sz w:val="24"/>
          <w:szCs w:val="24"/>
        </w:rPr>
        <w:t xml:space="preserve"> report</w:t>
      </w:r>
      <w:r w:rsidR="005A269D" w:rsidRPr="00A92A9B">
        <w:rPr>
          <w:rFonts w:ascii="Times New Roman" w:hAnsi="Times New Roman" w:cs="Times New Roman"/>
          <w:sz w:val="24"/>
          <w:szCs w:val="24"/>
        </w:rPr>
        <w:t>ing</w:t>
      </w:r>
      <w:r w:rsidR="00AB6022" w:rsidRPr="00A92A9B">
        <w:rPr>
          <w:rFonts w:ascii="Times New Roman" w:hAnsi="Times New Roman" w:cs="Times New Roman"/>
          <w:sz w:val="24"/>
          <w:szCs w:val="24"/>
        </w:rPr>
        <w:t xml:space="preserve"> </w:t>
      </w:r>
      <w:r w:rsidR="008D6C29" w:rsidRPr="00A92A9B">
        <w:rPr>
          <w:rFonts w:ascii="Times New Roman" w:hAnsi="Times New Roman" w:cs="Times New Roman"/>
          <w:sz w:val="24"/>
          <w:szCs w:val="24"/>
        </w:rPr>
        <w:t>o</w:t>
      </w:r>
      <w:r w:rsidR="005A269D" w:rsidRPr="00A92A9B">
        <w:rPr>
          <w:rFonts w:ascii="Times New Roman" w:hAnsi="Times New Roman" w:cs="Times New Roman"/>
          <w:sz w:val="24"/>
          <w:szCs w:val="24"/>
        </w:rPr>
        <w:t>f</w:t>
      </w:r>
      <w:r w:rsidR="008D6C29" w:rsidRPr="00A92A9B">
        <w:rPr>
          <w:rFonts w:ascii="Times New Roman" w:hAnsi="Times New Roman" w:cs="Times New Roman"/>
          <w:sz w:val="24"/>
          <w:szCs w:val="24"/>
        </w:rPr>
        <w:t xml:space="preserve"> program outcomes</w:t>
      </w:r>
      <w:r w:rsidR="005A269D" w:rsidRPr="00A92A9B">
        <w:rPr>
          <w:rFonts w:ascii="Times New Roman" w:hAnsi="Times New Roman" w:cs="Times New Roman"/>
          <w:sz w:val="24"/>
          <w:szCs w:val="24"/>
        </w:rPr>
        <w:t xml:space="preserve"> and</w:t>
      </w:r>
      <w:r w:rsidR="0033462B" w:rsidRPr="00A92A9B">
        <w:rPr>
          <w:rFonts w:ascii="Times New Roman" w:hAnsi="Times New Roman" w:cs="Times New Roman"/>
          <w:sz w:val="24"/>
          <w:szCs w:val="24"/>
        </w:rPr>
        <w:t xml:space="preserve"> </w:t>
      </w:r>
      <w:r w:rsidR="008D6C29" w:rsidRPr="00A92A9B">
        <w:rPr>
          <w:rFonts w:ascii="Times New Roman" w:hAnsi="Times New Roman" w:cs="Times New Roman"/>
          <w:sz w:val="24"/>
          <w:szCs w:val="24"/>
        </w:rPr>
        <w:t>impact on HEI</w:t>
      </w:r>
      <w:r w:rsidR="002F22BA" w:rsidRPr="00A92A9B">
        <w:rPr>
          <w:rFonts w:ascii="Times New Roman" w:hAnsi="Times New Roman" w:cs="Times New Roman"/>
          <w:sz w:val="24"/>
          <w:szCs w:val="24"/>
        </w:rPr>
        <w:t>s</w:t>
      </w:r>
      <w:r w:rsidR="008D6C29" w:rsidRPr="00A92A9B">
        <w:rPr>
          <w:rFonts w:ascii="Times New Roman" w:hAnsi="Times New Roman" w:cs="Times New Roman"/>
          <w:sz w:val="24"/>
          <w:szCs w:val="24"/>
        </w:rPr>
        <w:t xml:space="preserve"> and </w:t>
      </w:r>
      <w:r w:rsidR="001A094D" w:rsidRPr="00A92A9B">
        <w:rPr>
          <w:rFonts w:ascii="Times New Roman" w:hAnsi="Times New Roman" w:cs="Times New Roman"/>
          <w:sz w:val="24"/>
          <w:szCs w:val="24"/>
        </w:rPr>
        <w:t>participants (students/faculty)</w:t>
      </w:r>
      <w:r w:rsidR="00842E2F" w:rsidRPr="00A92A9B">
        <w:rPr>
          <w:rFonts w:ascii="Times New Roman" w:hAnsi="Times New Roman" w:cs="Times New Roman"/>
          <w:sz w:val="24"/>
          <w:szCs w:val="24"/>
        </w:rPr>
        <w:t>.</w:t>
      </w:r>
      <w:r w:rsidR="00F0270F" w:rsidRPr="00A92A9B">
        <w:rPr>
          <w:rFonts w:ascii="Times New Roman" w:hAnsi="Times New Roman" w:cs="Times New Roman"/>
          <w:sz w:val="24"/>
          <w:szCs w:val="24"/>
        </w:rPr>
        <w:t xml:space="preserve"> </w:t>
      </w:r>
      <w:del w:id="67" w:author="Penelope Kim" w:date="2025-12-17T09:53:00Z" w16du:dateUtc="2025-12-17T14:53:00Z">
        <w:r w:rsidR="008C72EF" w:rsidRPr="00411A4F" w:rsidDel="00C00504">
          <w:rPr>
            <w:rFonts w:ascii="Times New Roman" w:hAnsi="Times New Roman" w:cs="Times New Roman"/>
            <w:color w:val="EE0000"/>
            <w:sz w:val="24"/>
            <w:szCs w:val="24"/>
          </w:rPr>
          <w:delText>The Program Director’s</w:delText>
        </w:r>
      </w:del>
      <w:ins w:id="68" w:author="Penelope Kim" w:date="2025-12-17T09:53:00Z" w16du:dateUtc="2025-12-17T14:53:00Z">
        <w:r w:rsidR="00C00504">
          <w:rPr>
            <w:rFonts w:ascii="Times New Roman" w:hAnsi="Times New Roman" w:cs="Times New Roman"/>
            <w:color w:val="EE0000"/>
            <w:sz w:val="24"/>
            <w:szCs w:val="24"/>
          </w:rPr>
          <w:t>Ms. Kim’s</w:t>
        </w:r>
      </w:ins>
      <w:del w:id="69" w:author="Penelope Kim" w:date="2025-12-17T09:53:00Z" w16du:dateUtc="2025-12-17T14:53:00Z">
        <w:r w:rsidR="008C72EF" w:rsidRPr="00411A4F" w:rsidDel="00C00504">
          <w:rPr>
            <w:rFonts w:ascii="Times New Roman" w:hAnsi="Times New Roman" w:cs="Times New Roman"/>
            <w:color w:val="EE0000"/>
            <w:sz w:val="24"/>
            <w:szCs w:val="24"/>
          </w:rPr>
          <w:delText xml:space="preserve"> </w:delText>
        </w:r>
      </w:del>
      <w:ins w:id="70" w:author="Penelope Kim" w:date="2025-12-17T09:53:00Z" w16du:dateUtc="2025-12-17T14:53:00Z">
        <w:r w:rsidR="00C00504">
          <w:rPr>
            <w:rFonts w:ascii="Times New Roman" w:hAnsi="Times New Roman" w:cs="Times New Roman"/>
            <w:color w:val="EE0000"/>
            <w:sz w:val="24"/>
            <w:szCs w:val="24"/>
          </w:rPr>
          <w:t xml:space="preserve"> </w:t>
        </w:r>
      </w:ins>
      <w:ins w:id="71" w:author="Penelope Kim" w:date="2025-12-17T09:52:00Z" w16du:dateUtc="2025-12-17T14:52:00Z">
        <w:r w:rsidR="00A42686">
          <w:rPr>
            <w:rFonts w:ascii="Times New Roman" w:hAnsi="Times New Roman" w:cs="Times New Roman"/>
            <w:color w:val="EE0000"/>
            <w:sz w:val="24"/>
            <w:szCs w:val="24"/>
          </w:rPr>
          <w:t xml:space="preserve">increase in </w:t>
        </w:r>
      </w:ins>
      <w:r w:rsidR="009E52F5" w:rsidRPr="00411A4F">
        <w:rPr>
          <w:rFonts w:ascii="Times New Roman" w:hAnsi="Times New Roman" w:cs="Times New Roman"/>
          <w:color w:val="EE0000"/>
          <w:sz w:val="24"/>
          <w:szCs w:val="24"/>
        </w:rPr>
        <w:t xml:space="preserve">annual </w:t>
      </w:r>
      <w:r w:rsidR="008C72EF" w:rsidRPr="00411A4F">
        <w:rPr>
          <w:rFonts w:ascii="Times New Roman" w:hAnsi="Times New Roman" w:cs="Times New Roman"/>
          <w:color w:val="EE0000"/>
          <w:sz w:val="24"/>
          <w:szCs w:val="24"/>
        </w:rPr>
        <w:t>salary</w:t>
      </w:r>
      <w:ins w:id="72" w:author="Penelope Kim" w:date="2025-12-17T09:53:00Z" w16du:dateUtc="2025-12-17T14:53:00Z">
        <w:r w:rsidR="00C00504">
          <w:rPr>
            <w:rFonts w:ascii="Times New Roman" w:hAnsi="Times New Roman" w:cs="Times New Roman"/>
            <w:color w:val="EE0000"/>
            <w:sz w:val="24"/>
            <w:szCs w:val="24"/>
          </w:rPr>
          <w:t xml:space="preserve"> to</w:t>
        </w:r>
      </w:ins>
      <w:r w:rsidR="008C72EF" w:rsidRPr="00411A4F">
        <w:rPr>
          <w:rFonts w:ascii="Times New Roman" w:hAnsi="Times New Roman" w:cs="Times New Roman"/>
          <w:color w:val="EE0000"/>
          <w:sz w:val="24"/>
          <w:szCs w:val="24"/>
        </w:rPr>
        <w:t xml:space="preserve"> </w:t>
      </w:r>
      <w:ins w:id="73" w:author="Penelope Kim" w:date="2025-12-17T09:50:00Z" w16du:dateUtc="2025-12-17T14:50:00Z">
        <w:r w:rsidR="00F178F9">
          <w:rPr>
            <w:rFonts w:ascii="Times New Roman" w:hAnsi="Times New Roman" w:cs="Times New Roman"/>
            <w:color w:val="EE0000"/>
            <w:sz w:val="24"/>
            <w:szCs w:val="24"/>
          </w:rPr>
          <w:t>$109,992</w:t>
        </w:r>
      </w:ins>
      <w:ins w:id="74" w:author="Penelope Kim" w:date="2025-12-17T09:51:00Z" w16du:dateUtc="2025-12-17T14:51:00Z">
        <w:r w:rsidR="00ED5489">
          <w:rPr>
            <w:rFonts w:ascii="Times New Roman" w:hAnsi="Times New Roman" w:cs="Times New Roman"/>
            <w:color w:val="EE0000"/>
            <w:sz w:val="24"/>
            <w:szCs w:val="24"/>
          </w:rPr>
          <w:t>, equal to $9,166/month</w:t>
        </w:r>
      </w:ins>
      <w:ins w:id="75" w:author="Penelope Kim" w:date="2025-12-17T09:52:00Z" w16du:dateUtc="2025-12-17T14:52:00Z">
        <w:r w:rsidR="00A42686">
          <w:rPr>
            <w:rFonts w:ascii="Times New Roman" w:hAnsi="Times New Roman" w:cs="Times New Roman"/>
            <w:color w:val="EE0000"/>
            <w:sz w:val="24"/>
            <w:szCs w:val="24"/>
          </w:rPr>
          <w:t>,</w:t>
        </w:r>
      </w:ins>
      <w:ins w:id="76" w:author="Penelope Kim" w:date="2025-12-17T09:50:00Z" w16du:dateUtc="2025-12-17T14:50:00Z">
        <w:r w:rsidR="00F178F9">
          <w:rPr>
            <w:rFonts w:ascii="Times New Roman" w:hAnsi="Times New Roman" w:cs="Times New Roman"/>
            <w:color w:val="EE0000"/>
            <w:sz w:val="24"/>
            <w:szCs w:val="24"/>
          </w:rPr>
          <w:t xml:space="preserve"> </w:t>
        </w:r>
      </w:ins>
      <w:ins w:id="77" w:author="Penelope Kim" w:date="2025-12-17T09:52:00Z" w16du:dateUtc="2025-12-17T14:52:00Z">
        <w:r w:rsidR="00A42686">
          <w:rPr>
            <w:rFonts w:ascii="Times New Roman" w:hAnsi="Times New Roman" w:cs="Times New Roman"/>
            <w:color w:val="EE0000"/>
            <w:sz w:val="24"/>
            <w:szCs w:val="24"/>
          </w:rPr>
          <w:t>is due to</w:t>
        </w:r>
      </w:ins>
      <w:ins w:id="78" w:author="Penelope Kim" w:date="2025-12-17T09:51:00Z" w16du:dateUtc="2025-12-17T14:51:00Z">
        <w:r w:rsidR="00792BD7">
          <w:rPr>
            <w:rFonts w:ascii="Times New Roman" w:hAnsi="Times New Roman" w:cs="Times New Roman"/>
            <w:color w:val="EE0000"/>
            <w:sz w:val="24"/>
            <w:szCs w:val="24"/>
          </w:rPr>
          <w:t xml:space="preserve"> </w:t>
        </w:r>
      </w:ins>
      <w:ins w:id="79" w:author="Penelope Kim" w:date="2025-12-17T10:13:00Z" w16du:dateUtc="2025-12-17T15:13:00Z">
        <w:r w:rsidR="0015473E">
          <w:rPr>
            <w:rFonts w:ascii="Times New Roman" w:hAnsi="Times New Roman" w:cs="Times New Roman"/>
            <w:color w:val="EE0000"/>
            <w:sz w:val="24"/>
            <w:szCs w:val="24"/>
          </w:rPr>
          <w:t>a promotion</w:t>
        </w:r>
        <w:r w:rsidR="00667B2D">
          <w:rPr>
            <w:rFonts w:ascii="Times New Roman" w:hAnsi="Times New Roman" w:cs="Times New Roman"/>
            <w:color w:val="EE0000"/>
            <w:sz w:val="24"/>
            <w:szCs w:val="24"/>
          </w:rPr>
          <w:t xml:space="preserve"> </w:t>
        </w:r>
      </w:ins>
      <w:ins w:id="80" w:author="Penelope Kim" w:date="2025-12-17T09:57:00Z" w16du:dateUtc="2025-12-17T14:57:00Z">
        <w:r w:rsidR="00373E19">
          <w:rPr>
            <w:rFonts w:ascii="Times New Roman" w:hAnsi="Times New Roman" w:cs="Times New Roman"/>
            <w:color w:val="EE0000"/>
            <w:sz w:val="24"/>
            <w:szCs w:val="24"/>
          </w:rPr>
          <w:t xml:space="preserve">and inflation </w:t>
        </w:r>
      </w:ins>
      <w:ins w:id="81" w:author="Penelope Kim" w:date="2025-12-17T09:51:00Z" w16du:dateUtc="2025-12-17T14:51:00Z">
        <w:r w:rsidR="00792BD7">
          <w:rPr>
            <w:rFonts w:ascii="Times New Roman" w:hAnsi="Times New Roman" w:cs="Times New Roman"/>
            <w:color w:val="EE0000"/>
            <w:sz w:val="24"/>
            <w:szCs w:val="24"/>
          </w:rPr>
          <w:t>increase</w:t>
        </w:r>
      </w:ins>
      <w:ins w:id="82" w:author="Penelope Kim" w:date="2025-12-17T09:57:00Z" w16du:dateUtc="2025-12-17T14:57:00Z">
        <w:r w:rsidR="00373E19">
          <w:rPr>
            <w:rFonts w:ascii="Times New Roman" w:hAnsi="Times New Roman" w:cs="Times New Roman"/>
            <w:color w:val="EE0000"/>
            <w:sz w:val="24"/>
            <w:szCs w:val="24"/>
          </w:rPr>
          <w:t>s</w:t>
        </w:r>
      </w:ins>
      <w:ins w:id="83" w:author="Penelope Kim" w:date="2025-12-17T09:52:00Z" w16du:dateUtc="2025-12-17T14:52:00Z">
        <w:r w:rsidR="00A42686">
          <w:rPr>
            <w:rFonts w:ascii="Times New Roman" w:hAnsi="Times New Roman" w:cs="Times New Roman"/>
            <w:color w:val="EE0000"/>
            <w:sz w:val="24"/>
            <w:szCs w:val="24"/>
          </w:rPr>
          <w:t xml:space="preserve"> in 2024 and 2025. </w:t>
        </w:r>
      </w:ins>
      <w:ins w:id="84" w:author="Penelope Kim" w:date="2025-12-17T09:58:00Z" w16du:dateUtc="2025-12-17T14:58:00Z">
        <w:r w:rsidR="004466B0">
          <w:rPr>
            <w:rFonts w:ascii="Times New Roman" w:hAnsi="Times New Roman" w:cs="Times New Roman"/>
            <w:color w:val="EE0000"/>
            <w:sz w:val="24"/>
            <w:szCs w:val="24"/>
          </w:rPr>
          <w:t>T</w:t>
        </w:r>
      </w:ins>
      <w:ins w:id="85" w:author="Penelope Kim" w:date="2025-12-17T09:53:00Z" w16du:dateUtc="2025-12-17T14:53:00Z">
        <w:r w:rsidR="00C00504">
          <w:rPr>
            <w:rFonts w:ascii="Times New Roman" w:hAnsi="Times New Roman" w:cs="Times New Roman"/>
            <w:color w:val="EE0000"/>
            <w:sz w:val="24"/>
            <w:szCs w:val="24"/>
          </w:rPr>
          <w:t xml:space="preserve">he annual salary </w:t>
        </w:r>
      </w:ins>
      <w:del w:id="86" w:author="Penelope Kim" w:date="2025-12-17T09:57:00Z" w16du:dateUtc="2025-12-17T14:57:00Z">
        <w:r w:rsidR="009E52F5" w:rsidRPr="00411A4F" w:rsidDel="00373E19">
          <w:rPr>
            <w:rFonts w:ascii="Times New Roman" w:hAnsi="Times New Roman" w:cs="Times New Roman"/>
            <w:color w:val="EE0000"/>
            <w:sz w:val="24"/>
            <w:szCs w:val="24"/>
          </w:rPr>
          <w:delText xml:space="preserve">of </w:delText>
        </w:r>
      </w:del>
      <w:ins w:id="87" w:author="Penelope Kim" w:date="2025-12-17T09:58:00Z" w16du:dateUtc="2025-12-17T14:58:00Z">
        <w:r w:rsidR="007804B7">
          <w:rPr>
            <w:rFonts w:ascii="Times New Roman" w:hAnsi="Times New Roman" w:cs="Times New Roman"/>
            <w:color w:val="EE0000"/>
            <w:sz w:val="24"/>
            <w:szCs w:val="24"/>
          </w:rPr>
          <w:t>of</w:t>
        </w:r>
      </w:ins>
      <w:ins w:id="88" w:author="Penelope Kim" w:date="2025-12-17T09:57:00Z" w16du:dateUtc="2025-12-17T14:57:00Z">
        <w:r w:rsidR="00373E19" w:rsidRPr="00411A4F">
          <w:rPr>
            <w:rFonts w:ascii="Times New Roman" w:hAnsi="Times New Roman" w:cs="Times New Roman"/>
            <w:color w:val="EE0000"/>
            <w:sz w:val="24"/>
            <w:szCs w:val="24"/>
          </w:rPr>
          <w:t xml:space="preserve"> </w:t>
        </w:r>
      </w:ins>
      <w:r w:rsidR="009E52F5" w:rsidRPr="00411A4F">
        <w:rPr>
          <w:rFonts w:ascii="Times New Roman" w:hAnsi="Times New Roman" w:cs="Times New Roman"/>
          <w:color w:val="EE0000"/>
          <w:sz w:val="24"/>
          <w:szCs w:val="24"/>
        </w:rPr>
        <w:t>$11</w:t>
      </w:r>
      <w:ins w:id="89" w:author="Penelope Kim" w:date="2025-12-17T10:47:00Z" w16du:dateUtc="2025-12-17T15:47:00Z">
        <w:r w:rsidR="00E77EEC">
          <w:rPr>
            <w:rFonts w:ascii="Times New Roman" w:hAnsi="Times New Roman" w:cs="Times New Roman"/>
            <w:color w:val="EE0000"/>
            <w:sz w:val="24"/>
            <w:szCs w:val="24"/>
          </w:rPr>
          <w:t>8,992</w:t>
        </w:r>
      </w:ins>
      <w:del w:id="90" w:author="Penelope Kim" w:date="2025-12-17T10:47:00Z" w16du:dateUtc="2025-12-17T15:47:00Z">
        <w:r w:rsidR="009E52F5" w:rsidRPr="00411A4F" w:rsidDel="00E77EEC">
          <w:rPr>
            <w:rFonts w:ascii="Times New Roman" w:hAnsi="Times New Roman" w:cs="Times New Roman"/>
            <w:color w:val="EE0000"/>
            <w:sz w:val="24"/>
            <w:szCs w:val="24"/>
          </w:rPr>
          <w:delText>7</w:delText>
        </w:r>
        <w:r w:rsidR="009E52F5" w:rsidRPr="00411A4F">
          <w:rPr>
            <w:rFonts w:ascii="Times New Roman" w:hAnsi="Times New Roman" w:cs="Times New Roman"/>
            <w:color w:val="EE0000"/>
            <w:sz w:val="24"/>
            <w:szCs w:val="24"/>
          </w:rPr>
          <w:delText>,840</w:delText>
        </w:r>
      </w:del>
      <w:ins w:id="91" w:author="Penelope Kim" w:date="2025-12-17T09:57:00Z" w16du:dateUtc="2025-12-17T14:57:00Z">
        <w:r w:rsidR="00373E19">
          <w:rPr>
            <w:rFonts w:ascii="Times New Roman" w:hAnsi="Times New Roman" w:cs="Times New Roman"/>
            <w:color w:val="EE0000"/>
            <w:sz w:val="24"/>
            <w:szCs w:val="24"/>
          </w:rPr>
          <w:t>,</w:t>
        </w:r>
      </w:ins>
      <w:r w:rsidR="009E52F5" w:rsidRPr="00411A4F">
        <w:rPr>
          <w:rFonts w:ascii="Times New Roman" w:hAnsi="Times New Roman" w:cs="Times New Roman"/>
          <w:color w:val="EE0000"/>
          <w:sz w:val="24"/>
          <w:szCs w:val="24"/>
        </w:rPr>
        <w:t xml:space="preserve"> equal to $9,</w:t>
      </w:r>
      <w:ins w:id="92" w:author="Penelope Kim" w:date="2025-12-17T10:47:00Z" w16du:dateUtc="2025-12-17T15:47:00Z">
        <w:r w:rsidR="00E77EEC">
          <w:rPr>
            <w:rFonts w:ascii="Times New Roman" w:hAnsi="Times New Roman" w:cs="Times New Roman"/>
            <w:color w:val="EE0000"/>
            <w:sz w:val="24"/>
            <w:szCs w:val="24"/>
          </w:rPr>
          <w:t>916</w:t>
        </w:r>
      </w:ins>
      <w:del w:id="93" w:author="Penelope Kim" w:date="2025-12-17T10:47:00Z" w16du:dateUtc="2025-12-17T15:47:00Z">
        <w:r w:rsidR="009E52F5" w:rsidRPr="00411A4F">
          <w:rPr>
            <w:rFonts w:ascii="Times New Roman" w:hAnsi="Times New Roman" w:cs="Times New Roman"/>
            <w:color w:val="EE0000"/>
            <w:sz w:val="24"/>
            <w:szCs w:val="24"/>
          </w:rPr>
          <w:delText>820</w:delText>
        </w:r>
      </w:del>
      <w:r w:rsidR="009E52F5" w:rsidRPr="00411A4F">
        <w:rPr>
          <w:rFonts w:ascii="Times New Roman" w:hAnsi="Times New Roman" w:cs="Times New Roman"/>
          <w:color w:val="EE0000"/>
          <w:sz w:val="24"/>
          <w:szCs w:val="24"/>
        </w:rPr>
        <w:t xml:space="preserve">/month, </w:t>
      </w:r>
      <w:del w:id="94" w:author="Penelope Kim" w:date="2025-12-17T10:00:00Z" w16du:dateUtc="2025-12-17T15:00:00Z">
        <w:r w:rsidR="008C72EF" w:rsidRPr="00411A4F" w:rsidDel="00724E46">
          <w:rPr>
            <w:rFonts w:ascii="Times New Roman" w:hAnsi="Times New Roman" w:cs="Times New Roman"/>
            <w:color w:val="EE0000"/>
            <w:sz w:val="24"/>
            <w:szCs w:val="24"/>
          </w:rPr>
          <w:delText xml:space="preserve">during </w:delText>
        </w:r>
        <w:r w:rsidR="0079273C" w:rsidRPr="00411A4F" w:rsidDel="00724E46">
          <w:rPr>
            <w:rFonts w:ascii="Times New Roman" w:hAnsi="Times New Roman" w:cs="Times New Roman"/>
            <w:color w:val="EE0000"/>
            <w:sz w:val="24"/>
            <w:szCs w:val="24"/>
          </w:rPr>
          <w:delText>the Cost Amendment period</w:delText>
        </w:r>
        <w:r w:rsidR="009E52F5" w:rsidRPr="00411A4F" w:rsidDel="00724E46">
          <w:rPr>
            <w:rFonts w:ascii="Times New Roman" w:hAnsi="Times New Roman" w:cs="Times New Roman"/>
            <w:color w:val="EE0000"/>
            <w:sz w:val="24"/>
            <w:szCs w:val="24"/>
          </w:rPr>
          <w:delText>,</w:delText>
        </w:r>
        <w:r w:rsidR="008C72EF" w:rsidRPr="00411A4F" w:rsidDel="00724E46">
          <w:rPr>
            <w:rFonts w:ascii="Times New Roman" w:hAnsi="Times New Roman" w:cs="Times New Roman"/>
            <w:color w:val="EE0000"/>
            <w:sz w:val="24"/>
            <w:szCs w:val="24"/>
          </w:rPr>
          <w:delText xml:space="preserve"> </w:delText>
        </w:r>
      </w:del>
      <w:del w:id="95" w:author="Penelope Kim" w:date="2025-12-17T09:58:00Z" w16du:dateUtc="2025-12-17T14:58:00Z">
        <w:r w:rsidR="005A55AE" w:rsidRPr="00411A4F" w:rsidDel="004466B0">
          <w:rPr>
            <w:rFonts w:ascii="Times New Roman" w:hAnsi="Times New Roman" w:cs="Times New Roman"/>
            <w:color w:val="EE0000"/>
            <w:sz w:val="24"/>
            <w:szCs w:val="24"/>
          </w:rPr>
          <w:delText xml:space="preserve">reflects </w:delText>
        </w:r>
        <w:r w:rsidR="001E508B" w:rsidRPr="00411A4F" w:rsidDel="004466B0">
          <w:rPr>
            <w:rFonts w:ascii="Times New Roman" w:hAnsi="Times New Roman" w:cs="Times New Roman"/>
            <w:color w:val="EE0000"/>
            <w:sz w:val="24"/>
            <w:szCs w:val="24"/>
          </w:rPr>
          <w:delText xml:space="preserve">the position’s </w:delText>
        </w:r>
        <w:r w:rsidR="005A55AE" w:rsidRPr="00411A4F" w:rsidDel="004466B0">
          <w:rPr>
            <w:rFonts w:ascii="Times New Roman" w:hAnsi="Times New Roman" w:cs="Times New Roman"/>
            <w:color w:val="EE0000"/>
            <w:sz w:val="24"/>
            <w:szCs w:val="24"/>
          </w:rPr>
          <w:delText>current rate</w:delText>
        </w:r>
        <w:r w:rsidR="001E508B" w:rsidRPr="00411A4F" w:rsidDel="004466B0">
          <w:rPr>
            <w:rFonts w:ascii="Times New Roman" w:hAnsi="Times New Roman" w:cs="Times New Roman"/>
            <w:color w:val="EE0000"/>
            <w:sz w:val="24"/>
            <w:szCs w:val="24"/>
          </w:rPr>
          <w:delText xml:space="preserve"> and </w:delText>
        </w:r>
      </w:del>
      <w:r w:rsidR="001E508B" w:rsidRPr="00411A4F">
        <w:rPr>
          <w:rFonts w:ascii="Times New Roman" w:hAnsi="Times New Roman" w:cs="Times New Roman"/>
          <w:color w:val="EE0000"/>
          <w:sz w:val="24"/>
          <w:szCs w:val="24"/>
        </w:rPr>
        <w:t xml:space="preserve">includes a projected </w:t>
      </w:r>
      <w:del w:id="96" w:author="Penelope Kim" w:date="2025-12-17T09:59:00Z" w16du:dateUtc="2025-12-17T14:59:00Z">
        <w:r w:rsidR="001E508B" w:rsidRPr="00411A4F" w:rsidDel="004466B0">
          <w:rPr>
            <w:rFonts w:ascii="Times New Roman" w:hAnsi="Times New Roman" w:cs="Times New Roman"/>
            <w:color w:val="EE0000"/>
            <w:sz w:val="24"/>
            <w:szCs w:val="24"/>
          </w:rPr>
          <w:delText>3.</w:delText>
        </w:r>
      </w:del>
      <w:r w:rsidR="001E508B" w:rsidRPr="00411A4F">
        <w:rPr>
          <w:rFonts w:ascii="Times New Roman" w:hAnsi="Times New Roman" w:cs="Times New Roman"/>
          <w:color w:val="EE0000"/>
          <w:sz w:val="24"/>
          <w:szCs w:val="24"/>
        </w:rPr>
        <w:t xml:space="preserve">5% increase </w:t>
      </w:r>
      <w:ins w:id="97" w:author="Penelope Kim" w:date="2025-12-17T09:59:00Z" w16du:dateUtc="2025-12-17T14:59:00Z">
        <w:r w:rsidR="00724E46">
          <w:rPr>
            <w:rFonts w:ascii="Times New Roman" w:hAnsi="Times New Roman" w:cs="Times New Roman"/>
            <w:color w:val="EE0000"/>
            <w:sz w:val="24"/>
            <w:szCs w:val="24"/>
          </w:rPr>
          <w:t>during the Cost Amendment perio</w:t>
        </w:r>
      </w:ins>
      <w:ins w:id="98" w:author="Penelope Kim" w:date="2025-12-17T10:00:00Z" w16du:dateUtc="2025-12-17T15:00:00Z">
        <w:r w:rsidR="00724E46">
          <w:rPr>
            <w:rFonts w:ascii="Times New Roman" w:hAnsi="Times New Roman" w:cs="Times New Roman"/>
            <w:color w:val="EE0000"/>
            <w:sz w:val="24"/>
            <w:szCs w:val="24"/>
          </w:rPr>
          <w:t xml:space="preserve">d </w:t>
        </w:r>
      </w:ins>
      <w:del w:id="99" w:author="Penelope Kim" w:date="2025-12-17T09:59:00Z" w16du:dateUtc="2025-12-17T14:59:00Z">
        <w:r w:rsidR="001E508B" w:rsidRPr="00411A4F" w:rsidDel="00A35390">
          <w:rPr>
            <w:rFonts w:ascii="Times New Roman" w:hAnsi="Times New Roman" w:cs="Times New Roman"/>
            <w:color w:val="EE0000"/>
            <w:sz w:val="24"/>
            <w:szCs w:val="24"/>
          </w:rPr>
          <w:delText xml:space="preserve">in future years </w:delText>
        </w:r>
      </w:del>
      <w:r w:rsidR="001E508B" w:rsidRPr="00411A4F">
        <w:rPr>
          <w:rFonts w:ascii="Times New Roman" w:hAnsi="Times New Roman" w:cs="Times New Roman"/>
          <w:color w:val="EE0000"/>
          <w:sz w:val="24"/>
          <w:szCs w:val="24"/>
        </w:rPr>
        <w:t>to account for future inflation and merit increases for all staff consistent with POA-HQ policies</w:t>
      </w:r>
      <w:r w:rsidR="0079273C" w:rsidRPr="00411A4F">
        <w:rPr>
          <w:rFonts w:ascii="Times New Roman" w:hAnsi="Times New Roman" w:cs="Times New Roman"/>
          <w:color w:val="EE0000"/>
          <w:sz w:val="24"/>
          <w:szCs w:val="24"/>
        </w:rPr>
        <w:t xml:space="preserve">, </w:t>
      </w:r>
      <w:r w:rsidR="00F0270F" w:rsidRPr="00411A4F">
        <w:rPr>
          <w:rFonts w:ascii="Times New Roman" w:hAnsi="Times New Roman" w:cs="Times New Roman"/>
          <w:color w:val="EE0000"/>
          <w:sz w:val="24"/>
          <w:szCs w:val="24"/>
        </w:rPr>
        <w:t xml:space="preserve">The total for this position is </w:t>
      </w:r>
      <w:r w:rsidR="00AD637B" w:rsidRPr="00411A4F">
        <w:rPr>
          <w:rFonts w:ascii="Times New Roman" w:hAnsi="Times New Roman" w:cs="Times New Roman"/>
          <w:b/>
          <w:color w:val="EE0000"/>
          <w:sz w:val="24"/>
          <w:szCs w:val="24"/>
        </w:rPr>
        <w:t>$</w:t>
      </w:r>
      <w:del w:id="100" w:author="Penelope Kim" w:date="2025-12-17T10:00:00Z" w16du:dateUtc="2025-12-17T15:00:00Z">
        <w:r w:rsidR="00DE171C" w:rsidRPr="00411A4F" w:rsidDel="00B9332B">
          <w:rPr>
            <w:rFonts w:ascii="Times New Roman" w:hAnsi="Times New Roman" w:cs="Times New Roman"/>
            <w:b/>
            <w:color w:val="EE0000"/>
            <w:sz w:val="24"/>
            <w:szCs w:val="24"/>
          </w:rPr>
          <w:delText>350,340</w:delText>
        </w:r>
      </w:del>
      <w:ins w:id="101" w:author="Penelope Kim" w:date="2025-12-17T10:00:00Z" w16du:dateUtc="2025-12-17T15:00:00Z">
        <w:r w:rsidR="00B9332B">
          <w:rPr>
            <w:rFonts w:ascii="Times New Roman" w:hAnsi="Times New Roman" w:cs="Times New Roman"/>
            <w:b/>
            <w:color w:val="EE0000"/>
            <w:sz w:val="24"/>
            <w:szCs w:val="24"/>
          </w:rPr>
          <w:t>400,976</w:t>
        </w:r>
      </w:ins>
      <w:r w:rsidR="00DE171C" w:rsidRPr="00411A4F" w:rsidDel="00DE171C">
        <w:rPr>
          <w:rFonts w:ascii="Times New Roman" w:hAnsi="Times New Roman" w:cs="Times New Roman"/>
          <w:b/>
          <w:color w:val="EE0000"/>
          <w:sz w:val="24"/>
          <w:szCs w:val="24"/>
        </w:rPr>
        <w:t xml:space="preserve"> </w:t>
      </w:r>
      <w:r w:rsidR="00AD637B" w:rsidRPr="00411A4F">
        <w:rPr>
          <w:rFonts w:ascii="Times New Roman" w:hAnsi="Times New Roman" w:cs="Times New Roman"/>
          <w:color w:val="EE0000"/>
          <w:sz w:val="24"/>
          <w:szCs w:val="24"/>
        </w:rPr>
        <w:t xml:space="preserve">for </w:t>
      </w:r>
      <w:del w:id="102" w:author="Penelope Kim" w:date="2025-12-17T10:00:00Z" w16du:dateUtc="2025-12-17T15:00:00Z">
        <w:r w:rsidR="00DE171C" w:rsidRPr="00411A4F" w:rsidDel="00B9332B">
          <w:rPr>
            <w:rFonts w:ascii="Times New Roman" w:hAnsi="Times New Roman" w:cs="Times New Roman"/>
            <w:color w:val="EE0000"/>
            <w:sz w:val="24"/>
            <w:szCs w:val="24"/>
          </w:rPr>
          <w:delText xml:space="preserve">42 </w:delText>
        </w:r>
      </w:del>
      <w:ins w:id="103" w:author="Penelope Kim" w:date="2025-12-17T10:00:00Z" w16du:dateUtc="2025-12-17T15:00:00Z">
        <w:r w:rsidR="00B9332B" w:rsidRPr="00411A4F">
          <w:rPr>
            <w:rFonts w:ascii="Times New Roman" w:hAnsi="Times New Roman" w:cs="Times New Roman"/>
            <w:color w:val="EE0000"/>
            <w:sz w:val="24"/>
            <w:szCs w:val="24"/>
          </w:rPr>
          <w:t>4</w:t>
        </w:r>
        <w:r w:rsidR="00B9332B">
          <w:rPr>
            <w:rFonts w:ascii="Times New Roman" w:hAnsi="Times New Roman" w:cs="Times New Roman"/>
            <w:color w:val="EE0000"/>
            <w:sz w:val="24"/>
            <w:szCs w:val="24"/>
          </w:rPr>
          <w:t>4</w:t>
        </w:r>
        <w:r w:rsidR="00B9332B" w:rsidRPr="00411A4F">
          <w:rPr>
            <w:rFonts w:ascii="Times New Roman" w:hAnsi="Times New Roman" w:cs="Times New Roman"/>
            <w:color w:val="EE0000"/>
            <w:sz w:val="24"/>
            <w:szCs w:val="24"/>
          </w:rPr>
          <w:t xml:space="preserve"> </w:t>
        </w:r>
      </w:ins>
      <w:r w:rsidR="00AD637B" w:rsidRPr="00411A4F">
        <w:rPr>
          <w:rFonts w:ascii="Times New Roman" w:hAnsi="Times New Roman" w:cs="Times New Roman"/>
          <w:color w:val="EE0000"/>
          <w:sz w:val="24"/>
          <w:szCs w:val="24"/>
        </w:rPr>
        <w:t>months</w:t>
      </w:r>
      <w:r w:rsidR="002343DC" w:rsidRPr="00411A4F">
        <w:rPr>
          <w:rFonts w:ascii="Times New Roman" w:hAnsi="Times New Roman" w:cs="Times New Roman"/>
          <w:color w:val="EE0000"/>
          <w:sz w:val="24"/>
          <w:szCs w:val="24"/>
        </w:rPr>
        <w:t>.</w:t>
      </w:r>
    </w:p>
    <w:p w14:paraId="3F886556" w14:textId="77777777" w:rsidR="00AD637B" w:rsidRPr="009A2F8A" w:rsidRDefault="00AD637B" w:rsidP="00F35D66">
      <w:pPr>
        <w:pStyle w:val="ListParagraph"/>
        <w:ind w:left="1000"/>
        <w:jc w:val="both"/>
      </w:pPr>
    </w:p>
    <w:p w14:paraId="2A23082F" w14:textId="0F8C0410" w:rsidR="00A92A9B" w:rsidRDefault="00AD637B" w:rsidP="00A92A9B">
      <w:pPr>
        <w:pStyle w:val="BodyText"/>
        <w:numPr>
          <w:ilvl w:val="2"/>
          <w:numId w:val="4"/>
        </w:numPr>
        <w:ind w:left="1091" w:right="154" w:hanging="730"/>
        <w:jc w:val="both"/>
        <w:rPr>
          <w:b/>
        </w:rPr>
      </w:pPr>
      <w:r w:rsidRPr="009D57C2">
        <w:rPr>
          <w:b/>
          <w:spacing w:val="-1"/>
        </w:rPr>
        <w:t>Associate Program Director</w:t>
      </w:r>
      <w:r w:rsidRPr="009A2F8A">
        <w:rPr>
          <w:rFonts w:cs="Times New Roman"/>
        </w:rPr>
        <w:t xml:space="preserve"> </w:t>
      </w:r>
      <w:r w:rsidRPr="00D10E45">
        <w:rPr>
          <w:rFonts w:cs="Times New Roman"/>
        </w:rPr>
        <w:t xml:space="preserve">– </w:t>
      </w:r>
      <w:r w:rsidRPr="00D10E45">
        <w:rPr>
          <w:spacing w:val="-1"/>
        </w:rPr>
        <w:t>Summar Lyons,</w:t>
      </w:r>
      <w:r w:rsidRPr="00D10E45">
        <w:t xml:space="preserve"> </w:t>
      </w:r>
      <w:r w:rsidRPr="00D10E45">
        <w:rPr>
          <w:rFonts w:cs="Times New Roman"/>
          <w:spacing w:val="-1"/>
        </w:rPr>
        <w:t xml:space="preserve">with an annual salary of $84,000 equal to </w:t>
      </w:r>
      <w:r w:rsidRPr="00D10E45">
        <w:t xml:space="preserve">$7,000/month, will dedicate </w:t>
      </w:r>
      <w:r w:rsidR="00CA27A3">
        <w:t>8</w:t>
      </w:r>
      <w:r w:rsidR="00CA27A3" w:rsidRPr="00D10E45">
        <w:t>0</w:t>
      </w:r>
      <w:r w:rsidRPr="00D10E45">
        <w:t xml:space="preserve">% of her time to </w:t>
      </w:r>
      <w:r w:rsidR="00605E38">
        <w:t xml:space="preserve">build </w:t>
      </w:r>
      <w:r w:rsidR="00AB6022">
        <w:t>expanded program</w:t>
      </w:r>
      <w:r w:rsidR="003A3237">
        <w:t xml:space="preserve"> </w:t>
      </w:r>
      <w:r w:rsidR="00605E38">
        <w:t xml:space="preserve">infrastructure </w:t>
      </w:r>
      <w:r w:rsidR="002F22BA">
        <w:t xml:space="preserve">to </w:t>
      </w:r>
      <w:r w:rsidR="00C50CA6" w:rsidRPr="00D10E45">
        <w:t>foster sustained engagement</w:t>
      </w:r>
      <w:r w:rsidR="002F22BA">
        <w:t>s</w:t>
      </w:r>
      <w:r w:rsidR="00C50CA6" w:rsidRPr="00D10E45">
        <w:t xml:space="preserve"> </w:t>
      </w:r>
      <w:r w:rsidR="00C50CA6" w:rsidRPr="00AB6022">
        <w:t>with 100K students</w:t>
      </w:r>
      <w:r w:rsidR="002F22BA" w:rsidRPr="00AB6022">
        <w:t>, faculty,</w:t>
      </w:r>
      <w:r w:rsidR="00C50CA6" w:rsidRPr="00AB6022">
        <w:t xml:space="preserve"> and alumni</w:t>
      </w:r>
      <w:r w:rsidR="001E5869" w:rsidRPr="00AB6022">
        <w:t xml:space="preserve"> -</w:t>
      </w:r>
      <w:r w:rsidR="00C50CA6" w:rsidRPr="00AB6022">
        <w:t xml:space="preserve">a new </w:t>
      </w:r>
      <w:r w:rsidR="002F22BA" w:rsidRPr="00AB6022">
        <w:t xml:space="preserve">program </w:t>
      </w:r>
      <w:r w:rsidR="00C50CA6" w:rsidRPr="00AB6022">
        <w:t>component</w:t>
      </w:r>
      <w:r w:rsidR="001E5869" w:rsidRPr="00AB6022">
        <w:t xml:space="preserve"> --</w:t>
      </w:r>
      <w:r w:rsidR="00C50CA6" w:rsidRPr="00AB6022">
        <w:t xml:space="preserve">through innovative, </w:t>
      </w:r>
      <w:r w:rsidR="002F22BA" w:rsidRPr="00AB6022">
        <w:t xml:space="preserve">frequent </w:t>
      </w:r>
      <w:r w:rsidR="00C50CA6" w:rsidRPr="00AB6022">
        <w:t xml:space="preserve">interactive </w:t>
      </w:r>
      <w:r w:rsidR="002F22BA" w:rsidRPr="00AB6022">
        <w:t xml:space="preserve">online and in-person </w:t>
      </w:r>
      <w:r w:rsidR="00C50CA6" w:rsidRPr="00AB6022">
        <w:t>activities</w:t>
      </w:r>
      <w:r w:rsidR="001E5869" w:rsidRPr="00AB6022">
        <w:t xml:space="preserve"> and the </w:t>
      </w:r>
      <w:r w:rsidR="00C50CA6" w:rsidRPr="00AB6022">
        <w:t xml:space="preserve">management of the new 100K Alumni </w:t>
      </w:r>
      <w:r w:rsidR="001E5869" w:rsidRPr="00AB6022">
        <w:t xml:space="preserve">Exchange </w:t>
      </w:r>
      <w:r w:rsidR="00C50CA6" w:rsidRPr="00D10E45">
        <w:t>Network</w:t>
      </w:r>
      <w:r w:rsidRPr="00D10E45">
        <w:t xml:space="preserve">. </w:t>
      </w:r>
      <w:r w:rsidR="00DA170A" w:rsidRPr="00D10E45">
        <w:t xml:space="preserve">As cost share, POA will cover </w:t>
      </w:r>
      <w:r w:rsidR="00605E38">
        <w:t xml:space="preserve">approximately </w:t>
      </w:r>
      <w:r w:rsidR="00C721AC">
        <w:t>29</w:t>
      </w:r>
      <w:r w:rsidR="00DA170A" w:rsidRPr="00D10E45">
        <w:t>% of Ms. Lyons</w:t>
      </w:r>
      <w:r w:rsidR="009D4475" w:rsidRPr="00D10E45">
        <w:t>’</w:t>
      </w:r>
      <w:r w:rsidR="00DA170A" w:rsidRPr="00D10E45">
        <w:t xml:space="preserve"> salary, with the remaining </w:t>
      </w:r>
      <w:r w:rsidR="00175E1B">
        <w:t>7</w:t>
      </w:r>
      <w:r w:rsidR="00C721AC">
        <w:t>1</w:t>
      </w:r>
      <w:r w:rsidR="00DA170A" w:rsidRPr="00D10E45">
        <w:t>% covered by the WHA award.</w:t>
      </w:r>
      <w:r w:rsidR="009D57C2" w:rsidRPr="00D10E45">
        <w:t xml:space="preserve"> </w:t>
      </w:r>
      <w:r w:rsidRPr="00D10E45">
        <w:t xml:space="preserve">The total for this position is </w:t>
      </w:r>
      <w:r w:rsidRPr="00D10E45">
        <w:rPr>
          <w:b/>
        </w:rPr>
        <w:t>$</w:t>
      </w:r>
      <w:r w:rsidR="00650D64">
        <w:rPr>
          <w:b/>
        </w:rPr>
        <w:t>117,000</w:t>
      </w:r>
      <w:r w:rsidRPr="00D10E45">
        <w:t xml:space="preserve"> for </w:t>
      </w:r>
      <w:r w:rsidR="00175E1B">
        <w:t>21</w:t>
      </w:r>
      <w:r w:rsidR="00175E1B" w:rsidRPr="00D10E45">
        <w:t xml:space="preserve"> </w:t>
      </w:r>
      <w:r w:rsidRPr="00D10E45">
        <w:t>months</w:t>
      </w:r>
      <w:r w:rsidR="009D57C2" w:rsidRPr="00D10E45">
        <w:t xml:space="preserve">, with </w:t>
      </w:r>
      <w:r w:rsidR="009D57C2" w:rsidRPr="00D10E45">
        <w:rPr>
          <w:b/>
        </w:rPr>
        <w:t>$84,000 covered by WHA funds, and $</w:t>
      </w:r>
      <w:r w:rsidR="00650D64">
        <w:rPr>
          <w:b/>
        </w:rPr>
        <w:t>33,600</w:t>
      </w:r>
      <w:r w:rsidR="009D57C2" w:rsidRPr="00D10E45">
        <w:rPr>
          <w:b/>
        </w:rPr>
        <w:t xml:space="preserve"> </w:t>
      </w:r>
      <w:r w:rsidR="00485014" w:rsidRPr="00D10E45">
        <w:rPr>
          <w:b/>
        </w:rPr>
        <w:t>from POA cost-</w:t>
      </w:r>
      <w:r w:rsidR="00485014" w:rsidRPr="00485014">
        <w:rPr>
          <w:b/>
        </w:rPr>
        <w:t>share.</w:t>
      </w:r>
      <w:r w:rsidR="00502DD5">
        <w:rPr>
          <w:b/>
        </w:rPr>
        <w:t xml:space="preserve"> </w:t>
      </w:r>
      <w:r w:rsidR="00502DD5" w:rsidRPr="00845516">
        <w:rPr>
          <w:i/>
          <w:iCs/>
          <w:color w:val="EE0000"/>
          <w:spacing w:val="-1"/>
        </w:rPr>
        <w:t xml:space="preserve">NOTE: This position </w:t>
      </w:r>
      <w:del w:id="104" w:author="Penelope Kim" w:date="2025-12-17T10:02:00Z" w16du:dateUtc="2025-12-17T15:02:00Z">
        <w:r w:rsidR="00502DD5" w:rsidRPr="00845516" w:rsidDel="00004EC3">
          <w:rPr>
            <w:i/>
            <w:iCs/>
            <w:color w:val="EE0000"/>
            <w:spacing w:val="-1"/>
          </w:rPr>
          <w:delText>will not</w:delText>
        </w:r>
      </w:del>
      <w:ins w:id="105" w:author="Penelope Kim" w:date="2025-12-17T10:02:00Z" w16du:dateUtc="2025-12-17T15:02:00Z">
        <w:r w:rsidR="00004EC3">
          <w:rPr>
            <w:i/>
            <w:iCs/>
            <w:color w:val="EE0000"/>
            <w:spacing w:val="-1"/>
          </w:rPr>
          <w:t>was</w:t>
        </w:r>
      </w:ins>
      <w:del w:id="106" w:author="Penelope Kim" w:date="2025-12-17T10:02:00Z" w16du:dateUtc="2025-12-17T15:02:00Z">
        <w:r w:rsidR="00502DD5" w:rsidRPr="00845516" w:rsidDel="00004EC3">
          <w:rPr>
            <w:i/>
            <w:iCs/>
            <w:color w:val="EE0000"/>
            <w:spacing w:val="-1"/>
          </w:rPr>
          <w:delText xml:space="preserve"> be</w:delText>
        </w:r>
      </w:del>
      <w:r w:rsidR="00502DD5" w:rsidRPr="00845516">
        <w:rPr>
          <w:i/>
          <w:iCs/>
          <w:color w:val="EE0000"/>
          <w:spacing w:val="-1"/>
        </w:rPr>
        <w:t xml:space="preserve"> </w:t>
      </w:r>
      <w:r w:rsidR="00043909" w:rsidRPr="00845516">
        <w:rPr>
          <w:i/>
          <w:iCs/>
          <w:color w:val="EE0000"/>
          <w:spacing w:val="-1"/>
        </w:rPr>
        <w:t>renewed/</w:t>
      </w:r>
      <w:r w:rsidR="00502DD5" w:rsidRPr="00845516">
        <w:rPr>
          <w:i/>
          <w:iCs/>
          <w:color w:val="EE0000"/>
          <w:spacing w:val="-1"/>
        </w:rPr>
        <w:t xml:space="preserve">filled </w:t>
      </w:r>
      <w:del w:id="107" w:author="Penelope Kim" w:date="2025-12-17T10:03:00Z" w16du:dateUtc="2025-12-17T15:03:00Z">
        <w:r w:rsidR="00502DD5" w:rsidRPr="00845516" w:rsidDel="00004EC3">
          <w:rPr>
            <w:i/>
            <w:iCs/>
            <w:color w:val="EE0000"/>
            <w:spacing w:val="-1"/>
          </w:rPr>
          <w:delText>during the Cost Amendment period</w:delText>
        </w:r>
      </w:del>
      <w:ins w:id="108" w:author="Penelope Kim" w:date="2025-12-17T10:03:00Z" w16du:dateUtc="2025-12-17T15:03:00Z">
        <w:r w:rsidR="00004EC3">
          <w:rPr>
            <w:i/>
            <w:iCs/>
            <w:color w:val="EE0000"/>
            <w:spacing w:val="-1"/>
          </w:rPr>
          <w:t>in 2025</w:t>
        </w:r>
      </w:ins>
      <w:r w:rsidR="00502DD5" w:rsidRPr="00845516">
        <w:rPr>
          <w:i/>
          <w:iCs/>
          <w:color w:val="EE0000"/>
          <w:spacing w:val="-1"/>
        </w:rPr>
        <w:t xml:space="preserve">. </w:t>
      </w:r>
      <w:r w:rsidR="00FE7BE6" w:rsidRPr="00845516">
        <w:rPr>
          <w:i/>
          <w:iCs/>
          <w:color w:val="EE0000"/>
          <w:spacing w:val="-1"/>
        </w:rPr>
        <w:t>An already created infrastructure</w:t>
      </w:r>
      <w:r w:rsidR="00D474BD" w:rsidRPr="00845516">
        <w:rPr>
          <w:i/>
          <w:iCs/>
          <w:color w:val="EE0000"/>
          <w:spacing w:val="-1"/>
        </w:rPr>
        <w:t xml:space="preserve"> through the 100K Alumni Exchange Network</w:t>
      </w:r>
      <w:r w:rsidR="00FE7BE6" w:rsidRPr="00845516">
        <w:rPr>
          <w:i/>
          <w:iCs/>
          <w:color w:val="EE0000"/>
          <w:spacing w:val="-1"/>
        </w:rPr>
        <w:t xml:space="preserve">, along with </w:t>
      </w:r>
      <w:r w:rsidR="00D474BD" w:rsidRPr="00845516">
        <w:rPr>
          <w:i/>
          <w:iCs/>
          <w:color w:val="EE0000"/>
          <w:spacing w:val="-1"/>
        </w:rPr>
        <w:t xml:space="preserve">current </w:t>
      </w:r>
      <w:r w:rsidR="002F3D86" w:rsidRPr="00845516">
        <w:rPr>
          <w:i/>
          <w:iCs/>
          <w:color w:val="EE0000"/>
          <w:spacing w:val="-1"/>
        </w:rPr>
        <w:t>limited</w:t>
      </w:r>
      <w:r w:rsidR="00FE7BE6" w:rsidRPr="00845516">
        <w:rPr>
          <w:i/>
          <w:iCs/>
          <w:color w:val="EE0000"/>
          <w:spacing w:val="-1"/>
        </w:rPr>
        <w:t xml:space="preserve"> </w:t>
      </w:r>
      <w:r w:rsidR="00D474BD" w:rsidRPr="00845516">
        <w:rPr>
          <w:i/>
          <w:iCs/>
          <w:color w:val="EE0000"/>
          <w:spacing w:val="-1"/>
        </w:rPr>
        <w:t xml:space="preserve">program </w:t>
      </w:r>
      <w:r w:rsidR="00FE7BE6" w:rsidRPr="00845516">
        <w:rPr>
          <w:i/>
          <w:iCs/>
          <w:color w:val="EE0000"/>
          <w:spacing w:val="-1"/>
        </w:rPr>
        <w:t xml:space="preserve">capacity and funding, necessitated the </w:t>
      </w:r>
      <w:r w:rsidR="002F3D86" w:rsidRPr="00845516">
        <w:rPr>
          <w:i/>
          <w:iCs/>
          <w:color w:val="EE0000"/>
          <w:spacing w:val="-1"/>
        </w:rPr>
        <w:t xml:space="preserve">significant </w:t>
      </w:r>
      <w:r w:rsidR="00FE7BE6" w:rsidRPr="00845516">
        <w:rPr>
          <w:i/>
          <w:iCs/>
          <w:color w:val="EE0000"/>
          <w:spacing w:val="-1"/>
        </w:rPr>
        <w:t>reduction of alumni engagement activities in the SOW.</w:t>
      </w:r>
    </w:p>
    <w:p w14:paraId="49C5CC42" w14:textId="77777777" w:rsidR="00A92A9B" w:rsidRDefault="00A92A9B" w:rsidP="00A92A9B">
      <w:pPr>
        <w:pStyle w:val="BodyText"/>
        <w:ind w:left="1091" w:right="154"/>
        <w:jc w:val="both"/>
        <w:rPr>
          <w:b/>
        </w:rPr>
      </w:pPr>
    </w:p>
    <w:p w14:paraId="6C0A1EAC" w14:textId="1909A11E" w:rsidR="00A92A9B" w:rsidRPr="00845516" w:rsidRDefault="00A74199" w:rsidP="00A92A9B">
      <w:pPr>
        <w:pStyle w:val="BodyText"/>
        <w:numPr>
          <w:ilvl w:val="2"/>
          <w:numId w:val="4"/>
        </w:numPr>
        <w:ind w:left="1091" w:right="154" w:hanging="730"/>
        <w:jc w:val="both"/>
        <w:rPr>
          <w:b/>
          <w:color w:val="EE0000"/>
        </w:rPr>
      </w:pPr>
      <w:r w:rsidRPr="00A92A9B">
        <w:rPr>
          <w:b/>
        </w:rPr>
        <w:t>Program Officer</w:t>
      </w:r>
      <w:r w:rsidR="00A56DF9" w:rsidRPr="00174A25">
        <w:t xml:space="preserve"> </w:t>
      </w:r>
      <w:r w:rsidR="00FE339E" w:rsidRPr="00A92A9B">
        <w:rPr>
          <w:rFonts w:cs="Times New Roman"/>
        </w:rPr>
        <w:t>–</w:t>
      </w:r>
      <w:r w:rsidR="004D3836" w:rsidRPr="00A92A9B">
        <w:rPr>
          <w:rFonts w:cs="Times New Roman"/>
        </w:rPr>
        <w:t xml:space="preserve"> </w:t>
      </w:r>
      <w:r w:rsidR="007B3268">
        <w:t xml:space="preserve">The </w:t>
      </w:r>
      <w:r w:rsidR="000E17C0">
        <w:t>P</w:t>
      </w:r>
      <w:r w:rsidR="007B3268">
        <w:t xml:space="preserve">rogram </w:t>
      </w:r>
      <w:r w:rsidR="000E17C0" w:rsidRPr="00AB6022">
        <w:t>O</w:t>
      </w:r>
      <w:r w:rsidR="007B3268" w:rsidRPr="00AB6022">
        <w:t>fficer</w:t>
      </w:r>
      <w:r w:rsidR="00462613">
        <w:t>,</w:t>
      </w:r>
      <w:r w:rsidR="007B3268" w:rsidRPr="00AB6022">
        <w:t xml:space="preserve"> with</w:t>
      </w:r>
      <w:r w:rsidR="007A208A" w:rsidRPr="00A92A9B">
        <w:rPr>
          <w:rFonts w:cs="Times New Roman"/>
          <w:spacing w:val="-1"/>
        </w:rPr>
        <w:t xml:space="preserve"> an annual salary of $5</w:t>
      </w:r>
      <w:r w:rsidR="001631DA" w:rsidRPr="00A92A9B">
        <w:rPr>
          <w:rFonts w:cs="Times New Roman"/>
          <w:spacing w:val="-1"/>
        </w:rPr>
        <w:t>3</w:t>
      </w:r>
      <w:r w:rsidR="007A208A" w:rsidRPr="00A92A9B">
        <w:rPr>
          <w:rFonts w:cs="Times New Roman"/>
          <w:spacing w:val="-1"/>
        </w:rPr>
        <w:t>,</w:t>
      </w:r>
      <w:r w:rsidR="001631DA" w:rsidRPr="00A92A9B">
        <w:rPr>
          <w:rFonts w:cs="Times New Roman"/>
          <w:spacing w:val="-1"/>
        </w:rPr>
        <w:t>520</w:t>
      </w:r>
      <w:r w:rsidR="007A208A" w:rsidRPr="00A92A9B">
        <w:rPr>
          <w:rFonts w:cs="Times New Roman"/>
          <w:spacing w:val="-1"/>
        </w:rPr>
        <w:t xml:space="preserve"> equal</w:t>
      </w:r>
      <w:r w:rsidR="00462613" w:rsidRPr="00A92A9B">
        <w:rPr>
          <w:rFonts w:cs="Times New Roman"/>
          <w:spacing w:val="-1"/>
        </w:rPr>
        <w:t xml:space="preserve"> to</w:t>
      </w:r>
      <w:r w:rsidR="007A208A" w:rsidRPr="00A92A9B">
        <w:rPr>
          <w:rFonts w:cs="Times New Roman"/>
          <w:spacing w:val="-1"/>
        </w:rPr>
        <w:t xml:space="preserve"> </w:t>
      </w:r>
      <w:r w:rsidR="0002476C" w:rsidRPr="00AB6022">
        <w:t>$4,</w:t>
      </w:r>
      <w:r w:rsidR="001631DA" w:rsidRPr="00AB6022">
        <w:t>460</w:t>
      </w:r>
      <w:r w:rsidR="007A208A" w:rsidRPr="00AB6022">
        <w:t>/month</w:t>
      </w:r>
      <w:r w:rsidR="00D15ADB" w:rsidRPr="00AB6022">
        <w:t>,</w:t>
      </w:r>
      <w:r w:rsidR="0002476C" w:rsidRPr="00AB6022">
        <w:t xml:space="preserve"> will dedicate </w:t>
      </w:r>
      <w:r w:rsidR="00B92056" w:rsidRPr="00AB6022">
        <w:t>10</w:t>
      </w:r>
      <w:r w:rsidR="0002476C" w:rsidRPr="00AB6022">
        <w:t xml:space="preserve">0% of </w:t>
      </w:r>
      <w:r w:rsidR="00462613">
        <w:t>t</w:t>
      </w:r>
      <w:r w:rsidR="0002476C" w:rsidRPr="00AB6022">
        <w:t>he</w:t>
      </w:r>
      <w:r w:rsidR="00462613">
        <w:t>i</w:t>
      </w:r>
      <w:r w:rsidR="0002476C" w:rsidRPr="00AB6022">
        <w:t xml:space="preserve">r time to </w:t>
      </w:r>
      <w:r w:rsidR="00174A25" w:rsidRPr="00AB6022">
        <w:t>manage 100K</w:t>
      </w:r>
      <w:r w:rsidR="00462613">
        <w:t xml:space="preserve"> </w:t>
      </w:r>
      <w:r w:rsidR="001E5869" w:rsidRPr="00AB6022">
        <w:t xml:space="preserve">HEI </w:t>
      </w:r>
      <w:r w:rsidR="00174A25" w:rsidRPr="00AB6022">
        <w:t>grant competition cycles</w:t>
      </w:r>
      <w:r w:rsidR="001E5869" w:rsidRPr="00AB6022">
        <w:t xml:space="preserve"> focused on </w:t>
      </w:r>
      <w:r w:rsidR="00614B67" w:rsidRPr="00AB6022">
        <w:t xml:space="preserve">proactive, </w:t>
      </w:r>
      <w:r w:rsidR="00CB45A5" w:rsidRPr="00AB6022">
        <w:t>systemic</w:t>
      </w:r>
      <w:r w:rsidR="00462613">
        <w:t>,</w:t>
      </w:r>
      <w:r w:rsidR="00614B67" w:rsidRPr="00AB6022">
        <w:t xml:space="preserve"> </w:t>
      </w:r>
      <w:r w:rsidR="00174A25" w:rsidRPr="00AB6022">
        <w:t xml:space="preserve">technical HEI support </w:t>
      </w:r>
      <w:r w:rsidR="00614B67" w:rsidRPr="00AB6022">
        <w:t>for all 100K</w:t>
      </w:r>
      <w:r w:rsidR="00462613">
        <w:t xml:space="preserve"> </w:t>
      </w:r>
      <w:r w:rsidR="00614B67" w:rsidRPr="00AB6022">
        <w:t xml:space="preserve">HEI grantees (in the U.S. and WHA); plan and </w:t>
      </w:r>
      <w:r w:rsidR="00174A25" w:rsidRPr="00AB6022">
        <w:t xml:space="preserve">conduct bilingual </w:t>
      </w:r>
      <w:r w:rsidR="00CB45A5" w:rsidRPr="00AB6022">
        <w:t xml:space="preserve">100K competition </w:t>
      </w:r>
      <w:r w:rsidR="00174A25" w:rsidRPr="00AB6022">
        <w:t>webinars</w:t>
      </w:r>
      <w:r w:rsidR="00CB45A5" w:rsidRPr="00AB6022">
        <w:t>;</w:t>
      </w:r>
      <w:r w:rsidR="00CB45A5" w:rsidRPr="00AB6022" w:rsidDel="00614B67">
        <w:t xml:space="preserve"> </w:t>
      </w:r>
      <w:r w:rsidR="00CB45A5" w:rsidRPr="00AB6022">
        <w:t>and</w:t>
      </w:r>
      <w:r w:rsidR="00AB6022">
        <w:t xml:space="preserve"> </w:t>
      </w:r>
      <w:r w:rsidR="00174A25" w:rsidRPr="00AB6022">
        <w:t>organiz</w:t>
      </w:r>
      <w:r w:rsidR="00CB45A5" w:rsidRPr="00AB6022">
        <w:t>e</w:t>
      </w:r>
      <w:r w:rsidR="00462613">
        <w:t xml:space="preserve"> </w:t>
      </w:r>
      <w:r w:rsidR="00CB45A5" w:rsidRPr="00AB6022">
        <w:t>100K</w:t>
      </w:r>
      <w:r w:rsidR="00174A25" w:rsidRPr="00AB6022">
        <w:t xml:space="preserve"> </w:t>
      </w:r>
      <w:r w:rsidR="00CB45A5" w:rsidRPr="00AB6022">
        <w:t xml:space="preserve">grant </w:t>
      </w:r>
      <w:r w:rsidR="00174A25" w:rsidRPr="00AB6022">
        <w:t>proposal review</w:t>
      </w:r>
      <w:r w:rsidR="00462613">
        <w:t>, e</w:t>
      </w:r>
      <w:r w:rsidR="00CB45A5" w:rsidRPr="00AB6022">
        <w:t xml:space="preserve">valuation, and final </w:t>
      </w:r>
      <w:r w:rsidR="00174A25" w:rsidRPr="00174A25">
        <w:t xml:space="preserve">selection process. </w:t>
      </w:r>
      <w:r w:rsidR="00AB6022">
        <w:t>They</w:t>
      </w:r>
      <w:r w:rsidR="00174A25" w:rsidRPr="00174A25">
        <w:t xml:space="preserve"> will also coordinate </w:t>
      </w:r>
      <w:r w:rsidR="00CB45A5">
        <w:t xml:space="preserve">100K </w:t>
      </w:r>
      <w:r w:rsidR="00174A25" w:rsidRPr="00174A25">
        <w:t>event logistics and support senior staff in outreach and events.</w:t>
      </w:r>
      <w:r w:rsidR="00174A25">
        <w:t xml:space="preserve"> </w:t>
      </w:r>
      <w:r w:rsidR="00174A25" w:rsidRPr="00A92A9B">
        <w:rPr>
          <w:spacing w:val="-1"/>
        </w:rPr>
        <w:t>The total for this position is</w:t>
      </w:r>
      <w:r w:rsidR="00174A25" w:rsidRPr="00A92A9B">
        <w:rPr>
          <w:b/>
          <w:spacing w:val="-1"/>
        </w:rPr>
        <w:t xml:space="preserve"> $</w:t>
      </w:r>
      <w:del w:id="109" w:author="Penelope Kim" w:date="2025-12-17T10:07:00Z" w16du:dateUtc="2025-12-17T15:07:00Z">
        <w:r w:rsidR="005179AD" w:rsidRPr="00A92A9B" w:rsidDel="00B3179C">
          <w:rPr>
            <w:b/>
            <w:spacing w:val="-1"/>
          </w:rPr>
          <w:delText>133</w:delText>
        </w:r>
        <w:r w:rsidR="00174A25" w:rsidRPr="00A92A9B" w:rsidDel="00B3179C">
          <w:rPr>
            <w:b/>
            <w:spacing w:val="-1"/>
          </w:rPr>
          <w:delText>,</w:delText>
        </w:r>
        <w:r w:rsidR="005179AD" w:rsidRPr="00A92A9B" w:rsidDel="00B3179C">
          <w:rPr>
            <w:b/>
            <w:spacing w:val="-1"/>
          </w:rPr>
          <w:delText>800</w:delText>
        </w:r>
      </w:del>
      <w:ins w:id="110" w:author="Penelope Kim" w:date="2025-12-17T10:07:00Z" w16du:dateUtc="2025-12-17T15:07:00Z">
        <w:r w:rsidR="00B3179C">
          <w:rPr>
            <w:b/>
            <w:spacing w:val="-1"/>
          </w:rPr>
          <w:t>93,660</w:t>
        </w:r>
      </w:ins>
      <w:r w:rsidR="00174A25" w:rsidRPr="00A92A9B">
        <w:rPr>
          <w:b/>
          <w:spacing w:val="-1"/>
        </w:rPr>
        <w:t xml:space="preserve"> </w:t>
      </w:r>
      <w:r w:rsidR="00174A25" w:rsidRPr="00A92A9B">
        <w:rPr>
          <w:spacing w:val="-1"/>
        </w:rPr>
        <w:t xml:space="preserve">for </w:t>
      </w:r>
      <w:ins w:id="111" w:author="Penelope Kim" w:date="2025-12-17T10:07:00Z" w16du:dateUtc="2025-12-17T15:07:00Z">
        <w:r w:rsidR="00B3179C">
          <w:rPr>
            <w:spacing w:val="-1"/>
          </w:rPr>
          <w:t>21</w:t>
        </w:r>
      </w:ins>
      <w:del w:id="112" w:author="Penelope Kim" w:date="2025-12-17T10:07:00Z" w16du:dateUtc="2025-12-17T15:07:00Z">
        <w:r w:rsidR="00174A25" w:rsidRPr="00A92A9B" w:rsidDel="00B3179C">
          <w:rPr>
            <w:spacing w:val="-1"/>
          </w:rPr>
          <w:delText>30</w:delText>
        </w:r>
      </w:del>
      <w:r w:rsidR="00174A25" w:rsidRPr="00A92A9B">
        <w:rPr>
          <w:spacing w:val="-1"/>
        </w:rPr>
        <w:t xml:space="preserve"> months.</w:t>
      </w:r>
      <w:r w:rsidR="002F3D86" w:rsidRPr="00A92A9B">
        <w:rPr>
          <w:spacing w:val="-1"/>
        </w:rPr>
        <w:t xml:space="preserve"> </w:t>
      </w:r>
      <w:r w:rsidR="002F3D86" w:rsidRPr="00845516">
        <w:rPr>
          <w:i/>
          <w:iCs/>
          <w:color w:val="EE0000"/>
          <w:spacing w:val="-1"/>
        </w:rPr>
        <w:t xml:space="preserve">NOTE: This position </w:t>
      </w:r>
      <w:r w:rsidR="00DD77D6" w:rsidRPr="00845516">
        <w:rPr>
          <w:i/>
          <w:iCs/>
          <w:color w:val="EE0000"/>
          <w:spacing w:val="-1"/>
        </w:rPr>
        <w:t xml:space="preserve">will be converted to a consultancy </w:t>
      </w:r>
      <w:r w:rsidR="002F3D86" w:rsidRPr="00845516">
        <w:rPr>
          <w:i/>
          <w:iCs/>
          <w:color w:val="EE0000"/>
          <w:spacing w:val="-1"/>
        </w:rPr>
        <w:t>during the Cost Amendment period</w:t>
      </w:r>
      <w:r w:rsidR="007530FB" w:rsidRPr="00845516">
        <w:rPr>
          <w:i/>
          <w:iCs/>
          <w:color w:val="EE0000"/>
          <w:spacing w:val="-1"/>
        </w:rPr>
        <w:t xml:space="preserve"> with a focused scope of work</w:t>
      </w:r>
      <w:r w:rsidR="00AE00AC" w:rsidRPr="00845516">
        <w:rPr>
          <w:i/>
          <w:iCs/>
          <w:color w:val="EE0000"/>
          <w:spacing w:val="-1"/>
        </w:rPr>
        <w:t xml:space="preserve">. </w:t>
      </w:r>
      <w:r w:rsidR="00DD77D6" w:rsidRPr="00845516">
        <w:rPr>
          <w:i/>
          <w:iCs/>
          <w:color w:val="EE0000"/>
          <w:spacing w:val="-1"/>
        </w:rPr>
        <w:t>See “Contractual” section below.</w:t>
      </w:r>
      <w:r w:rsidR="002F3D86" w:rsidRPr="00845516">
        <w:rPr>
          <w:i/>
          <w:iCs/>
          <w:color w:val="EE0000"/>
          <w:spacing w:val="-1"/>
        </w:rPr>
        <w:t xml:space="preserve"> </w:t>
      </w:r>
      <w:ins w:id="113" w:author="Penelope Kim" w:date="2025-12-17T10:15:00Z" w16du:dateUtc="2025-12-17T15:15:00Z">
        <w:r w:rsidR="007A0CE9">
          <w:rPr>
            <w:i/>
            <w:iCs/>
            <w:color w:val="EE0000"/>
            <w:spacing w:val="-1"/>
          </w:rPr>
          <w:t>Other r</w:t>
        </w:r>
        <w:r w:rsidR="007A0CE9" w:rsidRPr="00845516">
          <w:rPr>
            <w:rFonts w:cs="Times New Roman"/>
            <w:i/>
            <w:iCs/>
            <w:color w:val="EE0000"/>
            <w:spacing w:val="-1"/>
          </w:rPr>
          <w:t>esponsibilities under this role will be assumed and shared by the Program Director</w:t>
        </w:r>
      </w:ins>
      <w:ins w:id="114" w:author="Penelope Kim" w:date="2025-12-17T10:16:00Z" w16du:dateUtc="2025-12-17T15:16:00Z">
        <w:r w:rsidR="007A0CE9">
          <w:rPr>
            <w:rFonts w:cs="Times New Roman"/>
            <w:i/>
            <w:iCs/>
            <w:color w:val="EE0000"/>
            <w:spacing w:val="-1"/>
          </w:rPr>
          <w:t xml:space="preserve"> and MEL Officer</w:t>
        </w:r>
      </w:ins>
      <w:ins w:id="115" w:author="Penelope Kim" w:date="2025-12-17T10:15:00Z" w16du:dateUtc="2025-12-17T15:15:00Z">
        <w:r w:rsidR="007A0CE9" w:rsidRPr="00845516">
          <w:rPr>
            <w:rFonts w:cs="Times New Roman"/>
            <w:i/>
            <w:iCs/>
            <w:color w:val="EE0000"/>
            <w:spacing w:val="-1"/>
          </w:rPr>
          <w:t>.</w:t>
        </w:r>
      </w:ins>
    </w:p>
    <w:p w14:paraId="5B479B27" w14:textId="77777777" w:rsidR="00A92A9B" w:rsidRDefault="00A92A9B" w:rsidP="00A92A9B">
      <w:pPr>
        <w:pStyle w:val="ListParagraph"/>
        <w:rPr>
          <w:b/>
          <w:spacing w:val="-1"/>
        </w:rPr>
      </w:pPr>
    </w:p>
    <w:p w14:paraId="5EFD7740" w14:textId="3D230094" w:rsidR="00A92A9B" w:rsidRDefault="00406316" w:rsidP="00A92A9B">
      <w:pPr>
        <w:pStyle w:val="BodyText"/>
        <w:numPr>
          <w:ilvl w:val="2"/>
          <w:numId w:val="4"/>
        </w:numPr>
        <w:ind w:left="1091" w:right="154" w:hanging="730"/>
        <w:jc w:val="both"/>
        <w:rPr>
          <w:b/>
        </w:rPr>
      </w:pPr>
      <w:r w:rsidRPr="00A92A9B">
        <w:rPr>
          <w:b/>
          <w:spacing w:val="-1"/>
        </w:rPr>
        <w:t>Communications Officer</w:t>
      </w:r>
      <w:r w:rsidR="00FE339E" w:rsidRPr="00A92A9B">
        <w:rPr>
          <w:rFonts w:cs="Times New Roman"/>
        </w:rPr>
        <w:t xml:space="preserve"> –</w:t>
      </w:r>
      <w:r w:rsidR="004D3836" w:rsidRPr="00A92A9B">
        <w:rPr>
          <w:rFonts w:cs="Times New Roman"/>
        </w:rPr>
        <w:t xml:space="preserve"> </w:t>
      </w:r>
      <w:r w:rsidR="000E17C0" w:rsidRPr="00A92A9B">
        <w:rPr>
          <w:rFonts w:cs="Times New Roman"/>
        </w:rPr>
        <w:t>The Communication Officer</w:t>
      </w:r>
      <w:r w:rsidR="00462613" w:rsidRPr="00A92A9B">
        <w:rPr>
          <w:rFonts w:cs="Times New Roman"/>
        </w:rPr>
        <w:t>,</w:t>
      </w:r>
      <w:r w:rsidRPr="00A92A9B">
        <w:rPr>
          <w:spacing w:val="-1"/>
        </w:rPr>
        <w:t xml:space="preserve"> </w:t>
      </w:r>
      <w:r w:rsidR="00CD6A41" w:rsidRPr="00A92A9B">
        <w:rPr>
          <w:spacing w:val="-1"/>
        </w:rPr>
        <w:t xml:space="preserve">with an annual salary of </w:t>
      </w:r>
      <w:r w:rsidR="00CD6A41" w:rsidRPr="00A92A9B">
        <w:rPr>
          <w:spacing w:val="-1"/>
        </w:rPr>
        <w:lastRenderedPageBreak/>
        <w:t xml:space="preserve">$58,236 equal to </w:t>
      </w:r>
      <w:r w:rsidRPr="00A92A9B">
        <w:rPr>
          <w:spacing w:val="-1"/>
        </w:rPr>
        <w:t>$4,853</w:t>
      </w:r>
      <w:r w:rsidR="00CD6A41" w:rsidRPr="00A92A9B">
        <w:rPr>
          <w:spacing w:val="-1"/>
        </w:rPr>
        <w:t>/month</w:t>
      </w:r>
      <w:r w:rsidR="00A761D6" w:rsidRPr="00A92A9B">
        <w:rPr>
          <w:spacing w:val="-1"/>
        </w:rPr>
        <w:t>,</w:t>
      </w:r>
      <w:r w:rsidRPr="00A92A9B">
        <w:rPr>
          <w:spacing w:val="-1"/>
        </w:rPr>
        <w:t xml:space="preserve"> will dedicate </w:t>
      </w:r>
      <w:r w:rsidR="006D16F8" w:rsidRPr="00A92A9B">
        <w:rPr>
          <w:spacing w:val="-1"/>
        </w:rPr>
        <w:t>approximately 6</w:t>
      </w:r>
      <w:ins w:id="116" w:author="Penelope Kim" w:date="2025-12-17T10:07:00Z" w16du:dateUtc="2025-12-17T15:07:00Z">
        <w:r w:rsidR="00B3179C">
          <w:rPr>
            <w:spacing w:val="-1"/>
          </w:rPr>
          <w:t>0</w:t>
        </w:r>
      </w:ins>
      <w:del w:id="117" w:author="Penelope Kim" w:date="2025-12-17T10:07:00Z" w16du:dateUtc="2025-12-17T15:07:00Z">
        <w:r w:rsidR="006D16F8" w:rsidRPr="00A92A9B" w:rsidDel="00B3179C">
          <w:rPr>
            <w:spacing w:val="-1"/>
          </w:rPr>
          <w:delText>3</w:delText>
        </w:r>
      </w:del>
      <w:r w:rsidR="00F261C0" w:rsidRPr="00A92A9B">
        <w:rPr>
          <w:spacing w:val="-1"/>
        </w:rPr>
        <w:t xml:space="preserve">% of </w:t>
      </w:r>
      <w:r w:rsidR="00462613" w:rsidRPr="00A92A9B">
        <w:rPr>
          <w:spacing w:val="-1"/>
        </w:rPr>
        <w:t>t</w:t>
      </w:r>
      <w:r w:rsidR="00F261C0" w:rsidRPr="00A92A9B">
        <w:rPr>
          <w:spacing w:val="-1"/>
        </w:rPr>
        <w:t>he</w:t>
      </w:r>
      <w:r w:rsidR="00462613" w:rsidRPr="00A92A9B">
        <w:rPr>
          <w:spacing w:val="-1"/>
        </w:rPr>
        <w:t>i</w:t>
      </w:r>
      <w:r w:rsidR="00F261C0" w:rsidRPr="00A92A9B">
        <w:rPr>
          <w:spacing w:val="-1"/>
        </w:rPr>
        <w:t xml:space="preserve">r time to </w:t>
      </w:r>
      <w:r w:rsidR="007D5275" w:rsidRPr="00A92A9B">
        <w:rPr>
          <w:spacing w:val="-1"/>
        </w:rPr>
        <w:t xml:space="preserve">implement the program’s communications and marketing strategy. </w:t>
      </w:r>
      <w:r w:rsidR="00AB6022" w:rsidRPr="00A92A9B">
        <w:rPr>
          <w:spacing w:val="-1"/>
        </w:rPr>
        <w:t>They</w:t>
      </w:r>
      <w:r w:rsidR="007D5275" w:rsidRPr="00A92A9B">
        <w:rPr>
          <w:spacing w:val="-1"/>
        </w:rPr>
        <w:t xml:space="preserve"> will </w:t>
      </w:r>
      <w:r w:rsidR="009B078E" w:rsidRPr="00A92A9B">
        <w:rPr>
          <w:spacing w:val="-1"/>
        </w:rPr>
        <w:t xml:space="preserve">support outreach, communications, and marketing for </w:t>
      </w:r>
      <w:r w:rsidR="00CB45A5" w:rsidRPr="00A92A9B">
        <w:rPr>
          <w:spacing w:val="-1"/>
        </w:rPr>
        <w:t xml:space="preserve">100K HEI </w:t>
      </w:r>
      <w:r w:rsidR="009B078E" w:rsidRPr="00A92A9B">
        <w:rPr>
          <w:spacing w:val="-1"/>
        </w:rPr>
        <w:t xml:space="preserve">partnership development, grant competition promotion, material design, and event planning. </w:t>
      </w:r>
      <w:r w:rsidR="00AB6022" w:rsidRPr="00A92A9B">
        <w:rPr>
          <w:spacing w:val="-1"/>
        </w:rPr>
        <w:t>They</w:t>
      </w:r>
      <w:r w:rsidR="009B078E" w:rsidRPr="00A92A9B">
        <w:rPr>
          <w:spacing w:val="-1"/>
        </w:rPr>
        <w:t xml:space="preserve"> will lead digital communications/marketing efforts, including maintenance</w:t>
      </w:r>
      <w:r w:rsidR="004D22E5" w:rsidRPr="00A92A9B">
        <w:rPr>
          <w:spacing w:val="-1"/>
        </w:rPr>
        <w:t xml:space="preserve">, </w:t>
      </w:r>
      <w:r w:rsidR="00CB45A5" w:rsidRPr="00A92A9B">
        <w:rPr>
          <w:spacing w:val="-1"/>
        </w:rPr>
        <w:t>re</w:t>
      </w:r>
      <w:r w:rsidR="004D22E5" w:rsidRPr="00A92A9B">
        <w:rPr>
          <w:spacing w:val="-1"/>
        </w:rPr>
        <w:t xml:space="preserve">design, and </w:t>
      </w:r>
      <w:r w:rsidR="00CB45A5" w:rsidRPr="00A92A9B">
        <w:rPr>
          <w:spacing w:val="-1"/>
        </w:rPr>
        <w:t>upgrade</w:t>
      </w:r>
      <w:r w:rsidR="004D22E5" w:rsidRPr="00A92A9B">
        <w:rPr>
          <w:spacing w:val="-1"/>
        </w:rPr>
        <w:t>s</w:t>
      </w:r>
      <w:r w:rsidR="00CB45A5" w:rsidRPr="00A92A9B">
        <w:rPr>
          <w:spacing w:val="-1"/>
        </w:rPr>
        <w:t xml:space="preserve"> </w:t>
      </w:r>
      <w:r w:rsidR="009B078E" w:rsidRPr="00A92A9B">
        <w:rPr>
          <w:spacing w:val="-1"/>
        </w:rPr>
        <w:t xml:space="preserve">of the 100K website, strategy/design of </w:t>
      </w:r>
      <w:r w:rsidR="004D22E5" w:rsidRPr="00A92A9B">
        <w:rPr>
          <w:spacing w:val="-1"/>
        </w:rPr>
        <w:t xml:space="preserve">communications to support </w:t>
      </w:r>
      <w:r w:rsidR="009B078E" w:rsidRPr="00A92A9B">
        <w:rPr>
          <w:spacing w:val="-1"/>
        </w:rPr>
        <w:t xml:space="preserve">alumni engagement efforts, and </w:t>
      </w:r>
      <w:r w:rsidR="004D22E5" w:rsidRPr="00A92A9B">
        <w:rPr>
          <w:spacing w:val="-1"/>
        </w:rPr>
        <w:t xml:space="preserve">expand 100K Strong </w:t>
      </w:r>
      <w:r w:rsidR="009B078E" w:rsidRPr="00A92A9B">
        <w:rPr>
          <w:spacing w:val="-1"/>
        </w:rPr>
        <w:t>social media presence.</w:t>
      </w:r>
      <w:r w:rsidR="007D5275" w:rsidRPr="00AB6022">
        <w:t xml:space="preserve"> </w:t>
      </w:r>
      <w:r w:rsidR="009D4475" w:rsidRPr="00AB6022">
        <w:t>As cost share</w:t>
      </w:r>
      <w:r w:rsidR="009D4475">
        <w:t xml:space="preserve">, POA will cover </w:t>
      </w:r>
      <w:r w:rsidR="00CE00AA">
        <w:t>2</w:t>
      </w:r>
      <w:r w:rsidR="009D4475">
        <w:t xml:space="preserve">0% of </w:t>
      </w:r>
      <w:r w:rsidR="005C0E31">
        <w:t>the proposed LOE</w:t>
      </w:r>
      <w:r w:rsidR="009D4475">
        <w:t xml:space="preserve">, with the remaining </w:t>
      </w:r>
      <w:r w:rsidR="00CE00AA">
        <w:t>8</w:t>
      </w:r>
      <w:r w:rsidR="009D4475">
        <w:t xml:space="preserve">0% covered by the WHA award. </w:t>
      </w:r>
      <w:r w:rsidR="007D5275">
        <w:t xml:space="preserve">The total for this position is </w:t>
      </w:r>
      <w:r w:rsidR="007D5275" w:rsidRPr="00A92A9B">
        <w:rPr>
          <w:b/>
        </w:rPr>
        <w:t>$</w:t>
      </w:r>
      <w:ins w:id="118" w:author="Penelope Kim" w:date="2025-12-17T10:08:00Z" w16du:dateUtc="2025-12-17T15:08:00Z">
        <w:r w:rsidR="00444CCD">
          <w:rPr>
            <w:b/>
          </w:rPr>
          <w:t>80,075</w:t>
        </w:r>
      </w:ins>
      <w:del w:id="119" w:author="Penelope Kim" w:date="2025-12-17T10:08:00Z" w16du:dateUtc="2025-12-17T15:08:00Z">
        <w:r w:rsidR="00CE00AA" w:rsidRPr="00A92A9B" w:rsidDel="00444CCD">
          <w:rPr>
            <w:b/>
          </w:rPr>
          <w:delText>91,722</w:delText>
        </w:r>
      </w:del>
      <w:r w:rsidR="007D5275">
        <w:t xml:space="preserve"> for </w:t>
      </w:r>
      <w:ins w:id="120" w:author="Penelope Kim" w:date="2025-12-17T10:08:00Z" w16du:dateUtc="2025-12-17T15:08:00Z">
        <w:r w:rsidR="00444CCD">
          <w:t>21</w:t>
        </w:r>
      </w:ins>
      <w:del w:id="121" w:author="Penelope Kim" w:date="2025-12-17T10:08:00Z" w16du:dateUtc="2025-12-17T15:08:00Z">
        <w:r w:rsidR="007D5275" w:rsidDel="00444CCD">
          <w:delText>30</w:delText>
        </w:r>
      </w:del>
      <w:r w:rsidR="007D5275">
        <w:t xml:space="preserve"> months, with </w:t>
      </w:r>
      <w:r w:rsidR="007D5275" w:rsidRPr="00A92A9B">
        <w:rPr>
          <w:b/>
        </w:rPr>
        <w:t>$</w:t>
      </w:r>
      <w:del w:id="122" w:author="Penelope Kim" w:date="2025-12-17T10:08:00Z" w16du:dateUtc="2025-12-17T15:08:00Z">
        <w:r w:rsidR="009D4475" w:rsidRPr="00A92A9B" w:rsidDel="00444CCD">
          <w:rPr>
            <w:b/>
          </w:rPr>
          <w:delText>72</w:delText>
        </w:r>
        <w:r w:rsidR="007D5275" w:rsidRPr="00A92A9B" w:rsidDel="00444CCD">
          <w:rPr>
            <w:b/>
          </w:rPr>
          <w:delText>,</w:delText>
        </w:r>
        <w:r w:rsidR="009D4475" w:rsidRPr="00A92A9B" w:rsidDel="00444CCD">
          <w:rPr>
            <w:b/>
          </w:rPr>
          <w:delText>795</w:delText>
        </w:r>
      </w:del>
      <w:ins w:id="123" w:author="Penelope Kim" w:date="2025-12-17T10:08:00Z" w16du:dateUtc="2025-12-17T15:08:00Z">
        <w:r w:rsidR="00444CCD">
          <w:rPr>
            <w:b/>
          </w:rPr>
          <w:t>61,148</w:t>
        </w:r>
      </w:ins>
      <w:r w:rsidR="007D5275" w:rsidRPr="00A92A9B">
        <w:rPr>
          <w:b/>
        </w:rPr>
        <w:t xml:space="preserve"> covered by WHA funds, and $</w:t>
      </w:r>
      <w:r w:rsidR="00DC7B66" w:rsidRPr="00A92A9B">
        <w:rPr>
          <w:b/>
        </w:rPr>
        <w:t>18,927</w:t>
      </w:r>
      <w:r w:rsidR="007D5275" w:rsidRPr="00A92A9B">
        <w:rPr>
          <w:b/>
        </w:rPr>
        <w:t xml:space="preserve"> from POA cost-share.</w:t>
      </w:r>
      <w:r w:rsidR="00462613" w:rsidRPr="00A92A9B">
        <w:rPr>
          <w:b/>
        </w:rPr>
        <w:t xml:space="preserve"> </w:t>
      </w:r>
      <w:r w:rsidR="00462613" w:rsidRPr="00845516">
        <w:rPr>
          <w:i/>
          <w:iCs/>
          <w:color w:val="EE0000"/>
          <w:spacing w:val="-1"/>
        </w:rPr>
        <w:t>NOTE: This position will be converted to a consultancy during the Cost Amendment period. See “Contractual” section below.</w:t>
      </w:r>
    </w:p>
    <w:p w14:paraId="3CD4B275" w14:textId="77777777" w:rsidR="00A92A9B" w:rsidRDefault="00A92A9B" w:rsidP="00A92A9B">
      <w:pPr>
        <w:pStyle w:val="ListParagraph"/>
        <w:rPr>
          <w:b/>
          <w:spacing w:val="-1"/>
        </w:rPr>
      </w:pPr>
    </w:p>
    <w:p w14:paraId="37D8F283" w14:textId="2287F79A" w:rsidR="00AB6022" w:rsidRPr="00A92A9B" w:rsidRDefault="006A6FD9" w:rsidP="00A92A9B">
      <w:pPr>
        <w:pStyle w:val="BodyText"/>
        <w:numPr>
          <w:ilvl w:val="2"/>
          <w:numId w:val="4"/>
        </w:numPr>
        <w:ind w:left="1091" w:right="154" w:hanging="730"/>
        <w:jc w:val="both"/>
        <w:rPr>
          <w:b/>
        </w:rPr>
      </w:pPr>
      <w:r w:rsidRPr="00A92A9B">
        <w:rPr>
          <w:b/>
          <w:spacing w:val="-1"/>
        </w:rPr>
        <w:t>MEL Officer</w:t>
      </w:r>
      <w:r w:rsidR="00A31872" w:rsidRPr="00A92A9B">
        <w:rPr>
          <w:rFonts w:cs="Times New Roman"/>
        </w:rPr>
        <w:t xml:space="preserve"> –</w:t>
      </w:r>
      <w:r w:rsidR="005B74D6">
        <w:t xml:space="preserve"> </w:t>
      </w:r>
      <w:r w:rsidR="00A92A11">
        <w:t>Ben Rauch</w:t>
      </w:r>
      <w:r w:rsidR="00D551EE">
        <w:t xml:space="preserve">, </w:t>
      </w:r>
      <w:r w:rsidR="00A31872" w:rsidRPr="00A92A9B">
        <w:rPr>
          <w:rFonts w:cs="Times New Roman"/>
        </w:rPr>
        <w:t>with an annual salary of $</w:t>
      </w:r>
      <w:r w:rsidR="00101834" w:rsidRPr="00A92A9B">
        <w:rPr>
          <w:rFonts w:cs="Times New Roman"/>
        </w:rPr>
        <w:t>43</w:t>
      </w:r>
      <w:r w:rsidR="00A31872" w:rsidRPr="00A92A9B">
        <w:rPr>
          <w:rFonts w:cs="Times New Roman"/>
        </w:rPr>
        <w:t>,</w:t>
      </w:r>
      <w:r w:rsidR="00101834" w:rsidRPr="00A92A9B">
        <w:rPr>
          <w:rFonts w:cs="Times New Roman"/>
        </w:rPr>
        <w:t>416</w:t>
      </w:r>
      <w:r w:rsidR="00A31872" w:rsidRPr="00A92A9B">
        <w:rPr>
          <w:rFonts w:cs="Times New Roman"/>
        </w:rPr>
        <w:t xml:space="preserve"> equal to $</w:t>
      </w:r>
      <w:r w:rsidR="005C1D75" w:rsidRPr="00A92A9B">
        <w:rPr>
          <w:rFonts w:cs="Times New Roman"/>
        </w:rPr>
        <w:t>3,618/</w:t>
      </w:r>
      <w:r w:rsidR="00A31872" w:rsidRPr="00A92A9B">
        <w:rPr>
          <w:rFonts w:cs="Times New Roman"/>
        </w:rPr>
        <w:t>month</w:t>
      </w:r>
      <w:r w:rsidR="00A92A11" w:rsidRPr="00A92A9B">
        <w:rPr>
          <w:rFonts w:cs="Times New Roman"/>
        </w:rPr>
        <w:t>,</w:t>
      </w:r>
      <w:r w:rsidR="005B74D6" w:rsidRPr="00A92A9B">
        <w:rPr>
          <w:rFonts w:cs="Times New Roman"/>
        </w:rPr>
        <w:t xml:space="preserve"> </w:t>
      </w:r>
      <w:r w:rsidR="00A31872" w:rsidRPr="00D10E45">
        <w:t xml:space="preserve">will dedicate </w:t>
      </w:r>
      <w:r w:rsidR="004733C0">
        <w:t>3</w:t>
      </w:r>
      <w:r w:rsidR="005C1D75" w:rsidRPr="00D10E45">
        <w:t>0</w:t>
      </w:r>
      <w:r w:rsidR="00A31872" w:rsidRPr="00D10E45">
        <w:t xml:space="preserve">% of </w:t>
      </w:r>
      <w:r w:rsidR="00AB6022">
        <w:t>their</w:t>
      </w:r>
      <w:r w:rsidR="004733C0" w:rsidRPr="000C063C">
        <w:t xml:space="preserve"> </w:t>
      </w:r>
      <w:r w:rsidR="00A31872" w:rsidRPr="000C063C">
        <w:t xml:space="preserve">time as </w:t>
      </w:r>
      <w:r w:rsidR="00A31872" w:rsidRPr="00A92A9B">
        <w:rPr>
          <w:b/>
        </w:rPr>
        <w:t>cost-share</w:t>
      </w:r>
      <w:r w:rsidR="00A31872" w:rsidRPr="000C063C">
        <w:t xml:space="preserve"> to </w:t>
      </w:r>
      <w:r w:rsidR="006C06FC">
        <w:t>implement</w:t>
      </w:r>
      <w:r w:rsidR="006C06FC" w:rsidRPr="00B27D06">
        <w:t xml:space="preserve"> </w:t>
      </w:r>
      <w:r w:rsidR="00B27D06" w:rsidRPr="00B27D06">
        <w:t>MEL activities</w:t>
      </w:r>
      <w:r w:rsidR="006C06FC">
        <w:t>. This includes</w:t>
      </w:r>
      <w:r w:rsidR="00355586">
        <w:t xml:space="preserve"> </w:t>
      </w:r>
      <w:r w:rsidR="00B27D06" w:rsidRPr="00B27D06">
        <w:t>determin</w:t>
      </w:r>
      <w:r w:rsidR="006C06FC">
        <w:t>ing</w:t>
      </w:r>
      <w:r w:rsidR="00B27D06" w:rsidRPr="00B27D06">
        <w:t xml:space="preserve"> data collection timeline</w:t>
      </w:r>
      <w:r w:rsidR="00050A0B">
        <w:t>s;</w:t>
      </w:r>
      <w:r w:rsidR="00B27D06" w:rsidRPr="00B27D06">
        <w:t xml:space="preserve"> design</w:t>
      </w:r>
      <w:r w:rsidR="006C06FC">
        <w:t xml:space="preserve">ing and </w:t>
      </w:r>
      <w:r w:rsidR="00B27D06" w:rsidRPr="00B27D06">
        <w:t>administer</w:t>
      </w:r>
      <w:r w:rsidR="006C06FC">
        <w:t>ing</w:t>
      </w:r>
      <w:r w:rsidR="00B27D06" w:rsidRPr="00B27D06">
        <w:t xml:space="preserve"> </w:t>
      </w:r>
      <w:r w:rsidR="00050A0B">
        <w:t xml:space="preserve">100K program </w:t>
      </w:r>
      <w:r w:rsidR="00B27D06" w:rsidRPr="00B27D06">
        <w:t xml:space="preserve">survey </w:t>
      </w:r>
      <w:r w:rsidR="00AB6022" w:rsidRPr="00B27D06">
        <w:t>tools</w:t>
      </w:r>
      <w:r w:rsidR="00AB6022">
        <w:t xml:space="preserve">; </w:t>
      </w:r>
      <w:r w:rsidR="00AB6022" w:rsidRPr="00B27D06">
        <w:t>track</w:t>
      </w:r>
      <w:r w:rsidR="006C06FC">
        <w:t>ing</w:t>
      </w:r>
      <w:r w:rsidR="00B27D06" w:rsidRPr="00B27D06">
        <w:t>, collect</w:t>
      </w:r>
      <w:r w:rsidR="006C06FC">
        <w:t>ing</w:t>
      </w:r>
      <w:r w:rsidR="00B27D06" w:rsidRPr="00B27D06">
        <w:t xml:space="preserve">, and </w:t>
      </w:r>
      <w:r w:rsidR="00B27D06" w:rsidRPr="00AB6022">
        <w:t>analyz</w:t>
      </w:r>
      <w:r w:rsidR="006C06FC">
        <w:t>ing</w:t>
      </w:r>
      <w:r w:rsidR="00B27D06" w:rsidRPr="00AB6022">
        <w:t xml:space="preserve"> </w:t>
      </w:r>
      <w:r w:rsidR="00050A0B" w:rsidRPr="00AB6022">
        <w:t>100K</w:t>
      </w:r>
      <w:r w:rsidR="006C06FC">
        <w:t xml:space="preserve"> </w:t>
      </w:r>
      <w:r w:rsidR="00050A0B" w:rsidRPr="00AB6022">
        <w:t xml:space="preserve">HEI and participant </w:t>
      </w:r>
      <w:r w:rsidR="00B27D06" w:rsidRPr="00AB6022">
        <w:t>data/reports</w:t>
      </w:r>
      <w:r w:rsidR="00050A0B" w:rsidRPr="00AB6022">
        <w:t>;</w:t>
      </w:r>
      <w:r w:rsidR="00355586" w:rsidRPr="00AB6022">
        <w:t xml:space="preserve"> </w:t>
      </w:r>
      <w:r w:rsidR="00B27D06" w:rsidRPr="00AB6022">
        <w:t>maintain</w:t>
      </w:r>
      <w:r w:rsidR="006C06FC">
        <w:t>ing</w:t>
      </w:r>
      <w:r w:rsidR="00B27D06" w:rsidRPr="00AB6022">
        <w:t xml:space="preserve"> the program’s M&amp;E database</w:t>
      </w:r>
      <w:r w:rsidR="00050A0B" w:rsidRPr="00AB6022">
        <w:t>;</w:t>
      </w:r>
      <w:r w:rsidR="00355586" w:rsidRPr="00AB6022">
        <w:t xml:space="preserve"> </w:t>
      </w:r>
      <w:r w:rsidR="006C06FC">
        <w:t xml:space="preserve">and </w:t>
      </w:r>
      <w:r w:rsidR="00050A0B" w:rsidRPr="00AB6022">
        <w:t>respond</w:t>
      </w:r>
      <w:r w:rsidR="006C06FC">
        <w:t>ing</w:t>
      </w:r>
      <w:r w:rsidR="00050A0B" w:rsidRPr="00AB6022">
        <w:t xml:space="preserve"> to </w:t>
      </w:r>
      <w:r w:rsidR="00355586" w:rsidRPr="00AB6022">
        <w:t>data requests</w:t>
      </w:r>
      <w:r w:rsidR="00B27D06" w:rsidRPr="00AB6022">
        <w:t xml:space="preserve">. </w:t>
      </w:r>
      <w:r w:rsidR="006C06FC" w:rsidRPr="00A92A9B">
        <w:rPr>
          <w:bCs/>
        </w:rPr>
        <w:t>During the Cost Amendment period, the MEL Officer will increase LOE to 65%. He will lead the implementation of MEL efforts and work under the guidance of the Program Director and WHA/PDA in the execution of the PMP, reporting of program results and outcomes, and sharing of program impact.</w:t>
      </w:r>
      <w:r w:rsidR="008B5C23" w:rsidRPr="00A92A9B">
        <w:rPr>
          <w:bCs/>
        </w:rPr>
        <w:t xml:space="preserve"> He will also</w:t>
      </w:r>
      <w:r w:rsidR="008B5C23" w:rsidRPr="00A92A9B">
        <w:rPr>
          <w:b/>
        </w:rPr>
        <w:t xml:space="preserve"> </w:t>
      </w:r>
      <w:r w:rsidR="002E6084" w:rsidRPr="00A92A9B">
        <w:rPr>
          <w:bCs/>
        </w:rPr>
        <w:t>support</w:t>
      </w:r>
      <w:r w:rsidR="00A32957" w:rsidRPr="00A92A9B">
        <w:rPr>
          <w:bCs/>
        </w:rPr>
        <w:t xml:space="preserve"> the monitoring and support of HEI grant teams</w:t>
      </w:r>
      <w:r w:rsidR="00AC22D9" w:rsidRPr="00A92A9B">
        <w:rPr>
          <w:bCs/>
        </w:rPr>
        <w:t xml:space="preserve"> in data collection needs</w:t>
      </w:r>
      <w:r w:rsidR="002E6084" w:rsidRPr="00A92A9B">
        <w:rPr>
          <w:bCs/>
        </w:rPr>
        <w:t>.</w:t>
      </w:r>
      <w:r w:rsidR="00A92A9B" w:rsidRPr="00845516">
        <w:rPr>
          <w:b/>
          <w:color w:val="EE0000"/>
        </w:rPr>
        <w:t xml:space="preserve"> </w:t>
      </w:r>
      <w:ins w:id="124" w:author="Penelope Kim" w:date="2025-12-17T10:09:00Z" w16du:dateUtc="2025-12-17T15:09:00Z">
        <w:r w:rsidR="005F62AC">
          <w:rPr>
            <w:rFonts w:cs="Times New Roman"/>
            <w:color w:val="EE0000"/>
          </w:rPr>
          <w:t>Mr. Rauch’s</w:t>
        </w:r>
        <w:r w:rsidR="00444CCD">
          <w:rPr>
            <w:rFonts w:cs="Times New Roman"/>
            <w:color w:val="EE0000"/>
          </w:rPr>
          <w:t xml:space="preserve"> </w:t>
        </w:r>
        <w:r w:rsidR="00444CCD" w:rsidRPr="00411A4F">
          <w:rPr>
            <w:rFonts w:cs="Times New Roman"/>
            <w:color w:val="EE0000"/>
          </w:rPr>
          <w:t>salary</w:t>
        </w:r>
        <w:r w:rsidR="00444CCD">
          <w:rPr>
            <w:rFonts w:cs="Times New Roman"/>
            <w:color w:val="EE0000"/>
          </w:rPr>
          <w:t xml:space="preserve"> </w:t>
        </w:r>
      </w:ins>
      <w:ins w:id="125" w:author="Penelope Kim" w:date="2025-12-17T10:10:00Z" w16du:dateUtc="2025-12-17T15:10:00Z">
        <w:r w:rsidR="005F62AC">
          <w:rPr>
            <w:rFonts w:cs="Times New Roman"/>
            <w:color w:val="EE0000"/>
          </w:rPr>
          <w:t>of $57,000</w:t>
        </w:r>
      </w:ins>
      <w:ins w:id="126" w:author="Penelope Kim" w:date="2025-12-17T10:09:00Z" w16du:dateUtc="2025-12-17T15:09:00Z">
        <w:r w:rsidR="00444CCD">
          <w:rPr>
            <w:rFonts w:cs="Times New Roman"/>
            <w:color w:val="EE0000"/>
          </w:rPr>
          <w:t>, equal to $</w:t>
        </w:r>
      </w:ins>
      <w:ins w:id="127" w:author="Penelope Kim" w:date="2025-12-17T10:10:00Z" w16du:dateUtc="2025-12-17T15:10:00Z">
        <w:r w:rsidR="005F62AC">
          <w:rPr>
            <w:rFonts w:cs="Times New Roman"/>
            <w:color w:val="EE0000"/>
          </w:rPr>
          <w:t>4,750</w:t>
        </w:r>
      </w:ins>
      <w:ins w:id="128" w:author="Penelope Kim" w:date="2025-12-17T10:09:00Z" w16du:dateUtc="2025-12-17T15:09:00Z">
        <w:r w:rsidR="00444CCD">
          <w:rPr>
            <w:rFonts w:cs="Times New Roman"/>
            <w:color w:val="EE0000"/>
          </w:rPr>
          <w:t xml:space="preserve">/month, </w:t>
        </w:r>
      </w:ins>
      <w:ins w:id="129" w:author="Penelope Kim" w:date="2025-12-17T10:10:00Z" w16du:dateUtc="2025-12-17T15:10:00Z">
        <w:r w:rsidR="005F62AC">
          <w:rPr>
            <w:rFonts w:cs="Times New Roman"/>
            <w:color w:val="EE0000"/>
          </w:rPr>
          <w:t>reflects</w:t>
        </w:r>
        <w:r w:rsidR="00FE39A1">
          <w:rPr>
            <w:rFonts w:cs="Times New Roman"/>
            <w:color w:val="EE0000"/>
          </w:rPr>
          <w:t xml:space="preserve"> his actual salary </w:t>
        </w:r>
      </w:ins>
      <w:ins w:id="130" w:author="Penelope Kim" w:date="2025-12-17T10:11:00Z" w16du:dateUtc="2025-12-17T15:11:00Z">
        <w:r w:rsidR="00FE39A1">
          <w:rPr>
            <w:rFonts w:cs="Times New Roman"/>
            <w:color w:val="EE0000"/>
          </w:rPr>
          <w:t>upon hiring</w:t>
        </w:r>
        <w:r w:rsidR="00FA13CD">
          <w:rPr>
            <w:rFonts w:cs="Times New Roman"/>
            <w:color w:val="EE0000"/>
          </w:rPr>
          <w:t xml:space="preserve"> along with </w:t>
        </w:r>
      </w:ins>
      <w:ins w:id="131" w:author="Penelope Kim" w:date="2025-12-17T10:09:00Z" w16du:dateUtc="2025-12-17T15:09:00Z">
        <w:r w:rsidR="00444CCD">
          <w:rPr>
            <w:rFonts w:cs="Times New Roman"/>
            <w:color w:val="EE0000"/>
          </w:rPr>
          <w:t>merit and inflation increases in 2024 and 2025</w:t>
        </w:r>
      </w:ins>
      <w:ins w:id="132" w:author="Penelope Kim" w:date="2025-12-17T10:16:00Z" w16du:dateUtc="2025-12-17T15:16:00Z">
        <w:r w:rsidR="004D357F">
          <w:rPr>
            <w:rFonts w:cs="Times New Roman"/>
            <w:color w:val="EE0000"/>
          </w:rPr>
          <w:t>, during which he dedicated 70% of his time</w:t>
        </w:r>
      </w:ins>
      <w:ins w:id="133" w:author="Penelope Kim" w:date="2025-12-17T10:09:00Z" w16du:dateUtc="2025-12-17T15:09:00Z">
        <w:r w:rsidR="00444CCD">
          <w:rPr>
            <w:rFonts w:cs="Times New Roman"/>
            <w:color w:val="EE0000"/>
          </w:rPr>
          <w:t>.</w:t>
        </w:r>
      </w:ins>
      <w:del w:id="134" w:author="Penelope Kim" w:date="2025-12-17T10:11:00Z" w16du:dateUtc="2025-12-17T15:11:00Z">
        <w:r w:rsidR="009E52F5" w:rsidRPr="00845516" w:rsidDel="00FA13CD">
          <w:rPr>
            <w:bCs/>
            <w:color w:val="EE0000"/>
          </w:rPr>
          <w:delText>The</w:delText>
        </w:r>
        <w:r w:rsidR="00A92A9B" w:rsidRPr="00845516" w:rsidDel="00FA13CD">
          <w:rPr>
            <w:b/>
            <w:color w:val="EE0000"/>
          </w:rPr>
          <w:delText xml:space="preserve"> </w:delText>
        </w:r>
        <w:r w:rsidR="00A92A9B" w:rsidRPr="00845516" w:rsidDel="00FA13CD">
          <w:rPr>
            <w:bCs/>
            <w:color w:val="EE0000"/>
          </w:rPr>
          <w:delText>MEL Officer</w:delText>
        </w:r>
        <w:r w:rsidR="009E52F5" w:rsidRPr="00845516" w:rsidDel="00FA13CD">
          <w:rPr>
            <w:bCs/>
            <w:color w:val="EE0000"/>
          </w:rPr>
          <w:delText>’s</w:delText>
        </w:r>
      </w:del>
      <w:ins w:id="135" w:author="Penelope Kim" w:date="2025-12-17T10:11:00Z" w16du:dateUtc="2025-12-17T15:11:00Z">
        <w:r w:rsidR="00FA13CD">
          <w:rPr>
            <w:bCs/>
            <w:color w:val="EE0000"/>
          </w:rPr>
          <w:t xml:space="preserve"> His</w:t>
        </w:r>
      </w:ins>
      <w:r w:rsidR="009E52F5" w:rsidRPr="00845516">
        <w:rPr>
          <w:bCs/>
          <w:color w:val="EE0000"/>
        </w:rPr>
        <w:t xml:space="preserve"> annual salary of $</w:t>
      </w:r>
      <w:r w:rsidR="00A92A9B" w:rsidRPr="00845516">
        <w:rPr>
          <w:bCs/>
          <w:color w:val="EE0000"/>
        </w:rPr>
        <w:t>6</w:t>
      </w:r>
      <w:ins w:id="136" w:author="Penelope Kim" w:date="2025-12-12T14:38:00Z" w16du:dateUtc="2025-12-12T19:38:00Z">
        <w:r w:rsidR="00A41BD5">
          <w:rPr>
            <w:bCs/>
            <w:color w:val="EE0000"/>
          </w:rPr>
          <w:t>6</w:t>
        </w:r>
      </w:ins>
      <w:del w:id="137" w:author="Penelope Kim" w:date="2025-12-12T14:38:00Z" w16du:dateUtc="2025-12-12T19:38:00Z">
        <w:r w:rsidR="00A92A9B" w:rsidRPr="00845516" w:rsidDel="00A41BD5">
          <w:rPr>
            <w:bCs/>
            <w:color w:val="EE0000"/>
          </w:rPr>
          <w:delText>4</w:delText>
        </w:r>
      </w:del>
      <w:r w:rsidR="00A92A9B" w:rsidRPr="00845516">
        <w:rPr>
          <w:bCs/>
          <w:color w:val="EE0000"/>
        </w:rPr>
        <w:t>,000</w:t>
      </w:r>
      <w:r w:rsidR="009E52F5" w:rsidRPr="00845516">
        <w:rPr>
          <w:bCs/>
          <w:color w:val="EE0000"/>
        </w:rPr>
        <w:t>, equal to $</w:t>
      </w:r>
      <w:r w:rsidR="00A92A9B" w:rsidRPr="00845516">
        <w:rPr>
          <w:bCs/>
          <w:color w:val="EE0000"/>
        </w:rPr>
        <w:t>5,</w:t>
      </w:r>
      <w:del w:id="138" w:author="Penelope Kim" w:date="2025-12-12T14:38:00Z" w16du:dateUtc="2025-12-12T19:38:00Z">
        <w:r w:rsidR="00A92A9B" w:rsidRPr="00845516" w:rsidDel="00A41BD5">
          <w:rPr>
            <w:bCs/>
            <w:color w:val="EE0000"/>
          </w:rPr>
          <w:delText>333</w:delText>
        </w:r>
      </w:del>
      <w:ins w:id="139" w:author="Penelope Kim" w:date="2025-12-12T14:38:00Z" w16du:dateUtc="2025-12-12T19:38:00Z">
        <w:r w:rsidR="00A41BD5">
          <w:rPr>
            <w:bCs/>
            <w:color w:val="EE0000"/>
          </w:rPr>
          <w:t>500</w:t>
        </w:r>
      </w:ins>
      <w:r w:rsidR="009E52F5" w:rsidRPr="00845516">
        <w:rPr>
          <w:bCs/>
          <w:color w:val="EE0000"/>
        </w:rPr>
        <w:t>/month</w:t>
      </w:r>
      <w:del w:id="140" w:author="Penelope Kim" w:date="2025-12-17T10:13:00Z" w16du:dateUtc="2025-12-17T15:13:00Z">
        <w:r w:rsidR="009E52F5" w:rsidRPr="00845516" w:rsidDel="00667B2D">
          <w:rPr>
            <w:bCs/>
            <w:color w:val="EE0000"/>
          </w:rPr>
          <w:delText>,</w:delText>
        </w:r>
      </w:del>
      <w:r w:rsidR="009E52F5" w:rsidRPr="00845516">
        <w:rPr>
          <w:bCs/>
          <w:color w:val="EE0000"/>
        </w:rPr>
        <w:t xml:space="preserve"> </w:t>
      </w:r>
      <w:del w:id="141" w:author="Penelope Kim" w:date="2025-12-17T10:13:00Z" w16du:dateUtc="2025-12-17T15:13:00Z">
        <w:r w:rsidR="009E52F5" w:rsidRPr="00845516" w:rsidDel="00667B2D">
          <w:rPr>
            <w:bCs/>
            <w:color w:val="EE0000"/>
          </w:rPr>
          <w:delText xml:space="preserve">during the Cost Amendment period, </w:delText>
        </w:r>
      </w:del>
      <w:r w:rsidR="009E52F5" w:rsidRPr="00845516">
        <w:rPr>
          <w:bCs/>
          <w:color w:val="EE0000"/>
        </w:rPr>
        <w:t>reflects</w:t>
      </w:r>
      <w:del w:id="142" w:author="Penelope Kim" w:date="2025-12-17T10:11:00Z" w16du:dateUtc="2025-12-17T15:11:00Z">
        <w:r w:rsidR="009E52F5" w:rsidRPr="00845516" w:rsidDel="00FA13CD">
          <w:rPr>
            <w:bCs/>
            <w:color w:val="EE0000"/>
          </w:rPr>
          <w:delText xml:space="preserve"> the position’s current rate and includes</w:delText>
        </w:r>
      </w:del>
      <w:r w:rsidR="009E52F5" w:rsidRPr="00845516">
        <w:rPr>
          <w:bCs/>
          <w:color w:val="EE0000"/>
        </w:rPr>
        <w:t xml:space="preserve"> a projected </w:t>
      </w:r>
      <w:del w:id="143" w:author="Penelope Kim" w:date="2025-12-17T10:11:00Z" w16du:dateUtc="2025-12-17T15:11:00Z">
        <w:r w:rsidR="009E52F5" w:rsidRPr="00845516" w:rsidDel="00BD37EF">
          <w:rPr>
            <w:bCs/>
            <w:color w:val="EE0000"/>
          </w:rPr>
          <w:delText>3.5%</w:delText>
        </w:r>
      </w:del>
      <w:ins w:id="144" w:author="Penelope Kim" w:date="2025-12-17T10:12:00Z" w16du:dateUtc="2025-12-17T15:12:00Z">
        <w:r w:rsidR="0015473E">
          <w:rPr>
            <w:bCs/>
            <w:color w:val="EE0000"/>
          </w:rPr>
          <w:t>promotion</w:t>
        </w:r>
      </w:ins>
      <w:del w:id="145" w:author="Penelope Kim" w:date="2025-12-17T10:12:00Z" w16du:dateUtc="2025-12-17T15:12:00Z">
        <w:r w:rsidR="009E52F5" w:rsidRPr="00845516" w:rsidDel="0015473E">
          <w:rPr>
            <w:bCs/>
            <w:color w:val="EE0000"/>
          </w:rPr>
          <w:delText xml:space="preserve"> increase</w:delText>
        </w:r>
      </w:del>
      <w:r w:rsidR="009E52F5" w:rsidRPr="00845516">
        <w:rPr>
          <w:bCs/>
          <w:color w:val="EE0000"/>
        </w:rPr>
        <w:t xml:space="preserve"> </w:t>
      </w:r>
      <w:ins w:id="146" w:author="Penelope Kim" w:date="2025-12-17T10:13:00Z" w16du:dateUtc="2025-12-17T15:13:00Z">
        <w:r w:rsidR="00667B2D" w:rsidRPr="00845516">
          <w:rPr>
            <w:bCs/>
            <w:color w:val="EE0000"/>
          </w:rPr>
          <w:t>during the Cost Amendment period</w:t>
        </w:r>
        <w:r w:rsidR="00667B2D" w:rsidRPr="00845516" w:rsidDel="00BD37EF">
          <w:rPr>
            <w:bCs/>
            <w:color w:val="EE0000"/>
          </w:rPr>
          <w:t xml:space="preserve"> </w:t>
        </w:r>
      </w:ins>
      <w:del w:id="147" w:author="Penelope Kim" w:date="2025-12-17T10:12:00Z" w16du:dateUtc="2025-12-17T15:12:00Z">
        <w:r w:rsidR="009E52F5" w:rsidRPr="00845516" w:rsidDel="00BD37EF">
          <w:rPr>
            <w:bCs/>
            <w:color w:val="EE0000"/>
          </w:rPr>
          <w:delText xml:space="preserve">in future years </w:delText>
        </w:r>
      </w:del>
      <w:r w:rsidR="009E52F5" w:rsidRPr="00845516">
        <w:rPr>
          <w:bCs/>
          <w:color w:val="EE0000"/>
        </w:rPr>
        <w:t xml:space="preserve">to account for </w:t>
      </w:r>
      <w:del w:id="148" w:author="Penelope Kim" w:date="2025-12-17T10:14:00Z" w16du:dateUtc="2025-12-17T15:14:00Z">
        <w:r w:rsidR="009E52F5" w:rsidRPr="00845516" w:rsidDel="00456F82">
          <w:rPr>
            <w:bCs/>
            <w:color w:val="EE0000"/>
          </w:rPr>
          <w:delText>future inflation and merit increases for all staff consistent with POA-HQ policies</w:delText>
        </w:r>
      </w:del>
      <w:ins w:id="149" w:author="Penelope Kim" w:date="2025-12-17T10:14:00Z" w16du:dateUtc="2025-12-17T15:14:00Z">
        <w:r w:rsidR="00456F82">
          <w:rPr>
            <w:bCs/>
            <w:color w:val="EE0000"/>
          </w:rPr>
          <w:t xml:space="preserve">the increased responsibilities </w:t>
        </w:r>
        <w:r w:rsidR="002A15BF">
          <w:rPr>
            <w:bCs/>
            <w:color w:val="EE0000"/>
          </w:rPr>
          <w:t>due to reduced staffin</w:t>
        </w:r>
      </w:ins>
      <w:ins w:id="150" w:author="Penelope Kim" w:date="2025-12-17T10:15:00Z" w16du:dateUtc="2025-12-17T15:15:00Z">
        <w:r w:rsidR="002A15BF">
          <w:rPr>
            <w:bCs/>
            <w:color w:val="EE0000"/>
          </w:rPr>
          <w:t>g</w:t>
        </w:r>
        <w:r w:rsidR="00A92479">
          <w:rPr>
            <w:bCs/>
            <w:color w:val="EE0000"/>
          </w:rPr>
          <w:t xml:space="preserve"> in 2025</w:t>
        </w:r>
      </w:ins>
      <w:r w:rsidR="00B1318F" w:rsidRPr="00845516">
        <w:rPr>
          <w:bCs/>
          <w:color w:val="EE0000"/>
        </w:rPr>
        <w:t xml:space="preserve">. The total for this position is </w:t>
      </w:r>
      <w:r w:rsidR="00B1318F" w:rsidRPr="00845516">
        <w:rPr>
          <w:b/>
          <w:color w:val="EE0000"/>
        </w:rPr>
        <w:t>$</w:t>
      </w:r>
      <w:del w:id="151" w:author="Penelope Kim" w:date="2025-12-17T10:17:00Z" w16du:dateUtc="2025-12-17T15:17:00Z">
        <w:r w:rsidR="00B1318F" w:rsidRPr="00845516" w:rsidDel="00200475">
          <w:rPr>
            <w:b/>
            <w:color w:val="EE0000"/>
          </w:rPr>
          <w:delText>7</w:delText>
        </w:r>
      </w:del>
      <w:ins w:id="152" w:author="Penelope Kim" w:date="2025-12-17T10:17:00Z" w16du:dateUtc="2025-12-17T15:17:00Z">
        <w:r w:rsidR="00200475">
          <w:rPr>
            <w:b/>
            <w:color w:val="EE0000"/>
          </w:rPr>
          <w:t>115,337</w:t>
        </w:r>
      </w:ins>
      <w:del w:id="153" w:author="Penelope Kim" w:date="2025-12-12T14:40:00Z" w16du:dateUtc="2025-12-12T19:40:00Z">
        <w:r w:rsidR="00B1318F" w:rsidRPr="00845516" w:rsidDel="000D556A">
          <w:rPr>
            <w:b/>
            <w:color w:val="EE0000"/>
          </w:rPr>
          <w:delText>4,159</w:delText>
        </w:r>
      </w:del>
      <w:r w:rsidR="00B1318F" w:rsidRPr="00845516">
        <w:rPr>
          <w:bCs/>
          <w:color w:val="EE0000"/>
        </w:rPr>
        <w:t xml:space="preserve">; with </w:t>
      </w:r>
      <w:r w:rsidR="00FA53D4" w:rsidRPr="00845516">
        <w:rPr>
          <w:b/>
          <w:color w:val="EE0000"/>
        </w:rPr>
        <w:t xml:space="preserve">$32,562 from </w:t>
      </w:r>
      <w:r w:rsidR="00B1318F" w:rsidRPr="00845516">
        <w:rPr>
          <w:b/>
          <w:color w:val="EE0000"/>
        </w:rPr>
        <w:t xml:space="preserve">POA </w:t>
      </w:r>
      <w:r w:rsidR="00FA53D4" w:rsidRPr="00845516">
        <w:rPr>
          <w:b/>
          <w:color w:val="EE0000"/>
        </w:rPr>
        <w:t>cost-share</w:t>
      </w:r>
      <w:r w:rsidR="00B1318F" w:rsidRPr="00845516">
        <w:rPr>
          <w:b/>
          <w:color w:val="EE0000"/>
        </w:rPr>
        <w:t xml:space="preserve"> </w:t>
      </w:r>
      <w:r w:rsidR="00B1318F" w:rsidRPr="00845516">
        <w:rPr>
          <w:bCs/>
          <w:color w:val="EE0000"/>
        </w:rPr>
        <w:t xml:space="preserve">for </w:t>
      </w:r>
      <w:del w:id="154" w:author="Penelope Kim" w:date="2025-12-17T10:17:00Z" w16du:dateUtc="2025-12-17T15:17:00Z">
        <w:r w:rsidR="00B1318F" w:rsidRPr="00845516" w:rsidDel="00BF5A42">
          <w:rPr>
            <w:bCs/>
            <w:color w:val="EE0000"/>
          </w:rPr>
          <w:delText xml:space="preserve">30 </w:delText>
        </w:r>
      </w:del>
      <w:ins w:id="155" w:author="Penelope Kim" w:date="2025-12-17T10:17:00Z" w16du:dateUtc="2025-12-17T15:17:00Z">
        <w:r w:rsidR="00BF5A42">
          <w:rPr>
            <w:bCs/>
            <w:color w:val="EE0000"/>
          </w:rPr>
          <w:t>21</w:t>
        </w:r>
        <w:r w:rsidR="00BF5A42" w:rsidRPr="00845516">
          <w:rPr>
            <w:bCs/>
            <w:color w:val="EE0000"/>
          </w:rPr>
          <w:t xml:space="preserve"> </w:t>
        </w:r>
      </w:ins>
      <w:r w:rsidR="00B1318F" w:rsidRPr="00845516">
        <w:rPr>
          <w:bCs/>
          <w:color w:val="EE0000"/>
        </w:rPr>
        <w:t>months</w:t>
      </w:r>
      <w:r w:rsidR="00FA53D4" w:rsidRPr="00845516">
        <w:rPr>
          <w:bCs/>
          <w:color w:val="EE0000"/>
        </w:rPr>
        <w:t xml:space="preserve"> </w:t>
      </w:r>
      <w:del w:id="156" w:author="Penelope Kim" w:date="2025-12-17T10:17:00Z" w16du:dateUtc="2025-12-17T15:17:00Z">
        <w:r w:rsidR="00FA53D4" w:rsidRPr="00845516" w:rsidDel="00BF5A42">
          <w:rPr>
            <w:bCs/>
            <w:color w:val="EE0000"/>
          </w:rPr>
          <w:delText xml:space="preserve">(original </w:delText>
        </w:r>
        <w:r w:rsidR="005E0FBE" w:rsidRPr="00845516" w:rsidDel="00BF5A42">
          <w:rPr>
            <w:bCs/>
            <w:color w:val="EE0000"/>
          </w:rPr>
          <w:delText>time period)</w:delText>
        </w:r>
        <w:r w:rsidR="005E0FBE" w:rsidRPr="00845516" w:rsidDel="00BF5A42">
          <w:rPr>
            <w:b/>
            <w:color w:val="EE0000"/>
          </w:rPr>
          <w:delText xml:space="preserve"> </w:delText>
        </w:r>
      </w:del>
      <w:r w:rsidR="005E0FBE" w:rsidRPr="00845516">
        <w:rPr>
          <w:b/>
          <w:color w:val="EE0000"/>
        </w:rPr>
        <w:t>and $</w:t>
      </w:r>
      <w:del w:id="157" w:author="Penelope Kim" w:date="2025-12-17T10:18:00Z" w16du:dateUtc="2025-12-17T15:18:00Z">
        <w:r w:rsidR="005E0FBE" w:rsidRPr="00845516" w:rsidDel="00BF5A42">
          <w:rPr>
            <w:b/>
            <w:color w:val="EE0000"/>
          </w:rPr>
          <w:delText>4</w:delText>
        </w:r>
      </w:del>
      <w:del w:id="158" w:author="Penelope Kim" w:date="2025-12-12T14:39:00Z" w16du:dateUtc="2025-12-12T19:39:00Z">
        <w:r w:rsidR="005E0FBE" w:rsidRPr="00845516" w:rsidDel="00AB6E14">
          <w:rPr>
            <w:b/>
            <w:color w:val="EE0000"/>
          </w:rPr>
          <w:delText>1,597</w:delText>
        </w:r>
      </w:del>
      <w:ins w:id="159" w:author="Penelope Kim" w:date="2025-12-17T10:18:00Z" w16du:dateUtc="2025-12-17T15:18:00Z">
        <w:r w:rsidR="00BF5A42">
          <w:rPr>
            <w:b/>
            <w:color w:val="EE0000"/>
          </w:rPr>
          <w:t>82,775</w:t>
        </w:r>
      </w:ins>
      <w:r w:rsidR="005E0FBE" w:rsidRPr="00845516">
        <w:rPr>
          <w:b/>
          <w:color w:val="EE0000"/>
        </w:rPr>
        <w:t xml:space="preserve"> covered by WHA funds </w:t>
      </w:r>
      <w:r w:rsidR="005E0FBE" w:rsidRPr="00845516">
        <w:rPr>
          <w:bCs/>
          <w:color w:val="EE0000"/>
        </w:rPr>
        <w:t xml:space="preserve">for the </w:t>
      </w:r>
      <w:del w:id="160" w:author="Penelope Kim" w:date="2025-12-17T10:18:00Z" w16du:dateUtc="2025-12-17T15:18:00Z">
        <w:r w:rsidR="005E0FBE" w:rsidRPr="00845516" w:rsidDel="00A86BAD">
          <w:rPr>
            <w:bCs/>
            <w:color w:val="EE0000"/>
          </w:rPr>
          <w:delText xml:space="preserve">12 </w:delText>
        </w:r>
      </w:del>
      <w:ins w:id="161" w:author="Penelope Kim" w:date="2025-12-17T10:18:00Z" w16du:dateUtc="2025-12-17T15:18:00Z">
        <w:r w:rsidR="00A86BAD">
          <w:rPr>
            <w:bCs/>
            <w:color w:val="EE0000"/>
          </w:rPr>
          <w:t>23</w:t>
        </w:r>
        <w:r w:rsidR="00A86BAD" w:rsidRPr="00845516">
          <w:rPr>
            <w:bCs/>
            <w:color w:val="EE0000"/>
          </w:rPr>
          <w:t xml:space="preserve"> </w:t>
        </w:r>
      </w:ins>
      <w:r w:rsidR="005E0FBE" w:rsidRPr="00845516">
        <w:rPr>
          <w:bCs/>
          <w:color w:val="EE0000"/>
        </w:rPr>
        <w:t>months</w:t>
      </w:r>
      <w:del w:id="162" w:author="Penelope Kim" w:date="2025-12-17T10:18:00Z" w16du:dateUtc="2025-12-17T15:18:00Z">
        <w:r w:rsidR="005E0FBE" w:rsidRPr="00845516" w:rsidDel="00A86BAD">
          <w:rPr>
            <w:bCs/>
            <w:color w:val="EE0000"/>
          </w:rPr>
          <w:delText xml:space="preserve"> of the Cost Amendment period</w:delText>
        </w:r>
      </w:del>
      <w:r w:rsidR="00B1318F" w:rsidRPr="00845516">
        <w:rPr>
          <w:bCs/>
          <w:color w:val="EE0000"/>
        </w:rPr>
        <w:t>.</w:t>
      </w:r>
    </w:p>
    <w:p w14:paraId="56748970" w14:textId="77777777" w:rsidR="00AB6022" w:rsidRPr="000C063C" w:rsidRDefault="00AB6022" w:rsidP="00A92A9B">
      <w:pPr>
        <w:pStyle w:val="BodyText"/>
        <w:ind w:left="0" w:right="119"/>
      </w:pPr>
    </w:p>
    <w:p w14:paraId="2D3828FB" w14:textId="77777777" w:rsidR="004C78A6" w:rsidRPr="009A2F8A" w:rsidRDefault="00865BE0" w:rsidP="0007324B">
      <w:pPr>
        <w:ind w:left="100"/>
        <w:rPr>
          <w:rFonts w:ascii="Times New Roman" w:eastAsia="Times New Roman" w:hAnsi="Times New Roman" w:cs="Times New Roman"/>
          <w:sz w:val="24"/>
          <w:szCs w:val="24"/>
        </w:rPr>
      </w:pPr>
      <w:r w:rsidRPr="009A2F8A">
        <w:rPr>
          <w:rFonts w:ascii="Times New Roman" w:eastAsia="Times New Roman" w:hAnsi="Times New Roman" w:cs="Times New Roman"/>
          <w:noProof/>
          <w:sz w:val="24"/>
          <w:szCs w:val="24"/>
          <w:shd w:val="clear" w:color="auto" w:fill="E6E6E6"/>
        </w:rPr>
        <mc:AlternateContent>
          <mc:Choice Requires="wps">
            <w:drawing>
              <wp:inline distT="0" distB="0" distL="0" distR="0" wp14:anchorId="616BAD79" wp14:editId="06EBE796">
                <wp:extent cx="5943600" cy="1400537"/>
                <wp:effectExtent l="0" t="0" r="12700" b="9525"/>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0053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5E3772" w14:textId="77777777" w:rsidR="009967A1" w:rsidRPr="004D3836" w:rsidRDefault="009967A1" w:rsidP="00C95223">
                            <w:pPr>
                              <w:ind w:left="3180" w:firstLine="775"/>
                              <w:rPr>
                                <w:rFonts w:ascii="Times New Roman"/>
                                <w:b/>
                                <w:spacing w:val="29"/>
                                <w:sz w:val="24"/>
                                <w:szCs w:val="24"/>
                              </w:rPr>
                            </w:pPr>
                            <w:r w:rsidRPr="004D3836">
                              <w:rPr>
                                <w:rFonts w:ascii="Times New Roman"/>
                                <w:b/>
                                <w:spacing w:val="-1"/>
                                <w:sz w:val="24"/>
                                <w:szCs w:val="24"/>
                              </w:rPr>
                              <w:t>Fringe</w:t>
                            </w:r>
                            <w:r w:rsidRPr="004D3836">
                              <w:rPr>
                                <w:rFonts w:ascii="Times New Roman"/>
                                <w:b/>
                                <w:spacing w:val="-3"/>
                                <w:sz w:val="24"/>
                                <w:szCs w:val="24"/>
                              </w:rPr>
                              <w:t xml:space="preserve"> </w:t>
                            </w:r>
                            <w:r w:rsidRPr="004D3836">
                              <w:rPr>
                                <w:rFonts w:ascii="Times New Roman"/>
                                <w:b/>
                                <w:spacing w:val="-1"/>
                                <w:sz w:val="24"/>
                                <w:szCs w:val="24"/>
                              </w:rPr>
                              <w:t>Benefits</w:t>
                            </w:r>
                          </w:p>
                          <w:p w14:paraId="0F257EF7" w14:textId="3E829D5F" w:rsidR="00955331" w:rsidRPr="004D3836" w:rsidRDefault="00392715" w:rsidP="00955331">
                            <w:pPr>
                              <w:jc w:val="center"/>
                              <w:rPr>
                                <w:rFonts w:ascii="Times New Roman" w:hAnsi="Times New Roman" w:cs="Times New Roman"/>
                                <w:bCs/>
                                <w:sz w:val="24"/>
                                <w:szCs w:val="24"/>
                              </w:rPr>
                            </w:pPr>
                            <w:r>
                              <w:rPr>
                                <w:rFonts w:ascii="Times New Roman" w:hAnsi="Times New Roman" w:cs="Times New Roman"/>
                                <w:bCs/>
                                <w:sz w:val="24"/>
                                <w:szCs w:val="24"/>
                              </w:rPr>
                              <w:t xml:space="preserve">Current </w:t>
                            </w:r>
                            <w:r w:rsidR="00955331" w:rsidRPr="004D3836">
                              <w:rPr>
                                <w:rFonts w:ascii="Times New Roman" w:hAnsi="Times New Roman" w:cs="Times New Roman"/>
                                <w:bCs/>
                                <w:sz w:val="24"/>
                                <w:szCs w:val="24"/>
                              </w:rPr>
                              <w:t>WHA Funds Requested: $</w:t>
                            </w:r>
                            <w:r w:rsidR="006B2D24" w:rsidRPr="004D3836">
                              <w:rPr>
                                <w:rFonts w:ascii="Times New Roman" w:hAnsi="Times New Roman" w:cs="Times New Roman"/>
                                <w:bCs/>
                                <w:sz w:val="24"/>
                                <w:szCs w:val="24"/>
                              </w:rPr>
                              <w:t>180</w:t>
                            </w:r>
                            <w:r w:rsidR="00126BAC" w:rsidRPr="004D3836">
                              <w:rPr>
                                <w:rFonts w:ascii="Times New Roman" w:hAnsi="Times New Roman" w:cs="Times New Roman"/>
                                <w:bCs/>
                                <w:sz w:val="24"/>
                                <w:szCs w:val="24"/>
                              </w:rPr>
                              <w:t>,</w:t>
                            </w:r>
                            <w:r w:rsidR="006B2D24" w:rsidRPr="004D3836">
                              <w:rPr>
                                <w:rFonts w:ascii="Times New Roman" w:hAnsi="Times New Roman" w:cs="Times New Roman"/>
                                <w:bCs/>
                                <w:sz w:val="24"/>
                                <w:szCs w:val="24"/>
                              </w:rPr>
                              <w:t>035</w:t>
                            </w:r>
                          </w:p>
                          <w:p w14:paraId="76AEBFBB" w14:textId="5C2C9B8C" w:rsidR="00392715" w:rsidRPr="00A93892" w:rsidRDefault="00392715" w:rsidP="00392715">
                            <w:pPr>
                              <w:jc w:val="center"/>
                              <w:rPr>
                                <w:rFonts w:ascii="Times New Roman" w:hAnsi="Times New Roman" w:cs="Times New Roman"/>
                                <w:b/>
                                <w:i/>
                                <w:iCs/>
                                <w:color w:val="EE0000"/>
                                <w:sz w:val="24"/>
                                <w:szCs w:val="24"/>
                              </w:rPr>
                            </w:pPr>
                            <w:r w:rsidRPr="00A93892">
                              <w:rPr>
                                <w:rFonts w:ascii="Times New Roman" w:hAnsi="Times New Roman" w:cs="Times New Roman"/>
                                <w:b/>
                                <w:i/>
                                <w:iCs/>
                                <w:color w:val="EE0000"/>
                                <w:sz w:val="24"/>
                                <w:szCs w:val="24"/>
                              </w:rPr>
                              <w:t>Amount Change: +$</w:t>
                            </w:r>
                            <w:r>
                              <w:rPr>
                                <w:rFonts w:ascii="Times New Roman" w:hAnsi="Times New Roman" w:cs="Times New Roman"/>
                                <w:b/>
                                <w:i/>
                                <w:iCs/>
                                <w:color w:val="EE0000"/>
                                <w:sz w:val="24"/>
                                <w:szCs w:val="24"/>
                              </w:rPr>
                              <w:t>44</w:t>
                            </w:r>
                            <w:r w:rsidR="00F35D66">
                              <w:rPr>
                                <w:rFonts w:ascii="Times New Roman" w:hAnsi="Times New Roman" w:cs="Times New Roman"/>
                                <w:b/>
                                <w:i/>
                                <w:iCs/>
                                <w:color w:val="EE0000"/>
                                <w:sz w:val="24"/>
                                <w:szCs w:val="24"/>
                              </w:rPr>
                              <w:t>,</w:t>
                            </w:r>
                            <w:ins w:id="163" w:author="Penelope Kim" w:date="2025-12-17T10:19:00Z" w16du:dateUtc="2025-12-17T15:19:00Z">
                              <w:r w:rsidR="000726C8">
                                <w:rPr>
                                  <w:rFonts w:ascii="Times New Roman" w:hAnsi="Times New Roman" w:cs="Times New Roman"/>
                                  <w:b/>
                                  <w:i/>
                                  <w:iCs/>
                                  <w:color w:val="EE0000"/>
                                  <w:sz w:val="24"/>
                                  <w:szCs w:val="24"/>
                                </w:rPr>
                                <w:t>467</w:t>
                              </w:r>
                            </w:ins>
                            <w:del w:id="164" w:author="Penelope Kim" w:date="2025-12-15T12:40:00Z" w16du:dateUtc="2025-12-15T17:40:00Z">
                              <w:r w:rsidR="00F35D66" w:rsidDel="00B36642">
                                <w:rPr>
                                  <w:rFonts w:ascii="Times New Roman" w:hAnsi="Times New Roman" w:cs="Times New Roman"/>
                                  <w:b/>
                                  <w:i/>
                                  <w:iCs/>
                                  <w:color w:val="EE0000"/>
                                  <w:sz w:val="24"/>
                                  <w:szCs w:val="24"/>
                                </w:rPr>
                                <w:delText>274</w:delText>
                              </w:r>
                            </w:del>
                          </w:p>
                          <w:p w14:paraId="5D8DC402" w14:textId="154A0B62" w:rsidR="00392715" w:rsidRPr="00545DD9" w:rsidRDefault="00392715" w:rsidP="00F35D66">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 xml:space="preserve">Revised WHA Funds Requested:  </w:t>
                            </w:r>
                            <w:r w:rsidRPr="00F35D66">
                              <w:rPr>
                                <w:rFonts w:ascii="Times New Roman" w:hAnsi="Times New Roman" w:cs="Times New Roman"/>
                                <w:bCs/>
                                <w:color w:val="EE0000"/>
                                <w:sz w:val="24"/>
                                <w:szCs w:val="24"/>
                              </w:rPr>
                              <w:t>$</w:t>
                            </w:r>
                            <w:r w:rsidR="00F35D66" w:rsidRPr="00B36642">
                              <w:rPr>
                                <w:rFonts w:ascii="Times New Roman" w:hAnsi="Times New Roman" w:cs="Times New Roman"/>
                                <w:color w:val="EE0000"/>
                                <w:sz w:val="24"/>
                                <w:szCs w:val="24"/>
                                <w:rPrChange w:id="165" w:author="Penelope Kim" w:date="2025-12-15T12:40:00Z" w16du:dateUtc="2025-12-15T17:40:00Z">
                                  <w:rPr>
                                    <w:rFonts w:ascii="Times New Roman" w:hAnsi="Times New Roman" w:cs="Times New Roman"/>
                                    <w:sz w:val="24"/>
                                    <w:szCs w:val="24"/>
                                  </w:rPr>
                                </w:rPrChange>
                              </w:rPr>
                              <w:t>224,</w:t>
                            </w:r>
                            <w:ins w:id="166" w:author="Penelope Kim" w:date="2025-12-17T10:19:00Z" w16du:dateUtc="2025-12-17T15:19:00Z">
                              <w:r w:rsidR="000726C8">
                                <w:rPr>
                                  <w:rFonts w:ascii="Times New Roman" w:hAnsi="Times New Roman" w:cs="Times New Roman"/>
                                  <w:color w:val="EE0000"/>
                                  <w:sz w:val="24"/>
                                  <w:szCs w:val="24"/>
                                </w:rPr>
                                <w:t>502</w:t>
                              </w:r>
                            </w:ins>
                            <w:del w:id="167" w:author="Penelope Kim" w:date="2025-12-15T12:40:00Z" w16du:dateUtc="2025-12-15T17:40:00Z">
                              <w:r w:rsidR="00F35D66" w:rsidRPr="00B36642" w:rsidDel="00B36642">
                                <w:rPr>
                                  <w:rFonts w:ascii="Times New Roman" w:hAnsi="Times New Roman" w:cs="Times New Roman"/>
                                  <w:color w:val="EE0000"/>
                                  <w:sz w:val="24"/>
                                  <w:szCs w:val="24"/>
                                  <w:rPrChange w:id="168" w:author="Penelope Kim" w:date="2025-12-15T12:40:00Z" w16du:dateUtc="2025-12-15T17:40:00Z">
                                    <w:rPr>
                                      <w:rFonts w:ascii="Times New Roman" w:hAnsi="Times New Roman" w:cs="Times New Roman"/>
                                      <w:sz w:val="24"/>
                                      <w:szCs w:val="24"/>
                                    </w:rPr>
                                  </w:rPrChange>
                                </w:rPr>
                                <w:delText>309</w:delText>
                              </w:r>
                            </w:del>
                          </w:p>
                          <w:p w14:paraId="12EB436A" w14:textId="0AEB3E7E" w:rsidR="00392715" w:rsidRPr="004D3836" w:rsidRDefault="00126BAC" w:rsidP="00392715">
                            <w:pPr>
                              <w:jc w:val="center"/>
                              <w:rPr>
                                <w:rFonts w:ascii="Times New Roman" w:hAnsi="Times New Roman" w:cs="Times New Roman"/>
                                <w:bCs/>
                                <w:sz w:val="24"/>
                                <w:szCs w:val="24"/>
                              </w:rPr>
                            </w:pPr>
                            <w:r w:rsidRPr="004D3836">
                              <w:rPr>
                                <w:rFonts w:ascii="Times New Roman" w:hAnsi="Times New Roman" w:cs="Times New Roman"/>
                                <w:bCs/>
                                <w:sz w:val="24"/>
                                <w:szCs w:val="24"/>
                              </w:rPr>
                              <w:t>POA Cost-Share: $</w:t>
                            </w:r>
                            <w:r w:rsidR="00756ED5" w:rsidRPr="004D3836">
                              <w:rPr>
                                <w:rFonts w:ascii="Times New Roman" w:hAnsi="Times New Roman" w:cs="Times New Roman"/>
                                <w:bCs/>
                                <w:sz w:val="24"/>
                                <w:szCs w:val="24"/>
                              </w:rPr>
                              <w:t>19,970</w:t>
                            </w:r>
                          </w:p>
                          <w:p w14:paraId="5C7DFA42" w14:textId="5A0C1CD4" w:rsidR="00126BAC" w:rsidRPr="004D3836" w:rsidRDefault="00126BAC" w:rsidP="00392715">
                            <w:pPr>
                              <w:spacing w:before="240"/>
                              <w:jc w:val="center"/>
                              <w:rPr>
                                <w:rFonts w:ascii="Times New Roman"/>
                                <w:b/>
                                <w:bCs/>
                                <w:spacing w:val="-1"/>
                                <w:sz w:val="24"/>
                                <w:szCs w:val="24"/>
                              </w:rPr>
                            </w:pPr>
                            <w:r w:rsidRPr="004D3836">
                              <w:rPr>
                                <w:rFonts w:ascii="Times New Roman"/>
                                <w:b/>
                                <w:bCs/>
                                <w:spacing w:val="-1"/>
                                <w:sz w:val="24"/>
                                <w:szCs w:val="24"/>
                              </w:rPr>
                              <w:t>Subtotal</w:t>
                            </w:r>
                            <w:r w:rsidRPr="004D3836">
                              <w:rPr>
                                <w:rFonts w:ascii="Times New Roman"/>
                                <w:b/>
                                <w:bCs/>
                                <w:spacing w:val="-2"/>
                                <w:sz w:val="24"/>
                                <w:szCs w:val="24"/>
                              </w:rPr>
                              <w:t xml:space="preserve"> </w:t>
                            </w:r>
                            <w:r w:rsidRPr="004D3836">
                              <w:rPr>
                                <w:rFonts w:ascii="Times New Roman"/>
                                <w:b/>
                                <w:bCs/>
                                <w:spacing w:val="-1"/>
                                <w:sz w:val="24"/>
                                <w:szCs w:val="24"/>
                              </w:rPr>
                              <w:t>Fringe</w:t>
                            </w:r>
                            <w:r w:rsidRPr="004D3836">
                              <w:rPr>
                                <w:rFonts w:ascii="Times New Roman"/>
                                <w:b/>
                                <w:bCs/>
                                <w:sz w:val="24"/>
                                <w:szCs w:val="24"/>
                              </w:rPr>
                              <w:t xml:space="preserve"> </w:t>
                            </w:r>
                            <w:r w:rsidRPr="004D3836">
                              <w:rPr>
                                <w:rFonts w:ascii="Times New Roman"/>
                                <w:b/>
                                <w:bCs/>
                                <w:spacing w:val="-1"/>
                                <w:sz w:val="24"/>
                                <w:szCs w:val="24"/>
                              </w:rPr>
                              <w:t>Benefits:</w:t>
                            </w:r>
                            <w:r w:rsidRPr="004D3836">
                              <w:rPr>
                                <w:rFonts w:ascii="Times New Roman"/>
                                <w:b/>
                                <w:bCs/>
                                <w:spacing w:val="1"/>
                                <w:sz w:val="24"/>
                                <w:szCs w:val="24"/>
                              </w:rPr>
                              <w:t xml:space="preserve"> $</w:t>
                            </w:r>
                            <w:r w:rsidR="00C201CA">
                              <w:rPr>
                                <w:rFonts w:ascii="Times New Roman"/>
                                <w:b/>
                                <w:bCs/>
                                <w:spacing w:val="-1"/>
                                <w:sz w:val="24"/>
                                <w:szCs w:val="24"/>
                              </w:rPr>
                              <w:t>244,</w:t>
                            </w:r>
                            <w:ins w:id="169" w:author="Penelope Kim" w:date="2025-12-17T10:19:00Z" w16du:dateUtc="2025-12-17T15:19:00Z">
                              <w:r w:rsidR="000726C8">
                                <w:rPr>
                                  <w:rFonts w:ascii="Times New Roman"/>
                                  <w:b/>
                                  <w:bCs/>
                                  <w:spacing w:val="-1"/>
                                  <w:sz w:val="24"/>
                                  <w:szCs w:val="24"/>
                                </w:rPr>
                                <w:t>472</w:t>
                              </w:r>
                            </w:ins>
                            <w:del w:id="170" w:author="Penelope Kim" w:date="2025-12-15T12:40:00Z" w16du:dateUtc="2025-12-15T17:40:00Z">
                              <w:r w:rsidR="00C201CA" w:rsidDel="00B36642">
                                <w:rPr>
                                  <w:rFonts w:ascii="Times New Roman"/>
                                  <w:b/>
                                  <w:bCs/>
                                  <w:spacing w:val="-1"/>
                                  <w:sz w:val="24"/>
                                  <w:szCs w:val="24"/>
                                </w:rPr>
                                <w:delText>279</w:delText>
                              </w:r>
                            </w:del>
                          </w:p>
                          <w:p w14:paraId="13988048" w14:textId="77777777" w:rsidR="00126BAC" w:rsidRPr="004D3836" w:rsidRDefault="00126BAC" w:rsidP="00955331">
                            <w:pPr>
                              <w:jc w:val="center"/>
                              <w:rPr>
                                <w:rFonts w:ascii="Times New Roman" w:hAnsi="Times New Roman" w:cs="Times New Roman"/>
                                <w:b/>
                                <w:sz w:val="24"/>
                                <w:szCs w:val="24"/>
                              </w:rPr>
                            </w:pPr>
                          </w:p>
                          <w:p w14:paraId="07967CA7" w14:textId="0E299BD4" w:rsidR="009967A1" w:rsidRPr="004D3836" w:rsidRDefault="009967A1" w:rsidP="00955331">
                            <w:pPr>
                              <w:jc w:val="center"/>
                              <w:rPr>
                                <w:rFonts w:ascii="Times New Roman" w:eastAsia="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shape w14:anchorId="616BAD79" id="Text Box 9" o:spid="_x0000_s1028" type="#_x0000_t202" style="width:468pt;height:11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" filled="f">
                <v:textbox inset="0,0,0,0">
                  <w:txbxContent>
                    <w:p w14:paraId="635E3772" w14:textId="77777777" w:rsidR="009967A1" w:rsidRPr="004D3836" w:rsidRDefault="009967A1" w:rsidP="00C95223">
                      <w:pPr>
                        <w:ind w:left="3180" w:firstLine="775"/>
                        <w:rPr>
                          <w:rFonts w:ascii="Times New Roman"/>
                          <w:b/>
                          <w:spacing w:val="29"/>
                          <w:sz w:val="24"/>
                          <w:szCs w:val="24"/>
                        </w:rPr>
                      </w:pPr>
                      <w:r w:rsidRPr="004D3836">
                        <w:rPr>
                          <w:rFonts w:ascii="Times New Roman"/>
                          <w:b/>
                          <w:spacing w:val="-1"/>
                          <w:sz w:val="24"/>
                          <w:szCs w:val="24"/>
                        </w:rPr>
                        <w:t>Fringe</w:t>
                      </w:r>
                      <w:r w:rsidRPr="004D3836">
                        <w:rPr>
                          <w:rFonts w:ascii="Times New Roman"/>
                          <w:b/>
                          <w:spacing w:val="-3"/>
                          <w:sz w:val="24"/>
                          <w:szCs w:val="24"/>
                        </w:rPr>
                        <w:t xml:space="preserve"> </w:t>
                      </w:r>
                      <w:r w:rsidRPr="004D3836">
                        <w:rPr>
                          <w:rFonts w:ascii="Times New Roman"/>
                          <w:b/>
                          <w:spacing w:val="-1"/>
                          <w:sz w:val="24"/>
                          <w:szCs w:val="24"/>
                        </w:rPr>
                        <w:t>Benefits</w:t>
                      </w:r>
                    </w:p>
                    <w:p w14:paraId="0F257EF7" w14:textId="3E829D5F" w:rsidR="00955331" w:rsidRPr="004D3836" w:rsidRDefault="00392715" w:rsidP="00955331">
                      <w:pPr>
                        <w:jc w:val="center"/>
                        <w:rPr>
                          <w:rFonts w:ascii="Times New Roman" w:hAnsi="Times New Roman" w:cs="Times New Roman"/>
                          <w:bCs/>
                          <w:sz w:val="24"/>
                          <w:szCs w:val="24"/>
                        </w:rPr>
                      </w:pPr>
                      <w:r>
                        <w:rPr>
                          <w:rFonts w:ascii="Times New Roman" w:hAnsi="Times New Roman" w:cs="Times New Roman"/>
                          <w:bCs/>
                          <w:sz w:val="24"/>
                          <w:szCs w:val="24"/>
                        </w:rPr>
                        <w:t xml:space="preserve">Current </w:t>
                      </w:r>
                      <w:r w:rsidR="00955331" w:rsidRPr="004D3836">
                        <w:rPr>
                          <w:rFonts w:ascii="Times New Roman" w:hAnsi="Times New Roman" w:cs="Times New Roman"/>
                          <w:bCs/>
                          <w:sz w:val="24"/>
                          <w:szCs w:val="24"/>
                        </w:rPr>
                        <w:t>WHA Funds Requested: $</w:t>
                      </w:r>
                      <w:r w:rsidR="006B2D24" w:rsidRPr="004D3836">
                        <w:rPr>
                          <w:rFonts w:ascii="Times New Roman" w:hAnsi="Times New Roman" w:cs="Times New Roman"/>
                          <w:bCs/>
                          <w:sz w:val="24"/>
                          <w:szCs w:val="24"/>
                        </w:rPr>
                        <w:t>180</w:t>
                      </w:r>
                      <w:r w:rsidR="00126BAC" w:rsidRPr="004D3836">
                        <w:rPr>
                          <w:rFonts w:ascii="Times New Roman" w:hAnsi="Times New Roman" w:cs="Times New Roman"/>
                          <w:bCs/>
                          <w:sz w:val="24"/>
                          <w:szCs w:val="24"/>
                        </w:rPr>
                        <w:t>,</w:t>
                      </w:r>
                      <w:r w:rsidR="006B2D24" w:rsidRPr="004D3836">
                        <w:rPr>
                          <w:rFonts w:ascii="Times New Roman" w:hAnsi="Times New Roman" w:cs="Times New Roman"/>
                          <w:bCs/>
                          <w:sz w:val="24"/>
                          <w:szCs w:val="24"/>
                        </w:rPr>
                        <w:t>035</w:t>
                      </w:r>
                    </w:p>
                    <w:p w14:paraId="76AEBFBB" w14:textId="5C2C9B8C" w:rsidR="00392715" w:rsidRPr="00A93892" w:rsidRDefault="00392715" w:rsidP="00392715">
                      <w:pPr>
                        <w:jc w:val="center"/>
                        <w:rPr>
                          <w:rFonts w:ascii="Times New Roman" w:hAnsi="Times New Roman" w:cs="Times New Roman"/>
                          <w:b/>
                          <w:i/>
                          <w:iCs/>
                          <w:color w:val="EE0000"/>
                          <w:sz w:val="24"/>
                          <w:szCs w:val="24"/>
                        </w:rPr>
                      </w:pPr>
                      <w:r w:rsidRPr="00A93892">
                        <w:rPr>
                          <w:rFonts w:ascii="Times New Roman" w:hAnsi="Times New Roman" w:cs="Times New Roman"/>
                          <w:b/>
                          <w:i/>
                          <w:iCs/>
                          <w:color w:val="EE0000"/>
                          <w:sz w:val="24"/>
                          <w:szCs w:val="24"/>
                        </w:rPr>
                        <w:t>Amount Change: +$</w:t>
                      </w:r>
                      <w:r>
                        <w:rPr>
                          <w:rFonts w:ascii="Times New Roman" w:hAnsi="Times New Roman" w:cs="Times New Roman"/>
                          <w:b/>
                          <w:i/>
                          <w:iCs/>
                          <w:color w:val="EE0000"/>
                          <w:sz w:val="24"/>
                          <w:szCs w:val="24"/>
                        </w:rPr>
                        <w:t>44</w:t>
                      </w:r>
                      <w:r w:rsidR="00F35D66">
                        <w:rPr>
                          <w:rFonts w:ascii="Times New Roman" w:hAnsi="Times New Roman" w:cs="Times New Roman"/>
                          <w:b/>
                          <w:i/>
                          <w:iCs/>
                          <w:color w:val="EE0000"/>
                          <w:sz w:val="24"/>
                          <w:szCs w:val="24"/>
                        </w:rPr>
                        <w:t>,</w:t>
                      </w:r>
                      <w:ins w:id="171" w:author="Penelope Kim" w:date="2025-12-17T10:19:00Z" w16du:dateUtc="2025-12-17T15:19:00Z">
                        <w:r w:rsidR="000726C8">
                          <w:rPr>
                            <w:rFonts w:ascii="Times New Roman" w:hAnsi="Times New Roman" w:cs="Times New Roman"/>
                            <w:b/>
                            <w:i/>
                            <w:iCs/>
                            <w:color w:val="EE0000"/>
                            <w:sz w:val="24"/>
                            <w:szCs w:val="24"/>
                          </w:rPr>
                          <w:t>467</w:t>
                        </w:r>
                      </w:ins>
                      <w:del w:id="172" w:author="Penelope Kim" w:date="2025-12-15T12:40:00Z" w16du:dateUtc="2025-12-15T17:40:00Z">
                        <w:r w:rsidR="00F35D66" w:rsidDel="00B36642">
                          <w:rPr>
                            <w:rFonts w:ascii="Times New Roman" w:hAnsi="Times New Roman" w:cs="Times New Roman"/>
                            <w:b/>
                            <w:i/>
                            <w:iCs/>
                            <w:color w:val="EE0000"/>
                            <w:sz w:val="24"/>
                            <w:szCs w:val="24"/>
                          </w:rPr>
                          <w:delText>274</w:delText>
                        </w:r>
                      </w:del>
                    </w:p>
                    <w:p w14:paraId="5D8DC402" w14:textId="154A0B62" w:rsidR="00392715" w:rsidRPr="00545DD9" w:rsidRDefault="00392715" w:rsidP="00F35D66">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 xml:space="preserve">Revised WHA Funds Requested:  </w:t>
                      </w:r>
                      <w:r w:rsidRPr="00F35D66">
                        <w:rPr>
                          <w:rFonts w:ascii="Times New Roman" w:hAnsi="Times New Roman" w:cs="Times New Roman"/>
                          <w:bCs/>
                          <w:color w:val="EE0000"/>
                          <w:sz w:val="24"/>
                          <w:szCs w:val="24"/>
                        </w:rPr>
                        <w:t>$</w:t>
                      </w:r>
                      <w:r w:rsidR="00F35D66" w:rsidRPr="00B36642">
                        <w:rPr>
                          <w:rFonts w:ascii="Times New Roman" w:hAnsi="Times New Roman" w:cs="Times New Roman"/>
                          <w:color w:val="EE0000"/>
                          <w:sz w:val="24"/>
                          <w:szCs w:val="24"/>
                          <w:rPrChange w:id="173" w:author="Penelope Kim" w:date="2025-12-15T12:40:00Z" w16du:dateUtc="2025-12-15T17:40:00Z">
                            <w:rPr>
                              <w:rFonts w:ascii="Times New Roman" w:hAnsi="Times New Roman" w:cs="Times New Roman"/>
                              <w:sz w:val="24"/>
                              <w:szCs w:val="24"/>
                            </w:rPr>
                          </w:rPrChange>
                        </w:rPr>
                        <w:t>224,</w:t>
                      </w:r>
                      <w:ins w:id="174" w:author="Penelope Kim" w:date="2025-12-17T10:19:00Z" w16du:dateUtc="2025-12-17T15:19:00Z">
                        <w:r w:rsidR="000726C8">
                          <w:rPr>
                            <w:rFonts w:ascii="Times New Roman" w:hAnsi="Times New Roman" w:cs="Times New Roman"/>
                            <w:color w:val="EE0000"/>
                            <w:sz w:val="24"/>
                            <w:szCs w:val="24"/>
                          </w:rPr>
                          <w:t>502</w:t>
                        </w:r>
                      </w:ins>
                      <w:del w:id="175" w:author="Penelope Kim" w:date="2025-12-15T12:40:00Z" w16du:dateUtc="2025-12-15T17:40:00Z">
                        <w:r w:rsidR="00F35D66" w:rsidRPr="00B36642" w:rsidDel="00B36642">
                          <w:rPr>
                            <w:rFonts w:ascii="Times New Roman" w:hAnsi="Times New Roman" w:cs="Times New Roman"/>
                            <w:color w:val="EE0000"/>
                            <w:sz w:val="24"/>
                            <w:szCs w:val="24"/>
                            <w:rPrChange w:id="176" w:author="Penelope Kim" w:date="2025-12-15T12:40:00Z" w16du:dateUtc="2025-12-15T17:40:00Z">
                              <w:rPr>
                                <w:rFonts w:ascii="Times New Roman" w:hAnsi="Times New Roman" w:cs="Times New Roman"/>
                                <w:sz w:val="24"/>
                                <w:szCs w:val="24"/>
                              </w:rPr>
                            </w:rPrChange>
                          </w:rPr>
                          <w:delText>309</w:delText>
                        </w:r>
                      </w:del>
                    </w:p>
                    <w:p w14:paraId="12EB436A" w14:textId="0AEB3E7E" w:rsidR="00392715" w:rsidRPr="004D3836" w:rsidRDefault="00126BAC" w:rsidP="00392715">
                      <w:pPr>
                        <w:jc w:val="center"/>
                        <w:rPr>
                          <w:rFonts w:ascii="Times New Roman" w:hAnsi="Times New Roman" w:cs="Times New Roman"/>
                          <w:bCs/>
                          <w:sz w:val="24"/>
                          <w:szCs w:val="24"/>
                        </w:rPr>
                      </w:pPr>
                      <w:r w:rsidRPr="004D3836">
                        <w:rPr>
                          <w:rFonts w:ascii="Times New Roman" w:hAnsi="Times New Roman" w:cs="Times New Roman"/>
                          <w:bCs/>
                          <w:sz w:val="24"/>
                          <w:szCs w:val="24"/>
                        </w:rPr>
                        <w:t>POA Cost-Share: $</w:t>
                      </w:r>
                      <w:r w:rsidR="00756ED5" w:rsidRPr="004D3836">
                        <w:rPr>
                          <w:rFonts w:ascii="Times New Roman" w:hAnsi="Times New Roman" w:cs="Times New Roman"/>
                          <w:bCs/>
                          <w:sz w:val="24"/>
                          <w:szCs w:val="24"/>
                        </w:rPr>
                        <w:t>19,970</w:t>
                      </w:r>
                    </w:p>
                    <w:p w14:paraId="5C7DFA42" w14:textId="5A0C1CD4" w:rsidR="00126BAC" w:rsidRPr="004D3836" w:rsidRDefault="00126BAC" w:rsidP="00392715">
                      <w:pPr>
                        <w:spacing w:before="240"/>
                        <w:jc w:val="center"/>
                        <w:rPr>
                          <w:rFonts w:ascii="Times New Roman"/>
                          <w:b/>
                          <w:bCs/>
                          <w:spacing w:val="-1"/>
                          <w:sz w:val="24"/>
                          <w:szCs w:val="24"/>
                        </w:rPr>
                      </w:pPr>
                      <w:r w:rsidRPr="004D3836">
                        <w:rPr>
                          <w:rFonts w:ascii="Times New Roman"/>
                          <w:b/>
                          <w:bCs/>
                          <w:spacing w:val="-1"/>
                          <w:sz w:val="24"/>
                          <w:szCs w:val="24"/>
                        </w:rPr>
                        <w:t>Subtotal</w:t>
                      </w:r>
                      <w:r w:rsidRPr="004D3836">
                        <w:rPr>
                          <w:rFonts w:ascii="Times New Roman"/>
                          <w:b/>
                          <w:bCs/>
                          <w:spacing w:val="-2"/>
                          <w:sz w:val="24"/>
                          <w:szCs w:val="24"/>
                        </w:rPr>
                        <w:t xml:space="preserve"> </w:t>
                      </w:r>
                      <w:r w:rsidRPr="004D3836">
                        <w:rPr>
                          <w:rFonts w:ascii="Times New Roman"/>
                          <w:b/>
                          <w:bCs/>
                          <w:spacing w:val="-1"/>
                          <w:sz w:val="24"/>
                          <w:szCs w:val="24"/>
                        </w:rPr>
                        <w:t>Fringe</w:t>
                      </w:r>
                      <w:r w:rsidRPr="004D3836">
                        <w:rPr>
                          <w:rFonts w:ascii="Times New Roman"/>
                          <w:b/>
                          <w:bCs/>
                          <w:sz w:val="24"/>
                          <w:szCs w:val="24"/>
                        </w:rPr>
                        <w:t xml:space="preserve"> </w:t>
                      </w:r>
                      <w:r w:rsidRPr="004D3836">
                        <w:rPr>
                          <w:rFonts w:ascii="Times New Roman"/>
                          <w:b/>
                          <w:bCs/>
                          <w:spacing w:val="-1"/>
                          <w:sz w:val="24"/>
                          <w:szCs w:val="24"/>
                        </w:rPr>
                        <w:t>Benefits:</w:t>
                      </w:r>
                      <w:r w:rsidRPr="004D3836">
                        <w:rPr>
                          <w:rFonts w:ascii="Times New Roman"/>
                          <w:b/>
                          <w:bCs/>
                          <w:spacing w:val="1"/>
                          <w:sz w:val="24"/>
                          <w:szCs w:val="24"/>
                        </w:rPr>
                        <w:t xml:space="preserve"> $</w:t>
                      </w:r>
                      <w:r w:rsidR="00C201CA">
                        <w:rPr>
                          <w:rFonts w:ascii="Times New Roman"/>
                          <w:b/>
                          <w:bCs/>
                          <w:spacing w:val="-1"/>
                          <w:sz w:val="24"/>
                          <w:szCs w:val="24"/>
                        </w:rPr>
                        <w:t>244,</w:t>
                      </w:r>
                      <w:ins w:id="177" w:author="Penelope Kim" w:date="2025-12-17T10:19:00Z" w16du:dateUtc="2025-12-17T15:19:00Z">
                        <w:r w:rsidR="000726C8">
                          <w:rPr>
                            <w:rFonts w:ascii="Times New Roman"/>
                            <w:b/>
                            <w:bCs/>
                            <w:spacing w:val="-1"/>
                            <w:sz w:val="24"/>
                            <w:szCs w:val="24"/>
                          </w:rPr>
                          <w:t>472</w:t>
                        </w:r>
                      </w:ins>
                      <w:del w:id="178" w:author="Penelope Kim" w:date="2025-12-15T12:40:00Z" w16du:dateUtc="2025-12-15T17:40:00Z">
                        <w:r w:rsidR="00C201CA" w:rsidDel="00B36642">
                          <w:rPr>
                            <w:rFonts w:ascii="Times New Roman"/>
                            <w:b/>
                            <w:bCs/>
                            <w:spacing w:val="-1"/>
                            <w:sz w:val="24"/>
                            <w:szCs w:val="24"/>
                          </w:rPr>
                          <w:delText>279</w:delText>
                        </w:r>
                      </w:del>
                    </w:p>
                    <w:p w14:paraId="13988048" w14:textId="77777777" w:rsidR="00126BAC" w:rsidRPr="004D3836" w:rsidRDefault="00126BAC" w:rsidP="00955331">
                      <w:pPr>
                        <w:jc w:val="center"/>
                        <w:rPr>
                          <w:rFonts w:ascii="Times New Roman" w:hAnsi="Times New Roman" w:cs="Times New Roman"/>
                          <w:b/>
                          <w:sz w:val="24"/>
                          <w:szCs w:val="24"/>
                        </w:rPr>
                      </w:pPr>
                    </w:p>
                    <w:p w14:paraId="07967CA7" w14:textId="0E299BD4" w:rsidR="009967A1" w:rsidRPr="004D3836" w:rsidRDefault="009967A1" w:rsidP="00955331">
                      <w:pPr>
                        <w:jc w:val="center"/>
                        <w:rPr>
                          <w:rFonts w:ascii="Times New Roman" w:eastAsia="Times New Roman" w:hAnsi="Times New Roman" w:cs="Times New Roman"/>
                          <w:sz w:val="24"/>
                          <w:szCs w:val="24"/>
                        </w:rPr>
                      </w:pPr>
                    </w:p>
                  </w:txbxContent>
                </v:textbox>
                <w10:anchorlock/>
              </v:shape>
            </w:pict>
          </mc:Fallback>
        </mc:AlternateContent>
      </w:r>
    </w:p>
    <w:p w14:paraId="5E88EF49" w14:textId="77777777" w:rsidR="004C78A6" w:rsidRPr="009A2F8A" w:rsidRDefault="004C78A6" w:rsidP="0007324B">
      <w:pPr>
        <w:spacing w:before="8"/>
        <w:rPr>
          <w:rFonts w:ascii="Times New Roman" w:eastAsia="Times New Roman" w:hAnsi="Times New Roman" w:cs="Times New Roman"/>
          <w:sz w:val="24"/>
          <w:szCs w:val="24"/>
        </w:rPr>
      </w:pPr>
    </w:p>
    <w:p w14:paraId="4650B603" w14:textId="77777777" w:rsidR="004C78A6" w:rsidRPr="009A2F8A" w:rsidRDefault="00E16FDF" w:rsidP="0007324B">
      <w:pPr>
        <w:ind w:left="100"/>
        <w:rPr>
          <w:rFonts w:ascii="Times New Roman" w:eastAsia="Times New Roman" w:hAnsi="Times New Roman" w:cs="Times New Roman"/>
          <w:sz w:val="24"/>
          <w:szCs w:val="24"/>
        </w:rPr>
      </w:pPr>
      <w:r w:rsidRPr="009A2F8A">
        <w:rPr>
          <w:rFonts w:ascii="Times New Roman" w:hAnsi="Times New Roman" w:cs="Times New Roman"/>
          <w:b/>
          <w:sz w:val="24"/>
          <w:szCs w:val="24"/>
        </w:rPr>
        <w:t>B.</w:t>
      </w:r>
      <w:r w:rsidRPr="009A2F8A">
        <w:rPr>
          <w:rFonts w:ascii="Times New Roman" w:hAnsi="Times New Roman" w:cs="Times New Roman"/>
          <w:b/>
          <w:spacing w:val="-2"/>
          <w:sz w:val="24"/>
          <w:szCs w:val="24"/>
        </w:rPr>
        <w:t xml:space="preserve"> </w:t>
      </w:r>
      <w:r w:rsidRPr="009A2F8A">
        <w:rPr>
          <w:rFonts w:ascii="Times New Roman" w:hAnsi="Times New Roman" w:cs="Times New Roman"/>
          <w:b/>
          <w:spacing w:val="-1"/>
          <w:sz w:val="24"/>
          <w:szCs w:val="24"/>
        </w:rPr>
        <w:t>Fringe</w:t>
      </w:r>
      <w:r w:rsidRPr="009A2F8A">
        <w:rPr>
          <w:rFonts w:ascii="Times New Roman" w:hAnsi="Times New Roman" w:cs="Times New Roman"/>
          <w:b/>
          <w:spacing w:val="-3"/>
          <w:sz w:val="24"/>
          <w:szCs w:val="24"/>
        </w:rPr>
        <w:t xml:space="preserve"> </w:t>
      </w:r>
      <w:r w:rsidRPr="009A2F8A">
        <w:rPr>
          <w:rFonts w:ascii="Times New Roman" w:hAnsi="Times New Roman" w:cs="Times New Roman"/>
          <w:b/>
          <w:spacing w:val="-1"/>
          <w:sz w:val="24"/>
          <w:szCs w:val="24"/>
        </w:rPr>
        <w:t>Benefits</w:t>
      </w:r>
    </w:p>
    <w:p w14:paraId="2163598C" w14:textId="77777777" w:rsidR="004C78A6" w:rsidRPr="009A2F8A" w:rsidRDefault="004C78A6" w:rsidP="0007324B">
      <w:pPr>
        <w:rPr>
          <w:rFonts w:ascii="Times New Roman" w:eastAsia="Times New Roman" w:hAnsi="Times New Roman" w:cs="Times New Roman"/>
          <w:b/>
          <w:sz w:val="24"/>
          <w:szCs w:val="24"/>
        </w:rPr>
      </w:pPr>
    </w:p>
    <w:p w14:paraId="03E80983" w14:textId="77777777" w:rsidR="007C35F6" w:rsidRPr="009A2F8A" w:rsidRDefault="00E16FDF" w:rsidP="0007324B">
      <w:pPr>
        <w:ind w:left="100"/>
        <w:rPr>
          <w:rFonts w:ascii="Times New Roman" w:eastAsia="Times New Roman" w:hAnsi="Times New Roman" w:cs="Times New Roman"/>
          <w:sz w:val="24"/>
          <w:szCs w:val="24"/>
        </w:rPr>
      </w:pPr>
      <w:r w:rsidRPr="009A2F8A">
        <w:rPr>
          <w:rFonts w:ascii="Times New Roman" w:hAnsi="Times New Roman" w:cs="Times New Roman"/>
          <w:b/>
          <w:sz w:val="24"/>
          <w:szCs w:val="24"/>
        </w:rPr>
        <w:lastRenderedPageBreak/>
        <w:t>B.1</w:t>
      </w:r>
      <w:r w:rsidR="00E945C5" w:rsidRPr="009A2F8A">
        <w:rPr>
          <w:rFonts w:ascii="Times New Roman" w:hAnsi="Times New Roman" w:cs="Times New Roman"/>
          <w:b/>
          <w:sz w:val="24"/>
          <w:szCs w:val="24"/>
        </w:rPr>
        <w:t xml:space="preserve"> </w:t>
      </w:r>
      <w:r w:rsidRPr="009A2F8A">
        <w:rPr>
          <w:rFonts w:ascii="Times New Roman" w:hAnsi="Times New Roman" w:cs="Times New Roman"/>
          <w:b/>
          <w:spacing w:val="-1"/>
          <w:sz w:val="24"/>
          <w:szCs w:val="24"/>
        </w:rPr>
        <w:t>U.S.</w:t>
      </w:r>
      <w:r w:rsidRPr="009A2F8A">
        <w:rPr>
          <w:rFonts w:ascii="Times New Roman" w:hAnsi="Times New Roman" w:cs="Times New Roman"/>
          <w:b/>
          <w:spacing w:val="-3"/>
          <w:sz w:val="24"/>
          <w:szCs w:val="24"/>
        </w:rPr>
        <w:t xml:space="preserve"> </w:t>
      </w:r>
      <w:r w:rsidRPr="009A2F8A">
        <w:rPr>
          <w:rFonts w:ascii="Times New Roman" w:hAnsi="Times New Roman" w:cs="Times New Roman"/>
          <w:b/>
          <w:spacing w:val="-1"/>
          <w:sz w:val="24"/>
          <w:szCs w:val="24"/>
        </w:rPr>
        <w:t>Based</w:t>
      </w:r>
      <w:r w:rsidRPr="009A2F8A">
        <w:rPr>
          <w:rFonts w:ascii="Times New Roman" w:hAnsi="Times New Roman" w:cs="Times New Roman"/>
          <w:b/>
          <w:spacing w:val="-3"/>
          <w:sz w:val="24"/>
          <w:szCs w:val="24"/>
        </w:rPr>
        <w:t xml:space="preserve"> </w:t>
      </w:r>
      <w:r w:rsidRPr="009A2F8A">
        <w:rPr>
          <w:rFonts w:ascii="Times New Roman" w:hAnsi="Times New Roman" w:cs="Times New Roman"/>
          <w:b/>
          <w:spacing w:val="-1"/>
          <w:sz w:val="24"/>
          <w:szCs w:val="24"/>
        </w:rPr>
        <w:t>Personnel</w:t>
      </w:r>
      <w:r w:rsidRPr="009A2F8A">
        <w:rPr>
          <w:rFonts w:ascii="Times New Roman" w:hAnsi="Times New Roman" w:cs="Times New Roman"/>
          <w:b/>
          <w:sz w:val="24"/>
          <w:szCs w:val="24"/>
        </w:rPr>
        <w:t xml:space="preserve"> </w:t>
      </w:r>
      <w:r w:rsidRPr="009A2F8A">
        <w:rPr>
          <w:rFonts w:ascii="Times New Roman" w:hAnsi="Times New Roman" w:cs="Times New Roman"/>
          <w:b/>
          <w:spacing w:val="-1"/>
          <w:sz w:val="24"/>
          <w:szCs w:val="24"/>
        </w:rPr>
        <w:t>Fringe</w:t>
      </w:r>
      <w:r w:rsidRPr="009A2F8A">
        <w:rPr>
          <w:rFonts w:ascii="Times New Roman" w:hAnsi="Times New Roman" w:cs="Times New Roman"/>
          <w:b/>
          <w:spacing w:val="-3"/>
          <w:sz w:val="24"/>
          <w:szCs w:val="24"/>
        </w:rPr>
        <w:t xml:space="preserve"> </w:t>
      </w:r>
      <w:r w:rsidRPr="009A2F8A">
        <w:rPr>
          <w:rFonts w:ascii="Times New Roman" w:hAnsi="Times New Roman" w:cs="Times New Roman"/>
          <w:b/>
          <w:spacing w:val="-1"/>
          <w:sz w:val="24"/>
          <w:szCs w:val="24"/>
        </w:rPr>
        <w:t>Benefits</w:t>
      </w:r>
    </w:p>
    <w:p w14:paraId="75A99347" w14:textId="457167C8" w:rsidR="00BA6EB0" w:rsidRPr="009A2F8A" w:rsidRDefault="00780851" w:rsidP="0007324B">
      <w:pPr>
        <w:ind w:left="100"/>
        <w:jc w:val="both"/>
        <w:rPr>
          <w:rFonts w:ascii="Times New Roman" w:eastAsia="Times New Roman" w:hAnsi="Times New Roman" w:cs="Times New Roman"/>
          <w:b/>
          <w:bCs/>
          <w:sz w:val="24"/>
          <w:szCs w:val="24"/>
        </w:rPr>
      </w:pPr>
      <w:r w:rsidRPr="009A2F8A">
        <w:rPr>
          <w:rFonts w:ascii="Times New Roman" w:hAnsi="Times New Roman" w:cs="Times New Roman"/>
          <w:spacing w:val="-1"/>
          <w:sz w:val="24"/>
          <w:szCs w:val="24"/>
        </w:rPr>
        <w:t xml:space="preserve">In accordance with </w:t>
      </w:r>
      <w:r w:rsidR="0012663C" w:rsidRPr="009A2F8A">
        <w:rPr>
          <w:rFonts w:ascii="Times New Roman" w:hAnsi="Times New Roman" w:cs="Times New Roman"/>
          <w:spacing w:val="-1"/>
          <w:sz w:val="24"/>
          <w:szCs w:val="24"/>
        </w:rPr>
        <w:t>POA</w:t>
      </w:r>
      <w:r w:rsidRPr="009A2F8A">
        <w:rPr>
          <w:rFonts w:ascii="Times New Roman" w:hAnsi="Times New Roman" w:cs="Times New Roman"/>
          <w:spacing w:val="-1"/>
          <w:sz w:val="24"/>
          <w:szCs w:val="24"/>
        </w:rPr>
        <w:t>’</w:t>
      </w:r>
      <w:r w:rsidR="004B1B75" w:rsidRPr="009A2F8A">
        <w:rPr>
          <w:rFonts w:ascii="Times New Roman" w:hAnsi="Times New Roman" w:cs="Times New Roman"/>
          <w:spacing w:val="-1"/>
          <w:sz w:val="24"/>
          <w:szCs w:val="24"/>
        </w:rPr>
        <w:t>s</w:t>
      </w:r>
      <w:r w:rsidRPr="009A2F8A">
        <w:rPr>
          <w:rFonts w:ascii="Times New Roman" w:hAnsi="Times New Roman" w:cs="Times New Roman"/>
          <w:spacing w:val="-1"/>
          <w:sz w:val="24"/>
          <w:szCs w:val="24"/>
        </w:rPr>
        <w:t xml:space="preserve"> personnel policy, we have charged a 2</w:t>
      </w:r>
      <w:r w:rsidR="004B1B75" w:rsidRPr="009A2F8A">
        <w:rPr>
          <w:rFonts w:ascii="Times New Roman" w:hAnsi="Times New Roman" w:cs="Times New Roman"/>
          <w:spacing w:val="-1"/>
          <w:sz w:val="24"/>
          <w:szCs w:val="24"/>
        </w:rPr>
        <w:t>3</w:t>
      </w:r>
      <w:r w:rsidRPr="009A2F8A">
        <w:rPr>
          <w:rFonts w:ascii="Times New Roman" w:hAnsi="Times New Roman" w:cs="Times New Roman"/>
          <w:spacing w:val="-1"/>
          <w:sz w:val="24"/>
          <w:szCs w:val="24"/>
        </w:rPr>
        <w:t>.4</w:t>
      </w:r>
      <w:r w:rsidR="00503D93" w:rsidRPr="009A2F8A">
        <w:rPr>
          <w:rFonts w:ascii="Times New Roman" w:hAnsi="Times New Roman" w:cs="Times New Roman"/>
          <w:spacing w:val="-1"/>
          <w:sz w:val="24"/>
          <w:szCs w:val="24"/>
        </w:rPr>
        <w:t>7</w:t>
      </w:r>
      <w:r w:rsidRPr="009A2F8A">
        <w:rPr>
          <w:rFonts w:ascii="Times New Roman" w:hAnsi="Times New Roman" w:cs="Times New Roman"/>
          <w:spacing w:val="-1"/>
          <w:sz w:val="24"/>
          <w:szCs w:val="24"/>
        </w:rPr>
        <w:t>%</w:t>
      </w:r>
      <w:r w:rsidR="00C31CAA" w:rsidRPr="009A2F8A">
        <w:rPr>
          <w:rFonts w:ascii="Times New Roman" w:hAnsi="Times New Roman" w:cs="Times New Roman"/>
          <w:spacing w:val="-1"/>
          <w:sz w:val="24"/>
          <w:szCs w:val="24"/>
        </w:rPr>
        <w:t xml:space="preserve"> fringe</w:t>
      </w:r>
      <w:r w:rsidRPr="009A2F8A">
        <w:rPr>
          <w:rFonts w:ascii="Times New Roman" w:hAnsi="Times New Roman" w:cs="Times New Roman"/>
          <w:spacing w:val="-1"/>
          <w:sz w:val="24"/>
          <w:szCs w:val="24"/>
        </w:rPr>
        <w:t xml:space="preserve"> rate for </w:t>
      </w:r>
      <w:r w:rsidR="0012663C" w:rsidRPr="009A2F8A">
        <w:rPr>
          <w:rFonts w:ascii="Times New Roman" w:hAnsi="Times New Roman" w:cs="Times New Roman"/>
          <w:spacing w:val="-1"/>
          <w:sz w:val="24"/>
          <w:szCs w:val="24"/>
        </w:rPr>
        <w:t>POA</w:t>
      </w:r>
      <w:r w:rsidRPr="009A2F8A">
        <w:rPr>
          <w:rFonts w:ascii="Times New Roman" w:hAnsi="Times New Roman" w:cs="Times New Roman"/>
          <w:spacing w:val="-1"/>
          <w:sz w:val="24"/>
          <w:szCs w:val="24"/>
        </w:rPr>
        <w:t xml:space="preserve"> Headquarters </w:t>
      </w:r>
      <w:r w:rsidR="0028287D">
        <w:rPr>
          <w:rFonts w:ascii="Times New Roman" w:hAnsi="Times New Roman" w:cs="Times New Roman"/>
          <w:spacing w:val="-1"/>
          <w:sz w:val="24"/>
          <w:szCs w:val="24"/>
        </w:rPr>
        <w:t xml:space="preserve">(HQ) </w:t>
      </w:r>
      <w:r w:rsidRPr="009A2F8A">
        <w:rPr>
          <w:rFonts w:ascii="Times New Roman" w:hAnsi="Times New Roman" w:cs="Times New Roman"/>
          <w:spacing w:val="-1"/>
          <w:sz w:val="24"/>
          <w:szCs w:val="24"/>
        </w:rPr>
        <w:t>staff. Fringe benefits include insurance, mandatory taxes, pension, and other employee benefits.</w:t>
      </w:r>
      <w:r w:rsidR="00424438" w:rsidRPr="009A2F8A">
        <w:rPr>
          <w:rFonts w:ascii="Times New Roman" w:hAnsi="Times New Roman" w:cs="Times New Roman"/>
          <w:bCs/>
          <w:spacing w:val="-1"/>
          <w:sz w:val="24"/>
          <w:szCs w:val="24"/>
        </w:rPr>
        <w:t xml:space="preserve"> </w:t>
      </w:r>
      <w:r w:rsidR="009F7ABD" w:rsidRPr="000155CB">
        <w:rPr>
          <w:rFonts w:ascii="Times New Roman" w:hAnsi="Times New Roman" w:cs="Times New Roman"/>
          <w:bCs/>
          <w:color w:val="EE0000"/>
          <w:spacing w:val="-1"/>
          <w:sz w:val="24"/>
          <w:szCs w:val="24"/>
        </w:rPr>
        <w:t xml:space="preserve">The total </w:t>
      </w:r>
      <w:r w:rsidR="00503D93" w:rsidRPr="000155CB">
        <w:rPr>
          <w:rFonts w:ascii="Times New Roman" w:hAnsi="Times New Roman" w:cs="Times New Roman"/>
          <w:bCs/>
          <w:color w:val="EE0000"/>
          <w:spacing w:val="-1"/>
          <w:sz w:val="24"/>
          <w:szCs w:val="24"/>
        </w:rPr>
        <w:t xml:space="preserve">cost </w:t>
      </w:r>
      <w:r w:rsidR="009F7ABD" w:rsidRPr="000155CB">
        <w:rPr>
          <w:rFonts w:ascii="Times New Roman" w:hAnsi="Times New Roman" w:cs="Times New Roman"/>
          <w:bCs/>
          <w:color w:val="EE0000"/>
          <w:spacing w:val="-1"/>
          <w:sz w:val="24"/>
          <w:szCs w:val="24"/>
        </w:rPr>
        <w:t>for fringe benefits for staff is</w:t>
      </w:r>
      <w:r w:rsidR="009F7ABD" w:rsidRPr="000155CB">
        <w:rPr>
          <w:rFonts w:ascii="Times New Roman" w:hAnsi="Times New Roman" w:cs="Times New Roman"/>
          <w:b/>
          <w:color w:val="EE0000"/>
          <w:spacing w:val="-1"/>
          <w:sz w:val="24"/>
          <w:szCs w:val="24"/>
        </w:rPr>
        <w:t xml:space="preserve"> $</w:t>
      </w:r>
      <w:r w:rsidR="00545DD9" w:rsidRPr="000155CB">
        <w:rPr>
          <w:rFonts w:ascii="Times New Roman" w:hAnsi="Times New Roman" w:cs="Times New Roman"/>
          <w:b/>
          <w:bCs/>
          <w:color w:val="EE0000"/>
          <w:sz w:val="24"/>
          <w:szCs w:val="24"/>
        </w:rPr>
        <w:t>244</w:t>
      </w:r>
      <w:r w:rsidR="00B41157" w:rsidRPr="000155CB">
        <w:rPr>
          <w:rFonts w:ascii="Times New Roman" w:hAnsi="Times New Roman" w:cs="Times New Roman"/>
          <w:b/>
          <w:bCs/>
          <w:color w:val="EE0000"/>
          <w:sz w:val="24"/>
          <w:szCs w:val="24"/>
        </w:rPr>
        <w:t>,</w:t>
      </w:r>
      <w:ins w:id="179" w:author="Penelope Kim" w:date="2025-12-17T10:19:00Z" w16du:dateUtc="2025-12-17T15:19:00Z">
        <w:r w:rsidR="000726C8">
          <w:rPr>
            <w:rFonts w:ascii="Times New Roman" w:hAnsi="Times New Roman" w:cs="Times New Roman"/>
            <w:b/>
            <w:bCs/>
            <w:color w:val="EE0000"/>
            <w:sz w:val="24"/>
            <w:szCs w:val="24"/>
          </w:rPr>
          <w:t>472</w:t>
        </w:r>
      </w:ins>
      <w:del w:id="180" w:author="Penelope Kim" w:date="2025-12-15T12:40:00Z" w16du:dateUtc="2025-12-15T17:40:00Z">
        <w:r w:rsidR="00B41157" w:rsidRPr="000155CB" w:rsidDel="00B36642">
          <w:rPr>
            <w:rFonts w:ascii="Times New Roman" w:hAnsi="Times New Roman" w:cs="Times New Roman"/>
            <w:b/>
            <w:bCs/>
            <w:color w:val="EE0000"/>
            <w:sz w:val="24"/>
            <w:szCs w:val="24"/>
          </w:rPr>
          <w:delText>279</w:delText>
        </w:r>
      </w:del>
      <w:r w:rsidR="00503D93" w:rsidRPr="000155CB">
        <w:rPr>
          <w:rFonts w:ascii="Times New Roman" w:hAnsi="Times New Roman" w:cs="Times New Roman"/>
          <w:b/>
          <w:color w:val="EE0000"/>
          <w:spacing w:val="-1"/>
          <w:sz w:val="24"/>
          <w:szCs w:val="24"/>
        </w:rPr>
        <w:t>,</w:t>
      </w:r>
      <w:r w:rsidR="009F7ABD" w:rsidRPr="000155CB">
        <w:rPr>
          <w:rFonts w:ascii="Times New Roman" w:hAnsi="Times New Roman" w:cs="Times New Roman"/>
          <w:b/>
          <w:color w:val="EE0000"/>
          <w:spacing w:val="-1"/>
          <w:sz w:val="24"/>
          <w:szCs w:val="24"/>
        </w:rPr>
        <w:t xml:space="preserve"> </w:t>
      </w:r>
      <w:r w:rsidR="00503D93" w:rsidRPr="000155CB">
        <w:rPr>
          <w:rFonts w:ascii="Times New Roman" w:hAnsi="Times New Roman" w:cs="Times New Roman"/>
          <w:bCs/>
          <w:color w:val="EE0000"/>
          <w:spacing w:val="-1"/>
          <w:sz w:val="24"/>
          <w:szCs w:val="24"/>
        </w:rPr>
        <w:t>with</w:t>
      </w:r>
      <w:r w:rsidR="00503D93" w:rsidRPr="000155CB">
        <w:rPr>
          <w:rFonts w:ascii="Times New Roman" w:hAnsi="Times New Roman" w:cs="Times New Roman"/>
          <w:b/>
          <w:color w:val="EE0000"/>
          <w:spacing w:val="-1"/>
          <w:sz w:val="24"/>
          <w:szCs w:val="24"/>
        </w:rPr>
        <w:t xml:space="preserve"> $</w:t>
      </w:r>
      <w:r w:rsidR="00C201CA" w:rsidRPr="000155CB">
        <w:rPr>
          <w:rFonts w:ascii="Times New Roman" w:hAnsi="Times New Roman" w:cs="Times New Roman"/>
          <w:b/>
          <w:color w:val="EE0000"/>
          <w:spacing w:val="-1"/>
          <w:sz w:val="24"/>
          <w:szCs w:val="24"/>
        </w:rPr>
        <w:t>224,</w:t>
      </w:r>
      <w:ins w:id="181" w:author="Penelope Kim" w:date="2025-12-17T10:20:00Z" w16du:dateUtc="2025-12-17T15:20:00Z">
        <w:r w:rsidR="00C4463E">
          <w:rPr>
            <w:rFonts w:ascii="Times New Roman" w:hAnsi="Times New Roman" w:cs="Times New Roman"/>
            <w:b/>
            <w:color w:val="EE0000"/>
            <w:spacing w:val="-1"/>
            <w:sz w:val="24"/>
            <w:szCs w:val="24"/>
          </w:rPr>
          <w:t>502</w:t>
        </w:r>
      </w:ins>
      <w:del w:id="182" w:author="Penelope Kim" w:date="2025-12-15T12:41:00Z" w16du:dateUtc="2025-12-15T17:41:00Z">
        <w:r w:rsidR="00C201CA" w:rsidRPr="000155CB" w:rsidDel="00365EC0">
          <w:rPr>
            <w:rFonts w:ascii="Times New Roman" w:hAnsi="Times New Roman" w:cs="Times New Roman"/>
            <w:b/>
            <w:color w:val="EE0000"/>
            <w:spacing w:val="-1"/>
            <w:sz w:val="24"/>
            <w:szCs w:val="24"/>
          </w:rPr>
          <w:delText>309</w:delText>
        </w:r>
      </w:del>
      <w:r w:rsidR="00503D93" w:rsidRPr="000155CB">
        <w:rPr>
          <w:rFonts w:ascii="Times New Roman" w:hAnsi="Times New Roman" w:cs="Times New Roman"/>
          <w:b/>
          <w:color w:val="EE0000"/>
          <w:spacing w:val="-1"/>
          <w:sz w:val="24"/>
          <w:szCs w:val="24"/>
        </w:rPr>
        <w:t xml:space="preserve"> covered by WHA funds, </w:t>
      </w:r>
      <w:r w:rsidR="00503D93" w:rsidRPr="008465B4">
        <w:rPr>
          <w:rFonts w:ascii="Times New Roman" w:hAnsi="Times New Roman" w:cs="Times New Roman"/>
          <w:b/>
          <w:spacing w:val="-1"/>
          <w:sz w:val="24"/>
          <w:szCs w:val="24"/>
        </w:rPr>
        <w:t>and</w:t>
      </w:r>
      <w:r w:rsidR="00503D93" w:rsidRPr="009A2F8A">
        <w:rPr>
          <w:rFonts w:ascii="Times New Roman" w:hAnsi="Times New Roman" w:cs="Times New Roman"/>
          <w:b/>
          <w:spacing w:val="-1"/>
          <w:sz w:val="24"/>
          <w:szCs w:val="24"/>
        </w:rPr>
        <w:t xml:space="preserve"> $</w:t>
      </w:r>
      <w:r w:rsidR="00E67B8B">
        <w:rPr>
          <w:rFonts w:ascii="Times New Roman" w:hAnsi="Times New Roman" w:cs="Times New Roman"/>
          <w:b/>
          <w:spacing w:val="-1"/>
          <w:sz w:val="24"/>
          <w:szCs w:val="24"/>
        </w:rPr>
        <w:t>19,970</w:t>
      </w:r>
      <w:r w:rsidR="00E47B03" w:rsidRPr="00E47B03" w:rsidDel="00E47B03">
        <w:rPr>
          <w:rFonts w:ascii="Times New Roman" w:hAnsi="Times New Roman" w:cs="Times New Roman"/>
          <w:b/>
          <w:spacing w:val="-1"/>
          <w:sz w:val="24"/>
          <w:szCs w:val="24"/>
        </w:rPr>
        <w:t xml:space="preserve"> </w:t>
      </w:r>
      <w:r w:rsidR="00503D93" w:rsidRPr="009A2F8A">
        <w:rPr>
          <w:rFonts w:ascii="Times New Roman" w:hAnsi="Times New Roman" w:cs="Times New Roman"/>
          <w:b/>
          <w:spacing w:val="-1"/>
          <w:sz w:val="24"/>
          <w:szCs w:val="24"/>
        </w:rPr>
        <w:t>from POA cost-share.</w:t>
      </w:r>
    </w:p>
    <w:p w14:paraId="05840F58" w14:textId="77777777" w:rsidR="004C78A6" w:rsidRPr="009A2F8A" w:rsidRDefault="004C78A6" w:rsidP="0007324B">
      <w:pPr>
        <w:spacing w:before="2"/>
        <w:rPr>
          <w:rFonts w:ascii="Times New Roman" w:eastAsia="Times New Roman" w:hAnsi="Times New Roman" w:cs="Times New Roman"/>
          <w:b/>
          <w:bCs/>
          <w:sz w:val="24"/>
          <w:szCs w:val="24"/>
        </w:rPr>
      </w:pPr>
    </w:p>
    <w:p w14:paraId="364D62E2" w14:textId="77777777" w:rsidR="004C78A6" w:rsidRPr="009A2F8A" w:rsidRDefault="00865BE0" w:rsidP="0007324B">
      <w:pPr>
        <w:ind w:left="100"/>
        <w:rPr>
          <w:rFonts w:ascii="Times New Roman" w:eastAsia="Times New Roman" w:hAnsi="Times New Roman" w:cs="Times New Roman"/>
          <w:sz w:val="24"/>
          <w:szCs w:val="24"/>
        </w:rPr>
      </w:pPr>
      <w:r w:rsidRPr="009A2F8A">
        <w:rPr>
          <w:rFonts w:ascii="Times New Roman" w:eastAsia="Times New Roman" w:hAnsi="Times New Roman" w:cs="Times New Roman"/>
          <w:noProof/>
          <w:sz w:val="24"/>
          <w:szCs w:val="24"/>
          <w:shd w:val="clear" w:color="auto" w:fill="E6E6E6"/>
        </w:rPr>
        <mc:AlternateContent>
          <mc:Choice Requires="wps">
            <w:drawing>
              <wp:inline distT="0" distB="0" distL="0" distR="0" wp14:anchorId="228FD2A1" wp14:editId="24D9234C">
                <wp:extent cx="5943600" cy="914400"/>
                <wp:effectExtent l="0" t="0" r="12700" b="1270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14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5A01966" w14:textId="77777777" w:rsidR="009967A1" w:rsidRPr="004D3836" w:rsidRDefault="009967A1">
                            <w:pPr>
                              <w:spacing w:before="71" w:line="250" w:lineRule="exact"/>
                              <w:ind w:left="3"/>
                              <w:jc w:val="center"/>
                              <w:rPr>
                                <w:rFonts w:ascii="Times New Roman" w:eastAsia="Times New Roman" w:hAnsi="Times New Roman" w:cs="Times New Roman"/>
                                <w:sz w:val="24"/>
                                <w:szCs w:val="24"/>
                              </w:rPr>
                            </w:pPr>
                            <w:r w:rsidRPr="004D3836">
                              <w:rPr>
                                <w:rFonts w:ascii="Times New Roman"/>
                                <w:b/>
                                <w:spacing w:val="-1"/>
                                <w:sz w:val="24"/>
                                <w:szCs w:val="24"/>
                              </w:rPr>
                              <w:t>Travel</w:t>
                            </w:r>
                          </w:p>
                          <w:p w14:paraId="0F4259F4" w14:textId="71878CB2" w:rsidR="00955331" w:rsidRPr="004D3836" w:rsidRDefault="00955331" w:rsidP="00955331">
                            <w:pPr>
                              <w:jc w:val="center"/>
                              <w:rPr>
                                <w:rFonts w:ascii="Times New Roman" w:hAnsi="Times New Roman" w:cs="Times New Roman"/>
                                <w:bCs/>
                                <w:sz w:val="24"/>
                                <w:szCs w:val="24"/>
                              </w:rPr>
                            </w:pPr>
                            <w:r w:rsidRPr="004D3836">
                              <w:rPr>
                                <w:rFonts w:ascii="Times New Roman" w:hAnsi="Times New Roman" w:cs="Times New Roman"/>
                                <w:bCs/>
                                <w:sz w:val="24"/>
                                <w:szCs w:val="24"/>
                              </w:rPr>
                              <w:t>WHA Funds Requested: $</w:t>
                            </w:r>
                            <w:r w:rsidR="001540E2" w:rsidRPr="004D3836">
                              <w:rPr>
                                <w:rFonts w:ascii="Times New Roman" w:hAnsi="Times New Roman" w:cs="Times New Roman"/>
                                <w:bCs/>
                                <w:sz w:val="24"/>
                                <w:szCs w:val="24"/>
                              </w:rPr>
                              <w:t>35,290</w:t>
                            </w:r>
                          </w:p>
                          <w:p w14:paraId="2AB0ABBA" w14:textId="2B966CBE" w:rsidR="006B2D24" w:rsidRPr="004D3836" w:rsidRDefault="006B2D24" w:rsidP="00955331">
                            <w:pPr>
                              <w:jc w:val="center"/>
                              <w:rPr>
                                <w:rFonts w:ascii="Times New Roman" w:hAnsi="Times New Roman" w:cs="Times New Roman"/>
                                <w:bCs/>
                                <w:sz w:val="24"/>
                                <w:szCs w:val="24"/>
                              </w:rPr>
                            </w:pPr>
                            <w:r w:rsidRPr="004D3836">
                              <w:rPr>
                                <w:rFonts w:ascii="Times New Roman" w:hAnsi="Times New Roman" w:cs="Times New Roman"/>
                                <w:bCs/>
                                <w:sz w:val="24"/>
                                <w:szCs w:val="24"/>
                              </w:rPr>
                              <w:t>POA Cost-Share: $</w:t>
                            </w:r>
                            <w:r w:rsidR="00E47B03" w:rsidRPr="004D3836">
                              <w:rPr>
                                <w:rFonts w:ascii="Times New Roman" w:hAnsi="Times New Roman" w:cs="Times New Roman"/>
                                <w:bCs/>
                                <w:sz w:val="24"/>
                                <w:szCs w:val="24"/>
                              </w:rPr>
                              <w:t>12,130</w:t>
                            </w:r>
                          </w:p>
                          <w:p w14:paraId="40B06061" w14:textId="004DE0DA" w:rsidR="00126BAC" w:rsidRPr="004D3836" w:rsidRDefault="00126BAC" w:rsidP="00126BAC">
                            <w:pPr>
                              <w:spacing w:before="80"/>
                              <w:jc w:val="center"/>
                              <w:rPr>
                                <w:rFonts w:ascii="Times New Roman"/>
                                <w:b/>
                                <w:spacing w:val="25"/>
                                <w:sz w:val="24"/>
                                <w:szCs w:val="24"/>
                              </w:rPr>
                            </w:pPr>
                            <w:r w:rsidRPr="004D3836">
                              <w:rPr>
                                <w:rFonts w:ascii="Times New Roman"/>
                                <w:b/>
                                <w:spacing w:val="-1"/>
                                <w:sz w:val="24"/>
                                <w:szCs w:val="24"/>
                              </w:rPr>
                              <w:t>Subtotal</w:t>
                            </w:r>
                            <w:r w:rsidRPr="004D3836">
                              <w:rPr>
                                <w:rFonts w:ascii="Times New Roman"/>
                                <w:b/>
                                <w:spacing w:val="-2"/>
                                <w:sz w:val="24"/>
                                <w:szCs w:val="24"/>
                              </w:rPr>
                              <w:t xml:space="preserve"> </w:t>
                            </w:r>
                            <w:r w:rsidRPr="004D3836">
                              <w:rPr>
                                <w:rFonts w:ascii="Times New Roman"/>
                                <w:b/>
                                <w:spacing w:val="-1"/>
                                <w:sz w:val="24"/>
                                <w:szCs w:val="24"/>
                              </w:rPr>
                              <w:t>Travel:</w:t>
                            </w:r>
                            <w:r w:rsidRPr="004D3836">
                              <w:rPr>
                                <w:rFonts w:ascii="Times New Roman"/>
                                <w:b/>
                                <w:spacing w:val="1"/>
                                <w:sz w:val="24"/>
                                <w:szCs w:val="24"/>
                              </w:rPr>
                              <w:t xml:space="preserve"> </w:t>
                            </w:r>
                            <w:r w:rsidRPr="004D3836">
                              <w:rPr>
                                <w:rFonts w:ascii="Times New Roman"/>
                                <w:b/>
                                <w:spacing w:val="-1"/>
                                <w:sz w:val="24"/>
                                <w:szCs w:val="24"/>
                              </w:rPr>
                              <w:t>$</w:t>
                            </w:r>
                            <w:r w:rsidR="001540E2" w:rsidRPr="004D3836">
                              <w:rPr>
                                <w:rFonts w:ascii="Times New Roman"/>
                                <w:b/>
                                <w:spacing w:val="-1"/>
                                <w:sz w:val="24"/>
                                <w:szCs w:val="24"/>
                              </w:rPr>
                              <w:t>47,420</w:t>
                            </w:r>
                          </w:p>
                          <w:p w14:paraId="7146B591" w14:textId="77777777" w:rsidR="00126BAC" w:rsidRPr="004D3836" w:rsidRDefault="00126BAC" w:rsidP="00955331">
                            <w:pPr>
                              <w:jc w:val="center"/>
                              <w:rPr>
                                <w:rFonts w:ascii="Times New Roman" w:hAnsi="Times New Roman" w:cs="Times New Roman"/>
                                <w:b/>
                                <w:sz w:val="24"/>
                                <w:szCs w:val="24"/>
                              </w:rPr>
                            </w:pPr>
                          </w:p>
                          <w:p w14:paraId="09FB1BF3" w14:textId="7F8197C4" w:rsidR="009967A1" w:rsidRPr="004D3836" w:rsidRDefault="009967A1" w:rsidP="00AB52C4">
                            <w:pPr>
                              <w:spacing w:before="1" w:line="252" w:lineRule="exact"/>
                              <w:ind w:left="3185" w:right="2780" w:firstLine="391"/>
                              <w:rPr>
                                <w:rFonts w:ascii="Times New Roman" w:eastAsia="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shape w14:anchorId="228FD2A1" id="Text Box 8" o:spid="_x0000_s1029" type="#_x0000_t202" style="width:468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" filled="f">
                <v:textbox inset="0,0,0,0">
                  <w:txbxContent>
                    <w:p w14:paraId="25A01966" w14:textId="77777777" w:rsidR="009967A1" w:rsidRPr="004D3836" w:rsidRDefault="009967A1">
                      <w:pPr>
                        <w:spacing w:before="71" w:line="250" w:lineRule="exact"/>
                        <w:ind w:left="3"/>
                        <w:jc w:val="center"/>
                        <w:rPr>
                          <w:rFonts w:ascii="Times New Roman" w:eastAsia="Times New Roman" w:hAnsi="Times New Roman" w:cs="Times New Roman"/>
                          <w:sz w:val="24"/>
                          <w:szCs w:val="24"/>
                        </w:rPr>
                      </w:pPr>
                      <w:r w:rsidRPr="004D3836">
                        <w:rPr>
                          <w:rFonts w:ascii="Times New Roman"/>
                          <w:b/>
                          <w:spacing w:val="-1"/>
                          <w:sz w:val="24"/>
                          <w:szCs w:val="24"/>
                        </w:rPr>
                        <w:t>Travel</w:t>
                      </w:r>
                    </w:p>
                    <w:p w14:paraId="0F4259F4" w14:textId="71878CB2" w:rsidR="00955331" w:rsidRPr="004D3836" w:rsidRDefault="00955331" w:rsidP="00955331">
                      <w:pPr>
                        <w:jc w:val="center"/>
                        <w:rPr>
                          <w:rFonts w:ascii="Times New Roman" w:hAnsi="Times New Roman" w:cs="Times New Roman"/>
                          <w:bCs/>
                          <w:sz w:val="24"/>
                          <w:szCs w:val="24"/>
                        </w:rPr>
                      </w:pPr>
                      <w:r w:rsidRPr="004D3836">
                        <w:rPr>
                          <w:rFonts w:ascii="Times New Roman" w:hAnsi="Times New Roman" w:cs="Times New Roman"/>
                          <w:bCs/>
                          <w:sz w:val="24"/>
                          <w:szCs w:val="24"/>
                        </w:rPr>
                        <w:t>WHA Funds Requested: $</w:t>
                      </w:r>
                      <w:r w:rsidR="001540E2" w:rsidRPr="004D3836">
                        <w:rPr>
                          <w:rFonts w:ascii="Times New Roman" w:hAnsi="Times New Roman" w:cs="Times New Roman"/>
                          <w:bCs/>
                          <w:sz w:val="24"/>
                          <w:szCs w:val="24"/>
                        </w:rPr>
                        <w:t>35,290</w:t>
                      </w:r>
                    </w:p>
                    <w:p w14:paraId="2AB0ABBA" w14:textId="2B966CBE" w:rsidR="006B2D24" w:rsidRPr="004D3836" w:rsidRDefault="006B2D24" w:rsidP="00955331">
                      <w:pPr>
                        <w:jc w:val="center"/>
                        <w:rPr>
                          <w:rFonts w:ascii="Times New Roman" w:hAnsi="Times New Roman" w:cs="Times New Roman"/>
                          <w:bCs/>
                          <w:sz w:val="24"/>
                          <w:szCs w:val="24"/>
                        </w:rPr>
                      </w:pPr>
                      <w:r w:rsidRPr="004D3836">
                        <w:rPr>
                          <w:rFonts w:ascii="Times New Roman" w:hAnsi="Times New Roman" w:cs="Times New Roman"/>
                          <w:bCs/>
                          <w:sz w:val="24"/>
                          <w:szCs w:val="24"/>
                        </w:rPr>
                        <w:t>POA Cost-Share: $</w:t>
                      </w:r>
                      <w:r w:rsidR="00E47B03" w:rsidRPr="004D3836">
                        <w:rPr>
                          <w:rFonts w:ascii="Times New Roman" w:hAnsi="Times New Roman" w:cs="Times New Roman"/>
                          <w:bCs/>
                          <w:sz w:val="24"/>
                          <w:szCs w:val="24"/>
                        </w:rPr>
                        <w:t>12,130</w:t>
                      </w:r>
                    </w:p>
                    <w:p w14:paraId="40B06061" w14:textId="004DE0DA" w:rsidR="00126BAC" w:rsidRPr="004D3836" w:rsidRDefault="00126BAC" w:rsidP="00126BAC">
                      <w:pPr>
                        <w:spacing w:before="80"/>
                        <w:jc w:val="center"/>
                        <w:rPr>
                          <w:rFonts w:ascii="Times New Roman"/>
                          <w:b/>
                          <w:spacing w:val="25"/>
                          <w:sz w:val="24"/>
                          <w:szCs w:val="24"/>
                        </w:rPr>
                      </w:pPr>
                      <w:r w:rsidRPr="004D3836">
                        <w:rPr>
                          <w:rFonts w:ascii="Times New Roman"/>
                          <w:b/>
                          <w:spacing w:val="-1"/>
                          <w:sz w:val="24"/>
                          <w:szCs w:val="24"/>
                        </w:rPr>
                        <w:t>Subtotal</w:t>
                      </w:r>
                      <w:r w:rsidRPr="004D3836">
                        <w:rPr>
                          <w:rFonts w:ascii="Times New Roman"/>
                          <w:b/>
                          <w:spacing w:val="-2"/>
                          <w:sz w:val="24"/>
                          <w:szCs w:val="24"/>
                        </w:rPr>
                        <w:t xml:space="preserve"> </w:t>
                      </w:r>
                      <w:r w:rsidRPr="004D3836">
                        <w:rPr>
                          <w:rFonts w:ascii="Times New Roman"/>
                          <w:b/>
                          <w:spacing w:val="-1"/>
                          <w:sz w:val="24"/>
                          <w:szCs w:val="24"/>
                        </w:rPr>
                        <w:t>Travel:</w:t>
                      </w:r>
                      <w:r w:rsidRPr="004D3836">
                        <w:rPr>
                          <w:rFonts w:ascii="Times New Roman"/>
                          <w:b/>
                          <w:spacing w:val="1"/>
                          <w:sz w:val="24"/>
                          <w:szCs w:val="24"/>
                        </w:rPr>
                        <w:t xml:space="preserve"> </w:t>
                      </w:r>
                      <w:r w:rsidRPr="004D3836">
                        <w:rPr>
                          <w:rFonts w:ascii="Times New Roman"/>
                          <w:b/>
                          <w:spacing w:val="-1"/>
                          <w:sz w:val="24"/>
                          <w:szCs w:val="24"/>
                        </w:rPr>
                        <w:t>$</w:t>
                      </w:r>
                      <w:r w:rsidR="001540E2" w:rsidRPr="004D3836">
                        <w:rPr>
                          <w:rFonts w:ascii="Times New Roman"/>
                          <w:b/>
                          <w:spacing w:val="-1"/>
                          <w:sz w:val="24"/>
                          <w:szCs w:val="24"/>
                        </w:rPr>
                        <w:t>47,420</w:t>
                      </w:r>
                    </w:p>
                    <w:p w14:paraId="7146B591" w14:textId="77777777" w:rsidR="00126BAC" w:rsidRPr="004D3836" w:rsidRDefault="00126BAC" w:rsidP="00955331">
                      <w:pPr>
                        <w:jc w:val="center"/>
                        <w:rPr>
                          <w:rFonts w:ascii="Times New Roman" w:hAnsi="Times New Roman" w:cs="Times New Roman"/>
                          <w:b/>
                          <w:sz w:val="24"/>
                          <w:szCs w:val="24"/>
                        </w:rPr>
                      </w:pPr>
                    </w:p>
                    <w:p w14:paraId="09FB1BF3" w14:textId="7F8197C4" w:rsidR="009967A1" w:rsidRPr="004D3836" w:rsidRDefault="009967A1" w:rsidP="00AB52C4">
                      <w:pPr>
                        <w:spacing w:before="1" w:line="252" w:lineRule="exact"/>
                        <w:ind w:left="3185" w:right="2780" w:firstLine="391"/>
                        <w:rPr>
                          <w:rFonts w:ascii="Times New Roman" w:eastAsia="Times New Roman" w:hAnsi="Times New Roman" w:cs="Times New Roman"/>
                          <w:sz w:val="24"/>
                          <w:szCs w:val="24"/>
                        </w:rPr>
                      </w:pPr>
                    </w:p>
                  </w:txbxContent>
                </v:textbox>
                <w10:anchorlock/>
              </v:shape>
            </w:pict>
          </mc:Fallback>
        </mc:AlternateContent>
      </w:r>
    </w:p>
    <w:p w14:paraId="51D74F9E" w14:textId="77777777" w:rsidR="004C78A6" w:rsidRPr="009A2F8A" w:rsidRDefault="004C78A6" w:rsidP="0007324B">
      <w:pPr>
        <w:spacing w:before="5"/>
        <w:rPr>
          <w:rFonts w:ascii="Times New Roman" w:eastAsia="Times New Roman" w:hAnsi="Times New Roman" w:cs="Times New Roman"/>
          <w:b/>
          <w:bCs/>
          <w:sz w:val="24"/>
          <w:szCs w:val="24"/>
        </w:rPr>
      </w:pPr>
    </w:p>
    <w:p w14:paraId="671DA5DE" w14:textId="2B5F933B" w:rsidR="00CA27C4" w:rsidRPr="004D5D68" w:rsidRDefault="00D050C1">
      <w:pPr>
        <w:pStyle w:val="Heading1"/>
        <w:numPr>
          <w:ilvl w:val="0"/>
          <w:numId w:val="3"/>
        </w:numPr>
        <w:tabs>
          <w:tab w:val="left" w:pos="454"/>
        </w:tabs>
        <w:spacing w:before="69"/>
        <w:ind w:firstLine="0"/>
        <w:rPr>
          <w:b w:val="0"/>
          <w:bCs w:val="0"/>
          <w:spacing w:val="-1"/>
        </w:rPr>
      </w:pPr>
      <w:r w:rsidRPr="004D5D68">
        <w:rPr>
          <w:b w:val="0"/>
          <w:bCs w:val="0"/>
          <w:spacing w:val="-1"/>
        </w:rPr>
        <w:t xml:space="preserve"> </w:t>
      </w:r>
      <w:r w:rsidR="00F23DC9">
        <w:rPr>
          <w:b w:val="0"/>
          <w:bCs w:val="0"/>
          <w:spacing w:val="-1"/>
        </w:rPr>
        <w:t xml:space="preserve">Most travel going forward has been suspended due to the budget and staff reductions to comply with the new Executive Orders.  </w:t>
      </w:r>
      <w:r w:rsidR="00300097" w:rsidRPr="004D5D68">
        <w:rPr>
          <w:b w:val="0"/>
          <w:bCs w:val="0"/>
          <w:spacing w:val="-1"/>
        </w:rPr>
        <w:t xml:space="preserve"> </w:t>
      </w:r>
    </w:p>
    <w:p w14:paraId="4CC44286" w14:textId="77777777" w:rsidR="00CA27C4" w:rsidRPr="004D5D68" w:rsidRDefault="00CA27C4" w:rsidP="00724181">
      <w:pPr>
        <w:pStyle w:val="Heading1"/>
        <w:tabs>
          <w:tab w:val="left" w:pos="454"/>
        </w:tabs>
        <w:spacing w:before="69"/>
        <w:ind w:left="453" w:firstLine="0"/>
        <w:rPr>
          <w:b w:val="0"/>
          <w:bCs w:val="0"/>
          <w:spacing w:val="-1"/>
        </w:rPr>
      </w:pPr>
    </w:p>
    <w:p w14:paraId="64293EC6" w14:textId="77777777" w:rsidR="00E14424" w:rsidRPr="009A2F8A" w:rsidRDefault="00E14424" w:rsidP="00E14424">
      <w:pPr>
        <w:rPr>
          <w:rFonts w:ascii="Times New Roman" w:eastAsia="Times New Roman" w:hAnsi="Times New Roman" w:cs="Times New Roman"/>
          <w:b/>
          <w:bCs/>
          <w:sz w:val="24"/>
          <w:szCs w:val="24"/>
        </w:rPr>
      </w:pPr>
    </w:p>
    <w:p w14:paraId="16CB6706" w14:textId="6A901303" w:rsidR="004C78A6" w:rsidRPr="00CB406E" w:rsidRDefault="00E16FDF" w:rsidP="0007324B">
      <w:pPr>
        <w:numPr>
          <w:ilvl w:val="1"/>
          <w:numId w:val="3"/>
        </w:numPr>
        <w:tabs>
          <w:tab w:val="left" w:pos="634"/>
        </w:tabs>
        <w:rPr>
          <w:rFonts w:ascii="Times New Roman" w:eastAsia="Times New Roman" w:hAnsi="Times New Roman" w:cs="Times New Roman"/>
          <w:sz w:val="24"/>
          <w:szCs w:val="24"/>
        </w:rPr>
      </w:pPr>
      <w:r w:rsidRPr="009A2F8A">
        <w:rPr>
          <w:rFonts w:ascii="Times New Roman" w:hAnsi="Times New Roman" w:cs="Times New Roman"/>
          <w:b/>
          <w:bCs/>
          <w:sz w:val="24"/>
          <w:szCs w:val="24"/>
        </w:rPr>
        <w:t>Staff</w:t>
      </w:r>
      <w:r w:rsidR="00266F64" w:rsidRPr="009A2F8A">
        <w:rPr>
          <w:rFonts w:ascii="Times New Roman" w:hAnsi="Times New Roman" w:cs="Times New Roman"/>
          <w:b/>
          <w:bCs/>
          <w:sz w:val="24"/>
          <w:szCs w:val="24"/>
        </w:rPr>
        <w:t xml:space="preserve"> </w:t>
      </w:r>
      <w:r w:rsidRPr="009A2F8A">
        <w:rPr>
          <w:rFonts w:ascii="Times New Roman" w:hAnsi="Times New Roman" w:cs="Times New Roman"/>
          <w:b/>
          <w:bCs/>
          <w:spacing w:val="-1"/>
          <w:sz w:val="24"/>
          <w:szCs w:val="24"/>
        </w:rPr>
        <w:t>Travel</w:t>
      </w:r>
    </w:p>
    <w:p w14:paraId="057F5AF5" w14:textId="5501A18F" w:rsidR="00307E2D" w:rsidRPr="000C063C" w:rsidRDefault="007169BD" w:rsidP="00BA7F64">
      <w:pPr>
        <w:pStyle w:val="BodyText"/>
        <w:ind w:left="100" w:right="119"/>
        <w:jc w:val="both"/>
      </w:pPr>
      <w:r w:rsidRPr="00CB406E">
        <w:rPr>
          <w:spacing w:val="-1"/>
        </w:rPr>
        <w:t xml:space="preserve">All travel in this section will be made by </w:t>
      </w:r>
      <w:r w:rsidR="00224ABF" w:rsidRPr="00CB406E">
        <w:rPr>
          <w:spacing w:val="-1"/>
        </w:rPr>
        <w:t xml:space="preserve">POA </w:t>
      </w:r>
      <w:r w:rsidRPr="00CB406E">
        <w:rPr>
          <w:spacing w:val="-1"/>
        </w:rPr>
        <w:t>staff</w:t>
      </w:r>
      <w:r w:rsidR="00755926" w:rsidRPr="00CB406E">
        <w:rPr>
          <w:spacing w:val="-1"/>
        </w:rPr>
        <w:t xml:space="preserve"> </w:t>
      </w:r>
      <w:r w:rsidR="00224ABF" w:rsidRPr="00CB406E">
        <w:rPr>
          <w:spacing w:val="-1"/>
        </w:rPr>
        <w:t xml:space="preserve">(in coordination with WHA and Posts) </w:t>
      </w:r>
      <w:r w:rsidR="00755926" w:rsidRPr="00CB406E">
        <w:rPr>
          <w:spacing w:val="-1"/>
        </w:rPr>
        <w:t>for the purpose of donor cultivation</w:t>
      </w:r>
      <w:r w:rsidR="0057600A" w:rsidRPr="00CB406E">
        <w:rPr>
          <w:spacing w:val="-1"/>
        </w:rPr>
        <w:t xml:space="preserve">; </w:t>
      </w:r>
      <w:r w:rsidR="00CB406E" w:rsidRPr="00CB406E">
        <w:rPr>
          <w:spacing w:val="-1"/>
        </w:rPr>
        <w:t>targeted events</w:t>
      </w:r>
      <w:r w:rsidR="0057600A" w:rsidRPr="00CB406E">
        <w:rPr>
          <w:spacing w:val="-1"/>
        </w:rPr>
        <w:t xml:space="preserve"> with multi-sector stakeholders to </w:t>
      </w:r>
      <w:r w:rsidR="00755926" w:rsidRPr="00CB406E">
        <w:rPr>
          <w:spacing w:val="-1"/>
        </w:rPr>
        <w:t xml:space="preserve">launch </w:t>
      </w:r>
      <w:r w:rsidR="008C143A" w:rsidRPr="00CB406E">
        <w:rPr>
          <w:spacing w:val="-1"/>
        </w:rPr>
        <w:t>competitions</w:t>
      </w:r>
      <w:r w:rsidR="0057600A" w:rsidRPr="00CB406E">
        <w:rPr>
          <w:spacing w:val="-1"/>
        </w:rPr>
        <w:t xml:space="preserve"> </w:t>
      </w:r>
      <w:r w:rsidR="00CB406E" w:rsidRPr="00CB406E">
        <w:rPr>
          <w:spacing w:val="-1"/>
        </w:rPr>
        <w:t>or announce</w:t>
      </w:r>
      <w:r w:rsidR="0057600A" w:rsidRPr="00CB406E">
        <w:rPr>
          <w:spacing w:val="-1"/>
        </w:rPr>
        <w:t xml:space="preserve"> 100K Strong winners;</w:t>
      </w:r>
      <w:r w:rsidR="0064152E" w:rsidRPr="00CB406E">
        <w:rPr>
          <w:spacing w:val="-1"/>
        </w:rPr>
        <w:t xml:space="preserve"> </w:t>
      </w:r>
      <w:r w:rsidR="00665519" w:rsidRPr="00CB406E">
        <w:rPr>
          <w:spacing w:val="-1"/>
        </w:rPr>
        <w:t xml:space="preserve">and </w:t>
      </w:r>
      <w:r w:rsidR="0057600A" w:rsidRPr="00CB406E">
        <w:rPr>
          <w:spacing w:val="-1"/>
        </w:rPr>
        <w:t xml:space="preserve">manage 100K Strong program </w:t>
      </w:r>
      <w:r w:rsidR="00665519" w:rsidRPr="00CB406E">
        <w:rPr>
          <w:spacing w:val="-1"/>
        </w:rPr>
        <w:t>stakeholder engagement</w:t>
      </w:r>
      <w:r w:rsidRPr="00CB406E">
        <w:rPr>
          <w:spacing w:val="-1"/>
        </w:rPr>
        <w:t xml:space="preserve">. Specific </w:t>
      </w:r>
      <w:r w:rsidR="0057600A" w:rsidRPr="00CB406E">
        <w:rPr>
          <w:spacing w:val="-1"/>
        </w:rPr>
        <w:t xml:space="preserve">locations or </w:t>
      </w:r>
      <w:r w:rsidRPr="00CB406E">
        <w:rPr>
          <w:spacing w:val="-1"/>
        </w:rPr>
        <w:t xml:space="preserve">cities for travel </w:t>
      </w:r>
      <w:r w:rsidR="0057600A" w:rsidRPr="00CB406E">
        <w:rPr>
          <w:spacing w:val="-1"/>
        </w:rPr>
        <w:t>would be coordinated between POA with WHA/PDA and Posts; thus</w:t>
      </w:r>
      <w:r w:rsidR="00CB406E">
        <w:rPr>
          <w:spacing w:val="-1"/>
        </w:rPr>
        <w:t>,</w:t>
      </w:r>
      <w:r w:rsidR="0057600A" w:rsidRPr="00CB406E">
        <w:rPr>
          <w:spacing w:val="-1"/>
        </w:rPr>
        <w:t xml:space="preserve"> the projected travel costs are pending planning and </w:t>
      </w:r>
      <w:r w:rsidRPr="00CB406E">
        <w:rPr>
          <w:spacing w:val="-1"/>
        </w:rPr>
        <w:t>confirm</w:t>
      </w:r>
      <w:r w:rsidR="0057600A" w:rsidRPr="00CB406E">
        <w:rPr>
          <w:spacing w:val="-1"/>
        </w:rPr>
        <w:t xml:space="preserve">ations by </w:t>
      </w:r>
      <w:r w:rsidR="008C143A" w:rsidRPr="00CB406E">
        <w:rPr>
          <w:spacing w:val="-1"/>
        </w:rPr>
        <w:t xml:space="preserve">WHA, </w:t>
      </w:r>
      <w:r w:rsidR="0057600A" w:rsidRPr="00CB406E">
        <w:rPr>
          <w:spacing w:val="-1"/>
        </w:rPr>
        <w:t xml:space="preserve">Posts, </w:t>
      </w:r>
      <w:r w:rsidR="008C143A" w:rsidRPr="00CB406E">
        <w:rPr>
          <w:spacing w:val="-1"/>
        </w:rPr>
        <w:t>and donor-partners</w:t>
      </w:r>
      <w:r w:rsidR="0064152E" w:rsidRPr="00CB406E">
        <w:rPr>
          <w:spacing w:val="-1"/>
        </w:rPr>
        <w:t xml:space="preserve"> and </w:t>
      </w:r>
      <w:r w:rsidR="0057600A" w:rsidRPr="00CB406E">
        <w:rPr>
          <w:spacing w:val="-1"/>
        </w:rPr>
        <w:t xml:space="preserve">pending confirmations of regional </w:t>
      </w:r>
      <w:r w:rsidR="0064152E" w:rsidRPr="00CB406E">
        <w:rPr>
          <w:spacing w:val="-1"/>
        </w:rPr>
        <w:t>conference</w:t>
      </w:r>
      <w:r w:rsidR="0057600A" w:rsidRPr="00CB406E">
        <w:rPr>
          <w:spacing w:val="-1"/>
        </w:rPr>
        <w:t xml:space="preserve"> locations</w:t>
      </w:r>
      <w:r w:rsidR="0064152E" w:rsidRPr="00CB406E">
        <w:rPr>
          <w:spacing w:val="-1"/>
        </w:rPr>
        <w:t>.</w:t>
      </w:r>
      <w:r w:rsidRPr="00CB406E">
        <w:rPr>
          <w:spacing w:val="-1"/>
        </w:rPr>
        <w:t xml:space="preserve"> </w:t>
      </w:r>
      <w:r w:rsidR="00853F0E" w:rsidRPr="00CB406E">
        <w:rPr>
          <w:spacing w:val="-1"/>
        </w:rPr>
        <w:t xml:space="preserve">The </w:t>
      </w:r>
      <w:r w:rsidRPr="00CB406E">
        <w:rPr>
          <w:spacing w:val="-1"/>
        </w:rPr>
        <w:t>budgeted costs for flights</w:t>
      </w:r>
      <w:r w:rsidR="00301450" w:rsidRPr="00CB406E">
        <w:rPr>
          <w:spacing w:val="-1"/>
        </w:rPr>
        <w:t xml:space="preserve"> and</w:t>
      </w:r>
      <w:r w:rsidRPr="00CB406E">
        <w:rPr>
          <w:spacing w:val="-1"/>
        </w:rPr>
        <w:t xml:space="preserve"> lodging, are based </w:t>
      </w:r>
      <w:r w:rsidR="3C03CA81" w:rsidRPr="00CB406E">
        <w:t xml:space="preserve">on a </w:t>
      </w:r>
      <w:r w:rsidRPr="00CB406E">
        <w:t xml:space="preserve">sample of various cities throughout </w:t>
      </w:r>
      <w:r>
        <w:t>the region</w:t>
      </w:r>
      <w:r w:rsidR="52311ACD">
        <w:t>,</w:t>
      </w:r>
      <w:r>
        <w:t xml:space="preserve"> past experiences attending events</w:t>
      </w:r>
      <w:r w:rsidR="0064152E">
        <w:t xml:space="preserve"> and conferences</w:t>
      </w:r>
      <w:r>
        <w:t xml:space="preserve"> for stakeholder engagement for similar programs.</w:t>
      </w:r>
      <w:r w:rsidRPr="000C063C">
        <w:rPr>
          <w:spacing w:val="-1"/>
        </w:rPr>
        <w:t xml:space="preserve"> </w:t>
      </w:r>
      <w:r w:rsidR="61776E38" w:rsidRPr="000C063C">
        <w:rPr>
          <w:spacing w:val="-1"/>
        </w:rPr>
        <w:t xml:space="preserve">M&amp;IE are based on a percentage of GSA approved rates included in POA’s travel policy. </w:t>
      </w:r>
      <w:r w:rsidR="4E4AF165" w:rsidRPr="000C063C">
        <w:rPr>
          <w:spacing w:val="-1"/>
        </w:rPr>
        <w:t>The</w:t>
      </w:r>
      <w:r w:rsidRPr="000C063C">
        <w:rPr>
          <w:spacing w:val="-1"/>
        </w:rPr>
        <w:t xml:space="preserve"> following is a detailed breakdown of the expected international</w:t>
      </w:r>
      <w:r w:rsidR="00CF2BB6" w:rsidRPr="000C063C">
        <w:rPr>
          <w:spacing w:val="-1"/>
        </w:rPr>
        <w:t xml:space="preserve"> and domestic</w:t>
      </w:r>
      <w:r w:rsidRPr="000C063C">
        <w:rPr>
          <w:spacing w:val="-1"/>
        </w:rPr>
        <w:t xml:space="preserve"> travel.</w:t>
      </w:r>
    </w:p>
    <w:p w14:paraId="01D1295F" w14:textId="77777777" w:rsidR="00307E2D" w:rsidRDefault="00307E2D" w:rsidP="0007324B">
      <w:pPr>
        <w:pStyle w:val="BodyText"/>
        <w:ind w:left="0" w:right="119"/>
        <w:rPr>
          <w:spacing w:val="-1"/>
        </w:rPr>
      </w:pPr>
    </w:p>
    <w:p w14:paraId="58814FC1" w14:textId="77777777" w:rsidR="00CB406E" w:rsidRPr="000C063C" w:rsidRDefault="00CB406E" w:rsidP="0007324B">
      <w:pPr>
        <w:pStyle w:val="BodyText"/>
        <w:ind w:left="0" w:right="119"/>
        <w:rPr>
          <w:spacing w:val="-1"/>
        </w:rPr>
      </w:pPr>
    </w:p>
    <w:p w14:paraId="34509474" w14:textId="49673D50" w:rsidR="00CF2BB6" w:rsidRPr="009A2F8A" w:rsidRDefault="00307E2D" w:rsidP="00FE5666">
      <w:pPr>
        <w:pStyle w:val="BodyText"/>
        <w:numPr>
          <w:ilvl w:val="2"/>
          <w:numId w:val="3"/>
        </w:numPr>
        <w:tabs>
          <w:tab w:val="left" w:pos="1044"/>
        </w:tabs>
        <w:ind w:left="810" w:right="-20" w:hanging="720"/>
        <w:jc w:val="both"/>
        <w:rPr>
          <w:rFonts w:cs="Times New Roman"/>
        </w:rPr>
      </w:pPr>
      <w:r w:rsidRPr="006E6663">
        <w:rPr>
          <w:b/>
          <w:spacing w:val="-1"/>
        </w:rPr>
        <w:t>International</w:t>
      </w:r>
      <w:r w:rsidRPr="006E6663">
        <w:rPr>
          <w:b/>
        </w:rPr>
        <w:t xml:space="preserve"> Round</w:t>
      </w:r>
      <w:r w:rsidR="00FB57C6">
        <w:rPr>
          <w:b/>
        </w:rPr>
        <w:t>-</w:t>
      </w:r>
      <w:r w:rsidRPr="006E6663">
        <w:rPr>
          <w:b/>
          <w:spacing w:val="-1"/>
        </w:rPr>
        <w:t>Trip</w:t>
      </w:r>
      <w:r w:rsidRPr="006E6663">
        <w:rPr>
          <w:b/>
        </w:rPr>
        <w:t xml:space="preserve"> </w:t>
      </w:r>
      <w:r w:rsidRPr="006E6663">
        <w:rPr>
          <w:b/>
          <w:spacing w:val="-1"/>
        </w:rPr>
        <w:t>Airfare</w:t>
      </w:r>
      <w:r w:rsidRPr="006E6663">
        <w:rPr>
          <w:spacing w:val="-1"/>
        </w:rPr>
        <w:t>:</w:t>
      </w:r>
      <w:r w:rsidRPr="006E6663">
        <w:rPr>
          <w:spacing w:val="1"/>
        </w:rPr>
        <w:t xml:space="preserve"> </w:t>
      </w:r>
      <w:r w:rsidR="00F35715" w:rsidRPr="006E6663">
        <w:rPr>
          <w:spacing w:val="1"/>
        </w:rPr>
        <w:t>POA is</w:t>
      </w:r>
      <w:r w:rsidR="009522D9" w:rsidRPr="000C063C">
        <w:rPr>
          <w:spacing w:val="1"/>
        </w:rPr>
        <w:t xml:space="preserve"> budgeting</w:t>
      </w:r>
      <w:r w:rsidR="00A52322" w:rsidRPr="000C063C">
        <w:rPr>
          <w:spacing w:val="1"/>
        </w:rPr>
        <w:t xml:space="preserve"> </w:t>
      </w:r>
      <w:r w:rsidR="001540E2">
        <w:rPr>
          <w:spacing w:val="1"/>
        </w:rPr>
        <w:t>12</w:t>
      </w:r>
      <w:r w:rsidR="00704022">
        <w:rPr>
          <w:spacing w:val="1"/>
        </w:rPr>
        <w:t xml:space="preserve"> </w:t>
      </w:r>
      <w:r w:rsidR="005C082E">
        <w:rPr>
          <w:spacing w:val="1"/>
        </w:rPr>
        <w:t>international roundtrip</w:t>
      </w:r>
      <w:r w:rsidR="00283B0F" w:rsidRPr="000C063C">
        <w:rPr>
          <w:spacing w:val="1"/>
        </w:rPr>
        <w:t xml:space="preserve"> </w:t>
      </w:r>
      <w:r w:rsidR="009522D9" w:rsidRPr="000C063C">
        <w:rPr>
          <w:spacing w:val="1"/>
        </w:rPr>
        <w:t>trip</w:t>
      </w:r>
      <w:r w:rsidR="005C082E">
        <w:rPr>
          <w:spacing w:val="1"/>
        </w:rPr>
        <w:t xml:space="preserve"> tickets </w:t>
      </w:r>
      <w:r w:rsidR="009522D9" w:rsidRPr="000C063C">
        <w:rPr>
          <w:spacing w:val="1"/>
        </w:rPr>
        <w:t>at an estimated average rate of $</w:t>
      </w:r>
      <w:r w:rsidR="005C082E">
        <w:rPr>
          <w:spacing w:val="1"/>
        </w:rPr>
        <w:t>1,000</w:t>
      </w:r>
      <w:r w:rsidR="009522D9" w:rsidRPr="000C063C">
        <w:rPr>
          <w:spacing w:val="1"/>
        </w:rPr>
        <w:t xml:space="preserve"> per trip for </w:t>
      </w:r>
      <w:r w:rsidR="00E14424">
        <w:rPr>
          <w:spacing w:val="1"/>
        </w:rPr>
        <w:t xml:space="preserve">special 100K events, </w:t>
      </w:r>
      <w:r w:rsidR="009522D9" w:rsidRPr="000C063C">
        <w:rPr>
          <w:spacing w:val="1"/>
        </w:rPr>
        <w:t>conference</w:t>
      </w:r>
      <w:r w:rsidR="00E14424">
        <w:rPr>
          <w:spacing w:val="1"/>
        </w:rPr>
        <w:t>s</w:t>
      </w:r>
      <w:r w:rsidR="009522D9" w:rsidRPr="000C063C">
        <w:rPr>
          <w:spacing w:val="1"/>
        </w:rPr>
        <w:t xml:space="preserve">, and stakeholder engagement throughout the Western Hemisphere. </w:t>
      </w:r>
      <w:r w:rsidR="00167B17">
        <w:rPr>
          <w:spacing w:val="1"/>
        </w:rPr>
        <w:t>Flights will comply</w:t>
      </w:r>
      <w:r w:rsidR="00396C1F" w:rsidRPr="00396C1F">
        <w:rPr>
          <w:spacing w:val="1"/>
        </w:rPr>
        <w:t xml:space="preserve"> with the Fly America Ac</w:t>
      </w:r>
      <w:r w:rsidR="005D5B79">
        <w:rPr>
          <w:spacing w:val="1"/>
        </w:rPr>
        <w:t>t</w:t>
      </w:r>
      <w:r w:rsidR="00167B17">
        <w:rPr>
          <w:spacing w:val="1"/>
        </w:rPr>
        <w:t xml:space="preserve"> and be in e</w:t>
      </w:r>
      <w:r w:rsidR="00396C1F" w:rsidRPr="00396C1F">
        <w:rPr>
          <w:spacing w:val="1"/>
        </w:rPr>
        <w:t>conomy class.</w:t>
      </w:r>
      <w:r w:rsidR="00167B17">
        <w:rPr>
          <w:spacing w:val="1"/>
        </w:rPr>
        <w:t xml:space="preserve"> </w:t>
      </w:r>
      <w:r w:rsidR="009522D9" w:rsidRPr="000C063C">
        <w:rPr>
          <w:spacing w:val="1"/>
        </w:rPr>
        <w:t xml:space="preserve">The total estimated amount is </w:t>
      </w:r>
      <w:r w:rsidR="009522D9" w:rsidRPr="000C063C">
        <w:rPr>
          <w:b/>
          <w:spacing w:val="1"/>
        </w:rPr>
        <w:t>$</w:t>
      </w:r>
      <w:r w:rsidR="00F5439D">
        <w:rPr>
          <w:b/>
          <w:spacing w:val="1"/>
        </w:rPr>
        <w:t>1</w:t>
      </w:r>
      <w:r w:rsidR="001540E2">
        <w:rPr>
          <w:b/>
          <w:spacing w:val="1"/>
        </w:rPr>
        <w:t>2</w:t>
      </w:r>
      <w:r w:rsidR="00283B0F" w:rsidRPr="000C063C">
        <w:rPr>
          <w:b/>
          <w:spacing w:val="1"/>
        </w:rPr>
        <w:t>,0</w:t>
      </w:r>
      <w:r w:rsidR="009522D9" w:rsidRPr="000C063C">
        <w:rPr>
          <w:b/>
          <w:spacing w:val="1"/>
        </w:rPr>
        <w:t>00</w:t>
      </w:r>
      <w:r w:rsidR="00583CA5">
        <w:rPr>
          <w:b/>
          <w:spacing w:val="1"/>
        </w:rPr>
        <w:t xml:space="preserve">, </w:t>
      </w:r>
      <w:r w:rsidR="00583CA5" w:rsidRPr="00583CA5">
        <w:rPr>
          <w:spacing w:val="1"/>
        </w:rPr>
        <w:t>with</w:t>
      </w:r>
      <w:r w:rsidR="00583CA5" w:rsidRPr="00583CA5">
        <w:rPr>
          <w:b/>
          <w:spacing w:val="1"/>
        </w:rPr>
        <w:t xml:space="preserve"> $</w:t>
      </w:r>
      <w:r w:rsidR="001540E2">
        <w:rPr>
          <w:b/>
          <w:spacing w:val="1"/>
        </w:rPr>
        <w:t>7</w:t>
      </w:r>
      <w:r w:rsidR="00583CA5" w:rsidRPr="00583CA5">
        <w:rPr>
          <w:b/>
          <w:spacing w:val="1"/>
        </w:rPr>
        <w:t>,0</w:t>
      </w:r>
      <w:r w:rsidR="00583CA5">
        <w:rPr>
          <w:b/>
          <w:spacing w:val="1"/>
        </w:rPr>
        <w:t>00</w:t>
      </w:r>
      <w:r w:rsidR="00583CA5" w:rsidRPr="00583CA5">
        <w:rPr>
          <w:b/>
          <w:spacing w:val="1"/>
        </w:rPr>
        <w:t xml:space="preserve"> covered by WHA funds, and $</w:t>
      </w:r>
      <w:r w:rsidR="00704022">
        <w:rPr>
          <w:b/>
          <w:spacing w:val="1"/>
        </w:rPr>
        <w:t>5</w:t>
      </w:r>
      <w:r w:rsidR="00583CA5" w:rsidRPr="00583CA5">
        <w:rPr>
          <w:b/>
          <w:spacing w:val="1"/>
        </w:rPr>
        <w:t>,</w:t>
      </w:r>
      <w:r w:rsidR="00583CA5">
        <w:rPr>
          <w:b/>
          <w:spacing w:val="1"/>
        </w:rPr>
        <w:t>000</w:t>
      </w:r>
      <w:r w:rsidR="00583CA5" w:rsidRPr="00583CA5">
        <w:rPr>
          <w:b/>
          <w:spacing w:val="1"/>
        </w:rPr>
        <w:t xml:space="preserve"> from POA cost-share.</w:t>
      </w:r>
      <w:r w:rsidR="00487C50">
        <w:rPr>
          <w:spacing w:val="1"/>
        </w:rPr>
        <w:t xml:space="preserve"> </w:t>
      </w:r>
      <w:r w:rsidR="009522D9" w:rsidRPr="000C063C">
        <w:rPr>
          <w:spacing w:val="1"/>
        </w:rPr>
        <w:t>A breakdown of the purposes of those trips is available below:</w:t>
      </w:r>
    </w:p>
    <w:p w14:paraId="605517EA" w14:textId="77777777" w:rsidR="005107AB" w:rsidRPr="009A2F8A" w:rsidRDefault="005107AB" w:rsidP="005107AB">
      <w:pPr>
        <w:pStyle w:val="BodyText"/>
        <w:tabs>
          <w:tab w:val="left" w:pos="1044"/>
        </w:tabs>
        <w:ind w:left="0" w:right="439"/>
        <w:jc w:val="both"/>
        <w:rPr>
          <w:rFonts w:cs="Times New Roman"/>
        </w:rPr>
      </w:pP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816"/>
        <w:gridCol w:w="3120"/>
        <w:gridCol w:w="1243"/>
        <w:gridCol w:w="923"/>
        <w:gridCol w:w="1045"/>
        <w:gridCol w:w="1070"/>
        <w:gridCol w:w="1348"/>
      </w:tblGrid>
      <w:tr w:rsidR="005107AB" w:rsidRPr="009A2F8A" w14:paraId="63F1C342" w14:textId="77777777" w:rsidTr="002A768A">
        <w:trPr>
          <w:trHeight w:val="566"/>
        </w:trPr>
        <w:tc>
          <w:tcPr>
            <w:tcW w:w="816" w:type="dxa"/>
            <w:shd w:val="clear" w:color="auto" w:fill="DBE5F1" w:themeFill="accent1" w:themeFillTint="33"/>
            <w:noWrap/>
            <w:vAlign w:val="bottom"/>
            <w:hideMark/>
          </w:tcPr>
          <w:p w14:paraId="34B87D32" w14:textId="77777777" w:rsidR="005107AB" w:rsidRPr="009A2F8A" w:rsidRDefault="005107AB" w:rsidP="00FF7742">
            <w:pPr>
              <w:widowControl/>
              <w:jc w:val="center"/>
              <w:rPr>
                <w:rFonts w:ascii="Times New Roman" w:eastAsia="Times New Roman" w:hAnsi="Times New Roman" w:cs="Times New Roman"/>
                <w:sz w:val="24"/>
                <w:szCs w:val="24"/>
              </w:rPr>
            </w:pPr>
          </w:p>
        </w:tc>
        <w:tc>
          <w:tcPr>
            <w:tcW w:w="3120" w:type="dxa"/>
            <w:shd w:val="clear" w:color="auto" w:fill="DBE5F1" w:themeFill="accent1" w:themeFillTint="33"/>
            <w:vAlign w:val="center"/>
            <w:hideMark/>
          </w:tcPr>
          <w:p w14:paraId="24A7C9B2" w14:textId="7A4D44BA" w:rsidR="005107AB" w:rsidRPr="009A2F8A" w:rsidRDefault="005107AB"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International Travel</w:t>
            </w:r>
          </w:p>
        </w:tc>
        <w:tc>
          <w:tcPr>
            <w:tcW w:w="1243" w:type="dxa"/>
            <w:shd w:val="clear" w:color="auto" w:fill="DBE5F1" w:themeFill="accent1" w:themeFillTint="33"/>
            <w:vAlign w:val="center"/>
            <w:hideMark/>
          </w:tcPr>
          <w:p w14:paraId="53F18608" w14:textId="77777777" w:rsidR="005107AB" w:rsidRPr="009A2F8A" w:rsidRDefault="005107AB"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Staff Attending</w:t>
            </w:r>
          </w:p>
        </w:tc>
        <w:tc>
          <w:tcPr>
            <w:tcW w:w="923" w:type="dxa"/>
            <w:shd w:val="clear" w:color="auto" w:fill="DBE5F1" w:themeFill="accent1" w:themeFillTint="33"/>
            <w:vAlign w:val="center"/>
            <w:hideMark/>
          </w:tcPr>
          <w:p w14:paraId="73AFCEF9" w14:textId="77777777" w:rsidR="005107AB" w:rsidRPr="009A2F8A" w:rsidRDefault="005107AB"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Flights</w:t>
            </w:r>
          </w:p>
        </w:tc>
        <w:tc>
          <w:tcPr>
            <w:tcW w:w="1045" w:type="dxa"/>
            <w:shd w:val="clear" w:color="auto" w:fill="DBE5F1" w:themeFill="accent1" w:themeFillTint="33"/>
            <w:vAlign w:val="center"/>
            <w:hideMark/>
          </w:tcPr>
          <w:p w14:paraId="3AA42024" w14:textId="77777777" w:rsidR="005107AB" w:rsidRPr="009A2F8A" w:rsidRDefault="005107AB"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Days for M&amp;IE</w:t>
            </w:r>
          </w:p>
        </w:tc>
        <w:tc>
          <w:tcPr>
            <w:tcW w:w="1070" w:type="dxa"/>
            <w:shd w:val="clear" w:color="auto" w:fill="DBE5F1" w:themeFill="accent1" w:themeFillTint="33"/>
            <w:vAlign w:val="center"/>
            <w:hideMark/>
          </w:tcPr>
          <w:p w14:paraId="4571DE51" w14:textId="77777777" w:rsidR="005107AB" w:rsidRPr="009A2F8A" w:rsidRDefault="005107AB"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Days for Lodging</w:t>
            </w:r>
          </w:p>
        </w:tc>
        <w:tc>
          <w:tcPr>
            <w:tcW w:w="1348" w:type="dxa"/>
            <w:shd w:val="clear" w:color="auto" w:fill="DBE5F1" w:themeFill="accent1" w:themeFillTint="33"/>
            <w:vAlign w:val="center"/>
            <w:hideMark/>
          </w:tcPr>
          <w:p w14:paraId="3C6AB014" w14:textId="77777777" w:rsidR="005107AB" w:rsidRPr="009A2F8A" w:rsidRDefault="005107AB"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Days for Local Transport</w:t>
            </w:r>
          </w:p>
        </w:tc>
      </w:tr>
      <w:tr w:rsidR="00CB406E" w:rsidRPr="009A2F8A" w14:paraId="0DE0E20C" w14:textId="77777777" w:rsidTr="002A768A">
        <w:trPr>
          <w:trHeight w:val="51"/>
        </w:trPr>
        <w:tc>
          <w:tcPr>
            <w:tcW w:w="816" w:type="dxa"/>
            <w:shd w:val="clear" w:color="auto" w:fill="AEAAAA"/>
            <w:noWrap/>
            <w:vAlign w:val="center"/>
            <w:hideMark/>
          </w:tcPr>
          <w:p w14:paraId="4CDCAC91" w14:textId="1A224F22" w:rsidR="00CB406E" w:rsidRPr="009A2F8A" w:rsidRDefault="00CB406E" w:rsidP="697FBFEB">
            <w:pPr>
              <w:widowControl/>
              <w:jc w:val="center"/>
              <w:rPr>
                <w:rFonts w:ascii="Times New Roman" w:eastAsia="Times New Roman" w:hAnsi="Times New Roman" w:cs="Times New Roman"/>
                <w:color w:val="000000"/>
                <w:sz w:val="24"/>
                <w:szCs w:val="24"/>
              </w:rPr>
            </w:pPr>
            <w:r w:rsidRPr="697FBFEB">
              <w:rPr>
                <w:rFonts w:ascii="Times New Roman" w:eastAsia="Times New Roman" w:hAnsi="Times New Roman" w:cs="Times New Roman"/>
                <w:color w:val="000000" w:themeColor="text1"/>
                <w:sz w:val="24"/>
                <w:szCs w:val="24"/>
              </w:rPr>
              <w:t>2023-202</w:t>
            </w:r>
            <w:ins w:id="183" w:author="Penelope Kim" w:date="2025-12-12T15:12:00Z" w16du:dateUtc="2025-12-12T20:12:00Z">
              <w:r w:rsidR="001A29C4">
                <w:rPr>
                  <w:rFonts w:ascii="Times New Roman" w:eastAsia="Times New Roman" w:hAnsi="Times New Roman" w:cs="Times New Roman"/>
                  <w:color w:val="000000" w:themeColor="text1"/>
                  <w:sz w:val="24"/>
                  <w:szCs w:val="24"/>
                </w:rPr>
                <w:t>6</w:t>
              </w:r>
            </w:ins>
            <w:del w:id="184" w:author="Penelope Kim" w:date="2025-12-12T15:12:00Z" w16du:dateUtc="2025-12-12T20:12:00Z">
              <w:r w:rsidRPr="697FBFEB" w:rsidDel="001A29C4">
                <w:rPr>
                  <w:rFonts w:ascii="Times New Roman" w:eastAsia="Times New Roman" w:hAnsi="Times New Roman" w:cs="Times New Roman"/>
                  <w:color w:val="000000" w:themeColor="text1"/>
                  <w:sz w:val="24"/>
                  <w:szCs w:val="24"/>
                </w:rPr>
                <w:delText>5</w:delText>
              </w:r>
            </w:del>
          </w:p>
        </w:tc>
        <w:tc>
          <w:tcPr>
            <w:tcW w:w="3120" w:type="dxa"/>
            <w:shd w:val="clear" w:color="auto" w:fill="D9D9D9" w:themeFill="background1" w:themeFillShade="D9"/>
            <w:vAlign w:val="center"/>
            <w:hideMark/>
          </w:tcPr>
          <w:p w14:paraId="48D51E9A" w14:textId="1CB148A0" w:rsidR="00CB406E" w:rsidRPr="007B0AFD" w:rsidRDefault="00CB406E" w:rsidP="697FBFEB">
            <w:pPr>
              <w:widowControl/>
              <w:rPr>
                <w:rFonts w:ascii="Times New Roman" w:eastAsia="Times New Roman" w:hAnsi="Times New Roman" w:cs="Times New Roman"/>
                <w:color w:val="000000"/>
                <w:sz w:val="24"/>
                <w:szCs w:val="24"/>
              </w:rPr>
            </w:pPr>
            <w:r w:rsidRPr="007B0AFD">
              <w:rPr>
                <w:rFonts w:ascii="Times New Roman" w:eastAsia="Times New Roman" w:hAnsi="Times New Roman" w:cs="Times New Roman"/>
                <w:color w:val="000000" w:themeColor="text1"/>
                <w:sz w:val="24"/>
                <w:szCs w:val="24"/>
              </w:rPr>
              <w:t>Travel for Grant Competitions/Fundraising</w:t>
            </w:r>
          </w:p>
        </w:tc>
        <w:tc>
          <w:tcPr>
            <w:tcW w:w="1243" w:type="dxa"/>
            <w:shd w:val="clear" w:color="auto" w:fill="D9D9D9" w:themeFill="background1" w:themeFillShade="D9"/>
            <w:vAlign w:val="center"/>
            <w:hideMark/>
          </w:tcPr>
          <w:p w14:paraId="3303D150" w14:textId="41CC9838" w:rsidR="00CB406E" w:rsidRPr="009A2F8A" w:rsidRDefault="00CB406E" w:rsidP="00CB406E">
            <w:pPr>
              <w:widowControl/>
              <w:jc w:val="center"/>
              <w:rPr>
                <w:rFonts w:ascii="Times New Roman" w:eastAsia="Times New Roman" w:hAnsi="Times New Roman" w:cs="Times New Roman"/>
                <w:color w:val="000000"/>
                <w:sz w:val="24"/>
                <w:szCs w:val="24"/>
              </w:rPr>
            </w:pPr>
            <w:del w:id="185" w:author="Penelope Kim" w:date="2025-12-12T15:12:00Z" w16du:dateUtc="2025-12-12T20:12:00Z">
              <w:r w:rsidRPr="009A2F8A" w:rsidDel="001A29C4">
                <w:rPr>
                  <w:rFonts w:ascii="Times New Roman" w:eastAsia="Times New Roman" w:hAnsi="Times New Roman" w:cs="Times New Roman"/>
                  <w:color w:val="000000"/>
                  <w:sz w:val="24"/>
                  <w:szCs w:val="24"/>
                </w:rPr>
                <w:delText>1</w:delText>
              </w:r>
            </w:del>
            <w:ins w:id="186" w:author="Penelope Kim" w:date="2025-12-12T15:18:00Z" w16du:dateUtc="2025-12-12T20:18:00Z">
              <w:r w:rsidR="00FE0920">
                <w:rPr>
                  <w:rFonts w:ascii="Times New Roman" w:eastAsia="Times New Roman" w:hAnsi="Times New Roman" w:cs="Times New Roman"/>
                  <w:color w:val="000000"/>
                  <w:sz w:val="24"/>
                  <w:szCs w:val="24"/>
                </w:rPr>
                <w:t>3</w:t>
              </w:r>
            </w:ins>
          </w:p>
        </w:tc>
        <w:tc>
          <w:tcPr>
            <w:tcW w:w="923" w:type="dxa"/>
            <w:shd w:val="clear" w:color="auto" w:fill="D9D9D9" w:themeFill="background1" w:themeFillShade="D9"/>
            <w:vAlign w:val="center"/>
            <w:hideMark/>
          </w:tcPr>
          <w:p w14:paraId="3481BBF6" w14:textId="4BDA5941" w:rsidR="00CB406E" w:rsidRPr="009A2F8A" w:rsidRDefault="00CB406E" w:rsidP="00CB406E">
            <w:pPr>
              <w:widowControl/>
              <w:jc w:val="center"/>
              <w:rPr>
                <w:rFonts w:ascii="Times New Roman" w:eastAsia="Times New Roman" w:hAnsi="Times New Roman" w:cs="Times New Roman"/>
                <w:color w:val="000000"/>
                <w:sz w:val="24"/>
                <w:szCs w:val="24"/>
              </w:rPr>
            </w:pPr>
            <w:del w:id="187" w:author="Penelope Kim" w:date="2025-12-12T15:12:00Z" w16du:dateUtc="2025-12-12T20:12:00Z">
              <w:r w:rsidDel="001A29C4">
                <w:rPr>
                  <w:rFonts w:ascii="Times New Roman" w:eastAsia="Times New Roman" w:hAnsi="Times New Roman" w:cs="Times New Roman"/>
                  <w:color w:val="000000"/>
                  <w:sz w:val="24"/>
                  <w:szCs w:val="24"/>
                </w:rPr>
                <w:delText>8</w:delText>
              </w:r>
            </w:del>
            <w:ins w:id="188" w:author="Penelope Kim" w:date="2025-12-12T15:16:00Z" w16du:dateUtc="2025-12-12T20:16:00Z">
              <w:r w:rsidR="000F770F">
                <w:rPr>
                  <w:rFonts w:ascii="Times New Roman" w:eastAsia="Times New Roman" w:hAnsi="Times New Roman" w:cs="Times New Roman"/>
                  <w:color w:val="000000"/>
                  <w:sz w:val="24"/>
                  <w:szCs w:val="24"/>
                </w:rPr>
                <w:t>10</w:t>
              </w:r>
            </w:ins>
          </w:p>
        </w:tc>
        <w:tc>
          <w:tcPr>
            <w:tcW w:w="1045" w:type="dxa"/>
            <w:shd w:val="clear" w:color="auto" w:fill="D9D9D9" w:themeFill="background1" w:themeFillShade="D9"/>
            <w:vAlign w:val="center"/>
            <w:hideMark/>
          </w:tcPr>
          <w:p w14:paraId="7014944C" w14:textId="3A71EA6E" w:rsidR="00CB406E" w:rsidRPr="009A2F8A" w:rsidRDefault="00CB406E" w:rsidP="00CB406E">
            <w:pPr>
              <w:widowControl/>
              <w:jc w:val="center"/>
              <w:rPr>
                <w:rFonts w:ascii="Times New Roman" w:eastAsia="Times New Roman" w:hAnsi="Times New Roman" w:cs="Times New Roman"/>
                <w:color w:val="000000"/>
                <w:sz w:val="24"/>
                <w:szCs w:val="24"/>
              </w:rPr>
            </w:pPr>
            <w:del w:id="189" w:author="Penelope Kim" w:date="2025-12-12T15:17:00Z" w16du:dateUtc="2025-12-12T20:17:00Z">
              <w:r w:rsidDel="00FE0920">
                <w:rPr>
                  <w:rFonts w:ascii="Times New Roman" w:eastAsia="Times New Roman" w:hAnsi="Times New Roman" w:cs="Times New Roman"/>
                  <w:color w:val="000000"/>
                  <w:sz w:val="24"/>
                  <w:szCs w:val="24"/>
                </w:rPr>
                <w:delText>32</w:delText>
              </w:r>
            </w:del>
            <w:ins w:id="190" w:author="Penelope Kim" w:date="2025-12-12T15:17:00Z" w16du:dateUtc="2025-12-12T20:17:00Z">
              <w:r w:rsidR="00FE0920">
                <w:rPr>
                  <w:rFonts w:ascii="Times New Roman" w:eastAsia="Times New Roman" w:hAnsi="Times New Roman" w:cs="Times New Roman"/>
                  <w:color w:val="000000"/>
                  <w:sz w:val="24"/>
                  <w:szCs w:val="24"/>
                </w:rPr>
                <w:t>42</w:t>
              </w:r>
            </w:ins>
          </w:p>
        </w:tc>
        <w:tc>
          <w:tcPr>
            <w:tcW w:w="1070" w:type="dxa"/>
            <w:shd w:val="clear" w:color="auto" w:fill="D9D9D9" w:themeFill="background1" w:themeFillShade="D9"/>
            <w:vAlign w:val="center"/>
            <w:hideMark/>
          </w:tcPr>
          <w:p w14:paraId="608A0FD5" w14:textId="02FE7CF1" w:rsidR="00CB406E" w:rsidRPr="009A2F8A" w:rsidRDefault="00CB406E" w:rsidP="00CB406E">
            <w:pPr>
              <w:widowControl/>
              <w:jc w:val="center"/>
              <w:rPr>
                <w:rFonts w:ascii="Times New Roman" w:eastAsia="Times New Roman" w:hAnsi="Times New Roman" w:cs="Times New Roman"/>
                <w:color w:val="000000"/>
                <w:sz w:val="24"/>
                <w:szCs w:val="24"/>
              </w:rPr>
            </w:pPr>
            <w:del w:id="191" w:author="Penelope Kim" w:date="2025-12-12T15:17:00Z" w16du:dateUtc="2025-12-12T20:17:00Z">
              <w:r w:rsidDel="00FE0920">
                <w:rPr>
                  <w:rFonts w:ascii="Times New Roman" w:eastAsia="Times New Roman" w:hAnsi="Times New Roman" w:cs="Times New Roman"/>
                  <w:color w:val="000000"/>
                  <w:sz w:val="24"/>
                  <w:szCs w:val="24"/>
                </w:rPr>
                <w:delText>32</w:delText>
              </w:r>
            </w:del>
            <w:ins w:id="192" w:author="Penelope Kim" w:date="2025-12-12T15:17:00Z" w16du:dateUtc="2025-12-12T20:17:00Z">
              <w:r w:rsidR="00FE0920">
                <w:rPr>
                  <w:rFonts w:ascii="Times New Roman" w:eastAsia="Times New Roman" w:hAnsi="Times New Roman" w:cs="Times New Roman"/>
                  <w:color w:val="000000"/>
                  <w:sz w:val="24"/>
                  <w:szCs w:val="24"/>
                </w:rPr>
                <w:t>42</w:t>
              </w:r>
            </w:ins>
          </w:p>
        </w:tc>
        <w:tc>
          <w:tcPr>
            <w:tcW w:w="1348" w:type="dxa"/>
            <w:shd w:val="clear" w:color="auto" w:fill="D9D9D9" w:themeFill="background1" w:themeFillShade="D9"/>
            <w:vAlign w:val="center"/>
            <w:hideMark/>
          </w:tcPr>
          <w:p w14:paraId="2B8E51B2" w14:textId="543E3550" w:rsidR="00CB406E" w:rsidRPr="009A2F8A" w:rsidRDefault="00CB406E" w:rsidP="00CB406E">
            <w:pPr>
              <w:widowControl/>
              <w:jc w:val="center"/>
              <w:rPr>
                <w:rFonts w:ascii="Times New Roman" w:eastAsia="Times New Roman" w:hAnsi="Times New Roman" w:cs="Times New Roman"/>
                <w:color w:val="000000"/>
                <w:sz w:val="24"/>
                <w:szCs w:val="24"/>
              </w:rPr>
            </w:pPr>
            <w:del w:id="193" w:author="Penelope Kim" w:date="2025-12-12T15:17:00Z" w16du:dateUtc="2025-12-12T20:17:00Z">
              <w:r w:rsidDel="00FE0920">
                <w:rPr>
                  <w:rFonts w:ascii="Times New Roman" w:eastAsia="Times New Roman" w:hAnsi="Times New Roman" w:cs="Times New Roman"/>
                  <w:color w:val="000000"/>
                  <w:sz w:val="24"/>
                  <w:szCs w:val="24"/>
                </w:rPr>
                <w:delText>32</w:delText>
              </w:r>
            </w:del>
            <w:ins w:id="194" w:author="Penelope Kim" w:date="2025-12-12T15:17:00Z" w16du:dateUtc="2025-12-12T20:17:00Z">
              <w:r w:rsidR="00FE0920">
                <w:rPr>
                  <w:rFonts w:ascii="Times New Roman" w:eastAsia="Times New Roman" w:hAnsi="Times New Roman" w:cs="Times New Roman"/>
                  <w:color w:val="000000"/>
                  <w:sz w:val="24"/>
                  <w:szCs w:val="24"/>
                </w:rPr>
                <w:t>42</w:t>
              </w:r>
            </w:ins>
          </w:p>
        </w:tc>
      </w:tr>
      <w:tr w:rsidR="00CB406E" w:rsidRPr="009A2F8A" w14:paraId="781B788B" w14:textId="77777777" w:rsidTr="002A768A">
        <w:trPr>
          <w:trHeight w:val="530"/>
        </w:trPr>
        <w:tc>
          <w:tcPr>
            <w:tcW w:w="816" w:type="dxa"/>
            <w:shd w:val="clear" w:color="auto" w:fill="9BC2E6"/>
            <w:noWrap/>
            <w:vAlign w:val="center"/>
            <w:hideMark/>
          </w:tcPr>
          <w:p w14:paraId="32C7B7E5" w14:textId="77777777" w:rsidR="00CB406E" w:rsidRPr="009A2F8A" w:rsidRDefault="00CB406E" w:rsidP="00CB406E">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lastRenderedPageBreak/>
              <w:t>2023</w:t>
            </w:r>
          </w:p>
        </w:tc>
        <w:tc>
          <w:tcPr>
            <w:tcW w:w="3120" w:type="dxa"/>
            <w:shd w:val="clear" w:color="auto" w:fill="D9E1F2"/>
            <w:vAlign w:val="center"/>
            <w:hideMark/>
          </w:tcPr>
          <w:p w14:paraId="32E6A6D1" w14:textId="25143CDB" w:rsidR="00CB406E" w:rsidRPr="00BC6201" w:rsidRDefault="00CB406E" w:rsidP="697FBFEB">
            <w:pPr>
              <w:widowControl/>
              <w:rPr>
                <w:rFonts w:ascii="Times New Roman" w:hAnsi="Times New Roman"/>
                <w:i/>
                <w:iCs/>
                <w:color w:val="000000"/>
                <w:sz w:val="24"/>
                <w:szCs w:val="24"/>
                <w:lang w:val="pt-BR"/>
              </w:rPr>
            </w:pPr>
            <w:r w:rsidRPr="697FBFEB">
              <w:rPr>
                <w:rFonts w:ascii="Times New Roman" w:eastAsia="Times New Roman" w:hAnsi="Times New Roman" w:cs="Times New Roman"/>
                <w:i/>
                <w:iCs/>
                <w:color w:val="000000" w:themeColor="text1"/>
                <w:sz w:val="24"/>
                <w:szCs w:val="24"/>
              </w:rPr>
              <w:t>2023 Conference of the Americas on International Education (CAIE)</w:t>
            </w:r>
          </w:p>
        </w:tc>
        <w:tc>
          <w:tcPr>
            <w:tcW w:w="1243" w:type="dxa"/>
            <w:shd w:val="clear" w:color="auto" w:fill="D9E1F2"/>
            <w:vAlign w:val="center"/>
            <w:hideMark/>
          </w:tcPr>
          <w:p w14:paraId="559A8138" w14:textId="1B7562DF" w:rsidR="00CB406E" w:rsidRPr="009A2F8A" w:rsidRDefault="00CB406E" w:rsidP="00CB406E">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c>
          <w:tcPr>
            <w:tcW w:w="923" w:type="dxa"/>
            <w:shd w:val="clear" w:color="auto" w:fill="D9E1F2"/>
            <w:vAlign w:val="center"/>
            <w:hideMark/>
          </w:tcPr>
          <w:p w14:paraId="235C2902" w14:textId="015EC4B4" w:rsidR="00CB406E" w:rsidRPr="009A2F8A" w:rsidRDefault="00CB406E" w:rsidP="00CB406E">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c>
          <w:tcPr>
            <w:tcW w:w="1045" w:type="dxa"/>
            <w:shd w:val="clear" w:color="auto" w:fill="D9E1F2"/>
            <w:vAlign w:val="center"/>
            <w:hideMark/>
          </w:tcPr>
          <w:p w14:paraId="219E03DA" w14:textId="2BACF001" w:rsidR="00CB406E" w:rsidRPr="009A2F8A" w:rsidRDefault="00CB406E" w:rsidP="00CB406E">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c>
          <w:tcPr>
            <w:tcW w:w="1070" w:type="dxa"/>
            <w:shd w:val="clear" w:color="auto" w:fill="D9E1F2"/>
            <w:vAlign w:val="center"/>
            <w:hideMark/>
          </w:tcPr>
          <w:p w14:paraId="460678AB" w14:textId="24801C33" w:rsidR="00CB406E" w:rsidRPr="009A2F8A" w:rsidRDefault="00CB406E" w:rsidP="00CB406E">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c>
          <w:tcPr>
            <w:tcW w:w="1348" w:type="dxa"/>
            <w:shd w:val="clear" w:color="auto" w:fill="D9E1F2"/>
            <w:vAlign w:val="center"/>
            <w:hideMark/>
          </w:tcPr>
          <w:p w14:paraId="015013FD" w14:textId="61C69A98" w:rsidR="00CB406E" w:rsidRPr="009A2F8A" w:rsidRDefault="00CB406E" w:rsidP="00CB406E">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r>
      <w:tr w:rsidR="005107AB" w:rsidRPr="009A2F8A" w14:paraId="5BB797CC" w14:textId="77777777" w:rsidTr="002A768A">
        <w:trPr>
          <w:trHeight w:val="306"/>
        </w:trPr>
        <w:tc>
          <w:tcPr>
            <w:tcW w:w="816" w:type="dxa"/>
            <w:shd w:val="clear" w:color="auto" w:fill="F4B084"/>
            <w:noWrap/>
            <w:vAlign w:val="center"/>
            <w:hideMark/>
          </w:tcPr>
          <w:p w14:paraId="2A6DF360" w14:textId="77777777" w:rsidR="005107AB" w:rsidRPr="009A2F8A" w:rsidRDefault="005107AB" w:rsidP="005107AB">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2024</w:t>
            </w:r>
          </w:p>
        </w:tc>
        <w:tc>
          <w:tcPr>
            <w:tcW w:w="3120" w:type="dxa"/>
            <w:shd w:val="clear" w:color="auto" w:fill="FCE4D6"/>
            <w:vAlign w:val="center"/>
            <w:hideMark/>
          </w:tcPr>
          <w:p w14:paraId="571E65F7" w14:textId="3A469829" w:rsidR="005107AB" w:rsidRPr="009A2F8A" w:rsidRDefault="005107AB" w:rsidP="005107AB">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2024 FAUBAI-Brazil Annual Conference</w:t>
            </w:r>
            <w:r w:rsidR="008E4C43">
              <w:rPr>
                <w:rFonts w:ascii="Times New Roman" w:eastAsia="Times New Roman" w:hAnsi="Times New Roman" w:cs="Times New Roman"/>
                <w:i/>
                <w:iCs/>
                <w:color w:val="000000"/>
                <w:sz w:val="24"/>
                <w:szCs w:val="24"/>
              </w:rPr>
              <w:t xml:space="preserve"> (YES)</w:t>
            </w:r>
          </w:p>
        </w:tc>
        <w:tc>
          <w:tcPr>
            <w:tcW w:w="1243" w:type="dxa"/>
            <w:shd w:val="clear" w:color="auto" w:fill="FCE4D6"/>
            <w:vAlign w:val="center"/>
            <w:hideMark/>
          </w:tcPr>
          <w:p w14:paraId="443AA87F" w14:textId="1249ECA9" w:rsidR="005107AB" w:rsidRPr="009A2F8A" w:rsidRDefault="005107AB" w:rsidP="005107AB">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c>
          <w:tcPr>
            <w:tcW w:w="923" w:type="dxa"/>
            <w:shd w:val="clear" w:color="auto" w:fill="FCE4D6"/>
            <w:vAlign w:val="center"/>
            <w:hideMark/>
          </w:tcPr>
          <w:p w14:paraId="195EDBF8" w14:textId="7C0296ED" w:rsidR="005107AB" w:rsidRPr="009A2F8A" w:rsidRDefault="005107AB" w:rsidP="005107AB">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c>
          <w:tcPr>
            <w:tcW w:w="1045" w:type="dxa"/>
            <w:shd w:val="clear" w:color="auto" w:fill="FCE4D6"/>
            <w:vAlign w:val="center"/>
            <w:hideMark/>
          </w:tcPr>
          <w:p w14:paraId="672965AD" w14:textId="48CFC19A" w:rsidR="005107AB" w:rsidRPr="009A2F8A" w:rsidRDefault="005107AB" w:rsidP="005107AB">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6</w:t>
            </w:r>
          </w:p>
        </w:tc>
        <w:tc>
          <w:tcPr>
            <w:tcW w:w="1070" w:type="dxa"/>
            <w:shd w:val="clear" w:color="auto" w:fill="FCE4D6"/>
            <w:vAlign w:val="center"/>
            <w:hideMark/>
          </w:tcPr>
          <w:p w14:paraId="3A2E7A9C" w14:textId="4A9C9571" w:rsidR="005107AB" w:rsidRPr="009A2F8A" w:rsidRDefault="005107AB" w:rsidP="005107AB">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6</w:t>
            </w:r>
          </w:p>
        </w:tc>
        <w:tc>
          <w:tcPr>
            <w:tcW w:w="1348" w:type="dxa"/>
            <w:shd w:val="clear" w:color="auto" w:fill="FCE4D6"/>
            <w:vAlign w:val="center"/>
            <w:hideMark/>
          </w:tcPr>
          <w:p w14:paraId="24228791" w14:textId="1B6D2C63" w:rsidR="005107AB" w:rsidRPr="009A2F8A" w:rsidRDefault="005107AB" w:rsidP="005107AB">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6</w:t>
            </w:r>
          </w:p>
        </w:tc>
      </w:tr>
      <w:tr w:rsidR="00CB406E" w:rsidRPr="009A2F8A" w:rsidDel="00FE0920" w14:paraId="654EA3DF" w14:textId="6B26A59E" w:rsidTr="002A768A">
        <w:trPr>
          <w:trHeight w:val="62"/>
          <w:del w:id="195" w:author="Penelope Kim" w:date="2025-12-12T15:18:00Z"/>
        </w:trPr>
        <w:tc>
          <w:tcPr>
            <w:tcW w:w="816" w:type="dxa"/>
            <w:shd w:val="clear" w:color="auto" w:fill="A9D08E"/>
            <w:noWrap/>
            <w:vAlign w:val="center"/>
            <w:hideMark/>
          </w:tcPr>
          <w:p w14:paraId="10AE508D" w14:textId="1D30ED49" w:rsidR="00CB406E" w:rsidRPr="009A2F8A" w:rsidDel="00FE0920" w:rsidRDefault="00CB406E" w:rsidP="00CB406E">
            <w:pPr>
              <w:widowControl/>
              <w:jc w:val="center"/>
              <w:rPr>
                <w:del w:id="196" w:author="Penelope Kim" w:date="2025-12-12T15:18:00Z" w16du:dateUtc="2025-12-12T20:18:00Z"/>
                <w:rFonts w:ascii="Times New Roman" w:eastAsia="Times New Roman" w:hAnsi="Times New Roman" w:cs="Times New Roman"/>
                <w:sz w:val="24"/>
                <w:szCs w:val="24"/>
              </w:rPr>
            </w:pPr>
            <w:del w:id="197" w:author="Penelope Kim" w:date="2025-12-12T15:18:00Z" w16du:dateUtc="2025-12-12T20:18:00Z">
              <w:r w:rsidRPr="009A2F8A" w:rsidDel="00FE0920">
                <w:rPr>
                  <w:rFonts w:ascii="Times New Roman" w:eastAsia="Times New Roman" w:hAnsi="Times New Roman" w:cs="Times New Roman"/>
                  <w:sz w:val="24"/>
                  <w:szCs w:val="24"/>
                </w:rPr>
                <w:delText>202</w:delText>
              </w:r>
            </w:del>
            <w:del w:id="198" w:author="Penelope Kim" w:date="2025-12-12T15:11:00Z" w16du:dateUtc="2025-12-12T20:11:00Z">
              <w:r w:rsidRPr="009A2F8A" w:rsidDel="00060E58">
                <w:rPr>
                  <w:rFonts w:ascii="Times New Roman" w:eastAsia="Times New Roman" w:hAnsi="Times New Roman" w:cs="Times New Roman"/>
                  <w:sz w:val="24"/>
                  <w:szCs w:val="24"/>
                </w:rPr>
                <w:delText>5</w:delText>
              </w:r>
            </w:del>
          </w:p>
        </w:tc>
        <w:tc>
          <w:tcPr>
            <w:tcW w:w="3120" w:type="dxa"/>
            <w:shd w:val="clear" w:color="auto" w:fill="E2EFDA"/>
            <w:vAlign w:val="center"/>
            <w:hideMark/>
          </w:tcPr>
          <w:p w14:paraId="0A54E78D" w14:textId="526864BD" w:rsidR="00CB406E" w:rsidRPr="00BC6201" w:rsidDel="00FE0920" w:rsidRDefault="00CB406E" w:rsidP="00CB406E">
            <w:pPr>
              <w:widowControl/>
              <w:rPr>
                <w:del w:id="199" w:author="Penelope Kim" w:date="2025-12-12T15:18:00Z" w16du:dateUtc="2025-12-12T20:18:00Z"/>
                <w:rFonts w:ascii="Times New Roman" w:hAnsi="Times New Roman"/>
                <w:i/>
                <w:color w:val="000000"/>
                <w:sz w:val="24"/>
              </w:rPr>
            </w:pPr>
            <w:del w:id="200" w:author="Penelope Kim" w:date="2025-12-12T15:12:00Z" w16du:dateUtc="2025-12-12T20:12:00Z">
              <w:r w:rsidRPr="009A2F8A" w:rsidDel="001A29C4">
                <w:rPr>
                  <w:rFonts w:ascii="Times New Roman" w:eastAsia="Times New Roman" w:hAnsi="Times New Roman" w:cs="Times New Roman"/>
                  <w:i/>
                  <w:iCs/>
                  <w:color w:val="000000"/>
                  <w:sz w:val="24"/>
                  <w:szCs w:val="24"/>
                </w:rPr>
                <w:delText>2025 FAUBAI-Brazil Annual Conference</w:delText>
              </w:r>
            </w:del>
            <w:del w:id="201" w:author="Penelope Kim" w:date="2025-12-12T15:18:00Z" w16du:dateUtc="2025-12-12T20:18:00Z">
              <w:r w:rsidDel="00FE0920">
                <w:rPr>
                  <w:rFonts w:ascii="Times New Roman" w:eastAsia="Times New Roman" w:hAnsi="Times New Roman" w:cs="Times New Roman"/>
                  <w:i/>
                  <w:iCs/>
                  <w:color w:val="000000"/>
                  <w:sz w:val="24"/>
                  <w:szCs w:val="24"/>
                </w:rPr>
                <w:delText xml:space="preserve"> (TBC)</w:delText>
              </w:r>
            </w:del>
          </w:p>
        </w:tc>
        <w:tc>
          <w:tcPr>
            <w:tcW w:w="1243" w:type="dxa"/>
            <w:shd w:val="clear" w:color="auto" w:fill="E2EFDA"/>
            <w:vAlign w:val="center"/>
            <w:hideMark/>
          </w:tcPr>
          <w:p w14:paraId="7643B3C8" w14:textId="75F4B0DA" w:rsidR="00CB406E" w:rsidRPr="009A2F8A" w:rsidDel="00FE0920" w:rsidRDefault="00CB406E" w:rsidP="00CB406E">
            <w:pPr>
              <w:widowControl/>
              <w:jc w:val="center"/>
              <w:rPr>
                <w:del w:id="202" w:author="Penelope Kim" w:date="2025-12-12T15:18:00Z" w16du:dateUtc="2025-12-12T20:18:00Z"/>
                <w:rFonts w:ascii="Times New Roman" w:eastAsia="Times New Roman" w:hAnsi="Times New Roman" w:cs="Times New Roman"/>
                <w:color w:val="000000"/>
                <w:sz w:val="24"/>
                <w:szCs w:val="24"/>
              </w:rPr>
            </w:pPr>
            <w:del w:id="203" w:author="Penelope Kim" w:date="2025-12-12T15:18:00Z" w16du:dateUtc="2025-12-12T20:18:00Z">
              <w:r w:rsidRPr="009A2F8A" w:rsidDel="00FE0920">
                <w:rPr>
                  <w:rFonts w:ascii="Times New Roman" w:eastAsia="Times New Roman" w:hAnsi="Times New Roman" w:cs="Times New Roman"/>
                  <w:color w:val="000000"/>
                  <w:sz w:val="24"/>
                  <w:szCs w:val="24"/>
                </w:rPr>
                <w:delText>1</w:delText>
              </w:r>
            </w:del>
          </w:p>
        </w:tc>
        <w:tc>
          <w:tcPr>
            <w:tcW w:w="923" w:type="dxa"/>
            <w:shd w:val="clear" w:color="auto" w:fill="E2EFDA"/>
            <w:vAlign w:val="center"/>
            <w:hideMark/>
          </w:tcPr>
          <w:p w14:paraId="1E54FC44" w14:textId="544053F1" w:rsidR="00CB406E" w:rsidRPr="009A2F8A" w:rsidDel="00FE0920" w:rsidRDefault="00CB406E" w:rsidP="00CB406E">
            <w:pPr>
              <w:widowControl/>
              <w:jc w:val="center"/>
              <w:rPr>
                <w:del w:id="204" w:author="Penelope Kim" w:date="2025-12-12T15:18:00Z" w16du:dateUtc="2025-12-12T20:18:00Z"/>
                <w:rFonts w:ascii="Times New Roman" w:eastAsia="Times New Roman" w:hAnsi="Times New Roman" w:cs="Times New Roman"/>
                <w:color w:val="000000"/>
                <w:sz w:val="24"/>
                <w:szCs w:val="24"/>
              </w:rPr>
            </w:pPr>
            <w:del w:id="205" w:author="Penelope Kim" w:date="2025-12-12T15:18:00Z" w16du:dateUtc="2025-12-12T20:18:00Z">
              <w:r w:rsidRPr="009A2F8A" w:rsidDel="00FE0920">
                <w:rPr>
                  <w:rFonts w:ascii="Times New Roman" w:eastAsia="Times New Roman" w:hAnsi="Times New Roman" w:cs="Times New Roman"/>
                  <w:color w:val="000000"/>
                  <w:sz w:val="24"/>
                  <w:szCs w:val="24"/>
                </w:rPr>
                <w:delText>1</w:delText>
              </w:r>
            </w:del>
          </w:p>
        </w:tc>
        <w:tc>
          <w:tcPr>
            <w:tcW w:w="1045" w:type="dxa"/>
            <w:shd w:val="clear" w:color="auto" w:fill="E2EFDA"/>
            <w:vAlign w:val="center"/>
            <w:hideMark/>
          </w:tcPr>
          <w:p w14:paraId="3D5E72E0" w14:textId="54123493" w:rsidR="00CB406E" w:rsidRPr="009A2F8A" w:rsidDel="00FE0920" w:rsidRDefault="00CB406E" w:rsidP="00CB406E">
            <w:pPr>
              <w:widowControl/>
              <w:jc w:val="center"/>
              <w:rPr>
                <w:del w:id="206" w:author="Penelope Kim" w:date="2025-12-12T15:18:00Z" w16du:dateUtc="2025-12-12T20:18:00Z"/>
                <w:rFonts w:ascii="Times New Roman" w:eastAsia="Times New Roman" w:hAnsi="Times New Roman" w:cs="Times New Roman"/>
                <w:color w:val="000000"/>
                <w:sz w:val="24"/>
                <w:szCs w:val="24"/>
              </w:rPr>
            </w:pPr>
            <w:del w:id="207" w:author="Penelope Kim" w:date="2025-12-12T15:18:00Z" w16du:dateUtc="2025-12-12T20:18:00Z">
              <w:r w:rsidRPr="009A2F8A" w:rsidDel="00FE0920">
                <w:rPr>
                  <w:rFonts w:ascii="Times New Roman" w:eastAsia="Times New Roman" w:hAnsi="Times New Roman" w:cs="Times New Roman"/>
                  <w:color w:val="000000"/>
                  <w:sz w:val="24"/>
                  <w:szCs w:val="24"/>
                </w:rPr>
                <w:delText>6</w:delText>
              </w:r>
            </w:del>
          </w:p>
        </w:tc>
        <w:tc>
          <w:tcPr>
            <w:tcW w:w="1070" w:type="dxa"/>
            <w:shd w:val="clear" w:color="auto" w:fill="E2EFDA"/>
            <w:vAlign w:val="center"/>
            <w:hideMark/>
          </w:tcPr>
          <w:p w14:paraId="6B69E1BA" w14:textId="622D14D3" w:rsidR="00CB406E" w:rsidRPr="009A2F8A" w:rsidDel="00FE0920" w:rsidRDefault="00CB406E" w:rsidP="00CB406E">
            <w:pPr>
              <w:widowControl/>
              <w:jc w:val="center"/>
              <w:rPr>
                <w:del w:id="208" w:author="Penelope Kim" w:date="2025-12-12T15:18:00Z" w16du:dateUtc="2025-12-12T20:18:00Z"/>
                <w:rFonts w:ascii="Times New Roman" w:eastAsia="Times New Roman" w:hAnsi="Times New Roman" w:cs="Times New Roman"/>
                <w:color w:val="000000"/>
                <w:sz w:val="24"/>
                <w:szCs w:val="24"/>
              </w:rPr>
            </w:pPr>
            <w:del w:id="209" w:author="Penelope Kim" w:date="2025-12-12T15:18:00Z" w16du:dateUtc="2025-12-12T20:18:00Z">
              <w:r w:rsidRPr="009A2F8A" w:rsidDel="00FE0920">
                <w:rPr>
                  <w:rFonts w:ascii="Times New Roman" w:eastAsia="Times New Roman" w:hAnsi="Times New Roman" w:cs="Times New Roman"/>
                  <w:color w:val="000000"/>
                  <w:sz w:val="24"/>
                  <w:szCs w:val="24"/>
                </w:rPr>
                <w:delText>6</w:delText>
              </w:r>
            </w:del>
          </w:p>
        </w:tc>
        <w:tc>
          <w:tcPr>
            <w:tcW w:w="1348" w:type="dxa"/>
            <w:shd w:val="clear" w:color="auto" w:fill="E2EFDA"/>
            <w:vAlign w:val="center"/>
            <w:hideMark/>
          </w:tcPr>
          <w:p w14:paraId="58057B0E" w14:textId="5F2009D9" w:rsidR="00CB406E" w:rsidRPr="009A2F8A" w:rsidDel="00FE0920" w:rsidRDefault="00CB406E" w:rsidP="00CB406E">
            <w:pPr>
              <w:widowControl/>
              <w:jc w:val="center"/>
              <w:rPr>
                <w:del w:id="210" w:author="Penelope Kim" w:date="2025-12-12T15:18:00Z" w16du:dateUtc="2025-12-12T20:18:00Z"/>
                <w:rFonts w:ascii="Times New Roman" w:eastAsia="Times New Roman" w:hAnsi="Times New Roman" w:cs="Times New Roman"/>
                <w:color w:val="000000"/>
                <w:sz w:val="24"/>
                <w:szCs w:val="24"/>
              </w:rPr>
            </w:pPr>
            <w:del w:id="211" w:author="Penelope Kim" w:date="2025-12-12T15:18:00Z" w16du:dateUtc="2025-12-12T20:18:00Z">
              <w:r w:rsidRPr="009A2F8A" w:rsidDel="00FE0920">
                <w:rPr>
                  <w:rFonts w:ascii="Times New Roman" w:eastAsia="Times New Roman" w:hAnsi="Times New Roman" w:cs="Times New Roman"/>
                  <w:color w:val="000000"/>
                  <w:sz w:val="24"/>
                  <w:szCs w:val="24"/>
                </w:rPr>
                <w:delText>6</w:delText>
              </w:r>
            </w:del>
          </w:p>
        </w:tc>
      </w:tr>
      <w:tr w:rsidR="005107AB" w:rsidRPr="009A2F8A" w14:paraId="35D76CE9" w14:textId="77777777" w:rsidTr="002A768A">
        <w:trPr>
          <w:trHeight w:val="306"/>
        </w:trPr>
        <w:tc>
          <w:tcPr>
            <w:tcW w:w="816" w:type="dxa"/>
            <w:shd w:val="clear" w:color="auto" w:fill="DBE5F1" w:themeFill="accent1" w:themeFillTint="33"/>
            <w:noWrap/>
            <w:vAlign w:val="bottom"/>
            <w:hideMark/>
          </w:tcPr>
          <w:p w14:paraId="7232C4CA" w14:textId="77777777" w:rsidR="005107AB" w:rsidRPr="009A2F8A" w:rsidRDefault="005107AB" w:rsidP="005107AB">
            <w:pPr>
              <w:widowControl/>
              <w:jc w:val="center"/>
              <w:rPr>
                <w:rFonts w:ascii="Times New Roman" w:eastAsia="Times New Roman" w:hAnsi="Times New Roman" w:cs="Times New Roman"/>
                <w:color w:val="000000"/>
                <w:sz w:val="24"/>
                <w:szCs w:val="24"/>
              </w:rPr>
            </w:pPr>
          </w:p>
        </w:tc>
        <w:tc>
          <w:tcPr>
            <w:tcW w:w="3120" w:type="dxa"/>
            <w:shd w:val="clear" w:color="auto" w:fill="DBE5F1" w:themeFill="accent1" w:themeFillTint="33"/>
            <w:vAlign w:val="center"/>
            <w:hideMark/>
          </w:tcPr>
          <w:p w14:paraId="20B46B0D" w14:textId="77777777" w:rsidR="005107AB" w:rsidRPr="009A2F8A" w:rsidRDefault="005107AB" w:rsidP="005107AB">
            <w:pPr>
              <w:widowControl/>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Total International Travel</w:t>
            </w:r>
          </w:p>
        </w:tc>
        <w:tc>
          <w:tcPr>
            <w:tcW w:w="1243" w:type="dxa"/>
            <w:shd w:val="clear" w:color="auto" w:fill="DBE5F1" w:themeFill="accent1" w:themeFillTint="33"/>
            <w:vAlign w:val="center"/>
            <w:hideMark/>
          </w:tcPr>
          <w:p w14:paraId="447B9A54" w14:textId="3DB493E3" w:rsidR="005107AB" w:rsidRPr="009A2F8A" w:rsidRDefault="004258A4" w:rsidP="005107AB">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p>
        </w:tc>
        <w:tc>
          <w:tcPr>
            <w:tcW w:w="923" w:type="dxa"/>
            <w:shd w:val="clear" w:color="auto" w:fill="DBE5F1" w:themeFill="accent1" w:themeFillTint="33"/>
            <w:vAlign w:val="center"/>
            <w:hideMark/>
          </w:tcPr>
          <w:p w14:paraId="54DC62BA" w14:textId="539A42FB" w:rsidR="005107AB" w:rsidRPr="009A2F8A" w:rsidRDefault="00D738A8" w:rsidP="005107AB">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w:t>
            </w:r>
          </w:p>
        </w:tc>
        <w:tc>
          <w:tcPr>
            <w:tcW w:w="1045" w:type="dxa"/>
            <w:shd w:val="clear" w:color="auto" w:fill="DBE5F1" w:themeFill="accent1" w:themeFillTint="33"/>
            <w:vAlign w:val="center"/>
            <w:hideMark/>
          </w:tcPr>
          <w:p w14:paraId="25C46E16" w14:textId="3FCABA81" w:rsidR="005107AB" w:rsidRPr="009A2F8A" w:rsidRDefault="00954240" w:rsidP="005107AB">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52</w:t>
            </w:r>
          </w:p>
        </w:tc>
        <w:tc>
          <w:tcPr>
            <w:tcW w:w="1070" w:type="dxa"/>
            <w:shd w:val="clear" w:color="auto" w:fill="DBE5F1" w:themeFill="accent1" w:themeFillTint="33"/>
            <w:vAlign w:val="center"/>
            <w:hideMark/>
          </w:tcPr>
          <w:p w14:paraId="7BC006C6" w14:textId="466F30F0" w:rsidR="005107AB" w:rsidRPr="009A2F8A" w:rsidRDefault="00954240" w:rsidP="005107AB">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52</w:t>
            </w:r>
          </w:p>
        </w:tc>
        <w:tc>
          <w:tcPr>
            <w:tcW w:w="1348" w:type="dxa"/>
            <w:shd w:val="clear" w:color="auto" w:fill="DBE5F1" w:themeFill="accent1" w:themeFillTint="33"/>
            <w:vAlign w:val="center"/>
            <w:hideMark/>
          </w:tcPr>
          <w:p w14:paraId="10D0D065" w14:textId="7035E812" w:rsidR="005107AB" w:rsidRPr="009A2F8A" w:rsidRDefault="00954240" w:rsidP="005107AB">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52</w:t>
            </w:r>
          </w:p>
        </w:tc>
      </w:tr>
    </w:tbl>
    <w:p w14:paraId="55BF6239" w14:textId="77777777" w:rsidR="00EE795E" w:rsidRDefault="00EE795E" w:rsidP="00224ABF">
      <w:pPr>
        <w:pStyle w:val="BodyText"/>
        <w:ind w:left="0" w:right="119"/>
        <w:jc w:val="both"/>
        <w:rPr>
          <w:spacing w:val="-1"/>
        </w:rPr>
      </w:pPr>
    </w:p>
    <w:p w14:paraId="42FC7AA8" w14:textId="0FC53840" w:rsidR="00EE45C7" w:rsidRPr="00CB406E" w:rsidRDefault="00EE45C7" w:rsidP="0007324B">
      <w:pPr>
        <w:pStyle w:val="BodyText"/>
        <w:numPr>
          <w:ilvl w:val="0"/>
          <w:numId w:val="8"/>
        </w:numPr>
        <w:ind w:right="-20"/>
        <w:jc w:val="both"/>
      </w:pPr>
      <w:r>
        <w:rPr>
          <w:spacing w:val="-1"/>
        </w:rPr>
        <w:t xml:space="preserve">International </w:t>
      </w:r>
      <w:r w:rsidR="009F0964">
        <w:rPr>
          <w:spacing w:val="-1"/>
        </w:rPr>
        <w:t>t</w:t>
      </w:r>
      <w:r>
        <w:rPr>
          <w:spacing w:val="-1"/>
        </w:rPr>
        <w:t xml:space="preserve">ravel for </w:t>
      </w:r>
      <w:r w:rsidR="00224ABF">
        <w:rPr>
          <w:spacing w:val="-1"/>
        </w:rPr>
        <w:t>100K</w:t>
      </w:r>
      <w:r w:rsidRPr="00EE45C7">
        <w:rPr>
          <w:spacing w:val="-1"/>
        </w:rPr>
        <w:t xml:space="preserve"> </w:t>
      </w:r>
      <w:r w:rsidRPr="00CB406E">
        <w:rPr>
          <w:spacing w:val="-1"/>
        </w:rPr>
        <w:t>competitions</w:t>
      </w:r>
      <w:r w:rsidR="00224ABF" w:rsidRPr="00CB406E">
        <w:rPr>
          <w:spacing w:val="-1"/>
        </w:rPr>
        <w:t xml:space="preserve"> events and </w:t>
      </w:r>
      <w:r w:rsidRPr="00CB406E">
        <w:rPr>
          <w:spacing w:val="-1"/>
        </w:rPr>
        <w:t xml:space="preserve">fundraising: POA is budgeting for </w:t>
      </w:r>
      <w:ins w:id="212" w:author="Penelope Kim" w:date="2025-12-12T15:18:00Z" w16du:dateUtc="2025-12-12T20:18:00Z">
        <w:r w:rsidR="00FE0920">
          <w:rPr>
            <w:spacing w:val="-1"/>
          </w:rPr>
          <w:t xml:space="preserve">up to </w:t>
        </w:r>
      </w:ins>
      <w:del w:id="213" w:author="Penelope Kim" w:date="2025-12-12T15:18:00Z" w16du:dateUtc="2025-12-12T20:18:00Z">
        <w:r w:rsidRPr="00CB406E" w:rsidDel="00FE0920">
          <w:rPr>
            <w:spacing w:val="-1"/>
          </w:rPr>
          <w:delText>one</w:delText>
        </w:r>
      </w:del>
      <w:ins w:id="214" w:author="Penelope Kim" w:date="2025-12-12T15:18:00Z" w16du:dateUtc="2025-12-12T20:18:00Z">
        <w:r w:rsidR="00FE0920">
          <w:rPr>
            <w:spacing w:val="-1"/>
          </w:rPr>
          <w:t>two</w:t>
        </w:r>
      </w:ins>
      <w:r w:rsidRPr="00CB406E">
        <w:rPr>
          <w:spacing w:val="-1"/>
        </w:rPr>
        <w:t xml:space="preserve"> (</w:t>
      </w:r>
      <w:del w:id="215" w:author="Penelope Kim" w:date="2025-12-12T15:18:00Z" w16du:dateUtc="2025-12-12T20:18:00Z">
        <w:r w:rsidRPr="00CB406E" w:rsidDel="00FE0920">
          <w:rPr>
            <w:spacing w:val="-1"/>
          </w:rPr>
          <w:delText>1</w:delText>
        </w:r>
      </w:del>
      <w:ins w:id="216" w:author="Penelope Kim" w:date="2025-12-12T15:18:00Z" w16du:dateUtc="2025-12-12T20:18:00Z">
        <w:r w:rsidR="00FE0920">
          <w:rPr>
            <w:spacing w:val="-1"/>
          </w:rPr>
          <w:t>2</w:t>
        </w:r>
      </w:ins>
      <w:r w:rsidRPr="00CB406E">
        <w:rPr>
          <w:spacing w:val="-1"/>
        </w:rPr>
        <w:t>) staff member</w:t>
      </w:r>
      <w:ins w:id="217" w:author="Penelope Kim" w:date="2025-12-12T15:18:00Z" w16du:dateUtc="2025-12-12T20:18:00Z">
        <w:r w:rsidR="00FE0920">
          <w:rPr>
            <w:spacing w:val="-1"/>
          </w:rPr>
          <w:t>s</w:t>
        </w:r>
      </w:ins>
      <w:r w:rsidRPr="00CB406E">
        <w:rPr>
          <w:spacing w:val="-1"/>
        </w:rPr>
        <w:t xml:space="preserve"> </w:t>
      </w:r>
      <w:r w:rsidR="00DA5C6A" w:rsidRPr="00CB406E">
        <w:rPr>
          <w:spacing w:val="-1"/>
        </w:rPr>
        <w:t xml:space="preserve">to travel to </w:t>
      </w:r>
      <w:r w:rsidR="00224ABF" w:rsidRPr="00CB406E">
        <w:rPr>
          <w:spacing w:val="-1"/>
        </w:rPr>
        <w:t>100K events with WHA Posts and/</w:t>
      </w:r>
      <w:r w:rsidR="00DA5C6A" w:rsidRPr="00CB406E">
        <w:rPr>
          <w:spacing w:val="-1"/>
        </w:rPr>
        <w:t xml:space="preserve">or participate in person for fundraising events and </w:t>
      </w:r>
      <w:r w:rsidR="00224ABF" w:rsidRPr="00CB406E">
        <w:rPr>
          <w:spacing w:val="-1"/>
        </w:rPr>
        <w:t xml:space="preserve">meetings </w:t>
      </w:r>
      <w:r w:rsidR="00DA5C6A" w:rsidRPr="00CB406E">
        <w:rPr>
          <w:spacing w:val="-1"/>
        </w:rPr>
        <w:t xml:space="preserve">for </w:t>
      </w:r>
      <w:del w:id="218" w:author="Penelope Kim" w:date="2025-12-12T15:14:00Z" w16du:dateUtc="2025-12-12T20:14:00Z">
        <w:r w:rsidR="001540E2" w:rsidRPr="00CB406E" w:rsidDel="002A768A">
          <w:rPr>
            <w:spacing w:val="-1"/>
          </w:rPr>
          <w:delText xml:space="preserve">8 </w:delText>
        </w:r>
      </w:del>
      <w:ins w:id="219" w:author="Penelope Kim" w:date="2025-12-12T15:19:00Z" w16du:dateUtc="2025-12-12T20:19:00Z">
        <w:r w:rsidR="00FE0920">
          <w:rPr>
            <w:spacing w:val="-1"/>
          </w:rPr>
          <w:t>10</w:t>
        </w:r>
      </w:ins>
      <w:ins w:id="220" w:author="Penelope Kim" w:date="2025-12-12T15:14:00Z" w16du:dateUtc="2025-12-12T20:14:00Z">
        <w:r w:rsidR="002A768A" w:rsidRPr="00CB406E">
          <w:rPr>
            <w:spacing w:val="-1"/>
          </w:rPr>
          <w:t xml:space="preserve"> </w:t>
        </w:r>
      </w:ins>
      <w:r w:rsidRPr="00CB406E">
        <w:rPr>
          <w:spacing w:val="-1"/>
        </w:rPr>
        <w:t>trips.</w:t>
      </w:r>
    </w:p>
    <w:p w14:paraId="6AFA5A4B" w14:textId="77777777" w:rsidR="00EE45C7" w:rsidRPr="00CB406E" w:rsidRDefault="00EE45C7" w:rsidP="0007324B">
      <w:pPr>
        <w:pStyle w:val="ListParagraph"/>
        <w:ind w:right="-20"/>
        <w:rPr>
          <w:rFonts w:ascii="Times New Roman" w:hAnsi="Times New Roman" w:cs="Times New Roman"/>
          <w:spacing w:val="-1"/>
          <w:sz w:val="24"/>
          <w:szCs w:val="24"/>
        </w:rPr>
      </w:pPr>
    </w:p>
    <w:p w14:paraId="1CA7D3DF" w14:textId="7C14B190" w:rsidR="0060630A" w:rsidRDefault="00DA5C6A" w:rsidP="0007324B">
      <w:pPr>
        <w:pStyle w:val="BodyText"/>
        <w:numPr>
          <w:ilvl w:val="0"/>
          <w:numId w:val="8"/>
        </w:numPr>
        <w:ind w:right="-20"/>
        <w:jc w:val="both"/>
        <w:rPr>
          <w:spacing w:val="-1"/>
        </w:rPr>
      </w:pPr>
      <w:r w:rsidRPr="00CB406E">
        <w:rPr>
          <w:spacing w:val="-1"/>
        </w:rPr>
        <w:t xml:space="preserve">International </w:t>
      </w:r>
      <w:r w:rsidR="009F0964" w:rsidRPr="00CB406E">
        <w:rPr>
          <w:spacing w:val="-1"/>
        </w:rPr>
        <w:t>t</w:t>
      </w:r>
      <w:r w:rsidRPr="00CB406E">
        <w:rPr>
          <w:spacing w:val="-1"/>
        </w:rPr>
        <w:t xml:space="preserve">ravel for </w:t>
      </w:r>
      <w:r w:rsidR="0060630A" w:rsidRPr="00CB406E">
        <w:rPr>
          <w:spacing w:val="-1"/>
        </w:rPr>
        <w:t>conference attendance: POA is budgeting for one (1) staff member to travel to the above conferences, f</w:t>
      </w:r>
      <w:r w:rsidR="007E3603" w:rsidRPr="00CB406E">
        <w:rPr>
          <w:spacing w:val="-1"/>
        </w:rPr>
        <w:t>orums</w:t>
      </w:r>
      <w:r w:rsidR="00C51EBA" w:rsidRPr="00CB406E">
        <w:rPr>
          <w:spacing w:val="-1"/>
        </w:rPr>
        <w:t>,</w:t>
      </w:r>
      <w:r w:rsidR="007E3603" w:rsidRPr="00CB406E">
        <w:rPr>
          <w:spacing w:val="-1"/>
        </w:rPr>
        <w:t xml:space="preserve"> and events. The purpose of the trip</w:t>
      </w:r>
      <w:r w:rsidR="006B0F92" w:rsidRPr="00CB406E">
        <w:rPr>
          <w:spacing w:val="-1"/>
        </w:rPr>
        <w:t>s</w:t>
      </w:r>
      <w:r w:rsidR="007E3603" w:rsidRPr="00CB406E">
        <w:rPr>
          <w:spacing w:val="-1"/>
        </w:rPr>
        <w:t xml:space="preserve"> is to share information about the 100K Strong Innovation Fund with potential applicant</w:t>
      </w:r>
      <w:r w:rsidR="00224ABF" w:rsidRPr="00CB406E">
        <w:rPr>
          <w:spacing w:val="-1"/>
        </w:rPr>
        <w:t xml:space="preserve"> higher education institutions (HEIs)</w:t>
      </w:r>
      <w:r w:rsidR="007E3603" w:rsidRPr="00CB406E">
        <w:rPr>
          <w:spacing w:val="-1"/>
        </w:rPr>
        <w:t xml:space="preserve"> by presenting </w:t>
      </w:r>
      <w:r w:rsidR="00224ABF" w:rsidRPr="00CB406E">
        <w:rPr>
          <w:spacing w:val="-1"/>
        </w:rPr>
        <w:t xml:space="preserve">in conferences and targeted meetings to share Program goals and priorities </w:t>
      </w:r>
      <w:r w:rsidR="006B0F92" w:rsidRPr="00CB406E">
        <w:rPr>
          <w:spacing w:val="-1"/>
        </w:rPr>
        <w:t xml:space="preserve">with </w:t>
      </w:r>
      <w:r w:rsidR="00224ABF" w:rsidRPr="00CB406E">
        <w:rPr>
          <w:spacing w:val="-1"/>
        </w:rPr>
        <w:t>HEI leaders and current/</w:t>
      </w:r>
      <w:r w:rsidR="006B0F92" w:rsidRPr="00CB406E">
        <w:rPr>
          <w:spacing w:val="-1"/>
        </w:rPr>
        <w:t>prospective donors</w:t>
      </w:r>
      <w:r w:rsidR="007E3603" w:rsidRPr="00CB406E">
        <w:rPr>
          <w:spacing w:val="-1"/>
        </w:rPr>
        <w:t xml:space="preserve">. This outreach is critical to ensure </w:t>
      </w:r>
      <w:r w:rsidR="00224ABF" w:rsidRPr="00CB406E">
        <w:rPr>
          <w:spacing w:val="-1"/>
        </w:rPr>
        <w:t xml:space="preserve">robust engagement and </w:t>
      </w:r>
      <w:r w:rsidR="007E3603" w:rsidRPr="00CB406E">
        <w:rPr>
          <w:spacing w:val="-1"/>
        </w:rPr>
        <w:t xml:space="preserve">participation in all upcoming Innovation </w:t>
      </w:r>
      <w:r w:rsidR="007E3603" w:rsidRPr="000C063C">
        <w:rPr>
          <w:spacing w:val="-1"/>
        </w:rPr>
        <w:t>Fund Competitions</w:t>
      </w:r>
      <w:r w:rsidR="007E3603">
        <w:rPr>
          <w:spacing w:val="-1"/>
        </w:rPr>
        <w:t xml:space="preserve">. POA is budgeting for </w:t>
      </w:r>
      <w:ins w:id="221" w:author="Penelope Kim" w:date="2025-12-12T15:19:00Z" w16du:dateUtc="2025-12-12T20:19:00Z">
        <w:r w:rsidR="00FE0920">
          <w:rPr>
            <w:spacing w:val="-1"/>
          </w:rPr>
          <w:t>2</w:t>
        </w:r>
      </w:ins>
      <w:del w:id="222" w:author="Penelope Kim" w:date="2025-12-12T15:14:00Z" w16du:dateUtc="2025-12-12T20:14:00Z">
        <w:r w:rsidR="008C18BA" w:rsidDel="005D2F4F">
          <w:rPr>
            <w:spacing w:val="-1"/>
          </w:rPr>
          <w:delText>4</w:delText>
        </w:r>
      </w:del>
      <w:r w:rsidR="007E3603">
        <w:rPr>
          <w:spacing w:val="-1"/>
        </w:rPr>
        <w:t xml:space="preserve"> trips.</w:t>
      </w:r>
    </w:p>
    <w:p w14:paraId="6D77DEA9" w14:textId="6D8E60C2" w:rsidR="0060630A" w:rsidRPr="009A2F8A" w:rsidRDefault="0060630A" w:rsidP="0007324B">
      <w:pPr>
        <w:pStyle w:val="ListParagraph"/>
        <w:rPr>
          <w:rFonts w:ascii="Times New Roman" w:hAnsi="Times New Roman" w:cs="Times New Roman"/>
          <w:sz w:val="24"/>
          <w:szCs w:val="24"/>
        </w:rPr>
      </w:pPr>
    </w:p>
    <w:p w14:paraId="3229DBE2" w14:textId="51B204C5" w:rsidR="00307E2D" w:rsidRPr="000C063C" w:rsidRDefault="00307E2D" w:rsidP="00FE5666">
      <w:pPr>
        <w:pStyle w:val="BodyText"/>
        <w:numPr>
          <w:ilvl w:val="2"/>
          <w:numId w:val="3"/>
        </w:numPr>
        <w:tabs>
          <w:tab w:val="left" w:pos="1042"/>
        </w:tabs>
        <w:ind w:left="810" w:right="-20" w:hanging="710"/>
        <w:jc w:val="both"/>
        <w:rPr>
          <w:spacing w:val="-1"/>
        </w:rPr>
      </w:pPr>
      <w:r w:rsidRPr="000C063C">
        <w:rPr>
          <w:b/>
          <w:spacing w:val="-1"/>
        </w:rPr>
        <w:t>International M&amp;IE:</w:t>
      </w:r>
      <w:r w:rsidRPr="000C063C">
        <w:rPr>
          <w:spacing w:val="-1"/>
        </w:rPr>
        <w:t xml:space="preserve"> </w:t>
      </w:r>
      <w:r w:rsidR="00F35715">
        <w:rPr>
          <w:spacing w:val="-1"/>
        </w:rPr>
        <w:t>POA is</w:t>
      </w:r>
      <w:r w:rsidRPr="000C063C">
        <w:rPr>
          <w:spacing w:val="-1"/>
        </w:rPr>
        <w:t xml:space="preserve"> budgeting an M&amp;IE rate of $</w:t>
      </w:r>
      <w:r w:rsidR="007D4AF4">
        <w:rPr>
          <w:spacing w:val="-1"/>
        </w:rPr>
        <w:t>80</w:t>
      </w:r>
      <w:r w:rsidRPr="000C063C">
        <w:rPr>
          <w:spacing w:val="-1"/>
        </w:rPr>
        <w:t xml:space="preserve">/day for </w:t>
      </w:r>
      <w:r w:rsidR="008C18BA">
        <w:rPr>
          <w:spacing w:val="-1"/>
        </w:rPr>
        <w:t>52</w:t>
      </w:r>
      <w:r w:rsidR="00D11012" w:rsidRPr="000C063C">
        <w:rPr>
          <w:spacing w:val="-1"/>
        </w:rPr>
        <w:t xml:space="preserve"> </w:t>
      </w:r>
      <w:r w:rsidRPr="000C063C">
        <w:rPr>
          <w:spacing w:val="-1"/>
        </w:rPr>
        <w:t xml:space="preserve">days total to cover the </w:t>
      </w:r>
      <w:r w:rsidR="008C18BA">
        <w:rPr>
          <w:spacing w:val="-1"/>
        </w:rPr>
        <w:t>12</w:t>
      </w:r>
      <w:r w:rsidR="00D11012" w:rsidRPr="000C063C">
        <w:rPr>
          <w:spacing w:val="-1"/>
        </w:rPr>
        <w:t xml:space="preserve"> </w:t>
      </w:r>
      <w:r w:rsidRPr="000C063C">
        <w:rPr>
          <w:spacing w:val="-1"/>
        </w:rPr>
        <w:t xml:space="preserve">trips. This is a reduced M&amp;IE rate based on previous trips and a portion of the USG government per diem rates. </w:t>
      </w:r>
      <w:r w:rsidR="000D60BD" w:rsidRPr="000C063C">
        <w:rPr>
          <w:spacing w:val="1"/>
        </w:rPr>
        <w:t xml:space="preserve">The total estimated amount is </w:t>
      </w:r>
      <w:r w:rsidR="000D60BD" w:rsidRPr="000C063C">
        <w:rPr>
          <w:b/>
          <w:spacing w:val="1"/>
        </w:rPr>
        <w:t>$</w:t>
      </w:r>
      <w:r w:rsidR="007B3018">
        <w:rPr>
          <w:b/>
          <w:spacing w:val="1"/>
        </w:rPr>
        <w:t>4,320</w:t>
      </w:r>
      <w:r w:rsidR="000D60BD">
        <w:rPr>
          <w:b/>
          <w:spacing w:val="1"/>
        </w:rPr>
        <w:t xml:space="preserve">, </w:t>
      </w:r>
      <w:r w:rsidR="000D60BD" w:rsidRPr="00583CA5">
        <w:rPr>
          <w:spacing w:val="1"/>
        </w:rPr>
        <w:t>with</w:t>
      </w:r>
      <w:r w:rsidR="000D60BD" w:rsidRPr="00583CA5">
        <w:rPr>
          <w:b/>
          <w:spacing w:val="1"/>
        </w:rPr>
        <w:t xml:space="preserve"> $</w:t>
      </w:r>
      <w:r w:rsidR="007B3018">
        <w:rPr>
          <w:b/>
          <w:spacing w:val="1"/>
        </w:rPr>
        <w:t>2,480</w:t>
      </w:r>
      <w:r w:rsidR="000D60BD" w:rsidRPr="00583CA5">
        <w:rPr>
          <w:b/>
          <w:spacing w:val="1"/>
        </w:rPr>
        <w:t xml:space="preserve"> covered by WHA funds, and $</w:t>
      </w:r>
      <w:r w:rsidR="007B3018">
        <w:rPr>
          <w:b/>
          <w:spacing w:val="1"/>
        </w:rPr>
        <w:t>1,840</w:t>
      </w:r>
      <w:r w:rsidR="000D60BD" w:rsidRPr="00583CA5">
        <w:rPr>
          <w:b/>
          <w:spacing w:val="1"/>
        </w:rPr>
        <w:t xml:space="preserve"> from POA cost-share</w:t>
      </w:r>
      <w:r w:rsidRPr="000C063C">
        <w:rPr>
          <w:spacing w:val="-1"/>
        </w:rPr>
        <w:t>.</w:t>
      </w:r>
    </w:p>
    <w:p w14:paraId="0AE537E2" w14:textId="77777777" w:rsidR="00307E2D" w:rsidRDefault="00307E2D" w:rsidP="00FE5666">
      <w:pPr>
        <w:spacing w:before="7"/>
        <w:ind w:left="810" w:right="-20" w:hanging="710"/>
        <w:jc w:val="both"/>
        <w:rPr>
          <w:rFonts w:ascii="Times New Roman" w:eastAsia="Times New Roman" w:hAnsi="Times New Roman" w:cs="Times New Roman"/>
          <w:b/>
          <w:sz w:val="24"/>
          <w:szCs w:val="24"/>
        </w:rPr>
      </w:pPr>
    </w:p>
    <w:p w14:paraId="3E338EE6" w14:textId="77777777" w:rsidR="003D32A7" w:rsidRPr="009A2F8A" w:rsidRDefault="003D32A7" w:rsidP="00FE5666">
      <w:pPr>
        <w:spacing w:before="7"/>
        <w:ind w:left="810" w:right="-20" w:hanging="710"/>
        <w:jc w:val="both"/>
        <w:rPr>
          <w:rFonts w:ascii="Times New Roman" w:eastAsia="Times New Roman" w:hAnsi="Times New Roman" w:cs="Times New Roman"/>
          <w:b/>
          <w:sz w:val="24"/>
          <w:szCs w:val="24"/>
        </w:rPr>
      </w:pPr>
    </w:p>
    <w:p w14:paraId="169D9738" w14:textId="3290B0BA" w:rsidR="00307E2D" w:rsidRPr="009A2F8A" w:rsidRDefault="00307E2D" w:rsidP="00FE5666">
      <w:pPr>
        <w:pStyle w:val="BodyText"/>
        <w:numPr>
          <w:ilvl w:val="2"/>
          <w:numId w:val="3"/>
        </w:numPr>
        <w:tabs>
          <w:tab w:val="left" w:pos="1044"/>
        </w:tabs>
        <w:ind w:left="810" w:right="-20" w:hanging="710"/>
        <w:jc w:val="both"/>
        <w:rPr>
          <w:rFonts w:cs="Times New Roman"/>
        </w:rPr>
      </w:pPr>
      <w:r w:rsidRPr="000C063C">
        <w:rPr>
          <w:b/>
          <w:spacing w:val="-1"/>
        </w:rPr>
        <w:t>International Lodging:</w:t>
      </w:r>
      <w:r w:rsidRPr="000C063C">
        <w:t xml:space="preserve"> </w:t>
      </w:r>
      <w:r w:rsidR="00F35715">
        <w:t>POA is</w:t>
      </w:r>
      <w:r w:rsidRPr="000C063C">
        <w:t xml:space="preserve"> budgeting</w:t>
      </w:r>
      <w:r w:rsidRPr="000C063C">
        <w:rPr>
          <w:spacing w:val="-3"/>
        </w:rPr>
        <w:t xml:space="preserve"> </w:t>
      </w:r>
      <w:r w:rsidRPr="000C063C">
        <w:t>a</w:t>
      </w:r>
      <w:r w:rsidRPr="000C063C">
        <w:rPr>
          <w:spacing w:val="-1"/>
        </w:rPr>
        <w:t xml:space="preserve"> </w:t>
      </w:r>
      <w:r w:rsidRPr="000C063C">
        <w:t>lodging</w:t>
      </w:r>
      <w:r w:rsidRPr="000C063C">
        <w:rPr>
          <w:spacing w:val="-3"/>
        </w:rPr>
        <w:t xml:space="preserve"> </w:t>
      </w:r>
      <w:r w:rsidRPr="000C063C">
        <w:t xml:space="preserve">rate of </w:t>
      </w:r>
      <w:r w:rsidRPr="000C063C">
        <w:rPr>
          <w:spacing w:val="-1"/>
        </w:rPr>
        <w:t>$200/night</w:t>
      </w:r>
      <w:r w:rsidRPr="000C063C">
        <w:t xml:space="preserve"> </w:t>
      </w:r>
      <w:r w:rsidRPr="000C063C">
        <w:rPr>
          <w:spacing w:val="-1"/>
        </w:rPr>
        <w:t>based</w:t>
      </w:r>
      <w:r w:rsidRPr="000C063C">
        <w:t xml:space="preserve"> on</w:t>
      </w:r>
      <w:r w:rsidRPr="000C063C">
        <w:rPr>
          <w:spacing w:val="2"/>
        </w:rPr>
        <w:t xml:space="preserve"> </w:t>
      </w:r>
      <w:r w:rsidRPr="000C063C">
        <w:rPr>
          <w:spacing w:val="-1"/>
        </w:rPr>
        <w:t>an</w:t>
      </w:r>
      <w:r w:rsidRPr="000C063C">
        <w:rPr>
          <w:spacing w:val="2"/>
        </w:rPr>
        <w:t xml:space="preserve"> </w:t>
      </w:r>
      <w:r w:rsidRPr="000C063C">
        <w:rPr>
          <w:spacing w:val="-1"/>
        </w:rPr>
        <w:t xml:space="preserve">average </w:t>
      </w:r>
      <w:r w:rsidRPr="000C063C">
        <w:t>across a</w:t>
      </w:r>
      <w:r w:rsidRPr="000C063C">
        <w:rPr>
          <w:spacing w:val="45"/>
        </w:rPr>
        <w:t xml:space="preserve"> </w:t>
      </w:r>
      <w:r w:rsidRPr="000C063C">
        <w:rPr>
          <w:spacing w:val="-1"/>
        </w:rPr>
        <w:t xml:space="preserve">sample </w:t>
      </w:r>
      <w:r w:rsidRPr="000C063C">
        <w:t xml:space="preserve">of </w:t>
      </w:r>
      <w:r w:rsidRPr="000C063C">
        <w:rPr>
          <w:spacing w:val="-1"/>
        </w:rPr>
        <w:t>different</w:t>
      </w:r>
      <w:r w:rsidRPr="000C063C">
        <w:rPr>
          <w:spacing w:val="2"/>
        </w:rPr>
        <w:t xml:space="preserve"> </w:t>
      </w:r>
      <w:r w:rsidRPr="000C063C">
        <w:rPr>
          <w:spacing w:val="-1"/>
        </w:rPr>
        <w:t>WHA</w:t>
      </w:r>
      <w:r w:rsidRPr="000C063C">
        <w:rPr>
          <w:spacing w:val="2"/>
        </w:rPr>
        <w:t xml:space="preserve"> </w:t>
      </w:r>
      <w:r w:rsidRPr="000C063C">
        <w:rPr>
          <w:spacing w:val="-1"/>
        </w:rPr>
        <w:t>countries.</w:t>
      </w:r>
      <w:r w:rsidRPr="000C063C">
        <w:t xml:space="preserve"> </w:t>
      </w:r>
      <w:r w:rsidR="007B5A6A">
        <w:t>POA</w:t>
      </w:r>
      <w:r w:rsidRPr="000C063C">
        <w:t xml:space="preserve"> </w:t>
      </w:r>
      <w:r w:rsidRPr="000C063C">
        <w:rPr>
          <w:spacing w:val="-1"/>
        </w:rPr>
        <w:t>estimate</w:t>
      </w:r>
      <w:r w:rsidR="007B5A6A">
        <w:rPr>
          <w:spacing w:val="-1"/>
        </w:rPr>
        <w:t>s</w:t>
      </w:r>
      <w:r w:rsidRPr="000C063C">
        <w:t xml:space="preserve"> </w:t>
      </w:r>
      <w:r w:rsidR="007B3018">
        <w:t>52</w:t>
      </w:r>
      <w:r w:rsidR="002D3813" w:rsidRPr="000C063C">
        <w:t xml:space="preserve"> </w:t>
      </w:r>
      <w:r w:rsidRPr="000C063C">
        <w:rPr>
          <w:spacing w:val="-1"/>
        </w:rPr>
        <w:t>nights</w:t>
      </w:r>
      <w:r w:rsidRPr="000C063C">
        <w:t xml:space="preserve"> to cover the </w:t>
      </w:r>
      <w:r w:rsidR="007B3018">
        <w:t>12</w:t>
      </w:r>
      <w:r w:rsidR="002D3813" w:rsidRPr="000C063C">
        <w:t xml:space="preserve"> </w:t>
      </w:r>
      <w:r w:rsidRPr="000C063C">
        <w:t xml:space="preserve">trips. </w:t>
      </w:r>
      <w:r w:rsidR="004B7F05" w:rsidRPr="000C063C">
        <w:rPr>
          <w:spacing w:val="1"/>
        </w:rPr>
        <w:t xml:space="preserve">The total estimated amount is </w:t>
      </w:r>
      <w:r w:rsidR="004B7F05" w:rsidRPr="000C063C">
        <w:rPr>
          <w:b/>
          <w:spacing w:val="1"/>
        </w:rPr>
        <w:t>$</w:t>
      </w:r>
      <w:r w:rsidR="007B3018">
        <w:rPr>
          <w:b/>
          <w:spacing w:val="1"/>
        </w:rPr>
        <w:t>10,800</w:t>
      </w:r>
      <w:r w:rsidR="004B7F05">
        <w:rPr>
          <w:b/>
          <w:spacing w:val="1"/>
        </w:rPr>
        <w:t xml:space="preserve">, </w:t>
      </w:r>
      <w:r w:rsidR="004B7F05" w:rsidRPr="00583CA5">
        <w:rPr>
          <w:spacing w:val="1"/>
        </w:rPr>
        <w:t>with</w:t>
      </w:r>
      <w:r w:rsidR="004B7F05" w:rsidRPr="00583CA5">
        <w:rPr>
          <w:b/>
          <w:spacing w:val="1"/>
        </w:rPr>
        <w:t xml:space="preserve"> $</w:t>
      </w:r>
      <w:r w:rsidR="007B3018">
        <w:rPr>
          <w:b/>
          <w:spacing w:val="1"/>
        </w:rPr>
        <w:t>6,200</w:t>
      </w:r>
      <w:r w:rsidR="004B7F05" w:rsidRPr="00583CA5">
        <w:rPr>
          <w:b/>
          <w:spacing w:val="1"/>
        </w:rPr>
        <w:t xml:space="preserve"> covered by WHA funds, and $</w:t>
      </w:r>
      <w:r w:rsidR="007B3018">
        <w:rPr>
          <w:b/>
          <w:spacing w:val="1"/>
        </w:rPr>
        <w:t>4,600</w:t>
      </w:r>
      <w:r w:rsidR="004B7F05" w:rsidRPr="00583CA5">
        <w:rPr>
          <w:b/>
          <w:spacing w:val="1"/>
        </w:rPr>
        <w:t xml:space="preserve"> from POA cost-share</w:t>
      </w:r>
      <w:r w:rsidR="004B7F05" w:rsidRPr="000C063C">
        <w:rPr>
          <w:spacing w:val="-1"/>
        </w:rPr>
        <w:t>.</w:t>
      </w:r>
    </w:p>
    <w:p w14:paraId="36BF0913" w14:textId="77777777" w:rsidR="00307E2D" w:rsidRPr="009A2F8A" w:rsidRDefault="00307E2D" w:rsidP="00FE5666">
      <w:pPr>
        <w:pStyle w:val="ListParagraph"/>
        <w:ind w:right="-20"/>
        <w:jc w:val="both"/>
        <w:rPr>
          <w:rFonts w:ascii="Times New Roman" w:hAnsi="Times New Roman" w:cs="Times New Roman"/>
          <w:sz w:val="24"/>
          <w:szCs w:val="24"/>
        </w:rPr>
      </w:pPr>
    </w:p>
    <w:p w14:paraId="59CBED8D" w14:textId="1F6A3BF7" w:rsidR="00307E2D" w:rsidRPr="009A2F8A" w:rsidRDefault="00307E2D" w:rsidP="00FE5666">
      <w:pPr>
        <w:pStyle w:val="BodyText"/>
        <w:numPr>
          <w:ilvl w:val="2"/>
          <w:numId w:val="3"/>
        </w:numPr>
        <w:tabs>
          <w:tab w:val="left" w:pos="1044"/>
        </w:tabs>
        <w:ind w:left="810" w:right="-20" w:hanging="710"/>
        <w:jc w:val="both"/>
        <w:rPr>
          <w:rFonts w:cs="Times New Roman"/>
        </w:rPr>
      </w:pPr>
      <w:r w:rsidRPr="009A2F8A">
        <w:rPr>
          <w:rFonts w:cs="Times New Roman"/>
          <w:b/>
          <w:bCs/>
        </w:rPr>
        <w:t>International Local Transportation:</w:t>
      </w:r>
      <w:r w:rsidRPr="009A2F8A">
        <w:rPr>
          <w:rFonts w:cs="Times New Roman"/>
        </w:rPr>
        <w:t xml:space="preserve"> </w:t>
      </w:r>
      <w:r w:rsidR="00F35715" w:rsidRPr="009A2F8A">
        <w:rPr>
          <w:rFonts w:cs="Times New Roman"/>
        </w:rPr>
        <w:t>POA is</w:t>
      </w:r>
      <w:r w:rsidRPr="009A2F8A">
        <w:rPr>
          <w:rFonts w:cs="Times New Roman"/>
        </w:rPr>
        <w:t xml:space="preserve"> budgeting an average of $</w:t>
      </w:r>
      <w:r w:rsidR="00961DA6" w:rsidRPr="009A2F8A">
        <w:rPr>
          <w:rFonts w:cs="Times New Roman"/>
        </w:rPr>
        <w:t>3</w:t>
      </w:r>
      <w:r w:rsidRPr="009A2F8A">
        <w:rPr>
          <w:rFonts w:cs="Times New Roman"/>
        </w:rPr>
        <w:t xml:space="preserve">0/day for </w:t>
      </w:r>
      <w:r w:rsidR="007B3018">
        <w:rPr>
          <w:rFonts w:cs="Times New Roman"/>
        </w:rPr>
        <w:t>52</w:t>
      </w:r>
      <w:r w:rsidR="002D3813" w:rsidRPr="009A2F8A">
        <w:rPr>
          <w:rFonts w:cs="Times New Roman"/>
        </w:rPr>
        <w:t xml:space="preserve"> </w:t>
      </w:r>
      <w:r w:rsidRPr="009A2F8A">
        <w:rPr>
          <w:rFonts w:cs="Times New Roman"/>
        </w:rPr>
        <w:t>days during international travel to cover taxis</w:t>
      </w:r>
      <w:r w:rsidR="00441B1E" w:rsidRPr="009A2F8A">
        <w:rPr>
          <w:rFonts w:cs="Times New Roman"/>
        </w:rPr>
        <w:t>, subways, buses, metro, and trains</w:t>
      </w:r>
      <w:r w:rsidRPr="009A2F8A">
        <w:rPr>
          <w:rFonts w:cs="Times New Roman"/>
        </w:rPr>
        <w:t xml:space="preserve"> over the </w:t>
      </w:r>
      <w:r w:rsidR="007B3018">
        <w:rPr>
          <w:rFonts w:cs="Times New Roman"/>
        </w:rPr>
        <w:t>12</w:t>
      </w:r>
      <w:r w:rsidR="007B3018" w:rsidRPr="009A2F8A">
        <w:rPr>
          <w:rFonts w:cs="Times New Roman"/>
        </w:rPr>
        <w:t xml:space="preserve"> </w:t>
      </w:r>
      <w:r w:rsidRPr="009A2F8A">
        <w:rPr>
          <w:rFonts w:cs="Times New Roman"/>
        </w:rPr>
        <w:t xml:space="preserve">trips. </w:t>
      </w:r>
      <w:r w:rsidR="004B7F05" w:rsidRPr="000C063C">
        <w:rPr>
          <w:spacing w:val="1"/>
        </w:rPr>
        <w:t xml:space="preserve">The total estimated amount is </w:t>
      </w:r>
      <w:r w:rsidR="004B7F05" w:rsidRPr="000C063C">
        <w:rPr>
          <w:b/>
          <w:spacing w:val="1"/>
        </w:rPr>
        <w:t>$</w:t>
      </w:r>
      <w:r w:rsidR="007B3018">
        <w:rPr>
          <w:b/>
          <w:spacing w:val="1"/>
        </w:rPr>
        <w:t>1,620</w:t>
      </w:r>
      <w:r w:rsidR="004B7F05">
        <w:rPr>
          <w:b/>
          <w:spacing w:val="1"/>
        </w:rPr>
        <w:t xml:space="preserve">, </w:t>
      </w:r>
      <w:r w:rsidR="004B7F05" w:rsidRPr="00583CA5">
        <w:rPr>
          <w:spacing w:val="1"/>
        </w:rPr>
        <w:t>with</w:t>
      </w:r>
      <w:r w:rsidR="004B7F05" w:rsidRPr="00583CA5">
        <w:rPr>
          <w:b/>
          <w:spacing w:val="1"/>
        </w:rPr>
        <w:t xml:space="preserve"> $</w:t>
      </w:r>
      <w:r w:rsidR="007B3018">
        <w:rPr>
          <w:b/>
          <w:spacing w:val="1"/>
        </w:rPr>
        <w:t>930</w:t>
      </w:r>
      <w:r w:rsidR="004B7F05" w:rsidRPr="00583CA5">
        <w:rPr>
          <w:b/>
          <w:spacing w:val="1"/>
        </w:rPr>
        <w:t xml:space="preserve"> covered by WHA funds, and $</w:t>
      </w:r>
      <w:r w:rsidR="007B3018">
        <w:rPr>
          <w:b/>
          <w:spacing w:val="1"/>
        </w:rPr>
        <w:t>690</w:t>
      </w:r>
      <w:r w:rsidR="004B7F05" w:rsidRPr="00583CA5">
        <w:rPr>
          <w:b/>
          <w:spacing w:val="1"/>
        </w:rPr>
        <w:t xml:space="preserve"> from POA cost-share</w:t>
      </w:r>
      <w:r w:rsidR="004B7F05" w:rsidRPr="000C063C">
        <w:rPr>
          <w:spacing w:val="-1"/>
        </w:rPr>
        <w:t>.</w:t>
      </w:r>
    </w:p>
    <w:p w14:paraId="4BAB1B3D" w14:textId="77777777" w:rsidR="00970C42" w:rsidRPr="009A2F8A" w:rsidRDefault="00970C42" w:rsidP="00FE5666">
      <w:pPr>
        <w:pStyle w:val="ListParagraph"/>
        <w:ind w:right="-20"/>
        <w:jc w:val="both"/>
        <w:rPr>
          <w:rFonts w:ascii="Times New Roman" w:hAnsi="Times New Roman" w:cs="Times New Roman"/>
          <w:sz w:val="24"/>
          <w:szCs w:val="24"/>
        </w:rPr>
      </w:pPr>
    </w:p>
    <w:p w14:paraId="275E9A90" w14:textId="5694A33B" w:rsidR="00CF2BB6" w:rsidRPr="009A2F8A" w:rsidRDefault="00307E2D" w:rsidP="00FE5666">
      <w:pPr>
        <w:pStyle w:val="BodyText"/>
        <w:numPr>
          <w:ilvl w:val="2"/>
          <w:numId w:val="3"/>
        </w:numPr>
        <w:tabs>
          <w:tab w:val="left" w:pos="1044"/>
        </w:tabs>
        <w:ind w:left="810" w:right="-20" w:hanging="720"/>
        <w:jc w:val="both"/>
        <w:rPr>
          <w:rFonts w:cs="Times New Roman"/>
        </w:rPr>
      </w:pPr>
      <w:r w:rsidRPr="000C063C">
        <w:rPr>
          <w:b/>
          <w:spacing w:val="-1"/>
        </w:rPr>
        <w:t>Domestic</w:t>
      </w:r>
      <w:r w:rsidRPr="000C063C">
        <w:rPr>
          <w:b/>
        </w:rPr>
        <w:t xml:space="preserve"> </w:t>
      </w:r>
      <w:r w:rsidR="00542C6E" w:rsidRPr="000C063C">
        <w:rPr>
          <w:b/>
        </w:rPr>
        <w:t>Round-Trip</w:t>
      </w:r>
      <w:r w:rsidRPr="000C063C">
        <w:rPr>
          <w:b/>
        </w:rPr>
        <w:t xml:space="preserve"> </w:t>
      </w:r>
      <w:r w:rsidRPr="000C063C">
        <w:rPr>
          <w:b/>
          <w:spacing w:val="-1"/>
        </w:rPr>
        <w:t>Airfare:</w:t>
      </w:r>
      <w:r w:rsidRPr="000C063C">
        <w:rPr>
          <w:spacing w:val="1"/>
        </w:rPr>
        <w:t xml:space="preserve"> </w:t>
      </w:r>
      <w:r w:rsidR="00194F96" w:rsidRPr="0018102A">
        <w:rPr>
          <w:spacing w:val="1"/>
        </w:rPr>
        <w:t xml:space="preserve">POA is budgeting </w:t>
      </w:r>
      <w:r w:rsidR="00EF65A3">
        <w:rPr>
          <w:spacing w:val="1"/>
        </w:rPr>
        <w:t>13</w:t>
      </w:r>
      <w:r w:rsidR="00640B93" w:rsidRPr="0018102A">
        <w:rPr>
          <w:spacing w:val="1"/>
        </w:rPr>
        <w:t xml:space="preserve"> </w:t>
      </w:r>
      <w:r w:rsidR="00194F96" w:rsidRPr="0018102A">
        <w:rPr>
          <w:spacing w:val="1"/>
        </w:rPr>
        <w:t xml:space="preserve">domestic roundtrip trip tickets at an estimated average rate of $500 per trip </w:t>
      </w:r>
      <w:r w:rsidR="007F2007" w:rsidRPr="0018102A">
        <w:rPr>
          <w:spacing w:val="1"/>
        </w:rPr>
        <w:t xml:space="preserve">for conferences and stakeholder engagement throughout the U.S. </w:t>
      </w:r>
      <w:r w:rsidR="00167B17" w:rsidRPr="0018102A">
        <w:rPr>
          <w:spacing w:val="1"/>
        </w:rPr>
        <w:t>Flights will comply with the Fly America Ac</w:t>
      </w:r>
      <w:r w:rsidR="00C95D84" w:rsidRPr="0018102A">
        <w:rPr>
          <w:spacing w:val="1"/>
        </w:rPr>
        <w:t>t</w:t>
      </w:r>
      <w:r w:rsidR="00167B17" w:rsidRPr="0018102A">
        <w:rPr>
          <w:spacing w:val="1"/>
        </w:rPr>
        <w:t xml:space="preserve"> and be in economy class.</w:t>
      </w:r>
      <w:r w:rsidR="00167B17">
        <w:rPr>
          <w:spacing w:val="1"/>
        </w:rPr>
        <w:t xml:space="preserve"> </w:t>
      </w:r>
      <w:r w:rsidR="004B7F05" w:rsidRPr="00194F96">
        <w:rPr>
          <w:spacing w:val="1"/>
        </w:rPr>
        <w:t xml:space="preserve">The total estimated amount is </w:t>
      </w:r>
      <w:r w:rsidR="004B7F05" w:rsidRPr="00194F96">
        <w:rPr>
          <w:b/>
          <w:spacing w:val="1"/>
        </w:rPr>
        <w:t>$</w:t>
      </w:r>
      <w:r w:rsidR="00DD0D06">
        <w:rPr>
          <w:b/>
          <w:spacing w:val="1"/>
        </w:rPr>
        <w:t>6,500</w:t>
      </w:r>
      <w:r w:rsidR="009115FD">
        <w:rPr>
          <w:b/>
          <w:spacing w:val="1"/>
        </w:rPr>
        <w:t>.</w:t>
      </w:r>
      <w:r w:rsidR="004B7F05" w:rsidRPr="00194F96">
        <w:rPr>
          <w:b/>
          <w:spacing w:val="1"/>
        </w:rPr>
        <w:t xml:space="preserve"> </w:t>
      </w:r>
      <w:r w:rsidR="00D84650" w:rsidRPr="000C063C">
        <w:rPr>
          <w:spacing w:val="1"/>
        </w:rPr>
        <w:t>A breakdown of the purposes of those trips is available below</w:t>
      </w:r>
      <w:r w:rsidR="00D84650">
        <w:rPr>
          <w:spacing w:val="1"/>
        </w:rPr>
        <w:t>:</w:t>
      </w:r>
    </w:p>
    <w:p w14:paraId="2488966C" w14:textId="77777777" w:rsidR="00307E4D" w:rsidRPr="009A2F8A" w:rsidRDefault="00307E4D" w:rsidP="00307E4D">
      <w:pPr>
        <w:pStyle w:val="ListParagraph"/>
        <w:rPr>
          <w:rFonts w:ascii="Times New Roman" w:hAnsi="Times New Roman" w:cs="Times New Roman"/>
          <w:sz w:val="24"/>
          <w:szCs w:val="24"/>
        </w:rPr>
      </w:pPr>
    </w:p>
    <w:tbl>
      <w:tblPr>
        <w:tblW w:w="9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776"/>
        <w:gridCol w:w="2908"/>
        <w:gridCol w:w="1243"/>
        <w:gridCol w:w="923"/>
        <w:gridCol w:w="1119"/>
        <w:gridCol w:w="1174"/>
        <w:gridCol w:w="1314"/>
        <w:tblGridChange w:id="223">
          <w:tblGrid>
            <w:gridCol w:w="776"/>
            <w:gridCol w:w="2908"/>
            <w:gridCol w:w="1243"/>
            <w:gridCol w:w="923"/>
            <w:gridCol w:w="1119"/>
            <w:gridCol w:w="1174"/>
            <w:gridCol w:w="1314"/>
          </w:tblGrid>
        </w:tblGridChange>
      </w:tblGrid>
      <w:tr w:rsidR="00FF7742" w:rsidRPr="009A2F8A" w14:paraId="372275B2" w14:textId="77777777" w:rsidTr="697FBFEB">
        <w:trPr>
          <w:trHeight w:val="913"/>
        </w:trPr>
        <w:tc>
          <w:tcPr>
            <w:tcW w:w="776" w:type="dxa"/>
            <w:shd w:val="clear" w:color="auto" w:fill="DBE5F1" w:themeFill="accent1" w:themeFillTint="33"/>
            <w:noWrap/>
            <w:vAlign w:val="bottom"/>
            <w:hideMark/>
          </w:tcPr>
          <w:p w14:paraId="7D180EA2" w14:textId="77777777" w:rsidR="00FF7742" w:rsidRPr="009A2F8A" w:rsidRDefault="00FF7742" w:rsidP="00FF7742">
            <w:pPr>
              <w:widowControl/>
              <w:rPr>
                <w:rFonts w:ascii="Times New Roman" w:eastAsia="Times New Roman" w:hAnsi="Times New Roman" w:cs="Times New Roman"/>
                <w:sz w:val="24"/>
                <w:szCs w:val="24"/>
              </w:rPr>
            </w:pPr>
          </w:p>
        </w:tc>
        <w:tc>
          <w:tcPr>
            <w:tcW w:w="2908" w:type="dxa"/>
            <w:shd w:val="clear" w:color="auto" w:fill="DBE5F1" w:themeFill="accent1" w:themeFillTint="33"/>
            <w:vAlign w:val="center"/>
            <w:hideMark/>
          </w:tcPr>
          <w:p w14:paraId="1EF666A6" w14:textId="77777777" w:rsidR="00FF7742" w:rsidRPr="009A2F8A" w:rsidRDefault="00FF7742"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Domestic Travel</w:t>
            </w:r>
          </w:p>
        </w:tc>
        <w:tc>
          <w:tcPr>
            <w:tcW w:w="1243" w:type="dxa"/>
            <w:shd w:val="clear" w:color="auto" w:fill="DBE5F1" w:themeFill="accent1" w:themeFillTint="33"/>
            <w:vAlign w:val="center"/>
            <w:hideMark/>
          </w:tcPr>
          <w:p w14:paraId="6DCCA347" w14:textId="77777777" w:rsidR="00FF7742" w:rsidRPr="009A2F8A" w:rsidRDefault="00FF7742"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Staff Members Attending</w:t>
            </w:r>
          </w:p>
        </w:tc>
        <w:tc>
          <w:tcPr>
            <w:tcW w:w="923" w:type="dxa"/>
            <w:shd w:val="clear" w:color="auto" w:fill="DBE5F1" w:themeFill="accent1" w:themeFillTint="33"/>
            <w:vAlign w:val="center"/>
            <w:hideMark/>
          </w:tcPr>
          <w:p w14:paraId="5EA0C4BD" w14:textId="77777777" w:rsidR="00FF7742" w:rsidRPr="009A2F8A" w:rsidRDefault="00FF7742"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Flights</w:t>
            </w:r>
          </w:p>
        </w:tc>
        <w:tc>
          <w:tcPr>
            <w:tcW w:w="1119" w:type="dxa"/>
            <w:shd w:val="clear" w:color="auto" w:fill="DBE5F1" w:themeFill="accent1" w:themeFillTint="33"/>
            <w:vAlign w:val="center"/>
            <w:hideMark/>
          </w:tcPr>
          <w:p w14:paraId="58A880DE" w14:textId="77777777" w:rsidR="00FF7742" w:rsidRPr="009A2F8A" w:rsidRDefault="00FF7742"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Days for M&amp;IE</w:t>
            </w:r>
          </w:p>
        </w:tc>
        <w:tc>
          <w:tcPr>
            <w:tcW w:w="1174" w:type="dxa"/>
            <w:shd w:val="clear" w:color="auto" w:fill="DBE5F1" w:themeFill="accent1" w:themeFillTint="33"/>
            <w:vAlign w:val="center"/>
            <w:hideMark/>
          </w:tcPr>
          <w:p w14:paraId="5364A84D" w14:textId="77777777" w:rsidR="00FF7742" w:rsidRPr="009A2F8A" w:rsidRDefault="00FF7742"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Days for Lodging</w:t>
            </w:r>
          </w:p>
        </w:tc>
        <w:tc>
          <w:tcPr>
            <w:tcW w:w="1314" w:type="dxa"/>
            <w:shd w:val="clear" w:color="auto" w:fill="DBE5F1" w:themeFill="accent1" w:themeFillTint="33"/>
            <w:vAlign w:val="center"/>
            <w:hideMark/>
          </w:tcPr>
          <w:p w14:paraId="57998224" w14:textId="77777777" w:rsidR="00FF7742" w:rsidRPr="009A2F8A" w:rsidRDefault="00FF7742" w:rsidP="00FF7742">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Days for Local Transport</w:t>
            </w:r>
          </w:p>
        </w:tc>
      </w:tr>
      <w:tr w:rsidR="00FF7742" w:rsidRPr="009A2F8A" w14:paraId="061DE8F4" w14:textId="77777777" w:rsidTr="697FBFEB">
        <w:trPr>
          <w:trHeight w:val="584"/>
        </w:trPr>
        <w:tc>
          <w:tcPr>
            <w:tcW w:w="776" w:type="dxa"/>
            <w:shd w:val="clear" w:color="auto" w:fill="AEAAAA"/>
            <w:noWrap/>
            <w:vAlign w:val="center"/>
            <w:hideMark/>
          </w:tcPr>
          <w:p w14:paraId="400A069B" w14:textId="1F46E80D" w:rsidR="00FF7742" w:rsidRPr="009A2F8A" w:rsidRDefault="009115FD" w:rsidP="00FF7742">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2023-2025</w:t>
            </w:r>
          </w:p>
        </w:tc>
        <w:tc>
          <w:tcPr>
            <w:tcW w:w="2908" w:type="dxa"/>
            <w:shd w:val="clear" w:color="auto" w:fill="D9D9D9" w:themeFill="background1" w:themeFillShade="D9"/>
            <w:vAlign w:val="center"/>
            <w:hideMark/>
          </w:tcPr>
          <w:p w14:paraId="5BAC3316" w14:textId="77777777" w:rsidR="00FF7742" w:rsidRPr="007B0AFD" w:rsidRDefault="4B78F9A1" w:rsidP="697FBFEB">
            <w:pPr>
              <w:widowControl/>
              <w:rPr>
                <w:rFonts w:ascii="Times New Roman" w:eastAsia="Times New Roman" w:hAnsi="Times New Roman" w:cs="Times New Roman"/>
                <w:color w:val="000000"/>
                <w:sz w:val="24"/>
                <w:szCs w:val="24"/>
              </w:rPr>
            </w:pPr>
            <w:r w:rsidRPr="007B0AFD">
              <w:rPr>
                <w:rFonts w:ascii="Times New Roman" w:eastAsia="Times New Roman" w:hAnsi="Times New Roman" w:cs="Times New Roman"/>
                <w:color w:val="000000" w:themeColor="text1"/>
                <w:sz w:val="24"/>
                <w:szCs w:val="24"/>
              </w:rPr>
              <w:t>M&amp;E Data/Outcome Harvesting Trips</w:t>
            </w:r>
          </w:p>
        </w:tc>
        <w:tc>
          <w:tcPr>
            <w:tcW w:w="1243" w:type="dxa"/>
            <w:shd w:val="clear" w:color="auto" w:fill="D9D9D9" w:themeFill="background1" w:themeFillShade="D9"/>
            <w:vAlign w:val="center"/>
            <w:hideMark/>
          </w:tcPr>
          <w:p w14:paraId="7830B778" w14:textId="1130D653"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c>
          <w:tcPr>
            <w:tcW w:w="923" w:type="dxa"/>
            <w:shd w:val="clear" w:color="auto" w:fill="D9D9D9" w:themeFill="background1" w:themeFillShade="D9"/>
            <w:vAlign w:val="center"/>
            <w:hideMark/>
          </w:tcPr>
          <w:p w14:paraId="7FFB66AF" w14:textId="7E40F77C" w:rsidR="00FF7742" w:rsidRPr="009A2F8A" w:rsidRDefault="004A4DC7" w:rsidP="00FF7742">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119" w:type="dxa"/>
            <w:shd w:val="clear" w:color="auto" w:fill="D9D9D9" w:themeFill="background1" w:themeFillShade="D9"/>
            <w:vAlign w:val="center"/>
            <w:hideMark/>
          </w:tcPr>
          <w:p w14:paraId="6A9F3D96" w14:textId="1D635C2A" w:rsidR="00FF7742" w:rsidRPr="009A2F8A" w:rsidRDefault="004A4DC7" w:rsidP="00FF7742">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174" w:type="dxa"/>
            <w:shd w:val="clear" w:color="auto" w:fill="D9D9D9" w:themeFill="background1" w:themeFillShade="D9"/>
            <w:vAlign w:val="center"/>
            <w:hideMark/>
          </w:tcPr>
          <w:p w14:paraId="7A0A80A0" w14:textId="07D3845D" w:rsidR="00FF7742" w:rsidRPr="009A2F8A" w:rsidRDefault="004A4DC7" w:rsidP="00FF7742">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14" w:type="dxa"/>
            <w:shd w:val="clear" w:color="auto" w:fill="D9D9D9" w:themeFill="background1" w:themeFillShade="D9"/>
            <w:vAlign w:val="center"/>
            <w:hideMark/>
          </w:tcPr>
          <w:p w14:paraId="7FF571DB" w14:textId="588993BD" w:rsidR="00FF7742" w:rsidRPr="009A2F8A" w:rsidRDefault="004A4DC7" w:rsidP="00FF7742">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8C3435" w:rsidRPr="009A2F8A" w14:paraId="7505006D" w14:textId="77777777" w:rsidTr="697FBFEB">
        <w:trPr>
          <w:trHeight w:val="41"/>
        </w:trPr>
        <w:tc>
          <w:tcPr>
            <w:tcW w:w="776" w:type="dxa"/>
            <w:shd w:val="clear" w:color="auto" w:fill="9BC2E6"/>
            <w:noWrap/>
            <w:vAlign w:val="center"/>
            <w:hideMark/>
          </w:tcPr>
          <w:p w14:paraId="1BBA6859" w14:textId="77777777" w:rsidR="003D32A7" w:rsidRPr="009A2F8A" w:rsidRDefault="003D32A7" w:rsidP="003D32A7">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2023</w:t>
            </w:r>
          </w:p>
        </w:tc>
        <w:tc>
          <w:tcPr>
            <w:tcW w:w="2908" w:type="dxa"/>
            <w:shd w:val="clear" w:color="auto" w:fill="D9E1F2"/>
            <w:vAlign w:val="center"/>
            <w:hideMark/>
          </w:tcPr>
          <w:p w14:paraId="5941D720" w14:textId="2DD9FE7C" w:rsidR="003D32A7" w:rsidRPr="009A2F8A" w:rsidRDefault="003D32A7" w:rsidP="003D32A7">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2023 NAFSA Annual Conference &amp; Expo</w:t>
            </w:r>
          </w:p>
        </w:tc>
        <w:tc>
          <w:tcPr>
            <w:tcW w:w="1243" w:type="dxa"/>
            <w:shd w:val="clear" w:color="auto" w:fill="D9E1F2"/>
            <w:vAlign w:val="center"/>
            <w:hideMark/>
          </w:tcPr>
          <w:p w14:paraId="4DE6DAB0" w14:textId="1F04A707" w:rsidR="003D32A7" w:rsidRPr="009A2F8A" w:rsidRDefault="003D32A7" w:rsidP="003D32A7">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3</w:t>
            </w:r>
          </w:p>
        </w:tc>
        <w:tc>
          <w:tcPr>
            <w:tcW w:w="923" w:type="dxa"/>
            <w:shd w:val="clear" w:color="auto" w:fill="D9E1F2"/>
            <w:vAlign w:val="center"/>
            <w:hideMark/>
          </w:tcPr>
          <w:p w14:paraId="2C6079A4" w14:textId="10887211" w:rsidR="003D32A7" w:rsidRPr="009A2F8A" w:rsidRDefault="003D32A7" w:rsidP="003D32A7">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3</w:t>
            </w:r>
          </w:p>
        </w:tc>
        <w:tc>
          <w:tcPr>
            <w:tcW w:w="1119" w:type="dxa"/>
            <w:shd w:val="clear" w:color="auto" w:fill="D9E1F2"/>
            <w:vAlign w:val="center"/>
            <w:hideMark/>
          </w:tcPr>
          <w:p w14:paraId="0C274B0B" w14:textId="5D8CA455" w:rsidR="003D32A7" w:rsidRPr="009A2F8A" w:rsidRDefault="003D32A7" w:rsidP="003D32A7">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15</w:t>
            </w:r>
          </w:p>
        </w:tc>
        <w:tc>
          <w:tcPr>
            <w:tcW w:w="1174" w:type="dxa"/>
            <w:shd w:val="clear" w:color="auto" w:fill="D9E1F2"/>
            <w:vAlign w:val="center"/>
            <w:hideMark/>
          </w:tcPr>
          <w:p w14:paraId="5A769CE4" w14:textId="77892685" w:rsidR="003D32A7" w:rsidRPr="009A2F8A" w:rsidRDefault="003D32A7" w:rsidP="003D32A7">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15</w:t>
            </w:r>
          </w:p>
        </w:tc>
        <w:tc>
          <w:tcPr>
            <w:tcW w:w="1314" w:type="dxa"/>
            <w:shd w:val="clear" w:color="auto" w:fill="D9E1F2"/>
            <w:vAlign w:val="center"/>
            <w:hideMark/>
          </w:tcPr>
          <w:p w14:paraId="136DC400" w14:textId="6397ADC2" w:rsidR="003D32A7" w:rsidRPr="009A2F8A" w:rsidRDefault="003D32A7" w:rsidP="003D32A7">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15</w:t>
            </w:r>
          </w:p>
        </w:tc>
      </w:tr>
      <w:tr w:rsidR="008C3435" w:rsidRPr="009A2F8A" w14:paraId="747AB89D" w14:textId="77777777" w:rsidTr="697FBFEB">
        <w:trPr>
          <w:trHeight w:val="41"/>
        </w:trPr>
        <w:tc>
          <w:tcPr>
            <w:tcW w:w="776" w:type="dxa"/>
            <w:vMerge w:val="restart"/>
            <w:shd w:val="clear" w:color="auto" w:fill="F4B084"/>
            <w:noWrap/>
            <w:vAlign w:val="center"/>
            <w:hideMark/>
          </w:tcPr>
          <w:p w14:paraId="25C4F0EB" w14:textId="77777777" w:rsidR="00FB57C6" w:rsidRPr="009A2F8A" w:rsidRDefault="00FB57C6" w:rsidP="00FB57C6">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2024</w:t>
            </w:r>
          </w:p>
        </w:tc>
        <w:tc>
          <w:tcPr>
            <w:tcW w:w="2908" w:type="dxa"/>
            <w:shd w:val="clear" w:color="auto" w:fill="FCE4D6"/>
            <w:vAlign w:val="center"/>
            <w:hideMark/>
          </w:tcPr>
          <w:p w14:paraId="0F5B3A78" w14:textId="471C2DAB" w:rsidR="00FB57C6" w:rsidRPr="009A2F8A" w:rsidRDefault="00FB57C6" w:rsidP="00FB57C6">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2024 NAFSA Annual Conference &amp; Expo</w:t>
            </w:r>
          </w:p>
        </w:tc>
        <w:tc>
          <w:tcPr>
            <w:tcW w:w="1243" w:type="dxa"/>
            <w:shd w:val="clear" w:color="auto" w:fill="FCE4D6"/>
            <w:vAlign w:val="center"/>
            <w:hideMark/>
          </w:tcPr>
          <w:p w14:paraId="39DED1EE" w14:textId="1F10C746" w:rsidR="00FB57C6" w:rsidRPr="009A2F8A" w:rsidRDefault="00FB57C6" w:rsidP="00FB57C6">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3</w:t>
            </w:r>
          </w:p>
        </w:tc>
        <w:tc>
          <w:tcPr>
            <w:tcW w:w="923" w:type="dxa"/>
            <w:shd w:val="clear" w:color="auto" w:fill="FCE4D6"/>
            <w:vAlign w:val="center"/>
            <w:hideMark/>
          </w:tcPr>
          <w:p w14:paraId="3428641D" w14:textId="61B98D36" w:rsidR="00FB57C6" w:rsidRPr="009A2F8A" w:rsidRDefault="00FB57C6" w:rsidP="00FB57C6">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3</w:t>
            </w:r>
          </w:p>
        </w:tc>
        <w:tc>
          <w:tcPr>
            <w:tcW w:w="1119" w:type="dxa"/>
            <w:shd w:val="clear" w:color="auto" w:fill="FCE4D6"/>
            <w:vAlign w:val="center"/>
            <w:hideMark/>
          </w:tcPr>
          <w:p w14:paraId="0C957F69" w14:textId="266B4715" w:rsidR="00FB57C6" w:rsidRPr="009A2F8A" w:rsidRDefault="00FB57C6" w:rsidP="00FB57C6">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15</w:t>
            </w:r>
          </w:p>
        </w:tc>
        <w:tc>
          <w:tcPr>
            <w:tcW w:w="1174" w:type="dxa"/>
            <w:shd w:val="clear" w:color="auto" w:fill="FCE4D6"/>
            <w:vAlign w:val="center"/>
            <w:hideMark/>
          </w:tcPr>
          <w:p w14:paraId="5E458E93" w14:textId="7C92AAC5" w:rsidR="00FB57C6" w:rsidRPr="009A2F8A" w:rsidRDefault="00FB57C6" w:rsidP="00FB57C6">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15</w:t>
            </w:r>
          </w:p>
        </w:tc>
        <w:tc>
          <w:tcPr>
            <w:tcW w:w="1314" w:type="dxa"/>
            <w:shd w:val="clear" w:color="auto" w:fill="FCE4D6"/>
            <w:vAlign w:val="center"/>
            <w:hideMark/>
          </w:tcPr>
          <w:p w14:paraId="2D7B766B" w14:textId="21AE45F9" w:rsidR="00FB57C6" w:rsidRPr="009A2F8A" w:rsidRDefault="00FB57C6" w:rsidP="00FB57C6">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15</w:t>
            </w:r>
          </w:p>
        </w:tc>
      </w:tr>
      <w:tr w:rsidR="00FF7742" w:rsidRPr="009A2F8A" w14:paraId="02A4F8CC" w14:textId="77777777" w:rsidTr="697FBFEB">
        <w:trPr>
          <w:trHeight w:val="838"/>
        </w:trPr>
        <w:tc>
          <w:tcPr>
            <w:tcW w:w="776" w:type="dxa"/>
            <w:vMerge/>
            <w:vAlign w:val="center"/>
            <w:hideMark/>
          </w:tcPr>
          <w:p w14:paraId="6506BAB6" w14:textId="77777777" w:rsidR="00FF7742" w:rsidRPr="009A2F8A" w:rsidRDefault="00FF7742" w:rsidP="00FF7742">
            <w:pPr>
              <w:widowControl/>
              <w:rPr>
                <w:rFonts w:ascii="Times New Roman" w:eastAsia="Times New Roman" w:hAnsi="Times New Roman" w:cs="Times New Roman"/>
                <w:color w:val="000000"/>
                <w:sz w:val="24"/>
                <w:szCs w:val="24"/>
              </w:rPr>
            </w:pPr>
          </w:p>
        </w:tc>
        <w:tc>
          <w:tcPr>
            <w:tcW w:w="2908" w:type="dxa"/>
            <w:shd w:val="clear" w:color="auto" w:fill="FCE4D6"/>
            <w:vAlign w:val="center"/>
            <w:hideMark/>
          </w:tcPr>
          <w:p w14:paraId="4E35D28D" w14:textId="77777777" w:rsidR="00FF7742" w:rsidRPr="009A2F8A" w:rsidRDefault="00FF7742" w:rsidP="00FF7742">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2024 Community College for International Development (CCID) Conference</w:t>
            </w:r>
          </w:p>
        </w:tc>
        <w:tc>
          <w:tcPr>
            <w:tcW w:w="1243" w:type="dxa"/>
            <w:shd w:val="clear" w:color="auto" w:fill="FCE4D6"/>
            <w:vAlign w:val="center"/>
            <w:hideMark/>
          </w:tcPr>
          <w:p w14:paraId="01DB3D6C" w14:textId="77777777"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c>
          <w:tcPr>
            <w:tcW w:w="923" w:type="dxa"/>
            <w:shd w:val="clear" w:color="auto" w:fill="FCE4D6"/>
            <w:vAlign w:val="center"/>
            <w:hideMark/>
          </w:tcPr>
          <w:p w14:paraId="52D015AD" w14:textId="77777777"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c>
          <w:tcPr>
            <w:tcW w:w="1119" w:type="dxa"/>
            <w:shd w:val="clear" w:color="auto" w:fill="FCE4D6"/>
            <w:vAlign w:val="center"/>
            <w:hideMark/>
          </w:tcPr>
          <w:p w14:paraId="13DC6598" w14:textId="77777777"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c>
          <w:tcPr>
            <w:tcW w:w="1174" w:type="dxa"/>
            <w:shd w:val="clear" w:color="auto" w:fill="FCE4D6"/>
            <w:vAlign w:val="center"/>
            <w:hideMark/>
          </w:tcPr>
          <w:p w14:paraId="0932373D" w14:textId="77777777"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c>
          <w:tcPr>
            <w:tcW w:w="1314" w:type="dxa"/>
            <w:shd w:val="clear" w:color="auto" w:fill="FCE4D6"/>
            <w:vAlign w:val="center"/>
            <w:hideMark/>
          </w:tcPr>
          <w:p w14:paraId="667DC96B" w14:textId="77777777"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r>
      <w:tr w:rsidR="00FF7742" w:rsidRPr="009A2F8A" w14:paraId="472D5DF5" w14:textId="77777777" w:rsidTr="697FBFEB">
        <w:trPr>
          <w:trHeight w:val="41"/>
        </w:trPr>
        <w:tc>
          <w:tcPr>
            <w:tcW w:w="776" w:type="dxa"/>
            <w:vMerge/>
            <w:vAlign w:val="center"/>
            <w:hideMark/>
          </w:tcPr>
          <w:p w14:paraId="0DE9654E" w14:textId="77777777" w:rsidR="00FF7742" w:rsidRPr="009A2F8A" w:rsidRDefault="00FF7742" w:rsidP="00FF7742">
            <w:pPr>
              <w:widowControl/>
              <w:rPr>
                <w:rFonts w:ascii="Times New Roman" w:eastAsia="Times New Roman" w:hAnsi="Times New Roman" w:cs="Times New Roman"/>
                <w:color w:val="000000"/>
                <w:sz w:val="24"/>
                <w:szCs w:val="24"/>
              </w:rPr>
            </w:pPr>
          </w:p>
        </w:tc>
        <w:tc>
          <w:tcPr>
            <w:tcW w:w="2908" w:type="dxa"/>
            <w:shd w:val="clear" w:color="auto" w:fill="FCE4D6"/>
            <w:vAlign w:val="center"/>
            <w:hideMark/>
          </w:tcPr>
          <w:p w14:paraId="4DE027D8" w14:textId="15F72C91" w:rsidR="00FF7742" w:rsidRPr="009A2F8A" w:rsidRDefault="00FF7742" w:rsidP="00FF7742">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2024 Association of International Education Administrators (AIEA) Conference</w:t>
            </w:r>
          </w:p>
        </w:tc>
        <w:tc>
          <w:tcPr>
            <w:tcW w:w="1243" w:type="dxa"/>
            <w:shd w:val="clear" w:color="auto" w:fill="FCE4D6"/>
            <w:vAlign w:val="center"/>
            <w:hideMark/>
          </w:tcPr>
          <w:p w14:paraId="2B657764" w14:textId="3AE83FFA"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c>
          <w:tcPr>
            <w:tcW w:w="923" w:type="dxa"/>
            <w:shd w:val="clear" w:color="auto" w:fill="FCE4D6"/>
            <w:vAlign w:val="center"/>
            <w:hideMark/>
          </w:tcPr>
          <w:p w14:paraId="6EA1FCB6" w14:textId="409901EB"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c>
          <w:tcPr>
            <w:tcW w:w="1119" w:type="dxa"/>
            <w:shd w:val="clear" w:color="auto" w:fill="FCE4D6"/>
            <w:vAlign w:val="center"/>
            <w:hideMark/>
          </w:tcPr>
          <w:p w14:paraId="5768B399" w14:textId="290FD6D1"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c>
          <w:tcPr>
            <w:tcW w:w="1174" w:type="dxa"/>
            <w:shd w:val="clear" w:color="auto" w:fill="FCE4D6"/>
            <w:vAlign w:val="center"/>
            <w:hideMark/>
          </w:tcPr>
          <w:p w14:paraId="66BEDA8F" w14:textId="34B94014"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c>
          <w:tcPr>
            <w:tcW w:w="1314" w:type="dxa"/>
            <w:shd w:val="clear" w:color="auto" w:fill="FCE4D6"/>
            <w:vAlign w:val="center"/>
            <w:hideMark/>
          </w:tcPr>
          <w:p w14:paraId="42D381F5" w14:textId="3FF6510A"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r>
      <w:tr w:rsidR="00FF7742" w:rsidRPr="009A2F8A" w14:paraId="36D3A37A" w14:textId="77777777" w:rsidTr="697FBFEB">
        <w:trPr>
          <w:trHeight w:val="554"/>
        </w:trPr>
        <w:tc>
          <w:tcPr>
            <w:tcW w:w="776" w:type="dxa"/>
            <w:shd w:val="clear" w:color="auto" w:fill="A9D08E"/>
            <w:noWrap/>
            <w:vAlign w:val="center"/>
            <w:hideMark/>
          </w:tcPr>
          <w:p w14:paraId="6F6082C3" w14:textId="77777777" w:rsidR="00FF7742" w:rsidRPr="009A2F8A" w:rsidRDefault="00FF7742" w:rsidP="00FF7742">
            <w:pPr>
              <w:widowControl/>
              <w:jc w:val="center"/>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2025</w:t>
            </w:r>
          </w:p>
        </w:tc>
        <w:tc>
          <w:tcPr>
            <w:tcW w:w="2908" w:type="dxa"/>
            <w:shd w:val="clear" w:color="auto" w:fill="E2EFDA"/>
            <w:vAlign w:val="center"/>
            <w:hideMark/>
          </w:tcPr>
          <w:p w14:paraId="648559DD" w14:textId="09C45A52" w:rsidR="00FF7742" w:rsidRPr="009A2F8A" w:rsidRDefault="7AAE8EBB" w:rsidP="31DD96F5">
            <w:pPr>
              <w:widowControl/>
              <w:rPr>
                <w:rFonts w:ascii="Times New Roman" w:eastAsia="Times New Roman" w:hAnsi="Times New Roman" w:cs="Times New Roman"/>
                <w:i/>
                <w:iCs/>
                <w:sz w:val="24"/>
                <w:szCs w:val="24"/>
              </w:rPr>
            </w:pPr>
            <w:r w:rsidRPr="31DD96F5">
              <w:rPr>
                <w:rFonts w:ascii="Times New Roman" w:eastAsia="Times New Roman" w:hAnsi="Times New Roman" w:cs="Times New Roman"/>
                <w:i/>
                <w:iCs/>
                <w:sz w:val="24"/>
                <w:szCs w:val="24"/>
              </w:rPr>
              <w:t>2025 NAFSA Annual Conference &amp; Expo</w:t>
            </w:r>
            <w:del w:id="224" w:author="Penelope Kim" w:date="2025-12-12T15:15:00Z" w16du:dateUtc="2025-12-12T20:15:00Z">
              <w:r w:rsidR="00224ABF" w:rsidDel="00521A98">
                <w:rPr>
                  <w:rFonts w:ascii="Times New Roman" w:eastAsia="Times New Roman" w:hAnsi="Times New Roman" w:cs="Times New Roman"/>
                  <w:i/>
                  <w:iCs/>
                  <w:sz w:val="24"/>
                  <w:szCs w:val="24"/>
                </w:rPr>
                <w:delText xml:space="preserve"> (TBC) </w:delText>
              </w:r>
            </w:del>
          </w:p>
        </w:tc>
        <w:tc>
          <w:tcPr>
            <w:tcW w:w="1243" w:type="dxa"/>
            <w:shd w:val="clear" w:color="auto" w:fill="E2EFDA"/>
            <w:vAlign w:val="center"/>
            <w:hideMark/>
          </w:tcPr>
          <w:p w14:paraId="6AD56A32" w14:textId="114751DF" w:rsidR="00FF7742" w:rsidRPr="009A2F8A" w:rsidRDefault="00FF7742" w:rsidP="00FF7742">
            <w:pPr>
              <w:widowControl/>
              <w:jc w:val="center"/>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3</w:t>
            </w:r>
          </w:p>
        </w:tc>
        <w:tc>
          <w:tcPr>
            <w:tcW w:w="923" w:type="dxa"/>
            <w:shd w:val="clear" w:color="auto" w:fill="E2EFDA"/>
            <w:vAlign w:val="center"/>
            <w:hideMark/>
          </w:tcPr>
          <w:p w14:paraId="1857E41F" w14:textId="7B93A918" w:rsidR="00FF7742" w:rsidRPr="009A2F8A" w:rsidRDefault="00FF7742" w:rsidP="00FF7742">
            <w:pPr>
              <w:widowControl/>
              <w:jc w:val="center"/>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3</w:t>
            </w:r>
          </w:p>
        </w:tc>
        <w:tc>
          <w:tcPr>
            <w:tcW w:w="1119" w:type="dxa"/>
            <w:shd w:val="clear" w:color="auto" w:fill="E2EFDA"/>
            <w:vAlign w:val="center"/>
            <w:hideMark/>
          </w:tcPr>
          <w:p w14:paraId="7ED738B9" w14:textId="76817642" w:rsidR="00FF7742" w:rsidRPr="009A2F8A" w:rsidRDefault="00FF7742" w:rsidP="00FF7742">
            <w:pPr>
              <w:widowControl/>
              <w:jc w:val="center"/>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15</w:t>
            </w:r>
          </w:p>
        </w:tc>
        <w:tc>
          <w:tcPr>
            <w:tcW w:w="1174" w:type="dxa"/>
            <w:shd w:val="clear" w:color="auto" w:fill="E2EFDA"/>
            <w:vAlign w:val="center"/>
            <w:hideMark/>
          </w:tcPr>
          <w:p w14:paraId="21A80BA4" w14:textId="151B2D91" w:rsidR="00FF7742" w:rsidRPr="009A2F8A" w:rsidRDefault="00FF7742" w:rsidP="00FF7742">
            <w:pPr>
              <w:widowControl/>
              <w:jc w:val="center"/>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15</w:t>
            </w:r>
          </w:p>
        </w:tc>
        <w:tc>
          <w:tcPr>
            <w:tcW w:w="1314" w:type="dxa"/>
            <w:shd w:val="clear" w:color="auto" w:fill="E2EFDA"/>
            <w:vAlign w:val="center"/>
            <w:hideMark/>
          </w:tcPr>
          <w:p w14:paraId="46D364ED" w14:textId="2DD1C5AB" w:rsidR="00FF7742" w:rsidRPr="009A2F8A" w:rsidRDefault="00FF7742" w:rsidP="00FF7742">
            <w:pPr>
              <w:widowControl/>
              <w:jc w:val="center"/>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15</w:t>
            </w:r>
          </w:p>
        </w:tc>
      </w:tr>
      <w:tr w:rsidR="00FF7742" w:rsidRPr="009A2F8A" w14:paraId="16BCE958" w14:textId="77777777" w:rsidTr="00521A98">
        <w:tblPrEx>
          <w:tblW w:w="9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PrExChange w:id="225" w:author="Penelope Kim" w:date="2025-12-12T15:15:00Z" w16du:dateUtc="2025-12-12T20:15:00Z">
            <w:tblPrEx>
              <w:tblW w:w="9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PrEx>
          </w:tblPrExChange>
        </w:tblPrEx>
        <w:trPr>
          <w:trHeight w:val="52"/>
          <w:trPrChange w:id="226" w:author="Penelope Kim" w:date="2025-12-12T15:15:00Z" w16du:dateUtc="2025-12-12T20:15:00Z">
            <w:trPr>
              <w:trHeight w:val="52"/>
            </w:trPr>
          </w:trPrChange>
        </w:trPr>
        <w:tc>
          <w:tcPr>
            <w:tcW w:w="776" w:type="dxa"/>
            <w:shd w:val="clear" w:color="auto" w:fill="F2DBDB" w:themeFill="accent2" w:themeFillTint="33"/>
            <w:vAlign w:val="center"/>
            <w:hideMark/>
            <w:tcPrChange w:id="227" w:author="Penelope Kim" w:date="2025-12-12T15:15:00Z" w16du:dateUtc="2025-12-12T20:15:00Z">
              <w:tcPr>
                <w:tcW w:w="776" w:type="dxa"/>
                <w:shd w:val="clear" w:color="auto" w:fill="A9D08E"/>
                <w:vAlign w:val="center"/>
                <w:hideMark/>
              </w:tcPr>
            </w:tcPrChange>
          </w:tcPr>
          <w:p w14:paraId="37D0F65D" w14:textId="6F7AE913" w:rsidR="00FF7742" w:rsidRPr="009A2F8A" w:rsidRDefault="00521A98" w:rsidP="00FF7742">
            <w:pPr>
              <w:widowControl/>
              <w:rPr>
                <w:rFonts w:ascii="Times New Roman" w:eastAsia="Times New Roman" w:hAnsi="Times New Roman" w:cs="Times New Roman"/>
                <w:sz w:val="24"/>
                <w:szCs w:val="24"/>
              </w:rPr>
            </w:pPr>
            <w:ins w:id="228" w:author="Penelope Kim" w:date="2025-12-12T15:15:00Z" w16du:dateUtc="2025-12-12T20:15:00Z">
              <w:r>
                <w:rPr>
                  <w:rFonts w:ascii="Times New Roman" w:eastAsia="Times New Roman" w:hAnsi="Times New Roman" w:cs="Times New Roman"/>
                  <w:sz w:val="24"/>
                  <w:szCs w:val="24"/>
                </w:rPr>
                <w:t>2026</w:t>
              </w:r>
            </w:ins>
          </w:p>
        </w:tc>
        <w:tc>
          <w:tcPr>
            <w:tcW w:w="2908" w:type="dxa"/>
            <w:shd w:val="clear" w:color="auto" w:fill="F2DBDB" w:themeFill="accent2" w:themeFillTint="33"/>
            <w:vAlign w:val="center"/>
            <w:hideMark/>
            <w:tcPrChange w:id="229" w:author="Penelope Kim" w:date="2025-12-12T15:15:00Z" w16du:dateUtc="2025-12-12T20:15:00Z">
              <w:tcPr>
                <w:tcW w:w="2908" w:type="dxa"/>
                <w:shd w:val="clear" w:color="auto" w:fill="E2EFDA"/>
                <w:vAlign w:val="center"/>
                <w:hideMark/>
              </w:tcPr>
            </w:tcPrChange>
          </w:tcPr>
          <w:p w14:paraId="668828D2" w14:textId="6B59C5A7" w:rsidR="00FF7742" w:rsidRPr="009A2F8A" w:rsidRDefault="00521A98" w:rsidP="00FF7742">
            <w:pPr>
              <w:widowControl/>
              <w:rPr>
                <w:rFonts w:ascii="Times New Roman" w:eastAsia="Times New Roman" w:hAnsi="Times New Roman" w:cs="Times New Roman"/>
                <w:i/>
                <w:iCs/>
                <w:color w:val="000000"/>
                <w:sz w:val="24"/>
                <w:szCs w:val="24"/>
              </w:rPr>
            </w:pPr>
            <w:ins w:id="230" w:author="Penelope Kim" w:date="2025-12-12T15:16:00Z" w16du:dateUtc="2025-12-12T20:16:00Z">
              <w:r w:rsidRPr="31DD96F5">
                <w:rPr>
                  <w:rFonts w:ascii="Times New Roman" w:eastAsia="Times New Roman" w:hAnsi="Times New Roman" w:cs="Times New Roman"/>
                  <w:i/>
                  <w:iCs/>
                  <w:sz w:val="24"/>
                  <w:szCs w:val="24"/>
                </w:rPr>
                <w:t>202</w:t>
              </w:r>
              <w:r>
                <w:rPr>
                  <w:rFonts w:ascii="Times New Roman" w:eastAsia="Times New Roman" w:hAnsi="Times New Roman" w:cs="Times New Roman"/>
                  <w:i/>
                  <w:iCs/>
                  <w:sz w:val="24"/>
                  <w:szCs w:val="24"/>
                </w:rPr>
                <w:t>6</w:t>
              </w:r>
              <w:r w:rsidRPr="31DD96F5">
                <w:rPr>
                  <w:rFonts w:ascii="Times New Roman" w:eastAsia="Times New Roman" w:hAnsi="Times New Roman" w:cs="Times New Roman"/>
                  <w:i/>
                  <w:iCs/>
                  <w:sz w:val="24"/>
                  <w:szCs w:val="24"/>
                </w:rPr>
                <w:t xml:space="preserve"> NAFSA Annual Conference &amp; Expo</w:t>
              </w:r>
              <w:r w:rsidRPr="009A2F8A" w:rsidDel="00521A98">
                <w:rPr>
                  <w:rFonts w:ascii="Times New Roman" w:eastAsia="Times New Roman" w:hAnsi="Times New Roman" w:cs="Times New Roman"/>
                  <w:i/>
                  <w:iCs/>
                  <w:color w:val="000000"/>
                  <w:sz w:val="24"/>
                  <w:szCs w:val="24"/>
                </w:rPr>
                <w:t xml:space="preserve"> </w:t>
              </w:r>
            </w:ins>
            <w:del w:id="231" w:author="Penelope Kim" w:date="2025-12-12T15:16:00Z" w16du:dateUtc="2025-12-12T20:16:00Z">
              <w:r w:rsidR="00FF7742" w:rsidRPr="009A2F8A" w:rsidDel="00521A98">
                <w:rPr>
                  <w:rFonts w:ascii="Times New Roman" w:eastAsia="Times New Roman" w:hAnsi="Times New Roman" w:cs="Times New Roman"/>
                  <w:i/>
                  <w:iCs/>
                  <w:color w:val="000000"/>
                  <w:sz w:val="24"/>
                  <w:szCs w:val="24"/>
                </w:rPr>
                <w:delText>2025 Consortium on North American Higher Education Collaboration (CONAHEC)</w:delText>
              </w:r>
              <w:r w:rsidR="00224ABF" w:rsidDel="00521A98">
                <w:rPr>
                  <w:rFonts w:ascii="Times New Roman" w:eastAsia="Times New Roman" w:hAnsi="Times New Roman" w:cs="Times New Roman"/>
                  <w:i/>
                  <w:iCs/>
                  <w:color w:val="000000"/>
                  <w:sz w:val="24"/>
                  <w:szCs w:val="24"/>
                </w:rPr>
                <w:delText xml:space="preserve"> </w:delText>
              </w:r>
            </w:del>
            <w:r w:rsidR="00FB57C6">
              <w:rPr>
                <w:rFonts w:ascii="Times New Roman" w:eastAsia="Times New Roman" w:hAnsi="Times New Roman" w:cs="Times New Roman"/>
                <w:i/>
                <w:iCs/>
                <w:color w:val="000000"/>
                <w:sz w:val="24"/>
                <w:szCs w:val="24"/>
              </w:rPr>
              <w:t>(</w:t>
            </w:r>
            <w:r w:rsidR="00224ABF">
              <w:rPr>
                <w:rFonts w:ascii="Times New Roman" w:eastAsia="Times New Roman" w:hAnsi="Times New Roman" w:cs="Times New Roman"/>
                <w:i/>
                <w:iCs/>
                <w:color w:val="000000"/>
                <w:sz w:val="24"/>
                <w:szCs w:val="24"/>
              </w:rPr>
              <w:t>TBC</w:t>
            </w:r>
            <w:r w:rsidR="00FB57C6">
              <w:rPr>
                <w:rFonts w:ascii="Times New Roman" w:eastAsia="Times New Roman" w:hAnsi="Times New Roman" w:cs="Times New Roman"/>
                <w:i/>
                <w:iCs/>
                <w:color w:val="000000"/>
                <w:sz w:val="24"/>
                <w:szCs w:val="24"/>
              </w:rPr>
              <w:t>)</w:t>
            </w:r>
          </w:p>
        </w:tc>
        <w:tc>
          <w:tcPr>
            <w:tcW w:w="1243" w:type="dxa"/>
            <w:shd w:val="clear" w:color="auto" w:fill="F2DBDB" w:themeFill="accent2" w:themeFillTint="33"/>
            <w:vAlign w:val="center"/>
            <w:hideMark/>
            <w:tcPrChange w:id="232" w:author="Penelope Kim" w:date="2025-12-12T15:15:00Z" w16du:dateUtc="2025-12-12T20:15:00Z">
              <w:tcPr>
                <w:tcW w:w="1243" w:type="dxa"/>
                <w:shd w:val="clear" w:color="auto" w:fill="E2EFDA"/>
                <w:vAlign w:val="center"/>
                <w:hideMark/>
              </w:tcPr>
            </w:tcPrChange>
          </w:tcPr>
          <w:p w14:paraId="1092F4BB" w14:textId="79C86D73"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c>
          <w:tcPr>
            <w:tcW w:w="923" w:type="dxa"/>
            <w:shd w:val="clear" w:color="auto" w:fill="F2DBDB" w:themeFill="accent2" w:themeFillTint="33"/>
            <w:vAlign w:val="center"/>
            <w:hideMark/>
            <w:tcPrChange w:id="233" w:author="Penelope Kim" w:date="2025-12-12T15:15:00Z" w16du:dateUtc="2025-12-12T20:15:00Z">
              <w:tcPr>
                <w:tcW w:w="923" w:type="dxa"/>
                <w:shd w:val="clear" w:color="auto" w:fill="E2EFDA"/>
                <w:vAlign w:val="center"/>
                <w:hideMark/>
              </w:tcPr>
            </w:tcPrChange>
          </w:tcPr>
          <w:p w14:paraId="70C367BF" w14:textId="315A1344"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c>
          <w:tcPr>
            <w:tcW w:w="1119" w:type="dxa"/>
            <w:shd w:val="clear" w:color="auto" w:fill="F2DBDB" w:themeFill="accent2" w:themeFillTint="33"/>
            <w:vAlign w:val="center"/>
            <w:hideMark/>
            <w:tcPrChange w:id="234" w:author="Penelope Kim" w:date="2025-12-12T15:15:00Z" w16du:dateUtc="2025-12-12T20:15:00Z">
              <w:tcPr>
                <w:tcW w:w="1119" w:type="dxa"/>
                <w:shd w:val="clear" w:color="auto" w:fill="E2EFDA"/>
                <w:vAlign w:val="center"/>
                <w:hideMark/>
              </w:tcPr>
            </w:tcPrChange>
          </w:tcPr>
          <w:p w14:paraId="137004F9" w14:textId="14EBB6B5"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c>
          <w:tcPr>
            <w:tcW w:w="1174" w:type="dxa"/>
            <w:shd w:val="clear" w:color="auto" w:fill="F2DBDB" w:themeFill="accent2" w:themeFillTint="33"/>
            <w:vAlign w:val="center"/>
            <w:hideMark/>
            <w:tcPrChange w:id="235" w:author="Penelope Kim" w:date="2025-12-12T15:15:00Z" w16du:dateUtc="2025-12-12T20:15:00Z">
              <w:tcPr>
                <w:tcW w:w="1174" w:type="dxa"/>
                <w:shd w:val="clear" w:color="auto" w:fill="E2EFDA"/>
                <w:vAlign w:val="center"/>
                <w:hideMark/>
              </w:tcPr>
            </w:tcPrChange>
          </w:tcPr>
          <w:p w14:paraId="4B7B7E3A" w14:textId="6E1C8072"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c>
          <w:tcPr>
            <w:tcW w:w="1314" w:type="dxa"/>
            <w:shd w:val="clear" w:color="auto" w:fill="F2DBDB" w:themeFill="accent2" w:themeFillTint="33"/>
            <w:vAlign w:val="center"/>
            <w:hideMark/>
            <w:tcPrChange w:id="236" w:author="Penelope Kim" w:date="2025-12-12T15:15:00Z" w16du:dateUtc="2025-12-12T20:15:00Z">
              <w:tcPr>
                <w:tcW w:w="1314" w:type="dxa"/>
                <w:shd w:val="clear" w:color="auto" w:fill="E2EFDA"/>
                <w:vAlign w:val="center"/>
                <w:hideMark/>
              </w:tcPr>
            </w:tcPrChange>
          </w:tcPr>
          <w:p w14:paraId="5BA652A2" w14:textId="342528C8" w:rsidR="00FF7742" w:rsidRPr="009A2F8A" w:rsidRDefault="00FF7742" w:rsidP="00FF7742">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4</w:t>
            </w:r>
          </w:p>
        </w:tc>
      </w:tr>
      <w:tr w:rsidR="00FF7742" w:rsidRPr="009A2F8A" w14:paraId="01945872" w14:textId="77777777" w:rsidTr="697FBFEB">
        <w:trPr>
          <w:trHeight w:val="299"/>
        </w:trPr>
        <w:tc>
          <w:tcPr>
            <w:tcW w:w="776" w:type="dxa"/>
            <w:shd w:val="clear" w:color="auto" w:fill="DBE5F1" w:themeFill="accent1" w:themeFillTint="33"/>
            <w:noWrap/>
            <w:vAlign w:val="bottom"/>
            <w:hideMark/>
          </w:tcPr>
          <w:p w14:paraId="68509C4C" w14:textId="77777777" w:rsidR="00FF7742" w:rsidRPr="009A2F8A" w:rsidRDefault="00FF7742" w:rsidP="00FF7742">
            <w:pPr>
              <w:widowControl/>
              <w:jc w:val="center"/>
              <w:rPr>
                <w:rFonts w:ascii="Times New Roman" w:eastAsia="Times New Roman" w:hAnsi="Times New Roman" w:cs="Times New Roman"/>
                <w:color w:val="000000"/>
                <w:sz w:val="24"/>
                <w:szCs w:val="24"/>
              </w:rPr>
            </w:pPr>
          </w:p>
        </w:tc>
        <w:tc>
          <w:tcPr>
            <w:tcW w:w="2908" w:type="dxa"/>
            <w:shd w:val="clear" w:color="auto" w:fill="DBE5F1" w:themeFill="accent1" w:themeFillTint="33"/>
            <w:vAlign w:val="center"/>
            <w:hideMark/>
          </w:tcPr>
          <w:p w14:paraId="77890CD0" w14:textId="77777777" w:rsidR="00FF7742" w:rsidRPr="009A2F8A" w:rsidRDefault="00FF7742" w:rsidP="00FF7742">
            <w:pPr>
              <w:widowControl/>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Total Domestic Travel</w:t>
            </w:r>
          </w:p>
        </w:tc>
        <w:tc>
          <w:tcPr>
            <w:tcW w:w="1243" w:type="dxa"/>
            <w:shd w:val="clear" w:color="auto" w:fill="DBE5F1" w:themeFill="accent1" w:themeFillTint="33"/>
            <w:vAlign w:val="center"/>
            <w:hideMark/>
          </w:tcPr>
          <w:p w14:paraId="5FBD7568" w14:textId="13DDA595" w:rsidR="00FF7742" w:rsidRPr="009A2F8A" w:rsidRDefault="005D1C58" w:rsidP="00FF7742">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13</w:t>
            </w:r>
          </w:p>
        </w:tc>
        <w:tc>
          <w:tcPr>
            <w:tcW w:w="923" w:type="dxa"/>
            <w:shd w:val="clear" w:color="auto" w:fill="DBE5F1" w:themeFill="accent1" w:themeFillTint="33"/>
            <w:vAlign w:val="center"/>
            <w:hideMark/>
          </w:tcPr>
          <w:p w14:paraId="024DFBB7" w14:textId="39260A23" w:rsidR="00FF7742" w:rsidRPr="009A2F8A" w:rsidRDefault="004A4DC7" w:rsidP="00FF7742">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13</w:t>
            </w:r>
          </w:p>
        </w:tc>
        <w:tc>
          <w:tcPr>
            <w:tcW w:w="1119" w:type="dxa"/>
            <w:shd w:val="clear" w:color="auto" w:fill="DBE5F1" w:themeFill="accent1" w:themeFillTint="33"/>
            <w:vAlign w:val="center"/>
            <w:hideMark/>
          </w:tcPr>
          <w:p w14:paraId="04BE424C" w14:textId="4DA67E13" w:rsidR="00FF7742" w:rsidRPr="009A2F8A" w:rsidRDefault="004A4DC7" w:rsidP="00FF7742">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60</w:t>
            </w:r>
          </w:p>
        </w:tc>
        <w:tc>
          <w:tcPr>
            <w:tcW w:w="1174" w:type="dxa"/>
            <w:shd w:val="clear" w:color="auto" w:fill="DBE5F1" w:themeFill="accent1" w:themeFillTint="33"/>
            <w:vAlign w:val="center"/>
            <w:hideMark/>
          </w:tcPr>
          <w:p w14:paraId="1202148A" w14:textId="4804E386" w:rsidR="00FF7742" w:rsidRPr="009A2F8A" w:rsidRDefault="004A4DC7" w:rsidP="00FF7742">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60</w:t>
            </w:r>
          </w:p>
        </w:tc>
        <w:tc>
          <w:tcPr>
            <w:tcW w:w="1314" w:type="dxa"/>
            <w:shd w:val="clear" w:color="auto" w:fill="DBE5F1" w:themeFill="accent1" w:themeFillTint="33"/>
            <w:vAlign w:val="center"/>
            <w:hideMark/>
          </w:tcPr>
          <w:p w14:paraId="74DA9BB5" w14:textId="0E16A7AF" w:rsidR="00FF7742" w:rsidRPr="009A2F8A" w:rsidRDefault="004A4DC7" w:rsidP="00FF7742">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60</w:t>
            </w:r>
          </w:p>
        </w:tc>
      </w:tr>
    </w:tbl>
    <w:p w14:paraId="09C6A3DA" w14:textId="77777777" w:rsidR="00307E4D" w:rsidRPr="009A2F8A" w:rsidRDefault="00307E4D" w:rsidP="00307E4D">
      <w:pPr>
        <w:pStyle w:val="BodyText"/>
        <w:tabs>
          <w:tab w:val="left" w:pos="1044"/>
        </w:tabs>
        <w:ind w:left="0" w:right="70"/>
        <w:jc w:val="both"/>
        <w:rPr>
          <w:rFonts w:cs="Times New Roman"/>
        </w:rPr>
      </w:pPr>
    </w:p>
    <w:p w14:paraId="5DC4D836" w14:textId="2274D0E3" w:rsidR="000941F0" w:rsidRPr="006E6663" w:rsidRDefault="009F0964" w:rsidP="00FE5666">
      <w:pPr>
        <w:pStyle w:val="BodyText"/>
        <w:numPr>
          <w:ilvl w:val="0"/>
          <w:numId w:val="8"/>
        </w:numPr>
        <w:ind w:right="-20"/>
        <w:jc w:val="both"/>
        <w:rPr>
          <w:spacing w:val="-1"/>
        </w:rPr>
      </w:pPr>
      <w:r w:rsidRPr="006E6663">
        <w:rPr>
          <w:spacing w:val="-1"/>
        </w:rPr>
        <w:t>Domestic t</w:t>
      </w:r>
      <w:r w:rsidR="000941F0" w:rsidRPr="006E6663">
        <w:rPr>
          <w:spacing w:val="-1"/>
        </w:rPr>
        <w:t xml:space="preserve">ravel for M&amp;E data/outcome harvesting trips: POA is budgeting for one (1) staff member working on MEL to travel to collect M&amp;E data and track outcomes for the project by visiting host universities </w:t>
      </w:r>
      <w:r w:rsidR="0030553E" w:rsidRPr="006E6663">
        <w:rPr>
          <w:spacing w:val="-1"/>
        </w:rPr>
        <w:t xml:space="preserve">in the U.S. </w:t>
      </w:r>
      <w:r w:rsidR="000941F0" w:rsidRPr="006E6663">
        <w:rPr>
          <w:spacing w:val="-1"/>
        </w:rPr>
        <w:t xml:space="preserve">during </w:t>
      </w:r>
      <w:r w:rsidR="00DD0D06">
        <w:rPr>
          <w:spacing w:val="-1"/>
        </w:rPr>
        <w:t>one (1</w:t>
      </w:r>
      <w:r w:rsidR="000941F0" w:rsidRPr="006E6663">
        <w:rPr>
          <w:spacing w:val="-1"/>
        </w:rPr>
        <w:t>) trip.</w:t>
      </w:r>
    </w:p>
    <w:p w14:paraId="30144D56" w14:textId="77777777" w:rsidR="000941F0" w:rsidRPr="009A2F8A" w:rsidRDefault="000941F0" w:rsidP="00FE5666">
      <w:pPr>
        <w:pStyle w:val="ListParagraph"/>
        <w:ind w:right="-20"/>
        <w:rPr>
          <w:rFonts w:ascii="Times New Roman" w:hAnsi="Times New Roman" w:cs="Times New Roman"/>
          <w:spacing w:val="-1"/>
          <w:sz w:val="24"/>
          <w:szCs w:val="24"/>
        </w:rPr>
      </w:pPr>
    </w:p>
    <w:p w14:paraId="2F42E593" w14:textId="11BD42C2" w:rsidR="00653F39" w:rsidRPr="00C55B3D" w:rsidRDefault="009F0964" w:rsidP="00875640">
      <w:pPr>
        <w:pStyle w:val="BodyText"/>
        <w:numPr>
          <w:ilvl w:val="0"/>
          <w:numId w:val="8"/>
        </w:numPr>
        <w:ind w:right="-20"/>
        <w:jc w:val="both"/>
        <w:rPr>
          <w:rFonts w:cs="Times New Roman"/>
          <w:b/>
          <w:bCs/>
        </w:rPr>
      </w:pPr>
      <w:r>
        <w:rPr>
          <w:spacing w:val="-1"/>
        </w:rPr>
        <w:t>Domestic t</w:t>
      </w:r>
      <w:r w:rsidR="000941F0">
        <w:rPr>
          <w:spacing w:val="-1"/>
        </w:rPr>
        <w:t>ravel for conference attendance: POA is budgeting for one (1) staff member to travel to the above conferences, forums</w:t>
      </w:r>
      <w:r w:rsidR="00253A15">
        <w:rPr>
          <w:spacing w:val="-1"/>
        </w:rPr>
        <w:t>,</w:t>
      </w:r>
      <w:r w:rsidR="000941F0">
        <w:rPr>
          <w:spacing w:val="-1"/>
        </w:rPr>
        <w:t xml:space="preserve"> and events</w:t>
      </w:r>
      <w:r w:rsidR="008B2193">
        <w:rPr>
          <w:spacing w:val="-1"/>
        </w:rPr>
        <w:t xml:space="preserve"> with</w:t>
      </w:r>
      <w:r w:rsidR="000941F0">
        <w:rPr>
          <w:spacing w:val="-1"/>
        </w:rPr>
        <w:t xml:space="preserve"> </w:t>
      </w:r>
      <w:r w:rsidR="008B2193">
        <w:rPr>
          <w:spacing w:val="-1"/>
        </w:rPr>
        <w:t xml:space="preserve">exception of </w:t>
      </w:r>
      <w:r w:rsidR="008B2193" w:rsidRPr="0018102A">
        <w:rPr>
          <w:spacing w:val="-1"/>
        </w:rPr>
        <w:t>the NAFSA</w:t>
      </w:r>
      <w:r w:rsidR="008B2193">
        <w:rPr>
          <w:spacing w:val="-1"/>
        </w:rPr>
        <w:t xml:space="preserve"> conference </w:t>
      </w:r>
      <w:r w:rsidR="00450124">
        <w:rPr>
          <w:spacing w:val="-1"/>
        </w:rPr>
        <w:t xml:space="preserve">for which POA is </w:t>
      </w:r>
      <w:r w:rsidR="00450124" w:rsidRPr="008C3435">
        <w:rPr>
          <w:spacing w:val="-1"/>
        </w:rPr>
        <w:t xml:space="preserve">budgeting for three (3) staff to attend. During the NAFSA event, POA will organize workshop for 100-200 participants and present in </w:t>
      </w:r>
      <w:r w:rsidR="00224ABF" w:rsidRPr="008C3435">
        <w:rPr>
          <w:spacing w:val="-1"/>
        </w:rPr>
        <w:t xml:space="preserve">NAFSA </w:t>
      </w:r>
      <w:r w:rsidR="00450124" w:rsidRPr="008C3435">
        <w:rPr>
          <w:spacing w:val="-1"/>
        </w:rPr>
        <w:t>session</w:t>
      </w:r>
      <w:r w:rsidR="00224ABF" w:rsidRPr="008C3435">
        <w:rPr>
          <w:spacing w:val="-1"/>
        </w:rPr>
        <w:t>s.</w:t>
      </w:r>
      <w:r w:rsidR="00AD0B85" w:rsidRPr="008C3435">
        <w:rPr>
          <w:spacing w:val="-1"/>
        </w:rPr>
        <w:t xml:space="preserve"> </w:t>
      </w:r>
      <w:r w:rsidR="00224ABF" w:rsidRPr="008C3435">
        <w:rPr>
          <w:spacing w:val="-1"/>
        </w:rPr>
        <w:t xml:space="preserve">POA proposes additional </w:t>
      </w:r>
      <w:r w:rsidR="00450124" w:rsidRPr="008C3435">
        <w:rPr>
          <w:spacing w:val="-1"/>
        </w:rPr>
        <w:t xml:space="preserve">staff members </w:t>
      </w:r>
      <w:r w:rsidR="008E4C43" w:rsidRPr="008C3435">
        <w:rPr>
          <w:spacing w:val="-1"/>
        </w:rPr>
        <w:t xml:space="preserve">at NAFSA conferences </w:t>
      </w:r>
      <w:r w:rsidR="00224ABF" w:rsidRPr="008C3435">
        <w:rPr>
          <w:spacing w:val="-1"/>
        </w:rPr>
        <w:t xml:space="preserve">to ensure 100K workshop execution with 100K stakeholders from HEIs and representatives from WHA Posts, </w:t>
      </w:r>
      <w:proofErr w:type="spellStart"/>
      <w:r w:rsidR="00224ABF" w:rsidRPr="008C3435">
        <w:rPr>
          <w:spacing w:val="-1"/>
        </w:rPr>
        <w:t>EducationUSA</w:t>
      </w:r>
      <w:proofErr w:type="spellEnd"/>
      <w:r w:rsidR="00224ABF" w:rsidRPr="008C3435">
        <w:rPr>
          <w:spacing w:val="-1"/>
        </w:rPr>
        <w:t xml:space="preserve">, and other regional education experts. </w:t>
      </w:r>
      <w:r w:rsidR="001A5762" w:rsidRPr="008C3435">
        <w:rPr>
          <w:spacing w:val="-1"/>
        </w:rPr>
        <w:t>In total</w:t>
      </w:r>
      <w:r w:rsidR="008C3435">
        <w:rPr>
          <w:spacing w:val="-1"/>
        </w:rPr>
        <w:t>,</w:t>
      </w:r>
      <w:r w:rsidR="001A5762" w:rsidRPr="008C3435">
        <w:rPr>
          <w:spacing w:val="-1"/>
        </w:rPr>
        <w:t xml:space="preserve"> POA is budgeting to attend </w:t>
      </w:r>
      <w:r w:rsidR="00DD0D06" w:rsidRPr="008C3435">
        <w:rPr>
          <w:spacing w:val="-1"/>
        </w:rPr>
        <w:t>6</w:t>
      </w:r>
      <w:r w:rsidR="001A5762" w:rsidRPr="008C3435">
        <w:rPr>
          <w:spacing w:val="-1"/>
        </w:rPr>
        <w:t xml:space="preserve"> conferences, forums</w:t>
      </w:r>
      <w:r w:rsidR="00A84887" w:rsidRPr="008C3435">
        <w:rPr>
          <w:spacing w:val="-1"/>
        </w:rPr>
        <w:t>,</w:t>
      </w:r>
      <w:r w:rsidR="001A5762" w:rsidRPr="008C3435">
        <w:rPr>
          <w:spacing w:val="-1"/>
        </w:rPr>
        <w:t xml:space="preserve"> and events</w:t>
      </w:r>
      <w:r w:rsidR="00A57455" w:rsidRPr="008C3435">
        <w:rPr>
          <w:spacing w:val="-1"/>
        </w:rPr>
        <w:t xml:space="preserve">. </w:t>
      </w:r>
      <w:r w:rsidR="000941F0" w:rsidRPr="008C3435">
        <w:rPr>
          <w:spacing w:val="-1"/>
        </w:rPr>
        <w:t xml:space="preserve">The purpose of the trips is to share </w:t>
      </w:r>
      <w:r w:rsidR="00224ABF" w:rsidRPr="008C3435">
        <w:rPr>
          <w:spacing w:val="-1"/>
        </w:rPr>
        <w:t xml:space="preserve">best practices and 100K Strong opportunities </w:t>
      </w:r>
      <w:r w:rsidR="000941F0" w:rsidRPr="008C3435">
        <w:rPr>
          <w:spacing w:val="-1"/>
        </w:rPr>
        <w:t xml:space="preserve">with potential applicant </w:t>
      </w:r>
      <w:r w:rsidR="00224ABF" w:rsidRPr="008C3435">
        <w:rPr>
          <w:spacing w:val="-1"/>
        </w:rPr>
        <w:t xml:space="preserve">HEIs and current/prospective donors.  </w:t>
      </w:r>
      <w:r w:rsidR="000941F0" w:rsidRPr="008C3435">
        <w:rPr>
          <w:spacing w:val="-1"/>
        </w:rPr>
        <w:t xml:space="preserve">This outreach is critical to ensure </w:t>
      </w:r>
      <w:r w:rsidR="00224ABF" w:rsidRPr="008C3435">
        <w:rPr>
          <w:spacing w:val="-1"/>
        </w:rPr>
        <w:t>robust engagement and support of 100K Strong programming including grant c</w:t>
      </w:r>
      <w:r w:rsidR="000941F0" w:rsidRPr="008C3435">
        <w:rPr>
          <w:spacing w:val="-1"/>
        </w:rPr>
        <w:t xml:space="preserve">ompetitions. </w:t>
      </w:r>
      <w:r w:rsidR="394B9359" w:rsidRPr="008C3435">
        <w:t xml:space="preserve">In addition, POA can shift plans for the workshop to take place in </w:t>
      </w:r>
      <w:r w:rsidR="394B9359" w:rsidRPr="008C3435">
        <w:lastRenderedPageBreak/>
        <w:t xml:space="preserve">conjunction with one of the other conferences, if preferred by WHA. </w:t>
      </w:r>
    </w:p>
    <w:p w14:paraId="5FA4EAE9" w14:textId="77777777" w:rsidR="00200B07" w:rsidRPr="009A2F8A" w:rsidRDefault="00200B07" w:rsidP="0007324B">
      <w:pPr>
        <w:pStyle w:val="ListParagraph"/>
        <w:rPr>
          <w:rFonts w:ascii="Times New Roman" w:hAnsi="Times New Roman" w:cs="Times New Roman"/>
          <w:b/>
          <w:bCs/>
          <w:sz w:val="24"/>
          <w:szCs w:val="24"/>
        </w:rPr>
      </w:pPr>
    </w:p>
    <w:p w14:paraId="5A69BD45" w14:textId="6EBEDEFE" w:rsidR="00B71FE4" w:rsidRDefault="00307E2D" w:rsidP="00FE5666">
      <w:pPr>
        <w:pStyle w:val="BodyText"/>
        <w:numPr>
          <w:ilvl w:val="2"/>
          <w:numId w:val="3"/>
        </w:numPr>
        <w:tabs>
          <w:tab w:val="left" w:pos="1044"/>
        </w:tabs>
        <w:ind w:left="810" w:right="-20" w:hanging="710"/>
        <w:jc w:val="both"/>
      </w:pPr>
      <w:r w:rsidRPr="000C063C">
        <w:rPr>
          <w:b/>
          <w:spacing w:val="-1"/>
        </w:rPr>
        <w:t>Domestic M&amp;IE:</w:t>
      </w:r>
      <w:r w:rsidRPr="000C063C">
        <w:t xml:space="preserve"> </w:t>
      </w:r>
      <w:r w:rsidR="00F35715">
        <w:t>POA is</w:t>
      </w:r>
      <w:r w:rsidRPr="000C063C">
        <w:t xml:space="preserve"> budgeting </w:t>
      </w:r>
      <w:r w:rsidRPr="000C063C">
        <w:rPr>
          <w:spacing w:val="-1"/>
        </w:rPr>
        <w:t>an</w:t>
      </w:r>
      <w:r w:rsidRPr="000C063C">
        <w:t xml:space="preserve"> </w:t>
      </w:r>
      <w:r w:rsidRPr="000C063C">
        <w:rPr>
          <w:spacing w:val="-1"/>
        </w:rPr>
        <w:t>M&amp;IE</w:t>
      </w:r>
      <w:r w:rsidRPr="000C063C">
        <w:t xml:space="preserve"> </w:t>
      </w:r>
      <w:r w:rsidRPr="000C063C">
        <w:rPr>
          <w:spacing w:val="-1"/>
        </w:rPr>
        <w:t>rate</w:t>
      </w:r>
      <w:r w:rsidRPr="000C063C">
        <w:t xml:space="preserve"> of $55/day for </w:t>
      </w:r>
      <w:r w:rsidR="00DD0D06">
        <w:rPr>
          <w:spacing w:val="-1"/>
        </w:rPr>
        <w:t>60</w:t>
      </w:r>
      <w:r w:rsidR="00992349" w:rsidRPr="000C063C">
        <w:t xml:space="preserve"> </w:t>
      </w:r>
      <w:r w:rsidRPr="000C063C">
        <w:rPr>
          <w:spacing w:val="-1"/>
        </w:rPr>
        <w:t>days to cover the</w:t>
      </w:r>
      <w:r w:rsidR="00F46652">
        <w:rPr>
          <w:spacing w:val="-1"/>
        </w:rPr>
        <w:t xml:space="preserve"> </w:t>
      </w:r>
      <w:r w:rsidR="00DD0D06">
        <w:rPr>
          <w:spacing w:val="1"/>
        </w:rPr>
        <w:t>13</w:t>
      </w:r>
      <w:r w:rsidR="00DD0D06" w:rsidRPr="000C063C">
        <w:rPr>
          <w:spacing w:val="1"/>
        </w:rPr>
        <w:t xml:space="preserve"> </w:t>
      </w:r>
      <w:r w:rsidRPr="000C063C">
        <w:rPr>
          <w:spacing w:val="-1"/>
        </w:rPr>
        <w:t>trips</w:t>
      </w:r>
      <w:r w:rsidRPr="000C063C">
        <w:t>. This is a reduced M&amp;IE rate based on previous trips and a portion of the USG</w:t>
      </w:r>
      <w:r w:rsidR="00F46652">
        <w:t xml:space="preserve"> </w:t>
      </w:r>
      <w:r w:rsidRPr="000C063C">
        <w:t xml:space="preserve">government per diem rates. </w:t>
      </w:r>
      <w:r w:rsidR="00F46652" w:rsidRPr="000C063C">
        <w:rPr>
          <w:spacing w:val="1"/>
        </w:rPr>
        <w:t xml:space="preserve">The total estimated amount is </w:t>
      </w:r>
      <w:r w:rsidR="00F46652" w:rsidRPr="00583CA5">
        <w:rPr>
          <w:b/>
          <w:spacing w:val="1"/>
        </w:rPr>
        <w:t>$</w:t>
      </w:r>
      <w:r w:rsidR="00DD0D06">
        <w:rPr>
          <w:b/>
          <w:spacing w:val="1"/>
        </w:rPr>
        <w:t>3,300</w:t>
      </w:r>
      <w:r w:rsidR="00992349">
        <w:rPr>
          <w:b/>
          <w:spacing w:val="1"/>
        </w:rPr>
        <w:t>.</w:t>
      </w:r>
    </w:p>
    <w:p w14:paraId="7749E86C" w14:textId="77777777" w:rsidR="00B71FE4" w:rsidRPr="00B71FE4" w:rsidRDefault="00B71FE4" w:rsidP="00FE5666">
      <w:pPr>
        <w:pStyle w:val="BodyText"/>
        <w:tabs>
          <w:tab w:val="left" w:pos="1044"/>
        </w:tabs>
        <w:ind w:left="810" w:right="-20"/>
        <w:jc w:val="both"/>
      </w:pPr>
    </w:p>
    <w:p w14:paraId="6804D4FF" w14:textId="3EAF94A4" w:rsidR="00307E2D" w:rsidRPr="00B71FE4" w:rsidRDefault="00307E2D" w:rsidP="00FE5666">
      <w:pPr>
        <w:pStyle w:val="BodyText"/>
        <w:numPr>
          <w:ilvl w:val="2"/>
          <w:numId w:val="3"/>
        </w:numPr>
        <w:tabs>
          <w:tab w:val="left" w:pos="1044"/>
        </w:tabs>
        <w:ind w:left="810" w:right="-20" w:hanging="710"/>
        <w:jc w:val="both"/>
      </w:pPr>
      <w:r w:rsidRPr="00B71FE4">
        <w:rPr>
          <w:b/>
          <w:spacing w:val="-1"/>
        </w:rPr>
        <w:t>Domestic Lodging:</w:t>
      </w:r>
      <w:r w:rsidRPr="000C063C">
        <w:t xml:space="preserve"> </w:t>
      </w:r>
      <w:r w:rsidR="00F35715">
        <w:t>POA is</w:t>
      </w:r>
      <w:r w:rsidRPr="000C063C">
        <w:t xml:space="preserve"> budgeting a lodging rate of </w:t>
      </w:r>
      <w:r w:rsidRPr="00B71FE4">
        <w:rPr>
          <w:spacing w:val="-1"/>
        </w:rPr>
        <w:t>$9</w:t>
      </w:r>
      <w:r w:rsidR="0029616D">
        <w:rPr>
          <w:spacing w:val="-1"/>
        </w:rPr>
        <w:t>8</w:t>
      </w:r>
      <w:r w:rsidRPr="00B71FE4">
        <w:rPr>
          <w:spacing w:val="-1"/>
        </w:rPr>
        <w:t>/night</w:t>
      </w:r>
      <w:r w:rsidRPr="000C063C">
        <w:t xml:space="preserve"> </w:t>
      </w:r>
      <w:r w:rsidRPr="00B71FE4">
        <w:rPr>
          <w:spacing w:val="-1"/>
        </w:rPr>
        <w:t>based</w:t>
      </w:r>
      <w:r w:rsidRPr="000C063C">
        <w:t xml:space="preserve"> on </w:t>
      </w:r>
      <w:r w:rsidRPr="00B71FE4">
        <w:rPr>
          <w:spacing w:val="-1"/>
        </w:rPr>
        <w:t>an</w:t>
      </w:r>
      <w:r w:rsidRPr="000C063C">
        <w:t xml:space="preserve"> </w:t>
      </w:r>
      <w:r w:rsidRPr="00B71FE4">
        <w:rPr>
          <w:spacing w:val="-1"/>
        </w:rPr>
        <w:t xml:space="preserve">average </w:t>
      </w:r>
      <w:r w:rsidRPr="000C063C">
        <w:t xml:space="preserve">across a </w:t>
      </w:r>
      <w:r w:rsidRPr="00B71FE4">
        <w:rPr>
          <w:spacing w:val="-1"/>
        </w:rPr>
        <w:t xml:space="preserve">previous travel </w:t>
      </w:r>
      <w:r w:rsidRPr="000C063C">
        <w:t xml:space="preserve">and a portion of the USG government lodging per diem rates. </w:t>
      </w:r>
      <w:r w:rsidR="0029616D">
        <w:t>POA estimates</w:t>
      </w:r>
      <w:r w:rsidRPr="000C063C">
        <w:t xml:space="preserve"> </w:t>
      </w:r>
      <w:r w:rsidR="00DD0D06">
        <w:rPr>
          <w:spacing w:val="-1"/>
        </w:rPr>
        <w:t>60</w:t>
      </w:r>
      <w:r w:rsidR="00992349" w:rsidRPr="000C063C">
        <w:t xml:space="preserve"> </w:t>
      </w:r>
      <w:r w:rsidRPr="00B71FE4">
        <w:rPr>
          <w:spacing w:val="-1"/>
        </w:rPr>
        <w:t>nights</w:t>
      </w:r>
      <w:r w:rsidRPr="000C063C">
        <w:t xml:space="preserve"> to cover the</w:t>
      </w:r>
      <w:r w:rsidR="00286E38" w:rsidRPr="00B71FE4">
        <w:rPr>
          <w:spacing w:val="1"/>
        </w:rPr>
        <w:t xml:space="preserve"> </w:t>
      </w:r>
      <w:r w:rsidR="00DD0D06">
        <w:rPr>
          <w:spacing w:val="1"/>
        </w:rPr>
        <w:t>13</w:t>
      </w:r>
      <w:r w:rsidR="00992349" w:rsidRPr="00B71FE4">
        <w:rPr>
          <w:spacing w:val="1"/>
        </w:rPr>
        <w:t xml:space="preserve"> </w:t>
      </w:r>
      <w:r w:rsidRPr="000C063C">
        <w:t>trips.</w:t>
      </w:r>
      <w:r w:rsidR="00F46652" w:rsidRPr="00B71FE4">
        <w:rPr>
          <w:spacing w:val="1"/>
        </w:rPr>
        <w:t xml:space="preserve"> The total estimated amount is </w:t>
      </w:r>
      <w:r w:rsidR="00F46652" w:rsidRPr="00B71FE4">
        <w:rPr>
          <w:b/>
          <w:spacing w:val="1"/>
        </w:rPr>
        <w:t>$</w:t>
      </w:r>
      <w:r w:rsidR="00FB7C89">
        <w:rPr>
          <w:b/>
          <w:spacing w:val="1"/>
        </w:rPr>
        <w:t>5,880</w:t>
      </w:r>
      <w:r w:rsidR="00992349">
        <w:rPr>
          <w:b/>
          <w:spacing w:val="1"/>
        </w:rPr>
        <w:t>.</w:t>
      </w:r>
    </w:p>
    <w:p w14:paraId="1C6C1BD2" w14:textId="77777777" w:rsidR="00307E2D" w:rsidRPr="009A2F8A" w:rsidRDefault="00307E2D" w:rsidP="00FE5666">
      <w:pPr>
        <w:pStyle w:val="ListParagraph"/>
        <w:ind w:right="-20"/>
        <w:jc w:val="both"/>
        <w:rPr>
          <w:rFonts w:ascii="Times New Roman" w:hAnsi="Times New Roman" w:cs="Times New Roman"/>
          <w:sz w:val="24"/>
          <w:szCs w:val="24"/>
        </w:rPr>
      </w:pPr>
    </w:p>
    <w:p w14:paraId="51C93BF2" w14:textId="6D7CA027" w:rsidR="00307E2D" w:rsidRPr="009A2F8A" w:rsidRDefault="00307E2D" w:rsidP="00FE5666">
      <w:pPr>
        <w:pStyle w:val="BodyText"/>
        <w:numPr>
          <w:ilvl w:val="2"/>
          <w:numId w:val="3"/>
        </w:numPr>
        <w:tabs>
          <w:tab w:val="left" w:pos="1044"/>
        </w:tabs>
        <w:ind w:left="810" w:right="-20" w:hanging="710"/>
        <w:jc w:val="both"/>
        <w:rPr>
          <w:rFonts w:cs="Times New Roman"/>
        </w:rPr>
      </w:pPr>
      <w:r w:rsidRPr="009A2F8A">
        <w:rPr>
          <w:rFonts w:cs="Times New Roman"/>
          <w:b/>
          <w:bCs/>
        </w:rPr>
        <w:t>Domestic Local Transportation:</w:t>
      </w:r>
      <w:r w:rsidRPr="009A2F8A">
        <w:rPr>
          <w:rFonts w:cs="Times New Roman"/>
        </w:rPr>
        <w:t xml:space="preserve"> </w:t>
      </w:r>
      <w:r w:rsidR="00F35715" w:rsidRPr="009A2F8A">
        <w:rPr>
          <w:rFonts w:cs="Times New Roman"/>
        </w:rPr>
        <w:t>POA is</w:t>
      </w:r>
      <w:r w:rsidRPr="009A2F8A">
        <w:rPr>
          <w:rFonts w:cs="Times New Roman"/>
        </w:rPr>
        <w:t xml:space="preserve"> budgeting an average of $</w:t>
      </w:r>
      <w:r w:rsidR="00061768" w:rsidRPr="009A2F8A">
        <w:rPr>
          <w:rFonts w:cs="Times New Roman"/>
        </w:rPr>
        <w:t>5</w:t>
      </w:r>
      <w:r w:rsidRPr="009A2F8A">
        <w:rPr>
          <w:rFonts w:cs="Times New Roman"/>
        </w:rPr>
        <w:t xml:space="preserve">0/day for </w:t>
      </w:r>
      <w:r w:rsidR="00DD0D06">
        <w:rPr>
          <w:spacing w:val="-1"/>
        </w:rPr>
        <w:t>60</w:t>
      </w:r>
      <w:r w:rsidR="00992349" w:rsidRPr="000C063C">
        <w:t xml:space="preserve"> </w:t>
      </w:r>
      <w:r w:rsidRPr="009A2F8A">
        <w:rPr>
          <w:rFonts w:cs="Times New Roman"/>
        </w:rPr>
        <w:t>days during domestic travel, to cover taxis</w:t>
      </w:r>
      <w:r w:rsidR="00441B1E" w:rsidRPr="009A2F8A">
        <w:rPr>
          <w:rFonts w:cs="Times New Roman"/>
        </w:rPr>
        <w:t>, subways, buses, metro, and trains</w:t>
      </w:r>
      <w:r w:rsidRPr="009A2F8A">
        <w:rPr>
          <w:rFonts w:cs="Times New Roman"/>
        </w:rPr>
        <w:t xml:space="preserve"> to cover the </w:t>
      </w:r>
      <w:r w:rsidR="00DD0D06">
        <w:rPr>
          <w:spacing w:val="1"/>
        </w:rPr>
        <w:t>13</w:t>
      </w:r>
      <w:r w:rsidR="00286E38" w:rsidRPr="000C063C">
        <w:rPr>
          <w:spacing w:val="1"/>
        </w:rPr>
        <w:t xml:space="preserve"> </w:t>
      </w:r>
      <w:r w:rsidRPr="009A2F8A">
        <w:rPr>
          <w:rFonts w:cs="Times New Roman"/>
        </w:rPr>
        <w:t xml:space="preserve">trips. </w:t>
      </w:r>
      <w:r w:rsidR="00F46652" w:rsidRPr="000C063C">
        <w:rPr>
          <w:spacing w:val="1"/>
        </w:rPr>
        <w:t xml:space="preserve">The total estimated amount is </w:t>
      </w:r>
      <w:r w:rsidR="00F46652" w:rsidRPr="00583CA5">
        <w:rPr>
          <w:b/>
          <w:spacing w:val="1"/>
        </w:rPr>
        <w:t>$</w:t>
      </w:r>
      <w:r w:rsidR="00FB7C89">
        <w:rPr>
          <w:b/>
          <w:spacing w:val="1"/>
        </w:rPr>
        <w:t>3</w:t>
      </w:r>
      <w:r w:rsidR="00F46652">
        <w:rPr>
          <w:b/>
          <w:spacing w:val="1"/>
        </w:rPr>
        <w:t>,</w:t>
      </w:r>
      <w:r w:rsidR="00061768">
        <w:rPr>
          <w:b/>
          <w:spacing w:val="1"/>
        </w:rPr>
        <w:t>000</w:t>
      </w:r>
      <w:r w:rsidR="00F46652" w:rsidRPr="000C063C">
        <w:rPr>
          <w:spacing w:val="-1"/>
        </w:rPr>
        <w:t>.</w:t>
      </w:r>
    </w:p>
    <w:p w14:paraId="48E31EFB" w14:textId="77777777" w:rsidR="00A81426" w:rsidRPr="009A2F8A" w:rsidRDefault="00A81426" w:rsidP="0007324B">
      <w:pPr>
        <w:spacing w:before="4"/>
        <w:rPr>
          <w:rFonts w:ascii="Times New Roman" w:eastAsia="Times New Roman" w:hAnsi="Times New Roman" w:cs="Times New Roman"/>
          <w:sz w:val="24"/>
          <w:szCs w:val="24"/>
        </w:rPr>
      </w:pPr>
    </w:p>
    <w:p w14:paraId="4C285E86" w14:textId="77777777" w:rsidR="00A81426" w:rsidRPr="009A2F8A" w:rsidRDefault="00A81426" w:rsidP="0007324B">
      <w:pPr>
        <w:ind w:left="109"/>
        <w:rPr>
          <w:rFonts w:ascii="Times New Roman" w:eastAsia="Times New Roman" w:hAnsi="Times New Roman" w:cs="Times New Roman"/>
          <w:sz w:val="24"/>
          <w:szCs w:val="24"/>
        </w:rPr>
      </w:pPr>
      <w:r w:rsidRPr="009A2F8A">
        <w:rPr>
          <w:rFonts w:ascii="Times New Roman" w:hAnsi="Times New Roman" w:cs="Times New Roman"/>
          <w:noProof/>
          <w:sz w:val="24"/>
          <w:szCs w:val="24"/>
          <w:shd w:val="clear" w:color="auto" w:fill="E6E6E6"/>
        </w:rPr>
        <mc:AlternateContent>
          <mc:Choice Requires="wps">
            <w:drawing>
              <wp:inline distT="0" distB="0" distL="0" distR="0" wp14:anchorId="739502FD" wp14:editId="4BF25D6F">
                <wp:extent cx="5943600" cy="683172"/>
                <wp:effectExtent l="0" t="0" r="12700" b="1587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8317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3246BB" w14:textId="556BAE4C" w:rsidR="00A81426" w:rsidRPr="004D3836" w:rsidRDefault="00733E1A" w:rsidP="00A81426">
                            <w:pPr>
                              <w:spacing w:before="69" w:line="251" w:lineRule="exact"/>
                              <w:ind w:left="2"/>
                              <w:jc w:val="center"/>
                              <w:rPr>
                                <w:rFonts w:ascii="Times New Roman" w:eastAsia="Times New Roman" w:hAnsi="Times New Roman" w:cs="Times New Roman"/>
                                <w:sz w:val="24"/>
                                <w:szCs w:val="24"/>
                              </w:rPr>
                            </w:pPr>
                            <w:r w:rsidRPr="004D3836">
                              <w:rPr>
                                <w:rFonts w:ascii="Times New Roman"/>
                                <w:b/>
                                <w:spacing w:val="-1"/>
                                <w:sz w:val="24"/>
                                <w:szCs w:val="24"/>
                              </w:rPr>
                              <w:t>Supplies</w:t>
                            </w:r>
                          </w:p>
                          <w:p w14:paraId="6CD05291" w14:textId="7AFCC83A" w:rsidR="00A81426" w:rsidRPr="004D3836" w:rsidRDefault="00A81426" w:rsidP="00A81426">
                            <w:pPr>
                              <w:jc w:val="center"/>
                              <w:rPr>
                                <w:rFonts w:ascii="Times New Roman" w:hAnsi="Times New Roman" w:cs="Times New Roman"/>
                                <w:bCs/>
                                <w:sz w:val="24"/>
                                <w:szCs w:val="24"/>
                              </w:rPr>
                            </w:pPr>
                            <w:r w:rsidRPr="004D3836">
                              <w:rPr>
                                <w:rFonts w:ascii="Times New Roman" w:hAnsi="Times New Roman" w:cs="Times New Roman"/>
                                <w:bCs/>
                                <w:sz w:val="24"/>
                                <w:szCs w:val="24"/>
                              </w:rPr>
                              <w:t>WHA Funds Requested: $</w:t>
                            </w:r>
                            <w:r w:rsidR="00733E1A" w:rsidRPr="004D3836">
                              <w:rPr>
                                <w:rFonts w:ascii="Times New Roman" w:hAnsi="Times New Roman" w:cs="Times New Roman"/>
                                <w:bCs/>
                                <w:sz w:val="24"/>
                                <w:szCs w:val="24"/>
                              </w:rPr>
                              <w:t>550</w:t>
                            </w:r>
                          </w:p>
                          <w:p w14:paraId="06D910A1" w14:textId="30FCC272" w:rsidR="00A81426" w:rsidRPr="004D3836" w:rsidRDefault="00A81426" w:rsidP="00A81426">
                            <w:pPr>
                              <w:spacing w:before="80"/>
                              <w:ind w:left="3211" w:right="3209"/>
                              <w:jc w:val="center"/>
                              <w:rPr>
                                <w:rFonts w:ascii="Times New Roman"/>
                                <w:b/>
                                <w:bCs/>
                                <w:spacing w:val="-1"/>
                                <w:sz w:val="24"/>
                                <w:szCs w:val="24"/>
                              </w:rPr>
                            </w:pPr>
                            <w:r w:rsidRPr="004D3836">
                              <w:rPr>
                                <w:rFonts w:ascii="Times New Roman"/>
                                <w:b/>
                                <w:bCs/>
                                <w:spacing w:val="-1"/>
                                <w:sz w:val="24"/>
                                <w:szCs w:val="24"/>
                              </w:rPr>
                              <w:t>Subtotal</w:t>
                            </w:r>
                            <w:r w:rsidRPr="004D3836">
                              <w:rPr>
                                <w:rFonts w:ascii="Times New Roman"/>
                                <w:b/>
                                <w:bCs/>
                                <w:spacing w:val="1"/>
                                <w:sz w:val="24"/>
                                <w:szCs w:val="24"/>
                              </w:rPr>
                              <w:t xml:space="preserve"> </w:t>
                            </w:r>
                            <w:r w:rsidR="00733E1A" w:rsidRPr="004D3836">
                              <w:rPr>
                                <w:rFonts w:ascii="Times New Roman"/>
                                <w:b/>
                                <w:bCs/>
                                <w:spacing w:val="-1"/>
                                <w:sz w:val="24"/>
                                <w:szCs w:val="24"/>
                              </w:rPr>
                              <w:t>Supplies</w:t>
                            </w:r>
                            <w:r w:rsidRPr="004D3836">
                              <w:rPr>
                                <w:rFonts w:ascii="Times New Roman"/>
                                <w:b/>
                                <w:bCs/>
                                <w:spacing w:val="-1"/>
                                <w:sz w:val="24"/>
                                <w:szCs w:val="24"/>
                              </w:rPr>
                              <w:t>:</w:t>
                            </w:r>
                            <w:r w:rsidRPr="004D3836">
                              <w:rPr>
                                <w:rFonts w:ascii="Times New Roman"/>
                                <w:b/>
                                <w:bCs/>
                                <w:spacing w:val="-2"/>
                                <w:sz w:val="24"/>
                                <w:szCs w:val="24"/>
                              </w:rPr>
                              <w:t xml:space="preserve"> </w:t>
                            </w:r>
                            <w:r w:rsidRPr="004D3836">
                              <w:rPr>
                                <w:rFonts w:ascii="Times New Roman"/>
                                <w:b/>
                                <w:bCs/>
                                <w:spacing w:val="-1"/>
                                <w:sz w:val="24"/>
                                <w:szCs w:val="24"/>
                              </w:rPr>
                              <w:t>$</w:t>
                            </w:r>
                            <w:r w:rsidR="00733E1A" w:rsidRPr="004D3836">
                              <w:rPr>
                                <w:rFonts w:ascii="Times New Roman"/>
                                <w:b/>
                                <w:bCs/>
                                <w:spacing w:val="-1"/>
                                <w:sz w:val="24"/>
                                <w:szCs w:val="24"/>
                              </w:rPr>
                              <w:t>55</w:t>
                            </w:r>
                            <w:r w:rsidRPr="004D3836">
                              <w:rPr>
                                <w:rFonts w:ascii="Times New Roman"/>
                                <w:b/>
                                <w:bCs/>
                                <w:spacing w:val="-1"/>
                                <w:sz w:val="24"/>
                                <w:szCs w:val="24"/>
                              </w:rPr>
                              <w:t>0</w:t>
                            </w:r>
                          </w:p>
                          <w:p w14:paraId="505FA696" w14:textId="77777777" w:rsidR="00A81426" w:rsidRPr="004D3836" w:rsidRDefault="00A81426" w:rsidP="00A81426">
                            <w:pPr>
                              <w:spacing w:before="1"/>
                              <w:ind w:left="1"/>
                              <w:jc w:val="center"/>
                              <w:rPr>
                                <w:rFonts w:ascii="Times New Roman" w:eastAsia="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shape w14:anchorId="739502FD" id="Text Box 2" o:spid="_x0000_s1030" type="#_x0000_t202" style="width:468pt;height:5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" filled="f">
                <v:textbox inset="0,0,0,0">
                  <w:txbxContent>
                    <w:p w14:paraId="5D3246BB" w14:textId="556BAE4C" w:rsidR="00A81426" w:rsidRPr="004D3836" w:rsidRDefault="00733E1A" w:rsidP="00A81426">
                      <w:pPr>
                        <w:spacing w:before="69" w:line="251" w:lineRule="exact"/>
                        <w:ind w:left="2"/>
                        <w:jc w:val="center"/>
                        <w:rPr>
                          <w:rFonts w:ascii="Times New Roman" w:eastAsia="Times New Roman" w:hAnsi="Times New Roman" w:cs="Times New Roman"/>
                          <w:sz w:val="24"/>
                          <w:szCs w:val="24"/>
                        </w:rPr>
                      </w:pPr>
                      <w:r w:rsidRPr="004D3836">
                        <w:rPr>
                          <w:rFonts w:ascii="Times New Roman"/>
                          <w:b/>
                          <w:spacing w:val="-1"/>
                          <w:sz w:val="24"/>
                          <w:szCs w:val="24"/>
                        </w:rPr>
                        <w:t>Supplies</w:t>
                      </w:r>
                    </w:p>
                    <w:p w14:paraId="6CD05291" w14:textId="7AFCC83A" w:rsidR="00A81426" w:rsidRPr="004D3836" w:rsidRDefault="00A81426" w:rsidP="00A81426">
                      <w:pPr>
                        <w:jc w:val="center"/>
                        <w:rPr>
                          <w:rFonts w:ascii="Times New Roman" w:hAnsi="Times New Roman" w:cs="Times New Roman"/>
                          <w:bCs/>
                          <w:sz w:val="24"/>
                          <w:szCs w:val="24"/>
                        </w:rPr>
                      </w:pPr>
                      <w:r w:rsidRPr="004D3836">
                        <w:rPr>
                          <w:rFonts w:ascii="Times New Roman" w:hAnsi="Times New Roman" w:cs="Times New Roman"/>
                          <w:bCs/>
                          <w:sz w:val="24"/>
                          <w:szCs w:val="24"/>
                        </w:rPr>
                        <w:t>WHA Funds Requested: $</w:t>
                      </w:r>
                      <w:r w:rsidR="00733E1A" w:rsidRPr="004D3836">
                        <w:rPr>
                          <w:rFonts w:ascii="Times New Roman" w:hAnsi="Times New Roman" w:cs="Times New Roman"/>
                          <w:bCs/>
                          <w:sz w:val="24"/>
                          <w:szCs w:val="24"/>
                        </w:rPr>
                        <w:t>550</w:t>
                      </w:r>
                    </w:p>
                    <w:p w14:paraId="06D910A1" w14:textId="30FCC272" w:rsidR="00A81426" w:rsidRPr="004D3836" w:rsidRDefault="00A81426" w:rsidP="00A81426">
                      <w:pPr>
                        <w:spacing w:before="80"/>
                        <w:ind w:left="3211" w:right="3209"/>
                        <w:jc w:val="center"/>
                        <w:rPr>
                          <w:rFonts w:ascii="Times New Roman"/>
                          <w:b/>
                          <w:bCs/>
                          <w:spacing w:val="-1"/>
                          <w:sz w:val="24"/>
                          <w:szCs w:val="24"/>
                        </w:rPr>
                      </w:pPr>
                      <w:r w:rsidRPr="004D3836">
                        <w:rPr>
                          <w:rFonts w:ascii="Times New Roman"/>
                          <w:b/>
                          <w:bCs/>
                          <w:spacing w:val="-1"/>
                          <w:sz w:val="24"/>
                          <w:szCs w:val="24"/>
                        </w:rPr>
                        <w:t>Subtotal</w:t>
                      </w:r>
                      <w:r w:rsidRPr="004D3836">
                        <w:rPr>
                          <w:rFonts w:ascii="Times New Roman"/>
                          <w:b/>
                          <w:bCs/>
                          <w:spacing w:val="1"/>
                          <w:sz w:val="24"/>
                          <w:szCs w:val="24"/>
                        </w:rPr>
                        <w:t xml:space="preserve"> </w:t>
                      </w:r>
                      <w:r w:rsidR="00733E1A" w:rsidRPr="004D3836">
                        <w:rPr>
                          <w:rFonts w:ascii="Times New Roman"/>
                          <w:b/>
                          <w:bCs/>
                          <w:spacing w:val="-1"/>
                          <w:sz w:val="24"/>
                          <w:szCs w:val="24"/>
                        </w:rPr>
                        <w:t>Supplies</w:t>
                      </w:r>
                      <w:r w:rsidRPr="004D3836">
                        <w:rPr>
                          <w:rFonts w:ascii="Times New Roman"/>
                          <w:b/>
                          <w:bCs/>
                          <w:spacing w:val="-1"/>
                          <w:sz w:val="24"/>
                          <w:szCs w:val="24"/>
                        </w:rPr>
                        <w:t>:</w:t>
                      </w:r>
                      <w:r w:rsidRPr="004D3836">
                        <w:rPr>
                          <w:rFonts w:ascii="Times New Roman"/>
                          <w:b/>
                          <w:bCs/>
                          <w:spacing w:val="-2"/>
                          <w:sz w:val="24"/>
                          <w:szCs w:val="24"/>
                        </w:rPr>
                        <w:t xml:space="preserve"> </w:t>
                      </w:r>
                      <w:r w:rsidRPr="004D3836">
                        <w:rPr>
                          <w:rFonts w:ascii="Times New Roman"/>
                          <w:b/>
                          <w:bCs/>
                          <w:spacing w:val="-1"/>
                          <w:sz w:val="24"/>
                          <w:szCs w:val="24"/>
                        </w:rPr>
                        <w:t>$</w:t>
                      </w:r>
                      <w:r w:rsidR="00733E1A" w:rsidRPr="004D3836">
                        <w:rPr>
                          <w:rFonts w:ascii="Times New Roman"/>
                          <w:b/>
                          <w:bCs/>
                          <w:spacing w:val="-1"/>
                          <w:sz w:val="24"/>
                          <w:szCs w:val="24"/>
                        </w:rPr>
                        <w:t>55</w:t>
                      </w:r>
                      <w:r w:rsidRPr="004D3836">
                        <w:rPr>
                          <w:rFonts w:ascii="Times New Roman"/>
                          <w:b/>
                          <w:bCs/>
                          <w:spacing w:val="-1"/>
                          <w:sz w:val="24"/>
                          <w:szCs w:val="24"/>
                        </w:rPr>
                        <w:t>0</w:t>
                      </w:r>
                    </w:p>
                    <w:p w14:paraId="505FA696" w14:textId="77777777" w:rsidR="00A81426" w:rsidRPr="004D3836" w:rsidRDefault="00A81426" w:rsidP="00A81426">
                      <w:pPr>
                        <w:spacing w:before="1"/>
                        <w:ind w:left="1"/>
                        <w:jc w:val="center"/>
                        <w:rPr>
                          <w:rFonts w:ascii="Times New Roman" w:eastAsia="Times New Roman" w:hAnsi="Times New Roman" w:cs="Times New Roman"/>
                          <w:sz w:val="24"/>
                          <w:szCs w:val="24"/>
                        </w:rPr>
                      </w:pPr>
                    </w:p>
                  </w:txbxContent>
                </v:textbox>
                <w10:anchorlock/>
              </v:shape>
            </w:pict>
          </mc:Fallback>
        </mc:AlternateContent>
      </w:r>
    </w:p>
    <w:p w14:paraId="43BF09BB" w14:textId="77777777" w:rsidR="00A81426" w:rsidRPr="009A2F8A" w:rsidRDefault="00A81426" w:rsidP="0007324B">
      <w:pPr>
        <w:spacing w:before="3"/>
        <w:rPr>
          <w:rFonts w:ascii="Times New Roman" w:eastAsia="Times New Roman" w:hAnsi="Times New Roman" w:cs="Times New Roman"/>
          <w:sz w:val="24"/>
          <w:szCs w:val="24"/>
        </w:rPr>
      </w:pPr>
    </w:p>
    <w:p w14:paraId="12E5169D" w14:textId="131CC3FF" w:rsidR="00A81426" w:rsidRPr="009A2F8A" w:rsidRDefault="00082D73" w:rsidP="0007324B">
      <w:pPr>
        <w:spacing w:before="72"/>
        <w:ind w:left="260"/>
        <w:jc w:val="both"/>
        <w:rPr>
          <w:rFonts w:ascii="Times New Roman" w:eastAsia="Times New Roman" w:hAnsi="Times New Roman" w:cs="Times New Roman"/>
          <w:sz w:val="24"/>
          <w:szCs w:val="24"/>
        </w:rPr>
      </w:pPr>
      <w:r w:rsidRPr="009A2F8A">
        <w:rPr>
          <w:rFonts w:ascii="Times New Roman" w:hAnsi="Times New Roman" w:cs="Times New Roman"/>
          <w:b/>
          <w:sz w:val="24"/>
          <w:szCs w:val="24"/>
        </w:rPr>
        <w:t>E</w:t>
      </w:r>
      <w:r w:rsidR="00A81426" w:rsidRPr="009A2F8A">
        <w:rPr>
          <w:rFonts w:ascii="Times New Roman" w:hAnsi="Times New Roman" w:cs="Times New Roman"/>
          <w:b/>
          <w:sz w:val="24"/>
          <w:szCs w:val="24"/>
        </w:rPr>
        <w:t xml:space="preserve">. </w:t>
      </w:r>
      <w:r w:rsidR="008366B9">
        <w:rPr>
          <w:rFonts w:ascii="Times New Roman" w:hAnsi="Times New Roman" w:cs="Times New Roman"/>
          <w:b/>
          <w:spacing w:val="-1"/>
          <w:sz w:val="24"/>
          <w:szCs w:val="24"/>
        </w:rPr>
        <w:t>Supplies</w:t>
      </w:r>
    </w:p>
    <w:p w14:paraId="79A14A0A" w14:textId="77777777" w:rsidR="00A81426" w:rsidRPr="009A2F8A" w:rsidRDefault="00A81426" w:rsidP="0007324B">
      <w:pPr>
        <w:rPr>
          <w:rFonts w:ascii="Times New Roman" w:eastAsia="Times New Roman" w:hAnsi="Times New Roman" w:cs="Times New Roman"/>
          <w:b/>
          <w:sz w:val="24"/>
          <w:szCs w:val="24"/>
        </w:rPr>
      </w:pPr>
    </w:p>
    <w:p w14:paraId="645BE553" w14:textId="77777777" w:rsidR="006D50C6" w:rsidRPr="009A2F8A" w:rsidRDefault="00082D73" w:rsidP="0007324B">
      <w:pPr>
        <w:ind w:left="260"/>
        <w:jc w:val="both"/>
        <w:rPr>
          <w:rFonts w:ascii="Times New Roman" w:hAnsi="Times New Roman" w:cs="Times New Roman"/>
          <w:spacing w:val="-1"/>
          <w:sz w:val="24"/>
          <w:szCs w:val="24"/>
        </w:rPr>
      </w:pPr>
      <w:r w:rsidRPr="009A2F8A">
        <w:rPr>
          <w:rFonts w:ascii="Times New Roman" w:hAnsi="Times New Roman" w:cs="Times New Roman"/>
          <w:b/>
          <w:sz w:val="24"/>
          <w:szCs w:val="24"/>
        </w:rPr>
        <w:t>E</w:t>
      </w:r>
      <w:r w:rsidR="00A81426" w:rsidRPr="009A2F8A">
        <w:rPr>
          <w:rFonts w:ascii="Times New Roman" w:hAnsi="Times New Roman" w:cs="Times New Roman"/>
          <w:b/>
          <w:sz w:val="24"/>
          <w:szCs w:val="24"/>
        </w:rPr>
        <w:t>.1</w:t>
      </w:r>
      <w:r w:rsidRPr="009A2F8A">
        <w:rPr>
          <w:rFonts w:ascii="Times New Roman" w:hAnsi="Times New Roman" w:cs="Times New Roman"/>
          <w:b/>
          <w:sz w:val="24"/>
          <w:szCs w:val="24"/>
        </w:rPr>
        <w:t xml:space="preserve"> Tablet for In-Person Innovation Network Sign-ups</w:t>
      </w:r>
      <w:r w:rsidR="00A81426" w:rsidRPr="009A2F8A">
        <w:rPr>
          <w:rFonts w:ascii="Times New Roman" w:hAnsi="Times New Roman" w:cs="Times New Roman"/>
          <w:b/>
          <w:bCs/>
          <w:spacing w:val="-1"/>
          <w:sz w:val="24"/>
          <w:szCs w:val="24"/>
        </w:rPr>
        <w:t>:</w:t>
      </w:r>
      <w:r w:rsidR="00A81426" w:rsidRPr="009A2F8A">
        <w:rPr>
          <w:rFonts w:ascii="Times New Roman" w:hAnsi="Times New Roman" w:cs="Times New Roman"/>
          <w:spacing w:val="-1"/>
          <w:sz w:val="24"/>
          <w:szCs w:val="24"/>
        </w:rPr>
        <w:t xml:space="preserve"> </w:t>
      </w:r>
    </w:p>
    <w:p w14:paraId="45406069" w14:textId="4FEA235F" w:rsidR="004C78A6" w:rsidRPr="009A2F8A" w:rsidRDefault="00A81426" w:rsidP="0007324B">
      <w:pPr>
        <w:ind w:left="260"/>
        <w:jc w:val="both"/>
        <w:rPr>
          <w:rFonts w:ascii="Times New Roman" w:hAnsi="Times New Roman" w:cs="Times New Roman"/>
          <w:b/>
          <w:sz w:val="24"/>
          <w:szCs w:val="24"/>
        </w:rPr>
      </w:pPr>
      <w:r w:rsidRPr="009A2F8A">
        <w:rPr>
          <w:rFonts w:ascii="Times New Roman" w:hAnsi="Times New Roman" w:cs="Times New Roman"/>
          <w:spacing w:val="-1"/>
          <w:sz w:val="24"/>
          <w:szCs w:val="24"/>
        </w:rPr>
        <w:t>POA will allocate funds</w:t>
      </w:r>
      <w:r w:rsidR="00D247BC" w:rsidRPr="009A2F8A">
        <w:rPr>
          <w:rFonts w:ascii="Times New Roman" w:hAnsi="Times New Roman" w:cs="Times New Roman"/>
          <w:spacing w:val="-1"/>
          <w:sz w:val="24"/>
          <w:szCs w:val="24"/>
        </w:rPr>
        <w:t xml:space="preserve"> to purchase two (2) new tablets to facilitate sign up and encourage</w:t>
      </w:r>
      <w:r w:rsidR="006541D3" w:rsidRPr="009A2F8A">
        <w:rPr>
          <w:rFonts w:ascii="Times New Roman" w:hAnsi="Times New Roman" w:cs="Times New Roman"/>
          <w:spacing w:val="-1"/>
          <w:sz w:val="24"/>
          <w:szCs w:val="24"/>
        </w:rPr>
        <w:t xml:space="preserve"> individuals and universities to register in-person at 100K events. POA estimates each tablet at $2</w:t>
      </w:r>
      <w:r w:rsidR="00430009" w:rsidRPr="009A2F8A">
        <w:rPr>
          <w:rFonts w:ascii="Times New Roman" w:hAnsi="Times New Roman" w:cs="Times New Roman"/>
          <w:spacing w:val="-1"/>
          <w:sz w:val="24"/>
          <w:szCs w:val="24"/>
        </w:rPr>
        <w:t>7</w:t>
      </w:r>
      <w:r w:rsidR="006541D3" w:rsidRPr="009A2F8A">
        <w:rPr>
          <w:rFonts w:ascii="Times New Roman" w:hAnsi="Times New Roman" w:cs="Times New Roman"/>
          <w:spacing w:val="-1"/>
          <w:sz w:val="24"/>
          <w:szCs w:val="24"/>
        </w:rPr>
        <w:t>5</w:t>
      </w:r>
      <w:r w:rsidR="00430009" w:rsidRPr="009A2F8A">
        <w:rPr>
          <w:rFonts w:ascii="Times New Roman" w:hAnsi="Times New Roman" w:cs="Times New Roman"/>
          <w:spacing w:val="-1"/>
          <w:sz w:val="24"/>
          <w:szCs w:val="24"/>
        </w:rPr>
        <w:t xml:space="preserve"> for a total cost of </w:t>
      </w:r>
      <w:r w:rsidR="00430009" w:rsidRPr="009A2F8A">
        <w:rPr>
          <w:rFonts w:ascii="Times New Roman" w:hAnsi="Times New Roman" w:cs="Times New Roman"/>
          <w:b/>
          <w:bCs/>
          <w:spacing w:val="-1"/>
          <w:sz w:val="24"/>
          <w:szCs w:val="24"/>
        </w:rPr>
        <w:t>$550</w:t>
      </w:r>
      <w:r w:rsidR="00430009" w:rsidRPr="009A2F8A">
        <w:rPr>
          <w:rFonts w:ascii="Times New Roman" w:hAnsi="Times New Roman" w:cs="Times New Roman"/>
          <w:spacing w:val="-1"/>
          <w:sz w:val="24"/>
          <w:szCs w:val="24"/>
        </w:rPr>
        <w:t>.</w:t>
      </w:r>
    </w:p>
    <w:p w14:paraId="0B1688BF" w14:textId="77777777" w:rsidR="00082D73" w:rsidRPr="009A2F8A" w:rsidRDefault="00082D73" w:rsidP="0007324B">
      <w:pPr>
        <w:ind w:left="260"/>
        <w:jc w:val="both"/>
        <w:rPr>
          <w:rFonts w:ascii="Times New Roman" w:hAnsi="Times New Roman" w:cs="Times New Roman"/>
          <w:spacing w:val="-1"/>
          <w:sz w:val="24"/>
          <w:szCs w:val="24"/>
        </w:rPr>
      </w:pPr>
    </w:p>
    <w:p w14:paraId="51BF8199" w14:textId="587B2355" w:rsidR="00513BA6" w:rsidRPr="009A2F8A" w:rsidRDefault="00865BE0" w:rsidP="0007324B">
      <w:pPr>
        <w:ind w:left="109"/>
        <w:rPr>
          <w:rFonts w:ascii="Times New Roman" w:eastAsia="Times New Roman" w:hAnsi="Times New Roman" w:cs="Times New Roman"/>
          <w:sz w:val="24"/>
          <w:szCs w:val="24"/>
        </w:rPr>
      </w:pPr>
      <w:r w:rsidRPr="009A2F8A">
        <w:rPr>
          <w:rFonts w:ascii="Times New Roman" w:hAnsi="Times New Roman" w:cs="Times New Roman"/>
          <w:noProof/>
          <w:sz w:val="24"/>
          <w:szCs w:val="24"/>
          <w:shd w:val="clear" w:color="auto" w:fill="E6E6E6"/>
        </w:rPr>
        <mc:AlternateContent>
          <mc:Choice Requires="wps">
            <w:drawing>
              <wp:inline distT="0" distB="0" distL="0" distR="0" wp14:anchorId="72AE66CA" wp14:editId="6F95718D">
                <wp:extent cx="5943600" cy="1192192"/>
                <wp:effectExtent l="0" t="0" r="12700" b="1460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19219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9A3776" w14:textId="77777777" w:rsidR="009967A1" w:rsidRPr="004D3836" w:rsidRDefault="009967A1" w:rsidP="00513BA6">
                            <w:pPr>
                              <w:spacing w:before="69" w:line="251" w:lineRule="exact"/>
                              <w:ind w:left="2"/>
                              <w:jc w:val="center"/>
                              <w:rPr>
                                <w:rFonts w:ascii="Times New Roman" w:eastAsia="Times New Roman" w:hAnsi="Times New Roman" w:cs="Times New Roman"/>
                                <w:sz w:val="24"/>
                                <w:szCs w:val="24"/>
                              </w:rPr>
                            </w:pPr>
                            <w:r w:rsidRPr="004D3836">
                              <w:rPr>
                                <w:rFonts w:ascii="Times New Roman"/>
                                <w:b/>
                                <w:spacing w:val="-1"/>
                                <w:sz w:val="24"/>
                                <w:szCs w:val="24"/>
                              </w:rPr>
                              <w:t>Contractual</w:t>
                            </w:r>
                          </w:p>
                          <w:p w14:paraId="2762C10D" w14:textId="1BEF5E26" w:rsidR="00126BAC" w:rsidRDefault="00862194" w:rsidP="00304694">
                            <w:pPr>
                              <w:jc w:val="center"/>
                              <w:rPr>
                                <w:rFonts w:ascii="Times New Roman" w:hAnsi="Times New Roman" w:cs="Times New Roman"/>
                                <w:bCs/>
                                <w:sz w:val="24"/>
                                <w:szCs w:val="24"/>
                              </w:rPr>
                            </w:pPr>
                            <w:r>
                              <w:rPr>
                                <w:rFonts w:ascii="Times New Roman" w:hAnsi="Times New Roman" w:cs="Times New Roman"/>
                                <w:bCs/>
                                <w:sz w:val="24"/>
                                <w:szCs w:val="24"/>
                              </w:rPr>
                              <w:t xml:space="preserve">Current </w:t>
                            </w:r>
                            <w:r w:rsidR="00E500C3" w:rsidRPr="004D3836">
                              <w:rPr>
                                <w:rFonts w:ascii="Times New Roman" w:hAnsi="Times New Roman" w:cs="Times New Roman"/>
                                <w:bCs/>
                                <w:sz w:val="24"/>
                                <w:szCs w:val="24"/>
                              </w:rPr>
                              <w:t>WHA Funds Requested: $</w:t>
                            </w:r>
                            <w:r w:rsidR="00C90B97" w:rsidRPr="004D3836">
                              <w:rPr>
                                <w:rFonts w:ascii="Times New Roman" w:hAnsi="Times New Roman" w:cs="Times New Roman"/>
                                <w:bCs/>
                                <w:sz w:val="24"/>
                                <w:szCs w:val="24"/>
                              </w:rPr>
                              <w:t>5,00</w:t>
                            </w:r>
                            <w:r w:rsidR="00126BAC" w:rsidRPr="004D3836">
                              <w:rPr>
                                <w:rFonts w:ascii="Times New Roman" w:hAnsi="Times New Roman" w:cs="Times New Roman"/>
                                <w:bCs/>
                                <w:sz w:val="24"/>
                                <w:szCs w:val="24"/>
                              </w:rPr>
                              <w:t>0</w:t>
                            </w:r>
                          </w:p>
                          <w:p w14:paraId="71AA196A" w14:textId="5847595D" w:rsidR="00C201CA" w:rsidRPr="00A93892" w:rsidRDefault="00C201CA" w:rsidP="00C201CA">
                            <w:pPr>
                              <w:jc w:val="center"/>
                              <w:rPr>
                                <w:rFonts w:ascii="Times New Roman" w:hAnsi="Times New Roman" w:cs="Times New Roman"/>
                                <w:b/>
                                <w:i/>
                                <w:iCs/>
                                <w:color w:val="EE0000"/>
                                <w:sz w:val="24"/>
                                <w:szCs w:val="24"/>
                              </w:rPr>
                            </w:pPr>
                            <w:r w:rsidRPr="00A93892">
                              <w:rPr>
                                <w:rFonts w:ascii="Times New Roman" w:hAnsi="Times New Roman" w:cs="Times New Roman"/>
                                <w:b/>
                                <w:i/>
                                <w:iCs/>
                                <w:color w:val="EE0000"/>
                                <w:sz w:val="24"/>
                                <w:szCs w:val="24"/>
                              </w:rPr>
                              <w:t>Amount Change: +$</w:t>
                            </w:r>
                            <w:r>
                              <w:rPr>
                                <w:rFonts w:ascii="Times New Roman" w:hAnsi="Times New Roman" w:cs="Times New Roman"/>
                                <w:b/>
                                <w:i/>
                                <w:iCs/>
                                <w:color w:val="EE0000"/>
                                <w:sz w:val="24"/>
                                <w:szCs w:val="24"/>
                              </w:rPr>
                              <w:t>2</w:t>
                            </w:r>
                            <w:ins w:id="237" w:author="Penelope Kim" w:date="2025-12-15T12:41:00Z" w16du:dateUtc="2025-12-15T17:41:00Z">
                              <w:r w:rsidR="00365EC0">
                                <w:rPr>
                                  <w:rFonts w:ascii="Times New Roman" w:hAnsi="Times New Roman" w:cs="Times New Roman"/>
                                  <w:b/>
                                  <w:i/>
                                  <w:iCs/>
                                  <w:color w:val="EE0000"/>
                                  <w:sz w:val="24"/>
                                  <w:szCs w:val="24"/>
                                </w:rPr>
                                <w:t>6</w:t>
                              </w:r>
                            </w:ins>
                            <w:del w:id="238" w:author="Penelope Kim" w:date="2025-12-15T12:41:00Z" w16du:dateUtc="2025-12-15T17:41:00Z">
                              <w:r w:rsidDel="00365EC0">
                                <w:rPr>
                                  <w:rFonts w:ascii="Times New Roman" w:hAnsi="Times New Roman" w:cs="Times New Roman"/>
                                  <w:b/>
                                  <w:i/>
                                  <w:iCs/>
                                  <w:color w:val="EE0000"/>
                                  <w:sz w:val="24"/>
                                  <w:szCs w:val="24"/>
                                </w:rPr>
                                <w:delText>9</w:delText>
                              </w:r>
                            </w:del>
                            <w:r>
                              <w:rPr>
                                <w:rFonts w:ascii="Times New Roman" w:hAnsi="Times New Roman" w:cs="Times New Roman"/>
                                <w:b/>
                                <w:i/>
                                <w:iCs/>
                                <w:color w:val="EE0000"/>
                                <w:sz w:val="24"/>
                                <w:szCs w:val="24"/>
                              </w:rPr>
                              <w:t>,800</w:t>
                            </w:r>
                          </w:p>
                          <w:p w14:paraId="259DDB04" w14:textId="306FF961" w:rsidR="00C201CA" w:rsidRPr="00A93892" w:rsidRDefault="00C201CA" w:rsidP="00C201CA">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 xml:space="preserve">Revised WHA Funds Requested:  </w:t>
                            </w:r>
                            <w:r w:rsidRPr="00F35D66">
                              <w:rPr>
                                <w:rFonts w:ascii="Times New Roman" w:hAnsi="Times New Roman" w:cs="Times New Roman"/>
                                <w:bCs/>
                                <w:color w:val="EE0000"/>
                                <w:sz w:val="24"/>
                                <w:szCs w:val="24"/>
                              </w:rPr>
                              <w:t>$</w:t>
                            </w:r>
                            <w:r w:rsidRPr="00365EC0">
                              <w:rPr>
                                <w:rFonts w:ascii="Times New Roman" w:hAnsi="Times New Roman" w:cs="Times New Roman"/>
                                <w:color w:val="EE0000"/>
                                <w:sz w:val="24"/>
                                <w:szCs w:val="24"/>
                                <w:rPrChange w:id="239" w:author="Penelope Kim" w:date="2025-12-15T12:41:00Z" w16du:dateUtc="2025-12-15T17:41:00Z">
                                  <w:rPr>
                                    <w:rFonts w:ascii="Times New Roman" w:hAnsi="Times New Roman" w:cs="Times New Roman"/>
                                    <w:sz w:val="24"/>
                                    <w:szCs w:val="24"/>
                                  </w:rPr>
                                </w:rPrChange>
                              </w:rPr>
                              <w:t>3</w:t>
                            </w:r>
                            <w:ins w:id="240" w:author="Penelope Kim" w:date="2025-12-15T12:41:00Z" w16du:dateUtc="2025-12-15T17:41:00Z">
                              <w:r w:rsidR="00365EC0" w:rsidRPr="00365EC0">
                                <w:rPr>
                                  <w:rFonts w:ascii="Times New Roman" w:hAnsi="Times New Roman" w:cs="Times New Roman"/>
                                  <w:color w:val="EE0000"/>
                                  <w:sz w:val="24"/>
                                  <w:szCs w:val="24"/>
                                  <w:rPrChange w:id="241" w:author="Penelope Kim" w:date="2025-12-15T12:41:00Z" w16du:dateUtc="2025-12-15T17:41:00Z">
                                    <w:rPr>
                                      <w:rFonts w:ascii="Times New Roman" w:hAnsi="Times New Roman" w:cs="Times New Roman"/>
                                      <w:sz w:val="24"/>
                                      <w:szCs w:val="24"/>
                                    </w:rPr>
                                  </w:rPrChange>
                                </w:rPr>
                                <w:t>1</w:t>
                              </w:r>
                            </w:ins>
                            <w:del w:id="242" w:author="Penelope Kim" w:date="2025-12-15T12:41:00Z" w16du:dateUtc="2025-12-15T17:41:00Z">
                              <w:r w:rsidRPr="00365EC0" w:rsidDel="00365EC0">
                                <w:rPr>
                                  <w:rFonts w:ascii="Times New Roman" w:hAnsi="Times New Roman" w:cs="Times New Roman"/>
                                  <w:color w:val="EE0000"/>
                                  <w:sz w:val="24"/>
                                  <w:szCs w:val="24"/>
                                  <w:rPrChange w:id="243" w:author="Penelope Kim" w:date="2025-12-15T12:41:00Z" w16du:dateUtc="2025-12-15T17:41:00Z">
                                    <w:rPr>
                                      <w:rFonts w:ascii="Times New Roman" w:hAnsi="Times New Roman" w:cs="Times New Roman"/>
                                      <w:sz w:val="24"/>
                                      <w:szCs w:val="24"/>
                                    </w:rPr>
                                  </w:rPrChange>
                                </w:rPr>
                                <w:delText>4</w:delText>
                              </w:r>
                            </w:del>
                            <w:r w:rsidRPr="00365EC0">
                              <w:rPr>
                                <w:rFonts w:ascii="Times New Roman" w:hAnsi="Times New Roman" w:cs="Times New Roman"/>
                                <w:color w:val="EE0000"/>
                                <w:sz w:val="24"/>
                                <w:szCs w:val="24"/>
                                <w:rPrChange w:id="244" w:author="Penelope Kim" w:date="2025-12-15T12:41:00Z" w16du:dateUtc="2025-12-15T17:41:00Z">
                                  <w:rPr>
                                    <w:rFonts w:ascii="Times New Roman" w:hAnsi="Times New Roman" w:cs="Times New Roman"/>
                                    <w:sz w:val="24"/>
                                    <w:szCs w:val="24"/>
                                  </w:rPr>
                                </w:rPrChange>
                              </w:rPr>
                              <w:t>,800</w:t>
                            </w:r>
                          </w:p>
                          <w:p w14:paraId="7C178E97" w14:textId="77777777" w:rsidR="00C201CA" w:rsidRPr="004D3836" w:rsidRDefault="00C201CA" w:rsidP="00304694">
                            <w:pPr>
                              <w:jc w:val="center"/>
                              <w:rPr>
                                <w:rFonts w:ascii="Times New Roman" w:hAnsi="Times New Roman" w:cs="Times New Roman"/>
                                <w:bCs/>
                                <w:sz w:val="24"/>
                                <w:szCs w:val="24"/>
                              </w:rPr>
                            </w:pPr>
                          </w:p>
                          <w:p w14:paraId="4CF08B05" w14:textId="6A1583E8" w:rsidR="00126BAC" w:rsidRPr="004D3836" w:rsidRDefault="00126BAC" w:rsidP="00802CCB">
                            <w:pPr>
                              <w:spacing w:before="80"/>
                              <w:ind w:left="2430" w:right="2685"/>
                              <w:jc w:val="center"/>
                              <w:rPr>
                                <w:rFonts w:ascii="Times New Roman"/>
                                <w:b/>
                                <w:bCs/>
                                <w:spacing w:val="-1"/>
                                <w:sz w:val="24"/>
                                <w:szCs w:val="24"/>
                              </w:rPr>
                            </w:pPr>
                            <w:r w:rsidRPr="004D3836">
                              <w:rPr>
                                <w:rFonts w:ascii="Times New Roman"/>
                                <w:b/>
                                <w:bCs/>
                                <w:spacing w:val="-1"/>
                                <w:sz w:val="24"/>
                                <w:szCs w:val="24"/>
                              </w:rPr>
                              <w:t>Subtotal</w:t>
                            </w:r>
                            <w:r w:rsidRPr="004D3836">
                              <w:rPr>
                                <w:rFonts w:ascii="Times New Roman"/>
                                <w:b/>
                                <w:bCs/>
                                <w:spacing w:val="1"/>
                                <w:sz w:val="24"/>
                                <w:szCs w:val="24"/>
                              </w:rPr>
                              <w:t xml:space="preserve"> </w:t>
                            </w:r>
                            <w:r w:rsidRPr="004D3836">
                              <w:rPr>
                                <w:rFonts w:ascii="Times New Roman"/>
                                <w:b/>
                                <w:bCs/>
                                <w:spacing w:val="-1"/>
                                <w:sz w:val="24"/>
                                <w:szCs w:val="24"/>
                              </w:rPr>
                              <w:t>Contractual:</w:t>
                            </w:r>
                            <w:r w:rsidRPr="004D3836">
                              <w:rPr>
                                <w:rFonts w:ascii="Times New Roman"/>
                                <w:b/>
                                <w:bCs/>
                                <w:spacing w:val="-2"/>
                                <w:sz w:val="24"/>
                                <w:szCs w:val="24"/>
                              </w:rPr>
                              <w:t xml:space="preserve"> </w:t>
                            </w:r>
                            <w:r w:rsidRPr="004D3836">
                              <w:rPr>
                                <w:rFonts w:ascii="Times New Roman"/>
                                <w:b/>
                                <w:bCs/>
                                <w:spacing w:val="-1"/>
                                <w:sz w:val="24"/>
                                <w:szCs w:val="24"/>
                              </w:rPr>
                              <w:t>$</w:t>
                            </w:r>
                            <w:r w:rsidR="00545DD9">
                              <w:rPr>
                                <w:rFonts w:ascii="Times New Roman"/>
                                <w:b/>
                                <w:bCs/>
                                <w:spacing w:val="-1"/>
                                <w:sz w:val="24"/>
                                <w:szCs w:val="24"/>
                              </w:rPr>
                              <w:t>34,800</w:t>
                            </w:r>
                          </w:p>
                          <w:p w14:paraId="3F5AA004" w14:textId="77777777" w:rsidR="009967A1" w:rsidRPr="004D3836" w:rsidRDefault="009967A1" w:rsidP="00513BA6">
                            <w:pPr>
                              <w:spacing w:before="1"/>
                              <w:ind w:left="1"/>
                              <w:jc w:val="center"/>
                              <w:rPr>
                                <w:rFonts w:ascii="Times New Roman" w:eastAsia="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shape w14:anchorId="72AE66CA" id="Text Box 7" o:spid="_x0000_s1031" type="#_x0000_t202" style="width:468pt;height:9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" filled="f">
                <v:textbox inset="0,0,0,0">
                  <w:txbxContent>
                    <w:p w14:paraId="249A3776" w14:textId="77777777" w:rsidR="009967A1" w:rsidRPr="004D3836" w:rsidRDefault="009967A1" w:rsidP="00513BA6">
                      <w:pPr>
                        <w:spacing w:before="69" w:line="251" w:lineRule="exact"/>
                        <w:ind w:left="2"/>
                        <w:jc w:val="center"/>
                        <w:rPr>
                          <w:rFonts w:ascii="Times New Roman" w:eastAsia="Times New Roman" w:hAnsi="Times New Roman" w:cs="Times New Roman"/>
                          <w:sz w:val="24"/>
                          <w:szCs w:val="24"/>
                        </w:rPr>
                      </w:pPr>
                      <w:r w:rsidRPr="004D3836">
                        <w:rPr>
                          <w:rFonts w:ascii="Times New Roman"/>
                          <w:b/>
                          <w:spacing w:val="-1"/>
                          <w:sz w:val="24"/>
                          <w:szCs w:val="24"/>
                        </w:rPr>
                        <w:t>Contractual</w:t>
                      </w:r>
                    </w:p>
                    <w:p w14:paraId="2762C10D" w14:textId="1BEF5E26" w:rsidR="00126BAC" w:rsidRDefault="00862194" w:rsidP="00304694">
                      <w:pPr>
                        <w:jc w:val="center"/>
                        <w:rPr>
                          <w:rFonts w:ascii="Times New Roman" w:hAnsi="Times New Roman" w:cs="Times New Roman"/>
                          <w:bCs/>
                          <w:sz w:val="24"/>
                          <w:szCs w:val="24"/>
                        </w:rPr>
                      </w:pPr>
                      <w:r>
                        <w:rPr>
                          <w:rFonts w:ascii="Times New Roman" w:hAnsi="Times New Roman" w:cs="Times New Roman"/>
                          <w:bCs/>
                          <w:sz w:val="24"/>
                          <w:szCs w:val="24"/>
                        </w:rPr>
                        <w:t xml:space="preserve">Current </w:t>
                      </w:r>
                      <w:r w:rsidR="00E500C3" w:rsidRPr="004D3836">
                        <w:rPr>
                          <w:rFonts w:ascii="Times New Roman" w:hAnsi="Times New Roman" w:cs="Times New Roman"/>
                          <w:bCs/>
                          <w:sz w:val="24"/>
                          <w:szCs w:val="24"/>
                        </w:rPr>
                        <w:t>WHA Funds Requested: $</w:t>
                      </w:r>
                      <w:r w:rsidR="00C90B97" w:rsidRPr="004D3836">
                        <w:rPr>
                          <w:rFonts w:ascii="Times New Roman" w:hAnsi="Times New Roman" w:cs="Times New Roman"/>
                          <w:bCs/>
                          <w:sz w:val="24"/>
                          <w:szCs w:val="24"/>
                        </w:rPr>
                        <w:t>5,00</w:t>
                      </w:r>
                      <w:r w:rsidR="00126BAC" w:rsidRPr="004D3836">
                        <w:rPr>
                          <w:rFonts w:ascii="Times New Roman" w:hAnsi="Times New Roman" w:cs="Times New Roman"/>
                          <w:bCs/>
                          <w:sz w:val="24"/>
                          <w:szCs w:val="24"/>
                        </w:rPr>
                        <w:t>0</w:t>
                      </w:r>
                    </w:p>
                    <w:p w14:paraId="71AA196A" w14:textId="5847595D" w:rsidR="00C201CA" w:rsidRPr="00A93892" w:rsidRDefault="00C201CA" w:rsidP="00C201CA">
                      <w:pPr>
                        <w:jc w:val="center"/>
                        <w:rPr>
                          <w:rFonts w:ascii="Times New Roman" w:hAnsi="Times New Roman" w:cs="Times New Roman"/>
                          <w:b/>
                          <w:i/>
                          <w:iCs/>
                          <w:color w:val="EE0000"/>
                          <w:sz w:val="24"/>
                          <w:szCs w:val="24"/>
                        </w:rPr>
                      </w:pPr>
                      <w:r w:rsidRPr="00A93892">
                        <w:rPr>
                          <w:rFonts w:ascii="Times New Roman" w:hAnsi="Times New Roman" w:cs="Times New Roman"/>
                          <w:b/>
                          <w:i/>
                          <w:iCs/>
                          <w:color w:val="EE0000"/>
                          <w:sz w:val="24"/>
                          <w:szCs w:val="24"/>
                        </w:rPr>
                        <w:t>Amount Change: +$</w:t>
                      </w:r>
                      <w:r>
                        <w:rPr>
                          <w:rFonts w:ascii="Times New Roman" w:hAnsi="Times New Roman" w:cs="Times New Roman"/>
                          <w:b/>
                          <w:i/>
                          <w:iCs/>
                          <w:color w:val="EE0000"/>
                          <w:sz w:val="24"/>
                          <w:szCs w:val="24"/>
                        </w:rPr>
                        <w:t>2</w:t>
                      </w:r>
                      <w:ins w:id="245" w:author="Penelope Kim" w:date="2025-12-15T12:41:00Z" w16du:dateUtc="2025-12-15T17:41:00Z">
                        <w:r w:rsidR="00365EC0">
                          <w:rPr>
                            <w:rFonts w:ascii="Times New Roman" w:hAnsi="Times New Roman" w:cs="Times New Roman"/>
                            <w:b/>
                            <w:i/>
                            <w:iCs/>
                            <w:color w:val="EE0000"/>
                            <w:sz w:val="24"/>
                            <w:szCs w:val="24"/>
                          </w:rPr>
                          <w:t>6</w:t>
                        </w:r>
                      </w:ins>
                      <w:del w:id="246" w:author="Penelope Kim" w:date="2025-12-15T12:41:00Z" w16du:dateUtc="2025-12-15T17:41:00Z">
                        <w:r w:rsidDel="00365EC0">
                          <w:rPr>
                            <w:rFonts w:ascii="Times New Roman" w:hAnsi="Times New Roman" w:cs="Times New Roman"/>
                            <w:b/>
                            <w:i/>
                            <w:iCs/>
                            <w:color w:val="EE0000"/>
                            <w:sz w:val="24"/>
                            <w:szCs w:val="24"/>
                          </w:rPr>
                          <w:delText>9</w:delText>
                        </w:r>
                      </w:del>
                      <w:r>
                        <w:rPr>
                          <w:rFonts w:ascii="Times New Roman" w:hAnsi="Times New Roman" w:cs="Times New Roman"/>
                          <w:b/>
                          <w:i/>
                          <w:iCs/>
                          <w:color w:val="EE0000"/>
                          <w:sz w:val="24"/>
                          <w:szCs w:val="24"/>
                        </w:rPr>
                        <w:t>,800</w:t>
                      </w:r>
                    </w:p>
                    <w:p w14:paraId="259DDB04" w14:textId="306FF961" w:rsidR="00C201CA" w:rsidRPr="00A93892" w:rsidRDefault="00C201CA" w:rsidP="00C201CA">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 xml:space="preserve">Revised WHA Funds Requested:  </w:t>
                      </w:r>
                      <w:r w:rsidRPr="00F35D66">
                        <w:rPr>
                          <w:rFonts w:ascii="Times New Roman" w:hAnsi="Times New Roman" w:cs="Times New Roman"/>
                          <w:bCs/>
                          <w:color w:val="EE0000"/>
                          <w:sz w:val="24"/>
                          <w:szCs w:val="24"/>
                        </w:rPr>
                        <w:t>$</w:t>
                      </w:r>
                      <w:r w:rsidRPr="00365EC0">
                        <w:rPr>
                          <w:rFonts w:ascii="Times New Roman" w:hAnsi="Times New Roman" w:cs="Times New Roman"/>
                          <w:color w:val="EE0000"/>
                          <w:sz w:val="24"/>
                          <w:szCs w:val="24"/>
                          <w:rPrChange w:id="247" w:author="Penelope Kim" w:date="2025-12-15T12:41:00Z" w16du:dateUtc="2025-12-15T17:41:00Z">
                            <w:rPr>
                              <w:rFonts w:ascii="Times New Roman" w:hAnsi="Times New Roman" w:cs="Times New Roman"/>
                              <w:sz w:val="24"/>
                              <w:szCs w:val="24"/>
                            </w:rPr>
                          </w:rPrChange>
                        </w:rPr>
                        <w:t>3</w:t>
                      </w:r>
                      <w:ins w:id="248" w:author="Penelope Kim" w:date="2025-12-15T12:41:00Z" w16du:dateUtc="2025-12-15T17:41:00Z">
                        <w:r w:rsidR="00365EC0" w:rsidRPr="00365EC0">
                          <w:rPr>
                            <w:rFonts w:ascii="Times New Roman" w:hAnsi="Times New Roman" w:cs="Times New Roman"/>
                            <w:color w:val="EE0000"/>
                            <w:sz w:val="24"/>
                            <w:szCs w:val="24"/>
                            <w:rPrChange w:id="249" w:author="Penelope Kim" w:date="2025-12-15T12:41:00Z" w16du:dateUtc="2025-12-15T17:41:00Z">
                              <w:rPr>
                                <w:rFonts w:ascii="Times New Roman" w:hAnsi="Times New Roman" w:cs="Times New Roman"/>
                                <w:sz w:val="24"/>
                                <w:szCs w:val="24"/>
                              </w:rPr>
                            </w:rPrChange>
                          </w:rPr>
                          <w:t>1</w:t>
                        </w:r>
                      </w:ins>
                      <w:del w:id="250" w:author="Penelope Kim" w:date="2025-12-15T12:41:00Z" w16du:dateUtc="2025-12-15T17:41:00Z">
                        <w:r w:rsidRPr="00365EC0" w:rsidDel="00365EC0">
                          <w:rPr>
                            <w:rFonts w:ascii="Times New Roman" w:hAnsi="Times New Roman" w:cs="Times New Roman"/>
                            <w:color w:val="EE0000"/>
                            <w:sz w:val="24"/>
                            <w:szCs w:val="24"/>
                            <w:rPrChange w:id="251" w:author="Penelope Kim" w:date="2025-12-15T12:41:00Z" w16du:dateUtc="2025-12-15T17:41:00Z">
                              <w:rPr>
                                <w:rFonts w:ascii="Times New Roman" w:hAnsi="Times New Roman" w:cs="Times New Roman"/>
                                <w:sz w:val="24"/>
                                <w:szCs w:val="24"/>
                              </w:rPr>
                            </w:rPrChange>
                          </w:rPr>
                          <w:delText>4</w:delText>
                        </w:r>
                      </w:del>
                      <w:r w:rsidRPr="00365EC0">
                        <w:rPr>
                          <w:rFonts w:ascii="Times New Roman" w:hAnsi="Times New Roman" w:cs="Times New Roman"/>
                          <w:color w:val="EE0000"/>
                          <w:sz w:val="24"/>
                          <w:szCs w:val="24"/>
                          <w:rPrChange w:id="252" w:author="Penelope Kim" w:date="2025-12-15T12:41:00Z" w16du:dateUtc="2025-12-15T17:41:00Z">
                            <w:rPr>
                              <w:rFonts w:ascii="Times New Roman" w:hAnsi="Times New Roman" w:cs="Times New Roman"/>
                              <w:sz w:val="24"/>
                              <w:szCs w:val="24"/>
                            </w:rPr>
                          </w:rPrChange>
                        </w:rPr>
                        <w:t>,800</w:t>
                      </w:r>
                    </w:p>
                    <w:p w14:paraId="7C178E97" w14:textId="77777777" w:rsidR="00C201CA" w:rsidRPr="004D3836" w:rsidRDefault="00C201CA" w:rsidP="00304694">
                      <w:pPr>
                        <w:jc w:val="center"/>
                        <w:rPr>
                          <w:rFonts w:ascii="Times New Roman" w:hAnsi="Times New Roman" w:cs="Times New Roman"/>
                          <w:bCs/>
                          <w:sz w:val="24"/>
                          <w:szCs w:val="24"/>
                        </w:rPr>
                      </w:pPr>
                    </w:p>
                    <w:p w14:paraId="4CF08B05" w14:textId="6A1583E8" w:rsidR="00126BAC" w:rsidRPr="004D3836" w:rsidRDefault="00126BAC" w:rsidP="00802CCB">
                      <w:pPr>
                        <w:spacing w:before="80"/>
                        <w:ind w:left="2430" w:right="2685"/>
                        <w:jc w:val="center"/>
                        <w:rPr>
                          <w:rFonts w:ascii="Times New Roman"/>
                          <w:b/>
                          <w:bCs/>
                          <w:spacing w:val="-1"/>
                          <w:sz w:val="24"/>
                          <w:szCs w:val="24"/>
                        </w:rPr>
                      </w:pPr>
                      <w:r w:rsidRPr="004D3836">
                        <w:rPr>
                          <w:rFonts w:ascii="Times New Roman"/>
                          <w:b/>
                          <w:bCs/>
                          <w:spacing w:val="-1"/>
                          <w:sz w:val="24"/>
                          <w:szCs w:val="24"/>
                        </w:rPr>
                        <w:t>Subtotal</w:t>
                      </w:r>
                      <w:r w:rsidRPr="004D3836">
                        <w:rPr>
                          <w:rFonts w:ascii="Times New Roman"/>
                          <w:b/>
                          <w:bCs/>
                          <w:spacing w:val="1"/>
                          <w:sz w:val="24"/>
                          <w:szCs w:val="24"/>
                        </w:rPr>
                        <w:t xml:space="preserve"> </w:t>
                      </w:r>
                      <w:r w:rsidRPr="004D3836">
                        <w:rPr>
                          <w:rFonts w:ascii="Times New Roman"/>
                          <w:b/>
                          <w:bCs/>
                          <w:spacing w:val="-1"/>
                          <w:sz w:val="24"/>
                          <w:szCs w:val="24"/>
                        </w:rPr>
                        <w:t>Contractual:</w:t>
                      </w:r>
                      <w:r w:rsidRPr="004D3836">
                        <w:rPr>
                          <w:rFonts w:ascii="Times New Roman"/>
                          <w:b/>
                          <w:bCs/>
                          <w:spacing w:val="-2"/>
                          <w:sz w:val="24"/>
                          <w:szCs w:val="24"/>
                        </w:rPr>
                        <w:t xml:space="preserve"> </w:t>
                      </w:r>
                      <w:r w:rsidRPr="004D3836">
                        <w:rPr>
                          <w:rFonts w:ascii="Times New Roman"/>
                          <w:b/>
                          <w:bCs/>
                          <w:spacing w:val="-1"/>
                          <w:sz w:val="24"/>
                          <w:szCs w:val="24"/>
                        </w:rPr>
                        <w:t>$</w:t>
                      </w:r>
                      <w:r w:rsidR="00545DD9">
                        <w:rPr>
                          <w:rFonts w:ascii="Times New Roman"/>
                          <w:b/>
                          <w:bCs/>
                          <w:spacing w:val="-1"/>
                          <w:sz w:val="24"/>
                          <w:szCs w:val="24"/>
                        </w:rPr>
                        <w:t>34,800</w:t>
                      </w:r>
                    </w:p>
                    <w:p w14:paraId="3F5AA004" w14:textId="77777777" w:rsidR="009967A1" w:rsidRPr="004D3836" w:rsidRDefault="009967A1" w:rsidP="00513BA6">
                      <w:pPr>
                        <w:spacing w:before="1"/>
                        <w:ind w:left="1"/>
                        <w:jc w:val="center"/>
                        <w:rPr>
                          <w:rFonts w:ascii="Times New Roman" w:eastAsia="Times New Roman" w:hAnsi="Times New Roman" w:cs="Times New Roman"/>
                          <w:sz w:val="24"/>
                          <w:szCs w:val="24"/>
                        </w:rPr>
                      </w:pPr>
                    </w:p>
                  </w:txbxContent>
                </v:textbox>
                <w10:anchorlock/>
              </v:shape>
            </w:pict>
          </mc:Fallback>
        </mc:AlternateContent>
      </w:r>
    </w:p>
    <w:p w14:paraId="3ADBA22D" w14:textId="77777777" w:rsidR="00513BA6" w:rsidRPr="009A2F8A" w:rsidRDefault="00513BA6" w:rsidP="0007324B">
      <w:pPr>
        <w:spacing w:before="3"/>
        <w:rPr>
          <w:rFonts w:ascii="Times New Roman" w:eastAsia="Times New Roman" w:hAnsi="Times New Roman" w:cs="Times New Roman"/>
          <w:sz w:val="24"/>
          <w:szCs w:val="24"/>
        </w:rPr>
      </w:pPr>
    </w:p>
    <w:p w14:paraId="16E958CA" w14:textId="77777777" w:rsidR="00513BA6" w:rsidRPr="009A2F8A" w:rsidRDefault="00513BA6" w:rsidP="0007324B">
      <w:pPr>
        <w:spacing w:before="72"/>
        <w:ind w:left="260"/>
        <w:jc w:val="both"/>
        <w:rPr>
          <w:rFonts w:ascii="Times New Roman" w:eastAsia="Times New Roman" w:hAnsi="Times New Roman" w:cs="Times New Roman"/>
          <w:sz w:val="24"/>
          <w:szCs w:val="24"/>
        </w:rPr>
      </w:pPr>
      <w:r w:rsidRPr="009A2F8A">
        <w:rPr>
          <w:rFonts w:ascii="Times New Roman" w:hAnsi="Times New Roman" w:cs="Times New Roman"/>
          <w:b/>
          <w:sz w:val="24"/>
          <w:szCs w:val="24"/>
        </w:rPr>
        <w:t>F.</w:t>
      </w:r>
      <w:r w:rsidR="00E945C5" w:rsidRPr="009A2F8A">
        <w:rPr>
          <w:rFonts w:ascii="Times New Roman" w:hAnsi="Times New Roman" w:cs="Times New Roman"/>
          <w:b/>
          <w:sz w:val="24"/>
          <w:szCs w:val="24"/>
        </w:rPr>
        <w:t xml:space="preserve"> </w:t>
      </w:r>
      <w:r w:rsidRPr="009A2F8A">
        <w:rPr>
          <w:rFonts w:ascii="Times New Roman" w:hAnsi="Times New Roman" w:cs="Times New Roman"/>
          <w:b/>
          <w:spacing w:val="-1"/>
          <w:sz w:val="24"/>
          <w:szCs w:val="24"/>
        </w:rPr>
        <w:t>Contractual</w:t>
      </w:r>
    </w:p>
    <w:p w14:paraId="26F9CEC7" w14:textId="587E77CA" w:rsidR="0043412C" w:rsidRPr="009A2F8A" w:rsidRDefault="0043412C" w:rsidP="00E65FCB">
      <w:pPr>
        <w:jc w:val="both"/>
        <w:rPr>
          <w:rFonts w:ascii="Times New Roman" w:hAnsi="Times New Roman" w:cs="Times New Roman"/>
          <w:spacing w:val="-1"/>
          <w:sz w:val="24"/>
          <w:szCs w:val="24"/>
        </w:rPr>
      </w:pPr>
    </w:p>
    <w:p w14:paraId="06A4BEA9" w14:textId="4461B7E5" w:rsidR="0043412C" w:rsidRPr="009A2F8A" w:rsidRDefault="0043412C" w:rsidP="0007324B">
      <w:pPr>
        <w:ind w:left="260"/>
        <w:jc w:val="both"/>
        <w:rPr>
          <w:rFonts w:ascii="Times New Roman" w:hAnsi="Times New Roman" w:cs="Times New Roman"/>
          <w:spacing w:val="-1"/>
          <w:sz w:val="24"/>
          <w:szCs w:val="24"/>
        </w:rPr>
      </w:pPr>
      <w:r w:rsidRPr="009A2F8A">
        <w:rPr>
          <w:rFonts w:ascii="Times New Roman" w:hAnsi="Times New Roman" w:cs="Times New Roman"/>
          <w:b/>
          <w:sz w:val="24"/>
          <w:szCs w:val="24"/>
        </w:rPr>
        <w:t>F.</w:t>
      </w:r>
      <w:r w:rsidR="00E65FCB">
        <w:rPr>
          <w:rFonts w:ascii="Times New Roman" w:hAnsi="Times New Roman" w:cs="Times New Roman"/>
          <w:b/>
          <w:sz w:val="24"/>
          <w:szCs w:val="24"/>
        </w:rPr>
        <w:t>1</w:t>
      </w:r>
      <w:r w:rsidRPr="009A2F8A">
        <w:rPr>
          <w:rFonts w:ascii="Times New Roman" w:hAnsi="Times New Roman" w:cs="Times New Roman"/>
          <w:b/>
          <w:sz w:val="24"/>
          <w:szCs w:val="24"/>
        </w:rPr>
        <w:t xml:space="preserve"> </w:t>
      </w:r>
      <w:r w:rsidR="00F74C32" w:rsidRPr="009A2F8A">
        <w:rPr>
          <w:rFonts w:ascii="Times New Roman" w:hAnsi="Times New Roman" w:cs="Times New Roman"/>
          <w:b/>
          <w:spacing w:val="-1"/>
          <w:sz w:val="24"/>
          <w:szCs w:val="24"/>
        </w:rPr>
        <w:t>Consultants</w:t>
      </w:r>
      <w:r w:rsidR="005D48A2" w:rsidRPr="009A2F8A">
        <w:rPr>
          <w:rFonts w:ascii="Times New Roman" w:hAnsi="Times New Roman" w:cs="Times New Roman"/>
          <w:b/>
          <w:spacing w:val="-1"/>
          <w:sz w:val="24"/>
          <w:szCs w:val="24"/>
        </w:rPr>
        <w:t xml:space="preserve"> and Contracts</w:t>
      </w:r>
    </w:p>
    <w:p w14:paraId="79331A47" w14:textId="77777777" w:rsidR="0043412C" w:rsidRPr="009A2F8A" w:rsidRDefault="0043412C" w:rsidP="0007324B">
      <w:pPr>
        <w:ind w:left="990" w:hanging="720"/>
        <w:jc w:val="both"/>
        <w:rPr>
          <w:rFonts w:ascii="Times New Roman" w:hAnsi="Times New Roman" w:cs="Times New Roman"/>
          <w:b/>
          <w:spacing w:val="-1"/>
          <w:sz w:val="24"/>
          <w:szCs w:val="24"/>
        </w:rPr>
      </w:pPr>
    </w:p>
    <w:p w14:paraId="52448AD6" w14:textId="196FBF93" w:rsidR="00A80DA9" w:rsidRDefault="0043412C" w:rsidP="0007324B">
      <w:pPr>
        <w:ind w:left="990" w:hanging="720"/>
        <w:jc w:val="both"/>
        <w:rPr>
          <w:rFonts w:ascii="Times New Roman" w:hAnsi="Times New Roman" w:cs="Times New Roman"/>
          <w:b/>
          <w:bCs/>
          <w:spacing w:val="1"/>
          <w:sz w:val="24"/>
          <w:szCs w:val="24"/>
        </w:rPr>
      </w:pPr>
      <w:r w:rsidRPr="009A2F8A">
        <w:rPr>
          <w:rFonts w:ascii="Times New Roman" w:hAnsi="Times New Roman" w:cs="Times New Roman"/>
          <w:spacing w:val="-1"/>
          <w:sz w:val="24"/>
          <w:szCs w:val="24"/>
        </w:rPr>
        <w:t>F.</w:t>
      </w:r>
      <w:r w:rsidR="00E65FCB">
        <w:rPr>
          <w:rFonts w:ascii="Times New Roman" w:hAnsi="Times New Roman" w:cs="Times New Roman"/>
          <w:spacing w:val="-1"/>
          <w:sz w:val="24"/>
          <w:szCs w:val="24"/>
        </w:rPr>
        <w:t>1</w:t>
      </w:r>
      <w:r w:rsidRPr="009A2F8A">
        <w:rPr>
          <w:rFonts w:ascii="Times New Roman" w:hAnsi="Times New Roman" w:cs="Times New Roman"/>
          <w:spacing w:val="-1"/>
          <w:sz w:val="24"/>
          <w:szCs w:val="24"/>
        </w:rPr>
        <w:t>.1</w:t>
      </w:r>
      <w:r w:rsidRPr="009A2F8A">
        <w:rPr>
          <w:rFonts w:ascii="Times New Roman" w:hAnsi="Times New Roman" w:cs="Times New Roman"/>
          <w:b/>
          <w:bCs/>
          <w:spacing w:val="-1"/>
          <w:sz w:val="24"/>
          <w:szCs w:val="24"/>
        </w:rPr>
        <w:tab/>
      </w:r>
      <w:r w:rsidR="00201238" w:rsidRPr="009A2F8A">
        <w:rPr>
          <w:rFonts w:ascii="Times New Roman" w:hAnsi="Times New Roman" w:cs="Times New Roman"/>
          <w:b/>
          <w:bCs/>
          <w:spacing w:val="-1"/>
          <w:sz w:val="24"/>
          <w:szCs w:val="24"/>
        </w:rPr>
        <w:t xml:space="preserve">Website &amp; Digital Communications </w:t>
      </w:r>
      <w:r w:rsidR="0068561A">
        <w:rPr>
          <w:rFonts w:ascii="Times New Roman" w:hAnsi="Times New Roman" w:cs="Times New Roman"/>
          <w:b/>
          <w:bCs/>
          <w:spacing w:val="-1"/>
          <w:sz w:val="24"/>
          <w:szCs w:val="24"/>
        </w:rPr>
        <w:t>Specialist</w:t>
      </w:r>
      <w:r w:rsidRPr="009A2F8A">
        <w:rPr>
          <w:rFonts w:ascii="Times New Roman" w:hAnsi="Times New Roman" w:cs="Times New Roman"/>
          <w:b/>
          <w:bCs/>
          <w:spacing w:val="-1"/>
          <w:sz w:val="24"/>
          <w:szCs w:val="24"/>
        </w:rPr>
        <w:t>:</w:t>
      </w:r>
      <w:r w:rsidRPr="009A2F8A">
        <w:rPr>
          <w:rFonts w:ascii="Times New Roman" w:hAnsi="Times New Roman" w:cs="Times New Roman"/>
          <w:spacing w:val="-1"/>
          <w:sz w:val="24"/>
          <w:szCs w:val="24"/>
        </w:rPr>
        <w:t xml:space="preserve"> </w:t>
      </w:r>
      <w:r w:rsidR="00201238" w:rsidRPr="009A2F8A">
        <w:rPr>
          <w:rFonts w:ascii="Times New Roman" w:hAnsi="Times New Roman" w:cs="Times New Roman"/>
          <w:spacing w:val="-1"/>
          <w:sz w:val="24"/>
          <w:szCs w:val="24"/>
        </w:rPr>
        <w:t xml:space="preserve">POA </w:t>
      </w:r>
      <w:r w:rsidR="00D55BEC">
        <w:rPr>
          <w:rFonts w:ascii="Times New Roman" w:hAnsi="Times New Roman" w:cs="Times New Roman"/>
          <w:spacing w:val="-1"/>
          <w:sz w:val="24"/>
          <w:szCs w:val="24"/>
        </w:rPr>
        <w:t xml:space="preserve">proposes </w:t>
      </w:r>
      <w:r w:rsidR="00201238" w:rsidRPr="009A2F8A">
        <w:rPr>
          <w:rFonts w:ascii="Times New Roman" w:hAnsi="Times New Roman" w:cs="Times New Roman"/>
          <w:spacing w:val="-1"/>
          <w:sz w:val="24"/>
          <w:szCs w:val="24"/>
        </w:rPr>
        <w:t xml:space="preserve">to hire a Website and Digital </w:t>
      </w:r>
      <w:r w:rsidR="00201238" w:rsidRPr="00F63784">
        <w:rPr>
          <w:rFonts w:ascii="Times New Roman" w:hAnsi="Times New Roman" w:cs="Times New Roman"/>
          <w:spacing w:val="-1"/>
          <w:sz w:val="24"/>
          <w:szCs w:val="24"/>
        </w:rPr>
        <w:t xml:space="preserve">Communications </w:t>
      </w:r>
      <w:r w:rsidR="0068561A">
        <w:rPr>
          <w:rFonts w:ascii="Times New Roman" w:hAnsi="Times New Roman" w:cs="Times New Roman"/>
          <w:spacing w:val="-1"/>
          <w:sz w:val="24"/>
          <w:szCs w:val="24"/>
        </w:rPr>
        <w:t>Specialist</w:t>
      </w:r>
      <w:r w:rsidR="00201238" w:rsidRPr="00F63784">
        <w:rPr>
          <w:rFonts w:ascii="Times New Roman" w:hAnsi="Times New Roman" w:cs="Times New Roman"/>
          <w:spacing w:val="-1"/>
          <w:sz w:val="24"/>
          <w:szCs w:val="24"/>
        </w:rPr>
        <w:t xml:space="preserve"> who will </w:t>
      </w:r>
      <w:r w:rsidR="002542E0">
        <w:rPr>
          <w:rFonts w:ascii="Times New Roman" w:hAnsi="Times New Roman" w:cs="Times New Roman"/>
          <w:spacing w:val="-1"/>
          <w:sz w:val="24"/>
          <w:szCs w:val="24"/>
        </w:rPr>
        <w:t xml:space="preserve">lead </w:t>
      </w:r>
      <w:r w:rsidR="00FC392E" w:rsidRPr="00F63784">
        <w:rPr>
          <w:rFonts w:ascii="Times New Roman" w:hAnsi="Times New Roman" w:cs="Times New Roman"/>
          <w:spacing w:val="-1"/>
          <w:sz w:val="24"/>
          <w:szCs w:val="24"/>
        </w:rPr>
        <w:t xml:space="preserve">the </w:t>
      </w:r>
      <w:r w:rsidR="00FD059D" w:rsidRPr="00F63784">
        <w:rPr>
          <w:rFonts w:ascii="Times New Roman" w:hAnsi="Times New Roman" w:cs="Times New Roman"/>
          <w:spacing w:val="-1"/>
          <w:sz w:val="24"/>
          <w:szCs w:val="24"/>
        </w:rPr>
        <w:t>technical re-design and development of the 100K Strong website</w:t>
      </w:r>
      <w:r w:rsidR="00DD3566" w:rsidRPr="00F63784">
        <w:rPr>
          <w:rFonts w:ascii="Times New Roman" w:hAnsi="Times New Roman" w:cs="Times New Roman"/>
          <w:spacing w:val="-1"/>
          <w:sz w:val="24"/>
          <w:szCs w:val="24"/>
        </w:rPr>
        <w:t>, in coordination with the Program team</w:t>
      </w:r>
      <w:r w:rsidR="00FD059D" w:rsidRPr="00F63784">
        <w:rPr>
          <w:rFonts w:ascii="Times New Roman" w:hAnsi="Times New Roman" w:cs="Times New Roman"/>
          <w:spacing w:val="-1"/>
          <w:sz w:val="24"/>
          <w:szCs w:val="24"/>
        </w:rPr>
        <w:t xml:space="preserve">. The </w:t>
      </w:r>
      <w:r w:rsidR="00D55BEC" w:rsidRPr="00F63784">
        <w:rPr>
          <w:rFonts w:ascii="Times New Roman" w:hAnsi="Times New Roman" w:cs="Times New Roman"/>
          <w:spacing w:val="-1"/>
          <w:sz w:val="24"/>
          <w:szCs w:val="24"/>
        </w:rPr>
        <w:t xml:space="preserve">updated </w:t>
      </w:r>
      <w:r w:rsidR="00FD059D" w:rsidRPr="00F63784">
        <w:rPr>
          <w:rFonts w:ascii="Times New Roman" w:hAnsi="Times New Roman" w:cs="Times New Roman"/>
          <w:spacing w:val="-1"/>
          <w:sz w:val="24"/>
          <w:szCs w:val="24"/>
        </w:rPr>
        <w:t xml:space="preserve">website </w:t>
      </w:r>
      <w:r w:rsidR="007471C6" w:rsidRPr="00F63784">
        <w:rPr>
          <w:rFonts w:ascii="Times New Roman" w:hAnsi="Times New Roman" w:cs="Times New Roman"/>
          <w:spacing w:val="-1"/>
          <w:sz w:val="24"/>
          <w:szCs w:val="24"/>
        </w:rPr>
        <w:t xml:space="preserve">platform design </w:t>
      </w:r>
      <w:r w:rsidR="00FC7E96">
        <w:rPr>
          <w:rFonts w:ascii="Times New Roman" w:hAnsi="Times New Roman" w:cs="Times New Roman"/>
          <w:spacing w:val="-1"/>
          <w:sz w:val="24"/>
          <w:szCs w:val="24"/>
        </w:rPr>
        <w:t xml:space="preserve">is essential and </w:t>
      </w:r>
      <w:r w:rsidR="007471C6" w:rsidRPr="00F63784">
        <w:rPr>
          <w:rFonts w:ascii="Times New Roman" w:hAnsi="Times New Roman" w:cs="Times New Roman"/>
          <w:spacing w:val="-1"/>
          <w:sz w:val="24"/>
          <w:szCs w:val="24"/>
        </w:rPr>
        <w:t xml:space="preserve">would </w:t>
      </w:r>
      <w:r w:rsidR="00FD059D" w:rsidRPr="00F63784">
        <w:rPr>
          <w:rFonts w:ascii="Times New Roman" w:hAnsi="Times New Roman" w:cs="Times New Roman"/>
          <w:spacing w:val="-1"/>
          <w:sz w:val="24"/>
          <w:szCs w:val="24"/>
        </w:rPr>
        <w:t xml:space="preserve">increase program </w:t>
      </w:r>
      <w:r w:rsidR="007471C6" w:rsidRPr="00F63784">
        <w:rPr>
          <w:rFonts w:ascii="Times New Roman" w:hAnsi="Times New Roman" w:cs="Times New Roman"/>
          <w:spacing w:val="-1"/>
          <w:sz w:val="24"/>
          <w:szCs w:val="24"/>
        </w:rPr>
        <w:t xml:space="preserve">reach, </w:t>
      </w:r>
      <w:r w:rsidR="00FD059D" w:rsidRPr="00F63784">
        <w:rPr>
          <w:rFonts w:ascii="Times New Roman" w:hAnsi="Times New Roman" w:cs="Times New Roman"/>
          <w:spacing w:val="-1"/>
          <w:sz w:val="24"/>
          <w:szCs w:val="24"/>
        </w:rPr>
        <w:t>visibility</w:t>
      </w:r>
      <w:r w:rsidR="007471C6" w:rsidRPr="00F63784">
        <w:rPr>
          <w:rFonts w:ascii="Times New Roman" w:hAnsi="Times New Roman" w:cs="Times New Roman"/>
          <w:spacing w:val="-1"/>
          <w:sz w:val="24"/>
          <w:szCs w:val="24"/>
        </w:rPr>
        <w:t>, and promotion</w:t>
      </w:r>
      <w:r w:rsidR="008623EC" w:rsidRPr="00F63784">
        <w:rPr>
          <w:rFonts w:ascii="Times New Roman" w:hAnsi="Times New Roman" w:cs="Times New Roman"/>
          <w:spacing w:val="-1"/>
          <w:sz w:val="24"/>
          <w:szCs w:val="24"/>
        </w:rPr>
        <w:t xml:space="preserve"> </w:t>
      </w:r>
      <w:r w:rsidR="007471C6" w:rsidRPr="00F63784">
        <w:rPr>
          <w:rFonts w:ascii="Times New Roman" w:hAnsi="Times New Roman" w:cs="Times New Roman"/>
          <w:spacing w:val="-1"/>
          <w:sz w:val="24"/>
          <w:szCs w:val="24"/>
        </w:rPr>
        <w:t>with</w:t>
      </w:r>
      <w:r w:rsidR="00FD059D" w:rsidRPr="00F63784">
        <w:rPr>
          <w:rFonts w:ascii="Times New Roman" w:hAnsi="Times New Roman" w:cs="Times New Roman"/>
          <w:spacing w:val="-1"/>
          <w:sz w:val="24"/>
          <w:szCs w:val="24"/>
        </w:rPr>
        <w:t xml:space="preserve"> </w:t>
      </w:r>
      <w:r w:rsidR="00D55BEC" w:rsidRPr="00F63784">
        <w:rPr>
          <w:rFonts w:ascii="Times New Roman" w:hAnsi="Times New Roman" w:cs="Times New Roman"/>
          <w:spacing w:val="-1"/>
          <w:sz w:val="24"/>
          <w:szCs w:val="24"/>
        </w:rPr>
        <w:t xml:space="preserve">regional and domestic stakeholders including HEIs, </w:t>
      </w:r>
      <w:r w:rsidR="00FD059D" w:rsidRPr="00F63784">
        <w:rPr>
          <w:rFonts w:ascii="Times New Roman" w:hAnsi="Times New Roman" w:cs="Times New Roman"/>
          <w:spacing w:val="-1"/>
          <w:sz w:val="24"/>
          <w:szCs w:val="24"/>
        </w:rPr>
        <w:t>donor-partners,</w:t>
      </w:r>
      <w:r w:rsidR="00D55BEC" w:rsidRPr="00F63784">
        <w:rPr>
          <w:rFonts w:ascii="Times New Roman" w:hAnsi="Times New Roman" w:cs="Times New Roman"/>
          <w:spacing w:val="-1"/>
          <w:sz w:val="24"/>
          <w:szCs w:val="24"/>
        </w:rPr>
        <w:t xml:space="preserve"> and Program participants</w:t>
      </w:r>
      <w:r w:rsidR="00FC7E96">
        <w:rPr>
          <w:rFonts w:ascii="Times New Roman" w:hAnsi="Times New Roman" w:cs="Times New Roman"/>
          <w:spacing w:val="-1"/>
          <w:sz w:val="24"/>
          <w:szCs w:val="24"/>
        </w:rPr>
        <w:t xml:space="preserve"> at a very small cost</w:t>
      </w:r>
      <w:r w:rsidR="007471C6" w:rsidRPr="00F63784">
        <w:rPr>
          <w:rFonts w:ascii="Times New Roman" w:hAnsi="Times New Roman" w:cs="Times New Roman"/>
          <w:spacing w:val="-1"/>
          <w:sz w:val="24"/>
          <w:szCs w:val="24"/>
        </w:rPr>
        <w:t xml:space="preserve">. </w:t>
      </w:r>
      <w:r w:rsidR="008623EC" w:rsidRPr="00F63784">
        <w:rPr>
          <w:rFonts w:ascii="Times New Roman" w:hAnsi="Times New Roman" w:cs="Times New Roman"/>
          <w:spacing w:val="-1"/>
          <w:sz w:val="24"/>
          <w:szCs w:val="24"/>
        </w:rPr>
        <w:t xml:space="preserve">The updated </w:t>
      </w:r>
      <w:r w:rsidR="00B41157">
        <w:rPr>
          <w:rFonts w:ascii="Times New Roman" w:hAnsi="Times New Roman" w:cs="Times New Roman"/>
          <w:spacing w:val="-1"/>
          <w:sz w:val="24"/>
          <w:szCs w:val="24"/>
        </w:rPr>
        <w:t>website</w:t>
      </w:r>
      <w:r w:rsidR="008623EC" w:rsidRPr="00F63784">
        <w:rPr>
          <w:rFonts w:ascii="Times New Roman" w:hAnsi="Times New Roman" w:cs="Times New Roman"/>
          <w:spacing w:val="-1"/>
          <w:sz w:val="24"/>
          <w:szCs w:val="24"/>
        </w:rPr>
        <w:t xml:space="preserve"> </w:t>
      </w:r>
      <w:r w:rsidR="007471C6" w:rsidRPr="00F63784">
        <w:rPr>
          <w:rFonts w:ascii="Times New Roman" w:hAnsi="Times New Roman" w:cs="Times New Roman"/>
          <w:spacing w:val="-1"/>
          <w:sz w:val="24"/>
          <w:szCs w:val="24"/>
        </w:rPr>
        <w:t xml:space="preserve">will </w:t>
      </w:r>
      <w:r w:rsidR="00FD059D" w:rsidRPr="00F63784">
        <w:rPr>
          <w:rFonts w:ascii="Times New Roman" w:hAnsi="Times New Roman" w:cs="Times New Roman"/>
          <w:spacing w:val="-1"/>
          <w:sz w:val="24"/>
          <w:szCs w:val="24"/>
        </w:rPr>
        <w:t xml:space="preserve">strengthen </w:t>
      </w:r>
      <w:r w:rsidR="00C62C6A" w:rsidRPr="00F63784">
        <w:rPr>
          <w:rFonts w:ascii="Times New Roman" w:hAnsi="Times New Roman" w:cs="Times New Roman"/>
          <w:spacing w:val="-1"/>
          <w:sz w:val="24"/>
          <w:szCs w:val="24"/>
        </w:rPr>
        <w:t xml:space="preserve">the online </w:t>
      </w:r>
      <w:r w:rsidR="00FD059D" w:rsidRPr="00F63784">
        <w:rPr>
          <w:rFonts w:ascii="Times New Roman" w:hAnsi="Times New Roman" w:cs="Times New Roman"/>
          <w:spacing w:val="-1"/>
          <w:sz w:val="24"/>
          <w:szCs w:val="24"/>
        </w:rPr>
        <w:t>100K brandin</w:t>
      </w:r>
      <w:r w:rsidR="008623EC" w:rsidRPr="00F63784">
        <w:rPr>
          <w:rFonts w:ascii="Times New Roman" w:hAnsi="Times New Roman" w:cs="Times New Roman"/>
          <w:spacing w:val="-1"/>
          <w:sz w:val="24"/>
          <w:szCs w:val="24"/>
        </w:rPr>
        <w:t>g</w:t>
      </w:r>
      <w:r w:rsidR="00DE252C">
        <w:rPr>
          <w:rFonts w:ascii="Times New Roman" w:hAnsi="Times New Roman" w:cs="Times New Roman"/>
          <w:spacing w:val="-1"/>
          <w:sz w:val="24"/>
          <w:szCs w:val="24"/>
        </w:rPr>
        <w:t xml:space="preserve"> and</w:t>
      </w:r>
      <w:r w:rsidR="008368B0" w:rsidRPr="00F63784">
        <w:rPr>
          <w:rFonts w:ascii="Times New Roman" w:hAnsi="Times New Roman" w:cs="Times New Roman"/>
          <w:spacing w:val="-1"/>
          <w:sz w:val="24"/>
          <w:szCs w:val="24"/>
        </w:rPr>
        <w:t xml:space="preserve"> </w:t>
      </w:r>
      <w:r w:rsidR="008623EC" w:rsidRPr="00F63784">
        <w:rPr>
          <w:rFonts w:ascii="Times New Roman" w:hAnsi="Times New Roman" w:cs="Times New Roman"/>
          <w:spacing w:val="-1"/>
          <w:sz w:val="24"/>
          <w:szCs w:val="24"/>
        </w:rPr>
        <w:t xml:space="preserve">include </w:t>
      </w:r>
      <w:r w:rsidR="008368B0" w:rsidRPr="00F63784">
        <w:rPr>
          <w:rFonts w:ascii="Times New Roman" w:hAnsi="Times New Roman" w:cs="Times New Roman"/>
          <w:spacing w:val="-1"/>
          <w:sz w:val="24"/>
          <w:szCs w:val="24"/>
        </w:rPr>
        <w:t>Program impact</w:t>
      </w:r>
      <w:r w:rsidR="00EC5AC5">
        <w:rPr>
          <w:rFonts w:ascii="Times New Roman" w:hAnsi="Times New Roman" w:cs="Times New Roman"/>
          <w:spacing w:val="-1"/>
          <w:sz w:val="24"/>
          <w:szCs w:val="24"/>
        </w:rPr>
        <w:t xml:space="preserve">, achievements, innovation, and leadership in </w:t>
      </w:r>
      <w:r w:rsidR="00923FBA" w:rsidRPr="00F63784">
        <w:rPr>
          <w:rFonts w:ascii="Times New Roman" w:hAnsi="Times New Roman" w:cs="Times New Roman"/>
          <w:spacing w:val="-1"/>
          <w:sz w:val="24"/>
          <w:szCs w:val="24"/>
        </w:rPr>
        <w:lastRenderedPageBreak/>
        <w:t xml:space="preserve">education </w:t>
      </w:r>
      <w:r w:rsidR="000109AA">
        <w:rPr>
          <w:rFonts w:ascii="Times New Roman" w:hAnsi="Times New Roman" w:cs="Times New Roman"/>
          <w:spacing w:val="-1"/>
          <w:sz w:val="24"/>
          <w:szCs w:val="24"/>
        </w:rPr>
        <w:t xml:space="preserve">exchanges </w:t>
      </w:r>
      <w:r w:rsidR="00923FBA" w:rsidRPr="00F63784">
        <w:rPr>
          <w:rFonts w:ascii="Times New Roman" w:hAnsi="Times New Roman" w:cs="Times New Roman"/>
          <w:spacing w:val="-1"/>
          <w:sz w:val="24"/>
          <w:szCs w:val="24"/>
        </w:rPr>
        <w:t xml:space="preserve">and </w:t>
      </w:r>
      <w:r w:rsidR="00FD059D" w:rsidRPr="00F63784">
        <w:rPr>
          <w:rFonts w:ascii="Times New Roman" w:hAnsi="Times New Roman" w:cs="Times New Roman"/>
          <w:spacing w:val="-1"/>
          <w:sz w:val="24"/>
          <w:szCs w:val="24"/>
        </w:rPr>
        <w:t>workforce development outcomes</w:t>
      </w:r>
      <w:r w:rsidR="005E3182">
        <w:rPr>
          <w:rFonts w:ascii="Times New Roman" w:hAnsi="Times New Roman" w:cs="Times New Roman"/>
          <w:spacing w:val="-1"/>
          <w:sz w:val="24"/>
          <w:szCs w:val="24"/>
        </w:rPr>
        <w:t>, as well as</w:t>
      </w:r>
      <w:r w:rsidR="00923FBA" w:rsidRPr="00F63784">
        <w:rPr>
          <w:rFonts w:ascii="Times New Roman" w:hAnsi="Times New Roman" w:cs="Times New Roman"/>
          <w:spacing w:val="-1"/>
          <w:sz w:val="24"/>
          <w:szCs w:val="24"/>
        </w:rPr>
        <w:t xml:space="preserve"> and showcase </w:t>
      </w:r>
      <w:r w:rsidR="005E3182">
        <w:rPr>
          <w:rFonts w:ascii="Times New Roman" w:hAnsi="Times New Roman" w:cs="Times New Roman"/>
          <w:spacing w:val="-1"/>
          <w:sz w:val="24"/>
          <w:szCs w:val="24"/>
        </w:rPr>
        <w:t>American excellence and regional integration through student</w:t>
      </w:r>
      <w:r w:rsidR="0045073B">
        <w:rPr>
          <w:rFonts w:ascii="Times New Roman" w:hAnsi="Times New Roman" w:cs="Times New Roman"/>
          <w:spacing w:val="-1"/>
          <w:sz w:val="24"/>
          <w:szCs w:val="24"/>
        </w:rPr>
        <w:t>/</w:t>
      </w:r>
      <w:r w:rsidR="005E3182">
        <w:rPr>
          <w:rFonts w:ascii="Times New Roman" w:hAnsi="Times New Roman" w:cs="Times New Roman"/>
          <w:spacing w:val="-1"/>
          <w:sz w:val="24"/>
          <w:szCs w:val="24"/>
        </w:rPr>
        <w:t xml:space="preserve">faculty experiences and </w:t>
      </w:r>
      <w:r w:rsidR="00923FBA" w:rsidRPr="00F63784">
        <w:rPr>
          <w:rFonts w:ascii="Times New Roman" w:hAnsi="Times New Roman" w:cs="Times New Roman"/>
          <w:spacing w:val="-1"/>
          <w:sz w:val="24"/>
          <w:szCs w:val="24"/>
        </w:rPr>
        <w:t>100K cross</w:t>
      </w:r>
      <w:r w:rsidR="00923FBA">
        <w:rPr>
          <w:rFonts w:ascii="Times New Roman" w:hAnsi="Times New Roman" w:cs="Times New Roman"/>
          <w:spacing w:val="-1"/>
          <w:sz w:val="24"/>
          <w:szCs w:val="24"/>
        </w:rPr>
        <w:t xml:space="preserve">-sector engagement to website </w:t>
      </w:r>
      <w:r w:rsidR="00FD059D" w:rsidRPr="009A2F8A">
        <w:rPr>
          <w:rFonts w:ascii="Times New Roman" w:hAnsi="Times New Roman" w:cs="Times New Roman"/>
          <w:spacing w:val="-1"/>
          <w:sz w:val="24"/>
          <w:szCs w:val="24"/>
        </w:rPr>
        <w:t>visitors.</w:t>
      </w:r>
      <w:r w:rsidR="007C5AA3" w:rsidRPr="009A2F8A">
        <w:rPr>
          <w:rFonts w:ascii="Times New Roman" w:hAnsi="Times New Roman" w:cs="Times New Roman"/>
          <w:spacing w:val="-1"/>
          <w:sz w:val="24"/>
          <w:szCs w:val="24"/>
        </w:rPr>
        <w:t xml:space="preserve"> Based on similar contracts, </w:t>
      </w:r>
      <w:r w:rsidR="007C5AA3" w:rsidRPr="002A2622">
        <w:rPr>
          <w:rFonts w:ascii="Times New Roman" w:hAnsi="Times New Roman" w:cs="Times New Roman"/>
          <w:color w:val="EE0000"/>
          <w:spacing w:val="-1"/>
          <w:sz w:val="24"/>
          <w:szCs w:val="24"/>
        </w:rPr>
        <w:t>POA estimates $</w:t>
      </w:r>
      <w:ins w:id="253" w:author="Penelope Kim" w:date="2025-12-15T12:41:00Z" w16du:dateUtc="2025-12-15T17:41:00Z">
        <w:r w:rsidR="00365EC0">
          <w:rPr>
            <w:rFonts w:ascii="Times New Roman" w:hAnsi="Times New Roman" w:cs="Times New Roman"/>
            <w:color w:val="EE0000"/>
            <w:spacing w:val="-1"/>
            <w:sz w:val="24"/>
            <w:szCs w:val="24"/>
          </w:rPr>
          <w:t>4</w:t>
        </w:r>
      </w:ins>
      <w:del w:id="254" w:author="Penelope Kim" w:date="2025-12-15T12:41:00Z" w16du:dateUtc="2025-12-15T17:41:00Z">
        <w:r w:rsidR="00E326A3" w:rsidRPr="002A2622" w:rsidDel="00365EC0">
          <w:rPr>
            <w:rFonts w:ascii="Times New Roman" w:hAnsi="Times New Roman" w:cs="Times New Roman"/>
            <w:color w:val="EE0000"/>
            <w:spacing w:val="-1"/>
            <w:sz w:val="24"/>
            <w:szCs w:val="24"/>
          </w:rPr>
          <w:delText>5</w:delText>
        </w:r>
      </w:del>
      <w:r w:rsidR="005E3182" w:rsidRPr="002A2622">
        <w:rPr>
          <w:rFonts w:ascii="Times New Roman" w:hAnsi="Times New Roman" w:cs="Times New Roman"/>
          <w:color w:val="EE0000"/>
          <w:spacing w:val="-1"/>
          <w:sz w:val="24"/>
          <w:szCs w:val="24"/>
        </w:rPr>
        <w:t>,</w:t>
      </w:r>
      <w:r w:rsidR="00496F8B" w:rsidRPr="002A2622">
        <w:rPr>
          <w:rFonts w:ascii="Times New Roman" w:hAnsi="Times New Roman" w:cs="Times New Roman"/>
          <w:color w:val="EE0000"/>
          <w:spacing w:val="-1"/>
          <w:sz w:val="24"/>
          <w:szCs w:val="24"/>
        </w:rPr>
        <w:t>0</w:t>
      </w:r>
      <w:r w:rsidR="005E3182" w:rsidRPr="002A2622">
        <w:rPr>
          <w:rFonts w:ascii="Times New Roman" w:hAnsi="Times New Roman" w:cs="Times New Roman"/>
          <w:color w:val="EE0000"/>
          <w:spacing w:val="-1"/>
          <w:sz w:val="24"/>
          <w:szCs w:val="24"/>
        </w:rPr>
        <w:t>00</w:t>
      </w:r>
      <w:r w:rsidR="007C5AA3" w:rsidRPr="002A2622">
        <w:rPr>
          <w:rFonts w:ascii="Times New Roman" w:hAnsi="Times New Roman" w:cs="Times New Roman"/>
          <w:color w:val="EE0000"/>
          <w:spacing w:val="-1"/>
          <w:sz w:val="24"/>
          <w:szCs w:val="24"/>
        </w:rPr>
        <w:t xml:space="preserve">/month for </w:t>
      </w:r>
      <w:r w:rsidR="00E326A3" w:rsidRPr="002A2622">
        <w:rPr>
          <w:rFonts w:ascii="Times New Roman" w:hAnsi="Times New Roman" w:cs="Times New Roman"/>
          <w:color w:val="EE0000"/>
          <w:spacing w:val="-1"/>
          <w:sz w:val="24"/>
          <w:szCs w:val="24"/>
        </w:rPr>
        <w:t>3</w:t>
      </w:r>
      <w:r w:rsidR="000D634A" w:rsidRPr="002A2622">
        <w:rPr>
          <w:rFonts w:ascii="Times New Roman" w:hAnsi="Times New Roman" w:cs="Times New Roman"/>
          <w:color w:val="EE0000"/>
          <w:spacing w:val="-1"/>
          <w:sz w:val="24"/>
          <w:szCs w:val="24"/>
        </w:rPr>
        <w:t xml:space="preserve"> </w:t>
      </w:r>
      <w:r w:rsidR="005E4821" w:rsidRPr="002A2622">
        <w:rPr>
          <w:rFonts w:ascii="Times New Roman" w:hAnsi="Times New Roman" w:cs="Times New Roman"/>
          <w:color w:val="EE0000"/>
          <w:spacing w:val="-1"/>
          <w:sz w:val="24"/>
          <w:szCs w:val="24"/>
        </w:rPr>
        <w:t>months of support.</w:t>
      </w:r>
      <w:r w:rsidR="00BE7B47" w:rsidRPr="002A2622">
        <w:rPr>
          <w:rFonts w:ascii="Times New Roman" w:hAnsi="Times New Roman" w:cs="Times New Roman"/>
          <w:color w:val="EE0000"/>
          <w:spacing w:val="-1"/>
          <w:sz w:val="24"/>
          <w:szCs w:val="24"/>
        </w:rPr>
        <w:t xml:space="preserve"> </w:t>
      </w:r>
      <w:r w:rsidR="005E4821" w:rsidRPr="002A2622">
        <w:rPr>
          <w:rFonts w:ascii="Times New Roman" w:hAnsi="Times New Roman" w:cs="Times New Roman"/>
          <w:color w:val="EE0000"/>
          <w:spacing w:val="1"/>
          <w:sz w:val="24"/>
          <w:szCs w:val="24"/>
        </w:rPr>
        <w:t xml:space="preserve">The total estimated amount is </w:t>
      </w:r>
      <w:r w:rsidR="005E4821" w:rsidRPr="002A2622">
        <w:rPr>
          <w:rFonts w:ascii="Times New Roman" w:hAnsi="Times New Roman" w:cs="Times New Roman"/>
          <w:b/>
          <w:bCs/>
          <w:color w:val="EE0000"/>
          <w:spacing w:val="1"/>
          <w:sz w:val="24"/>
          <w:szCs w:val="24"/>
        </w:rPr>
        <w:t>$</w:t>
      </w:r>
      <w:r w:rsidR="005E3182" w:rsidRPr="002A2622">
        <w:rPr>
          <w:rFonts w:ascii="Times New Roman" w:hAnsi="Times New Roman" w:cs="Times New Roman"/>
          <w:b/>
          <w:bCs/>
          <w:color w:val="EE0000"/>
          <w:spacing w:val="1"/>
          <w:sz w:val="24"/>
          <w:szCs w:val="24"/>
        </w:rPr>
        <w:t>1</w:t>
      </w:r>
      <w:ins w:id="255" w:author="Penelope Kim" w:date="2025-12-15T12:42:00Z" w16du:dateUtc="2025-12-15T17:42:00Z">
        <w:r w:rsidR="00365EC0">
          <w:rPr>
            <w:rFonts w:ascii="Times New Roman" w:hAnsi="Times New Roman" w:cs="Times New Roman"/>
            <w:b/>
            <w:bCs/>
            <w:color w:val="EE0000"/>
            <w:spacing w:val="1"/>
            <w:sz w:val="24"/>
            <w:szCs w:val="24"/>
          </w:rPr>
          <w:t>2</w:t>
        </w:r>
      </w:ins>
      <w:del w:id="256" w:author="Penelope Kim" w:date="2025-12-15T12:42:00Z" w16du:dateUtc="2025-12-15T17:42:00Z">
        <w:r w:rsidR="005E3182" w:rsidRPr="002A2622" w:rsidDel="00365EC0">
          <w:rPr>
            <w:rFonts w:ascii="Times New Roman" w:hAnsi="Times New Roman" w:cs="Times New Roman"/>
            <w:b/>
            <w:bCs/>
            <w:color w:val="EE0000"/>
            <w:spacing w:val="1"/>
            <w:sz w:val="24"/>
            <w:szCs w:val="24"/>
          </w:rPr>
          <w:delText>5</w:delText>
        </w:r>
      </w:del>
      <w:r w:rsidR="005E3182" w:rsidRPr="002A2622">
        <w:rPr>
          <w:rFonts w:ascii="Times New Roman" w:hAnsi="Times New Roman" w:cs="Times New Roman"/>
          <w:b/>
          <w:bCs/>
          <w:color w:val="EE0000"/>
          <w:spacing w:val="1"/>
          <w:sz w:val="24"/>
          <w:szCs w:val="24"/>
        </w:rPr>
        <w:t>,000</w:t>
      </w:r>
      <w:r w:rsidR="005E4821" w:rsidRPr="002A2622">
        <w:rPr>
          <w:rFonts w:ascii="Times New Roman" w:hAnsi="Times New Roman" w:cs="Times New Roman"/>
          <w:b/>
          <w:bCs/>
          <w:color w:val="EE0000"/>
          <w:spacing w:val="1"/>
          <w:sz w:val="24"/>
          <w:szCs w:val="24"/>
        </w:rPr>
        <w:t>.</w:t>
      </w:r>
    </w:p>
    <w:p w14:paraId="16A66584" w14:textId="77777777" w:rsidR="00F31239" w:rsidRDefault="00F31239" w:rsidP="0007324B">
      <w:pPr>
        <w:ind w:left="990" w:hanging="720"/>
        <w:jc w:val="both"/>
        <w:rPr>
          <w:rFonts w:ascii="Times New Roman" w:hAnsi="Times New Roman" w:cs="Times New Roman"/>
          <w:b/>
          <w:bCs/>
          <w:spacing w:val="1"/>
          <w:sz w:val="24"/>
          <w:szCs w:val="24"/>
        </w:rPr>
      </w:pPr>
    </w:p>
    <w:p w14:paraId="1CAAE7D7" w14:textId="4F3D3D1F" w:rsidR="00F31239" w:rsidRPr="00100FBC" w:rsidRDefault="00F31239" w:rsidP="00100FBC">
      <w:pPr>
        <w:ind w:left="990" w:hanging="720"/>
        <w:jc w:val="both"/>
        <w:rPr>
          <w:rFonts w:ascii="Times New Roman" w:hAnsi="Times New Roman" w:cs="Times New Roman"/>
          <w:spacing w:val="1"/>
          <w:sz w:val="24"/>
          <w:szCs w:val="24"/>
        </w:rPr>
      </w:pPr>
      <w:r w:rsidRPr="00100FBC">
        <w:rPr>
          <w:rFonts w:ascii="Times New Roman" w:hAnsi="Times New Roman" w:cs="Times New Roman"/>
          <w:spacing w:val="1"/>
          <w:sz w:val="24"/>
          <w:szCs w:val="24"/>
        </w:rPr>
        <w:t xml:space="preserve">F.1.2 </w:t>
      </w:r>
      <w:r>
        <w:rPr>
          <w:rFonts w:ascii="Times New Roman" w:hAnsi="Times New Roman" w:cs="Times New Roman"/>
          <w:spacing w:val="1"/>
          <w:sz w:val="24"/>
          <w:szCs w:val="24"/>
        </w:rPr>
        <w:tab/>
      </w:r>
      <w:r w:rsidRPr="00845516">
        <w:rPr>
          <w:rFonts w:ascii="Times New Roman" w:hAnsi="Times New Roman" w:cs="Times New Roman"/>
          <w:b/>
          <w:bCs/>
          <w:color w:val="EE0000"/>
          <w:spacing w:val="1"/>
          <w:sz w:val="24"/>
          <w:szCs w:val="24"/>
        </w:rPr>
        <w:t>Application</w:t>
      </w:r>
      <w:r w:rsidR="00104967" w:rsidRPr="00845516">
        <w:rPr>
          <w:rFonts w:ascii="Times New Roman" w:hAnsi="Times New Roman" w:cs="Times New Roman"/>
          <w:b/>
          <w:bCs/>
          <w:color w:val="EE0000"/>
          <w:spacing w:val="1"/>
          <w:sz w:val="24"/>
          <w:szCs w:val="24"/>
        </w:rPr>
        <w:t>s</w:t>
      </w:r>
      <w:r w:rsidRPr="00845516">
        <w:rPr>
          <w:rFonts w:ascii="Times New Roman" w:hAnsi="Times New Roman" w:cs="Times New Roman"/>
          <w:b/>
          <w:bCs/>
          <w:color w:val="EE0000"/>
          <w:spacing w:val="1"/>
          <w:sz w:val="24"/>
          <w:szCs w:val="24"/>
        </w:rPr>
        <w:t xml:space="preserve"> Coordinator</w:t>
      </w:r>
      <w:r w:rsidR="00104967" w:rsidRPr="00845516">
        <w:rPr>
          <w:rFonts w:ascii="Times New Roman" w:hAnsi="Times New Roman" w:cs="Times New Roman"/>
          <w:b/>
          <w:bCs/>
          <w:color w:val="EE0000"/>
          <w:spacing w:val="1"/>
          <w:sz w:val="24"/>
          <w:szCs w:val="24"/>
        </w:rPr>
        <w:t xml:space="preserve">: </w:t>
      </w:r>
      <w:r w:rsidR="00104967" w:rsidRPr="00845516">
        <w:rPr>
          <w:rFonts w:ascii="Times New Roman" w:hAnsi="Times New Roman" w:cs="Times New Roman"/>
          <w:color w:val="EE0000"/>
          <w:spacing w:val="1"/>
          <w:sz w:val="24"/>
          <w:szCs w:val="24"/>
        </w:rPr>
        <w:t>POA proposes to hire a</w:t>
      </w:r>
      <w:r w:rsidR="001739AA" w:rsidRPr="00845516">
        <w:rPr>
          <w:rFonts w:ascii="Times New Roman" w:hAnsi="Times New Roman" w:cs="Times New Roman"/>
          <w:color w:val="EE0000"/>
          <w:spacing w:val="1"/>
          <w:sz w:val="24"/>
          <w:szCs w:val="24"/>
        </w:rPr>
        <w:t xml:space="preserve">n Applications Coordinator </w:t>
      </w:r>
      <w:r w:rsidR="00104967" w:rsidRPr="00845516">
        <w:rPr>
          <w:rFonts w:ascii="Times New Roman" w:hAnsi="Times New Roman" w:cs="Times New Roman"/>
          <w:color w:val="EE0000"/>
          <w:spacing w:val="1"/>
          <w:sz w:val="24"/>
          <w:szCs w:val="24"/>
        </w:rPr>
        <w:t xml:space="preserve">who will </w:t>
      </w:r>
      <w:r w:rsidR="00AE00AC" w:rsidRPr="00845516">
        <w:rPr>
          <w:rFonts w:ascii="Times New Roman" w:hAnsi="Times New Roman" w:cs="Times New Roman"/>
          <w:color w:val="EE0000"/>
          <w:spacing w:val="1"/>
          <w:sz w:val="24"/>
          <w:szCs w:val="24"/>
        </w:rPr>
        <w:t>manage the application cycle</w:t>
      </w:r>
      <w:r w:rsidR="008E5D67" w:rsidRPr="00845516">
        <w:rPr>
          <w:rFonts w:ascii="Times New Roman" w:hAnsi="Times New Roman" w:cs="Times New Roman"/>
          <w:color w:val="EE0000"/>
          <w:spacing w:val="1"/>
          <w:sz w:val="24"/>
          <w:szCs w:val="24"/>
        </w:rPr>
        <w:t xml:space="preserve"> </w:t>
      </w:r>
      <w:r w:rsidR="001739AA" w:rsidRPr="00845516">
        <w:rPr>
          <w:rFonts w:ascii="Times New Roman" w:hAnsi="Times New Roman" w:cs="Times New Roman"/>
          <w:color w:val="EE0000"/>
          <w:spacing w:val="1"/>
          <w:sz w:val="24"/>
          <w:szCs w:val="24"/>
        </w:rPr>
        <w:t>of 100K grant competitions</w:t>
      </w:r>
      <w:r w:rsidR="00104967" w:rsidRPr="00845516">
        <w:rPr>
          <w:rFonts w:ascii="Times New Roman" w:hAnsi="Times New Roman" w:cs="Times New Roman"/>
          <w:color w:val="EE0000"/>
          <w:spacing w:val="1"/>
          <w:sz w:val="24"/>
          <w:szCs w:val="24"/>
        </w:rPr>
        <w:t xml:space="preserve">. </w:t>
      </w:r>
      <w:r w:rsidR="00CF7670" w:rsidRPr="00845516">
        <w:rPr>
          <w:rFonts w:ascii="Times New Roman" w:hAnsi="Times New Roman" w:cs="Times New Roman"/>
          <w:color w:val="EE0000"/>
          <w:spacing w:val="1"/>
          <w:sz w:val="24"/>
          <w:szCs w:val="24"/>
        </w:rPr>
        <w:t>Th</w:t>
      </w:r>
      <w:r w:rsidR="002436BC" w:rsidRPr="00845516">
        <w:rPr>
          <w:rFonts w:ascii="Times New Roman" w:hAnsi="Times New Roman" w:cs="Times New Roman"/>
          <w:color w:val="EE0000"/>
          <w:spacing w:val="1"/>
          <w:sz w:val="24"/>
          <w:szCs w:val="24"/>
        </w:rPr>
        <w:t xml:space="preserve">is includes </w:t>
      </w:r>
      <w:r w:rsidR="00AE00AC" w:rsidRPr="00845516">
        <w:rPr>
          <w:rFonts w:ascii="Times New Roman" w:hAnsi="Times New Roman" w:cs="Times New Roman"/>
          <w:color w:val="EE0000"/>
          <w:spacing w:val="1"/>
          <w:sz w:val="24"/>
          <w:szCs w:val="24"/>
        </w:rPr>
        <w:t xml:space="preserve">providing technical support to applicants, </w:t>
      </w:r>
      <w:r w:rsidR="00100FBC" w:rsidRPr="00845516">
        <w:rPr>
          <w:rFonts w:ascii="Times New Roman" w:hAnsi="Times New Roman" w:cs="Times New Roman"/>
          <w:color w:val="EE0000"/>
          <w:spacing w:val="1"/>
          <w:sz w:val="24"/>
          <w:szCs w:val="24"/>
        </w:rPr>
        <w:t xml:space="preserve">managing the </w:t>
      </w:r>
      <w:r w:rsidR="00D24A26" w:rsidRPr="00845516">
        <w:rPr>
          <w:rFonts w:ascii="Times New Roman" w:hAnsi="Times New Roman" w:cs="Times New Roman"/>
          <w:color w:val="EE0000"/>
          <w:spacing w:val="1"/>
          <w:sz w:val="24"/>
          <w:szCs w:val="24"/>
        </w:rPr>
        <w:t xml:space="preserve">intake of grant applications, </w:t>
      </w:r>
      <w:r w:rsidR="00CF7670" w:rsidRPr="00845516">
        <w:rPr>
          <w:rFonts w:ascii="Times New Roman" w:hAnsi="Times New Roman" w:cs="Times New Roman"/>
          <w:color w:val="EE0000"/>
          <w:spacing w:val="1"/>
          <w:sz w:val="24"/>
          <w:szCs w:val="24"/>
        </w:rPr>
        <w:t>organiz</w:t>
      </w:r>
      <w:r w:rsidR="00100FBC" w:rsidRPr="00845516">
        <w:rPr>
          <w:rFonts w:ascii="Times New Roman" w:hAnsi="Times New Roman" w:cs="Times New Roman"/>
          <w:color w:val="EE0000"/>
          <w:spacing w:val="1"/>
          <w:sz w:val="24"/>
          <w:szCs w:val="24"/>
        </w:rPr>
        <w:t>ing</w:t>
      </w:r>
      <w:r w:rsidR="008D610E" w:rsidRPr="00845516">
        <w:rPr>
          <w:rFonts w:ascii="Times New Roman" w:hAnsi="Times New Roman" w:cs="Times New Roman"/>
          <w:color w:val="EE0000"/>
          <w:spacing w:val="1"/>
          <w:sz w:val="24"/>
          <w:szCs w:val="24"/>
        </w:rPr>
        <w:t xml:space="preserve"> and supporting</w:t>
      </w:r>
      <w:r w:rsidR="00100FBC" w:rsidRPr="00845516">
        <w:rPr>
          <w:rFonts w:ascii="Times New Roman" w:hAnsi="Times New Roman" w:cs="Times New Roman"/>
          <w:color w:val="EE0000"/>
          <w:spacing w:val="1"/>
          <w:sz w:val="24"/>
          <w:szCs w:val="24"/>
        </w:rPr>
        <w:t xml:space="preserve"> the review</w:t>
      </w:r>
      <w:r w:rsidR="00CF7670" w:rsidRPr="00845516">
        <w:rPr>
          <w:rFonts w:ascii="Times New Roman" w:hAnsi="Times New Roman" w:cs="Times New Roman"/>
          <w:color w:val="EE0000"/>
          <w:spacing w:val="1"/>
          <w:sz w:val="24"/>
          <w:szCs w:val="24"/>
        </w:rPr>
        <w:t xml:space="preserve"> </w:t>
      </w:r>
      <w:r w:rsidR="00100FBC" w:rsidRPr="00845516">
        <w:rPr>
          <w:rFonts w:ascii="Times New Roman" w:hAnsi="Times New Roman" w:cs="Times New Roman"/>
          <w:color w:val="EE0000"/>
          <w:spacing w:val="1"/>
          <w:sz w:val="24"/>
          <w:szCs w:val="24"/>
        </w:rPr>
        <w:t>committees</w:t>
      </w:r>
      <w:r w:rsidR="00CF7670" w:rsidRPr="00845516">
        <w:rPr>
          <w:rFonts w:ascii="Times New Roman" w:hAnsi="Times New Roman" w:cs="Times New Roman"/>
          <w:color w:val="EE0000"/>
          <w:spacing w:val="1"/>
          <w:sz w:val="24"/>
          <w:szCs w:val="24"/>
        </w:rPr>
        <w:t xml:space="preserve">, </w:t>
      </w:r>
      <w:r w:rsidR="00100FBC" w:rsidRPr="00845516">
        <w:rPr>
          <w:rFonts w:ascii="Times New Roman" w:hAnsi="Times New Roman" w:cs="Times New Roman"/>
          <w:color w:val="EE0000"/>
          <w:spacing w:val="1"/>
          <w:sz w:val="24"/>
          <w:szCs w:val="24"/>
        </w:rPr>
        <w:t>conducting eligibility reviews, preparing the proposals and assigning them for review</w:t>
      </w:r>
      <w:r w:rsidR="00CF7670" w:rsidRPr="00845516">
        <w:rPr>
          <w:rFonts w:ascii="Times New Roman" w:hAnsi="Times New Roman" w:cs="Times New Roman"/>
          <w:color w:val="EE0000"/>
          <w:spacing w:val="1"/>
          <w:sz w:val="24"/>
          <w:szCs w:val="24"/>
        </w:rPr>
        <w:t>,</w:t>
      </w:r>
      <w:r w:rsidR="008D610E" w:rsidRPr="00845516">
        <w:rPr>
          <w:rFonts w:ascii="Times New Roman" w:hAnsi="Times New Roman" w:cs="Times New Roman"/>
          <w:color w:val="EE0000"/>
          <w:spacing w:val="1"/>
          <w:sz w:val="24"/>
          <w:szCs w:val="24"/>
        </w:rPr>
        <w:t xml:space="preserve"> </w:t>
      </w:r>
      <w:r w:rsidR="00100FBC" w:rsidRPr="00845516">
        <w:rPr>
          <w:rFonts w:ascii="Times New Roman" w:hAnsi="Times New Roman" w:cs="Times New Roman"/>
          <w:color w:val="EE0000"/>
          <w:spacing w:val="1"/>
          <w:sz w:val="24"/>
          <w:szCs w:val="24"/>
        </w:rPr>
        <w:t xml:space="preserve">evaluating the proposals, </w:t>
      </w:r>
      <w:r w:rsidR="008D610E" w:rsidRPr="00845516">
        <w:rPr>
          <w:rFonts w:ascii="Times New Roman" w:hAnsi="Times New Roman" w:cs="Times New Roman"/>
          <w:color w:val="EE0000"/>
          <w:spacing w:val="1"/>
          <w:sz w:val="24"/>
          <w:szCs w:val="24"/>
        </w:rPr>
        <w:t xml:space="preserve">compiling scores and feedback, </w:t>
      </w:r>
      <w:r w:rsidR="00CF7670" w:rsidRPr="00845516">
        <w:rPr>
          <w:rFonts w:ascii="Times New Roman" w:hAnsi="Times New Roman" w:cs="Times New Roman"/>
          <w:color w:val="EE0000"/>
          <w:spacing w:val="1"/>
          <w:sz w:val="24"/>
          <w:szCs w:val="24"/>
        </w:rPr>
        <w:t xml:space="preserve">and </w:t>
      </w:r>
      <w:r w:rsidR="00100FBC" w:rsidRPr="00845516">
        <w:rPr>
          <w:rFonts w:ascii="Times New Roman" w:hAnsi="Times New Roman" w:cs="Times New Roman"/>
          <w:color w:val="EE0000"/>
          <w:spacing w:val="1"/>
          <w:sz w:val="24"/>
          <w:szCs w:val="24"/>
        </w:rPr>
        <w:t>organizing the f</w:t>
      </w:r>
      <w:r w:rsidR="00CF7670" w:rsidRPr="00845516">
        <w:rPr>
          <w:rFonts w:ascii="Times New Roman" w:hAnsi="Times New Roman" w:cs="Times New Roman"/>
          <w:color w:val="EE0000"/>
          <w:spacing w:val="1"/>
          <w:sz w:val="24"/>
          <w:szCs w:val="24"/>
        </w:rPr>
        <w:t>inal selection process.</w:t>
      </w:r>
      <w:r w:rsidR="00100FBC" w:rsidRPr="00845516">
        <w:rPr>
          <w:rFonts w:ascii="Times New Roman" w:hAnsi="Times New Roman" w:cs="Times New Roman"/>
          <w:color w:val="EE0000"/>
          <w:spacing w:val="1"/>
          <w:sz w:val="24"/>
          <w:szCs w:val="24"/>
        </w:rPr>
        <w:t xml:space="preserve"> </w:t>
      </w:r>
      <w:r w:rsidR="00104967" w:rsidRPr="00845516">
        <w:rPr>
          <w:rFonts w:ascii="Times New Roman" w:hAnsi="Times New Roman" w:cs="Times New Roman"/>
          <w:color w:val="EE0000"/>
          <w:spacing w:val="1"/>
          <w:sz w:val="24"/>
          <w:szCs w:val="24"/>
        </w:rPr>
        <w:t>Based on similar contracts, POA estimates $3,</w:t>
      </w:r>
      <w:r w:rsidR="00A93EA6" w:rsidRPr="00845516">
        <w:rPr>
          <w:rFonts w:ascii="Times New Roman" w:hAnsi="Times New Roman" w:cs="Times New Roman"/>
          <w:color w:val="EE0000"/>
          <w:spacing w:val="1"/>
          <w:sz w:val="24"/>
          <w:szCs w:val="24"/>
        </w:rPr>
        <w:t>3</w:t>
      </w:r>
      <w:r w:rsidR="00104967" w:rsidRPr="00845516">
        <w:rPr>
          <w:rFonts w:ascii="Times New Roman" w:hAnsi="Times New Roman" w:cs="Times New Roman"/>
          <w:color w:val="EE0000"/>
          <w:spacing w:val="1"/>
          <w:sz w:val="24"/>
          <w:szCs w:val="24"/>
        </w:rPr>
        <w:t xml:space="preserve">00/month for </w:t>
      </w:r>
      <w:r w:rsidR="00A93EA6" w:rsidRPr="00845516">
        <w:rPr>
          <w:rFonts w:ascii="Times New Roman" w:hAnsi="Times New Roman" w:cs="Times New Roman"/>
          <w:color w:val="EE0000"/>
          <w:spacing w:val="1"/>
          <w:sz w:val="24"/>
          <w:szCs w:val="24"/>
        </w:rPr>
        <w:t>6</w:t>
      </w:r>
      <w:r w:rsidR="00104967" w:rsidRPr="00845516">
        <w:rPr>
          <w:rFonts w:ascii="Times New Roman" w:hAnsi="Times New Roman" w:cs="Times New Roman"/>
          <w:color w:val="EE0000"/>
          <w:spacing w:val="1"/>
          <w:sz w:val="24"/>
          <w:szCs w:val="24"/>
        </w:rPr>
        <w:t xml:space="preserve"> months of support. The total estimated amount is $1</w:t>
      </w:r>
      <w:r w:rsidR="00A93EA6" w:rsidRPr="00845516">
        <w:rPr>
          <w:rFonts w:ascii="Times New Roman" w:hAnsi="Times New Roman" w:cs="Times New Roman"/>
          <w:color w:val="EE0000"/>
          <w:spacing w:val="1"/>
          <w:sz w:val="24"/>
          <w:szCs w:val="24"/>
        </w:rPr>
        <w:t>9</w:t>
      </w:r>
      <w:r w:rsidR="00104967" w:rsidRPr="00845516">
        <w:rPr>
          <w:rFonts w:ascii="Times New Roman" w:hAnsi="Times New Roman" w:cs="Times New Roman"/>
          <w:color w:val="EE0000"/>
          <w:spacing w:val="1"/>
          <w:sz w:val="24"/>
          <w:szCs w:val="24"/>
        </w:rPr>
        <w:t>,</w:t>
      </w:r>
      <w:r w:rsidR="00A93EA6" w:rsidRPr="00845516">
        <w:rPr>
          <w:rFonts w:ascii="Times New Roman" w:hAnsi="Times New Roman" w:cs="Times New Roman"/>
          <w:color w:val="EE0000"/>
          <w:spacing w:val="1"/>
          <w:sz w:val="24"/>
          <w:szCs w:val="24"/>
        </w:rPr>
        <w:t>8</w:t>
      </w:r>
      <w:r w:rsidR="00104967" w:rsidRPr="00845516">
        <w:rPr>
          <w:rFonts w:ascii="Times New Roman" w:hAnsi="Times New Roman" w:cs="Times New Roman"/>
          <w:color w:val="EE0000"/>
          <w:spacing w:val="1"/>
          <w:sz w:val="24"/>
          <w:szCs w:val="24"/>
        </w:rPr>
        <w:t>00.</w:t>
      </w:r>
      <w:r w:rsidR="00100FBC" w:rsidRPr="00845516">
        <w:rPr>
          <w:rFonts w:ascii="Times New Roman" w:hAnsi="Times New Roman" w:cs="Times New Roman"/>
          <w:color w:val="EE0000"/>
          <w:spacing w:val="1"/>
          <w:sz w:val="24"/>
          <w:szCs w:val="24"/>
        </w:rPr>
        <w:t xml:space="preserve"> </w:t>
      </w:r>
    </w:p>
    <w:p w14:paraId="6ABF478C" w14:textId="77777777" w:rsidR="001739AA" w:rsidRDefault="001739AA" w:rsidP="0007324B">
      <w:pPr>
        <w:ind w:left="990" w:hanging="720"/>
        <w:jc w:val="both"/>
        <w:rPr>
          <w:rFonts w:ascii="Times New Roman" w:hAnsi="Times New Roman" w:cs="Times New Roman"/>
          <w:spacing w:val="-1"/>
          <w:sz w:val="24"/>
          <w:szCs w:val="24"/>
        </w:rPr>
      </w:pPr>
    </w:p>
    <w:p w14:paraId="2338688E" w14:textId="77777777" w:rsidR="00100FBC" w:rsidRPr="009A2F8A" w:rsidRDefault="00100FBC" w:rsidP="0007324B">
      <w:pPr>
        <w:ind w:left="990" w:hanging="720"/>
        <w:jc w:val="both"/>
        <w:rPr>
          <w:rFonts w:ascii="Times New Roman" w:hAnsi="Times New Roman" w:cs="Times New Roman"/>
          <w:spacing w:val="-1"/>
          <w:sz w:val="24"/>
          <w:szCs w:val="24"/>
        </w:rPr>
      </w:pPr>
    </w:p>
    <w:p w14:paraId="1674A4BC" w14:textId="77777777" w:rsidR="004C78A6" w:rsidRPr="009A2F8A" w:rsidRDefault="00865BE0" w:rsidP="0007324B">
      <w:pPr>
        <w:ind w:left="229"/>
        <w:jc w:val="both"/>
        <w:rPr>
          <w:rFonts w:ascii="Times New Roman" w:eastAsia="Times New Roman" w:hAnsi="Times New Roman" w:cs="Times New Roman"/>
          <w:sz w:val="24"/>
          <w:szCs w:val="24"/>
        </w:rPr>
      </w:pPr>
      <w:r w:rsidRPr="009A2F8A">
        <w:rPr>
          <w:rFonts w:ascii="Times New Roman" w:eastAsia="Times New Roman" w:hAnsi="Times New Roman" w:cs="Times New Roman"/>
          <w:noProof/>
          <w:sz w:val="24"/>
          <w:szCs w:val="24"/>
          <w:shd w:val="clear" w:color="auto" w:fill="E6E6E6"/>
        </w:rPr>
        <mc:AlternateContent>
          <mc:Choice Requires="wps">
            <w:drawing>
              <wp:inline distT="0" distB="0" distL="0" distR="0" wp14:anchorId="4B2A979E" wp14:editId="6E64D311">
                <wp:extent cx="5943600" cy="1388962"/>
                <wp:effectExtent l="0" t="0" r="12700" b="8255"/>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38896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935C0D" w14:textId="77777777" w:rsidR="009967A1" w:rsidRPr="004D3836" w:rsidRDefault="009967A1">
                            <w:pPr>
                              <w:spacing w:before="71" w:line="250" w:lineRule="exact"/>
                              <w:ind w:left="2"/>
                              <w:jc w:val="center"/>
                              <w:rPr>
                                <w:rFonts w:ascii="Times New Roman" w:eastAsia="Times New Roman" w:hAnsi="Times New Roman" w:cs="Times New Roman"/>
                                <w:sz w:val="24"/>
                                <w:szCs w:val="24"/>
                              </w:rPr>
                            </w:pPr>
                            <w:r w:rsidRPr="004D3836">
                              <w:rPr>
                                <w:rFonts w:ascii="Times New Roman"/>
                                <w:b/>
                                <w:spacing w:val="-1"/>
                                <w:sz w:val="24"/>
                                <w:szCs w:val="24"/>
                              </w:rPr>
                              <w:t>Other</w:t>
                            </w:r>
                            <w:r w:rsidRPr="004D3836">
                              <w:rPr>
                                <w:rFonts w:ascii="Times New Roman"/>
                                <w:b/>
                                <w:sz w:val="24"/>
                                <w:szCs w:val="24"/>
                              </w:rPr>
                              <w:t xml:space="preserve"> </w:t>
                            </w:r>
                            <w:r w:rsidRPr="004D3836">
                              <w:rPr>
                                <w:rFonts w:ascii="Times New Roman"/>
                                <w:b/>
                                <w:spacing w:val="-1"/>
                                <w:sz w:val="24"/>
                                <w:szCs w:val="24"/>
                              </w:rPr>
                              <w:t>Direct</w:t>
                            </w:r>
                            <w:r w:rsidRPr="004D3836">
                              <w:rPr>
                                <w:rFonts w:ascii="Times New Roman"/>
                                <w:b/>
                                <w:sz w:val="24"/>
                                <w:szCs w:val="24"/>
                              </w:rPr>
                              <w:t xml:space="preserve"> </w:t>
                            </w:r>
                            <w:r w:rsidRPr="004D3836">
                              <w:rPr>
                                <w:rFonts w:ascii="Times New Roman"/>
                                <w:b/>
                                <w:spacing w:val="-1"/>
                                <w:sz w:val="24"/>
                                <w:szCs w:val="24"/>
                              </w:rPr>
                              <w:t>Costs</w:t>
                            </w:r>
                          </w:p>
                          <w:p w14:paraId="17FF9622" w14:textId="6F739389" w:rsidR="00E500C3" w:rsidRDefault="00862194" w:rsidP="00E500C3">
                            <w:pPr>
                              <w:jc w:val="center"/>
                              <w:rPr>
                                <w:rFonts w:ascii="Times New Roman" w:hAnsi="Times New Roman" w:cs="Times New Roman"/>
                                <w:bCs/>
                                <w:sz w:val="24"/>
                                <w:szCs w:val="24"/>
                              </w:rPr>
                            </w:pPr>
                            <w:r>
                              <w:rPr>
                                <w:rFonts w:ascii="Times New Roman" w:hAnsi="Times New Roman" w:cs="Times New Roman"/>
                                <w:bCs/>
                                <w:sz w:val="24"/>
                                <w:szCs w:val="24"/>
                              </w:rPr>
                              <w:t xml:space="preserve">Current </w:t>
                            </w:r>
                            <w:r w:rsidR="00E500C3" w:rsidRPr="004D3836">
                              <w:rPr>
                                <w:rFonts w:ascii="Times New Roman" w:hAnsi="Times New Roman" w:cs="Times New Roman"/>
                                <w:bCs/>
                                <w:sz w:val="24"/>
                                <w:szCs w:val="24"/>
                              </w:rPr>
                              <w:t>WHA Funds Requested: $</w:t>
                            </w:r>
                            <w:r w:rsidR="001A7F17" w:rsidRPr="004D3836">
                              <w:rPr>
                                <w:rFonts w:ascii="Times New Roman" w:hAnsi="Times New Roman" w:cs="Times New Roman"/>
                                <w:bCs/>
                                <w:sz w:val="24"/>
                                <w:szCs w:val="24"/>
                              </w:rPr>
                              <w:t>89,761</w:t>
                            </w:r>
                          </w:p>
                          <w:p w14:paraId="1EE48477" w14:textId="43D0ABD7" w:rsidR="00862194" w:rsidRPr="00A93892" w:rsidRDefault="00862194" w:rsidP="00862194">
                            <w:pPr>
                              <w:jc w:val="center"/>
                              <w:rPr>
                                <w:rFonts w:ascii="Times New Roman" w:hAnsi="Times New Roman" w:cs="Times New Roman"/>
                                <w:b/>
                                <w:i/>
                                <w:iCs/>
                                <w:color w:val="EE0000"/>
                                <w:sz w:val="24"/>
                                <w:szCs w:val="24"/>
                              </w:rPr>
                            </w:pPr>
                            <w:r w:rsidRPr="00A93892">
                              <w:rPr>
                                <w:rFonts w:ascii="Times New Roman" w:hAnsi="Times New Roman" w:cs="Times New Roman"/>
                                <w:b/>
                                <w:i/>
                                <w:iCs/>
                                <w:color w:val="EE0000"/>
                                <w:sz w:val="24"/>
                                <w:szCs w:val="24"/>
                              </w:rPr>
                              <w:t>Amount Change: +$</w:t>
                            </w:r>
                            <w:r>
                              <w:rPr>
                                <w:rFonts w:ascii="Times New Roman" w:hAnsi="Times New Roman" w:cs="Times New Roman"/>
                                <w:b/>
                                <w:i/>
                                <w:iCs/>
                                <w:color w:val="EE0000"/>
                                <w:sz w:val="24"/>
                                <w:szCs w:val="24"/>
                              </w:rPr>
                              <w:t>1</w:t>
                            </w:r>
                            <w:ins w:id="257" w:author="Penelope Kim" w:date="2025-12-17T10:21:00Z" w16du:dateUtc="2025-12-17T15:21:00Z">
                              <w:r w:rsidR="009937C1">
                                <w:rPr>
                                  <w:rFonts w:ascii="Times New Roman" w:hAnsi="Times New Roman" w:cs="Times New Roman"/>
                                  <w:b/>
                                  <w:i/>
                                  <w:iCs/>
                                  <w:color w:val="EE0000"/>
                                  <w:sz w:val="24"/>
                                  <w:szCs w:val="24"/>
                                </w:rPr>
                                <w:t>2,110</w:t>
                              </w:r>
                            </w:ins>
                            <w:del w:id="258" w:author="Penelope Kim" w:date="2025-12-15T12:42:00Z" w16du:dateUtc="2025-12-15T17:42:00Z">
                              <w:r w:rsidDel="008D2424">
                                <w:rPr>
                                  <w:rFonts w:ascii="Times New Roman" w:hAnsi="Times New Roman" w:cs="Times New Roman"/>
                                  <w:b/>
                                  <w:i/>
                                  <w:iCs/>
                                  <w:color w:val="EE0000"/>
                                  <w:sz w:val="24"/>
                                  <w:szCs w:val="24"/>
                                </w:rPr>
                                <w:delText>0,127</w:delText>
                              </w:r>
                            </w:del>
                          </w:p>
                          <w:p w14:paraId="0D09C6FA" w14:textId="05DBE8B3" w:rsidR="00862194" w:rsidRPr="00862194" w:rsidRDefault="00862194" w:rsidP="00862194">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 xml:space="preserve">Revised WHA Funds Requested:  </w:t>
                            </w:r>
                            <w:r w:rsidRPr="00F35D66">
                              <w:rPr>
                                <w:rFonts w:ascii="Times New Roman" w:hAnsi="Times New Roman" w:cs="Times New Roman"/>
                                <w:bCs/>
                                <w:color w:val="EE0000"/>
                                <w:sz w:val="24"/>
                                <w:szCs w:val="24"/>
                              </w:rPr>
                              <w:t>$</w:t>
                            </w:r>
                            <w:ins w:id="259" w:author="Penelope Kim" w:date="2025-12-15T12:42:00Z" w16du:dateUtc="2025-12-15T17:42:00Z">
                              <w:r w:rsidR="008D2424">
                                <w:rPr>
                                  <w:rFonts w:ascii="Times New Roman" w:hAnsi="Times New Roman" w:cs="Times New Roman"/>
                                  <w:sz w:val="24"/>
                                  <w:szCs w:val="24"/>
                                </w:rPr>
                                <w:t>101,</w:t>
                              </w:r>
                            </w:ins>
                            <w:ins w:id="260" w:author="Penelope Kim" w:date="2025-12-17T10:21:00Z" w16du:dateUtc="2025-12-17T15:21:00Z">
                              <w:r w:rsidR="009937C1">
                                <w:rPr>
                                  <w:rFonts w:ascii="Times New Roman" w:hAnsi="Times New Roman" w:cs="Times New Roman"/>
                                  <w:sz w:val="24"/>
                                  <w:szCs w:val="24"/>
                                </w:rPr>
                                <w:t>871</w:t>
                              </w:r>
                            </w:ins>
                            <w:del w:id="261" w:author="Penelope Kim" w:date="2025-12-15T12:42:00Z" w16du:dateUtc="2025-12-15T17:42:00Z">
                              <w:r w:rsidDel="008D2424">
                                <w:rPr>
                                  <w:rFonts w:ascii="Times New Roman" w:hAnsi="Times New Roman" w:cs="Times New Roman"/>
                                  <w:sz w:val="24"/>
                                  <w:szCs w:val="24"/>
                                </w:rPr>
                                <w:delText>99,888</w:delText>
                              </w:r>
                            </w:del>
                          </w:p>
                          <w:p w14:paraId="5F9FFC11" w14:textId="56B1A511" w:rsidR="00AE230B" w:rsidRPr="004D3836" w:rsidRDefault="00AE230B" w:rsidP="00862194">
                            <w:pPr>
                              <w:spacing w:after="240"/>
                              <w:jc w:val="center"/>
                              <w:rPr>
                                <w:rFonts w:ascii="Times New Roman" w:hAnsi="Times New Roman" w:cs="Times New Roman"/>
                                <w:bCs/>
                                <w:sz w:val="24"/>
                                <w:szCs w:val="24"/>
                              </w:rPr>
                            </w:pPr>
                            <w:r w:rsidRPr="004D3836">
                              <w:rPr>
                                <w:rFonts w:ascii="Times New Roman" w:hAnsi="Times New Roman" w:cs="Times New Roman"/>
                                <w:bCs/>
                                <w:sz w:val="24"/>
                                <w:szCs w:val="24"/>
                              </w:rPr>
                              <w:t>POA Cost-Share: $</w:t>
                            </w:r>
                            <w:r w:rsidR="00146973" w:rsidRPr="004D3836">
                              <w:rPr>
                                <w:rFonts w:ascii="Times New Roman" w:hAnsi="Times New Roman" w:cs="Times New Roman"/>
                                <w:bCs/>
                                <w:sz w:val="24"/>
                                <w:szCs w:val="24"/>
                              </w:rPr>
                              <w:t>783,835</w:t>
                            </w:r>
                          </w:p>
                          <w:p w14:paraId="40185EB4" w14:textId="479F7D69" w:rsidR="009F7ABD" w:rsidRPr="004D3836" w:rsidRDefault="009F7ABD" w:rsidP="009F7ABD">
                            <w:pPr>
                              <w:spacing w:before="80"/>
                              <w:jc w:val="center"/>
                              <w:rPr>
                                <w:rFonts w:ascii="Times New Roman"/>
                                <w:b/>
                                <w:bCs/>
                                <w:spacing w:val="33"/>
                                <w:sz w:val="24"/>
                                <w:szCs w:val="24"/>
                              </w:rPr>
                            </w:pPr>
                            <w:r w:rsidRPr="004D3836">
                              <w:rPr>
                                <w:rFonts w:ascii="Times New Roman"/>
                                <w:b/>
                                <w:bCs/>
                                <w:spacing w:val="-1"/>
                                <w:sz w:val="24"/>
                                <w:szCs w:val="24"/>
                              </w:rPr>
                              <w:t>Subtotal</w:t>
                            </w:r>
                            <w:r w:rsidRPr="004D3836">
                              <w:rPr>
                                <w:rFonts w:ascii="Times New Roman"/>
                                <w:b/>
                                <w:bCs/>
                                <w:spacing w:val="1"/>
                                <w:sz w:val="24"/>
                                <w:szCs w:val="24"/>
                              </w:rPr>
                              <w:t xml:space="preserve"> </w:t>
                            </w:r>
                            <w:r w:rsidRPr="004D3836">
                              <w:rPr>
                                <w:rFonts w:ascii="Times New Roman"/>
                                <w:b/>
                                <w:bCs/>
                                <w:spacing w:val="-2"/>
                                <w:sz w:val="24"/>
                                <w:szCs w:val="24"/>
                              </w:rPr>
                              <w:t>Other</w:t>
                            </w:r>
                            <w:r w:rsidRPr="004D3836">
                              <w:rPr>
                                <w:rFonts w:ascii="Times New Roman"/>
                                <w:b/>
                                <w:bCs/>
                                <w:sz w:val="24"/>
                                <w:szCs w:val="24"/>
                              </w:rPr>
                              <w:t xml:space="preserve"> </w:t>
                            </w:r>
                            <w:r w:rsidRPr="004D3836">
                              <w:rPr>
                                <w:rFonts w:ascii="Times New Roman"/>
                                <w:b/>
                                <w:bCs/>
                                <w:spacing w:val="-1"/>
                                <w:sz w:val="24"/>
                                <w:szCs w:val="24"/>
                              </w:rPr>
                              <w:t>Direct</w:t>
                            </w:r>
                            <w:r w:rsidRPr="004D3836">
                              <w:rPr>
                                <w:rFonts w:ascii="Times New Roman"/>
                                <w:b/>
                                <w:bCs/>
                                <w:spacing w:val="2"/>
                                <w:sz w:val="24"/>
                                <w:szCs w:val="24"/>
                              </w:rPr>
                              <w:t xml:space="preserve"> </w:t>
                            </w:r>
                            <w:r w:rsidRPr="004D3836">
                              <w:rPr>
                                <w:rFonts w:ascii="Times New Roman"/>
                                <w:b/>
                                <w:bCs/>
                                <w:spacing w:val="-1"/>
                                <w:sz w:val="24"/>
                                <w:szCs w:val="24"/>
                              </w:rPr>
                              <w:t>Costs:</w:t>
                            </w:r>
                            <w:r w:rsidRPr="004D3836">
                              <w:rPr>
                                <w:rFonts w:ascii="Times New Roman"/>
                                <w:b/>
                                <w:bCs/>
                                <w:spacing w:val="1"/>
                                <w:sz w:val="24"/>
                                <w:szCs w:val="24"/>
                              </w:rPr>
                              <w:t xml:space="preserve"> </w:t>
                            </w:r>
                            <w:r w:rsidRPr="004D3836">
                              <w:rPr>
                                <w:rFonts w:ascii="Times New Roman"/>
                                <w:b/>
                                <w:bCs/>
                                <w:spacing w:val="-1"/>
                                <w:sz w:val="24"/>
                                <w:szCs w:val="24"/>
                              </w:rPr>
                              <w:t>$</w:t>
                            </w:r>
                            <w:r w:rsidR="00730F26">
                              <w:rPr>
                                <w:rFonts w:ascii="Times New Roman" w:hAnsi="Times New Roman" w:cs="Times New Roman"/>
                                <w:b/>
                                <w:bCs/>
                                <w:sz w:val="24"/>
                                <w:szCs w:val="24"/>
                              </w:rPr>
                              <w:t>88</w:t>
                            </w:r>
                            <w:ins w:id="262" w:author="Penelope Kim" w:date="2025-12-15T12:43:00Z" w16du:dateUtc="2025-12-15T17:43:00Z">
                              <w:r w:rsidR="008D2424">
                                <w:rPr>
                                  <w:rFonts w:ascii="Times New Roman" w:hAnsi="Times New Roman" w:cs="Times New Roman"/>
                                  <w:b/>
                                  <w:bCs/>
                                  <w:sz w:val="24"/>
                                  <w:szCs w:val="24"/>
                                </w:rPr>
                                <w:t>5,</w:t>
                              </w:r>
                            </w:ins>
                            <w:ins w:id="263" w:author="Penelope Kim" w:date="2025-12-17T10:22:00Z" w16du:dateUtc="2025-12-17T15:22:00Z">
                              <w:r w:rsidR="00334C4D">
                                <w:rPr>
                                  <w:rFonts w:ascii="Times New Roman" w:hAnsi="Times New Roman" w:cs="Times New Roman"/>
                                  <w:b/>
                                  <w:bCs/>
                                  <w:sz w:val="24"/>
                                  <w:szCs w:val="24"/>
                                </w:rPr>
                                <w:t>706</w:t>
                              </w:r>
                            </w:ins>
                            <w:del w:id="264" w:author="Penelope Kim" w:date="2025-12-15T12:43:00Z" w16du:dateUtc="2025-12-15T17:43:00Z">
                              <w:r w:rsidR="00730F26" w:rsidDel="008D2424">
                                <w:rPr>
                                  <w:rFonts w:ascii="Times New Roman" w:hAnsi="Times New Roman" w:cs="Times New Roman"/>
                                  <w:b/>
                                  <w:bCs/>
                                  <w:sz w:val="24"/>
                                  <w:szCs w:val="24"/>
                                </w:rPr>
                                <w:delText>8,723</w:delText>
                              </w:r>
                            </w:del>
                          </w:p>
                          <w:p w14:paraId="25AB84F5" w14:textId="77777777" w:rsidR="009F7ABD" w:rsidRPr="004D3836" w:rsidRDefault="009F7ABD" w:rsidP="009F7ABD">
                            <w:pPr>
                              <w:rPr>
                                <w:rFonts w:ascii="Times New Roman" w:hAnsi="Times New Roman" w:cs="Times New Roman"/>
                                <w:b/>
                                <w:sz w:val="24"/>
                                <w:szCs w:val="24"/>
                              </w:rPr>
                            </w:pPr>
                          </w:p>
                          <w:p w14:paraId="0E3F4BE6" w14:textId="432F56DD" w:rsidR="009967A1" w:rsidRPr="004D3836" w:rsidRDefault="009967A1" w:rsidP="0099020E">
                            <w:pPr>
                              <w:spacing w:line="241" w:lineRule="auto"/>
                              <w:ind w:left="2983" w:right="2510"/>
                              <w:jc w:val="center"/>
                              <w:rPr>
                                <w:rFonts w:ascii="Times New Roman" w:eastAsia="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shape w14:anchorId="4B2A979E" id="Text Box 6" o:spid="_x0000_s1032" type="#_x0000_t202" style="width:468pt;height:10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" filled="f">
                <v:textbox inset="0,0,0,0">
                  <w:txbxContent>
                    <w:p w14:paraId="76935C0D" w14:textId="77777777" w:rsidR="009967A1" w:rsidRPr="004D3836" w:rsidRDefault="009967A1">
                      <w:pPr>
                        <w:spacing w:before="71" w:line="250" w:lineRule="exact"/>
                        <w:ind w:left="2"/>
                        <w:jc w:val="center"/>
                        <w:rPr>
                          <w:rFonts w:ascii="Times New Roman" w:eastAsia="Times New Roman" w:hAnsi="Times New Roman" w:cs="Times New Roman"/>
                          <w:sz w:val="24"/>
                          <w:szCs w:val="24"/>
                        </w:rPr>
                      </w:pPr>
                      <w:r w:rsidRPr="004D3836">
                        <w:rPr>
                          <w:rFonts w:ascii="Times New Roman"/>
                          <w:b/>
                          <w:spacing w:val="-1"/>
                          <w:sz w:val="24"/>
                          <w:szCs w:val="24"/>
                        </w:rPr>
                        <w:t>Other</w:t>
                      </w:r>
                      <w:r w:rsidRPr="004D3836">
                        <w:rPr>
                          <w:rFonts w:ascii="Times New Roman"/>
                          <w:b/>
                          <w:sz w:val="24"/>
                          <w:szCs w:val="24"/>
                        </w:rPr>
                        <w:t xml:space="preserve"> </w:t>
                      </w:r>
                      <w:r w:rsidRPr="004D3836">
                        <w:rPr>
                          <w:rFonts w:ascii="Times New Roman"/>
                          <w:b/>
                          <w:spacing w:val="-1"/>
                          <w:sz w:val="24"/>
                          <w:szCs w:val="24"/>
                        </w:rPr>
                        <w:t>Direct</w:t>
                      </w:r>
                      <w:r w:rsidRPr="004D3836">
                        <w:rPr>
                          <w:rFonts w:ascii="Times New Roman"/>
                          <w:b/>
                          <w:sz w:val="24"/>
                          <w:szCs w:val="24"/>
                        </w:rPr>
                        <w:t xml:space="preserve"> </w:t>
                      </w:r>
                      <w:r w:rsidRPr="004D3836">
                        <w:rPr>
                          <w:rFonts w:ascii="Times New Roman"/>
                          <w:b/>
                          <w:spacing w:val="-1"/>
                          <w:sz w:val="24"/>
                          <w:szCs w:val="24"/>
                        </w:rPr>
                        <w:t>Costs</w:t>
                      </w:r>
                    </w:p>
                    <w:p w14:paraId="17FF9622" w14:textId="6F739389" w:rsidR="00E500C3" w:rsidRDefault="00862194" w:rsidP="00E500C3">
                      <w:pPr>
                        <w:jc w:val="center"/>
                        <w:rPr>
                          <w:rFonts w:ascii="Times New Roman" w:hAnsi="Times New Roman" w:cs="Times New Roman"/>
                          <w:bCs/>
                          <w:sz w:val="24"/>
                          <w:szCs w:val="24"/>
                        </w:rPr>
                      </w:pPr>
                      <w:r>
                        <w:rPr>
                          <w:rFonts w:ascii="Times New Roman" w:hAnsi="Times New Roman" w:cs="Times New Roman"/>
                          <w:bCs/>
                          <w:sz w:val="24"/>
                          <w:szCs w:val="24"/>
                        </w:rPr>
                        <w:t xml:space="preserve">Current </w:t>
                      </w:r>
                      <w:r w:rsidR="00E500C3" w:rsidRPr="004D3836">
                        <w:rPr>
                          <w:rFonts w:ascii="Times New Roman" w:hAnsi="Times New Roman" w:cs="Times New Roman"/>
                          <w:bCs/>
                          <w:sz w:val="24"/>
                          <w:szCs w:val="24"/>
                        </w:rPr>
                        <w:t>WHA Funds Requested: $</w:t>
                      </w:r>
                      <w:r w:rsidR="001A7F17" w:rsidRPr="004D3836">
                        <w:rPr>
                          <w:rFonts w:ascii="Times New Roman" w:hAnsi="Times New Roman" w:cs="Times New Roman"/>
                          <w:bCs/>
                          <w:sz w:val="24"/>
                          <w:szCs w:val="24"/>
                        </w:rPr>
                        <w:t>89,761</w:t>
                      </w:r>
                    </w:p>
                    <w:p w14:paraId="1EE48477" w14:textId="43D0ABD7" w:rsidR="00862194" w:rsidRPr="00A93892" w:rsidRDefault="00862194" w:rsidP="00862194">
                      <w:pPr>
                        <w:jc w:val="center"/>
                        <w:rPr>
                          <w:rFonts w:ascii="Times New Roman" w:hAnsi="Times New Roman" w:cs="Times New Roman"/>
                          <w:b/>
                          <w:i/>
                          <w:iCs/>
                          <w:color w:val="EE0000"/>
                          <w:sz w:val="24"/>
                          <w:szCs w:val="24"/>
                        </w:rPr>
                      </w:pPr>
                      <w:r w:rsidRPr="00A93892">
                        <w:rPr>
                          <w:rFonts w:ascii="Times New Roman" w:hAnsi="Times New Roman" w:cs="Times New Roman"/>
                          <w:b/>
                          <w:i/>
                          <w:iCs/>
                          <w:color w:val="EE0000"/>
                          <w:sz w:val="24"/>
                          <w:szCs w:val="24"/>
                        </w:rPr>
                        <w:t>Amount Change: +$</w:t>
                      </w:r>
                      <w:r>
                        <w:rPr>
                          <w:rFonts w:ascii="Times New Roman" w:hAnsi="Times New Roman" w:cs="Times New Roman"/>
                          <w:b/>
                          <w:i/>
                          <w:iCs/>
                          <w:color w:val="EE0000"/>
                          <w:sz w:val="24"/>
                          <w:szCs w:val="24"/>
                        </w:rPr>
                        <w:t>1</w:t>
                      </w:r>
                      <w:ins w:id="265" w:author="Penelope Kim" w:date="2025-12-17T10:21:00Z" w16du:dateUtc="2025-12-17T15:21:00Z">
                        <w:r w:rsidR="009937C1">
                          <w:rPr>
                            <w:rFonts w:ascii="Times New Roman" w:hAnsi="Times New Roman" w:cs="Times New Roman"/>
                            <w:b/>
                            <w:i/>
                            <w:iCs/>
                            <w:color w:val="EE0000"/>
                            <w:sz w:val="24"/>
                            <w:szCs w:val="24"/>
                          </w:rPr>
                          <w:t>2,110</w:t>
                        </w:r>
                      </w:ins>
                      <w:del w:id="266" w:author="Penelope Kim" w:date="2025-12-15T12:42:00Z" w16du:dateUtc="2025-12-15T17:42:00Z">
                        <w:r w:rsidDel="008D2424">
                          <w:rPr>
                            <w:rFonts w:ascii="Times New Roman" w:hAnsi="Times New Roman" w:cs="Times New Roman"/>
                            <w:b/>
                            <w:i/>
                            <w:iCs/>
                            <w:color w:val="EE0000"/>
                            <w:sz w:val="24"/>
                            <w:szCs w:val="24"/>
                          </w:rPr>
                          <w:delText>0,127</w:delText>
                        </w:r>
                      </w:del>
                    </w:p>
                    <w:p w14:paraId="0D09C6FA" w14:textId="05DBE8B3" w:rsidR="00862194" w:rsidRPr="00862194" w:rsidRDefault="00862194" w:rsidP="00862194">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 xml:space="preserve">Revised WHA Funds Requested:  </w:t>
                      </w:r>
                      <w:r w:rsidRPr="00F35D66">
                        <w:rPr>
                          <w:rFonts w:ascii="Times New Roman" w:hAnsi="Times New Roman" w:cs="Times New Roman"/>
                          <w:bCs/>
                          <w:color w:val="EE0000"/>
                          <w:sz w:val="24"/>
                          <w:szCs w:val="24"/>
                        </w:rPr>
                        <w:t>$</w:t>
                      </w:r>
                      <w:ins w:id="267" w:author="Penelope Kim" w:date="2025-12-15T12:42:00Z" w16du:dateUtc="2025-12-15T17:42:00Z">
                        <w:r w:rsidR="008D2424">
                          <w:rPr>
                            <w:rFonts w:ascii="Times New Roman" w:hAnsi="Times New Roman" w:cs="Times New Roman"/>
                            <w:sz w:val="24"/>
                            <w:szCs w:val="24"/>
                          </w:rPr>
                          <w:t>101,</w:t>
                        </w:r>
                      </w:ins>
                      <w:ins w:id="268" w:author="Penelope Kim" w:date="2025-12-17T10:21:00Z" w16du:dateUtc="2025-12-17T15:21:00Z">
                        <w:r w:rsidR="009937C1">
                          <w:rPr>
                            <w:rFonts w:ascii="Times New Roman" w:hAnsi="Times New Roman" w:cs="Times New Roman"/>
                            <w:sz w:val="24"/>
                            <w:szCs w:val="24"/>
                          </w:rPr>
                          <w:t>871</w:t>
                        </w:r>
                      </w:ins>
                      <w:del w:id="269" w:author="Penelope Kim" w:date="2025-12-15T12:42:00Z" w16du:dateUtc="2025-12-15T17:42:00Z">
                        <w:r w:rsidDel="008D2424">
                          <w:rPr>
                            <w:rFonts w:ascii="Times New Roman" w:hAnsi="Times New Roman" w:cs="Times New Roman"/>
                            <w:sz w:val="24"/>
                            <w:szCs w:val="24"/>
                          </w:rPr>
                          <w:delText>99,888</w:delText>
                        </w:r>
                      </w:del>
                    </w:p>
                    <w:p w14:paraId="5F9FFC11" w14:textId="56B1A511" w:rsidR="00AE230B" w:rsidRPr="004D3836" w:rsidRDefault="00AE230B" w:rsidP="00862194">
                      <w:pPr>
                        <w:spacing w:after="240"/>
                        <w:jc w:val="center"/>
                        <w:rPr>
                          <w:rFonts w:ascii="Times New Roman" w:hAnsi="Times New Roman" w:cs="Times New Roman"/>
                          <w:bCs/>
                          <w:sz w:val="24"/>
                          <w:szCs w:val="24"/>
                        </w:rPr>
                      </w:pPr>
                      <w:r w:rsidRPr="004D3836">
                        <w:rPr>
                          <w:rFonts w:ascii="Times New Roman" w:hAnsi="Times New Roman" w:cs="Times New Roman"/>
                          <w:bCs/>
                          <w:sz w:val="24"/>
                          <w:szCs w:val="24"/>
                        </w:rPr>
                        <w:t>POA Cost-Share: $</w:t>
                      </w:r>
                      <w:r w:rsidR="00146973" w:rsidRPr="004D3836">
                        <w:rPr>
                          <w:rFonts w:ascii="Times New Roman" w:hAnsi="Times New Roman" w:cs="Times New Roman"/>
                          <w:bCs/>
                          <w:sz w:val="24"/>
                          <w:szCs w:val="24"/>
                        </w:rPr>
                        <w:t>783,835</w:t>
                      </w:r>
                    </w:p>
                    <w:p w14:paraId="40185EB4" w14:textId="479F7D69" w:rsidR="009F7ABD" w:rsidRPr="004D3836" w:rsidRDefault="009F7ABD" w:rsidP="009F7ABD">
                      <w:pPr>
                        <w:spacing w:before="80"/>
                        <w:jc w:val="center"/>
                        <w:rPr>
                          <w:rFonts w:ascii="Times New Roman"/>
                          <w:b/>
                          <w:bCs/>
                          <w:spacing w:val="33"/>
                          <w:sz w:val="24"/>
                          <w:szCs w:val="24"/>
                        </w:rPr>
                      </w:pPr>
                      <w:r w:rsidRPr="004D3836">
                        <w:rPr>
                          <w:rFonts w:ascii="Times New Roman"/>
                          <w:b/>
                          <w:bCs/>
                          <w:spacing w:val="-1"/>
                          <w:sz w:val="24"/>
                          <w:szCs w:val="24"/>
                        </w:rPr>
                        <w:t>Subtotal</w:t>
                      </w:r>
                      <w:r w:rsidRPr="004D3836">
                        <w:rPr>
                          <w:rFonts w:ascii="Times New Roman"/>
                          <w:b/>
                          <w:bCs/>
                          <w:spacing w:val="1"/>
                          <w:sz w:val="24"/>
                          <w:szCs w:val="24"/>
                        </w:rPr>
                        <w:t xml:space="preserve"> </w:t>
                      </w:r>
                      <w:r w:rsidRPr="004D3836">
                        <w:rPr>
                          <w:rFonts w:ascii="Times New Roman"/>
                          <w:b/>
                          <w:bCs/>
                          <w:spacing w:val="-2"/>
                          <w:sz w:val="24"/>
                          <w:szCs w:val="24"/>
                        </w:rPr>
                        <w:t>Other</w:t>
                      </w:r>
                      <w:r w:rsidRPr="004D3836">
                        <w:rPr>
                          <w:rFonts w:ascii="Times New Roman"/>
                          <w:b/>
                          <w:bCs/>
                          <w:sz w:val="24"/>
                          <w:szCs w:val="24"/>
                        </w:rPr>
                        <w:t xml:space="preserve"> </w:t>
                      </w:r>
                      <w:r w:rsidRPr="004D3836">
                        <w:rPr>
                          <w:rFonts w:ascii="Times New Roman"/>
                          <w:b/>
                          <w:bCs/>
                          <w:spacing w:val="-1"/>
                          <w:sz w:val="24"/>
                          <w:szCs w:val="24"/>
                        </w:rPr>
                        <w:t>Direct</w:t>
                      </w:r>
                      <w:r w:rsidRPr="004D3836">
                        <w:rPr>
                          <w:rFonts w:ascii="Times New Roman"/>
                          <w:b/>
                          <w:bCs/>
                          <w:spacing w:val="2"/>
                          <w:sz w:val="24"/>
                          <w:szCs w:val="24"/>
                        </w:rPr>
                        <w:t xml:space="preserve"> </w:t>
                      </w:r>
                      <w:r w:rsidRPr="004D3836">
                        <w:rPr>
                          <w:rFonts w:ascii="Times New Roman"/>
                          <w:b/>
                          <w:bCs/>
                          <w:spacing w:val="-1"/>
                          <w:sz w:val="24"/>
                          <w:szCs w:val="24"/>
                        </w:rPr>
                        <w:t>Costs:</w:t>
                      </w:r>
                      <w:r w:rsidRPr="004D3836">
                        <w:rPr>
                          <w:rFonts w:ascii="Times New Roman"/>
                          <w:b/>
                          <w:bCs/>
                          <w:spacing w:val="1"/>
                          <w:sz w:val="24"/>
                          <w:szCs w:val="24"/>
                        </w:rPr>
                        <w:t xml:space="preserve"> </w:t>
                      </w:r>
                      <w:r w:rsidRPr="004D3836">
                        <w:rPr>
                          <w:rFonts w:ascii="Times New Roman"/>
                          <w:b/>
                          <w:bCs/>
                          <w:spacing w:val="-1"/>
                          <w:sz w:val="24"/>
                          <w:szCs w:val="24"/>
                        </w:rPr>
                        <w:t>$</w:t>
                      </w:r>
                      <w:r w:rsidR="00730F26">
                        <w:rPr>
                          <w:rFonts w:ascii="Times New Roman" w:hAnsi="Times New Roman" w:cs="Times New Roman"/>
                          <w:b/>
                          <w:bCs/>
                          <w:sz w:val="24"/>
                          <w:szCs w:val="24"/>
                        </w:rPr>
                        <w:t>88</w:t>
                      </w:r>
                      <w:ins w:id="270" w:author="Penelope Kim" w:date="2025-12-15T12:43:00Z" w16du:dateUtc="2025-12-15T17:43:00Z">
                        <w:r w:rsidR="008D2424">
                          <w:rPr>
                            <w:rFonts w:ascii="Times New Roman" w:hAnsi="Times New Roman" w:cs="Times New Roman"/>
                            <w:b/>
                            <w:bCs/>
                            <w:sz w:val="24"/>
                            <w:szCs w:val="24"/>
                          </w:rPr>
                          <w:t>5,</w:t>
                        </w:r>
                      </w:ins>
                      <w:ins w:id="271" w:author="Penelope Kim" w:date="2025-12-17T10:22:00Z" w16du:dateUtc="2025-12-17T15:22:00Z">
                        <w:r w:rsidR="00334C4D">
                          <w:rPr>
                            <w:rFonts w:ascii="Times New Roman" w:hAnsi="Times New Roman" w:cs="Times New Roman"/>
                            <w:b/>
                            <w:bCs/>
                            <w:sz w:val="24"/>
                            <w:szCs w:val="24"/>
                          </w:rPr>
                          <w:t>706</w:t>
                        </w:r>
                      </w:ins>
                      <w:del w:id="272" w:author="Penelope Kim" w:date="2025-12-15T12:43:00Z" w16du:dateUtc="2025-12-15T17:43:00Z">
                        <w:r w:rsidR="00730F26" w:rsidDel="008D2424">
                          <w:rPr>
                            <w:rFonts w:ascii="Times New Roman" w:hAnsi="Times New Roman" w:cs="Times New Roman"/>
                            <w:b/>
                            <w:bCs/>
                            <w:sz w:val="24"/>
                            <w:szCs w:val="24"/>
                          </w:rPr>
                          <w:delText>8,723</w:delText>
                        </w:r>
                      </w:del>
                    </w:p>
                    <w:p w14:paraId="25AB84F5" w14:textId="77777777" w:rsidR="009F7ABD" w:rsidRPr="004D3836" w:rsidRDefault="009F7ABD" w:rsidP="009F7ABD">
                      <w:pPr>
                        <w:rPr>
                          <w:rFonts w:ascii="Times New Roman" w:hAnsi="Times New Roman" w:cs="Times New Roman"/>
                          <w:b/>
                          <w:sz w:val="24"/>
                          <w:szCs w:val="24"/>
                        </w:rPr>
                      </w:pPr>
                    </w:p>
                    <w:p w14:paraId="0E3F4BE6" w14:textId="432F56DD" w:rsidR="009967A1" w:rsidRPr="004D3836" w:rsidRDefault="009967A1" w:rsidP="0099020E">
                      <w:pPr>
                        <w:spacing w:line="241" w:lineRule="auto"/>
                        <w:ind w:left="2983" w:right="2510"/>
                        <w:jc w:val="center"/>
                        <w:rPr>
                          <w:rFonts w:ascii="Times New Roman" w:eastAsia="Times New Roman" w:hAnsi="Times New Roman" w:cs="Times New Roman"/>
                          <w:sz w:val="24"/>
                          <w:szCs w:val="24"/>
                        </w:rPr>
                      </w:pPr>
                    </w:p>
                  </w:txbxContent>
                </v:textbox>
                <w10:anchorlock/>
              </v:shape>
            </w:pict>
          </mc:Fallback>
        </mc:AlternateContent>
      </w:r>
    </w:p>
    <w:p w14:paraId="13E073DA" w14:textId="77777777" w:rsidR="004C78A6" w:rsidRPr="009A2F8A" w:rsidRDefault="004C78A6" w:rsidP="0007324B">
      <w:pPr>
        <w:spacing w:before="7"/>
        <w:jc w:val="both"/>
        <w:rPr>
          <w:rFonts w:ascii="Times New Roman" w:eastAsia="Times New Roman" w:hAnsi="Times New Roman" w:cs="Times New Roman"/>
          <w:sz w:val="24"/>
          <w:szCs w:val="24"/>
        </w:rPr>
      </w:pPr>
    </w:p>
    <w:p w14:paraId="24C92479" w14:textId="77777777" w:rsidR="004C78A6" w:rsidRPr="009A2F8A" w:rsidRDefault="00E16FDF" w:rsidP="0007324B">
      <w:pPr>
        <w:ind w:left="260"/>
        <w:jc w:val="both"/>
        <w:rPr>
          <w:rFonts w:ascii="Times New Roman" w:eastAsia="Times New Roman" w:hAnsi="Times New Roman" w:cs="Times New Roman"/>
          <w:sz w:val="24"/>
          <w:szCs w:val="24"/>
        </w:rPr>
      </w:pPr>
      <w:r w:rsidRPr="009A2F8A">
        <w:rPr>
          <w:rFonts w:ascii="Times New Roman" w:hAnsi="Times New Roman" w:cs="Times New Roman"/>
          <w:b/>
          <w:sz w:val="24"/>
          <w:szCs w:val="24"/>
        </w:rPr>
        <w:t>H.</w:t>
      </w:r>
      <w:r w:rsidRPr="009A2F8A">
        <w:rPr>
          <w:rFonts w:ascii="Times New Roman" w:hAnsi="Times New Roman" w:cs="Times New Roman"/>
          <w:b/>
          <w:spacing w:val="53"/>
          <w:sz w:val="24"/>
          <w:szCs w:val="24"/>
        </w:rPr>
        <w:t xml:space="preserve"> </w:t>
      </w:r>
      <w:r w:rsidRPr="009A2F8A">
        <w:rPr>
          <w:rFonts w:ascii="Times New Roman" w:hAnsi="Times New Roman" w:cs="Times New Roman"/>
          <w:b/>
          <w:spacing w:val="-1"/>
          <w:sz w:val="24"/>
          <w:szCs w:val="24"/>
        </w:rPr>
        <w:t>Other</w:t>
      </w:r>
      <w:r w:rsidRPr="009A2F8A">
        <w:rPr>
          <w:rFonts w:ascii="Times New Roman" w:hAnsi="Times New Roman" w:cs="Times New Roman"/>
          <w:b/>
          <w:sz w:val="24"/>
          <w:szCs w:val="24"/>
        </w:rPr>
        <w:t xml:space="preserve"> </w:t>
      </w:r>
      <w:r w:rsidRPr="009A2F8A">
        <w:rPr>
          <w:rFonts w:ascii="Times New Roman" w:hAnsi="Times New Roman" w:cs="Times New Roman"/>
          <w:b/>
          <w:spacing w:val="-1"/>
          <w:sz w:val="24"/>
          <w:szCs w:val="24"/>
        </w:rPr>
        <w:t>Direct</w:t>
      </w:r>
      <w:r w:rsidRPr="009A2F8A">
        <w:rPr>
          <w:rFonts w:ascii="Times New Roman" w:hAnsi="Times New Roman" w:cs="Times New Roman"/>
          <w:b/>
          <w:sz w:val="24"/>
          <w:szCs w:val="24"/>
        </w:rPr>
        <w:t xml:space="preserve"> </w:t>
      </w:r>
      <w:r w:rsidRPr="009A2F8A">
        <w:rPr>
          <w:rFonts w:ascii="Times New Roman" w:hAnsi="Times New Roman" w:cs="Times New Roman"/>
          <w:b/>
          <w:spacing w:val="-1"/>
          <w:sz w:val="24"/>
          <w:szCs w:val="24"/>
        </w:rPr>
        <w:t>Costs</w:t>
      </w:r>
    </w:p>
    <w:p w14:paraId="68DEC7C3" w14:textId="1CB112F7" w:rsidR="00361CFD" w:rsidRPr="009A2F8A" w:rsidRDefault="00E16FDF" w:rsidP="00FE5666">
      <w:pPr>
        <w:ind w:left="260" w:right="-20"/>
        <w:jc w:val="both"/>
        <w:rPr>
          <w:rFonts w:ascii="Times New Roman" w:hAnsi="Times New Roman" w:cs="Times New Roman"/>
          <w:spacing w:val="-3"/>
          <w:sz w:val="24"/>
          <w:szCs w:val="24"/>
        </w:rPr>
      </w:pPr>
      <w:r w:rsidRPr="009A2F8A">
        <w:rPr>
          <w:rFonts w:ascii="Times New Roman" w:hAnsi="Times New Roman" w:cs="Times New Roman"/>
          <w:sz w:val="24"/>
          <w:szCs w:val="24"/>
        </w:rPr>
        <w:t>The</w:t>
      </w:r>
      <w:r w:rsidRPr="009A2F8A">
        <w:rPr>
          <w:rFonts w:ascii="Times New Roman" w:hAnsi="Times New Roman" w:cs="Times New Roman"/>
          <w:spacing w:val="-2"/>
          <w:sz w:val="24"/>
          <w:szCs w:val="24"/>
        </w:rPr>
        <w:t xml:space="preserve"> </w:t>
      </w:r>
      <w:r w:rsidRPr="009A2F8A">
        <w:rPr>
          <w:rFonts w:ascii="Times New Roman" w:hAnsi="Times New Roman" w:cs="Times New Roman"/>
          <w:spacing w:val="-1"/>
          <w:sz w:val="24"/>
          <w:szCs w:val="24"/>
        </w:rPr>
        <w:t>Other</w:t>
      </w:r>
      <w:r w:rsidRPr="009A2F8A">
        <w:rPr>
          <w:rFonts w:ascii="Times New Roman" w:hAnsi="Times New Roman" w:cs="Times New Roman"/>
          <w:sz w:val="24"/>
          <w:szCs w:val="24"/>
        </w:rPr>
        <w:t xml:space="preserve"> </w:t>
      </w:r>
      <w:r w:rsidRPr="009A2F8A">
        <w:rPr>
          <w:rFonts w:ascii="Times New Roman" w:hAnsi="Times New Roman" w:cs="Times New Roman"/>
          <w:spacing w:val="-1"/>
          <w:sz w:val="24"/>
          <w:szCs w:val="24"/>
        </w:rPr>
        <w:t>Direct</w:t>
      </w:r>
      <w:r w:rsidRPr="009A2F8A">
        <w:rPr>
          <w:rFonts w:ascii="Times New Roman" w:hAnsi="Times New Roman" w:cs="Times New Roman"/>
          <w:spacing w:val="1"/>
          <w:sz w:val="24"/>
          <w:szCs w:val="24"/>
        </w:rPr>
        <w:t xml:space="preserve"> </w:t>
      </w:r>
      <w:r w:rsidRPr="009A2F8A">
        <w:rPr>
          <w:rFonts w:ascii="Times New Roman" w:hAnsi="Times New Roman" w:cs="Times New Roman"/>
          <w:spacing w:val="-1"/>
          <w:sz w:val="24"/>
          <w:szCs w:val="24"/>
        </w:rPr>
        <w:t>Costs</w:t>
      </w:r>
      <w:r w:rsidRPr="009A2F8A">
        <w:rPr>
          <w:rFonts w:ascii="Times New Roman" w:hAnsi="Times New Roman" w:cs="Times New Roman"/>
          <w:spacing w:val="-2"/>
          <w:sz w:val="24"/>
          <w:szCs w:val="24"/>
        </w:rPr>
        <w:t xml:space="preserve"> itemized</w:t>
      </w:r>
      <w:r w:rsidRPr="009A2F8A">
        <w:rPr>
          <w:rFonts w:ascii="Times New Roman" w:hAnsi="Times New Roman" w:cs="Times New Roman"/>
          <w:spacing w:val="2"/>
          <w:sz w:val="24"/>
          <w:szCs w:val="24"/>
        </w:rPr>
        <w:t xml:space="preserve"> </w:t>
      </w:r>
      <w:r w:rsidRPr="009A2F8A">
        <w:rPr>
          <w:rFonts w:ascii="Times New Roman" w:hAnsi="Times New Roman" w:cs="Times New Roman"/>
          <w:sz w:val="24"/>
          <w:szCs w:val="24"/>
        </w:rPr>
        <w:t>below</w:t>
      </w:r>
      <w:r w:rsidRPr="009A2F8A">
        <w:rPr>
          <w:rFonts w:ascii="Times New Roman" w:hAnsi="Times New Roman" w:cs="Times New Roman"/>
          <w:spacing w:val="-1"/>
          <w:sz w:val="24"/>
          <w:szCs w:val="24"/>
        </w:rPr>
        <w:t xml:space="preserve"> </w:t>
      </w:r>
      <w:r w:rsidRPr="009A2F8A">
        <w:rPr>
          <w:rFonts w:ascii="Times New Roman" w:hAnsi="Times New Roman" w:cs="Times New Roman"/>
          <w:sz w:val="24"/>
          <w:szCs w:val="24"/>
        </w:rPr>
        <w:t>are</w:t>
      </w:r>
      <w:r w:rsidRPr="009A2F8A">
        <w:rPr>
          <w:rFonts w:ascii="Times New Roman" w:hAnsi="Times New Roman" w:cs="Times New Roman"/>
          <w:spacing w:val="-2"/>
          <w:sz w:val="24"/>
          <w:szCs w:val="24"/>
        </w:rPr>
        <w:t xml:space="preserve"> </w:t>
      </w:r>
      <w:r w:rsidRPr="009A2F8A">
        <w:rPr>
          <w:rFonts w:ascii="Times New Roman" w:hAnsi="Times New Roman" w:cs="Times New Roman"/>
          <w:spacing w:val="-1"/>
          <w:sz w:val="24"/>
          <w:szCs w:val="24"/>
        </w:rPr>
        <w:t>allocable</w:t>
      </w:r>
      <w:r w:rsidRPr="009A2F8A">
        <w:rPr>
          <w:rFonts w:ascii="Times New Roman" w:hAnsi="Times New Roman" w:cs="Times New Roman"/>
          <w:spacing w:val="-2"/>
          <w:sz w:val="24"/>
          <w:szCs w:val="24"/>
        </w:rPr>
        <w:t xml:space="preserve"> </w:t>
      </w:r>
      <w:r w:rsidRPr="009A2F8A">
        <w:rPr>
          <w:rFonts w:ascii="Times New Roman" w:hAnsi="Times New Roman" w:cs="Times New Roman"/>
          <w:spacing w:val="-1"/>
          <w:sz w:val="24"/>
          <w:szCs w:val="24"/>
        </w:rPr>
        <w:t>and</w:t>
      </w:r>
      <w:r w:rsidRPr="009A2F8A">
        <w:rPr>
          <w:rFonts w:ascii="Times New Roman" w:hAnsi="Times New Roman" w:cs="Times New Roman"/>
          <w:sz w:val="24"/>
          <w:szCs w:val="24"/>
        </w:rPr>
        <w:t xml:space="preserve"> </w:t>
      </w:r>
      <w:r w:rsidRPr="009A2F8A">
        <w:rPr>
          <w:rFonts w:ascii="Times New Roman" w:hAnsi="Times New Roman" w:cs="Times New Roman"/>
          <w:spacing w:val="-1"/>
          <w:sz w:val="24"/>
          <w:szCs w:val="24"/>
        </w:rPr>
        <w:t>necessary</w:t>
      </w:r>
      <w:r w:rsidRPr="009A2F8A">
        <w:rPr>
          <w:rFonts w:ascii="Times New Roman" w:hAnsi="Times New Roman" w:cs="Times New Roman"/>
          <w:spacing w:val="-3"/>
          <w:sz w:val="24"/>
          <w:szCs w:val="24"/>
        </w:rPr>
        <w:t xml:space="preserve"> </w:t>
      </w:r>
      <w:r w:rsidRPr="009A2F8A">
        <w:rPr>
          <w:rFonts w:ascii="Times New Roman" w:hAnsi="Times New Roman" w:cs="Times New Roman"/>
          <w:sz w:val="24"/>
          <w:szCs w:val="24"/>
        </w:rPr>
        <w:t xml:space="preserve">to </w:t>
      </w:r>
      <w:r w:rsidRPr="009A2F8A">
        <w:rPr>
          <w:rFonts w:ascii="Times New Roman" w:hAnsi="Times New Roman" w:cs="Times New Roman"/>
          <w:spacing w:val="-1"/>
          <w:sz w:val="24"/>
          <w:szCs w:val="24"/>
        </w:rPr>
        <w:t>this</w:t>
      </w:r>
      <w:r w:rsidRPr="009A2F8A">
        <w:rPr>
          <w:rFonts w:ascii="Times New Roman" w:hAnsi="Times New Roman" w:cs="Times New Roman"/>
          <w:sz w:val="24"/>
          <w:szCs w:val="24"/>
        </w:rPr>
        <w:t xml:space="preserve"> </w:t>
      </w:r>
      <w:r w:rsidRPr="009A2F8A">
        <w:rPr>
          <w:rFonts w:ascii="Times New Roman" w:hAnsi="Times New Roman" w:cs="Times New Roman"/>
          <w:spacing w:val="-1"/>
          <w:sz w:val="24"/>
          <w:szCs w:val="24"/>
        </w:rPr>
        <w:t>award.</w:t>
      </w:r>
      <w:r w:rsidRPr="009A2F8A">
        <w:rPr>
          <w:rFonts w:ascii="Times New Roman" w:hAnsi="Times New Roman" w:cs="Times New Roman"/>
          <w:spacing w:val="-3"/>
          <w:sz w:val="24"/>
          <w:szCs w:val="24"/>
        </w:rPr>
        <w:t xml:space="preserve"> </w:t>
      </w:r>
      <w:r w:rsidR="00DF21BA" w:rsidRPr="009A2F8A">
        <w:rPr>
          <w:rFonts w:ascii="Times New Roman" w:hAnsi="Times New Roman" w:cs="Times New Roman"/>
          <w:spacing w:val="-3"/>
          <w:sz w:val="24"/>
          <w:szCs w:val="24"/>
        </w:rPr>
        <w:t xml:space="preserve">POA anticipates </w:t>
      </w:r>
      <w:r w:rsidR="00EB555F" w:rsidRPr="009A2F8A">
        <w:rPr>
          <w:rFonts w:ascii="Times New Roman" w:hAnsi="Times New Roman" w:cs="Times New Roman"/>
          <w:spacing w:val="-3"/>
          <w:sz w:val="24"/>
          <w:szCs w:val="24"/>
        </w:rPr>
        <w:t xml:space="preserve">costs associated </w:t>
      </w:r>
      <w:r w:rsidR="00182334" w:rsidRPr="009A2F8A">
        <w:rPr>
          <w:rFonts w:ascii="Times New Roman" w:hAnsi="Times New Roman" w:cs="Times New Roman"/>
          <w:spacing w:val="-3"/>
          <w:sz w:val="24"/>
          <w:szCs w:val="24"/>
        </w:rPr>
        <w:t xml:space="preserve">with </w:t>
      </w:r>
      <w:r w:rsidR="00C542FA" w:rsidRPr="009A2F8A">
        <w:rPr>
          <w:rFonts w:ascii="Times New Roman" w:hAnsi="Times New Roman" w:cs="Times New Roman"/>
          <w:spacing w:val="-3"/>
          <w:sz w:val="24"/>
          <w:szCs w:val="24"/>
        </w:rPr>
        <w:t>the redesign of the 100K Strong website for increased program visibility and stakeholder engagement</w:t>
      </w:r>
      <w:r w:rsidR="00641D34" w:rsidRPr="009A2F8A">
        <w:rPr>
          <w:rFonts w:ascii="Times New Roman" w:hAnsi="Times New Roman" w:cs="Times New Roman"/>
          <w:spacing w:val="-3"/>
          <w:sz w:val="24"/>
          <w:szCs w:val="24"/>
        </w:rPr>
        <w:t>;</w:t>
      </w:r>
      <w:r w:rsidR="00C542FA" w:rsidRPr="009A2F8A">
        <w:rPr>
          <w:rFonts w:ascii="Times New Roman" w:hAnsi="Times New Roman" w:cs="Times New Roman"/>
          <w:spacing w:val="-3"/>
          <w:sz w:val="24"/>
          <w:szCs w:val="24"/>
        </w:rPr>
        <w:t xml:space="preserve"> </w:t>
      </w:r>
      <w:r w:rsidR="00361CFD" w:rsidRPr="009A2F8A">
        <w:rPr>
          <w:rFonts w:ascii="Times New Roman" w:hAnsi="Times New Roman" w:cs="Times New Roman"/>
          <w:spacing w:val="-3"/>
          <w:sz w:val="24"/>
          <w:szCs w:val="24"/>
        </w:rPr>
        <w:t>develop</w:t>
      </w:r>
      <w:r w:rsidR="00AC4376" w:rsidRPr="009A2F8A">
        <w:rPr>
          <w:rFonts w:ascii="Times New Roman" w:hAnsi="Times New Roman" w:cs="Times New Roman"/>
          <w:spacing w:val="-3"/>
          <w:sz w:val="24"/>
          <w:szCs w:val="24"/>
        </w:rPr>
        <w:t>ment of</w:t>
      </w:r>
      <w:r w:rsidR="00361CFD" w:rsidRPr="009A2F8A">
        <w:rPr>
          <w:rFonts w:ascii="Times New Roman" w:hAnsi="Times New Roman" w:cs="Times New Roman"/>
          <w:spacing w:val="-3"/>
          <w:sz w:val="24"/>
          <w:szCs w:val="24"/>
        </w:rPr>
        <w:t xml:space="preserve"> marketable information packets for prospective donors</w:t>
      </w:r>
      <w:r w:rsidR="00641D34" w:rsidRPr="009A2F8A">
        <w:rPr>
          <w:rFonts w:ascii="Times New Roman" w:hAnsi="Times New Roman" w:cs="Times New Roman"/>
          <w:spacing w:val="-3"/>
          <w:sz w:val="24"/>
          <w:szCs w:val="24"/>
        </w:rPr>
        <w:t>;</w:t>
      </w:r>
      <w:r w:rsidR="00361CFD" w:rsidRPr="009A2F8A">
        <w:rPr>
          <w:rFonts w:ascii="Times New Roman" w:hAnsi="Times New Roman" w:cs="Times New Roman"/>
          <w:spacing w:val="-3"/>
          <w:sz w:val="24"/>
          <w:szCs w:val="24"/>
        </w:rPr>
        <w:t xml:space="preserve"> </w:t>
      </w:r>
      <w:r w:rsidR="00D75A13" w:rsidRPr="009A2F8A">
        <w:rPr>
          <w:rFonts w:ascii="Times New Roman" w:hAnsi="Times New Roman" w:cs="Times New Roman"/>
          <w:spacing w:val="-3"/>
          <w:sz w:val="24"/>
          <w:szCs w:val="24"/>
        </w:rPr>
        <w:t>system</w:t>
      </w:r>
      <w:r w:rsidR="001C3FAF" w:rsidRPr="009A2F8A">
        <w:rPr>
          <w:rFonts w:ascii="Times New Roman" w:hAnsi="Times New Roman" w:cs="Times New Roman"/>
          <w:spacing w:val="-3"/>
          <w:sz w:val="24"/>
          <w:szCs w:val="24"/>
        </w:rPr>
        <w:t xml:space="preserve"> subscriptions</w:t>
      </w:r>
      <w:r w:rsidR="00AC4376" w:rsidRPr="009A2F8A">
        <w:rPr>
          <w:rFonts w:ascii="Times New Roman" w:hAnsi="Times New Roman" w:cs="Times New Roman"/>
          <w:spacing w:val="-3"/>
          <w:sz w:val="24"/>
          <w:szCs w:val="24"/>
        </w:rPr>
        <w:t xml:space="preserve"> </w:t>
      </w:r>
      <w:r w:rsidR="00D75A13" w:rsidRPr="009A2F8A">
        <w:rPr>
          <w:rFonts w:ascii="Times New Roman" w:hAnsi="Times New Roman" w:cs="Times New Roman"/>
          <w:spacing w:val="-3"/>
          <w:sz w:val="24"/>
          <w:szCs w:val="24"/>
        </w:rPr>
        <w:t>to manage multiple and overlapping grant competitions</w:t>
      </w:r>
      <w:r w:rsidR="008B4897" w:rsidRPr="009A2F8A">
        <w:rPr>
          <w:rFonts w:ascii="Times New Roman" w:hAnsi="Times New Roman" w:cs="Times New Roman"/>
          <w:spacing w:val="-3"/>
          <w:sz w:val="24"/>
          <w:szCs w:val="24"/>
        </w:rPr>
        <w:t xml:space="preserve"> and </w:t>
      </w:r>
      <w:r w:rsidR="00C34706" w:rsidRPr="009A2F8A">
        <w:rPr>
          <w:rFonts w:ascii="Times New Roman" w:hAnsi="Times New Roman" w:cs="Times New Roman"/>
          <w:spacing w:val="-3"/>
          <w:sz w:val="24"/>
          <w:szCs w:val="24"/>
        </w:rPr>
        <w:t>to</w:t>
      </w:r>
      <w:r w:rsidR="00E164D1" w:rsidRPr="009A2F8A">
        <w:rPr>
          <w:rFonts w:ascii="Times New Roman" w:hAnsi="Times New Roman" w:cs="Times New Roman"/>
          <w:spacing w:val="-3"/>
          <w:sz w:val="24"/>
          <w:szCs w:val="24"/>
        </w:rPr>
        <w:t xml:space="preserve"> create</w:t>
      </w:r>
      <w:r w:rsidR="00C34706" w:rsidRPr="009A2F8A">
        <w:rPr>
          <w:rFonts w:ascii="Times New Roman" w:hAnsi="Times New Roman" w:cs="Times New Roman"/>
          <w:spacing w:val="-3"/>
          <w:sz w:val="24"/>
          <w:szCs w:val="24"/>
        </w:rPr>
        <w:t xml:space="preserve"> a new 100K Strong Alumni Network</w:t>
      </w:r>
      <w:r w:rsidR="00641D34" w:rsidRPr="009A2F8A">
        <w:rPr>
          <w:rFonts w:ascii="Times New Roman" w:hAnsi="Times New Roman" w:cs="Times New Roman"/>
          <w:spacing w:val="-3"/>
          <w:sz w:val="24"/>
          <w:szCs w:val="24"/>
        </w:rPr>
        <w:t>;</w:t>
      </w:r>
      <w:r w:rsidR="00C34706" w:rsidRPr="009A2F8A">
        <w:rPr>
          <w:rFonts w:ascii="Times New Roman" w:hAnsi="Times New Roman" w:cs="Times New Roman"/>
          <w:spacing w:val="-3"/>
          <w:sz w:val="24"/>
          <w:szCs w:val="24"/>
        </w:rPr>
        <w:t xml:space="preserve"> </w:t>
      </w:r>
      <w:r w:rsidR="00E11BDF" w:rsidRPr="009A2F8A">
        <w:rPr>
          <w:rFonts w:ascii="Times New Roman" w:hAnsi="Times New Roman" w:cs="Times New Roman"/>
          <w:spacing w:val="-3"/>
          <w:sz w:val="24"/>
          <w:szCs w:val="24"/>
        </w:rPr>
        <w:t>increase data tracking and collection of program and beneficiary data and impact</w:t>
      </w:r>
      <w:r w:rsidR="00641D34" w:rsidRPr="009A2F8A">
        <w:rPr>
          <w:rFonts w:ascii="Times New Roman" w:hAnsi="Times New Roman" w:cs="Times New Roman"/>
          <w:spacing w:val="-3"/>
          <w:sz w:val="24"/>
          <w:szCs w:val="24"/>
        </w:rPr>
        <w:t>;</w:t>
      </w:r>
      <w:r w:rsidR="00E11BDF" w:rsidRPr="009A2F8A">
        <w:rPr>
          <w:rFonts w:ascii="Times New Roman" w:hAnsi="Times New Roman" w:cs="Times New Roman"/>
          <w:spacing w:val="-3"/>
          <w:sz w:val="24"/>
          <w:szCs w:val="24"/>
        </w:rPr>
        <w:t xml:space="preserve"> </w:t>
      </w:r>
      <w:r w:rsidR="001C3FAF" w:rsidRPr="009A2F8A">
        <w:rPr>
          <w:rFonts w:ascii="Times New Roman" w:hAnsi="Times New Roman" w:cs="Times New Roman"/>
          <w:spacing w:val="-3"/>
          <w:sz w:val="24"/>
          <w:szCs w:val="24"/>
        </w:rPr>
        <w:t xml:space="preserve">platforms for </w:t>
      </w:r>
      <w:r w:rsidR="00915EA5" w:rsidRPr="009A2F8A">
        <w:rPr>
          <w:rFonts w:ascii="Times New Roman" w:hAnsi="Times New Roman" w:cs="Times New Roman"/>
          <w:spacing w:val="-3"/>
          <w:sz w:val="24"/>
          <w:szCs w:val="24"/>
        </w:rPr>
        <w:t>conducting capacity-building webinars and other virtual learning and engagement activities</w:t>
      </w:r>
      <w:r w:rsidR="00641D34" w:rsidRPr="009A2F8A">
        <w:rPr>
          <w:rFonts w:ascii="Times New Roman" w:hAnsi="Times New Roman" w:cs="Times New Roman"/>
          <w:spacing w:val="-3"/>
          <w:sz w:val="24"/>
          <w:szCs w:val="24"/>
        </w:rPr>
        <w:t>;</w:t>
      </w:r>
      <w:r w:rsidR="00915EA5" w:rsidRPr="009A2F8A">
        <w:rPr>
          <w:rFonts w:ascii="Times New Roman" w:hAnsi="Times New Roman" w:cs="Times New Roman"/>
          <w:spacing w:val="-3"/>
          <w:sz w:val="24"/>
          <w:szCs w:val="24"/>
        </w:rPr>
        <w:t xml:space="preserve"> and </w:t>
      </w:r>
      <w:r w:rsidR="00641D34" w:rsidRPr="009A2F8A">
        <w:rPr>
          <w:rFonts w:ascii="Times New Roman" w:hAnsi="Times New Roman" w:cs="Times New Roman"/>
          <w:spacing w:val="-3"/>
          <w:sz w:val="24"/>
          <w:szCs w:val="24"/>
        </w:rPr>
        <w:t>attendance at regional higher education conferences for program promotion and stakeholder engagement.</w:t>
      </w:r>
    </w:p>
    <w:p w14:paraId="4BFA5BBC" w14:textId="77777777" w:rsidR="00E648DA" w:rsidRPr="009A2F8A" w:rsidRDefault="00E648DA" w:rsidP="0007324B">
      <w:pPr>
        <w:tabs>
          <w:tab w:val="left" w:pos="720"/>
          <w:tab w:val="left" w:pos="1080"/>
        </w:tabs>
        <w:ind w:right="510"/>
        <w:jc w:val="both"/>
        <w:rPr>
          <w:rFonts w:ascii="Times New Roman" w:hAnsi="Times New Roman" w:cs="Times New Roman"/>
          <w:spacing w:val="-1"/>
          <w:sz w:val="24"/>
          <w:szCs w:val="24"/>
        </w:rPr>
      </w:pPr>
    </w:p>
    <w:p w14:paraId="37F8B2FC" w14:textId="0FBC5A9B" w:rsidR="00334B52" w:rsidRPr="005254B0" w:rsidRDefault="00E16FDF" w:rsidP="00437EB9">
      <w:pPr>
        <w:tabs>
          <w:tab w:val="left" w:pos="720"/>
          <w:tab w:val="left" w:pos="1080"/>
        </w:tabs>
        <w:ind w:left="720" w:right="-20" w:hanging="450"/>
        <w:jc w:val="both"/>
        <w:rPr>
          <w:rFonts w:ascii="Times New Roman" w:hAnsi="Times New Roman" w:cs="Times New Roman"/>
          <w:color w:val="4F81BD" w:themeColor="accent1"/>
          <w:spacing w:val="1"/>
          <w:sz w:val="24"/>
          <w:szCs w:val="24"/>
        </w:rPr>
      </w:pPr>
      <w:r w:rsidRPr="009A2F8A">
        <w:rPr>
          <w:rFonts w:ascii="Times New Roman" w:hAnsi="Times New Roman" w:cs="Times New Roman"/>
          <w:spacing w:val="-1"/>
          <w:sz w:val="24"/>
          <w:szCs w:val="24"/>
        </w:rPr>
        <w:t>H.</w:t>
      </w:r>
      <w:r w:rsidR="00AB758F" w:rsidRPr="009A2F8A">
        <w:rPr>
          <w:rFonts w:ascii="Times New Roman" w:hAnsi="Times New Roman" w:cs="Times New Roman"/>
          <w:spacing w:val="-1"/>
          <w:sz w:val="24"/>
          <w:szCs w:val="24"/>
        </w:rPr>
        <w:t>1</w:t>
      </w:r>
      <w:r w:rsidRPr="009A2F8A">
        <w:rPr>
          <w:rFonts w:ascii="Times New Roman" w:hAnsi="Times New Roman" w:cs="Times New Roman"/>
          <w:spacing w:val="-1"/>
          <w:sz w:val="24"/>
          <w:szCs w:val="24"/>
        </w:rPr>
        <w:t xml:space="preserve"> </w:t>
      </w:r>
      <w:r w:rsidR="007D053F" w:rsidRPr="009A2F8A">
        <w:rPr>
          <w:rFonts w:ascii="Times New Roman" w:hAnsi="Times New Roman" w:cs="Times New Roman"/>
          <w:spacing w:val="-1"/>
          <w:sz w:val="24"/>
          <w:szCs w:val="24"/>
        </w:rPr>
        <w:tab/>
      </w:r>
      <w:r w:rsidRPr="009A2F8A">
        <w:rPr>
          <w:rFonts w:ascii="Times New Roman" w:hAnsi="Times New Roman" w:cs="Times New Roman"/>
          <w:b/>
          <w:bCs/>
          <w:spacing w:val="-1"/>
          <w:sz w:val="24"/>
          <w:szCs w:val="24"/>
        </w:rPr>
        <w:t>Outreach</w:t>
      </w:r>
      <w:r w:rsidR="00F9674B" w:rsidRPr="009A2F8A">
        <w:rPr>
          <w:rFonts w:ascii="Times New Roman" w:hAnsi="Times New Roman" w:cs="Times New Roman"/>
          <w:b/>
          <w:bCs/>
          <w:spacing w:val="-2"/>
          <w:sz w:val="24"/>
          <w:szCs w:val="24"/>
        </w:rPr>
        <w:t xml:space="preserve">/Branded </w:t>
      </w:r>
      <w:r w:rsidRPr="009A2F8A">
        <w:rPr>
          <w:rFonts w:ascii="Times New Roman" w:hAnsi="Times New Roman" w:cs="Times New Roman"/>
          <w:b/>
          <w:bCs/>
          <w:spacing w:val="-1"/>
          <w:sz w:val="24"/>
          <w:szCs w:val="24"/>
        </w:rPr>
        <w:t>Materials:</w:t>
      </w:r>
      <w:r w:rsidRPr="009A2F8A">
        <w:rPr>
          <w:rFonts w:ascii="Times New Roman" w:hAnsi="Times New Roman" w:cs="Times New Roman"/>
          <w:spacing w:val="-1"/>
          <w:sz w:val="24"/>
          <w:szCs w:val="24"/>
        </w:rPr>
        <w:t xml:space="preserve"> </w:t>
      </w:r>
      <w:r w:rsidR="0012663C" w:rsidRPr="009A2F8A">
        <w:rPr>
          <w:rFonts w:ascii="Times New Roman" w:hAnsi="Times New Roman" w:cs="Times New Roman"/>
          <w:spacing w:val="-1"/>
          <w:sz w:val="24"/>
          <w:szCs w:val="24"/>
        </w:rPr>
        <w:t>POA</w:t>
      </w:r>
      <w:r w:rsidRPr="009A2F8A">
        <w:rPr>
          <w:rFonts w:ascii="Times New Roman" w:hAnsi="Times New Roman" w:cs="Times New Roman"/>
          <w:spacing w:val="-1"/>
          <w:sz w:val="24"/>
          <w:szCs w:val="24"/>
        </w:rPr>
        <w:t xml:space="preserve"> is budgeting </w:t>
      </w:r>
      <w:r w:rsidR="0090292D" w:rsidRPr="00437EB9">
        <w:rPr>
          <w:rFonts w:ascii="Times New Roman" w:hAnsi="Times New Roman" w:cs="Times New Roman"/>
          <w:spacing w:val="-1"/>
          <w:sz w:val="24"/>
          <w:szCs w:val="24"/>
        </w:rPr>
        <w:t xml:space="preserve">for </w:t>
      </w:r>
      <w:r w:rsidR="0D336F41" w:rsidRPr="00437EB9">
        <w:rPr>
          <w:rFonts w:ascii="Times New Roman" w:hAnsi="Times New Roman" w:cs="Times New Roman"/>
          <w:spacing w:val="-1"/>
          <w:sz w:val="24"/>
          <w:szCs w:val="24"/>
        </w:rPr>
        <w:t xml:space="preserve">bulk </w:t>
      </w:r>
      <w:r w:rsidR="001D50F0" w:rsidRPr="00437EB9">
        <w:rPr>
          <w:rFonts w:ascii="Times New Roman" w:hAnsi="Times New Roman" w:cs="Times New Roman"/>
          <w:spacing w:val="-1"/>
          <w:sz w:val="24"/>
          <w:szCs w:val="24"/>
        </w:rPr>
        <w:t xml:space="preserve">order of </w:t>
      </w:r>
      <w:r w:rsidR="008102F0">
        <w:rPr>
          <w:rFonts w:ascii="Times New Roman" w:hAnsi="Times New Roman" w:cs="Times New Roman"/>
          <w:spacing w:val="-1"/>
          <w:sz w:val="24"/>
          <w:szCs w:val="24"/>
        </w:rPr>
        <w:t>345</w:t>
      </w:r>
      <w:r w:rsidR="001D50F0" w:rsidRPr="00437EB9">
        <w:rPr>
          <w:rFonts w:ascii="Times New Roman" w:hAnsi="Times New Roman" w:cs="Times New Roman"/>
          <w:spacing w:val="-1"/>
          <w:sz w:val="24"/>
          <w:szCs w:val="24"/>
        </w:rPr>
        <w:t xml:space="preserve"> </w:t>
      </w:r>
      <w:r w:rsidR="0D336F41" w:rsidRPr="00437EB9">
        <w:rPr>
          <w:rFonts w:ascii="Times New Roman" w:hAnsi="Times New Roman" w:cs="Times New Roman"/>
          <w:spacing w:val="-1"/>
          <w:sz w:val="24"/>
          <w:szCs w:val="24"/>
        </w:rPr>
        <w:t xml:space="preserve">items </w:t>
      </w:r>
      <w:r w:rsidRPr="00437EB9">
        <w:rPr>
          <w:rFonts w:ascii="Times New Roman" w:hAnsi="Times New Roman" w:cs="Times New Roman"/>
          <w:spacing w:val="-1"/>
          <w:sz w:val="24"/>
          <w:szCs w:val="24"/>
        </w:rPr>
        <w:t>for outreach materials</w:t>
      </w:r>
      <w:r w:rsidR="00DC6BBC" w:rsidRPr="00437EB9">
        <w:rPr>
          <w:rFonts w:ascii="Times New Roman" w:hAnsi="Times New Roman" w:cs="Times New Roman"/>
          <w:spacing w:val="-1"/>
          <w:sz w:val="24"/>
          <w:szCs w:val="24"/>
        </w:rPr>
        <w:t>,</w:t>
      </w:r>
      <w:r w:rsidRPr="00437EB9">
        <w:rPr>
          <w:rFonts w:ascii="Times New Roman" w:hAnsi="Times New Roman" w:cs="Times New Roman"/>
          <w:spacing w:val="-1"/>
          <w:sz w:val="24"/>
          <w:szCs w:val="24"/>
        </w:rPr>
        <w:t xml:space="preserve"> </w:t>
      </w:r>
      <w:r w:rsidR="00117C61" w:rsidRPr="00437EB9">
        <w:rPr>
          <w:rFonts w:ascii="Times New Roman" w:hAnsi="Times New Roman" w:cs="Times New Roman"/>
          <w:spacing w:val="-1"/>
          <w:sz w:val="24"/>
          <w:szCs w:val="24"/>
        </w:rPr>
        <w:t>including</w:t>
      </w:r>
      <w:r w:rsidR="007F0586" w:rsidRPr="00437EB9">
        <w:rPr>
          <w:rFonts w:ascii="Times New Roman" w:hAnsi="Times New Roman" w:cs="Times New Roman"/>
          <w:spacing w:val="-1"/>
          <w:sz w:val="24"/>
          <w:szCs w:val="24"/>
        </w:rPr>
        <w:t xml:space="preserve"> a set of </w:t>
      </w:r>
      <w:r w:rsidR="00DC6BBC" w:rsidRPr="00437EB9">
        <w:rPr>
          <w:rFonts w:ascii="Times New Roman" w:hAnsi="Times New Roman" w:cs="Times New Roman"/>
          <w:spacing w:val="-1"/>
          <w:sz w:val="24"/>
          <w:szCs w:val="24"/>
        </w:rPr>
        <w:t xml:space="preserve">100K Strong branded </w:t>
      </w:r>
      <w:r w:rsidR="3D76986C" w:rsidRPr="00437EB9">
        <w:rPr>
          <w:rFonts w:ascii="Times New Roman" w:hAnsi="Times New Roman" w:cs="Times New Roman"/>
          <w:spacing w:val="-1"/>
          <w:sz w:val="24"/>
          <w:szCs w:val="24"/>
        </w:rPr>
        <w:t xml:space="preserve">pins </w:t>
      </w:r>
      <w:r w:rsidR="008572FF" w:rsidRPr="00437EB9">
        <w:rPr>
          <w:rFonts w:ascii="Times New Roman" w:hAnsi="Times New Roman" w:cs="Times New Roman"/>
          <w:spacing w:val="-1"/>
          <w:sz w:val="24"/>
          <w:szCs w:val="24"/>
        </w:rPr>
        <w:t xml:space="preserve">and </w:t>
      </w:r>
      <w:r w:rsidR="00DC6BBC" w:rsidRPr="00437EB9">
        <w:rPr>
          <w:rFonts w:ascii="Times New Roman" w:hAnsi="Times New Roman" w:cs="Times New Roman"/>
          <w:spacing w:val="-1"/>
          <w:sz w:val="24"/>
          <w:szCs w:val="24"/>
        </w:rPr>
        <w:t>pennants</w:t>
      </w:r>
      <w:r w:rsidR="008572FF" w:rsidRPr="00437EB9">
        <w:rPr>
          <w:rFonts w:ascii="Times New Roman" w:hAnsi="Times New Roman" w:cs="Times New Roman"/>
          <w:spacing w:val="-1"/>
          <w:sz w:val="24"/>
          <w:szCs w:val="24"/>
        </w:rPr>
        <w:t xml:space="preserve"> </w:t>
      </w:r>
      <w:r w:rsidR="007168F4" w:rsidRPr="00437EB9">
        <w:rPr>
          <w:rFonts w:ascii="Times New Roman" w:hAnsi="Times New Roman" w:cs="Times New Roman"/>
          <w:spacing w:val="-1"/>
          <w:sz w:val="24"/>
          <w:szCs w:val="24"/>
        </w:rPr>
        <w:t xml:space="preserve">for </w:t>
      </w:r>
      <w:r w:rsidR="00C02734" w:rsidRPr="00437EB9">
        <w:rPr>
          <w:rFonts w:ascii="Times New Roman" w:hAnsi="Times New Roman" w:cs="Times New Roman"/>
          <w:spacing w:val="-1"/>
          <w:sz w:val="24"/>
          <w:szCs w:val="24"/>
        </w:rPr>
        <w:t xml:space="preserve">grant-winning </w:t>
      </w:r>
      <w:r w:rsidR="007168F4" w:rsidRPr="00437EB9">
        <w:rPr>
          <w:rFonts w:ascii="Times New Roman" w:hAnsi="Times New Roman" w:cs="Times New Roman"/>
          <w:spacing w:val="-1"/>
          <w:sz w:val="24"/>
          <w:szCs w:val="24"/>
        </w:rPr>
        <w:t>faculty and</w:t>
      </w:r>
      <w:r w:rsidR="00C02734" w:rsidRPr="00437EB9">
        <w:rPr>
          <w:rFonts w:ascii="Times New Roman" w:hAnsi="Times New Roman" w:cs="Times New Roman"/>
          <w:spacing w:val="-1"/>
          <w:sz w:val="24"/>
          <w:szCs w:val="24"/>
        </w:rPr>
        <w:t xml:space="preserve"> 100K</w:t>
      </w:r>
      <w:r w:rsidR="007168F4" w:rsidRPr="00437EB9">
        <w:rPr>
          <w:rFonts w:ascii="Times New Roman" w:hAnsi="Times New Roman" w:cs="Times New Roman"/>
          <w:spacing w:val="-1"/>
          <w:sz w:val="24"/>
          <w:szCs w:val="24"/>
        </w:rPr>
        <w:t xml:space="preserve"> students </w:t>
      </w:r>
      <w:r w:rsidR="008572FF" w:rsidRPr="00437EB9">
        <w:rPr>
          <w:rFonts w:ascii="Times New Roman" w:hAnsi="Times New Roman" w:cs="Times New Roman"/>
          <w:spacing w:val="-1"/>
          <w:sz w:val="24"/>
          <w:szCs w:val="24"/>
        </w:rPr>
        <w:t xml:space="preserve">at </w:t>
      </w:r>
      <w:r w:rsidR="00AA32AF" w:rsidRPr="00437EB9">
        <w:rPr>
          <w:rFonts w:ascii="Times New Roman" w:hAnsi="Times New Roman" w:cs="Times New Roman"/>
          <w:spacing w:val="-1"/>
          <w:sz w:val="24"/>
          <w:szCs w:val="24"/>
        </w:rPr>
        <w:t xml:space="preserve">approximately </w:t>
      </w:r>
      <w:r w:rsidR="005C199A" w:rsidRPr="00437EB9">
        <w:rPr>
          <w:rFonts w:ascii="Times New Roman" w:hAnsi="Times New Roman" w:cs="Times New Roman"/>
          <w:spacing w:val="-1"/>
          <w:sz w:val="24"/>
          <w:szCs w:val="24"/>
        </w:rPr>
        <w:t>$1</w:t>
      </w:r>
      <w:r w:rsidR="007574F0" w:rsidRPr="00437EB9">
        <w:rPr>
          <w:rFonts w:ascii="Times New Roman" w:hAnsi="Times New Roman" w:cs="Times New Roman"/>
          <w:spacing w:val="-1"/>
          <w:sz w:val="24"/>
          <w:szCs w:val="24"/>
        </w:rPr>
        <w:t>2</w:t>
      </w:r>
      <w:r w:rsidR="00ED37FB" w:rsidRPr="00437EB9">
        <w:rPr>
          <w:rFonts w:ascii="Times New Roman" w:hAnsi="Times New Roman" w:cs="Times New Roman"/>
          <w:spacing w:val="-1"/>
          <w:sz w:val="24"/>
          <w:szCs w:val="24"/>
        </w:rPr>
        <w:t>.</w:t>
      </w:r>
      <w:r w:rsidR="008E0245" w:rsidRPr="00437EB9">
        <w:rPr>
          <w:rFonts w:ascii="Times New Roman" w:hAnsi="Times New Roman" w:cs="Times New Roman"/>
          <w:spacing w:val="-1"/>
          <w:sz w:val="24"/>
          <w:szCs w:val="24"/>
        </w:rPr>
        <w:t>42</w:t>
      </w:r>
      <w:r w:rsidR="00DD4CDC" w:rsidRPr="00437EB9">
        <w:rPr>
          <w:rFonts w:ascii="Times New Roman" w:hAnsi="Times New Roman" w:cs="Times New Roman"/>
          <w:spacing w:val="-1"/>
          <w:sz w:val="24"/>
          <w:szCs w:val="24"/>
        </w:rPr>
        <w:t xml:space="preserve"> per </w:t>
      </w:r>
      <w:r w:rsidR="007F0586" w:rsidRPr="00437EB9">
        <w:rPr>
          <w:rFonts w:ascii="Times New Roman" w:hAnsi="Times New Roman" w:cs="Times New Roman"/>
          <w:spacing w:val="-1"/>
          <w:sz w:val="24"/>
          <w:szCs w:val="24"/>
        </w:rPr>
        <w:t>set</w:t>
      </w:r>
      <w:r w:rsidR="00473983" w:rsidRPr="00437EB9">
        <w:rPr>
          <w:rFonts w:ascii="Times New Roman" w:hAnsi="Times New Roman" w:cs="Times New Roman"/>
          <w:spacing w:val="-1"/>
          <w:sz w:val="24"/>
          <w:szCs w:val="24"/>
        </w:rPr>
        <w:t>,</w:t>
      </w:r>
      <w:r w:rsidR="0005044F" w:rsidRPr="00437EB9">
        <w:rPr>
          <w:rFonts w:ascii="Times New Roman" w:hAnsi="Times New Roman" w:cs="Times New Roman"/>
          <w:spacing w:val="-1"/>
          <w:sz w:val="24"/>
          <w:szCs w:val="24"/>
        </w:rPr>
        <w:t xml:space="preserve"> </w:t>
      </w:r>
      <w:r w:rsidR="00CE70B4" w:rsidRPr="00437EB9">
        <w:rPr>
          <w:rFonts w:ascii="Times New Roman" w:hAnsi="Times New Roman" w:cs="Times New Roman"/>
          <w:spacing w:val="-1"/>
          <w:sz w:val="24"/>
          <w:szCs w:val="24"/>
        </w:rPr>
        <w:t xml:space="preserve">to be used and distributed </w:t>
      </w:r>
      <w:r w:rsidR="008A5840" w:rsidRPr="00437EB9">
        <w:rPr>
          <w:rFonts w:ascii="Times New Roman" w:hAnsi="Times New Roman" w:cs="Times New Roman"/>
          <w:spacing w:val="-1"/>
          <w:sz w:val="24"/>
          <w:szCs w:val="24"/>
        </w:rPr>
        <w:t xml:space="preserve">during </w:t>
      </w:r>
      <w:r w:rsidR="007168F4" w:rsidRPr="00437EB9">
        <w:rPr>
          <w:rFonts w:ascii="Times New Roman" w:hAnsi="Times New Roman" w:cs="Times New Roman"/>
          <w:spacing w:val="-1"/>
          <w:sz w:val="24"/>
          <w:szCs w:val="24"/>
        </w:rPr>
        <w:t>the</w:t>
      </w:r>
      <w:r w:rsidR="0D336F41" w:rsidRPr="00437EB9">
        <w:rPr>
          <w:rFonts w:ascii="Times New Roman" w:hAnsi="Times New Roman" w:cs="Times New Roman"/>
          <w:spacing w:val="-1"/>
          <w:sz w:val="24"/>
          <w:szCs w:val="24"/>
        </w:rPr>
        <w:t xml:space="preserve"> </w:t>
      </w:r>
      <w:r w:rsidR="00D15287" w:rsidRPr="00437EB9">
        <w:rPr>
          <w:rFonts w:ascii="Times New Roman" w:hAnsi="Times New Roman" w:cs="Times New Roman"/>
          <w:spacing w:val="-1"/>
          <w:sz w:val="24"/>
          <w:szCs w:val="24"/>
        </w:rPr>
        <w:t>grant</w:t>
      </w:r>
      <w:r w:rsidR="00E375D1" w:rsidRPr="00437EB9">
        <w:rPr>
          <w:rFonts w:ascii="Times New Roman" w:hAnsi="Times New Roman" w:cs="Times New Roman"/>
          <w:spacing w:val="-1"/>
          <w:sz w:val="24"/>
          <w:szCs w:val="24"/>
        </w:rPr>
        <w:t xml:space="preserve"> </w:t>
      </w:r>
      <w:r w:rsidR="00D15287" w:rsidRPr="00437EB9">
        <w:rPr>
          <w:rFonts w:ascii="Times New Roman" w:hAnsi="Times New Roman" w:cs="Times New Roman"/>
          <w:spacing w:val="-1"/>
          <w:sz w:val="24"/>
          <w:szCs w:val="24"/>
        </w:rPr>
        <w:t>c</w:t>
      </w:r>
      <w:r w:rsidR="00E375D1" w:rsidRPr="00437EB9">
        <w:rPr>
          <w:rFonts w:ascii="Times New Roman" w:hAnsi="Times New Roman" w:cs="Times New Roman"/>
          <w:spacing w:val="-1"/>
          <w:sz w:val="24"/>
          <w:szCs w:val="24"/>
        </w:rPr>
        <w:t>ompetitions</w:t>
      </w:r>
      <w:r w:rsidR="007168F4" w:rsidRPr="00437EB9">
        <w:rPr>
          <w:rFonts w:ascii="Times New Roman" w:hAnsi="Times New Roman" w:cs="Times New Roman"/>
          <w:spacing w:val="-1"/>
          <w:sz w:val="24"/>
          <w:szCs w:val="24"/>
        </w:rPr>
        <w:t xml:space="preserve">, along with other branded </w:t>
      </w:r>
      <w:r w:rsidR="00512B9F" w:rsidRPr="00437EB9">
        <w:rPr>
          <w:rFonts w:ascii="Times New Roman" w:hAnsi="Times New Roman" w:cs="Times New Roman"/>
          <w:spacing w:val="-1"/>
          <w:sz w:val="24"/>
          <w:szCs w:val="24"/>
        </w:rPr>
        <w:t xml:space="preserve">folders, </w:t>
      </w:r>
      <w:r w:rsidR="007168F4" w:rsidRPr="00437EB9">
        <w:rPr>
          <w:rFonts w:ascii="Times New Roman" w:hAnsi="Times New Roman" w:cs="Times New Roman"/>
          <w:spacing w:val="-1"/>
          <w:sz w:val="24"/>
          <w:szCs w:val="24"/>
        </w:rPr>
        <w:t>notepads</w:t>
      </w:r>
      <w:r w:rsidR="00D336D3" w:rsidRPr="00437EB9">
        <w:rPr>
          <w:rFonts w:ascii="Times New Roman" w:hAnsi="Times New Roman" w:cs="Times New Roman"/>
          <w:spacing w:val="-1"/>
          <w:sz w:val="24"/>
          <w:szCs w:val="24"/>
        </w:rPr>
        <w:t>,</w:t>
      </w:r>
      <w:r w:rsidR="00512B9F" w:rsidRPr="00437EB9">
        <w:rPr>
          <w:rFonts w:ascii="Times New Roman" w:hAnsi="Times New Roman" w:cs="Times New Roman"/>
          <w:spacing w:val="-1"/>
          <w:sz w:val="24"/>
          <w:szCs w:val="24"/>
        </w:rPr>
        <w:t xml:space="preserve"> and pens. Each competition involves one or more high visibility events, often hosted by U.S. Embassies, where the donors and winners are recognized.</w:t>
      </w:r>
      <w:r w:rsidR="00AD0B85" w:rsidRPr="00437EB9">
        <w:rPr>
          <w:rFonts w:ascii="Times New Roman" w:hAnsi="Times New Roman" w:cs="Times New Roman"/>
          <w:spacing w:val="-1"/>
          <w:sz w:val="24"/>
          <w:szCs w:val="24"/>
        </w:rPr>
        <w:t xml:space="preserve"> </w:t>
      </w:r>
      <w:r w:rsidR="00512B9F" w:rsidRPr="00437EB9">
        <w:rPr>
          <w:rFonts w:ascii="Times New Roman" w:hAnsi="Times New Roman" w:cs="Times New Roman"/>
          <w:spacing w:val="-1"/>
          <w:sz w:val="24"/>
          <w:szCs w:val="24"/>
        </w:rPr>
        <w:t>Folders, pins, and pennants are presented to the grant-winning teams and banners are ordered to feature the donor logo, the 100K Strong logo, and a “thank you” message. The total cost is</w:t>
      </w:r>
      <w:r w:rsidR="0D336F41" w:rsidRPr="00437EB9">
        <w:rPr>
          <w:rFonts w:ascii="Times New Roman" w:hAnsi="Times New Roman" w:cs="Times New Roman"/>
          <w:spacing w:val="4"/>
          <w:sz w:val="24"/>
          <w:szCs w:val="24"/>
        </w:rPr>
        <w:t xml:space="preserve"> </w:t>
      </w:r>
      <w:r w:rsidR="0D336F41" w:rsidRPr="00437EB9">
        <w:rPr>
          <w:rFonts w:ascii="Times New Roman" w:hAnsi="Times New Roman" w:cs="Times New Roman"/>
          <w:b/>
          <w:bCs/>
          <w:spacing w:val="-1"/>
          <w:sz w:val="24"/>
          <w:szCs w:val="24"/>
        </w:rPr>
        <w:t>$</w:t>
      </w:r>
      <w:r w:rsidR="008102F0">
        <w:rPr>
          <w:rFonts w:ascii="Times New Roman" w:hAnsi="Times New Roman" w:cs="Times New Roman"/>
          <w:b/>
          <w:bCs/>
          <w:spacing w:val="-1"/>
          <w:sz w:val="24"/>
          <w:szCs w:val="24"/>
        </w:rPr>
        <w:t>4,283</w:t>
      </w:r>
      <w:r w:rsidR="002336B7" w:rsidRPr="00437EB9">
        <w:rPr>
          <w:rFonts w:ascii="Times New Roman" w:hAnsi="Times New Roman" w:cs="Times New Roman"/>
          <w:spacing w:val="-1"/>
          <w:sz w:val="24"/>
          <w:szCs w:val="24"/>
        </w:rPr>
        <w:t>,</w:t>
      </w:r>
      <w:r w:rsidR="002336B7" w:rsidRPr="00437EB9">
        <w:rPr>
          <w:rFonts w:ascii="Times New Roman" w:hAnsi="Times New Roman" w:cs="Times New Roman"/>
          <w:b/>
          <w:bCs/>
          <w:spacing w:val="1"/>
          <w:sz w:val="24"/>
          <w:szCs w:val="24"/>
        </w:rPr>
        <w:t xml:space="preserve"> </w:t>
      </w:r>
      <w:r w:rsidR="002336B7" w:rsidRPr="00437EB9">
        <w:rPr>
          <w:rFonts w:ascii="Times New Roman" w:hAnsi="Times New Roman" w:cs="Times New Roman"/>
          <w:spacing w:val="1"/>
          <w:sz w:val="24"/>
          <w:szCs w:val="24"/>
        </w:rPr>
        <w:t>with</w:t>
      </w:r>
      <w:r w:rsidR="002336B7" w:rsidRPr="00437EB9">
        <w:rPr>
          <w:rFonts w:ascii="Times New Roman" w:hAnsi="Times New Roman" w:cs="Times New Roman"/>
          <w:b/>
          <w:bCs/>
          <w:spacing w:val="1"/>
          <w:sz w:val="24"/>
          <w:szCs w:val="24"/>
        </w:rPr>
        <w:t xml:space="preserve"> $</w:t>
      </w:r>
      <w:r w:rsidR="008102F0">
        <w:rPr>
          <w:rFonts w:ascii="Times New Roman" w:hAnsi="Times New Roman" w:cs="Times New Roman"/>
          <w:b/>
          <w:bCs/>
          <w:spacing w:val="1"/>
          <w:sz w:val="24"/>
          <w:szCs w:val="24"/>
        </w:rPr>
        <w:t>4,041</w:t>
      </w:r>
      <w:r w:rsidR="002336B7" w:rsidRPr="00437EB9">
        <w:rPr>
          <w:rFonts w:ascii="Times New Roman" w:hAnsi="Times New Roman" w:cs="Times New Roman"/>
          <w:b/>
          <w:bCs/>
          <w:spacing w:val="1"/>
          <w:sz w:val="24"/>
          <w:szCs w:val="24"/>
        </w:rPr>
        <w:t xml:space="preserve"> covered by WHA funds, and $</w:t>
      </w:r>
      <w:r w:rsidR="007652F9" w:rsidRPr="007652F9">
        <w:rPr>
          <w:rFonts w:ascii="Times New Roman" w:hAnsi="Times New Roman" w:cs="Times New Roman"/>
          <w:b/>
          <w:bCs/>
          <w:spacing w:val="1"/>
          <w:sz w:val="24"/>
          <w:szCs w:val="24"/>
        </w:rPr>
        <w:t>24</w:t>
      </w:r>
      <w:r w:rsidR="00146973">
        <w:rPr>
          <w:rFonts w:ascii="Times New Roman" w:hAnsi="Times New Roman" w:cs="Times New Roman"/>
          <w:b/>
          <w:bCs/>
          <w:spacing w:val="1"/>
          <w:sz w:val="24"/>
          <w:szCs w:val="24"/>
        </w:rPr>
        <w:t>2</w:t>
      </w:r>
      <w:r w:rsidR="007652F9" w:rsidRPr="007652F9" w:rsidDel="007652F9">
        <w:rPr>
          <w:rFonts w:ascii="Times New Roman" w:hAnsi="Times New Roman" w:cs="Times New Roman"/>
          <w:b/>
          <w:bCs/>
          <w:spacing w:val="1"/>
          <w:sz w:val="24"/>
          <w:szCs w:val="24"/>
        </w:rPr>
        <w:t xml:space="preserve"> </w:t>
      </w:r>
      <w:r w:rsidR="002336B7" w:rsidRPr="00437EB9">
        <w:rPr>
          <w:rFonts w:ascii="Times New Roman" w:hAnsi="Times New Roman" w:cs="Times New Roman"/>
          <w:b/>
          <w:bCs/>
          <w:spacing w:val="1"/>
          <w:sz w:val="24"/>
          <w:szCs w:val="24"/>
        </w:rPr>
        <w:t>from POA cost-share.</w:t>
      </w:r>
      <w:r w:rsidR="00FC6290">
        <w:rPr>
          <w:rFonts w:ascii="Times New Roman" w:hAnsi="Times New Roman" w:cs="Times New Roman"/>
          <w:b/>
          <w:bCs/>
          <w:spacing w:val="1"/>
          <w:sz w:val="24"/>
          <w:szCs w:val="24"/>
        </w:rPr>
        <w:t xml:space="preserve"> </w:t>
      </w:r>
    </w:p>
    <w:p w14:paraId="4511D0F6" w14:textId="77777777" w:rsidR="00B43D0F" w:rsidRPr="009A2F8A" w:rsidRDefault="00B43D0F" w:rsidP="0007324B">
      <w:pPr>
        <w:tabs>
          <w:tab w:val="left" w:pos="720"/>
          <w:tab w:val="left" w:pos="1080"/>
        </w:tabs>
        <w:ind w:left="720" w:right="510" w:hanging="450"/>
        <w:jc w:val="both"/>
        <w:rPr>
          <w:rFonts w:ascii="Times New Roman" w:eastAsia="Times New Roman" w:hAnsi="Times New Roman" w:cs="Times New Roman"/>
          <w:sz w:val="24"/>
          <w:szCs w:val="24"/>
        </w:rPr>
      </w:pPr>
    </w:p>
    <w:p w14:paraId="2842729C" w14:textId="0499C30C" w:rsidR="008A5840" w:rsidRPr="009A2F8A" w:rsidRDefault="009E4528" w:rsidP="00FE5666">
      <w:pPr>
        <w:tabs>
          <w:tab w:val="left" w:pos="720"/>
          <w:tab w:val="left" w:pos="1080"/>
        </w:tabs>
        <w:ind w:left="720" w:right="-20" w:hanging="450"/>
        <w:jc w:val="both"/>
        <w:rPr>
          <w:rFonts w:ascii="Times New Roman" w:eastAsia="Times New Roman" w:hAnsi="Times New Roman" w:cs="Times New Roman"/>
          <w:b/>
          <w:bCs/>
          <w:sz w:val="24"/>
          <w:szCs w:val="24"/>
        </w:rPr>
      </w:pPr>
      <w:r w:rsidRPr="009A2F8A">
        <w:rPr>
          <w:rFonts w:ascii="Times New Roman" w:eastAsia="Times New Roman" w:hAnsi="Times New Roman" w:cs="Times New Roman"/>
          <w:sz w:val="24"/>
          <w:szCs w:val="24"/>
        </w:rPr>
        <w:t>H.</w:t>
      </w:r>
      <w:r w:rsidR="00FC7E96">
        <w:rPr>
          <w:rFonts w:ascii="Times New Roman" w:eastAsia="Times New Roman" w:hAnsi="Times New Roman" w:cs="Times New Roman"/>
          <w:sz w:val="24"/>
          <w:szCs w:val="24"/>
        </w:rPr>
        <w:t>2</w:t>
      </w:r>
      <w:r w:rsidRPr="009A2F8A">
        <w:rPr>
          <w:rFonts w:ascii="Times New Roman" w:eastAsia="Times New Roman" w:hAnsi="Times New Roman" w:cs="Times New Roman"/>
          <w:sz w:val="24"/>
          <w:szCs w:val="24"/>
        </w:rPr>
        <w:t xml:space="preserve"> </w:t>
      </w:r>
      <w:r w:rsidR="007D053F" w:rsidRPr="009A2F8A">
        <w:rPr>
          <w:rFonts w:ascii="Times New Roman" w:eastAsia="Times New Roman" w:hAnsi="Times New Roman" w:cs="Times New Roman"/>
          <w:sz w:val="24"/>
          <w:szCs w:val="24"/>
        </w:rPr>
        <w:tab/>
      </w:r>
      <w:r w:rsidRPr="009A2F8A">
        <w:rPr>
          <w:rFonts w:ascii="Times New Roman" w:eastAsia="Times New Roman" w:hAnsi="Times New Roman" w:cs="Times New Roman"/>
          <w:b/>
          <w:bCs/>
          <w:sz w:val="24"/>
          <w:szCs w:val="24"/>
        </w:rPr>
        <w:t xml:space="preserve">Grants Management </w:t>
      </w:r>
      <w:r w:rsidRPr="00836B00">
        <w:rPr>
          <w:rFonts w:ascii="Times New Roman" w:eastAsia="Times New Roman" w:hAnsi="Times New Roman" w:cs="Times New Roman"/>
          <w:b/>
          <w:bCs/>
          <w:sz w:val="24"/>
          <w:szCs w:val="24"/>
        </w:rPr>
        <w:t>System:</w:t>
      </w:r>
      <w:r w:rsidRPr="00836B00">
        <w:rPr>
          <w:rFonts w:ascii="Times New Roman" w:eastAsia="Times New Roman" w:hAnsi="Times New Roman" w:cs="Times New Roman"/>
          <w:sz w:val="24"/>
          <w:szCs w:val="24"/>
        </w:rPr>
        <w:t xml:space="preserve"> POA </w:t>
      </w:r>
      <w:r w:rsidR="000B5BCE" w:rsidRPr="00836B00">
        <w:rPr>
          <w:rFonts w:ascii="Times New Roman" w:eastAsia="Times New Roman" w:hAnsi="Times New Roman" w:cs="Times New Roman"/>
          <w:sz w:val="24"/>
          <w:szCs w:val="24"/>
        </w:rPr>
        <w:t xml:space="preserve">currently </w:t>
      </w:r>
      <w:r w:rsidR="006C3EFA" w:rsidRPr="00836B00">
        <w:rPr>
          <w:rFonts w:ascii="Times New Roman" w:eastAsia="Times New Roman" w:hAnsi="Times New Roman" w:cs="Times New Roman"/>
          <w:sz w:val="24"/>
          <w:szCs w:val="24"/>
        </w:rPr>
        <w:t>uses</w:t>
      </w:r>
      <w:r w:rsidRPr="00836B00">
        <w:rPr>
          <w:rFonts w:ascii="Times New Roman" w:eastAsia="Times New Roman" w:hAnsi="Times New Roman" w:cs="Times New Roman"/>
          <w:sz w:val="24"/>
          <w:szCs w:val="24"/>
        </w:rPr>
        <w:t xml:space="preserve"> </w:t>
      </w:r>
      <w:r w:rsidR="006C3EFA" w:rsidRPr="00836B00">
        <w:rPr>
          <w:rFonts w:ascii="Times New Roman" w:eastAsia="Times New Roman" w:hAnsi="Times New Roman" w:cs="Times New Roman"/>
          <w:sz w:val="24"/>
          <w:szCs w:val="24"/>
        </w:rPr>
        <w:t>a</w:t>
      </w:r>
      <w:r w:rsidR="00870D79" w:rsidRPr="00836B00">
        <w:rPr>
          <w:rFonts w:ascii="Times New Roman" w:eastAsia="Times New Roman" w:hAnsi="Times New Roman" w:cs="Times New Roman"/>
          <w:sz w:val="24"/>
          <w:szCs w:val="24"/>
        </w:rPr>
        <w:t>n application and</w:t>
      </w:r>
      <w:r w:rsidRPr="00836B00">
        <w:rPr>
          <w:rFonts w:ascii="Times New Roman" w:eastAsia="Times New Roman" w:hAnsi="Times New Roman" w:cs="Times New Roman"/>
          <w:sz w:val="24"/>
          <w:szCs w:val="24"/>
        </w:rPr>
        <w:t xml:space="preserve"> grants management system called </w:t>
      </w:r>
      <w:proofErr w:type="spellStart"/>
      <w:r w:rsidR="00F97A05" w:rsidRPr="00836B00">
        <w:rPr>
          <w:rFonts w:ascii="Times New Roman" w:eastAsia="Times New Roman" w:hAnsi="Times New Roman" w:cs="Times New Roman"/>
          <w:sz w:val="24"/>
          <w:szCs w:val="24"/>
        </w:rPr>
        <w:t>Zengine</w:t>
      </w:r>
      <w:proofErr w:type="spellEnd"/>
      <w:r w:rsidR="00F97A05" w:rsidRPr="00836B00">
        <w:rPr>
          <w:rFonts w:ascii="Times New Roman" w:eastAsia="Times New Roman" w:hAnsi="Times New Roman" w:cs="Times New Roman"/>
          <w:sz w:val="24"/>
          <w:szCs w:val="24"/>
        </w:rPr>
        <w:t xml:space="preserve"> by </w:t>
      </w:r>
      <w:r w:rsidR="000A2D27">
        <w:rPr>
          <w:rFonts w:ascii="Times New Roman" w:eastAsia="Times New Roman" w:hAnsi="Times New Roman" w:cs="Times New Roman"/>
          <w:sz w:val="24"/>
          <w:szCs w:val="24"/>
        </w:rPr>
        <w:t>Submittable</w:t>
      </w:r>
      <w:r w:rsidR="000A2D27" w:rsidRPr="00836B00">
        <w:rPr>
          <w:rFonts w:ascii="Times New Roman" w:eastAsia="Times New Roman" w:hAnsi="Times New Roman" w:cs="Times New Roman"/>
          <w:sz w:val="24"/>
          <w:szCs w:val="24"/>
        </w:rPr>
        <w:t xml:space="preserve"> </w:t>
      </w:r>
      <w:r w:rsidR="00713406" w:rsidRPr="00836B00">
        <w:rPr>
          <w:rFonts w:ascii="Times New Roman" w:eastAsia="Times New Roman" w:hAnsi="Times New Roman" w:cs="Times New Roman"/>
          <w:sz w:val="24"/>
          <w:szCs w:val="24"/>
        </w:rPr>
        <w:t>to manage</w:t>
      </w:r>
      <w:r w:rsidR="000B5BCE" w:rsidRPr="00836B00">
        <w:rPr>
          <w:rFonts w:ascii="Times New Roman" w:eastAsia="Times New Roman" w:hAnsi="Times New Roman" w:cs="Times New Roman"/>
          <w:sz w:val="24"/>
          <w:szCs w:val="24"/>
        </w:rPr>
        <w:t xml:space="preserve"> 100K Strong</w:t>
      </w:r>
      <w:r w:rsidR="00713406" w:rsidRPr="00836B00">
        <w:rPr>
          <w:rFonts w:ascii="Times New Roman" w:eastAsia="Times New Roman" w:hAnsi="Times New Roman" w:cs="Times New Roman"/>
          <w:sz w:val="24"/>
          <w:szCs w:val="24"/>
        </w:rPr>
        <w:t xml:space="preserve"> activities</w:t>
      </w:r>
      <w:r w:rsidRPr="00836B00">
        <w:rPr>
          <w:rFonts w:ascii="Times New Roman" w:eastAsia="Times New Roman" w:hAnsi="Times New Roman" w:cs="Times New Roman"/>
          <w:sz w:val="24"/>
          <w:szCs w:val="24"/>
        </w:rPr>
        <w:t xml:space="preserve">. This platform </w:t>
      </w:r>
      <w:r w:rsidRPr="00836B00">
        <w:rPr>
          <w:rFonts w:ascii="Times New Roman" w:eastAsia="Times New Roman" w:hAnsi="Times New Roman" w:cs="Times New Roman"/>
          <w:sz w:val="24"/>
          <w:szCs w:val="24"/>
        </w:rPr>
        <w:lastRenderedPageBreak/>
        <w:t xml:space="preserve">allows for </w:t>
      </w:r>
      <w:r w:rsidR="00F94B7A" w:rsidRPr="00836B00">
        <w:rPr>
          <w:rFonts w:ascii="Times New Roman" w:eastAsia="Times New Roman" w:hAnsi="Times New Roman" w:cs="Times New Roman"/>
          <w:sz w:val="24"/>
          <w:szCs w:val="24"/>
        </w:rPr>
        <w:t xml:space="preserve">the efficient management of the </w:t>
      </w:r>
      <w:r w:rsidRPr="00836B00">
        <w:rPr>
          <w:rFonts w:ascii="Times New Roman" w:eastAsia="Times New Roman" w:hAnsi="Times New Roman" w:cs="Times New Roman"/>
          <w:sz w:val="24"/>
          <w:szCs w:val="24"/>
        </w:rPr>
        <w:t xml:space="preserve">full grants </w:t>
      </w:r>
      <w:r w:rsidR="00F94B7A" w:rsidRPr="00836B00">
        <w:rPr>
          <w:rFonts w:ascii="Times New Roman" w:eastAsia="Times New Roman" w:hAnsi="Times New Roman" w:cs="Times New Roman"/>
          <w:sz w:val="24"/>
          <w:szCs w:val="24"/>
        </w:rPr>
        <w:t>lifecycle</w:t>
      </w:r>
      <w:r w:rsidRPr="00836B00">
        <w:rPr>
          <w:rFonts w:ascii="Times New Roman" w:eastAsia="Times New Roman" w:hAnsi="Times New Roman" w:cs="Times New Roman"/>
          <w:sz w:val="24"/>
          <w:szCs w:val="24"/>
        </w:rPr>
        <w:t xml:space="preserve"> </w:t>
      </w:r>
      <w:r w:rsidR="007D233B" w:rsidRPr="00836B00">
        <w:rPr>
          <w:rFonts w:ascii="Times New Roman" w:eastAsia="Times New Roman" w:hAnsi="Times New Roman" w:cs="Times New Roman"/>
          <w:sz w:val="24"/>
          <w:szCs w:val="24"/>
        </w:rPr>
        <w:t>from application to</w:t>
      </w:r>
      <w:r w:rsidR="003B652E" w:rsidRPr="00836B00">
        <w:rPr>
          <w:rFonts w:ascii="Times New Roman" w:eastAsia="Times New Roman" w:hAnsi="Times New Roman" w:cs="Times New Roman"/>
          <w:sz w:val="24"/>
          <w:szCs w:val="24"/>
        </w:rPr>
        <w:t xml:space="preserve"> review to</w:t>
      </w:r>
      <w:r w:rsidR="007D233B" w:rsidRPr="00836B00">
        <w:rPr>
          <w:rFonts w:ascii="Times New Roman" w:eastAsia="Times New Roman" w:hAnsi="Times New Roman" w:cs="Times New Roman"/>
          <w:sz w:val="24"/>
          <w:szCs w:val="24"/>
        </w:rPr>
        <w:t xml:space="preserve"> the post-award process</w:t>
      </w:r>
      <w:r w:rsidRPr="00836B00">
        <w:rPr>
          <w:rFonts w:ascii="Times New Roman" w:eastAsia="Times New Roman" w:hAnsi="Times New Roman" w:cs="Times New Roman"/>
          <w:sz w:val="24"/>
          <w:szCs w:val="24"/>
        </w:rPr>
        <w:t>.</w:t>
      </w:r>
      <w:r w:rsidR="00E3139F" w:rsidRPr="00836B00">
        <w:rPr>
          <w:rFonts w:ascii="Times New Roman" w:eastAsia="Times New Roman" w:hAnsi="Times New Roman" w:cs="Times New Roman"/>
          <w:sz w:val="24"/>
          <w:szCs w:val="24"/>
        </w:rPr>
        <w:t xml:space="preserve"> </w:t>
      </w:r>
      <w:proofErr w:type="spellStart"/>
      <w:r w:rsidR="00D80268" w:rsidRPr="00836B00">
        <w:rPr>
          <w:rFonts w:ascii="Times New Roman" w:eastAsia="Times New Roman" w:hAnsi="Times New Roman" w:cs="Times New Roman"/>
          <w:sz w:val="24"/>
          <w:szCs w:val="24"/>
        </w:rPr>
        <w:t>Zengine</w:t>
      </w:r>
      <w:proofErr w:type="spellEnd"/>
      <w:r w:rsidR="00B9711E">
        <w:rPr>
          <w:rFonts w:ascii="Times New Roman" w:eastAsia="Times New Roman" w:hAnsi="Times New Roman" w:cs="Times New Roman"/>
          <w:sz w:val="24"/>
          <w:szCs w:val="24"/>
        </w:rPr>
        <w:t xml:space="preserve"> hosts the </w:t>
      </w:r>
      <w:r w:rsidR="00D80268" w:rsidRPr="00836B00">
        <w:rPr>
          <w:rFonts w:ascii="Times New Roman" w:eastAsia="Times New Roman" w:hAnsi="Times New Roman" w:cs="Times New Roman"/>
          <w:sz w:val="24"/>
          <w:szCs w:val="24"/>
        </w:rPr>
        <w:t xml:space="preserve">application portal for the submission of </w:t>
      </w:r>
      <w:r w:rsidR="00073A07" w:rsidRPr="00836B00">
        <w:rPr>
          <w:rFonts w:ascii="Times New Roman" w:eastAsia="Times New Roman" w:hAnsi="Times New Roman" w:cs="Times New Roman"/>
          <w:sz w:val="24"/>
          <w:szCs w:val="24"/>
        </w:rPr>
        <w:t xml:space="preserve">100K Strong </w:t>
      </w:r>
      <w:r w:rsidR="00D80268" w:rsidRPr="00836B00">
        <w:rPr>
          <w:rFonts w:ascii="Times New Roman" w:eastAsia="Times New Roman" w:hAnsi="Times New Roman" w:cs="Times New Roman"/>
          <w:sz w:val="24"/>
          <w:szCs w:val="24"/>
        </w:rPr>
        <w:t xml:space="preserve">proposals, a review portal that is easily accessible by </w:t>
      </w:r>
      <w:r w:rsidR="00073A07" w:rsidRPr="00836B00">
        <w:rPr>
          <w:rFonts w:ascii="Times New Roman" w:eastAsia="Times New Roman" w:hAnsi="Times New Roman" w:cs="Times New Roman"/>
          <w:sz w:val="24"/>
          <w:szCs w:val="24"/>
        </w:rPr>
        <w:t xml:space="preserve">external </w:t>
      </w:r>
      <w:r w:rsidR="00D80268" w:rsidRPr="00836B00">
        <w:rPr>
          <w:rFonts w:ascii="Times New Roman" w:eastAsia="Times New Roman" w:hAnsi="Times New Roman" w:cs="Times New Roman"/>
          <w:sz w:val="24"/>
          <w:szCs w:val="24"/>
        </w:rPr>
        <w:t xml:space="preserve">reviewers, including WHA, and a grantee portal to facilitate the contracting and reporting process with </w:t>
      </w:r>
      <w:r w:rsidR="006D7D4D">
        <w:rPr>
          <w:rFonts w:ascii="Times New Roman" w:eastAsia="Times New Roman" w:hAnsi="Times New Roman" w:cs="Times New Roman"/>
          <w:sz w:val="24"/>
          <w:szCs w:val="24"/>
        </w:rPr>
        <w:t>grant</w:t>
      </w:r>
      <w:r w:rsidR="00073A07" w:rsidRPr="00836B00">
        <w:rPr>
          <w:rFonts w:ascii="Times New Roman" w:eastAsia="Times New Roman" w:hAnsi="Times New Roman" w:cs="Times New Roman"/>
          <w:sz w:val="24"/>
          <w:szCs w:val="24"/>
        </w:rPr>
        <w:t xml:space="preserve"> recipients</w:t>
      </w:r>
      <w:r w:rsidR="00D80268" w:rsidRPr="00836B00">
        <w:rPr>
          <w:rFonts w:ascii="Times New Roman" w:eastAsia="Times New Roman" w:hAnsi="Times New Roman" w:cs="Times New Roman"/>
          <w:sz w:val="24"/>
          <w:szCs w:val="24"/>
        </w:rPr>
        <w:t xml:space="preserve">, as well as the overall monitoring and evaluation of the </w:t>
      </w:r>
      <w:r w:rsidR="00E3139F" w:rsidRPr="00836B00">
        <w:rPr>
          <w:rFonts w:ascii="Times New Roman" w:eastAsia="Times New Roman" w:hAnsi="Times New Roman" w:cs="Times New Roman"/>
          <w:sz w:val="24"/>
          <w:szCs w:val="24"/>
        </w:rPr>
        <w:t>100K</w:t>
      </w:r>
      <w:r w:rsidR="00E3139F" w:rsidRPr="009A2F8A">
        <w:rPr>
          <w:rFonts w:ascii="Times New Roman" w:eastAsia="Times New Roman" w:hAnsi="Times New Roman" w:cs="Times New Roman"/>
          <w:sz w:val="24"/>
          <w:szCs w:val="24"/>
        </w:rPr>
        <w:t xml:space="preserve"> Strong-funded </w:t>
      </w:r>
      <w:r w:rsidR="00D80268" w:rsidRPr="009A2F8A">
        <w:rPr>
          <w:rFonts w:ascii="Times New Roman" w:eastAsia="Times New Roman" w:hAnsi="Times New Roman" w:cs="Times New Roman"/>
          <w:sz w:val="24"/>
          <w:szCs w:val="24"/>
        </w:rPr>
        <w:t>projects.</w:t>
      </w:r>
      <w:r w:rsidR="00E3139F" w:rsidRPr="009A2F8A">
        <w:rPr>
          <w:rFonts w:ascii="Times New Roman" w:eastAsia="Times New Roman" w:hAnsi="Times New Roman" w:cs="Times New Roman"/>
          <w:sz w:val="24"/>
          <w:szCs w:val="24"/>
        </w:rPr>
        <w:t xml:space="preserve"> POA proposes to continue using </w:t>
      </w:r>
      <w:proofErr w:type="spellStart"/>
      <w:r w:rsidR="00F97A05" w:rsidRPr="009A2F8A">
        <w:rPr>
          <w:rFonts w:ascii="Times New Roman" w:eastAsia="Times New Roman" w:hAnsi="Times New Roman" w:cs="Times New Roman"/>
          <w:sz w:val="24"/>
          <w:szCs w:val="24"/>
        </w:rPr>
        <w:t>Zengine</w:t>
      </w:r>
      <w:proofErr w:type="spellEnd"/>
      <w:r w:rsidR="00E3139F" w:rsidRPr="009A2F8A">
        <w:rPr>
          <w:rFonts w:ascii="Times New Roman" w:eastAsia="Times New Roman" w:hAnsi="Times New Roman" w:cs="Times New Roman"/>
          <w:sz w:val="24"/>
          <w:szCs w:val="24"/>
        </w:rPr>
        <w:t xml:space="preserve"> to implement the grant competitions, collect applications, track review and scores, manage the post-award process with </w:t>
      </w:r>
      <w:r w:rsidR="006D7D4D">
        <w:rPr>
          <w:rFonts w:ascii="Times New Roman" w:eastAsia="Times New Roman" w:hAnsi="Times New Roman" w:cs="Times New Roman"/>
          <w:sz w:val="24"/>
          <w:szCs w:val="24"/>
        </w:rPr>
        <w:t>grant</w:t>
      </w:r>
      <w:r w:rsidR="00E3139F" w:rsidRPr="009A2F8A">
        <w:rPr>
          <w:rFonts w:ascii="Times New Roman" w:eastAsia="Times New Roman" w:hAnsi="Times New Roman" w:cs="Times New Roman"/>
          <w:sz w:val="24"/>
          <w:szCs w:val="24"/>
        </w:rPr>
        <w:t xml:space="preserve"> recipients, monitor project progress, and collect program data by administering survey tools.</w:t>
      </w:r>
      <w:r w:rsidR="000F19BD" w:rsidRPr="009A2F8A">
        <w:rPr>
          <w:rFonts w:ascii="Times New Roman" w:eastAsia="Times New Roman" w:hAnsi="Times New Roman" w:cs="Times New Roman"/>
          <w:sz w:val="24"/>
          <w:szCs w:val="24"/>
        </w:rPr>
        <w:t xml:space="preserve"> </w:t>
      </w:r>
      <w:r w:rsidR="00D80268" w:rsidRPr="009A2F8A">
        <w:rPr>
          <w:rFonts w:ascii="Times New Roman" w:eastAsia="Times New Roman" w:hAnsi="Times New Roman" w:cs="Times New Roman"/>
          <w:sz w:val="24"/>
          <w:szCs w:val="24"/>
        </w:rPr>
        <w:t>The system facilitates the entire grants process from start to finish, for the HEIs, WHA, and other stakeholders’ experience and that of P</w:t>
      </w:r>
      <w:r w:rsidR="00D248F6" w:rsidRPr="009A2F8A">
        <w:rPr>
          <w:rFonts w:ascii="Times New Roman" w:eastAsia="Times New Roman" w:hAnsi="Times New Roman" w:cs="Times New Roman"/>
          <w:sz w:val="24"/>
          <w:szCs w:val="24"/>
        </w:rPr>
        <w:t xml:space="preserve">OA </w:t>
      </w:r>
      <w:r w:rsidR="00D80268" w:rsidRPr="009A2F8A">
        <w:rPr>
          <w:rFonts w:ascii="Times New Roman" w:eastAsia="Times New Roman" w:hAnsi="Times New Roman" w:cs="Times New Roman"/>
          <w:sz w:val="24"/>
          <w:szCs w:val="24"/>
        </w:rPr>
        <w:t>staff.</w:t>
      </w:r>
      <w:r w:rsidR="00F97A05" w:rsidRPr="009A2F8A">
        <w:rPr>
          <w:rFonts w:ascii="Times New Roman" w:eastAsia="Times New Roman" w:hAnsi="Times New Roman" w:cs="Times New Roman"/>
          <w:sz w:val="24"/>
          <w:szCs w:val="24"/>
        </w:rPr>
        <w:t xml:space="preserve"> </w:t>
      </w:r>
      <w:r w:rsidR="00F97A05" w:rsidRPr="002A2622">
        <w:rPr>
          <w:rFonts w:ascii="Times New Roman" w:eastAsia="Times New Roman" w:hAnsi="Times New Roman" w:cs="Times New Roman"/>
          <w:color w:val="EE0000"/>
          <w:sz w:val="24"/>
          <w:szCs w:val="24"/>
        </w:rPr>
        <w:t xml:space="preserve">The resources requested are to renew the </w:t>
      </w:r>
      <w:r w:rsidR="00AA19DA" w:rsidRPr="002A2622">
        <w:rPr>
          <w:rFonts w:ascii="Times New Roman" w:eastAsia="Times New Roman" w:hAnsi="Times New Roman" w:cs="Times New Roman"/>
          <w:color w:val="EE0000"/>
          <w:sz w:val="24"/>
          <w:szCs w:val="24"/>
        </w:rPr>
        <w:t>monthly</w:t>
      </w:r>
      <w:r w:rsidR="00F97A05" w:rsidRPr="002A2622">
        <w:rPr>
          <w:rFonts w:ascii="Times New Roman" w:eastAsia="Times New Roman" w:hAnsi="Times New Roman" w:cs="Times New Roman"/>
          <w:color w:val="EE0000"/>
          <w:sz w:val="24"/>
          <w:szCs w:val="24"/>
        </w:rPr>
        <w:t xml:space="preserve"> subscription of $</w:t>
      </w:r>
      <w:r w:rsidR="00443ABC" w:rsidRPr="002A2622">
        <w:rPr>
          <w:rFonts w:ascii="Times New Roman" w:eastAsia="Times New Roman" w:hAnsi="Times New Roman" w:cs="Times New Roman"/>
          <w:color w:val="EE0000"/>
          <w:sz w:val="24"/>
          <w:szCs w:val="24"/>
        </w:rPr>
        <w:t>617</w:t>
      </w:r>
      <w:r w:rsidR="00183FEA" w:rsidRPr="002A2622">
        <w:rPr>
          <w:rFonts w:ascii="Times New Roman" w:eastAsia="Times New Roman" w:hAnsi="Times New Roman" w:cs="Times New Roman"/>
          <w:color w:val="EE0000"/>
          <w:sz w:val="24"/>
          <w:szCs w:val="24"/>
        </w:rPr>
        <w:t>.</w:t>
      </w:r>
      <w:r w:rsidR="00E258FD" w:rsidRPr="002A2622">
        <w:rPr>
          <w:rFonts w:ascii="Times New Roman" w:eastAsia="Times New Roman" w:hAnsi="Times New Roman" w:cs="Times New Roman"/>
          <w:color w:val="EE0000"/>
          <w:sz w:val="24"/>
          <w:szCs w:val="24"/>
        </w:rPr>
        <w:t>1</w:t>
      </w:r>
      <w:r w:rsidR="00183FEA" w:rsidRPr="002A2622">
        <w:rPr>
          <w:rFonts w:ascii="Times New Roman" w:eastAsia="Times New Roman" w:hAnsi="Times New Roman" w:cs="Times New Roman"/>
          <w:color w:val="EE0000"/>
          <w:sz w:val="24"/>
          <w:szCs w:val="24"/>
        </w:rPr>
        <w:t>2</w:t>
      </w:r>
      <w:r w:rsidR="00AA19DA" w:rsidRPr="002A2622">
        <w:rPr>
          <w:rFonts w:ascii="Times New Roman" w:eastAsia="Times New Roman" w:hAnsi="Times New Roman" w:cs="Times New Roman"/>
          <w:color w:val="EE0000"/>
          <w:sz w:val="24"/>
          <w:szCs w:val="24"/>
        </w:rPr>
        <w:t>. The total cost is</w:t>
      </w:r>
      <w:r w:rsidR="00EC2DD0" w:rsidRPr="002A2622">
        <w:rPr>
          <w:rFonts w:ascii="Times New Roman" w:eastAsia="Times New Roman" w:hAnsi="Times New Roman" w:cs="Times New Roman"/>
          <w:color w:val="EE0000"/>
          <w:sz w:val="24"/>
          <w:szCs w:val="24"/>
        </w:rPr>
        <w:t xml:space="preserve"> </w:t>
      </w:r>
      <w:r w:rsidR="00A15A16" w:rsidRPr="002A2622">
        <w:rPr>
          <w:rFonts w:ascii="Times New Roman" w:eastAsia="Times New Roman" w:hAnsi="Times New Roman" w:cs="Times New Roman"/>
          <w:b/>
          <w:bCs/>
          <w:color w:val="EE0000"/>
          <w:sz w:val="24"/>
          <w:szCs w:val="24"/>
        </w:rPr>
        <w:t>$</w:t>
      </w:r>
      <w:r w:rsidR="0057775E" w:rsidRPr="002A2622">
        <w:rPr>
          <w:rFonts w:ascii="Times New Roman" w:eastAsia="Times New Roman" w:hAnsi="Times New Roman" w:cs="Times New Roman"/>
          <w:b/>
          <w:bCs/>
          <w:color w:val="EE0000"/>
          <w:sz w:val="24"/>
          <w:szCs w:val="24"/>
        </w:rPr>
        <w:t>25,919</w:t>
      </w:r>
      <w:r w:rsidR="00923FBA" w:rsidRPr="002A2622">
        <w:rPr>
          <w:rFonts w:ascii="Times New Roman" w:eastAsia="Times New Roman" w:hAnsi="Times New Roman" w:cs="Times New Roman"/>
          <w:color w:val="EE0000"/>
          <w:sz w:val="24"/>
          <w:szCs w:val="24"/>
        </w:rPr>
        <w:t xml:space="preserve"> for the anticipated </w:t>
      </w:r>
      <w:r w:rsidR="0057775E" w:rsidRPr="002A2622">
        <w:rPr>
          <w:rFonts w:ascii="Times New Roman" w:eastAsia="Times New Roman" w:hAnsi="Times New Roman" w:cs="Times New Roman"/>
          <w:color w:val="EE0000"/>
          <w:sz w:val="24"/>
          <w:szCs w:val="24"/>
        </w:rPr>
        <w:t xml:space="preserve">42 </w:t>
      </w:r>
      <w:r w:rsidR="00923FBA" w:rsidRPr="002A2622">
        <w:rPr>
          <w:rFonts w:ascii="Times New Roman" w:eastAsia="Times New Roman" w:hAnsi="Times New Roman" w:cs="Times New Roman"/>
          <w:color w:val="EE0000"/>
          <w:sz w:val="24"/>
          <w:szCs w:val="24"/>
        </w:rPr>
        <w:t>months of this cooperative agreement</w:t>
      </w:r>
      <w:r w:rsidR="00EC2DD0" w:rsidRPr="002A2622">
        <w:rPr>
          <w:rFonts w:ascii="Times New Roman" w:eastAsia="Times New Roman" w:hAnsi="Times New Roman" w:cs="Times New Roman"/>
          <w:color w:val="EE0000"/>
          <w:sz w:val="24"/>
          <w:szCs w:val="24"/>
        </w:rPr>
        <w:t>.</w:t>
      </w:r>
    </w:p>
    <w:p w14:paraId="3C8A75E3" w14:textId="77777777" w:rsidR="008A5840" w:rsidRPr="009A2F8A" w:rsidRDefault="008A5840" w:rsidP="00FE5666">
      <w:pPr>
        <w:tabs>
          <w:tab w:val="left" w:pos="720"/>
          <w:tab w:val="left" w:pos="1080"/>
        </w:tabs>
        <w:ind w:left="720" w:right="-20" w:hanging="450"/>
        <w:jc w:val="both"/>
        <w:rPr>
          <w:rFonts w:ascii="Times New Roman" w:eastAsia="Times New Roman" w:hAnsi="Times New Roman" w:cs="Times New Roman"/>
          <w:b/>
          <w:bCs/>
          <w:sz w:val="24"/>
          <w:szCs w:val="24"/>
        </w:rPr>
      </w:pPr>
    </w:p>
    <w:p w14:paraId="5FCB3711" w14:textId="41CACA01" w:rsidR="004D4172" w:rsidRPr="009A2F8A" w:rsidRDefault="008A5840" w:rsidP="00FE5666">
      <w:pPr>
        <w:tabs>
          <w:tab w:val="left" w:pos="720"/>
          <w:tab w:val="left" w:pos="1080"/>
        </w:tabs>
        <w:ind w:left="720" w:right="-20" w:hanging="450"/>
        <w:jc w:val="both"/>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H.</w:t>
      </w:r>
      <w:r w:rsidR="00A35F8F" w:rsidRPr="00836B00">
        <w:rPr>
          <w:rFonts w:ascii="Times New Roman" w:eastAsia="Times New Roman" w:hAnsi="Times New Roman" w:cs="Times New Roman"/>
          <w:sz w:val="24"/>
          <w:szCs w:val="24"/>
        </w:rPr>
        <w:t>5</w:t>
      </w:r>
      <w:r w:rsidRPr="00836B00">
        <w:rPr>
          <w:rFonts w:ascii="Times New Roman" w:eastAsia="Times New Roman" w:hAnsi="Times New Roman" w:cs="Times New Roman"/>
          <w:sz w:val="24"/>
          <w:szCs w:val="24"/>
        </w:rPr>
        <w:t xml:space="preserve"> </w:t>
      </w:r>
      <w:r w:rsidR="007D053F" w:rsidRPr="00836B00">
        <w:rPr>
          <w:rFonts w:ascii="Times New Roman" w:hAnsi="Times New Roman" w:cs="Times New Roman"/>
          <w:sz w:val="24"/>
          <w:szCs w:val="24"/>
        </w:rPr>
        <w:tab/>
      </w:r>
      <w:r w:rsidRPr="00836B00">
        <w:rPr>
          <w:rFonts w:ascii="Times New Roman" w:eastAsia="Times New Roman" w:hAnsi="Times New Roman" w:cs="Times New Roman"/>
          <w:b/>
          <w:bCs/>
          <w:sz w:val="24"/>
          <w:szCs w:val="24"/>
        </w:rPr>
        <w:t>Network Management System:</w:t>
      </w:r>
      <w:r w:rsidRPr="00836B00">
        <w:rPr>
          <w:rFonts w:ascii="Times New Roman" w:eastAsia="Times New Roman" w:hAnsi="Times New Roman" w:cs="Times New Roman"/>
          <w:sz w:val="24"/>
          <w:szCs w:val="24"/>
        </w:rPr>
        <w:t xml:space="preserve"> </w:t>
      </w:r>
      <w:r w:rsidR="00D204D1" w:rsidRPr="00836B00">
        <w:rPr>
          <w:rFonts w:ascii="Times New Roman" w:eastAsia="Times New Roman" w:hAnsi="Times New Roman" w:cs="Times New Roman"/>
          <w:sz w:val="24"/>
          <w:szCs w:val="24"/>
        </w:rPr>
        <w:t>As cost-</w:t>
      </w:r>
      <w:r w:rsidR="00D204D1" w:rsidRPr="009A2F8A">
        <w:rPr>
          <w:rFonts w:ascii="Times New Roman" w:eastAsia="Times New Roman" w:hAnsi="Times New Roman" w:cs="Times New Roman"/>
          <w:sz w:val="24"/>
          <w:szCs w:val="24"/>
        </w:rPr>
        <w:t xml:space="preserve">share, </w:t>
      </w:r>
      <w:r w:rsidRPr="009A2F8A">
        <w:rPr>
          <w:rFonts w:ascii="Times New Roman" w:eastAsia="Times New Roman" w:hAnsi="Times New Roman" w:cs="Times New Roman"/>
          <w:sz w:val="24"/>
          <w:szCs w:val="24"/>
        </w:rPr>
        <w:t xml:space="preserve">POA </w:t>
      </w:r>
      <w:r w:rsidR="004D4172" w:rsidRPr="009A2F8A">
        <w:rPr>
          <w:rFonts w:ascii="Times New Roman" w:eastAsia="Times New Roman" w:hAnsi="Times New Roman" w:cs="Times New Roman"/>
          <w:sz w:val="24"/>
          <w:szCs w:val="24"/>
        </w:rPr>
        <w:t xml:space="preserve">is </w:t>
      </w:r>
      <w:r w:rsidR="007B453A" w:rsidRPr="009A2F8A">
        <w:rPr>
          <w:rFonts w:ascii="Times New Roman" w:eastAsia="Times New Roman" w:hAnsi="Times New Roman" w:cs="Times New Roman"/>
          <w:sz w:val="24"/>
          <w:szCs w:val="24"/>
        </w:rPr>
        <w:t xml:space="preserve">planning to procure a new network management system called </w:t>
      </w:r>
      <w:proofErr w:type="spellStart"/>
      <w:r w:rsidR="07548EF6" w:rsidRPr="009A2F8A">
        <w:rPr>
          <w:rFonts w:ascii="Times New Roman" w:eastAsia="Times New Roman" w:hAnsi="Times New Roman" w:cs="Times New Roman"/>
          <w:sz w:val="24"/>
          <w:szCs w:val="24"/>
        </w:rPr>
        <w:t>Graduway</w:t>
      </w:r>
      <w:proofErr w:type="spellEnd"/>
      <w:r w:rsidR="004B0F02" w:rsidRPr="009A2F8A">
        <w:rPr>
          <w:rFonts w:ascii="Times New Roman" w:eastAsia="Times New Roman" w:hAnsi="Times New Roman" w:cs="Times New Roman"/>
          <w:sz w:val="24"/>
          <w:szCs w:val="24"/>
        </w:rPr>
        <w:t xml:space="preserve"> which</w:t>
      </w:r>
      <w:r w:rsidR="007B453A" w:rsidRPr="009A2F8A">
        <w:rPr>
          <w:rFonts w:ascii="Times New Roman" w:eastAsia="Times New Roman" w:hAnsi="Times New Roman" w:cs="Times New Roman"/>
          <w:sz w:val="24"/>
          <w:szCs w:val="24"/>
        </w:rPr>
        <w:t xml:space="preserve"> allows for full </w:t>
      </w:r>
      <w:r w:rsidR="008A7D84" w:rsidRPr="009A2F8A">
        <w:rPr>
          <w:rFonts w:ascii="Times New Roman" w:eastAsia="Times New Roman" w:hAnsi="Times New Roman" w:cs="Times New Roman"/>
          <w:sz w:val="24"/>
          <w:szCs w:val="24"/>
        </w:rPr>
        <w:t xml:space="preserve">network </w:t>
      </w:r>
      <w:r w:rsidR="009B75AA" w:rsidRPr="009A2F8A">
        <w:rPr>
          <w:rFonts w:ascii="Times New Roman" w:eastAsia="Times New Roman" w:hAnsi="Times New Roman" w:cs="Times New Roman"/>
          <w:sz w:val="24"/>
          <w:szCs w:val="24"/>
        </w:rPr>
        <w:t>administration</w:t>
      </w:r>
      <w:r w:rsidR="0078424B" w:rsidRPr="009A2F8A">
        <w:rPr>
          <w:rFonts w:ascii="Times New Roman" w:eastAsia="Times New Roman" w:hAnsi="Times New Roman" w:cs="Times New Roman"/>
          <w:sz w:val="24"/>
          <w:szCs w:val="24"/>
        </w:rPr>
        <w:t xml:space="preserve"> and engagement</w:t>
      </w:r>
      <w:r w:rsidR="008A7D84" w:rsidRPr="009A2F8A">
        <w:rPr>
          <w:rFonts w:ascii="Times New Roman" w:eastAsia="Times New Roman" w:hAnsi="Times New Roman" w:cs="Times New Roman"/>
          <w:sz w:val="24"/>
          <w:szCs w:val="24"/>
        </w:rPr>
        <w:t xml:space="preserve">. </w:t>
      </w:r>
      <w:proofErr w:type="spellStart"/>
      <w:r w:rsidR="0EACB204" w:rsidRPr="009A2F8A">
        <w:rPr>
          <w:rFonts w:ascii="Times New Roman" w:eastAsia="Times New Roman" w:hAnsi="Times New Roman" w:cs="Times New Roman"/>
          <w:sz w:val="24"/>
          <w:szCs w:val="24"/>
        </w:rPr>
        <w:t>Graduway</w:t>
      </w:r>
      <w:proofErr w:type="spellEnd"/>
      <w:r w:rsidR="007B453A" w:rsidRPr="009A2F8A">
        <w:rPr>
          <w:rFonts w:ascii="Times New Roman" w:eastAsia="Times New Roman" w:hAnsi="Times New Roman" w:cs="Times New Roman"/>
          <w:sz w:val="24"/>
          <w:szCs w:val="24"/>
        </w:rPr>
        <w:t xml:space="preserve"> will be used to </w:t>
      </w:r>
      <w:r w:rsidR="00216BF6" w:rsidRPr="009A2F8A">
        <w:rPr>
          <w:rFonts w:ascii="Times New Roman" w:eastAsia="Times New Roman" w:hAnsi="Times New Roman" w:cs="Times New Roman"/>
          <w:sz w:val="24"/>
          <w:szCs w:val="24"/>
        </w:rPr>
        <w:t xml:space="preserve">host and </w:t>
      </w:r>
      <w:r w:rsidR="007B453A" w:rsidRPr="009A2F8A">
        <w:rPr>
          <w:rFonts w:ascii="Times New Roman" w:eastAsia="Times New Roman" w:hAnsi="Times New Roman" w:cs="Times New Roman"/>
          <w:sz w:val="24"/>
          <w:szCs w:val="24"/>
        </w:rPr>
        <w:t xml:space="preserve">launch </w:t>
      </w:r>
      <w:r w:rsidR="008A7D84" w:rsidRPr="009A2F8A">
        <w:rPr>
          <w:rFonts w:ascii="Times New Roman" w:eastAsia="Times New Roman" w:hAnsi="Times New Roman" w:cs="Times New Roman"/>
          <w:sz w:val="24"/>
          <w:szCs w:val="24"/>
        </w:rPr>
        <w:t>the new 100K Strong Alumni Network</w:t>
      </w:r>
      <w:r w:rsidR="00216BF6" w:rsidRPr="009A2F8A">
        <w:rPr>
          <w:rFonts w:ascii="Times New Roman" w:eastAsia="Times New Roman" w:hAnsi="Times New Roman" w:cs="Times New Roman"/>
          <w:sz w:val="24"/>
          <w:szCs w:val="24"/>
        </w:rPr>
        <w:t xml:space="preserve">, which </w:t>
      </w:r>
      <w:r w:rsidR="00AC52B9" w:rsidRPr="009A2F8A">
        <w:rPr>
          <w:rFonts w:ascii="Times New Roman" w:eastAsia="Times New Roman" w:hAnsi="Times New Roman" w:cs="Times New Roman"/>
          <w:sz w:val="24"/>
          <w:szCs w:val="24"/>
        </w:rPr>
        <w:t xml:space="preserve">provides </w:t>
      </w:r>
      <w:r w:rsidR="00001C1D" w:rsidRPr="009A2F8A">
        <w:rPr>
          <w:rFonts w:ascii="Times New Roman" w:eastAsia="Times New Roman" w:hAnsi="Times New Roman" w:cs="Times New Roman"/>
          <w:sz w:val="24"/>
          <w:szCs w:val="24"/>
        </w:rPr>
        <w:t>a robust set of features for engagement among alumni and with POA and WHA staff</w:t>
      </w:r>
      <w:r w:rsidR="00AC52B9" w:rsidRPr="009A2F8A">
        <w:rPr>
          <w:rFonts w:ascii="Times New Roman" w:eastAsia="Times New Roman" w:hAnsi="Times New Roman" w:cs="Times New Roman"/>
          <w:sz w:val="24"/>
          <w:szCs w:val="24"/>
        </w:rPr>
        <w:t xml:space="preserve">, including </w:t>
      </w:r>
      <w:r w:rsidR="00001C1D" w:rsidRPr="009A2F8A">
        <w:rPr>
          <w:rFonts w:ascii="Times New Roman" w:eastAsia="Times New Roman" w:hAnsi="Times New Roman" w:cs="Times New Roman"/>
          <w:sz w:val="24"/>
          <w:szCs w:val="24"/>
        </w:rPr>
        <w:t>a searchable member director</w:t>
      </w:r>
      <w:r w:rsidR="00AC52B9" w:rsidRPr="009A2F8A">
        <w:rPr>
          <w:rFonts w:ascii="Times New Roman" w:eastAsia="Times New Roman" w:hAnsi="Times New Roman" w:cs="Times New Roman"/>
          <w:sz w:val="24"/>
          <w:szCs w:val="24"/>
        </w:rPr>
        <w:t>y, job/internship board</w:t>
      </w:r>
      <w:r w:rsidR="00C612AD" w:rsidRPr="009A2F8A">
        <w:rPr>
          <w:rFonts w:ascii="Times New Roman" w:eastAsia="Times New Roman" w:hAnsi="Times New Roman" w:cs="Times New Roman"/>
          <w:sz w:val="24"/>
          <w:szCs w:val="24"/>
        </w:rPr>
        <w:t>, networking/mentoring section, member groups, event</w:t>
      </w:r>
      <w:r w:rsidR="003177C9" w:rsidRPr="009A2F8A">
        <w:rPr>
          <w:rFonts w:ascii="Times New Roman" w:eastAsia="Times New Roman" w:hAnsi="Times New Roman" w:cs="Times New Roman"/>
          <w:sz w:val="24"/>
          <w:szCs w:val="24"/>
        </w:rPr>
        <w:t>s</w:t>
      </w:r>
      <w:r w:rsidR="00EE39C0" w:rsidRPr="009A2F8A">
        <w:rPr>
          <w:rFonts w:ascii="Times New Roman" w:eastAsia="Times New Roman" w:hAnsi="Times New Roman" w:cs="Times New Roman"/>
          <w:sz w:val="24"/>
          <w:szCs w:val="24"/>
        </w:rPr>
        <w:t xml:space="preserve"> page</w:t>
      </w:r>
      <w:r w:rsidR="003177C9" w:rsidRPr="009A2F8A">
        <w:rPr>
          <w:rFonts w:ascii="Times New Roman" w:eastAsia="Times New Roman" w:hAnsi="Times New Roman" w:cs="Times New Roman"/>
          <w:sz w:val="24"/>
          <w:szCs w:val="24"/>
        </w:rPr>
        <w:t xml:space="preserve">, and a resource </w:t>
      </w:r>
      <w:r w:rsidR="00EE39C0" w:rsidRPr="009A2F8A">
        <w:rPr>
          <w:rFonts w:ascii="Times New Roman" w:eastAsia="Times New Roman" w:hAnsi="Times New Roman" w:cs="Times New Roman"/>
          <w:sz w:val="24"/>
          <w:szCs w:val="24"/>
        </w:rPr>
        <w:t xml:space="preserve">library. The platform also includes the tracking of detailed metrics that will allow POA to measure alumni </w:t>
      </w:r>
      <w:r w:rsidR="00774D4B" w:rsidRPr="009A2F8A">
        <w:rPr>
          <w:rFonts w:ascii="Times New Roman" w:eastAsia="Times New Roman" w:hAnsi="Times New Roman" w:cs="Times New Roman"/>
          <w:sz w:val="24"/>
          <w:szCs w:val="24"/>
        </w:rPr>
        <w:t xml:space="preserve">activity and </w:t>
      </w:r>
      <w:r w:rsidR="00EE39C0" w:rsidRPr="009A2F8A">
        <w:rPr>
          <w:rFonts w:ascii="Times New Roman" w:eastAsia="Times New Roman" w:hAnsi="Times New Roman" w:cs="Times New Roman"/>
          <w:sz w:val="24"/>
          <w:szCs w:val="24"/>
        </w:rPr>
        <w:t>engagement</w:t>
      </w:r>
      <w:r w:rsidR="00774D4B" w:rsidRPr="009A2F8A">
        <w:rPr>
          <w:rFonts w:ascii="Times New Roman" w:eastAsia="Times New Roman" w:hAnsi="Times New Roman" w:cs="Times New Roman"/>
          <w:sz w:val="24"/>
          <w:szCs w:val="24"/>
        </w:rPr>
        <w:t xml:space="preserve">. </w:t>
      </w:r>
      <w:r w:rsidR="001A1C59" w:rsidRPr="009A2F8A">
        <w:rPr>
          <w:rFonts w:ascii="Times New Roman" w:eastAsia="Times New Roman" w:hAnsi="Times New Roman" w:cs="Times New Roman"/>
          <w:sz w:val="24"/>
          <w:szCs w:val="24"/>
        </w:rPr>
        <w:t xml:space="preserve">Based on the providers quotes, the cost is $900 per month for 30 months. </w:t>
      </w:r>
      <w:r w:rsidR="007B453A" w:rsidRPr="009A2F8A">
        <w:rPr>
          <w:rFonts w:ascii="Times New Roman" w:eastAsia="Times New Roman" w:hAnsi="Times New Roman" w:cs="Times New Roman"/>
          <w:sz w:val="24"/>
          <w:szCs w:val="24"/>
        </w:rPr>
        <w:t xml:space="preserve">The total cost is </w:t>
      </w:r>
      <w:r w:rsidR="00F54A4C" w:rsidRPr="009A2F8A">
        <w:rPr>
          <w:rFonts w:ascii="Times New Roman" w:eastAsia="Times New Roman" w:hAnsi="Times New Roman" w:cs="Times New Roman"/>
          <w:b/>
          <w:bCs/>
          <w:sz w:val="24"/>
          <w:szCs w:val="24"/>
        </w:rPr>
        <w:t>$</w:t>
      </w:r>
      <w:r w:rsidR="00D204D1" w:rsidRPr="009A2F8A">
        <w:rPr>
          <w:rFonts w:ascii="Times New Roman" w:eastAsia="Times New Roman" w:hAnsi="Times New Roman" w:cs="Times New Roman"/>
          <w:b/>
          <w:bCs/>
          <w:sz w:val="24"/>
          <w:szCs w:val="24"/>
        </w:rPr>
        <w:t>27</w:t>
      </w:r>
      <w:r w:rsidR="00F54A4C" w:rsidRPr="009A2F8A">
        <w:rPr>
          <w:rFonts w:ascii="Times New Roman" w:eastAsia="Times New Roman" w:hAnsi="Times New Roman" w:cs="Times New Roman"/>
          <w:b/>
          <w:bCs/>
          <w:sz w:val="24"/>
          <w:szCs w:val="24"/>
        </w:rPr>
        <w:t>,000</w:t>
      </w:r>
      <w:r w:rsidR="00D204D1" w:rsidRPr="009A2F8A">
        <w:rPr>
          <w:rFonts w:ascii="Times New Roman" w:eastAsia="Times New Roman" w:hAnsi="Times New Roman" w:cs="Times New Roman"/>
          <w:b/>
          <w:bCs/>
          <w:sz w:val="24"/>
          <w:szCs w:val="24"/>
        </w:rPr>
        <w:t>, which POA will provide as cost share.</w:t>
      </w:r>
      <w:r w:rsidR="007B453A" w:rsidRPr="009A2F8A">
        <w:rPr>
          <w:rFonts w:ascii="Times New Roman" w:eastAsia="Times New Roman" w:hAnsi="Times New Roman" w:cs="Times New Roman"/>
          <w:sz w:val="24"/>
          <w:szCs w:val="24"/>
        </w:rPr>
        <w:t xml:space="preserve"> </w:t>
      </w:r>
    </w:p>
    <w:p w14:paraId="2B7A7AF7" w14:textId="77777777" w:rsidR="007B453A" w:rsidRPr="009A2F8A" w:rsidRDefault="007B453A" w:rsidP="0007324B">
      <w:pPr>
        <w:tabs>
          <w:tab w:val="left" w:pos="720"/>
          <w:tab w:val="left" w:pos="1080"/>
        </w:tabs>
        <w:ind w:left="720" w:right="510" w:hanging="450"/>
        <w:jc w:val="both"/>
        <w:rPr>
          <w:rFonts w:ascii="Times New Roman" w:eastAsia="Times New Roman" w:hAnsi="Times New Roman" w:cs="Times New Roman"/>
          <w:sz w:val="24"/>
          <w:szCs w:val="24"/>
        </w:rPr>
      </w:pPr>
    </w:p>
    <w:p w14:paraId="1B959465" w14:textId="2219C75B" w:rsidR="00E648DA" w:rsidRPr="009A2F8A" w:rsidRDefault="00E16FDF" w:rsidP="00FE5666">
      <w:pPr>
        <w:tabs>
          <w:tab w:val="left" w:pos="720"/>
          <w:tab w:val="left" w:pos="1080"/>
        </w:tabs>
        <w:ind w:left="720" w:right="-20" w:hanging="450"/>
        <w:jc w:val="both"/>
        <w:rPr>
          <w:rFonts w:ascii="Times New Roman" w:eastAsia="Times New Roman" w:hAnsi="Times New Roman" w:cs="Times New Roman"/>
          <w:sz w:val="24"/>
          <w:szCs w:val="24"/>
        </w:rPr>
      </w:pPr>
      <w:r w:rsidRPr="009A2F8A">
        <w:rPr>
          <w:rFonts w:ascii="Times New Roman" w:hAnsi="Times New Roman" w:cs="Times New Roman"/>
          <w:spacing w:val="-1"/>
          <w:sz w:val="24"/>
          <w:szCs w:val="24"/>
        </w:rPr>
        <w:t>H.</w:t>
      </w:r>
      <w:r w:rsidR="002775D2" w:rsidRPr="009A2F8A">
        <w:rPr>
          <w:rFonts w:ascii="Times New Roman" w:hAnsi="Times New Roman" w:cs="Times New Roman"/>
          <w:spacing w:val="-1"/>
          <w:sz w:val="24"/>
          <w:szCs w:val="24"/>
        </w:rPr>
        <w:t>6</w:t>
      </w:r>
      <w:r w:rsidRPr="009A2F8A">
        <w:rPr>
          <w:rFonts w:ascii="Times New Roman" w:hAnsi="Times New Roman" w:cs="Times New Roman"/>
          <w:spacing w:val="-1"/>
          <w:sz w:val="24"/>
          <w:szCs w:val="24"/>
        </w:rPr>
        <w:t xml:space="preserve"> </w:t>
      </w:r>
      <w:r w:rsidRPr="009A2F8A">
        <w:rPr>
          <w:rFonts w:ascii="Times New Roman" w:hAnsi="Times New Roman" w:cs="Times New Roman"/>
          <w:b/>
          <w:bCs/>
          <w:spacing w:val="-1"/>
          <w:sz w:val="24"/>
          <w:szCs w:val="24"/>
        </w:rPr>
        <w:t xml:space="preserve">Data </w:t>
      </w:r>
      <w:r w:rsidR="00E87DF4" w:rsidRPr="009A2F8A">
        <w:rPr>
          <w:rFonts w:ascii="Times New Roman" w:hAnsi="Times New Roman" w:cs="Times New Roman"/>
          <w:b/>
          <w:bCs/>
          <w:spacing w:val="-1"/>
          <w:sz w:val="24"/>
          <w:szCs w:val="24"/>
        </w:rPr>
        <w:t xml:space="preserve">Tracking &amp; </w:t>
      </w:r>
      <w:r w:rsidRPr="009A2F8A">
        <w:rPr>
          <w:rFonts w:ascii="Times New Roman" w:hAnsi="Times New Roman" w:cs="Times New Roman"/>
          <w:b/>
          <w:bCs/>
          <w:spacing w:val="-1"/>
          <w:sz w:val="24"/>
          <w:szCs w:val="24"/>
        </w:rPr>
        <w:t>Collection</w:t>
      </w:r>
      <w:r w:rsidR="00B3703D" w:rsidRPr="009A2F8A">
        <w:rPr>
          <w:rFonts w:ascii="Times New Roman" w:hAnsi="Times New Roman" w:cs="Times New Roman"/>
          <w:b/>
          <w:bCs/>
          <w:spacing w:val="-1"/>
          <w:sz w:val="24"/>
          <w:szCs w:val="24"/>
        </w:rPr>
        <w:t xml:space="preserve"> </w:t>
      </w:r>
      <w:r w:rsidR="00E87DF4" w:rsidRPr="009A2F8A">
        <w:rPr>
          <w:rFonts w:ascii="Times New Roman" w:hAnsi="Times New Roman" w:cs="Times New Roman"/>
          <w:b/>
          <w:bCs/>
          <w:spacing w:val="-1"/>
          <w:sz w:val="24"/>
          <w:szCs w:val="24"/>
        </w:rPr>
        <w:t>(M&amp;E)</w:t>
      </w:r>
      <w:r w:rsidRPr="009A2F8A">
        <w:rPr>
          <w:rFonts w:ascii="Times New Roman" w:hAnsi="Times New Roman" w:cs="Times New Roman"/>
          <w:b/>
          <w:bCs/>
          <w:spacing w:val="-1"/>
          <w:sz w:val="24"/>
          <w:szCs w:val="24"/>
        </w:rPr>
        <w:t>:</w:t>
      </w:r>
      <w:r w:rsidRPr="009A2F8A">
        <w:rPr>
          <w:rFonts w:ascii="Times New Roman" w:hAnsi="Times New Roman" w:cs="Times New Roman"/>
          <w:spacing w:val="-1"/>
          <w:sz w:val="24"/>
          <w:szCs w:val="24"/>
        </w:rPr>
        <w:t xml:space="preserve"> </w:t>
      </w:r>
      <w:r w:rsidR="0012663C" w:rsidRPr="009A2F8A">
        <w:rPr>
          <w:rFonts w:ascii="Times New Roman" w:eastAsia="Times New Roman" w:hAnsi="Times New Roman" w:cs="Times New Roman"/>
          <w:sz w:val="24"/>
          <w:szCs w:val="24"/>
        </w:rPr>
        <w:t>POA</w:t>
      </w:r>
      <w:r w:rsidRPr="009A2F8A">
        <w:rPr>
          <w:rFonts w:ascii="Times New Roman" w:eastAsia="Times New Roman" w:hAnsi="Times New Roman" w:cs="Times New Roman"/>
          <w:sz w:val="24"/>
          <w:szCs w:val="24"/>
        </w:rPr>
        <w:t xml:space="preserve"> is budgeting</w:t>
      </w:r>
      <w:r w:rsidR="00146473" w:rsidRPr="009A2F8A">
        <w:rPr>
          <w:rFonts w:ascii="Times New Roman" w:eastAsia="Times New Roman" w:hAnsi="Times New Roman" w:cs="Times New Roman"/>
          <w:sz w:val="24"/>
          <w:szCs w:val="24"/>
        </w:rPr>
        <w:t xml:space="preserve"> to </w:t>
      </w:r>
      <w:r w:rsidR="00FF2D80" w:rsidRPr="009A2F8A">
        <w:rPr>
          <w:rFonts w:ascii="Times New Roman" w:eastAsia="Times New Roman" w:hAnsi="Times New Roman" w:cs="Times New Roman"/>
          <w:sz w:val="24"/>
          <w:szCs w:val="24"/>
        </w:rPr>
        <w:t xml:space="preserve">upgrade </w:t>
      </w:r>
      <w:r w:rsidR="00F758D0" w:rsidRPr="009A2F8A">
        <w:rPr>
          <w:rFonts w:ascii="Times New Roman" w:eastAsia="Times New Roman" w:hAnsi="Times New Roman" w:cs="Times New Roman"/>
          <w:sz w:val="24"/>
          <w:szCs w:val="24"/>
        </w:rPr>
        <w:t>our</w:t>
      </w:r>
      <w:r w:rsidR="00B3703D" w:rsidRPr="009A2F8A">
        <w:rPr>
          <w:rFonts w:ascii="Times New Roman" w:eastAsia="Times New Roman" w:hAnsi="Times New Roman" w:cs="Times New Roman"/>
          <w:sz w:val="24"/>
          <w:szCs w:val="24"/>
        </w:rPr>
        <w:t xml:space="preserve"> </w:t>
      </w:r>
      <w:r w:rsidR="00146473" w:rsidRPr="009A2F8A">
        <w:rPr>
          <w:rFonts w:ascii="Times New Roman" w:eastAsia="Times New Roman" w:hAnsi="Times New Roman" w:cs="Times New Roman"/>
          <w:sz w:val="24"/>
          <w:szCs w:val="24"/>
        </w:rPr>
        <w:t xml:space="preserve">data collection </w:t>
      </w:r>
      <w:r w:rsidR="00E412C7" w:rsidRPr="009A2F8A">
        <w:rPr>
          <w:rFonts w:ascii="Times New Roman" w:eastAsia="Times New Roman" w:hAnsi="Times New Roman" w:cs="Times New Roman"/>
          <w:sz w:val="24"/>
          <w:szCs w:val="24"/>
        </w:rPr>
        <w:t xml:space="preserve">and tracking </w:t>
      </w:r>
      <w:r w:rsidR="00146473" w:rsidRPr="009A2F8A">
        <w:rPr>
          <w:rFonts w:ascii="Times New Roman" w:eastAsia="Times New Roman" w:hAnsi="Times New Roman" w:cs="Times New Roman"/>
          <w:sz w:val="24"/>
          <w:szCs w:val="24"/>
        </w:rPr>
        <w:t xml:space="preserve">platform </w:t>
      </w:r>
      <w:r w:rsidR="00E412C7" w:rsidRPr="009A2F8A">
        <w:rPr>
          <w:rFonts w:ascii="Times New Roman" w:eastAsia="Times New Roman" w:hAnsi="Times New Roman" w:cs="Times New Roman"/>
          <w:sz w:val="24"/>
          <w:szCs w:val="24"/>
        </w:rPr>
        <w:t xml:space="preserve">to allow the team </w:t>
      </w:r>
      <w:r w:rsidR="60DCC1D6" w:rsidRPr="009A2F8A">
        <w:rPr>
          <w:rFonts w:ascii="Times New Roman" w:eastAsia="Times New Roman" w:hAnsi="Times New Roman" w:cs="Times New Roman"/>
          <w:sz w:val="24"/>
          <w:szCs w:val="24"/>
        </w:rPr>
        <w:t xml:space="preserve">to perform </w:t>
      </w:r>
      <w:r w:rsidR="00E412C7" w:rsidRPr="009A2F8A">
        <w:rPr>
          <w:rFonts w:ascii="Times New Roman" w:eastAsia="Times New Roman" w:hAnsi="Times New Roman" w:cs="Times New Roman"/>
          <w:sz w:val="24"/>
          <w:szCs w:val="24"/>
        </w:rPr>
        <w:t xml:space="preserve">more in-depth monitoring and collection of program </w:t>
      </w:r>
      <w:r w:rsidR="00F758D0" w:rsidRPr="009A2F8A">
        <w:rPr>
          <w:rFonts w:ascii="Times New Roman" w:eastAsia="Times New Roman" w:hAnsi="Times New Roman" w:cs="Times New Roman"/>
          <w:sz w:val="24"/>
          <w:szCs w:val="24"/>
        </w:rPr>
        <w:t xml:space="preserve">data and results. The upgrade also includes </w:t>
      </w:r>
      <w:r w:rsidR="00146473" w:rsidRPr="009A2F8A">
        <w:rPr>
          <w:rFonts w:ascii="Times New Roman" w:eastAsia="Times New Roman" w:hAnsi="Times New Roman" w:cs="Times New Roman"/>
          <w:sz w:val="24"/>
          <w:szCs w:val="24"/>
        </w:rPr>
        <w:t>technical support costs for</w:t>
      </w:r>
      <w:r w:rsidRPr="009A2F8A">
        <w:rPr>
          <w:rFonts w:ascii="Times New Roman" w:eastAsia="Times New Roman" w:hAnsi="Times New Roman" w:cs="Times New Roman"/>
          <w:sz w:val="24"/>
          <w:szCs w:val="24"/>
        </w:rPr>
        <w:t xml:space="preserve"> </w:t>
      </w:r>
      <w:r w:rsidR="0089233E">
        <w:rPr>
          <w:rFonts w:ascii="Times New Roman" w:eastAsia="Times New Roman" w:hAnsi="Times New Roman" w:cs="Times New Roman"/>
          <w:sz w:val="24"/>
          <w:szCs w:val="24"/>
        </w:rPr>
        <w:t>28</w:t>
      </w:r>
      <w:r w:rsidR="00A3225A" w:rsidRPr="009A2F8A">
        <w:rPr>
          <w:rFonts w:ascii="Times New Roman" w:eastAsia="Times New Roman" w:hAnsi="Times New Roman" w:cs="Times New Roman"/>
          <w:sz w:val="24"/>
          <w:szCs w:val="24"/>
        </w:rPr>
        <w:t xml:space="preserve"> </w:t>
      </w:r>
      <w:r w:rsidR="00D94395" w:rsidRPr="009A2F8A">
        <w:rPr>
          <w:rFonts w:ascii="Times New Roman" w:eastAsia="Times New Roman" w:hAnsi="Times New Roman" w:cs="Times New Roman"/>
          <w:sz w:val="24"/>
          <w:szCs w:val="24"/>
        </w:rPr>
        <w:t>hours</w:t>
      </w:r>
      <w:r w:rsidR="00B236A1" w:rsidRPr="009A2F8A">
        <w:rPr>
          <w:rFonts w:ascii="Times New Roman" w:eastAsia="Times New Roman" w:hAnsi="Times New Roman" w:cs="Times New Roman"/>
          <w:sz w:val="24"/>
          <w:szCs w:val="24"/>
        </w:rPr>
        <w:t xml:space="preserve">. Based on provider quotes, the hourly rate is $110 and hour to </w:t>
      </w:r>
      <w:r w:rsidR="00AB70C9" w:rsidRPr="009A2F8A">
        <w:rPr>
          <w:rFonts w:ascii="Times New Roman" w:eastAsia="Times New Roman" w:hAnsi="Times New Roman" w:cs="Times New Roman"/>
          <w:sz w:val="24"/>
          <w:szCs w:val="24"/>
        </w:rPr>
        <w:t>customize</w:t>
      </w:r>
      <w:r w:rsidR="00B236A1" w:rsidRPr="009A2F8A">
        <w:rPr>
          <w:rFonts w:ascii="Times New Roman" w:eastAsia="Times New Roman" w:hAnsi="Times New Roman" w:cs="Times New Roman"/>
          <w:sz w:val="24"/>
          <w:szCs w:val="24"/>
        </w:rPr>
        <w:t xml:space="preserve"> and build out </w:t>
      </w:r>
      <w:r w:rsidR="00AB70C9" w:rsidRPr="009A2F8A">
        <w:rPr>
          <w:rFonts w:ascii="Times New Roman" w:eastAsia="Times New Roman" w:hAnsi="Times New Roman" w:cs="Times New Roman"/>
          <w:sz w:val="24"/>
          <w:szCs w:val="24"/>
        </w:rPr>
        <w:t>a</w:t>
      </w:r>
      <w:r w:rsidR="00F72845">
        <w:rPr>
          <w:rFonts w:ascii="Times New Roman" w:eastAsia="Times New Roman" w:hAnsi="Times New Roman" w:cs="Times New Roman"/>
          <w:sz w:val="24"/>
          <w:szCs w:val="24"/>
        </w:rPr>
        <w:t xml:space="preserve"> robust</w:t>
      </w:r>
      <w:r w:rsidR="00B236A1" w:rsidRPr="009A2F8A">
        <w:rPr>
          <w:rFonts w:ascii="Times New Roman" w:eastAsia="Times New Roman" w:hAnsi="Times New Roman" w:cs="Times New Roman"/>
          <w:sz w:val="24"/>
          <w:szCs w:val="24"/>
        </w:rPr>
        <w:t xml:space="preserve"> M&amp;E </w:t>
      </w:r>
      <w:r w:rsidR="00F72845">
        <w:rPr>
          <w:rFonts w:ascii="Times New Roman" w:eastAsia="Times New Roman" w:hAnsi="Times New Roman" w:cs="Times New Roman"/>
          <w:sz w:val="24"/>
          <w:szCs w:val="24"/>
        </w:rPr>
        <w:t xml:space="preserve">database </w:t>
      </w:r>
      <w:r w:rsidR="00B236A1" w:rsidRPr="009A2F8A">
        <w:rPr>
          <w:rFonts w:ascii="Times New Roman" w:eastAsia="Times New Roman" w:hAnsi="Times New Roman" w:cs="Times New Roman"/>
          <w:sz w:val="24"/>
          <w:szCs w:val="24"/>
        </w:rPr>
        <w:t xml:space="preserve">like Salesforce or </w:t>
      </w:r>
      <w:r w:rsidR="00C871AA" w:rsidRPr="009A2F8A">
        <w:rPr>
          <w:rFonts w:ascii="Times New Roman" w:eastAsia="Times New Roman" w:hAnsi="Times New Roman" w:cs="Times New Roman"/>
          <w:sz w:val="24"/>
          <w:szCs w:val="24"/>
        </w:rPr>
        <w:t>another</w:t>
      </w:r>
      <w:r w:rsidR="00B236A1" w:rsidRPr="009A2F8A">
        <w:rPr>
          <w:rFonts w:ascii="Times New Roman" w:eastAsia="Times New Roman" w:hAnsi="Times New Roman" w:cs="Times New Roman"/>
          <w:sz w:val="24"/>
          <w:szCs w:val="24"/>
        </w:rPr>
        <w:t xml:space="preserve"> similar </w:t>
      </w:r>
      <w:r w:rsidR="00F72845">
        <w:rPr>
          <w:rFonts w:ascii="Times New Roman" w:eastAsia="Times New Roman" w:hAnsi="Times New Roman" w:cs="Times New Roman"/>
          <w:sz w:val="24"/>
          <w:szCs w:val="24"/>
        </w:rPr>
        <w:t>platform</w:t>
      </w:r>
      <w:r w:rsidR="00B236A1" w:rsidRPr="009A2F8A">
        <w:rPr>
          <w:rFonts w:ascii="Times New Roman" w:eastAsia="Times New Roman" w:hAnsi="Times New Roman" w:cs="Times New Roman"/>
          <w:sz w:val="24"/>
          <w:szCs w:val="24"/>
        </w:rPr>
        <w:t>.</w:t>
      </w:r>
      <w:r w:rsidR="00764354" w:rsidRPr="009A2F8A">
        <w:rPr>
          <w:rFonts w:ascii="Times New Roman" w:eastAsia="Times New Roman" w:hAnsi="Times New Roman" w:cs="Times New Roman"/>
          <w:sz w:val="24"/>
          <w:szCs w:val="24"/>
        </w:rPr>
        <w:t xml:space="preserve"> </w:t>
      </w:r>
      <w:r w:rsidR="00B236A1" w:rsidRPr="009A2F8A">
        <w:rPr>
          <w:rFonts w:ascii="Times New Roman" w:eastAsia="Times New Roman" w:hAnsi="Times New Roman" w:cs="Times New Roman"/>
          <w:sz w:val="24"/>
          <w:szCs w:val="24"/>
        </w:rPr>
        <w:t>The total cost is</w:t>
      </w:r>
      <w:r w:rsidRPr="009A2F8A">
        <w:rPr>
          <w:rFonts w:ascii="Times New Roman" w:eastAsia="Times New Roman" w:hAnsi="Times New Roman" w:cs="Times New Roman"/>
          <w:sz w:val="24"/>
          <w:szCs w:val="24"/>
        </w:rPr>
        <w:t xml:space="preserve"> </w:t>
      </w:r>
      <w:r w:rsidRPr="009A2F8A">
        <w:rPr>
          <w:rFonts w:ascii="Times New Roman" w:eastAsia="Times New Roman" w:hAnsi="Times New Roman" w:cs="Times New Roman"/>
          <w:b/>
          <w:bCs/>
          <w:sz w:val="24"/>
          <w:szCs w:val="24"/>
        </w:rPr>
        <w:t>$</w:t>
      </w:r>
      <w:r w:rsidR="0089233E">
        <w:rPr>
          <w:rFonts w:ascii="Times New Roman" w:eastAsia="Times New Roman" w:hAnsi="Times New Roman" w:cs="Times New Roman"/>
          <w:b/>
          <w:bCs/>
          <w:sz w:val="24"/>
          <w:szCs w:val="24"/>
        </w:rPr>
        <w:t>3,520</w:t>
      </w:r>
      <w:r w:rsidRPr="009A2F8A">
        <w:rPr>
          <w:rFonts w:ascii="Times New Roman" w:eastAsia="Times New Roman" w:hAnsi="Times New Roman" w:cs="Times New Roman"/>
          <w:b/>
          <w:bCs/>
          <w:sz w:val="24"/>
          <w:szCs w:val="24"/>
        </w:rPr>
        <w:t>.</w:t>
      </w:r>
    </w:p>
    <w:p w14:paraId="18FC918C" w14:textId="77777777" w:rsidR="00E648DA" w:rsidRPr="009A2F8A" w:rsidRDefault="00E648DA" w:rsidP="00FE5666">
      <w:pPr>
        <w:tabs>
          <w:tab w:val="left" w:pos="720"/>
          <w:tab w:val="left" w:pos="1080"/>
        </w:tabs>
        <w:ind w:left="720" w:right="-20" w:hanging="450"/>
        <w:jc w:val="both"/>
        <w:rPr>
          <w:rFonts w:ascii="Times New Roman" w:eastAsia="Times New Roman" w:hAnsi="Times New Roman" w:cs="Times New Roman"/>
          <w:sz w:val="24"/>
          <w:szCs w:val="24"/>
        </w:rPr>
      </w:pPr>
    </w:p>
    <w:p w14:paraId="640C6CA6" w14:textId="2B9C348D" w:rsidR="00E648DA" w:rsidRPr="009A2F8A" w:rsidRDefault="6A6B91BC" w:rsidP="00FE5666">
      <w:pPr>
        <w:tabs>
          <w:tab w:val="left" w:pos="720"/>
          <w:tab w:val="left" w:pos="1080"/>
        </w:tabs>
        <w:ind w:left="720" w:right="-20" w:hanging="450"/>
        <w:jc w:val="both"/>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H.</w:t>
      </w:r>
      <w:r w:rsidR="002775D2" w:rsidRPr="009A2F8A">
        <w:rPr>
          <w:rFonts w:ascii="Times New Roman" w:eastAsia="Times New Roman" w:hAnsi="Times New Roman" w:cs="Times New Roman"/>
          <w:sz w:val="24"/>
          <w:szCs w:val="24"/>
        </w:rPr>
        <w:t>7</w:t>
      </w:r>
      <w:r w:rsidRPr="009A2F8A">
        <w:rPr>
          <w:rFonts w:ascii="Times New Roman" w:eastAsia="Times New Roman" w:hAnsi="Times New Roman" w:cs="Times New Roman"/>
          <w:sz w:val="24"/>
          <w:szCs w:val="24"/>
        </w:rPr>
        <w:t xml:space="preserve"> </w:t>
      </w:r>
      <w:r w:rsidRPr="009A2F8A">
        <w:rPr>
          <w:rFonts w:ascii="Times New Roman" w:eastAsia="Times New Roman" w:hAnsi="Times New Roman" w:cs="Times New Roman"/>
          <w:b/>
          <w:bCs/>
          <w:sz w:val="24"/>
          <w:szCs w:val="24"/>
        </w:rPr>
        <w:t>Platform Subscriptions:</w:t>
      </w:r>
      <w:r w:rsidR="003343FC" w:rsidRPr="009A2F8A">
        <w:rPr>
          <w:rFonts w:ascii="Times New Roman" w:eastAsia="Times New Roman" w:hAnsi="Times New Roman" w:cs="Times New Roman"/>
          <w:sz w:val="24"/>
          <w:szCs w:val="24"/>
        </w:rPr>
        <w:t xml:space="preserve"> POA is budgeting to maintain platforms used to manage </w:t>
      </w:r>
      <w:r w:rsidR="00866A15" w:rsidRPr="009A2F8A">
        <w:rPr>
          <w:rFonts w:ascii="Times New Roman" w:eastAsia="Times New Roman" w:hAnsi="Times New Roman" w:cs="Times New Roman"/>
          <w:sz w:val="24"/>
          <w:szCs w:val="24"/>
        </w:rPr>
        <w:t xml:space="preserve">100K </w:t>
      </w:r>
      <w:r w:rsidR="003343FC" w:rsidRPr="009A2F8A">
        <w:rPr>
          <w:rFonts w:ascii="Times New Roman" w:eastAsia="Times New Roman" w:hAnsi="Times New Roman" w:cs="Times New Roman"/>
          <w:sz w:val="24"/>
          <w:szCs w:val="24"/>
        </w:rPr>
        <w:t>grant competitions</w:t>
      </w:r>
      <w:r w:rsidR="00F40EE0">
        <w:rPr>
          <w:rFonts w:ascii="Times New Roman" w:eastAsia="Times New Roman" w:hAnsi="Times New Roman" w:cs="Times New Roman"/>
          <w:sz w:val="24"/>
          <w:szCs w:val="24"/>
        </w:rPr>
        <w:t>, monitor projects,</w:t>
      </w:r>
      <w:r w:rsidR="00866A15" w:rsidRPr="009A2F8A">
        <w:rPr>
          <w:rFonts w:ascii="Times New Roman" w:eastAsia="Times New Roman" w:hAnsi="Times New Roman" w:cs="Times New Roman"/>
          <w:sz w:val="24"/>
          <w:szCs w:val="24"/>
        </w:rPr>
        <w:t xml:space="preserve"> </w:t>
      </w:r>
      <w:r w:rsidR="00F40EE0">
        <w:rPr>
          <w:rFonts w:ascii="Times New Roman" w:eastAsia="Times New Roman" w:hAnsi="Times New Roman" w:cs="Times New Roman"/>
          <w:sz w:val="24"/>
          <w:szCs w:val="24"/>
        </w:rPr>
        <w:t xml:space="preserve">collect and report on </w:t>
      </w:r>
      <w:r w:rsidR="00983CC9">
        <w:rPr>
          <w:rFonts w:ascii="Times New Roman" w:eastAsia="Times New Roman" w:hAnsi="Times New Roman" w:cs="Times New Roman"/>
          <w:sz w:val="24"/>
          <w:szCs w:val="24"/>
        </w:rPr>
        <w:t xml:space="preserve">program impact and </w:t>
      </w:r>
      <w:r w:rsidR="00F40EE0">
        <w:rPr>
          <w:rFonts w:ascii="Times New Roman" w:eastAsia="Times New Roman" w:hAnsi="Times New Roman" w:cs="Times New Roman"/>
          <w:sz w:val="24"/>
          <w:szCs w:val="24"/>
        </w:rPr>
        <w:t>data</w:t>
      </w:r>
      <w:r w:rsidR="00983CC9">
        <w:rPr>
          <w:rFonts w:ascii="Times New Roman" w:eastAsia="Times New Roman" w:hAnsi="Times New Roman" w:cs="Times New Roman"/>
          <w:sz w:val="24"/>
          <w:szCs w:val="24"/>
        </w:rPr>
        <w:t xml:space="preserve">, </w:t>
      </w:r>
      <w:r w:rsidR="00866A15" w:rsidRPr="009A2F8A">
        <w:rPr>
          <w:rFonts w:ascii="Times New Roman" w:eastAsia="Times New Roman" w:hAnsi="Times New Roman" w:cs="Times New Roman"/>
          <w:sz w:val="24"/>
          <w:szCs w:val="24"/>
        </w:rPr>
        <w:t xml:space="preserve">and </w:t>
      </w:r>
      <w:r w:rsidR="00983CC9">
        <w:rPr>
          <w:rFonts w:ascii="Times New Roman" w:eastAsia="Times New Roman" w:hAnsi="Times New Roman" w:cs="Times New Roman"/>
          <w:sz w:val="24"/>
          <w:szCs w:val="24"/>
        </w:rPr>
        <w:t xml:space="preserve">other </w:t>
      </w:r>
      <w:r w:rsidR="00866A15" w:rsidRPr="009A2F8A">
        <w:rPr>
          <w:rFonts w:ascii="Times New Roman" w:eastAsia="Times New Roman" w:hAnsi="Times New Roman" w:cs="Times New Roman"/>
          <w:sz w:val="24"/>
          <w:szCs w:val="24"/>
        </w:rPr>
        <w:t>program activities</w:t>
      </w:r>
      <w:r w:rsidR="003343FC" w:rsidRPr="009A2F8A">
        <w:rPr>
          <w:rFonts w:ascii="Times New Roman" w:eastAsia="Times New Roman" w:hAnsi="Times New Roman" w:cs="Times New Roman"/>
          <w:sz w:val="24"/>
          <w:szCs w:val="24"/>
        </w:rPr>
        <w:t>.</w:t>
      </w:r>
      <w:r w:rsidR="00C84C90" w:rsidRPr="009A2F8A">
        <w:rPr>
          <w:rFonts w:ascii="Times New Roman" w:eastAsia="Times New Roman" w:hAnsi="Times New Roman" w:cs="Times New Roman"/>
          <w:sz w:val="24"/>
          <w:szCs w:val="24"/>
        </w:rPr>
        <w:t xml:space="preserve"> </w:t>
      </w:r>
      <w:r w:rsidR="003343FC" w:rsidRPr="009A2F8A">
        <w:rPr>
          <w:rFonts w:ascii="Times New Roman" w:eastAsia="Times New Roman" w:hAnsi="Times New Roman" w:cs="Times New Roman"/>
          <w:sz w:val="24"/>
          <w:szCs w:val="24"/>
        </w:rPr>
        <w:t>These platforms include Zoom at $</w:t>
      </w:r>
      <w:r w:rsidR="009F6C68">
        <w:rPr>
          <w:rFonts w:ascii="Times New Roman" w:eastAsia="Times New Roman" w:hAnsi="Times New Roman" w:cs="Times New Roman"/>
          <w:sz w:val="24"/>
          <w:szCs w:val="24"/>
        </w:rPr>
        <w:t>160</w:t>
      </w:r>
      <w:r w:rsidR="003343FC" w:rsidRPr="009A2F8A">
        <w:rPr>
          <w:rFonts w:ascii="Times New Roman" w:eastAsia="Times New Roman" w:hAnsi="Times New Roman" w:cs="Times New Roman"/>
          <w:sz w:val="24"/>
          <w:szCs w:val="24"/>
        </w:rPr>
        <w:t>/year</w:t>
      </w:r>
      <w:r w:rsidR="006D4B2B" w:rsidRPr="009A2F8A">
        <w:rPr>
          <w:rFonts w:ascii="Times New Roman" w:eastAsia="Times New Roman" w:hAnsi="Times New Roman" w:cs="Times New Roman"/>
          <w:sz w:val="24"/>
          <w:szCs w:val="24"/>
        </w:rPr>
        <w:t>,</w:t>
      </w:r>
      <w:r w:rsidR="003343FC" w:rsidRPr="009A2F8A">
        <w:rPr>
          <w:rFonts w:ascii="Times New Roman" w:eastAsia="Times New Roman" w:hAnsi="Times New Roman" w:cs="Times New Roman"/>
          <w:sz w:val="24"/>
          <w:szCs w:val="24"/>
        </w:rPr>
        <w:t xml:space="preserve"> </w:t>
      </w:r>
      <w:r w:rsidR="00A373C6">
        <w:rPr>
          <w:rFonts w:ascii="Times New Roman" w:eastAsia="Times New Roman" w:hAnsi="Times New Roman" w:cs="Times New Roman"/>
          <w:sz w:val="24"/>
          <w:szCs w:val="24"/>
        </w:rPr>
        <w:t>Microsoft</w:t>
      </w:r>
      <w:r w:rsidR="00D620B3">
        <w:rPr>
          <w:rFonts w:ascii="Times New Roman" w:eastAsia="Times New Roman" w:hAnsi="Times New Roman" w:cs="Times New Roman"/>
          <w:sz w:val="24"/>
          <w:szCs w:val="24"/>
        </w:rPr>
        <w:t xml:space="preserve"> 365 licenses for program staff at $135/</w:t>
      </w:r>
      <w:r w:rsidR="00513CF9">
        <w:rPr>
          <w:rFonts w:ascii="Times New Roman" w:eastAsia="Times New Roman" w:hAnsi="Times New Roman" w:cs="Times New Roman"/>
          <w:sz w:val="24"/>
          <w:szCs w:val="24"/>
        </w:rPr>
        <w:t>year</w:t>
      </w:r>
      <w:r w:rsidR="00D620B3">
        <w:rPr>
          <w:rFonts w:ascii="Times New Roman" w:eastAsia="Times New Roman" w:hAnsi="Times New Roman" w:cs="Times New Roman"/>
          <w:sz w:val="24"/>
          <w:szCs w:val="24"/>
        </w:rPr>
        <w:t xml:space="preserve">/license, </w:t>
      </w:r>
      <w:r w:rsidR="00151E84" w:rsidRPr="009A2F8A">
        <w:rPr>
          <w:rFonts w:ascii="Times New Roman" w:eastAsia="Times New Roman" w:hAnsi="Times New Roman" w:cs="Times New Roman"/>
          <w:sz w:val="24"/>
          <w:szCs w:val="24"/>
        </w:rPr>
        <w:t xml:space="preserve">Adobe Creative Cloud </w:t>
      </w:r>
      <w:r w:rsidR="00C02FF7" w:rsidRPr="009A2F8A">
        <w:rPr>
          <w:rFonts w:ascii="Times New Roman" w:eastAsia="Times New Roman" w:hAnsi="Times New Roman" w:cs="Times New Roman"/>
          <w:sz w:val="24"/>
          <w:szCs w:val="24"/>
        </w:rPr>
        <w:t xml:space="preserve">licenses for program staff </w:t>
      </w:r>
      <w:r w:rsidR="00151E84" w:rsidRPr="009A2F8A">
        <w:rPr>
          <w:rFonts w:ascii="Times New Roman" w:eastAsia="Times New Roman" w:hAnsi="Times New Roman" w:cs="Times New Roman"/>
          <w:sz w:val="24"/>
          <w:szCs w:val="24"/>
        </w:rPr>
        <w:t>at $</w:t>
      </w:r>
      <w:r w:rsidR="006B1000" w:rsidRPr="009A2F8A">
        <w:rPr>
          <w:rFonts w:ascii="Times New Roman" w:eastAsia="Times New Roman" w:hAnsi="Times New Roman" w:cs="Times New Roman"/>
          <w:sz w:val="24"/>
          <w:szCs w:val="24"/>
        </w:rPr>
        <w:t>1</w:t>
      </w:r>
      <w:r w:rsidR="006B1000">
        <w:rPr>
          <w:rFonts w:ascii="Times New Roman" w:eastAsia="Times New Roman" w:hAnsi="Times New Roman" w:cs="Times New Roman"/>
          <w:sz w:val="24"/>
          <w:szCs w:val="24"/>
        </w:rPr>
        <w:t>9</w:t>
      </w:r>
      <w:r w:rsidR="006B1000" w:rsidRPr="009A2F8A">
        <w:rPr>
          <w:rFonts w:ascii="Times New Roman" w:eastAsia="Times New Roman" w:hAnsi="Times New Roman" w:cs="Times New Roman"/>
          <w:sz w:val="24"/>
          <w:szCs w:val="24"/>
        </w:rPr>
        <w:t>0</w:t>
      </w:r>
      <w:r w:rsidR="00151E84" w:rsidRPr="009A2F8A">
        <w:rPr>
          <w:rFonts w:ascii="Times New Roman" w:eastAsia="Times New Roman" w:hAnsi="Times New Roman" w:cs="Times New Roman"/>
          <w:sz w:val="24"/>
          <w:szCs w:val="24"/>
        </w:rPr>
        <w:t>/year</w:t>
      </w:r>
      <w:r w:rsidR="00C02FF7" w:rsidRPr="009A2F8A">
        <w:rPr>
          <w:rFonts w:ascii="Times New Roman" w:eastAsia="Times New Roman" w:hAnsi="Times New Roman" w:cs="Times New Roman"/>
          <w:sz w:val="24"/>
          <w:szCs w:val="24"/>
        </w:rPr>
        <w:t>/license</w:t>
      </w:r>
      <w:r w:rsidR="00151E84" w:rsidRPr="009A2F8A">
        <w:rPr>
          <w:rFonts w:ascii="Times New Roman" w:eastAsia="Times New Roman" w:hAnsi="Times New Roman" w:cs="Times New Roman"/>
          <w:sz w:val="24"/>
          <w:szCs w:val="24"/>
        </w:rPr>
        <w:t xml:space="preserve">, </w:t>
      </w:r>
      <w:proofErr w:type="spellStart"/>
      <w:r w:rsidR="00A77B37">
        <w:rPr>
          <w:rFonts w:ascii="Times New Roman" w:eastAsia="Times New Roman" w:hAnsi="Times New Roman" w:cs="Times New Roman"/>
          <w:sz w:val="24"/>
          <w:szCs w:val="24"/>
        </w:rPr>
        <w:t>BlueHost</w:t>
      </w:r>
      <w:proofErr w:type="spellEnd"/>
      <w:r w:rsidR="00A77B37">
        <w:rPr>
          <w:rFonts w:ascii="Times New Roman" w:eastAsia="Times New Roman" w:hAnsi="Times New Roman" w:cs="Times New Roman"/>
          <w:sz w:val="24"/>
          <w:szCs w:val="24"/>
        </w:rPr>
        <w:t xml:space="preserve">, a webhost provider for the 100K website, </w:t>
      </w:r>
      <w:r w:rsidR="003343FC" w:rsidRPr="009A2F8A">
        <w:rPr>
          <w:rFonts w:ascii="Times New Roman" w:eastAsia="Times New Roman" w:hAnsi="Times New Roman" w:cs="Times New Roman"/>
          <w:sz w:val="24"/>
          <w:szCs w:val="24"/>
        </w:rPr>
        <w:t xml:space="preserve">plus other project management tools. </w:t>
      </w:r>
      <w:r w:rsidR="006908B6" w:rsidRPr="002A2622">
        <w:rPr>
          <w:rFonts w:ascii="Times New Roman" w:eastAsia="Times New Roman" w:hAnsi="Times New Roman" w:cs="Times New Roman"/>
          <w:color w:val="EE0000"/>
          <w:sz w:val="24"/>
          <w:szCs w:val="24"/>
        </w:rPr>
        <w:t xml:space="preserve">The </w:t>
      </w:r>
      <w:r w:rsidR="0076470E" w:rsidRPr="002A2622">
        <w:rPr>
          <w:rFonts w:ascii="Times New Roman" w:eastAsia="Times New Roman" w:hAnsi="Times New Roman" w:cs="Times New Roman"/>
          <w:color w:val="EE0000"/>
          <w:sz w:val="24"/>
          <w:szCs w:val="24"/>
        </w:rPr>
        <w:t>total</w:t>
      </w:r>
      <w:r w:rsidR="00507051" w:rsidRPr="002A2622">
        <w:rPr>
          <w:rFonts w:ascii="Times New Roman" w:eastAsia="Times New Roman" w:hAnsi="Times New Roman" w:cs="Times New Roman"/>
          <w:color w:val="EE0000"/>
          <w:sz w:val="24"/>
          <w:szCs w:val="24"/>
        </w:rPr>
        <w:t xml:space="preserve"> for the subscriptions</w:t>
      </w:r>
      <w:r w:rsidR="0076470E" w:rsidRPr="002A2622">
        <w:rPr>
          <w:rFonts w:ascii="Times New Roman" w:eastAsia="Times New Roman" w:hAnsi="Times New Roman" w:cs="Times New Roman"/>
          <w:color w:val="EE0000"/>
          <w:sz w:val="24"/>
          <w:szCs w:val="24"/>
        </w:rPr>
        <w:t xml:space="preserve"> is $</w:t>
      </w:r>
      <w:r w:rsidR="005E5331" w:rsidRPr="002A2622">
        <w:rPr>
          <w:rFonts w:ascii="Times New Roman" w:eastAsia="Times New Roman" w:hAnsi="Times New Roman" w:cs="Times New Roman"/>
          <w:color w:val="EE0000"/>
          <w:sz w:val="24"/>
          <w:szCs w:val="24"/>
        </w:rPr>
        <w:t>1</w:t>
      </w:r>
      <w:ins w:id="273" w:author="Penelope Kim" w:date="2025-12-17T10:22:00Z" w16du:dateUtc="2025-12-17T15:22:00Z">
        <w:r w:rsidR="00334C4D">
          <w:rPr>
            <w:rFonts w:ascii="Times New Roman" w:eastAsia="Times New Roman" w:hAnsi="Times New Roman" w:cs="Times New Roman"/>
            <w:color w:val="EE0000"/>
            <w:sz w:val="24"/>
            <w:szCs w:val="24"/>
          </w:rPr>
          <w:t>52</w:t>
        </w:r>
      </w:ins>
      <w:del w:id="274" w:author="Penelope Kim" w:date="2025-12-15T12:43:00Z" w16du:dateUtc="2025-12-15T17:43:00Z">
        <w:r w:rsidR="005E5331" w:rsidRPr="002A2622" w:rsidDel="00C33802">
          <w:rPr>
            <w:rFonts w:ascii="Times New Roman" w:eastAsia="Times New Roman" w:hAnsi="Times New Roman" w:cs="Times New Roman"/>
            <w:color w:val="EE0000"/>
            <w:sz w:val="24"/>
            <w:szCs w:val="24"/>
          </w:rPr>
          <w:delText>12</w:delText>
        </w:r>
      </w:del>
      <w:r w:rsidR="005E5331" w:rsidRPr="002A2622">
        <w:rPr>
          <w:rFonts w:ascii="Times New Roman" w:eastAsia="Times New Roman" w:hAnsi="Times New Roman" w:cs="Times New Roman"/>
          <w:color w:val="EE0000"/>
          <w:sz w:val="24"/>
          <w:szCs w:val="24"/>
        </w:rPr>
        <w:t>/month</w:t>
      </w:r>
      <w:r w:rsidR="0076470E" w:rsidRPr="002A2622">
        <w:rPr>
          <w:rFonts w:ascii="Times New Roman" w:eastAsia="Times New Roman" w:hAnsi="Times New Roman" w:cs="Times New Roman"/>
          <w:color w:val="EE0000"/>
          <w:sz w:val="24"/>
          <w:szCs w:val="24"/>
        </w:rPr>
        <w:t xml:space="preserve">. </w:t>
      </w:r>
      <w:r w:rsidR="003343FC" w:rsidRPr="002A2622">
        <w:rPr>
          <w:rFonts w:ascii="Times New Roman" w:eastAsia="Times New Roman" w:hAnsi="Times New Roman" w:cs="Times New Roman"/>
          <w:color w:val="EE0000"/>
          <w:sz w:val="24"/>
          <w:szCs w:val="24"/>
        </w:rPr>
        <w:t xml:space="preserve">The total estimated cost </w:t>
      </w:r>
      <w:r w:rsidR="00E84668" w:rsidRPr="002A2622">
        <w:rPr>
          <w:rFonts w:ascii="Times New Roman" w:eastAsia="Times New Roman" w:hAnsi="Times New Roman" w:cs="Times New Roman"/>
          <w:color w:val="EE0000"/>
          <w:sz w:val="24"/>
          <w:szCs w:val="24"/>
        </w:rPr>
        <w:t xml:space="preserve">for the </w:t>
      </w:r>
      <w:r w:rsidR="005E5331" w:rsidRPr="002A2622">
        <w:rPr>
          <w:rFonts w:ascii="Times New Roman" w:eastAsia="Times New Roman" w:hAnsi="Times New Roman" w:cs="Times New Roman"/>
          <w:color w:val="EE0000"/>
          <w:sz w:val="24"/>
          <w:szCs w:val="24"/>
        </w:rPr>
        <w:t>4</w:t>
      </w:r>
      <w:ins w:id="275" w:author="Penelope Kim" w:date="2025-12-15T12:43:00Z" w16du:dateUtc="2025-12-15T17:43:00Z">
        <w:r w:rsidR="00C33802">
          <w:rPr>
            <w:rFonts w:ascii="Times New Roman" w:eastAsia="Times New Roman" w:hAnsi="Times New Roman" w:cs="Times New Roman"/>
            <w:color w:val="EE0000"/>
            <w:sz w:val="24"/>
            <w:szCs w:val="24"/>
          </w:rPr>
          <w:t>4</w:t>
        </w:r>
      </w:ins>
      <w:del w:id="276" w:author="Penelope Kim" w:date="2025-12-15T12:43:00Z" w16du:dateUtc="2025-12-15T17:43:00Z">
        <w:r w:rsidR="005E5331" w:rsidRPr="002A2622" w:rsidDel="00C33802">
          <w:rPr>
            <w:rFonts w:ascii="Times New Roman" w:eastAsia="Times New Roman" w:hAnsi="Times New Roman" w:cs="Times New Roman"/>
            <w:color w:val="EE0000"/>
            <w:sz w:val="24"/>
            <w:szCs w:val="24"/>
          </w:rPr>
          <w:delText>2</w:delText>
        </w:r>
      </w:del>
      <w:r w:rsidR="005E5331" w:rsidRPr="002A2622">
        <w:rPr>
          <w:rFonts w:ascii="Times New Roman" w:eastAsia="Times New Roman" w:hAnsi="Times New Roman" w:cs="Times New Roman"/>
          <w:color w:val="EE0000"/>
          <w:sz w:val="24"/>
          <w:szCs w:val="24"/>
        </w:rPr>
        <w:t xml:space="preserve"> months</w:t>
      </w:r>
      <w:r w:rsidR="00E84668" w:rsidRPr="002A2622">
        <w:rPr>
          <w:rFonts w:ascii="Times New Roman" w:eastAsia="Times New Roman" w:hAnsi="Times New Roman" w:cs="Times New Roman"/>
          <w:color w:val="EE0000"/>
          <w:sz w:val="24"/>
          <w:szCs w:val="24"/>
        </w:rPr>
        <w:t xml:space="preserve"> of the award </w:t>
      </w:r>
      <w:r w:rsidR="003343FC" w:rsidRPr="002A2622">
        <w:rPr>
          <w:rFonts w:ascii="Times New Roman" w:eastAsia="Times New Roman" w:hAnsi="Times New Roman" w:cs="Times New Roman"/>
          <w:color w:val="EE0000"/>
          <w:sz w:val="24"/>
          <w:szCs w:val="24"/>
        </w:rPr>
        <w:t xml:space="preserve">is </w:t>
      </w:r>
      <w:r w:rsidR="003343FC" w:rsidRPr="002A2622">
        <w:rPr>
          <w:rFonts w:ascii="Times New Roman" w:eastAsia="Times New Roman" w:hAnsi="Times New Roman" w:cs="Times New Roman"/>
          <w:b/>
          <w:bCs/>
          <w:color w:val="EE0000"/>
          <w:sz w:val="24"/>
          <w:szCs w:val="24"/>
        </w:rPr>
        <w:t>$</w:t>
      </w:r>
      <w:ins w:id="277" w:author="Penelope Kim" w:date="2025-12-17T10:22:00Z" w16du:dateUtc="2025-12-17T15:22:00Z">
        <w:r w:rsidR="00334C4D">
          <w:rPr>
            <w:rFonts w:ascii="Times New Roman" w:eastAsia="Times New Roman" w:hAnsi="Times New Roman" w:cs="Times New Roman"/>
            <w:b/>
            <w:bCs/>
            <w:color w:val="EE0000"/>
            <w:sz w:val="24"/>
            <w:szCs w:val="24"/>
          </w:rPr>
          <w:t>6,691</w:t>
        </w:r>
      </w:ins>
      <w:del w:id="278" w:author="Penelope Kim" w:date="2025-12-17T10:22:00Z" w16du:dateUtc="2025-12-17T15:22:00Z">
        <w:r w:rsidR="00507051" w:rsidRPr="002A2622" w:rsidDel="00334C4D">
          <w:rPr>
            <w:rFonts w:ascii="Times New Roman" w:eastAsia="Times New Roman" w:hAnsi="Times New Roman" w:cs="Times New Roman"/>
            <w:b/>
            <w:bCs/>
            <w:color w:val="EE0000"/>
            <w:sz w:val="24"/>
            <w:szCs w:val="24"/>
          </w:rPr>
          <w:delText>4,708</w:delText>
        </w:r>
      </w:del>
      <w:r w:rsidR="003343FC" w:rsidRPr="002A2622">
        <w:rPr>
          <w:rFonts w:ascii="Times New Roman" w:eastAsia="Times New Roman" w:hAnsi="Times New Roman" w:cs="Times New Roman"/>
          <w:color w:val="EE0000"/>
          <w:sz w:val="24"/>
          <w:szCs w:val="24"/>
        </w:rPr>
        <w:t>.</w:t>
      </w:r>
    </w:p>
    <w:p w14:paraId="35F4759F" w14:textId="77777777" w:rsidR="00992488" w:rsidRPr="00F63784" w:rsidRDefault="00992488" w:rsidP="00FE5666">
      <w:pPr>
        <w:tabs>
          <w:tab w:val="left" w:pos="720"/>
          <w:tab w:val="left" w:pos="1080"/>
        </w:tabs>
        <w:ind w:left="720" w:right="-20" w:hanging="450"/>
        <w:jc w:val="both"/>
        <w:rPr>
          <w:rFonts w:ascii="Times New Roman" w:eastAsia="Times New Roman" w:hAnsi="Times New Roman" w:cs="Times New Roman"/>
          <w:sz w:val="24"/>
          <w:szCs w:val="24"/>
        </w:rPr>
      </w:pPr>
    </w:p>
    <w:p w14:paraId="4B5B31C2" w14:textId="048C5E9B" w:rsidR="00992488" w:rsidRPr="00F63784" w:rsidRDefault="00992488" w:rsidP="00FE5666">
      <w:pPr>
        <w:ind w:left="260" w:right="-20"/>
        <w:jc w:val="both"/>
        <w:rPr>
          <w:rFonts w:ascii="Times New Roman" w:hAnsi="Times New Roman" w:cs="Times New Roman"/>
          <w:spacing w:val="-1"/>
          <w:sz w:val="24"/>
          <w:szCs w:val="24"/>
        </w:rPr>
      </w:pPr>
      <w:r w:rsidRPr="00F63784">
        <w:rPr>
          <w:rFonts w:ascii="Times New Roman" w:hAnsi="Times New Roman" w:cs="Times New Roman"/>
          <w:b/>
          <w:sz w:val="24"/>
          <w:szCs w:val="24"/>
        </w:rPr>
        <w:t xml:space="preserve">H.8 100K Capacity Building </w:t>
      </w:r>
      <w:r w:rsidR="00923FBA" w:rsidRPr="00F63784">
        <w:rPr>
          <w:rFonts w:ascii="Times New Roman" w:hAnsi="Times New Roman" w:cs="Times New Roman"/>
          <w:b/>
          <w:sz w:val="24"/>
          <w:szCs w:val="24"/>
        </w:rPr>
        <w:t xml:space="preserve">and Best Practices </w:t>
      </w:r>
      <w:r w:rsidRPr="00F63784">
        <w:rPr>
          <w:rFonts w:ascii="Times New Roman" w:hAnsi="Times New Roman" w:cs="Times New Roman"/>
          <w:b/>
          <w:sz w:val="24"/>
          <w:szCs w:val="24"/>
        </w:rPr>
        <w:t>Workshops</w:t>
      </w:r>
    </w:p>
    <w:p w14:paraId="0490BEA4" w14:textId="77777777" w:rsidR="00992488" w:rsidRPr="00F63784" w:rsidRDefault="00992488" w:rsidP="00FE5666">
      <w:pPr>
        <w:tabs>
          <w:tab w:val="left" w:pos="720"/>
          <w:tab w:val="left" w:pos="1080"/>
        </w:tabs>
        <w:ind w:left="720" w:right="-20" w:hanging="450"/>
        <w:jc w:val="both"/>
        <w:rPr>
          <w:rFonts w:ascii="Times New Roman" w:eastAsia="Times New Roman" w:hAnsi="Times New Roman" w:cs="Times New Roman"/>
          <w:sz w:val="24"/>
          <w:szCs w:val="24"/>
        </w:rPr>
      </w:pPr>
    </w:p>
    <w:p w14:paraId="6707793C" w14:textId="2A1EAD03" w:rsidR="00E74C60" w:rsidRPr="00F63784" w:rsidRDefault="00992488" w:rsidP="00FE5666">
      <w:pPr>
        <w:tabs>
          <w:tab w:val="left" w:pos="990"/>
          <w:tab w:val="left" w:pos="1080"/>
        </w:tabs>
        <w:ind w:left="990" w:right="-20" w:hanging="720"/>
        <w:jc w:val="both"/>
        <w:rPr>
          <w:rFonts w:ascii="Times New Roman" w:eastAsia="Times New Roman" w:hAnsi="Times New Roman" w:cs="Times New Roman"/>
          <w:b/>
          <w:bCs/>
          <w:sz w:val="24"/>
          <w:szCs w:val="24"/>
        </w:rPr>
      </w:pPr>
      <w:r w:rsidRPr="00F63784">
        <w:rPr>
          <w:rFonts w:ascii="Times New Roman" w:eastAsia="Times New Roman" w:hAnsi="Times New Roman" w:cs="Times New Roman"/>
          <w:sz w:val="24"/>
          <w:szCs w:val="24"/>
        </w:rPr>
        <w:t xml:space="preserve">H.8.1 </w:t>
      </w:r>
      <w:r w:rsidRPr="00F63784">
        <w:rPr>
          <w:rFonts w:ascii="Times New Roman" w:eastAsia="Times New Roman" w:hAnsi="Times New Roman" w:cs="Times New Roman"/>
          <w:sz w:val="24"/>
          <w:szCs w:val="24"/>
        </w:rPr>
        <w:tab/>
      </w:r>
      <w:r w:rsidRPr="00F63784">
        <w:rPr>
          <w:rFonts w:ascii="Times New Roman" w:eastAsia="Times New Roman" w:hAnsi="Times New Roman" w:cs="Times New Roman"/>
          <w:b/>
          <w:bCs/>
          <w:sz w:val="24"/>
          <w:szCs w:val="24"/>
        </w:rPr>
        <w:t>Space Rental:</w:t>
      </w:r>
      <w:r w:rsidRPr="00F63784">
        <w:rPr>
          <w:rFonts w:ascii="Times New Roman" w:eastAsia="Times New Roman" w:hAnsi="Times New Roman" w:cs="Times New Roman"/>
          <w:sz w:val="24"/>
          <w:szCs w:val="24"/>
        </w:rPr>
        <w:t xml:space="preserve"> </w:t>
      </w:r>
      <w:r w:rsidR="00E74C60" w:rsidRPr="00F63784">
        <w:rPr>
          <w:rFonts w:ascii="Times New Roman" w:eastAsia="Times New Roman" w:hAnsi="Times New Roman" w:cs="Times New Roman"/>
          <w:sz w:val="24"/>
          <w:szCs w:val="24"/>
        </w:rPr>
        <w:t xml:space="preserve">As cost-share, </w:t>
      </w:r>
      <w:r w:rsidRPr="00F63784">
        <w:rPr>
          <w:rFonts w:ascii="Times New Roman" w:eastAsia="Times New Roman" w:hAnsi="Times New Roman" w:cs="Times New Roman"/>
          <w:sz w:val="24"/>
          <w:szCs w:val="24"/>
        </w:rPr>
        <w:t xml:space="preserve">POA is budgeting </w:t>
      </w:r>
      <w:r w:rsidR="00E74C60" w:rsidRPr="00F63784">
        <w:rPr>
          <w:rFonts w:ascii="Times New Roman" w:eastAsia="Times New Roman" w:hAnsi="Times New Roman" w:cs="Times New Roman"/>
          <w:sz w:val="24"/>
          <w:szCs w:val="24"/>
        </w:rPr>
        <w:t xml:space="preserve">to host </w:t>
      </w:r>
      <w:r w:rsidR="00157E55" w:rsidRPr="00F63784">
        <w:rPr>
          <w:rFonts w:ascii="Times New Roman" w:eastAsia="Times New Roman" w:hAnsi="Times New Roman" w:cs="Times New Roman"/>
          <w:sz w:val="24"/>
          <w:szCs w:val="24"/>
        </w:rPr>
        <w:t xml:space="preserve">one </w:t>
      </w:r>
      <w:r w:rsidR="00E74C60" w:rsidRPr="00F63784">
        <w:rPr>
          <w:rFonts w:ascii="Times New Roman" w:eastAsia="Times New Roman" w:hAnsi="Times New Roman" w:cs="Times New Roman"/>
          <w:sz w:val="24"/>
          <w:szCs w:val="24"/>
        </w:rPr>
        <w:t>(</w:t>
      </w:r>
      <w:r w:rsidR="00157E55" w:rsidRPr="00F63784">
        <w:rPr>
          <w:rFonts w:ascii="Times New Roman" w:eastAsia="Times New Roman" w:hAnsi="Times New Roman" w:cs="Times New Roman"/>
          <w:sz w:val="24"/>
          <w:szCs w:val="24"/>
        </w:rPr>
        <w:t>1</w:t>
      </w:r>
      <w:r w:rsidR="00E74C60" w:rsidRPr="00F63784">
        <w:rPr>
          <w:rFonts w:ascii="Times New Roman" w:eastAsia="Times New Roman" w:hAnsi="Times New Roman" w:cs="Times New Roman"/>
          <w:sz w:val="24"/>
          <w:szCs w:val="24"/>
        </w:rPr>
        <w:t xml:space="preserve">) </w:t>
      </w:r>
      <w:r w:rsidR="00D55BEC" w:rsidRPr="00F63784">
        <w:rPr>
          <w:rFonts w:ascii="Times New Roman" w:eastAsia="Times New Roman" w:hAnsi="Times New Roman" w:cs="Times New Roman"/>
          <w:sz w:val="24"/>
          <w:szCs w:val="24"/>
        </w:rPr>
        <w:t xml:space="preserve">100K Strong “best practices” or </w:t>
      </w:r>
      <w:r w:rsidR="00E74C60" w:rsidRPr="00F63784">
        <w:rPr>
          <w:rFonts w:ascii="Times New Roman" w:eastAsia="Times New Roman" w:hAnsi="Times New Roman" w:cs="Times New Roman"/>
          <w:sz w:val="24"/>
          <w:szCs w:val="24"/>
        </w:rPr>
        <w:t>capacity building workshop for</w:t>
      </w:r>
      <w:r w:rsidR="00D55BEC" w:rsidRPr="00F63784">
        <w:rPr>
          <w:rFonts w:ascii="Times New Roman" w:eastAsia="Times New Roman" w:hAnsi="Times New Roman" w:cs="Times New Roman"/>
          <w:sz w:val="24"/>
          <w:szCs w:val="24"/>
        </w:rPr>
        <w:t xml:space="preserve"> current and prospective HEIs and </w:t>
      </w:r>
      <w:r w:rsidR="00E74C60" w:rsidRPr="00F63784">
        <w:rPr>
          <w:rFonts w:ascii="Times New Roman" w:eastAsia="Times New Roman" w:hAnsi="Times New Roman" w:cs="Times New Roman"/>
          <w:sz w:val="24"/>
          <w:szCs w:val="24"/>
        </w:rPr>
        <w:t xml:space="preserve">grantees. </w:t>
      </w:r>
      <w:r w:rsidR="00D55BEC" w:rsidRPr="00F63784">
        <w:rPr>
          <w:rFonts w:ascii="Times New Roman" w:eastAsia="Times New Roman" w:hAnsi="Times New Roman" w:cs="Times New Roman"/>
          <w:sz w:val="24"/>
          <w:szCs w:val="24"/>
        </w:rPr>
        <w:t xml:space="preserve">This </w:t>
      </w:r>
      <w:r w:rsidR="00923FBA" w:rsidRPr="00F63784">
        <w:rPr>
          <w:rFonts w:ascii="Times New Roman" w:eastAsia="Times New Roman" w:hAnsi="Times New Roman" w:cs="Times New Roman"/>
          <w:sz w:val="24"/>
          <w:szCs w:val="24"/>
        </w:rPr>
        <w:t xml:space="preserve">intensive </w:t>
      </w:r>
      <w:r w:rsidR="00A1419C" w:rsidRPr="00F63784">
        <w:rPr>
          <w:rFonts w:ascii="Times New Roman" w:eastAsia="Times New Roman" w:hAnsi="Times New Roman" w:cs="Times New Roman"/>
          <w:sz w:val="24"/>
          <w:szCs w:val="24"/>
        </w:rPr>
        <w:t>capacity building</w:t>
      </w:r>
      <w:r w:rsidR="00D55BEC" w:rsidRPr="00F63784">
        <w:rPr>
          <w:rFonts w:ascii="Times New Roman" w:eastAsia="Times New Roman" w:hAnsi="Times New Roman" w:cs="Times New Roman"/>
          <w:sz w:val="24"/>
          <w:szCs w:val="24"/>
        </w:rPr>
        <w:t xml:space="preserve"> </w:t>
      </w:r>
      <w:r w:rsidR="00923FBA" w:rsidRPr="00F63784">
        <w:rPr>
          <w:rFonts w:ascii="Times New Roman" w:eastAsia="Times New Roman" w:hAnsi="Times New Roman" w:cs="Times New Roman"/>
          <w:sz w:val="24"/>
          <w:szCs w:val="24"/>
        </w:rPr>
        <w:t xml:space="preserve">and best practices </w:t>
      </w:r>
      <w:r w:rsidR="00D55BEC" w:rsidRPr="00F63784">
        <w:rPr>
          <w:rFonts w:ascii="Times New Roman" w:eastAsia="Times New Roman" w:hAnsi="Times New Roman" w:cs="Times New Roman"/>
          <w:sz w:val="24"/>
          <w:szCs w:val="24"/>
        </w:rPr>
        <w:t xml:space="preserve">workshop would engage </w:t>
      </w:r>
      <w:r w:rsidR="00923FBA" w:rsidRPr="00F63784">
        <w:rPr>
          <w:rFonts w:ascii="Times New Roman" w:eastAsia="Times New Roman" w:hAnsi="Times New Roman" w:cs="Times New Roman"/>
          <w:sz w:val="24"/>
          <w:szCs w:val="24"/>
        </w:rPr>
        <w:t xml:space="preserve">regional </w:t>
      </w:r>
      <w:r w:rsidR="00D55BEC" w:rsidRPr="00F63784">
        <w:rPr>
          <w:rFonts w:ascii="Times New Roman" w:eastAsia="Times New Roman" w:hAnsi="Times New Roman" w:cs="Times New Roman"/>
          <w:sz w:val="24"/>
          <w:szCs w:val="24"/>
        </w:rPr>
        <w:t xml:space="preserve">higher education leaders and </w:t>
      </w:r>
      <w:r w:rsidR="00702F8C" w:rsidRPr="00F63784">
        <w:rPr>
          <w:rFonts w:ascii="Times New Roman" w:eastAsia="Times New Roman" w:hAnsi="Times New Roman" w:cs="Times New Roman"/>
          <w:sz w:val="24"/>
          <w:szCs w:val="24"/>
        </w:rPr>
        <w:t xml:space="preserve">subject matter </w:t>
      </w:r>
      <w:r w:rsidR="00D55BEC" w:rsidRPr="00F63784">
        <w:rPr>
          <w:rFonts w:ascii="Times New Roman" w:eastAsia="Times New Roman" w:hAnsi="Times New Roman" w:cs="Times New Roman"/>
          <w:sz w:val="24"/>
          <w:szCs w:val="24"/>
        </w:rPr>
        <w:t xml:space="preserve">experts in internationalization, education abroad and related thematic areas </w:t>
      </w:r>
      <w:r w:rsidR="00923FBA" w:rsidRPr="00F63784">
        <w:rPr>
          <w:rFonts w:ascii="Times New Roman" w:eastAsia="Times New Roman" w:hAnsi="Times New Roman" w:cs="Times New Roman"/>
          <w:sz w:val="24"/>
          <w:szCs w:val="24"/>
        </w:rPr>
        <w:t xml:space="preserve">in moderated </w:t>
      </w:r>
      <w:r w:rsidR="00D55BEC" w:rsidRPr="00F63784">
        <w:rPr>
          <w:rFonts w:ascii="Times New Roman" w:eastAsia="Times New Roman" w:hAnsi="Times New Roman" w:cs="Times New Roman"/>
          <w:sz w:val="24"/>
          <w:szCs w:val="24"/>
        </w:rPr>
        <w:t>sessi</w:t>
      </w:r>
      <w:r w:rsidR="00923FBA" w:rsidRPr="00F63784">
        <w:rPr>
          <w:rFonts w:ascii="Times New Roman" w:eastAsia="Times New Roman" w:hAnsi="Times New Roman" w:cs="Times New Roman"/>
          <w:sz w:val="24"/>
          <w:szCs w:val="24"/>
        </w:rPr>
        <w:t>o</w:t>
      </w:r>
      <w:r w:rsidR="00D55BEC" w:rsidRPr="00F63784">
        <w:rPr>
          <w:rFonts w:ascii="Times New Roman" w:eastAsia="Times New Roman" w:hAnsi="Times New Roman" w:cs="Times New Roman"/>
          <w:sz w:val="24"/>
          <w:szCs w:val="24"/>
        </w:rPr>
        <w:t xml:space="preserve">ns led </w:t>
      </w:r>
      <w:r w:rsidR="00233AFC" w:rsidRPr="00F63784">
        <w:rPr>
          <w:rFonts w:ascii="Times New Roman" w:eastAsia="Times New Roman" w:hAnsi="Times New Roman" w:cs="Times New Roman"/>
          <w:sz w:val="24"/>
          <w:szCs w:val="24"/>
        </w:rPr>
        <w:t xml:space="preserve">representatives from </w:t>
      </w:r>
      <w:r w:rsidR="00702F8C" w:rsidRPr="00F63784">
        <w:rPr>
          <w:rFonts w:ascii="Times New Roman" w:eastAsia="Times New Roman" w:hAnsi="Times New Roman" w:cs="Times New Roman"/>
          <w:sz w:val="24"/>
          <w:szCs w:val="24"/>
        </w:rPr>
        <w:t>100K</w:t>
      </w:r>
      <w:r w:rsidR="00D55BEC" w:rsidRPr="00F63784">
        <w:rPr>
          <w:rFonts w:ascii="Times New Roman" w:eastAsia="Times New Roman" w:hAnsi="Times New Roman" w:cs="Times New Roman"/>
          <w:sz w:val="24"/>
          <w:szCs w:val="24"/>
        </w:rPr>
        <w:t xml:space="preserve">-HEI </w:t>
      </w:r>
      <w:r w:rsidR="006D7D4D" w:rsidRPr="00F63784">
        <w:rPr>
          <w:rFonts w:ascii="Times New Roman" w:eastAsia="Times New Roman" w:hAnsi="Times New Roman" w:cs="Times New Roman"/>
          <w:sz w:val="24"/>
          <w:szCs w:val="24"/>
        </w:rPr>
        <w:t>grant</w:t>
      </w:r>
      <w:r w:rsidR="00702F8C" w:rsidRPr="00F63784">
        <w:rPr>
          <w:rFonts w:ascii="Times New Roman" w:eastAsia="Times New Roman" w:hAnsi="Times New Roman" w:cs="Times New Roman"/>
          <w:sz w:val="24"/>
          <w:szCs w:val="24"/>
        </w:rPr>
        <w:t>ees</w:t>
      </w:r>
      <w:r w:rsidR="00233AFC" w:rsidRPr="00F63784">
        <w:rPr>
          <w:rFonts w:ascii="Times New Roman" w:eastAsia="Times New Roman" w:hAnsi="Times New Roman" w:cs="Times New Roman"/>
          <w:sz w:val="24"/>
          <w:szCs w:val="24"/>
        </w:rPr>
        <w:t xml:space="preserve">, </w:t>
      </w:r>
      <w:proofErr w:type="spellStart"/>
      <w:r w:rsidR="00D55BEC" w:rsidRPr="00F63784">
        <w:rPr>
          <w:rFonts w:ascii="Times New Roman" w:eastAsia="Times New Roman" w:hAnsi="Times New Roman" w:cs="Times New Roman"/>
          <w:sz w:val="24"/>
          <w:szCs w:val="24"/>
        </w:rPr>
        <w:t>EducationUSA</w:t>
      </w:r>
      <w:proofErr w:type="spellEnd"/>
      <w:r w:rsidR="00233AFC" w:rsidRPr="00F63784">
        <w:rPr>
          <w:rFonts w:ascii="Times New Roman" w:eastAsia="Times New Roman" w:hAnsi="Times New Roman" w:cs="Times New Roman"/>
          <w:sz w:val="24"/>
          <w:szCs w:val="24"/>
        </w:rPr>
        <w:t>, and WHA Posts</w:t>
      </w:r>
      <w:r w:rsidR="00702F8C" w:rsidRPr="00F63784">
        <w:rPr>
          <w:rFonts w:ascii="Times New Roman" w:eastAsia="Times New Roman" w:hAnsi="Times New Roman" w:cs="Times New Roman"/>
          <w:sz w:val="24"/>
          <w:szCs w:val="24"/>
        </w:rPr>
        <w:t xml:space="preserve">. Workshops </w:t>
      </w:r>
      <w:r w:rsidR="00D55BEC" w:rsidRPr="00F63784">
        <w:rPr>
          <w:rFonts w:ascii="Times New Roman" w:eastAsia="Times New Roman" w:hAnsi="Times New Roman" w:cs="Times New Roman"/>
          <w:sz w:val="24"/>
          <w:szCs w:val="24"/>
        </w:rPr>
        <w:t>would be led by POA</w:t>
      </w:r>
      <w:r w:rsidR="00C346C5" w:rsidRPr="00F63784">
        <w:rPr>
          <w:rFonts w:ascii="Times New Roman" w:eastAsia="Times New Roman" w:hAnsi="Times New Roman" w:cs="Times New Roman"/>
          <w:sz w:val="24"/>
          <w:szCs w:val="24"/>
        </w:rPr>
        <w:t xml:space="preserve">, in </w:t>
      </w:r>
      <w:r w:rsidR="00C346C5" w:rsidRPr="00F63784">
        <w:rPr>
          <w:rFonts w:ascii="Times New Roman" w:eastAsia="Times New Roman" w:hAnsi="Times New Roman" w:cs="Times New Roman"/>
          <w:sz w:val="24"/>
          <w:szCs w:val="24"/>
        </w:rPr>
        <w:lastRenderedPageBreak/>
        <w:t>coordination with WHA/PDA,</w:t>
      </w:r>
      <w:r w:rsidR="00D55BEC" w:rsidRPr="00F63784">
        <w:rPr>
          <w:rFonts w:ascii="Times New Roman" w:eastAsia="Times New Roman" w:hAnsi="Times New Roman" w:cs="Times New Roman"/>
          <w:sz w:val="24"/>
          <w:szCs w:val="24"/>
        </w:rPr>
        <w:t xml:space="preserve"> and conducted on margins of major regional </w:t>
      </w:r>
      <w:r w:rsidR="00702F8C" w:rsidRPr="00F63784">
        <w:rPr>
          <w:rFonts w:ascii="Times New Roman" w:eastAsia="Times New Roman" w:hAnsi="Times New Roman" w:cs="Times New Roman"/>
          <w:sz w:val="24"/>
          <w:szCs w:val="24"/>
        </w:rPr>
        <w:t>HEI conferences</w:t>
      </w:r>
      <w:r w:rsidR="00D55BEC" w:rsidRPr="00F63784">
        <w:rPr>
          <w:rFonts w:ascii="Times New Roman" w:eastAsia="Times New Roman" w:hAnsi="Times New Roman" w:cs="Times New Roman"/>
          <w:sz w:val="24"/>
          <w:szCs w:val="24"/>
        </w:rPr>
        <w:t xml:space="preserve"> (e.g. </w:t>
      </w:r>
      <w:r w:rsidR="00702F8C" w:rsidRPr="00F63784">
        <w:rPr>
          <w:rFonts w:ascii="Times New Roman" w:eastAsia="Times New Roman" w:hAnsi="Times New Roman" w:cs="Times New Roman"/>
          <w:sz w:val="24"/>
          <w:szCs w:val="24"/>
        </w:rPr>
        <w:t xml:space="preserve">NAFSA, </w:t>
      </w:r>
      <w:r w:rsidR="00D55BEC" w:rsidRPr="00F63784">
        <w:rPr>
          <w:rFonts w:ascii="Times New Roman" w:eastAsia="Times New Roman" w:hAnsi="Times New Roman" w:cs="Times New Roman"/>
          <w:sz w:val="24"/>
          <w:szCs w:val="24"/>
        </w:rPr>
        <w:t>CAIE,</w:t>
      </w:r>
      <w:r w:rsidR="00C346C5" w:rsidRPr="00F63784">
        <w:rPr>
          <w:rFonts w:ascii="Times New Roman" w:eastAsia="Times New Roman" w:hAnsi="Times New Roman" w:cs="Times New Roman"/>
          <w:sz w:val="24"/>
          <w:szCs w:val="24"/>
        </w:rPr>
        <w:t xml:space="preserve"> FAUBAI</w:t>
      </w:r>
      <w:r w:rsidR="00D55BEC" w:rsidRPr="00F63784">
        <w:rPr>
          <w:rFonts w:ascii="Times New Roman" w:eastAsia="Times New Roman" w:hAnsi="Times New Roman" w:cs="Times New Roman"/>
          <w:sz w:val="24"/>
          <w:szCs w:val="24"/>
        </w:rPr>
        <w:t>)</w:t>
      </w:r>
      <w:r w:rsidR="00702F8C" w:rsidRPr="00F63784">
        <w:rPr>
          <w:rFonts w:ascii="Times New Roman" w:eastAsia="Times New Roman" w:hAnsi="Times New Roman" w:cs="Times New Roman"/>
          <w:sz w:val="24"/>
          <w:szCs w:val="24"/>
        </w:rPr>
        <w:t xml:space="preserve">, to </w:t>
      </w:r>
      <w:r w:rsidR="00D55BEC" w:rsidRPr="00F63784">
        <w:rPr>
          <w:rFonts w:ascii="Times New Roman" w:eastAsia="Times New Roman" w:hAnsi="Times New Roman" w:cs="Times New Roman"/>
          <w:sz w:val="24"/>
          <w:szCs w:val="24"/>
        </w:rPr>
        <w:t xml:space="preserve">expand 100K program visibility and engagements with </w:t>
      </w:r>
      <w:r w:rsidR="00C346C5" w:rsidRPr="00F63784">
        <w:rPr>
          <w:rFonts w:ascii="Times New Roman" w:eastAsia="Times New Roman" w:hAnsi="Times New Roman" w:cs="Times New Roman"/>
          <w:sz w:val="24"/>
          <w:szCs w:val="24"/>
        </w:rPr>
        <w:t xml:space="preserve">domestic/regional </w:t>
      </w:r>
      <w:r w:rsidR="00D55BEC" w:rsidRPr="00F63784">
        <w:rPr>
          <w:rFonts w:ascii="Times New Roman" w:eastAsia="Times New Roman" w:hAnsi="Times New Roman" w:cs="Times New Roman"/>
          <w:sz w:val="24"/>
          <w:szCs w:val="24"/>
        </w:rPr>
        <w:t xml:space="preserve">higher education leaders. </w:t>
      </w:r>
      <w:r w:rsidR="007F7DD2" w:rsidRPr="00F63784">
        <w:rPr>
          <w:rFonts w:ascii="Times New Roman" w:eastAsia="Times New Roman" w:hAnsi="Times New Roman" w:cs="Times New Roman"/>
          <w:sz w:val="24"/>
          <w:szCs w:val="24"/>
        </w:rPr>
        <w:t xml:space="preserve">POA estimates that room rental space for </w:t>
      </w:r>
      <w:r w:rsidR="003E0822" w:rsidRPr="00F63784">
        <w:rPr>
          <w:rFonts w:ascii="Times New Roman" w:eastAsia="Times New Roman" w:hAnsi="Times New Roman" w:cs="Times New Roman"/>
          <w:sz w:val="24"/>
          <w:szCs w:val="24"/>
        </w:rPr>
        <w:t>approximately 150</w:t>
      </w:r>
      <w:r w:rsidR="007F7DD2" w:rsidRPr="00F63784">
        <w:rPr>
          <w:rFonts w:ascii="Times New Roman" w:eastAsia="Times New Roman" w:hAnsi="Times New Roman" w:cs="Times New Roman"/>
          <w:sz w:val="24"/>
          <w:szCs w:val="24"/>
        </w:rPr>
        <w:t xml:space="preserve"> people costs $1,000 </w:t>
      </w:r>
      <w:r w:rsidR="00B34C05" w:rsidRPr="00F63784">
        <w:rPr>
          <w:rFonts w:ascii="Times New Roman" w:eastAsia="Times New Roman" w:hAnsi="Times New Roman" w:cs="Times New Roman"/>
          <w:sz w:val="24"/>
          <w:szCs w:val="24"/>
        </w:rPr>
        <w:t>per</w:t>
      </w:r>
      <w:r w:rsidR="007F7DD2" w:rsidRPr="00F63784">
        <w:rPr>
          <w:rFonts w:ascii="Times New Roman" w:eastAsia="Times New Roman" w:hAnsi="Times New Roman" w:cs="Times New Roman"/>
          <w:sz w:val="24"/>
          <w:szCs w:val="24"/>
        </w:rPr>
        <w:t xml:space="preserve"> event. The total cost is </w:t>
      </w:r>
      <w:r w:rsidR="007F7DD2" w:rsidRPr="00F63784">
        <w:rPr>
          <w:rFonts w:ascii="Times New Roman" w:eastAsia="Times New Roman" w:hAnsi="Times New Roman" w:cs="Times New Roman"/>
          <w:b/>
          <w:bCs/>
          <w:sz w:val="24"/>
          <w:szCs w:val="24"/>
        </w:rPr>
        <w:t>$</w:t>
      </w:r>
      <w:r w:rsidR="00423BFC" w:rsidRPr="00F63784">
        <w:rPr>
          <w:rFonts w:ascii="Times New Roman" w:eastAsia="Times New Roman" w:hAnsi="Times New Roman" w:cs="Times New Roman"/>
          <w:b/>
          <w:bCs/>
          <w:sz w:val="24"/>
          <w:szCs w:val="24"/>
        </w:rPr>
        <w:t>1</w:t>
      </w:r>
      <w:r w:rsidR="007F7DD2" w:rsidRPr="00F63784">
        <w:rPr>
          <w:rFonts w:ascii="Times New Roman" w:eastAsia="Times New Roman" w:hAnsi="Times New Roman" w:cs="Times New Roman"/>
          <w:b/>
          <w:bCs/>
          <w:sz w:val="24"/>
          <w:szCs w:val="24"/>
        </w:rPr>
        <w:t>,000, which POA will provide as cost-share.</w:t>
      </w:r>
    </w:p>
    <w:p w14:paraId="7A9B3464" w14:textId="77777777" w:rsidR="00540074" w:rsidRPr="009A2F8A" w:rsidRDefault="00540074" w:rsidP="00FE5666">
      <w:pPr>
        <w:tabs>
          <w:tab w:val="left" w:pos="990"/>
          <w:tab w:val="left" w:pos="1080"/>
        </w:tabs>
        <w:ind w:left="990" w:right="-20" w:hanging="720"/>
        <w:jc w:val="both"/>
        <w:rPr>
          <w:rFonts w:ascii="Times New Roman" w:eastAsia="Times New Roman" w:hAnsi="Times New Roman" w:cs="Times New Roman"/>
          <w:b/>
          <w:bCs/>
          <w:sz w:val="24"/>
          <w:szCs w:val="24"/>
        </w:rPr>
      </w:pPr>
    </w:p>
    <w:p w14:paraId="19AB59A1" w14:textId="5A18A108" w:rsidR="00540074" w:rsidRPr="000D0EE6" w:rsidRDefault="00540074" w:rsidP="00FE5666">
      <w:pPr>
        <w:tabs>
          <w:tab w:val="left" w:pos="990"/>
          <w:tab w:val="left" w:pos="1080"/>
        </w:tabs>
        <w:ind w:left="990" w:right="-20" w:hanging="720"/>
        <w:jc w:val="both"/>
        <w:rPr>
          <w:rFonts w:ascii="Times New Roman" w:eastAsia="Times New Roman" w:hAnsi="Times New Roman" w:cs="Times New Roman"/>
          <w:b/>
          <w:bCs/>
          <w:sz w:val="24"/>
          <w:szCs w:val="24"/>
        </w:rPr>
      </w:pPr>
      <w:r w:rsidRPr="009A2F8A">
        <w:rPr>
          <w:rFonts w:ascii="Times New Roman" w:eastAsia="Times New Roman" w:hAnsi="Times New Roman" w:cs="Times New Roman"/>
          <w:sz w:val="24"/>
          <w:szCs w:val="24"/>
        </w:rPr>
        <w:t xml:space="preserve">H.8.2 </w:t>
      </w:r>
      <w:r w:rsidRPr="009A2F8A">
        <w:rPr>
          <w:rFonts w:ascii="Times New Roman" w:eastAsia="Times New Roman" w:hAnsi="Times New Roman" w:cs="Times New Roman"/>
          <w:sz w:val="24"/>
          <w:szCs w:val="24"/>
        </w:rPr>
        <w:tab/>
      </w:r>
      <w:r w:rsidRPr="009A2F8A">
        <w:rPr>
          <w:rFonts w:ascii="Times New Roman" w:eastAsia="Times New Roman" w:hAnsi="Times New Roman" w:cs="Times New Roman"/>
          <w:b/>
          <w:bCs/>
          <w:sz w:val="24"/>
          <w:szCs w:val="24"/>
        </w:rPr>
        <w:t>Printed Materials:</w:t>
      </w:r>
      <w:r w:rsidRPr="009A2F8A">
        <w:rPr>
          <w:rFonts w:ascii="Times New Roman" w:eastAsia="Times New Roman" w:hAnsi="Times New Roman" w:cs="Times New Roman"/>
          <w:sz w:val="24"/>
          <w:szCs w:val="24"/>
        </w:rPr>
        <w:t xml:space="preserve"> As cost-share, POA is budgeting printed materials</w:t>
      </w:r>
      <w:r w:rsidR="0083566A" w:rsidRPr="009A2F8A">
        <w:rPr>
          <w:rFonts w:ascii="Times New Roman" w:eastAsia="Times New Roman" w:hAnsi="Times New Roman" w:cs="Times New Roman"/>
          <w:sz w:val="24"/>
          <w:szCs w:val="24"/>
        </w:rPr>
        <w:t xml:space="preserve"> </w:t>
      </w:r>
      <w:r w:rsidRPr="009A2F8A">
        <w:rPr>
          <w:rFonts w:ascii="Times New Roman" w:eastAsia="Times New Roman" w:hAnsi="Times New Roman" w:cs="Times New Roman"/>
          <w:sz w:val="24"/>
          <w:szCs w:val="24"/>
        </w:rPr>
        <w:t xml:space="preserve">to host </w:t>
      </w:r>
      <w:r w:rsidR="00423BFC">
        <w:rPr>
          <w:rFonts w:ascii="Times New Roman" w:eastAsia="Times New Roman" w:hAnsi="Times New Roman" w:cs="Times New Roman"/>
          <w:sz w:val="24"/>
          <w:szCs w:val="24"/>
        </w:rPr>
        <w:t>one</w:t>
      </w:r>
      <w:r w:rsidR="00423BFC" w:rsidRPr="009A2F8A">
        <w:rPr>
          <w:rFonts w:ascii="Times New Roman" w:eastAsia="Times New Roman" w:hAnsi="Times New Roman" w:cs="Times New Roman"/>
          <w:sz w:val="24"/>
          <w:szCs w:val="24"/>
        </w:rPr>
        <w:t xml:space="preserve"> </w:t>
      </w:r>
      <w:r w:rsidRPr="009A2F8A">
        <w:rPr>
          <w:rFonts w:ascii="Times New Roman" w:eastAsia="Times New Roman" w:hAnsi="Times New Roman" w:cs="Times New Roman"/>
          <w:sz w:val="24"/>
          <w:szCs w:val="24"/>
        </w:rPr>
        <w:t>(</w:t>
      </w:r>
      <w:r w:rsidR="00423BFC">
        <w:rPr>
          <w:rFonts w:ascii="Times New Roman" w:eastAsia="Times New Roman" w:hAnsi="Times New Roman" w:cs="Times New Roman"/>
          <w:sz w:val="24"/>
          <w:szCs w:val="24"/>
        </w:rPr>
        <w:t>1</w:t>
      </w:r>
      <w:r w:rsidRPr="009A2F8A">
        <w:rPr>
          <w:rFonts w:ascii="Times New Roman" w:eastAsia="Times New Roman" w:hAnsi="Times New Roman" w:cs="Times New Roman"/>
          <w:sz w:val="24"/>
          <w:szCs w:val="24"/>
        </w:rPr>
        <w:t xml:space="preserve">) capacity building workshops for grantees. </w:t>
      </w:r>
      <w:r w:rsidR="0083566A" w:rsidRPr="009A2F8A">
        <w:rPr>
          <w:rFonts w:ascii="Times New Roman" w:eastAsia="Times New Roman" w:hAnsi="Times New Roman" w:cs="Times New Roman"/>
          <w:sz w:val="24"/>
          <w:szCs w:val="24"/>
        </w:rPr>
        <w:t xml:space="preserve">Based on prior events of </w:t>
      </w:r>
      <w:r w:rsidR="003E0822" w:rsidRPr="009A2F8A">
        <w:rPr>
          <w:rFonts w:ascii="Times New Roman" w:eastAsia="Times New Roman" w:hAnsi="Times New Roman" w:cs="Times New Roman"/>
          <w:sz w:val="24"/>
          <w:szCs w:val="24"/>
        </w:rPr>
        <w:t>15</w:t>
      </w:r>
      <w:r w:rsidR="0083566A" w:rsidRPr="009A2F8A">
        <w:rPr>
          <w:rFonts w:ascii="Times New Roman" w:eastAsia="Times New Roman" w:hAnsi="Times New Roman" w:cs="Times New Roman"/>
          <w:sz w:val="24"/>
          <w:szCs w:val="24"/>
        </w:rPr>
        <w:t xml:space="preserve">0 people, POA estimates an average of $200 per </w:t>
      </w:r>
      <w:r w:rsidR="00791B96" w:rsidRPr="009A2F8A">
        <w:rPr>
          <w:rFonts w:ascii="Times New Roman" w:eastAsia="Times New Roman" w:hAnsi="Times New Roman" w:cs="Times New Roman"/>
          <w:sz w:val="24"/>
          <w:szCs w:val="24"/>
        </w:rPr>
        <w:t xml:space="preserve">workshop for printing of materials. </w:t>
      </w:r>
      <w:r w:rsidRPr="009A2F8A">
        <w:rPr>
          <w:rFonts w:ascii="Times New Roman" w:eastAsia="Times New Roman" w:hAnsi="Times New Roman" w:cs="Times New Roman"/>
          <w:sz w:val="24"/>
          <w:szCs w:val="24"/>
        </w:rPr>
        <w:t xml:space="preserve">The total cost is </w:t>
      </w:r>
      <w:r w:rsidRPr="009A2F8A">
        <w:rPr>
          <w:rFonts w:ascii="Times New Roman" w:eastAsia="Times New Roman" w:hAnsi="Times New Roman" w:cs="Times New Roman"/>
          <w:b/>
          <w:bCs/>
          <w:sz w:val="24"/>
          <w:szCs w:val="24"/>
        </w:rPr>
        <w:t>$</w:t>
      </w:r>
      <w:r w:rsidR="00423BFC">
        <w:rPr>
          <w:rFonts w:ascii="Times New Roman" w:eastAsia="Times New Roman" w:hAnsi="Times New Roman" w:cs="Times New Roman"/>
          <w:b/>
          <w:bCs/>
          <w:sz w:val="24"/>
          <w:szCs w:val="24"/>
        </w:rPr>
        <w:t>2</w:t>
      </w:r>
      <w:r w:rsidRPr="000D0EE6">
        <w:rPr>
          <w:rFonts w:ascii="Times New Roman" w:eastAsia="Times New Roman" w:hAnsi="Times New Roman" w:cs="Times New Roman"/>
          <w:b/>
          <w:bCs/>
          <w:sz w:val="24"/>
          <w:szCs w:val="24"/>
        </w:rPr>
        <w:t>00, which POA will provide as cost-share.</w:t>
      </w:r>
    </w:p>
    <w:p w14:paraId="118B42B9" w14:textId="77777777" w:rsidR="00971C00" w:rsidRPr="000D0EE6" w:rsidRDefault="00971C00" w:rsidP="00FE5666">
      <w:pPr>
        <w:tabs>
          <w:tab w:val="left" w:pos="990"/>
          <w:tab w:val="left" w:pos="1080"/>
        </w:tabs>
        <w:ind w:left="990" w:right="-20" w:hanging="720"/>
        <w:jc w:val="both"/>
        <w:rPr>
          <w:rFonts w:ascii="Times New Roman" w:eastAsia="Times New Roman" w:hAnsi="Times New Roman" w:cs="Times New Roman"/>
          <w:b/>
          <w:bCs/>
          <w:sz w:val="24"/>
          <w:szCs w:val="24"/>
        </w:rPr>
      </w:pPr>
    </w:p>
    <w:p w14:paraId="5B6117E8" w14:textId="70DD7085" w:rsidR="00971C00" w:rsidRDefault="00971C00" w:rsidP="00FE5666">
      <w:pPr>
        <w:tabs>
          <w:tab w:val="left" w:pos="990"/>
          <w:tab w:val="left" w:pos="1080"/>
        </w:tabs>
        <w:ind w:left="990" w:right="-20" w:hanging="720"/>
        <w:jc w:val="both"/>
        <w:rPr>
          <w:rFonts w:ascii="Times New Roman" w:eastAsia="Times New Roman" w:hAnsi="Times New Roman" w:cs="Times New Roman"/>
          <w:color w:val="FF0000"/>
          <w:sz w:val="24"/>
          <w:szCs w:val="24"/>
        </w:rPr>
      </w:pPr>
      <w:r w:rsidRPr="000D0EE6">
        <w:rPr>
          <w:rFonts w:ascii="Times New Roman" w:eastAsia="Times New Roman" w:hAnsi="Times New Roman" w:cs="Times New Roman"/>
          <w:sz w:val="24"/>
          <w:szCs w:val="24"/>
        </w:rPr>
        <w:t xml:space="preserve">H.8.3 </w:t>
      </w:r>
      <w:r w:rsidRPr="000D0EE6">
        <w:rPr>
          <w:rFonts w:ascii="Times New Roman" w:eastAsia="Times New Roman" w:hAnsi="Times New Roman" w:cs="Times New Roman"/>
          <w:sz w:val="24"/>
          <w:szCs w:val="24"/>
        </w:rPr>
        <w:tab/>
      </w:r>
      <w:r w:rsidR="009B32A4" w:rsidRPr="000D0EE6">
        <w:rPr>
          <w:rFonts w:ascii="Times New Roman" w:eastAsia="Times New Roman" w:hAnsi="Times New Roman" w:cs="Times New Roman"/>
          <w:b/>
          <w:bCs/>
          <w:sz w:val="24"/>
          <w:szCs w:val="24"/>
        </w:rPr>
        <w:t>Working Meals</w:t>
      </w:r>
      <w:r w:rsidRPr="000D0EE6">
        <w:rPr>
          <w:rFonts w:ascii="Times New Roman" w:eastAsia="Times New Roman" w:hAnsi="Times New Roman" w:cs="Times New Roman"/>
          <w:b/>
          <w:bCs/>
          <w:sz w:val="24"/>
          <w:szCs w:val="24"/>
        </w:rPr>
        <w:t>:</w:t>
      </w:r>
      <w:r w:rsidRPr="000D0EE6">
        <w:rPr>
          <w:rFonts w:ascii="Times New Roman" w:eastAsia="Times New Roman" w:hAnsi="Times New Roman" w:cs="Times New Roman"/>
          <w:sz w:val="24"/>
          <w:szCs w:val="24"/>
        </w:rPr>
        <w:t xml:space="preserve"> As cost-share, POA is budgeting </w:t>
      </w:r>
      <w:r w:rsidR="003E0822" w:rsidRPr="000D0EE6">
        <w:rPr>
          <w:rFonts w:ascii="Times New Roman" w:eastAsia="Times New Roman" w:hAnsi="Times New Roman" w:cs="Times New Roman"/>
          <w:sz w:val="24"/>
          <w:szCs w:val="24"/>
        </w:rPr>
        <w:t>to host a working lunch as part of the workshop</w:t>
      </w:r>
      <w:r w:rsidR="009E26F3" w:rsidRPr="000D0EE6">
        <w:rPr>
          <w:rFonts w:ascii="Times New Roman" w:eastAsia="Times New Roman" w:hAnsi="Times New Roman" w:cs="Times New Roman"/>
          <w:sz w:val="24"/>
          <w:szCs w:val="24"/>
        </w:rPr>
        <w:t>. Based on experience for similar events, POA estimates $</w:t>
      </w:r>
      <w:r w:rsidR="00423BFC">
        <w:rPr>
          <w:rFonts w:ascii="Times New Roman" w:eastAsia="Times New Roman" w:hAnsi="Times New Roman" w:cs="Times New Roman"/>
          <w:sz w:val="24"/>
          <w:szCs w:val="24"/>
        </w:rPr>
        <w:t>80</w:t>
      </w:r>
      <w:r w:rsidR="00423BFC" w:rsidRPr="000D0EE6">
        <w:rPr>
          <w:rFonts w:ascii="Times New Roman" w:eastAsia="Times New Roman" w:hAnsi="Times New Roman" w:cs="Times New Roman"/>
          <w:sz w:val="24"/>
          <w:szCs w:val="24"/>
        </w:rPr>
        <w:t xml:space="preserve"> </w:t>
      </w:r>
      <w:r w:rsidR="009E26F3" w:rsidRPr="000D0EE6">
        <w:rPr>
          <w:rFonts w:ascii="Times New Roman" w:eastAsia="Times New Roman" w:hAnsi="Times New Roman" w:cs="Times New Roman"/>
          <w:sz w:val="24"/>
          <w:szCs w:val="24"/>
        </w:rPr>
        <w:t xml:space="preserve">per person for the meal. For the </w:t>
      </w:r>
      <w:r w:rsidR="00423BFC">
        <w:rPr>
          <w:rFonts w:ascii="Times New Roman" w:eastAsia="Times New Roman" w:hAnsi="Times New Roman" w:cs="Times New Roman"/>
          <w:sz w:val="24"/>
          <w:szCs w:val="24"/>
        </w:rPr>
        <w:t>one</w:t>
      </w:r>
      <w:r w:rsidR="00423BFC" w:rsidRPr="000D0EE6">
        <w:rPr>
          <w:rFonts w:ascii="Times New Roman" w:eastAsia="Times New Roman" w:hAnsi="Times New Roman" w:cs="Times New Roman"/>
          <w:sz w:val="24"/>
          <w:szCs w:val="24"/>
        </w:rPr>
        <w:t xml:space="preserve"> </w:t>
      </w:r>
      <w:r w:rsidR="009E26F3" w:rsidRPr="000D0EE6">
        <w:rPr>
          <w:rFonts w:ascii="Times New Roman" w:eastAsia="Times New Roman" w:hAnsi="Times New Roman" w:cs="Times New Roman"/>
          <w:sz w:val="24"/>
          <w:szCs w:val="24"/>
        </w:rPr>
        <w:t>(</w:t>
      </w:r>
      <w:r w:rsidR="00423BFC">
        <w:rPr>
          <w:rFonts w:ascii="Times New Roman" w:eastAsia="Times New Roman" w:hAnsi="Times New Roman" w:cs="Times New Roman"/>
          <w:sz w:val="24"/>
          <w:szCs w:val="24"/>
        </w:rPr>
        <w:t>1</w:t>
      </w:r>
      <w:r w:rsidR="009E26F3" w:rsidRPr="000D0EE6">
        <w:rPr>
          <w:rFonts w:ascii="Times New Roman" w:eastAsia="Times New Roman" w:hAnsi="Times New Roman" w:cs="Times New Roman"/>
          <w:sz w:val="24"/>
          <w:szCs w:val="24"/>
        </w:rPr>
        <w:t>) event</w:t>
      </w:r>
      <w:r w:rsidR="009E26F3" w:rsidRPr="009A2F8A">
        <w:rPr>
          <w:rFonts w:ascii="Times New Roman" w:eastAsia="Times New Roman" w:hAnsi="Times New Roman" w:cs="Times New Roman"/>
          <w:sz w:val="24"/>
          <w:szCs w:val="24"/>
        </w:rPr>
        <w:t xml:space="preserve">, POA estimates 150 participants. </w:t>
      </w:r>
      <w:r w:rsidRPr="009A2F8A">
        <w:rPr>
          <w:rFonts w:ascii="Times New Roman" w:eastAsia="Times New Roman" w:hAnsi="Times New Roman" w:cs="Times New Roman"/>
          <w:sz w:val="24"/>
          <w:szCs w:val="24"/>
        </w:rPr>
        <w:t xml:space="preserve">The total cost </w:t>
      </w:r>
      <w:r w:rsidR="009E26F3" w:rsidRPr="009A2F8A">
        <w:rPr>
          <w:rFonts w:ascii="Times New Roman" w:eastAsia="Times New Roman" w:hAnsi="Times New Roman" w:cs="Times New Roman"/>
          <w:sz w:val="24"/>
          <w:szCs w:val="24"/>
        </w:rPr>
        <w:t xml:space="preserve">for </w:t>
      </w:r>
      <w:r w:rsidR="00423BFC">
        <w:rPr>
          <w:rFonts w:ascii="Times New Roman" w:eastAsia="Times New Roman" w:hAnsi="Times New Roman" w:cs="Times New Roman"/>
          <w:sz w:val="24"/>
          <w:szCs w:val="24"/>
        </w:rPr>
        <w:t>1</w:t>
      </w:r>
      <w:r w:rsidR="009E26F3" w:rsidRPr="009A2F8A">
        <w:rPr>
          <w:rFonts w:ascii="Times New Roman" w:eastAsia="Times New Roman" w:hAnsi="Times New Roman" w:cs="Times New Roman"/>
          <w:sz w:val="24"/>
          <w:szCs w:val="24"/>
        </w:rPr>
        <w:t xml:space="preserve">50 people </w:t>
      </w:r>
      <w:r w:rsidRPr="009A2F8A">
        <w:rPr>
          <w:rFonts w:ascii="Times New Roman" w:eastAsia="Times New Roman" w:hAnsi="Times New Roman" w:cs="Times New Roman"/>
          <w:sz w:val="24"/>
          <w:szCs w:val="24"/>
        </w:rPr>
        <w:t xml:space="preserve">is </w:t>
      </w:r>
      <w:r w:rsidRPr="009A2F8A">
        <w:rPr>
          <w:rFonts w:ascii="Times New Roman" w:eastAsia="Times New Roman" w:hAnsi="Times New Roman" w:cs="Times New Roman"/>
          <w:b/>
          <w:bCs/>
          <w:sz w:val="24"/>
          <w:szCs w:val="24"/>
        </w:rPr>
        <w:t>$</w:t>
      </w:r>
      <w:r w:rsidR="00A831DD">
        <w:rPr>
          <w:rFonts w:ascii="Times New Roman" w:eastAsia="Times New Roman" w:hAnsi="Times New Roman" w:cs="Times New Roman"/>
          <w:b/>
          <w:bCs/>
          <w:sz w:val="24"/>
          <w:szCs w:val="24"/>
        </w:rPr>
        <w:t>3</w:t>
      </w:r>
      <w:r w:rsidR="009E26F3" w:rsidRPr="009A2F8A">
        <w:rPr>
          <w:rFonts w:ascii="Times New Roman" w:eastAsia="Times New Roman" w:hAnsi="Times New Roman" w:cs="Times New Roman"/>
          <w:b/>
          <w:bCs/>
          <w:sz w:val="24"/>
          <w:szCs w:val="24"/>
        </w:rPr>
        <w:t>,750</w:t>
      </w:r>
      <w:r w:rsidRPr="009A2F8A">
        <w:rPr>
          <w:rFonts w:ascii="Times New Roman" w:eastAsia="Times New Roman" w:hAnsi="Times New Roman" w:cs="Times New Roman"/>
          <w:b/>
          <w:bCs/>
          <w:sz w:val="24"/>
          <w:szCs w:val="24"/>
        </w:rPr>
        <w:t>, which POA will provide as cost-share.</w:t>
      </w:r>
      <w:r w:rsidR="00836B00">
        <w:rPr>
          <w:rFonts w:ascii="Times New Roman" w:eastAsia="Times New Roman" w:hAnsi="Times New Roman" w:cs="Times New Roman"/>
          <w:b/>
          <w:bCs/>
          <w:sz w:val="24"/>
          <w:szCs w:val="24"/>
        </w:rPr>
        <w:t xml:space="preserve"> </w:t>
      </w:r>
    </w:p>
    <w:p w14:paraId="242F5834" w14:textId="77777777" w:rsidR="008135A2" w:rsidRDefault="008135A2" w:rsidP="00FE5666">
      <w:pPr>
        <w:tabs>
          <w:tab w:val="left" w:pos="990"/>
          <w:tab w:val="left" w:pos="1080"/>
        </w:tabs>
        <w:ind w:left="990" w:right="-20" w:hanging="720"/>
        <w:jc w:val="both"/>
        <w:rPr>
          <w:rFonts w:ascii="Times New Roman" w:eastAsia="Times New Roman" w:hAnsi="Times New Roman" w:cs="Times New Roman"/>
          <w:color w:val="FF0000"/>
          <w:sz w:val="24"/>
          <w:szCs w:val="24"/>
        </w:rPr>
      </w:pPr>
    </w:p>
    <w:p w14:paraId="05B4942A" w14:textId="2FF56C71" w:rsidR="008135A2" w:rsidRPr="00952DC4" w:rsidRDefault="008135A2" w:rsidP="00FE5666">
      <w:pPr>
        <w:tabs>
          <w:tab w:val="left" w:pos="990"/>
          <w:tab w:val="left" w:pos="1080"/>
        </w:tabs>
        <w:ind w:left="990" w:right="-20" w:hanging="7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ab/>
      </w:r>
      <w:r w:rsidRPr="00952DC4">
        <w:rPr>
          <w:rFonts w:ascii="Times New Roman" w:eastAsia="Times New Roman" w:hAnsi="Times New Roman" w:cs="Times New Roman"/>
          <w:sz w:val="24"/>
          <w:szCs w:val="24"/>
        </w:rPr>
        <w:t xml:space="preserve">The </w:t>
      </w:r>
      <w:r w:rsidR="0055338F" w:rsidRPr="00952DC4">
        <w:rPr>
          <w:rFonts w:ascii="Times New Roman" w:eastAsia="Times New Roman" w:hAnsi="Times New Roman" w:cs="Times New Roman"/>
          <w:sz w:val="24"/>
          <w:szCs w:val="24"/>
        </w:rPr>
        <w:t xml:space="preserve">working </w:t>
      </w:r>
      <w:r w:rsidRPr="00952DC4">
        <w:rPr>
          <w:rFonts w:ascii="Times New Roman" w:eastAsia="Times New Roman" w:hAnsi="Times New Roman" w:cs="Times New Roman"/>
          <w:sz w:val="24"/>
          <w:szCs w:val="24"/>
        </w:rPr>
        <w:t>meals</w:t>
      </w:r>
      <w:r w:rsidR="00AB276E" w:rsidRPr="00952DC4">
        <w:rPr>
          <w:rFonts w:ascii="Times New Roman" w:eastAsia="Times New Roman" w:hAnsi="Times New Roman" w:cs="Times New Roman"/>
          <w:sz w:val="24"/>
          <w:szCs w:val="24"/>
        </w:rPr>
        <w:t xml:space="preserve"> are for </w:t>
      </w:r>
      <w:r w:rsidR="0043056E" w:rsidRPr="00952DC4">
        <w:rPr>
          <w:rFonts w:ascii="Times New Roman" w:eastAsia="Times New Roman" w:hAnsi="Times New Roman" w:cs="Times New Roman"/>
          <w:sz w:val="24"/>
          <w:szCs w:val="24"/>
        </w:rPr>
        <w:t xml:space="preserve">participants </w:t>
      </w:r>
      <w:r w:rsidR="00A04205" w:rsidRPr="00952DC4">
        <w:rPr>
          <w:rFonts w:ascii="Times New Roman" w:eastAsia="Times New Roman" w:hAnsi="Times New Roman" w:cs="Times New Roman"/>
          <w:sz w:val="24"/>
          <w:szCs w:val="24"/>
        </w:rPr>
        <w:t>that attend</w:t>
      </w:r>
      <w:r w:rsidR="0043056E" w:rsidRPr="00952DC4">
        <w:rPr>
          <w:rFonts w:ascii="Times New Roman" w:eastAsia="Times New Roman" w:hAnsi="Times New Roman" w:cs="Times New Roman"/>
          <w:sz w:val="24"/>
          <w:szCs w:val="24"/>
        </w:rPr>
        <w:t xml:space="preserve"> 100K workshops</w:t>
      </w:r>
      <w:r w:rsidR="00D55BEC">
        <w:rPr>
          <w:rFonts w:ascii="Times New Roman" w:eastAsia="Times New Roman" w:hAnsi="Times New Roman" w:cs="Times New Roman"/>
          <w:sz w:val="24"/>
          <w:szCs w:val="24"/>
        </w:rPr>
        <w:t xml:space="preserve"> {</w:t>
      </w:r>
      <w:r w:rsidR="00795AA8" w:rsidRPr="00952DC4">
        <w:rPr>
          <w:rFonts w:ascii="Times New Roman" w:eastAsia="Times New Roman" w:hAnsi="Times New Roman" w:cs="Times New Roman"/>
          <w:sz w:val="24"/>
          <w:szCs w:val="24"/>
        </w:rPr>
        <w:t xml:space="preserve">half or </w:t>
      </w:r>
      <w:r w:rsidR="0054418A" w:rsidRPr="00952DC4">
        <w:rPr>
          <w:rFonts w:ascii="Times New Roman" w:eastAsia="Times New Roman" w:hAnsi="Times New Roman" w:cs="Times New Roman"/>
          <w:sz w:val="24"/>
          <w:szCs w:val="24"/>
        </w:rPr>
        <w:t>full-day</w:t>
      </w:r>
      <w:r w:rsidR="00066E58">
        <w:rPr>
          <w:rFonts w:ascii="Times New Roman" w:eastAsia="Times New Roman" w:hAnsi="Times New Roman" w:cs="Times New Roman"/>
          <w:sz w:val="24"/>
          <w:szCs w:val="24"/>
        </w:rPr>
        <w:t>}</w:t>
      </w:r>
      <w:r w:rsidR="00795AA8" w:rsidRPr="00952DC4">
        <w:rPr>
          <w:rFonts w:ascii="Times New Roman" w:eastAsia="Times New Roman" w:hAnsi="Times New Roman" w:cs="Times New Roman"/>
          <w:sz w:val="24"/>
          <w:szCs w:val="24"/>
        </w:rPr>
        <w:t>, in-person</w:t>
      </w:r>
      <w:r w:rsidR="0054418A" w:rsidRPr="00952DC4">
        <w:rPr>
          <w:rFonts w:ascii="Times New Roman" w:eastAsia="Times New Roman" w:hAnsi="Times New Roman" w:cs="Times New Roman"/>
          <w:sz w:val="24"/>
          <w:szCs w:val="24"/>
        </w:rPr>
        <w:t xml:space="preserve"> events (</w:t>
      </w:r>
      <w:r w:rsidR="00983F81" w:rsidRPr="00952DC4">
        <w:rPr>
          <w:rFonts w:ascii="Times New Roman" w:eastAsia="Times New Roman" w:hAnsi="Times New Roman" w:cs="Times New Roman"/>
          <w:sz w:val="24"/>
          <w:szCs w:val="24"/>
        </w:rPr>
        <w:t xml:space="preserve">approx. </w:t>
      </w:r>
      <w:r w:rsidR="00795AA8" w:rsidRPr="00952DC4">
        <w:rPr>
          <w:rFonts w:ascii="Times New Roman" w:eastAsia="Times New Roman" w:hAnsi="Times New Roman" w:cs="Times New Roman"/>
          <w:sz w:val="24"/>
          <w:szCs w:val="24"/>
        </w:rPr>
        <w:t>4-</w:t>
      </w:r>
      <w:r w:rsidR="00983F81" w:rsidRPr="00952DC4">
        <w:rPr>
          <w:rFonts w:ascii="Times New Roman" w:eastAsia="Times New Roman" w:hAnsi="Times New Roman" w:cs="Times New Roman"/>
          <w:sz w:val="24"/>
          <w:szCs w:val="24"/>
        </w:rPr>
        <w:t>8</w:t>
      </w:r>
      <w:r w:rsidR="4FD545D8" w:rsidRPr="00952DC4">
        <w:rPr>
          <w:rFonts w:ascii="Times New Roman" w:eastAsia="Times New Roman" w:hAnsi="Times New Roman" w:cs="Times New Roman"/>
          <w:sz w:val="24"/>
          <w:szCs w:val="24"/>
        </w:rPr>
        <w:t xml:space="preserve"> hours long</w:t>
      </w:r>
      <w:r w:rsidR="00983F81" w:rsidRPr="00952DC4">
        <w:rPr>
          <w:rFonts w:ascii="Times New Roman" w:eastAsia="Times New Roman" w:hAnsi="Times New Roman" w:cs="Times New Roman"/>
          <w:sz w:val="24"/>
          <w:szCs w:val="24"/>
        </w:rPr>
        <w:t>)</w:t>
      </w:r>
      <w:r w:rsidR="00795AA8" w:rsidRPr="00952DC4">
        <w:rPr>
          <w:rFonts w:ascii="Times New Roman" w:eastAsia="Times New Roman" w:hAnsi="Times New Roman" w:cs="Times New Roman"/>
          <w:sz w:val="24"/>
          <w:szCs w:val="24"/>
        </w:rPr>
        <w:t>.</w:t>
      </w:r>
      <w:r w:rsidR="4FEF077E" w:rsidRPr="00952DC4">
        <w:rPr>
          <w:rFonts w:ascii="Times New Roman" w:eastAsia="Times New Roman" w:hAnsi="Times New Roman" w:cs="Times New Roman"/>
          <w:sz w:val="24"/>
          <w:szCs w:val="24"/>
        </w:rPr>
        <w:t xml:space="preserve"> </w:t>
      </w:r>
      <w:r w:rsidR="00E707C7" w:rsidRPr="00952DC4">
        <w:rPr>
          <w:rFonts w:ascii="Times New Roman" w:eastAsia="Times New Roman" w:hAnsi="Times New Roman" w:cs="Times New Roman"/>
          <w:sz w:val="24"/>
          <w:szCs w:val="24"/>
        </w:rPr>
        <w:t xml:space="preserve">Depending on the </w:t>
      </w:r>
      <w:r w:rsidR="00106A3C" w:rsidRPr="00952DC4">
        <w:rPr>
          <w:rFonts w:ascii="Times New Roman" w:eastAsia="Times New Roman" w:hAnsi="Times New Roman" w:cs="Times New Roman"/>
          <w:sz w:val="24"/>
          <w:szCs w:val="24"/>
        </w:rPr>
        <w:t>length of the workshop, c</w:t>
      </w:r>
      <w:r w:rsidR="005067AE" w:rsidRPr="00952DC4">
        <w:rPr>
          <w:rFonts w:ascii="Times New Roman" w:eastAsia="Times New Roman" w:hAnsi="Times New Roman" w:cs="Times New Roman"/>
          <w:sz w:val="24"/>
          <w:szCs w:val="24"/>
        </w:rPr>
        <w:t xml:space="preserve">osts include </w:t>
      </w:r>
      <w:r w:rsidR="00462AD6" w:rsidRPr="00952DC4">
        <w:rPr>
          <w:rFonts w:ascii="Times New Roman" w:eastAsia="Times New Roman" w:hAnsi="Times New Roman" w:cs="Times New Roman"/>
          <w:sz w:val="24"/>
          <w:szCs w:val="24"/>
        </w:rPr>
        <w:t xml:space="preserve">at least one meal (breakfast </w:t>
      </w:r>
      <w:r w:rsidR="00EE57C7" w:rsidRPr="00952DC4">
        <w:rPr>
          <w:rFonts w:ascii="Times New Roman" w:eastAsia="Times New Roman" w:hAnsi="Times New Roman" w:cs="Times New Roman"/>
          <w:sz w:val="24"/>
          <w:szCs w:val="24"/>
        </w:rPr>
        <w:t>and/</w:t>
      </w:r>
      <w:r w:rsidR="00462AD6" w:rsidRPr="00952DC4">
        <w:rPr>
          <w:rFonts w:ascii="Times New Roman" w:eastAsia="Times New Roman" w:hAnsi="Times New Roman" w:cs="Times New Roman"/>
          <w:sz w:val="24"/>
          <w:szCs w:val="24"/>
        </w:rPr>
        <w:t>or lunch</w:t>
      </w:r>
      <w:r w:rsidR="00052E75" w:rsidRPr="00952DC4">
        <w:rPr>
          <w:rFonts w:ascii="Times New Roman" w:eastAsia="Times New Roman" w:hAnsi="Times New Roman" w:cs="Times New Roman"/>
          <w:sz w:val="24"/>
          <w:szCs w:val="24"/>
        </w:rPr>
        <w:t>),</w:t>
      </w:r>
      <w:r w:rsidR="00EE57C7" w:rsidRPr="00952DC4">
        <w:rPr>
          <w:rFonts w:ascii="Times New Roman" w:eastAsia="Times New Roman" w:hAnsi="Times New Roman" w:cs="Times New Roman"/>
          <w:sz w:val="24"/>
          <w:szCs w:val="24"/>
        </w:rPr>
        <w:t xml:space="preserve"> </w:t>
      </w:r>
      <w:r w:rsidR="00DF1717" w:rsidRPr="00952DC4">
        <w:rPr>
          <w:rFonts w:ascii="Times New Roman" w:eastAsia="Times New Roman" w:hAnsi="Times New Roman" w:cs="Times New Roman"/>
          <w:sz w:val="24"/>
          <w:szCs w:val="24"/>
        </w:rPr>
        <w:t xml:space="preserve">refreshments </w:t>
      </w:r>
      <w:r w:rsidR="00486B5E" w:rsidRPr="00952DC4">
        <w:rPr>
          <w:rFonts w:ascii="Times New Roman" w:eastAsia="Times New Roman" w:hAnsi="Times New Roman" w:cs="Times New Roman"/>
          <w:sz w:val="24"/>
          <w:szCs w:val="24"/>
        </w:rPr>
        <w:t xml:space="preserve">(water, coffee, tea) </w:t>
      </w:r>
      <w:r w:rsidR="00052E75" w:rsidRPr="00952DC4">
        <w:rPr>
          <w:rFonts w:ascii="Times New Roman" w:eastAsia="Times New Roman" w:hAnsi="Times New Roman" w:cs="Times New Roman"/>
          <w:sz w:val="24"/>
          <w:szCs w:val="24"/>
        </w:rPr>
        <w:t>during</w:t>
      </w:r>
      <w:r w:rsidR="00DF1717" w:rsidRPr="00952DC4">
        <w:rPr>
          <w:rFonts w:ascii="Times New Roman" w:eastAsia="Times New Roman" w:hAnsi="Times New Roman" w:cs="Times New Roman"/>
          <w:sz w:val="24"/>
          <w:szCs w:val="24"/>
        </w:rPr>
        <w:t xml:space="preserve"> the event</w:t>
      </w:r>
      <w:r w:rsidR="00052E75" w:rsidRPr="00952DC4">
        <w:rPr>
          <w:rFonts w:ascii="Times New Roman" w:eastAsia="Times New Roman" w:hAnsi="Times New Roman" w:cs="Times New Roman"/>
          <w:sz w:val="24"/>
          <w:szCs w:val="24"/>
        </w:rPr>
        <w:t>,</w:t>
      </w:r>
      <w:r w:rsidR="0043056E" w:rsidRPr="00952DC4">
        <w:rPr>
          <w:rFonts w:ascii="Times New Roman" w:eastAsia="Times New Roman" w:hAnsi="Times New Roman" w:cs="Times New Roman"/>
          <w:sz w:val="24"/>
          <w:szCs w:val="24"/>
        </w:rPr>
        <w:t xml:space="preserve"> </w:t>
      </w:r>
      <w:r w:rsidR="00791FF7" w:rsidRPr="00952DC4">
        <w:rPr>
          <w:rFonts w:ascii="Times New Roman" w:eastAsia="Times New Roman" w:hAnsi="Times New Roman" w:cs="Times New Roman"/>
          <w:sz w:val="24"/>
          <w:szCs w:val="24"/>
        </w:rPr>
        <w:t>and labor</w:t>
      </w:r>
      <w:r w:rsidR="00984E49" w:rsidRPr="00952DC4">
        <w:rPr>
          <w:rFonts w:ascii="Times New Roman" w:eastAsia="Times New Roman" w:hAnsi="Times New Roman" w:cs="Times New Roman"/>
          <w:sz w:val="24"/>
          <w:szCs w:val="24"/>
        </w:rPr>
        <w:t>.</w:t>
      </w:r>
      <w:r w:rsidR="0043056E" w:rsidRPr="00952DC4">
        <w:rPr>
          <w:rFonts w:ascii="Times New Roman" w:eastAsia="Times New Roman" w:hAnsi="Times New Roman" w:cs="Times New Roman"/>
          <w:sz w:val="24"/>
          <w:szCs w:val="24"/>
        </w:rPr>
        <w:t xml:space="preserve"> They are not intended for staff and would not overlap with per diem.</w:t>
      </w:r>
    </w:p>
    <w:p w14:paraId="5D98C53C" w14:textId="77777777" w:rsidR="009E26F3" w:rsidRPr="00952DC4" w:rsidRDefault="009E26F3" w:rsidP="00971C00">
      <w:pPr>
        <w:tabs>
          <w:tab w:val="left" w:pos="990"/>
          <w:tab w:val="left" w:pos="1080"/>
        </w:tabs>
        <w:ind w:left="990" w:right="510" w:hanging="720"/>
        <w:jc w:val="both"/>
        <w:rPr>
          <w:rFonts w:ascii="Times New Roman" w:eastAsia="Times New Roman" w:hAnsi="Times New Roman" w:cs="Times New Roman"/>
          <w:sz w:val="24"/>
          <w:szCs w:val="24"/>
        </w:rPr>
      </w:pPr>
    </w:p>
    <w:p w14:paraId="0ADD004C" w14:textId="0718F987" w:rsidR="00971C00" w:rsidRPr="009A2F8A" w:rsidRDefault="009E26F3" w:rsidP="00FE5666">
      <w:pPr>
        <w:tabs>
          <w:tab w:val="left" w:pos="990"/>
          <w:tab w:val="left" w:pos="1080"/>
        </w:tabs>
        <w:ind w:left="990" w:right="-20" w:hanging="720"/>
        <w:jc w:val="both"/>
        <w:rPr>
          <w:rFonts w:ascii="Times New Roman" w:eastAsia="Times New Roman" w:hAnsi="Times New Roman" w:cs="Times New Roman"/>
          <w:b/>
          <w:bCs/>
          <w:sz w:val="24"/>
          <w:szCs w:val="24"/>
        </w:rPr>
      </w:pPr>
      <w:r w:rsidRPr="009A2F8A">
        <w:rPr>
          <w:rFonts w:ascii="Times New Roman" w:eastAsia="Times New Roman" w:hAnsi="Times New Roman" w:cs="Times New Roman"/>
          <w:sz w:val="24"/>
          <w:szCs w:val="24"/>
        </w:rPr>
        <w:t>H.8.</w:t>
      </w:r>
      <w:r w:rsidR="00FC7E96">
        <w:rPr>
          <w:rFonts w:ascii="Times New Roman" w:eastAsia="Times New Roman" w:hAnsi="Times New Roman" w:cs="Times New Roman"/>
          <w:sz w:val="24"/>
          <w:szCs w:val="24"/>
        </w:rPr>
        <w:t>4</w:t>
      </w:r>
      <w:r w:rsidRPr="009A2F8A">
        <w:rPr>
          <w:rFonts w:ascii="Times New Roman" w:eastAsia="Times New Roman" w:hAnsi="Times New Roman" w:cs="Times New Roman"/>
          <w:sz w:val="24"/>
          <w:szCs w:val="24"/>
        </w:rPr>
        <w:t xml:space="preserve"> </w:t>
      </w:r>
      <w:r w:rsidRPr="009A2F8A">
        <w:rPr>
          <w:rFonts w:ascii="Times New Roman" w:eastAsia="Times New Roman" w:hAnsi="Times New Roman" w:cs="Times New Roman"/>
          <w:sz w:val="24"/>
          <w:szCs w:val="24"/>
        </w:rPr>
        <w:tab/>
      </w:r>
      <w:r w:rsidR="00D050C4" w:rsidRPr="009A2F8A">
        <w:rPr>
          <w:rFonts w:ascii="Times New Roman" w:eastAsia="Times New Roman" w:hAnsi="Times New Roman" w:cs="Times New Roman"/>
          <w:b/>
          <w:bCs/>
          <w:sz w:val="24"/>
          <w:szCs w:val="24"/>
        </w:rPr>
        <w:t>Audio-Visual Equipment Rental</w:t>
      </w:r>
      <w:r w:rsidRPr="009A2F8A">
        <w:rPr>
          <w:rFonts w:ascii="Times New Roman" w:eastAsia="Times New Roman" w:hAnsi="Times New Roman" w:cs="Times New Roman"/>
          <w:b/>
          <w:bCs/>
          <w:sz w:val="24"/>
          <w:szCs w:val="24"/>
        </w:rPr>
        <w:t>:</w:t>
      </w:r>
      <w:r w:rsidRPr="009A2F8A">
        <w:rPr>
          <w:rFonts w:ascii="Times New Roman" w:eastAsia="Times New Roman" w:hAnsi="Times New Roman" w:cs="Times New Roman"/>
          <w:sz w:val="24"/>
          <w:szCs w:val="24"/>
        </w:rPr>
        <w:t xml:space="preserve"> As cost-share, POA is budgeting </w:t>
      </w:r>
      <w:r w:rsidR="00D050C4" w:rsidRPr="009A2F8A">
        <w:rPr>
          <w:rFonts w:ascii="Times New Roman" w:eastAsia="Times New Roman" w:hAnsi="Times New Roman" w:cs="Times New Roman"/>
          <w:sz w:val="24"/>
          <w:szCs w:val="24"/>
        </w:rPr>
        <w:t xml:space="preserve">to rent audio and visual equipment for the event space. The average rental price for A/V equipment for events is $200 per day. </w:t>
      </w:r>
      <w:r w:rsidR="00D27816">
        <w:rPr>
          <w:rFonts w:ascii="Times New Roman" w:eastAsia="Times New Roman" w:hAnsi="Times New Roman" w:cs="Times New Roman"/>
          <w:sz w:val="24"/>
          <w:szCs w:val="24"/>
        </w:rPr>
        <w:t>POA is assuming a reduced rate for A</w:t>
      </w:r>
      <w:r w:rsidR="0068424A">
        <w:rPr>
          <w:rFonts w:ascii="Times New Roman" w:eastAsia="Times New Roman" w:hAnsi="Times New Roman" w:cs="Times New Roman"/>
          <w:sz w:val="24"/>
          <w:szCs w:val="24"/>
        </w:rPr>
        <w:t xml:space="preserve">V equipment as some will be donated for use by HEIs and some included as part of the room rental. </w:t>
      </w:r>
      <w:r w:rsidR="00D050C4" w:rsidRPr="009A2F8A">
        <w:rPr>
          <w:rFonts w:ascii="Times New Roman" w:eastAsia="Times New Roman" w:hAnsi="Times New Roman" w:cs="Times New Roman"/>
          <w:sz w:val="24"/>
          <w:szCs w:val="24"/>
        </w:rPr>
        <w:t xml:space="preserve">For the </w:t>
      </w:r>
      <w:r w:rsidR="00A831DD">
        <w:rPr>
          <w:rFonts w:ascii="Times New Roman" w:eastAsia="Times New Roman" w:hAnsi="Times New Roman" w:cs="Times New Roman"/>
          <w:sz w:val="24"/>
          <w:szCs w:val="24"/>
        </w:rPr>
        <w:t>one</w:t>
      </w:r>
      <w:r w:rsidR="00A831DD" w:rsidRPr="009A2F8A">
        <w:rPr>
          <w:rFonts w:ascii="Times New Roman" w:eastAsia="Times New Roman" w:hAnsi="Times New Roman" w:cs="Times New Roman"/>
          <w:sz w:val="24"/>
          <w:szCs w:val="24"/>
        </w:rPr>
        <w:t xml:space="preserve"> </w:t>
      </w:r>
      <w:r w:rsidR="00D050C4" w:rsidRPr="009A2F8A">
        <w:rPr>
          <w:rFonts w:ascii="Times New Roman" w:eastAsia="Times New Roman" w:hAnsi="Times New Roman" w:cs="Times New Roman"/>
          <w:sz w:val="24"/>
          <w:szCs w:val="24"/>
        </w:rPr>
        <w:t>(</w:t>
      </w:r>
      <w:r w:rsidR="00A831DD">
        <w:rPr>
          <w:rFonts w:ascii="Times New Roman" w:eastAsia="Times New Roman" w:hAnsi="Times New Roman" w:cs="Times New Roman"/>
          <w:sz w:val="24"/>
          <w:szCs w:val="24"/>
        </w:rPr>
        <w:t>1</w:t>
      </w:r>
      <w:r w:rsidR="00D050C4" w:rsidRPr="009A2F8A">
        <w:rPr>
          <w:rFonts w:ascii="Times New Roman" w:eastAsia="Times New Roman" w:hAnsi="Times New Roman" w:cs="Times New Roman"/>
          <w:sz w:val="24"/>
          <w:szCs w:val="24"/>
        </w:rPr>
        <w:t xml:space="preserve">) workshop the total cost is </w:t>
      </w:r>
      <w:r w:rsidRPr="009A2F8A">
        <w:rPr>
          <w:rFonts w:ascii="Times New Roman" w:eastAsia="Times New Roman" w:hAnsi="Times New Roman" w:cs="Times New Roman"/>
          <w:b/>
          <w:bCs/>
          <w:sz w:val="24"/>
          <w:szCs w:val="24"/>
        </w:rPr>
        <w:t>$</w:t>
      </w:r>
      <w:r w:rsidR="00A831DD">
        <w:rPr>
          <w:rFonts w:ascii="Times New Roman" w:eastAsia="Times New Roman" w:hAnsi="Times New Roman" w:cs="Times New Roman"/>
          <w:b/>
          <w:bCs/>
          <w:sz w:val="24"/>
          <w:szCs w:val="24"/>
        </w:rPr>
        <w:t>2</w:t>
      </w:r>
      <w:r w:rsidRPr="009A2F8A">
        <w:rPr>
          <w:rFonts w:ascii="Times New Roman" w:eastAsia="Times New Roman" w:hAnsi="Times New Roman" w:cs="Times New Roman"/>
          <w:b/>
          <w:bCs/>
          <w:sz w:val="24"/>
          <w:szCs w:val="24"/>
        </w:rPr>
        <w:t>00, which POA will provide as cost-share.</w:t>
      </w:r>
    </w:p>
    <w:p w14:paraId="135F4A47" w14:textId="77777777" w:rsidR="00BA45C7" w:rsidRPr="009A2F8A" w:rsidRDefault="00BA45C7" w:rsidP="00FE5666">
      <w:pPr>
        <w:ind w:left="260" w:right="-20"/>
        <w:jc w:val="both"/>
        <w:rPr>
          <w:rFonts w:ascii="Times New Roman" w:hAnsi="Times New Roman" w:cs="Times New Roman"/>
          <w:b/>
          <w:sz w:val="24"/>
          <w:szCs w:val="24"/>
        </w:rPr>
      </w:pPr>
    </w:p>
    <w:p w14:paraId="04392496" w14:textId="7E18462D" w:rsidR="00BA45C7" w:rsidRPr="009A2F8A" w:rsidRDefault="00BA45C7" w:rsidP="00FE5666">
      <w:pPr>
        <w:ind w:left="260" w:right="-20"/>
        <w:jc w:val="both"/>
        <w:rPr>
          <w:rFonts w:ascii="Times New Roman" w:hAnsi="Times New Roman" w:cs="Times New Roman"/>
          <w:spacing w:val="-1"/>
          <w:sz w:val="24"/>
          <w:szCs w:val="24"/>
        </w:rPr>
      </w:pPr>
      <w:r w:rsidRPr="009A2F8A">
        <w:rPr>
          <w:rFonts w:ascii="Times New Roman" w:hAnsi="Times New Roman" w:cs="Times New Roman"/>
          <w:b/>
          <w:sz w:val="24"/>
          <w:szCs w:val="24"/>
        </w:rPr>
        <w:t>H.9 Conference Registrations</w:t>
      </w:r>
    </w:p>
    <w:p w14:paraId="3553C219" w14:textId="77777777" w:rsidR="00BA45C7" w:rsidRPr="009A2F8A" w:rsidRDefault="00BA45C7" w:rsidP="00FE5666">
      <w:pPr>
        <w:tabs>
          <w:tab w:val="left" w:pos="720"/>
          <w:tab w:val="left" w:pos="1080"/>
        </w:tabs>
        <w:ind w:left="720" w:right="-20" w:hanging="450"/>
        <w:jc w:val="both"/>
        <w:rPr>
          <w:rFonts w:ascii="Times New Roman" w:eastAsia="Times New Roman" w:hAnsi="Times New Roman" w:cs="Times New Roman"/>
          <w:sz w:val="24"/>
          <w:szCs w:val="24"/>
        </w:rPr>
      </w:pPr>
    </w:p>
    <w:p w14:paraId="16E661C5" w14:textId="1F112849" w:rsidR="0043056E" w:rsidRPr="0043056E" w:rsidRDefault="00BA45C7" w:rsidP="000D0EE6">
      <w:pPr>
        <w:tabs>
          <w:tab w:val="left" w:pos="1170"/>
          <w:tab w:val="left" w:pos="1350"/>
        </w:tabs>
        <w:ind w:left="990" w:right="-20" w:hanging="720"/>
        <w:jc w:val="both"/>
        <w:rPr>
          <w:rFonts w:ascii="Times New Roman" w:eastAsia="Times New Roman" w:hAnsi="Times New Roman" w:cs="Times New Roman"/>
          <w:b/>
          <w:bCs/>
          <w:color w:val="FF0000"/>
          <w:sz w:val="24"/>
          <w:szCs w:val="24"/>
        </w:rPr>
      </w:pPr>
      <w:r w:rsidRPr="009A2F8A">
        <w:rPr>
          <w:rFonts w:ascii="Times New Roman" w:eastAsia="Times New Roman" w:hAnsi="Times New Roman" w:cs="Times New Roman"/>
          <w:sz w:val="24"/>
          <w:szCs w:val="24"/>
        </w:rPr>
        <w:t>H.9.</w:t>
      </w:r>
      <w:r w:rsidR="008F24F3" w:rsidRPr="009A2F8A">
        <w:rPr>
          <w:rFonts w:ascii="Times New Roman" w:eastAsia="Times New Roman" w:hAnsi="Times New Roman" w:cs="Times New Roman"/>
          <w:sz w:val="24"/>
          <w:szCs w:val="24"/>
        </w:rPr>
        <w:t xml:space="preserve">1 </w:t>
      </w:r>
      <w:r w:rsidR="008F24F3" w:rsidRPr="009A2F8A">
        <w:rPr>
          <w:rFonts w:ascii="Times New Roman" w:eastAsia="Times New Roman" w:hAnsi="Times New Roman" w:cs="Times New Roman"/>
          <w:sz w:val="24"/>
          <w:szCs w:val="24"/>
        </w:rPr>
        <w:tab/>
      </w:r>
      <w:r w:rsidR="00E85BEB" w:rsidRPr="00B01C1D">
        <w:rPr>
          <w:rFonts w:ascii="Times New Roman" w:eastAsia="Times New Roman" w:hAnsi="Times New Roman" w:cs="Times New Roman"/>
          <w:b/>
          <w:bCs/>
          <w:sz w:val="24"/>
          <w:szCs w:val="24"/>
        </w:rPr>
        <w:t xml:space="preserve">International </w:t>
      </w:r>
      <w:r w:rsidRPr="00B01C1D">
        <w:rPr>
          <w:rFonts w:ascii="Times New Roman" w:eastAsia="Times New Roman" w:hAnsi="Times New Roman" w:cs="Times New Roman"/>
          <w:b/>
          <w:bCs/>
          <w:sz w:val="24"/>
          <w:szCs w:val="24"/>
        </w:rPr>
        <w:t>Conference Registration Fees:</w:t>
      </w:r>
      <w:r w:rsidRPr="00B01C1D">
        <w:rPr>
          <w:rFonts w:ascii="Times New Roman" w:eastAsia="Times New Roman" w:hAnsi="Times New Roman" w:cs="Times New Roman"/>
          <w:sz w:val="24"/>
          <w:szCs w:val="24"/>
        </w:rPr>
        <w:t xml:space="preserve"> POA is budgeting for staff to </w:t>
      </w:r>
      <w:r w:rsidR="00C43C52" w:rsidRPr="00B01C1D">
        <w:rPr>
          <w:rFonts w:ascii="Times New Roman" w:eastAsia="Times New Roman" w:hAnsi="Times New Roman" w:cs="Times New Roman"/>
          <w:sz w:val="24"/>
          <w:szCs w:val="24"/>
        </w:rPr>
        <w:t xml:space="preserve">register for </w:t>
      </w:r>
      <w:r w:rsidR="005017BE">
        <w:rPr>
          <w:rFonts w:ascii="Times New Roman" w:eastAsia="Times New Roman" w:hAnsi="Times New Roman" w:cs="Times New Roman"/>
          <w:sz w:val="24"/>
          <w:szCs w:val="24"/>
        </w:rPr>
        <w:t>4</w:t>
      </w:r>
      <w:r w:rsidR="00167FD9" w:rsidRPr="00B01C1D">
        <w:rPr>
          <w:rFonts w:ascii="Times New Roman" w:eastAsia="Times New Roman" w:hAnsi="Times New Roman" w:cs="Times New Roman"/>
          <w:sz w:val="24"/>
          <w:szCs w:val="24"/>
        </w:rPr>
        <w:t xml:space="preserve"> </w:t>
      </w:r>
      <w:r w:rsidRPr="00B01C1D">
        <w:rPr>
          <w:rFonts w:ascii="Times New Roman" w:eastAsia="Times New Roman" w:hAnsi="Times New Roman" w:cs="Times New Roman"/>
          <w:sz w:val="24"/>
          <w:szCs w:val="24"/>
        </w:rPr>
        <w:t xml:space="preserve">international </w:t>
      </w:r>
      <w:r w:rsidR="00C43C52" w:rsidRPr="00B01C1D">
        <w:rPr>
          <w:rFonts w:ascii="Times New Roman" w:eastAsia="Times New Roman" w:hAnsi="Times New Roman" w:cs="Times New Roman"/>
          <w:sz w:val="24"/>
          <w:szCs w:val="24"/>
        </w:rPr>
        <w:t>c</w:t>
      </w:r>
      <w:r w:rsidRPr="00B01C1D">
        <w:rPr>
          <w:rFonts w:ascii="Times New Roman" w:eastAsia="Times New Roman" w:hAnsi="Times New Roman" w:cs="Times New Roman"/>
          <w:sz w:val="24"/>
          <w:szCs w:val="24"/>
        </w:rPr>
        <w:t>onferences at an average</w:t>
      </w:r>
      <w:r w:rsidRPr="009A2F8A">
        <w:rPr>
          <w:rFonts w:ascii="Times New Roman" w:eastAsia="Times New Roman" w:hAnsi="Times New Roman" w:cs="Times New Roman"/>
          <w:sz w:val="24"/>
          <w:szCs w:val="24"/>
        </w:rPr>
        <w:t xml:space="preserve"> rate of $</w:t>
      </w:r>
      <w:r w:rsidR="00C43C52" w:rsidRPr="009A2F8A">
        <w:rPr>
          <w:rFonts w:ascii="Times New Roman" w:eastAsia="Times New Roman" w:hAnsi="Times New Roman" w:cs="Times New Roman"/>
          <w:sz w:val="24"/>
          <w:szCs w:val="24"/>
        </w:rPr>
        <w:t>4</w:t>
      </w:r>
      <w:r w:rsidRPr="009A2F8A">
        <w:rPr>
          <w:rFonts w:ascii="Times New Roman" w:eastAsia="Times New Roman" w:hAnsi="Times New Roman" w:cs="Times New Roman"/>
          <w:sz w:val="24"/>
          <w:szCs w:val="24"/>
        </w:rPr>
        <w:t xml:space="preserve">50/conference. </w:t>
      </w:r>
      <w:r w:rsidR="001E0097" w:rsidRPr="009A2F8A">
        <w:rPr>
          <w:rFonts w:ascii="Times New Roman" w:eastAsia="Times New Roman" w:hAnsi="Times New Roman" w:cs="Times New Roman"/>
          <w:sz w:val="24"/>
          <w:szCs w:val="24"/>
        </w:rPr>
        <w:t>POA attend</w:t>
      </w:r>
      <w:r w:rsidR="0043056E">
        <w:rPr>
          <w:rFonts w:ascii="Times New Roman" w:eastAsia="Times New Roman" w:hAnsi="Times New Roman" w:cs="Times New Roman"/>
          <w:sz w:val="24"/>
          <w:szCs w:val="24"/>
        </w:rPr>
        <w:t>s</w:t>
      </w:r>
      <w:r w:rsidR="001E0097" w:rsidRPr="009A2F8A">
        <w:rPr>
          <w:rFonts w:ascii="Times New Roman" w:eastAsia="Times New Roman" w:hAnsi="Times New Roman" w:cs="Times New Roman"/>
          <w:sz w:val="24"/>
          <w:szCs w:val="24"/>
        </w:rPr>
        <w:t xml:space="preserve"> various conferences and lead panel sessions with invited 100K Strong </w:t>
      </w:r>
      <w:r w:rsidR="006D7D4D">
        <w:rPr>
          <w:rFonts w:ascii="Times New Roman" w:eastAsia="Times New Roman" w:hAnsi="Times New Roman" w:cs="Times New Roman"/>
          <w:sz w:val="24"/>
          <w:szCs w:val="24"/>
        </w:rPr>
        <w:t>innovation grant</w:t>
      </w:r>
      <w:r w:rsidR="001E0097" w:rsidRPr="009A2F8A">
        <w:rPr>
          <w:rFonts w:ascii="Times New Roman" w:eastAsia="Times New Roman" w:hAnsi="Times New Roman" w:cs="Times New Roman"/>
          <w:sz w:val="24"/>
          <w:szCs w:val="24"/>
        </w:rPr>
        <w:t xml:space="preserve"> recipients to share information about 100K Strong grant opportunities with potential applicant universities and colleges. This level of outreach and in-person engagement is critical to ensure strong participation in all future grant competitions. </w:t>
      </w:r>
      <w:r w:rsidR="008F24F3" w:rsidRPr="009A2F8A">
        <w:rPr>
          <w:rFonts w:ascii="Times New Roman" w:eastAsia="Times New Roman" w:hAnsi="Times New Roman" w:cs="Times New Roman"/>
          <w:sz w:val="24"/>
          <w:szCs w:val="24"/>
        </w:rPr>
        <w:t xml:space="preserve">The total estimated cost is </w:t>
      </w:r>
      <w:r w:rsidR="008F24F3" w:rsidRPr="009A2F8A">
        <w:rPr>
          <w:rFonts w:ascii="Times New Roman" w:eastAsia="Times New Roman" w:hAnsi="Times New Roman" w:cs="Times New Roman"/>
          <w:b/>
          <w:bCs/>
          <w:sz w:val="24"/>
          <w:szCs w:val="24"/>
        </w:rPr>
        <w:t>$</w:t>
      </w:r>
      <w:r w:rsidR="005017BE">
        <w:rPr>
          <w:rFonts w:ascii="Times New Roman" w:eastAsia="Times New Roman" w:hAnsi="Times New Roman" w:cs="Times New Roman"/>
          <w:b/>
          <w:bCs/>
          <w:sz w:val="24"/>
          <w:szCs w:val="24"/>
        </w:rPr>
        <w:t>1,800</w:t>
      </w:r>
      <w:r w:rsidR="008F24F3" w:rsidRPr="009A2F8A">
        <w:rPr>
          <w:rFonts w:ascii="Times New Roman" w:eastAsia="Times New Roman" w:hAnsi="Times New Roman" w:cs="Times New Roman"/>
          <w:sz w:val="24"/>
          <w:szCs w:val="24"/>
        </w:rPr>
        <w:t xml:space="preserve">. </w:t>
      </w:r>
      <w:r w:rsidR="001E0097" w:rsidRPr="009A2F8A">
        <w:rPr>
          <w:rFonts w:ascii="Times New Roman" w:eastAsia="Times New Roman" w:hAnsi="Times New Roman" w:cs="Times New Roman"/>
          <w:sz w:val="24"/>
          <w:szCs w:val="24"/>
        </w:rPr>
        <w:t xml:space="preserve">Below is the list of planned </w:t>
      </w:r>
      <w:r w:rsidR="005350ED" w:rsidRPr="009A2F8A">
        <w:rPr>
          <w:rFonts w:ascii="Times New Roman" w:eastAsia="Times New Roman" w:hAnsi="Times New Roman" w:cs="Times New Roman"/>
          <w:sz w:val="24"/>
          <w:szCs w:val="24"/>
        </w:rPr>
        <w:t xml:space="preserve">international </w:t>
      </w:r>
      <w:r w:rsidR="001E0097" w:rsidRPr="009A2F8A">
        <w:rPr>
          <w:rFonts w:ascii="Times New Roman" w:eastAsia="Times New Roman" w:hAnsi="Times New Roman" w:cs="Times New Roman"/>
          <w:sz w:val="24"/>
          <w:szCs w:val="24"/>
        </w:rPr>
        <w:t>registrations</w:t>
      </w:r>
      <w:r w:rsidR="00102057" w:rsidRPr="009A2F8A">
        <w:rPr>
          <w:rFonts w:ascii="Times New Roman" w:eastAsia="Times New Roman" w:hAnsi="Times New Roman" w:cs="Times New Roman"/>
          <w:sz w:val="24"/>
          <w:szCs w:val="24"/>
        </w:rPr>
        <w:t>.</w:t>
      </w:r>
      <w:r w:rsidR="00B01C1D">
        <w:rPr>
          <w:rFonts w:ascii="Times New Roman" w:eastAsia="Times New Roman" w:hAnsi="Times New Roman" w:cs="Times New Roman"/>
          <w:sz w:val="24"/>
          <w:szCs w:val="24"/>
        </w:rPr>
        <w:t xml:space="preserve"> </w:t>
      </w:r>
    </w:p>
    <w:p w14:paraId="35DED11D" w14:textId="069EFD39" w:rsidR="00BA45C7" w:rsidRPr="009A2F8A" w:rsidRDefault="00BA45C7" w:rsidP="00BA45C7">
      <w:pPr>
        <w:tabs>
          <w:tab w:val="left" w:pos="1170"/>
          <w:tab w:val="left" w:pos="1350"/>
        </w:tabs>
        <w:ind w:left="990" w:right="510" w:hanging="720"/>
        <w:jc w:val="both"/>
        <w:rPr>
          <w:rFonts w:ascii="Times New Roman" w:eastAsia="Times New Roman" w:hAnsi="Times New Roman" w:cs="Times New Roman"/>
          <w:sz w:val="24"/>
          <w:szCs w:val="24"/>
        </w:rPr>
      </w:pPr>
    </w:p>
    <w:tbl>
      <w:tblPr>
        <w:tblW w:w="9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765"/>
        <w:gridCol w:w="7072"/>
        <w:gridCol w:w="1576"/>
      </w:tblGrid>
      <w:tr w:rsidR="00DF444D" w:rsidRPr="009A2F8A" w14:paraId="2D3DE60C" w14:textId="77777777" w:rsidTr="00611D2E">
        <w:trPr>
          <w:trHeight w:val="321"/>
        </w:trPr>
        <w:tc>
          <w:tcPr>
            <w:tcW w:w="765" w:type="dxa"/>
            <w:shd w:val="clear" w:color="auto" w:fill="DBE5F1" w:themeFill="accent1" w:themeFillTint="33"/>
            <w:noWrap/>
            <w:vAlign w:val="bottom"/>
            <w:hideMark/>
          </w:tcPr>
          <w:p w14:paraId="6A1FA2B0" w14:textId="77777777" w:rsidR="00C83B8F" w:rsidRPr="009A2F8A" w:rsidRDefault="00C83B8F" w:rsidP="00C83B8F">
            <w:pPr>
              <w:widowControl/>
              <w:jc w:val="center"/>
              <w:rPr>
                <w:rFonts w:ascii="Times New Roman" w:eastAsia="Times New Roman" w:hAnsi="Times New Roman" w:cs="Times New Roman"/>
                <w:sz w:val="24"/>
                <w:szCs w:val="24"/>
              </w:rPr>
            </w:pPr>
          </w:p>
        </w:tc>
        <w:tc>
          <w:tcPr>
            <w:tcW w:w="7072" w:type="dxa"/>
            <w:shd w:val="clear" w:color="auto" w:fill="DBE5F1" w:themeFill="accent1" w:themeFillTint="33"/>
            <w:vAlign w:val="center"/>
            <w:hideMark/>
          </w:tcPr>
          <w:p w14:paraId="5AB123BC" w14:textId="24CE3CF0" w:rsidR="00C83B8F" w:rsidRPr="009A2F8A" w:rsidRDefault="00C83B8F" w:rsidP="00C83B8F">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International Conferences</w:t>
            </w:r>
          </w:p>
        </w:tc>
        <w:tc>
          <w:tcPr>
            <w:tcW w:w="1576" w:type="dxa"/>
            <w:shd w:val="clear" w:color="auto" w:fill="DBE5F1" w:themeFill="accent1" w:themeFillTint="33"/>
            <w:vAlign w:val="center"/>
            <w:hideMark/>
          </w:tcPr>
          <w:p w14:paraId="58B4DAE2" w14:textId="044BBDC0" w:rsidR="00C83B8F" w:rsidRPr="009A2F8A" w:rsidRDefault="00C83B8F" w:rsidP="00C83B8F">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Registrations</w:t>
            </w:r>
          </w:p>
        </w:tc>
      </w:tr>
      <w:tr w:rsidR="00F63784" w:rsidRPr="009A2F8A" w14:paraId="6CF0EACA" w14:textId="77777777" w:rsidTr="00C55B3D">
        <w:trPr>
          <w:trHeight w:val="62"/>
        </w:trPr>
        <w:tc>
          <w:tcPr>
            <w:tcW w:w="765" w:type="dxa"/>
            <w:shd w:val="clear" w:color="auto" w:fill="9BC2E6"/>
            <w:noWrap/>
            <w:vAlign w:val="center"/>
            <w:hideMark/>
          </w:tcPr>
          <w:p w14:paraId="71547ED9" w14:textId="77777777" w:rsidR="00F63784" w:rsidRPr="009A2F8A" w:rsidRDefault="00F63784" w:rsidP="00F63784">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2023</w:t>
            </w:r>
          </w:p>
        </w:tc>
        <w:tc>
          <w:tcPr>
            <w:tcW w:w="7072" w:type="dxa"/>
            <w:shd w:val="clear" w:color="auto" w:fill="D9E1F2"/>
            <w:vAlign w:val="center"/>
            <w:hideMark/>
          </w:tcPr>
          <w:p w14:paraId="51934FC1" w14:textId="63DEA300" w:rsidR="00F63784" w:rsidRPr="009E75CD" w:rsidRDefault="00F63784" w:rsidP="00F63784">
            <w:pPr>
              <w:widowControl/>
              <w:rPr>
                <w:rFonts w:ascii="Times New Roman" w:hAnsi="Times New Roman"/>
                <w:i/>
                <w:color w:val="000000"/>
                <w:sz w:val="24"/>
              </w:rPr>
            </w:pPr>
            <w:r w:rsidRPr="009A2F8A">
              <w:rPr>
                <w:rFonts w:ascii="Times New Roman" w:eastAsia="Times New Roman" w:hAnsi="Times New Roman" w:cs="Times New Roman"/>
                <w:i/>
                <w:iCs/>
                <w:color w:val="000000"/>
                <w:sz w:val="24"/>
                <w:szCs w:val="24"/>
              </w:rPr>
              <w:t>2023 Conference of the Americas on International Education (CAIE)</w:t>
            </w:r>
          </w:p>
        </w:tc>
        <w:tc>
          <w:tcPr>
            <w:tcW w:w="1576" w:type="dxa"/>
            <w:shd w:val="clear" w:color="auto" w:fill="D9E1F2"/>
            <w:vAlign w:val="center"/>
            <w:hideMark/>
          </w:tcPr>
          <w:p w14:paraId="1B6781F2" w14:textId="6F202F55" w:rsidR="00F63784" w:rsidRPr="009A2F8A" w:rsidRDefault="00F63784" w:rsidP="00F63784">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r>
      <w:tr w:rsidR="005D4C35" w:rsidRPr="009A2F8A" w14:paraId="5BF5C667" w14:textId="77777777" w:rsidTr="00F63784">
        <w:trPr>
          <w:trHeight w:val="539"/>
        </w:trPr>
        <w:tc>
          <w:tcPr>
            <w:tcW w:w="765" w:type="dxa"/>
            <w:shd w:val="clear" w:color="auto" w:fill="F4B084"/>
            <w:noWrap/>
            <w:vAlign w:val="center"/>
            <w:hideMark/>
          </w:tcPr>
          <w:p w14:paraId="4803B635" w14:textId="77777777" w:rsidR="00C83B8F" w:rsidRPr="009A2F8A" w:rsidRDefault="00C83B8F" w:rsidP="00C83B8F">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2024</w:t>
            </w:r>
          </w:p>
        </w:tc>
        <w:tc>
          <w:tcPr>
            <w:tcW w:w="7072" w:type="dxa"/>
            <w:shd w:val="clear" w:color="auto" w:fill="FCE4D6"/>
            <w:vAlign w:val="center"/>
            <w:hideMark/>
          </w:tcPr>
          <w:p w14:paraId="5171E532" w14:textId="77777777" w:rsidR="00C83B8F" w:rsidRPr="009A2F8A" w:rsidRDefault="00C83B8F" w:rsidP="00C83B8F">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2024 FAUBAI-Brazil Annual Conference</w:t>
            </w:r>
          </w:p>
        </w:tc>
        <w:tc>
          <w:tcPr>
            <w:tcW w:w="1576" w:type="dxa"/>
            <w:shd w:val="clear" w:color="auto" w:fill="FCE4D6"/>
            <w:vAlign w:val="center"/>
            <w:hideMark/>
          </w:tcPr>
          <w:p w14:paraId="1972961E" w14:textId="77777777" w:rsidR="00C83B8F" w:rsidRPr="009A2F8A" w:rsidRDefault="00C83B8F" w:rsidP="00C83B8F">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r>
      <w:tr w:rsidR="00F63784" w:rsidRPr="009A2F8A" w14:paraId="3E7D9215" w14:textId="77777777" w:rsidTr="00F63784">
        <w:trPr>
          <w:trHeight w:val="467"/>
        </w:trPr>
        <w:tc>
          <w:tcPr>
            <w:tcW w:w="765" w:type="dxa"/>
            <w:vMerge w:val="restart"/>
            <w:shd w:val="clear" w:color="auto" w:fill="A9D08E"/>
            <w:noWrap/>
            <w:vAlign w:val="center"/>
            <w:hideMark/>
          </w:tcPr>
          <w:p w14:paraId="512E5163" w14:textId="77777777" w:rsidR="00F63784" w:rsidRPr="009A2F8A" w:rsidRDefault="00F63784" w:rsidP="00F63784">
            <w:pPr>
              <w:widowControl/>
              <w:jc w:val="center"/>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2025</w:t>
            </w:r>
          </w:p>
        </w:tc>
        <w:tc>
          <w:tcPr>
            <w:tcW w:w="7072" w:type="dxa"/>
            <w:shd w:val="clear" w:color="auto" w:fill="E2EFDA"/>
            <w:vAlign w:val="center"/>
            <w:hideMark/>
          </w:tcPr>
          <w:p w14:paraId="78F5190E" w14:textId="754E0410" w:rsidR="00F63784" w:rsidRPr="009E75CD" w:rsidRDefault="00F63784" w:rsidP="00F63784">
            <w:pPr>
              <w:widowControl/>
              <w:rPr>
                <w:rFonts w:ascii="Times New Roman" w:hAnsi="Times New Roman"/>
                <w:i/>
                <w:color w:val="000000"/>
                <w:sz w:val="24"/>
              </w:rPr>
            </w:pPr>
            <w:r w:rsidRPr="009A2F8A">
              <w:rPr>
                <w:rFonts w:ascii="Times New Roman" w:eastAsia="Times New Roman" w:hAnsi="Times New Roman" w:cs="Times New Roman"/>
                <w:i/>
                <w:iCs/>
                <w:color w:val="000000"/>
                <w:sz w:val="24"/>
                <w:szCs w:val="24"/>
              </w:rPr>
              <w:t>2025 FAUBAI-Brazil Annual Conference</w:t>
            </w:r>
            <w:r>
              <w:rPr>
                <w:rFonts w:ascii="Times New Roman" w:eastAsia="Times New Roman" w:hAnsi="Times New Roman" w:cs="Times New Roman"/>
                <w:i/>
                <w:iCs/>
                <w:color w:val="000000"/>
                <w:sz w:val="24"/>
                <w:szCs w:val="24"/>
              </w:rPr>
              <w:t xml:space="preserve"> (TBC)</w:t>
            </w:r>
          </w:p>
        </w:tc>
        <w:tc>
          <w:tcPr>
            <w:tcW w:w="1576" w:type="dxa"/>
            <w:shd w:val="clear" w:color="auto" w:fill="E2EFDA"/>
            <w:vAlign w:val="center"/>
            <w:hideMark/>
          </w:tcPr>
          <w:p w14:paraId="6DCF22F9" w14:textId="6177FBA6" w:rsidR="00F63784" w:rsidRPr="009A2F8A" w:rsidRDefault="00F63784" w:rsidP="00F63784">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r>
      <w:tr w:rsidR="005D4C35" w:rsidRPr="009A2F8A" w14:paraId="01E6E12C" w14:textId="77777777" w:rsidTr="00611D2E">
        <w:trPr>
          <w:trHeight w:val="321"/>
        </w:trPr>
        <w:tc>
          <w:tcPr>
            <w:tcW w:w="765" w:type="dxa"/>
            <w:vMerge/>
            <w:vAlign w:val="center"/>
            <w:hideMark/>
          </w:tcPr>
          <w:p w14:paraId="698BD5E6" w14:textId="77777777" w:rsidR="00C83B8F" w:rsidRPr="009A2F8A" w:rsidRDefault="00C83B8F" w:rsidP="00C83B8F">
            <w:pPr>
              <w:widowControl/>
              <w:rPr>
                <w:rFonts w:ascii="Times New Roman" w:eastAsia="Times New Roman" w:hAnsi="Times New Roman" w:cs="Times New Roman"/>
                <w:sz w:val="24"/>
                <w:szCs w:val="24"/>
              </w:rPr>
            </w:pPr>
          </w:p>
        </w:tc>
        <w:tc>
          <w:tcPr>
            <w:tcW w:w="7072" w:type="dxa"/>
            <w:shd w:val="clear" w:color="auto" w:fill="E2EFDA"/>
            <w:vAlign w:val="center"/>
            <w:hideMark/>
          </w:tcPr>
          <w:p w14:paraId="3499C01B" w14:textId="0B6FA604" w:rsidR="00C83B8F" w:rsidRPr="009A2F8A" w:rsidRDefault="00C83B8F" w:rsidP="00C83B8F">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2025 Conference of the Americas on International Education (CAIE)</w:t>
            </w:r>
            <w:r w:rsidR="00066E58">
              <w:rPr>
                <w:rFonts w:ascii="Times New Roman" w:eastAsia="Times New Roman" w:hAnsi="Times New Roman" w:cs="Times New Roman"/>
                <w:i/>
                <w:iCs/>
                <w:color w:val="000000"/>
                <w:sz w:val="24"/>
                <w:szCs w:val="24"/>
              </w:rPr>
              <w:t xml:space="preserve"> (TBC)</w:t>
            </w:r>
          </w:p>
        </w:tc>
        <w:tc>
          <w:tcPr>
            <w:tcW w:w="1576" w:type="dxa"/>
            <w:shd w:val="clear" w:color="auto" w:fill="E2EFDA"/>
            <w:vAlign w:val="center"/>
            <w:hideMark/>
          </w:tcPr>
          <w:p w14:paraId="096BA6B3" w14:textId="77777777" w:rsidR="00C83B8F" w:rsidRPr="009A2F8A" w:rsidRDefault="00C83B8F" w:rsidP="00C83B8F">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r>
      <w:tr w:rsidR="005D4C35" w:rsidRPr="009A2F8A" w14:paraId="598858AC" w14:textId="77777777" w:rsidTr="00611D2E">
        <w:trPr>
          <w:trHeight w:val="173"/>
        </w:trPr>
        <w:tc>
          <w:tcPr>
            <w:tcW w:w="765" w:type="dxa"/>
            <w:shd w:val="clear" w:color="auto" w:fill="DBE5F1" w:themeFill="accent1" w:themeFillTint="33"/>
            <w:noWrap/>
            <w:vAlign w:val="bottom"/>
            <w:hideMark/>
          </w:tcPr>
          <w:p w14:paraId="1158F4AF" w14:textId="77777777" w:rsidR="00C83B8F" w:rsidRPr="009A2F8A" w:rsidRDefault="00C83B8F" w:rsidP="00C83B8F">
            <w:pPr>
              <w:widowControl/>
              <w:jc w:val="center"/>
              <w:rPr>
                <w:rFonts w:ascii="Times New Roman" w:eastAsia="Times New Roman" w:hAnsi="Times New Roman" w:cs="Times New Roman"/>
                <w:color w:val="000000"/>
                <w:sz w:val="24"/>
                <w:szCs w:val="24"/>
              </w:rPr>
            </w:pPr>
          </w:p>
        </w:tc>
        <w:tc>
          <w:tcPr>
            <w:tcW w:w="7072" w:type="dxa"/>
            <w:shd w:val="clear" w:color="auto" w:fill="DBE5F1" w:themeFill="accent1" w:themeFillTint="33"/>
            <w:vAlign w:val="center"/>
            <w:hideMark/>
          </w:tcPr>
          <w:p w14:paraId="1CAF8AB0" w14:textId="48660B8B" w:rsidR="00C83B8F" w:rsidRPr="009A2F8A" w:rsidRDefault="00C83B8F" w:rsidP="00C83B8F">
            <w:pPr>
              <w:widowControl/>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xml:space="preserve">Total International </w:t>
            </w:r>
            <w:r w:rsidR="00DF444D" w:rsidRPr="009A2F8A">
              <w:rPr>
                <w:rFonts w:ascii="Times New Roman" w:eastAsia="Times New Roman" w:hAnsi="Times New Roman" w:cs="Times New Roman"/>
                <w:b/>
                <w:bCs/>
                <w:color w:val="000000"/>
                <w:sz w:val="24"/>
                <w:szCs w:val="24"/>
              </w:rPr>
              <w:t>Registrations</w:t>
            </w:r>
          </w:p>
        </w:tc>
        <w:tc>
          <w:tcPr>
            <w:tcW w:w="1576" w:type="dxa"/>
            <w:shd w:val="clear" w:color="auto" w:fill="DBE5F1" w:themeFill="accent1" w:themeFillTint="33"/>
            <w:vAlign w:val="center"/>
            <w:hideMark/>
          </w:tcPr>
          <w:p w14:paraId="15683365" w14:textId="2FD8451E" w:rsidR="00C83B8F" w:rsidRPr="009A2F8A" w:rsidRDefault="00483AC4" w:rsidP="00C83B8F">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r>
    </w:tbl>
    <w:p w14:paraId="6AC3EB5B" w14:textId="77777777" w:rsidR="00C83B8F" w:rsidRPr="009A2F8A" w:rsidRDefault="00C83B8F" w:rsidP="00BA45C7">
      <w:pPr>
        <w:tabs>
          <w:tab w:val="left" w:pos="1170"/>
          <w:tab w:val="left" w:pos="1350"/>
        </w:tabs>
        <w:ind w:left="990" w:right="510" w:hanging="720"/>
        <w:jc w:val="both"/>
        <w:rPr>
          <w:rFonts w:ascii="Times New Roman" w:eastAsia="Times New Roman" w:hAnsi="Times New Roman" w:cs="Times New Roman"/>
          <w:sz w:val="24"/>
          <w:szCs w:val="24"/>
        </w:rPr>
      </w:pPr>
    </w:p>
    <w:p w14:paraId="4B8DFED4" w14:textId="50789268" w:rsidR="004A36A5" w:rsidRDefault="005350ED" w:rsidP="00C55B3D">
      <w:pPr>
        <w:tabs>
          <w:tab w:val="left" w:pos="1170"/>
          <w:tab w:val="left" w:pos="1350"/>
        </w:tabs>
        <w:ind w:left="990" w:right="-20" w:hanging="720"/>
        <w:jc w:val="both"/>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 xml:space="preserve">H.9.2 </w:t>
      </w:r>
      <w:r w:rsidRPr="009A2F8A">
        <w:rPr>
          <w:rFonts w:ascii="Times New Roman" w:eastAsia="Times New Roman" w:hAnsi="Times New Roman" w:cs="Times New Roman"/>
          <w:sz w:val="24"/>
          <w:szCs w:val="24"/>
        </w:rPr>
        <w:tab/>
      </w:r>
      <w:r w:rsidR="00CB0E6A" w:rsidRPr="00B01C1D">
        <w:rPr>
          <w:rFonts w:ascii="Times New Roman" w:eastAsia="Times New Roman" w:hAnsi="Times New Roman" w:cs="Times New Roman"/>
          <w:b/>
          <w:bCs/>
          <w:sz w:val="24"/>
          <w:szCs w:val="24"/>
        </w:rPr>
        <w:t>Domestic</w:t>
      </w:r>
      <w:r w:rsidRPr="00B01C1D">
        <w:rPr>
          <w:rFonts w:ascii="Times New Roman" w:eastAsia="Times New Roman" w:hAnsi="Times New Roman" w:cs="Times New Roman"/>
          <w:b/>
          <w:bCs/>
          <w:sz w:val="24"/>
          <w:szCs w:val="24"/>
        </w:rPr>
        <w:t xml:space="preserve"> Conference Registration Fees:</w:t>
      </w:r>
      <w:r w:rsidRPr="00B01C1D">
        <w:rPr>
          <w:rFonts w:ascii="Times New Roman" w:eastAsia="Times New Roman" w:hAnsi="Times New Roman" w:cs="Times New Roman"/>
          <w:sz w:val="24"/>
          <w:szCs w:val="24"/>
        </w:rPr>
        <w:t xml:space="preserve"> POA is budgeting for staff to register for </w:t>
      </w:r>
      <w:r w:rsidR="00EB2319">
        <w:rPr>
          <w:rFonts w:ascii="Times New Roman" w:eastAsia="Times New Roman" w:hAnsi="Times New Roman" w:cs="Times New Roman"/>
          <w:sz w:val="24"/>
          <w:szCs w:val="24"/>
        </w:rPr>
        <w:t>6</w:t>
      </w:r>
      <w:r w:rsidRPr="00B01C1D">
        <w:rPr>
          <w:rFonts w:ascii="Times New Roman" w:eastAsia="Times New Roman" w:hAnsi="Times New Roman" w:cs="Times New Roman"/>
          <w:sz w:val="24"/>
          <w:szCs w:val="24"/>
        </w:rPr>
        <w:t xml:space="preserve"> </w:t>
      </w:r>
      <w:r w:rsidR="00195AF8" w:rsidRPr="00B01C1D">
        <w:rPr>
          <w:rFonts w:ascii="Times New Roman" w:eastAsia="Times New Roman" w:hAnsi="Times New Roman" w:cs="Times New Roman"/>
          <w:sz w:val="24"/>
          <w:szCs w:val="24"/>
        </w:rPr>
        <w:t>domestic</w:t>
      </w:r>
      <w:r w:rsidRPr="00B01C1D">
        <w:rPr>
          <w:rFonts w:ascii="Times New Roman" w:eastAsia="Times New Roman" w:hAnsi="Times New Roman" w:cs="Times New Roman"/>
          <w:sz w:val="24"/>
          <w:szCs w:val="24"/>
        </w:rPr>
        <w:t xml:space="preserve"> conferences at an average rate of $</w:t>
      </w:r>
      <w:r w:rsidR="00195AF8" w:rsidRPr="00B01C1D">
        <w:rPr>
          <w:rFonts w:ascii="Times New Roman" w:eastAsia="Times New Roman" w:hAnsi="Times New Roman" w:cs="Times New Roman"/>
          <w:sz w:val="24"/>
          <w:szCs w:val="24"/>
        </w:rPr>
        <w:t>825</w:t>
      </w:r>
      <w:r w:rsidRPr="00B01C1D">
        <w:rPr>
          <w:rFonts w:ascii="Times New Roman" w:eastAsia="Times New Roman" w:hAnsi="Times New Roman" w:cs="Times New Roman"/>
          <w:sz w:val="24"/>
          <w:szCs w:val="24"/>
        </w:rPr>
        <w:t xml:space="preserve">/conference. </w:t>
      </w:r>
      <w:r w:rsidR="00A37A27" w:rsidRPr="00B01C1D">
        <w:rPr>
          <w:rFonts w:ascii="Times New Roman" w:eastAsia="Times New Roman" w:hAnsi="Times New Roman" w:cs="Times New Roman"/>
          <w:sz w:val="24"/>
          <w:szCs w:val="24"/>
        </w:rPr>
        <w:t>POA is budgeting for one (1) staff member</w:t>
      </w:r>
      <w:r w:rsidR="00EC70A5" w:rsidRPr="00B01C1D">
        <w:rPr>
          <w:rFonts w:ascii="Times New Roman" w:eastAsia="Times New Roman" w:hAnsi="Times New Roman" w:cs="Times New Roman"/>
          <w:sz w:val="24"/>
          <w:szCs w:val="24"/>
        </w:rPr>
        <w:t xml:space="preserve"> </w:t>
      </w:r>
      <w:r w:rsidR="002C0E29" w:rsidRPr="00B01C1D">
        <w:rPr>
          <w:rFonts w:ascii="Times New Roman" w:eastAsia="Times New Roman" w:hAnsi="Times New Roman" w:cs="Times New Roman"/>
          <w:sz w:val="24"/>
          <w:szCs w:val="24"/>
        </w:rPr>
        <w:t>to attend each conference, with exception of</w:t>
      </w:r>
      <w:r w:rsidR="002C0E29" w:rsidRPr="009A2F8A">
        <w:rPr>
          <w:rFonts w:ascii="Times New Roman" w:eastAsia="Times New Roman" w:hAnsi="Times New Roman" w:cs="Times New Roman"/>
          <w:sz w:val="24"/>
          <w:szCs w:val="24"/>
        </w:rPr>
        <w:t xml:space="preserve"> the NAFSA conferences </w:t>
      </w:r>
      <w:r w:rsidR="000558E2" w:rsidRPr="009A2F8A">
        <w:rPr>
          <w:rFonts w:ascii="Times New Roman" w:eastAsia="Times New Roman" w:hAnsi="Times New Roman" w:cs="Times New Roman"/>
          <w:sz w:val="24"/>
          <w:szCs w:val="24"/>
        </w:rPr>
        <w:t xml:space="preserve">in which </w:t>
      </w:r>
      <w:r w:rsidR="00A37A27" w:rsidRPr="009A2F8A">
        <w:rPr>
          <w:rFonts w:ascii="Times New Roman" w:eastAsia="Times New Roman" w:hAnsi="Times New Roman" w:cs="Times New Roman"/>
          <w:sz w:val="24"/>
          <w:szCs w:val="24"/>
        </w:rPr>
        <w:t xml:space="preserve">three (3) staff </w:t>
      </w:r>
      <w:r w:rsidR="00066E58">
        <w:rPr>
          <w:rFonts w:ascii="Times New Roman" w:eastAsia="Times New Roman" w:hAnsi="Times New Roman" w:cs="Times New Roman"/>
          <w:sz w:val="24"/>
          <w:szCs w:val="24"/>
        </w:rPr>
        <w:t xml:space="preserve">are </w:t>
      </w:r>
      <w:r w:rsidR="00066E58" w:rsidRPr="00F63784">
        <w:rPr>
          <w:rFonts w:ascii="Times New Roman" w:eastAsia="Times New Roman" w:hAnsi="Times New Roman" w:cs="Times New Roman"/>
          <w:sz w:val="24"/>
          <w:szCs w:val="24"/>
        </w:rPr>
        <w:t xml:space="preserve">proposed </w:t>
      </w:r>
      <w:r w:rsidR="00A37A27" w:rsidRPr="00F63784">
        <w:rPr>
          <w:rFonts w:ascii="Times New Roman" w:eastAsia="Times New Roman" w:hAnsi="Times New Roman" w:cs="Times New Roman"/>
          <w:sz w:val="24"/>
          <w:szCs w:val="24"/>
        </w:rPr>
        <w:t xml:space="preserve">to attend. During the NAFSA event, POA will organize a </w:t>
      </w:r>
      <w:r w:rsidR="00066E58" w:rsidRPr="00F63784">
        <w:rPr>
          <w:rFonts w:ascii="Times New Roman" w:eastAsia="Times New Roman" w:hAnsi="Times New Roman" w:cs="Times New Roman"/>
          <w:sz w:val="24"/>
          <w:szCs w:val="24"/>
        </w:rPr>
        <w:t xml:space="preserve">100K Strong </w:t>
      </w:r>
      <w:r w:rsidR="00A37A27" w:rsidRPr="00F63784">
        <w:rPr>
          <w:rFonts w:ascii="Times New Roman" w:eastAsia="Times New Roman" w:hAnsi="Times New Roman" w:cs="Times New Roman"/>
          <w:sz w:val="24"/>
          <w:szCs w:val="24"/>
        </w:rPr>
        <w:t>workshop</w:t>
      </w:r>
      <w:r w:rsidR="003F75FF" w:rsidRPr="00F63784">
        <w:rPr>
          <w:rFonts w:ascii="Times New Roman" w:eastAsia="Times New Roman" w:hAnsi="Times New Roman" w:cs="Times New Roman"/>
          <w:sz w:val="24"/>
          <w:szCs w:val="24"/>
        </w:rPr>
        <w:t xml:space="preserve"> and </w:t>
      </w:r>
      <w:proofErr w:type="gramStart"/>
      <w:r w:rsidR="00066E58" w:rsidRPr="00F63784">
        <w:rPr>
          <w:rFonts w:ascii="Times New Roman" w:eastAsia="Times New Roman" w:hAnsi="Times New Roman" w:cs="Times New Roman"/>
          <w:sz w:val="24"/>
          <w:szCs w:val="24"/>
        </w:rPr>
        <w:t>winners</w:t>
      </w:r>
      <w:proofErr w:type="gramEnd"/>
      <w:r w:rsidR="00066E58" w:rsidRPr="00F63784">
        <w:rPr>
          <w:rFonts w:ascii="Times New Roman" w:eastAsia="Times New Roman" w:hAnsi="Times New Roman" w:cs="Times New Roman"/>
          <w:sz w:val="24"/>
          <w:szCs w:val="24"/>
        </w:rPr>
        <w:t xml:space="preserve"> event </w:t>
      </w:r>
      <w:r w:rsidR="00A37A27" w:rsidRPr="00F63784">
        <w:rPr>
          <w:rFonts w:ascii="Times New Roman" w:eastAsia="Times New Roman" w:hAnsi="Times New Roman" w:cs="Times New Roman"/>
          <w:sz w:val="24"/>
          <w:szCs w:val="24"/>
        </w:rPr>
        <w:t>for 100-200</w:t>
      </w:r>
      <w:r w:rsidR="00066E58" w:rsidRPr="00F63784">
        <w:rPr>
          <w:rFonts w:ascii="Times New Roman" w:eastAsia="Times New Roman" w:hAnsi="Times New Roman" w:cs="Times New Roman"/>
          <w:sz w:val="24"/>
          <w:szCs w:val="24"/>
        </w:rPr>
        <w:t xml:space="preserve"> domestic and regional </w:t>
      </w:r>
      <w:r w:rsidR="00A37A27" w:rsidRPr="00F63784">
        <w:rPr>
          <w:rFonts w:ascii="Times New Roman" w:eastAsia="Times New Roman" w:hAnsi="Times New Roman" w:cs="Times New Roman"/>
          <w:sz w:val="24"/>
          <w:szCs w:val="24"/>
        </w:rPr>
        <w:t xml:space="preserve">participants </w:t>
      </w:r>
      <w:r w:rsidR="00066E58" w:rsidRPr="00F63784">
        <w:rPr>
          <w:rFonts w:ascii="Times New Roman" w:eastAsia="Times New Roman" w:hAnsi="Times New Roman" w:cs="Times New Roman"/>
          <w:sz w:val="24"/>
          <w:szCs w:val="24"/>
        </w:rPr>
        <w:t xml:space="preserve">on the margins of </w:t>
      </w:r>
      <w:r w:rsidR="00A37A27" w:rsidRPr="00F63784">
        <w:rPr>
          <w:rFonts w:ascii="Times New Roman" w:eastAsia="Times New Roman" w:hAnsi="Times New Roman" w:cs="Times New Roman"/>
          <w:sz w:val="24"/>
          <w:szCs w:val="24"/>
        </w:rPr>
        <w:t xml:space="preserve">the </w:t>
      </w:r>
      <w:r w:rsidR="00066E58" w:rsidRPr="00F63784">
        <w:rPr>
          <w:rFonts w:ascii="Times New Roman" w:eastAsia="Times New Roman" w:hAnsi="Times New Roman" w:cs="Times New Roman"/>
          <w:sz w:val="24"/>
          <w:szCs w:val="24"/>
        </w:rPr>
        <w:t xml:space="preserve">annual </w:t>
      </w:r>
      <w:r w:rsidR="00A37A27" w:rsidRPr="00F63784">
        <w:rPr>
          <w:rFonts w:ascii="Times New Roman" w:eastAsia="Times New Roman" w:hAnsi="Times New Roman" w:cs="Times New Roman"/>
          <w:sz w:val="24"/>
          <w:szCs w:val="24"/>
        </w:rPr>
        <w:t>NAFSA Conference.</w:t>
      </w:r>
      <w:r w:rsidR="000558E2" w:rsidRPr="00F63784">
        <w:rPr>
          <w:rFonts w:ascii="Times New Roman" w:eastAsia="Times New Roman" w:hAnsi="Times New Roman" w:cs="Times New Roman"/>
          <w:sz w:val="24"/>
          <w:szCs w:val="24"/>
        </w:rPr>
        <w:t xml:space="preserve"> For the </w:t>
      </w:r>
      <w:r w:rsidR="001A3F9E" w:rsidRPr="00F63784">
        <w:rPr>
          <w:rFonts w:ascii="Times New Roman" w:eastAsia="Times New Roman" w:hAnsi="Times New Roman" w:cs="Times New Roman"/>
          <w:sz w:val="24"/>
          <w:szCs w:val="24"/>
        </w:rPr>
        <w:t xml:space="preserve">other </w:t>
      </w:r>
      <w:r w:rsidR="00066E58" w:rsidRPr="00F63784">
        <w:rPr>
          <w:rFonts w:ascii="Times New Roman" w:eastAsia="Times New Roman" w:hAnsi="Times New Roman" w:cs="Times New Roman"/>
          <w:sz w:val="24"/>
          <w:szCs w:val="24"/>
        </w:rPr>
        <w:t xml:space="preserve">proposed events </w:t>
      </w:r>
      <w:r w:rsidR="001A3F9E" w:rsidRPr="00F63784">
        <w:rPr>
          <w:rFonts w:ascii="Times New Roman" w:eastAsia="Times New Roman" w:hAnsi="Times New Roman" w:cs="Times New Roman"/>
          <w:sz w:val="24"/>
          <w:szCs w:val="24"/>
        </w:rPr>
        <w:t>conferences</w:t>
      </w:r>
      <w:r w:rsidR="00066E58" w:rsidRPr="00F63784">
        <w:rPr>
          <w:rFonts w:ascii="Times New Roman" w:eastAsia="Times New Roman" w:hAnsi="Times New Roman" w:cs="Times New Roman"/>
          <w:sz w:val="24"/>
          <w:szCs w:val="24"/>
        </w:rPr>
        <w:t>,</w:t>
      </w:r>
      <w:r w:rsidR="001A3F9E" w:rsidRPr="00F63784">
        <w:rPr>
          <w:rFonts w:ascii="Times New Roman" w:eastAsia="Times New Roman" w:hAnsi="Times New Roman" w:cs="Times New Roman"/>
          <w:sz w:val="24"/>
          <w:szCs w:val="24"/>
        </w:rPr>
        <w:t xml:space="preserve"> </w:t>
      </w:r>
      <w:r w:rsidRPr="00F63784">
        <w:rPr>
          <w:rFonts w:ascii="Times New Roman" w:eastAsia="Times New Roman" w:hAnsi="Times New Roman" w:cs="Times New Roman"/>
          <w:sz w:val="24"/>
          <w:szCs w:val="24"/>
        </w:rPr>
        <w:t xml:space="preserve">POA </w:t>
      </w:r>
      <w:r w:rsidR="00066E58" w:rsidRPr="00F63784">
        <w:rPr>
          <w:rFonts w:ascii="Times New Roman" w:eastAsia="Times New Roman" w:hAnsi="Times New Roman" w:cs="Times New Roman"/>
          <w:sz w:val="24"/>
          <w:szCs w:val="24"/>
        </w:rPr>
        <w:t xml:space="preserve">would </w:t>
      </w:r>
      <w:r w:rsidRPr="00F63784">
        <w:rPr>
          <w:rFonts w:ascii="Times New Roman" w:eastAsia="Times New Roman" w:hAnsi="Times New Roman" w:cs="Times New Roman"/>
          <w:sz w:val="24"/>
          <w:szCs w:val="24"/>
        </w:rPr>
        <w:t xml:space="preserve">attend </w:t>
      </w:r>
      <w:r w:rsidR="00066E58" w:rsidRPr="00F63784">
        <w:rPr>
          <w:rFonts w:ascii="Times New Roman" w:eastAsia="Times New Roman" w:hAnsi="Times New Roman" w:cs="Times New Roman"/>
          <w:sz w:val="24"/>
          <w:szCs w:val="24"/>
        </w:rPr>
        <w:t xml:space="preserve">regional-focused education </w:t>
      </w:r>
      <w:r w:rsidRPr="00F63784">
        <w:rPr>
          <w:rFonts w:ascii="Times New Roman" w:eastAsia="Times New Roman" w:hAnsi="Times New Roman" w:cs="Times New Roman"/>
          <w:sz w:val="24"/>
          <w:szCs w:val="24"/>
        </w:rPr>
        <w:t>conferences</w:t>
      </w:r>
      <w:r w:rsidR="003F75FF" w:rsidRPr="00F63784">
        <w:rPr>
          <w:rFonts w:ascii="Times New Roman" w:eastAsia="Times New Roman" w:hAnsi="Times New Roman" w:cs="Times New Roman"/>
          <w:sz w:val="24"/>
          <w:szCs w:val="24"/>
        </w:rPr>
        <w:t xml:space="preserve">, in consultation with WHA/PDA, to </w:t>
      </w:r>
      <w:r w:rsidRPr="00F63784">
        <w:rPr>
          <w:rFonts w:ascii="Times New Roman" w:eastAsia="Times New Roman" w:hAnsi="Times New Roman" w:cs="Times New Roman"/>
          <w:sz w:val="24"/>
          <w:szCs w:val="24"/>
        </w:rPr>
        <w:t xml:space="preserve">lead panel sessions with </w:t>
      </w:r>
      <w:r w:rsidR="003F75FF" w:rsidRPr="00F63784">
        <w:rPr>
          <w:rFonts w:ascii="Times New Roman" w:eastAsia="Times New Roman" w:hAnsi="Times New Roman" w:cs="Times New Roman"/>
          <w:sz w:val="24"/>
          <w:szCs w:val="24"/>
        </w:rPr>
        <w:t>HEIs</w:t>
      </w:r>
      <w:r w:rsidR="00066E58" w:rsidRPr="00F63784">
        <w:rPr>
          <w:rFonts w:ascii="Times New Roman" w:eastAsia="Times New Roman" w:hAnsi="Times New Roman" w:cs="Times New Roman"/>
          <w:sz w:val="24"/>
          <w:szCs w:val="24"/>
        </w:rPr>
        <w:t xml:space="preserve"> </w:t>
      </w:r>
      <w:r w:rsidRPr="00F63784">
        <w:rPr>
          <w:rFonts w:ascii="Times New Roman" w:eastAsia="Times New Roman" w:hAnsi="Times New Roman" w:cs="Times New Roman"/>
          <w:sz w:val="24"/>
          <w:szCs w:val="24"/>
        </w:rPr>
        <w:t xml:space="preserve">to share </w:t>
      </w:r>
      <w:r w:rsidR="00066E58" w:rsidRPr="00F63784">
        <w:rPr>
          <w:rFonts w:ascii="Times New Roman" w:eastAsia="Times New Roman" w:hAnsi="Times New Roman" w:cs="Times New Roman"/>
          <w:sz w:val="24"/>
          <w:szCs w:val="24"/>
        </w:rPr>
        <w:t>best practices and strategies on designing and implementing sustainable 100K Strong exchange and training programs.</w:t>
      </w:r>
      <w:r w:rsidR="003F75FF" w:rsidRPr="00F63784">
        <w:rPr>
          <w:rFonts w:ascii="Times New Roman" w:eastAsia="Times New Roman" w:hAnsi="Times New Roman" w:cs="Times New Roman"/>
          <w:sz w:val="24"/>
          <w:szCs w:val="24"/>
        </w:rPr>
        <w:t xml:space="preserve"> This 100K events also bring together representatives from </w:t>
      </w:r>
      <w:proofErr w:type="spellStart"/>
      <w:r w:rsidR="003F75FF" w:rsidRPr="00F63784">
        <w:rPr>
          <w:rFonts w:ascii="Times New Roman" w:eastAsia="Times New Roman" w:hAnsi="Times New Roman" w:cs="Times New Roman"/>
          <w:sz w:val="24"/>
          <w:szCs w:val="24"/>
        </w:rPr>
        <w:t>EducationUSA</w:t>
      </w:r>
      <w:proofErr w:type="spellEnd"/>
      <w:r w:rsidR="003F75FF" w:rsidRPr="00F63784">
        <w:rPr>
          <w:rFonts w:ascii="Times New Roman" w:eastAsia="Times New Roman" w:hAnsi="Times New Roman" w:cs="Times New Roman"/>
          <w:sz w:val="24"/>
          <w:szCs w:val="24"/>
        </w:rPr>
        <w:t>, WHA, and Posts.</w:t>
      </w:r>
      <w:r w:rsidR="00066E58" w:rsidRPr="00F63784">
        <w:rPr>
          <w:rFonts w:ascii="Times New Roman" w:eastAsia="Times New Roman" w:hAnsi="Times New Roman" w:cs="Times New Roman"/>
          <w:sz w:val="24"/>
          <w:szCs w:val="24"/>
        </w:rPr>
        <w:t xml:space="preserve"> </w:t>
      </w:r>
      <w:r w:rsidRPr="00F63784">
        <w:rPr>
          <w:rFonts w:ascii="Times New Roman" w:eastAsia="Times New Roman" w:hAnsi="Times New Roman" w:cs="Times New Roman"/>
          <w:sz w:val="24"/>
          <w:szCs w:val="24"/>
        </w:rPr>
        <w:t xml:space="preserve">This level of outreach and in-person engagement is critical to ensure </w:t>
      </w:r>
      <w:r w:rsidR="00066E58" w:rsidRPr="00F63784">
        <w:rPr>
          <w:rFonts w:ascii="Times New Roman" w:eastAsia="Times New Roman" w:hAnsi="Times New Roman" w:cs="Times New Roman"/>
          <w:sz w:val="24"/>
          <w:szCs w:val="24"/>
        </w:rPr>
        <w:t xml:space="preserve">engagement with domestic/regional HEIs to ensure </w:t>
      </w:r>
      <w:r w:rsidRPr="00F63784">
        <w:rPr>
          <w:rFonts w:ascii="Times New Roman" w:eastAsia="Times New Roman" w:hAnsi="Times New Roman" w:cs="Times New Roman"/>
          <w:sz w:val="24"/>
          <w:szCs w:val="24"/>
        </w:rPr>
        <w:t>strong participation in future grant competitions</w:t>
      </w:r>
      <w:r w:rsidR="00066E58" w:rsidRPr="00F63784">
        <w:rPr>
          <w:rFonts w:ascii="Times New Roman" w:eastAsia="Times New Roman" w:hAnsi="Times New Roman" w:cs="Times New Roman"/>
          <w:sz w:val="24"/>
          <w:szCs w:val="24"/>
        </w:rPr>
        <w:t xml:space="preserve"> and that the U.S. is lead partner for exchanges</w:t>
      </w:r>
      <w:r w:rsidRPr="00F63784">
        <w:rPr>
          <w:rFonts w:ascii="Times New Roman" w:eastAsia="Times New Roman" w:hAnsi="Times New Roman" w:cs="Times New Roman"/>
          <w:sz w:val="24"/>
          <w:szCs w:val="24"/>
        </w:rPr>
        <w:t xml:space="preserve">. The total estimated cost is </w:t>
      </w:r>
      <w:r w:rsidRPr="00F63784">
        <w:rPr>
          <w:rFonts w:ascii="Times New Roman" w:eastAsia="Times New Roman" w:hAnsi="Times New Roman" w:cs="Times New Roman"/>
          <w:b/>
          <w:bCs/>
          <w:sz w:val="24"/>
          <w:szCs w:val="24"/>
        </w:rPr>
        <w:t>$</w:t>
      </w:r>
      <w:r w:rsidR="00EB2319" w:rsidRPr="00F63784">
        <w:rPr>
          <w:rFonts w:ascii="Times New Roman" w:eastAsia="Times New Roman" w:hAnsi="Times New Roman" w:cs="Times New Roman"/>
          <w:b/>
          <w:bCs/>
          <w:sz w:val="24"/>
          <w:szCs w:val="24"/>
        </w:rPr>
        <w:t>9,900</w:t>
      </w:r>
      <w:r w:rsidRPr="00F63784">
        <w:rPr>
          <w:rFonts w:ascii="Times New Roman" w:eastAsia="Times New Roman" w:hAnsi="Times New Roman" w:cs="Times New Roman"/>
          <w:sz w:val="24"/>
          <w:szCs w:val="24"/>
        </w:rPr>
        <w:t xml:space="preserve">. Below is the list of planned </w:t>
      </w:r>
      <w:r w:rsidR="001753FF" w:rsidRPr="00F63784">
        <w:rPr>
          <w:rFonts w:ascii="Times New Roman" w:eastAsia="Times New Roman" w:hAnsi="Times New Roman" w:cs="Times New Roman"/>
          <w:sz w:val="24"/>
          <w:szCs w:val="24"/>
        </w:rPr>
        <w:t>domestic</w:t>
      </w:r>
      <w:r w:rsidRPr="00F63784">
        <w:rPr>
          <w:rFonts w:ascii="Times New Roman" w:eastAsia="Times New Roman" w:hAnsi="Times New Roman" w:cs="Times New Roman"/>
          <w:sz w:val="24"/>
          <w:szCs w:val="24"/>
        </w:rPr>
        <w:t xml:space="preserve"> registrations.</w:t>
      </w:r>
      <w:r w:rsidR="00B01C1D" w:rsidRPr="00F63784">
        <w:rPr>
          <w:rFonts w:ascii="Times New Roman" w:eastAsia="Times New Roman" w:hAnsi="Times New Roman" w:cs="Times New Roman"/>
          <w:sz w:val="24"/>
          <w:szCs w:val="24"/>
        </w:rPr>
        <w:t xml:space="preserve"> </w:t>
      </w:r>
    </w:p>
    <w:p w14:paraId="044C62A5" w14:textId="77777777" w:rsidR="004A36A5" w:rsidRPr="009A2F8A" w:rsidRDefault="004A36A5" w:rsidP="006D5123">
      <w:pPr>
        <w:tabs>
          <w:tab w:val="left" w:pos="1170"/>
          <w:tab w:val="left" w:pos="1350"/>
        </w:tabs>
        <w:ind w:right="510"/>
        <w:jc w:val="both"/>
        <w:rPr>
          <w:rFonts w:ascii="Times New Roman" w:eastAsia="Times New Roman" w:hAnsi="Times New Roman" w:cs="Times New Roman"/>
          <w:sz w:val="24"/>
          <w:szCs w:val="24"/>
        </w:rPr>
      </w:pPr>
    </w:p>
    <w:tbl>
      <w:tblPr>
        <w:tblW w:w="9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780"/>
        <w:gridCol w:w="7128"/>
        <w:gridCol w:w="1576"/>
      </w:tblGrid>
      <w:tr w:rsidR="00DD7DA8" w:rsidRPr="009A2F8A" w14:paraId="0D46D347" w14:textId="77777777" w:rsidTr="00611D2E">
        <w:trPr>
          <w:trHeight w:val="46"/>
        </w:trPr>
        <w:tc>
          <w:tcPr>
            <w:tcW w:w="780" w:type="dxa"/>
            <w:shd w:val="clear" w:color="auto" w:fill="DBE5F1" w:themeFill="accent1" w:themeFillTint="33"/>
            <w:noWrap/>
            <w:vAlign w:val="bottom"/>
            <w:hideMark/>
          </w:tcPr>
          <w:p w14:paraId="38E914E3" w14:textId="77777777" w:rsidR="006D5123" w:rsidRPr="009A2F8A" w:rsidRDefault="006D5123" w:rsidP="006D5123">
            <w:pPr>
              <w:widowControl/>
              <w:jc w:val="center"/>
              <w:rPr>
                <w:rFonts w:ascii="Times New Roman" w:eastAsia="Times New Roman" w:hAnsi="Times New Roman" w:cs="Times New Roman"/>
                <w:sz w:val="24"/>
                <w:szCs w:val="24"/>
              </w:rPr>
            </w:pPr>
          </w:p>
        </w:tc>
        <w:tc>
          <w:tcPr>
            <w:tcW w:w="7128" w:type="dxa"/>
            <w:shd w:val="clear" w:color="auto" w:fill="DBE5F1" w:themeFill="accent1" w:themeFillTint="33"/>
            <w:vAlign w:val="center"/>
            <w:hideMark/>
          </w:tcPr>
          <w:p w14:paraId="60D32440" w14:textId="5E043996" w:rsidR="006D5123" w:rsidRPr="009A2F8A" w:rsidRDefault="006D5123" w:rsidP="006D5123">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Domestic Conference</w:t>
            </w:r>
          </w:p>
        </w:tc>
        <w:tc>
          <w:tcPr>
            <w:tcW w:w="1576" w:type="dxa"/>
            <w:shd w:val="clear" w:color="auto" w:fill="DBE5F1" w:themeFill="accent1" w:themeFillTint="33"/>
            <w:vAlign w:val="center"/>
            <w:hideMark/>
          </w:tcPr>
          <w:p w14:paraId="1F2298A6" w14:textId="71C661AD" w:rsidR="006D5123" w:rsidRPr="009A2F8A" w:rsidRDefault="006D5123" w:rsidP="006D5123">
            <w:pPr>
              <w:widowControl/>
              <w:jc w:val="center"/>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 of Registrations</w:t>
            </w:r>
          </w:p>
        </w:tc>
      </w:tr>
      <w:tr w:rsidR="00F63784" w:rsidRPr="009A2F8A" w14:paraId="21DBFDDF" w14:textId="77777777" w:rsidTr="00611D2E">
        <w:trPr>
          <w:trHeight w:val="56"/>
        </w:trPr>
        <w:tc>
          <w:tcPr>
            <w:tcW w:w="780" w:type="dxa"/>
            <w:shd w:val="clear" w:color="auto" w:fill="9BC2E6"/>
            <w:noWrap/>
            <w:vAlign w:val="center"/>
            <w:hideMark/>
          </w:tcPr>
          <w:p w14:paraId="4F373507" w14:textId="77777777" w:rsidR="00F63784" w:rsidRPr="009A2F8A" w:rsidRDefault="00F63784" w:rsidP="00F63784">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2023</w:t>
            </w:r>
          </w:p>
        </w:tc>
        <w:tc>
          <w:tcPr>
            <w:tcW w:w="7128" w:type="dxa"/>
            <w:shd w:val="clear" w:color="auto" w:fill="D9E1F2"/>
            <w:vAlign w:val="center"/>
            <w:hideMark/>
          </w:tcPr>
          <w:p w14:paraId="13FA2968" w14:textId="7EEED9B7" w:rsidR="00F63784" w:rsidRPr="009A2F8A" w:rsidRDefault="00F63784" w:rsidP="00F63784">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2023 NAFSA Annual Conference &amp; Expo</w:t>
            </w:r>
          </w:p>
        </w:tc>
        <w:tc>
          <w:tcPr>
            <w:tcW w:w="1576" w:type="dxa"/>
            <w:shd w:val="clear" w:color="auto" w:fill="D9E1F2"/>
            <w:vAlign w:val="center"/>
            <w:hideMark/>
          </w:tcPr>
          <w:p w14:paraId="7F1348C7" w14:textId="2C232F7A" w:rsidR="00F63784" w:rsidRPr="009A2F8A" w:rsidRDefault="00F63784" w:rsidP="00F63784">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3</w:t>
            </w:r>
          </w:p>
        </w:tc>
      </w:tr>
      <w:tr w:rsidR="00F63784" w:rsidRPr="009A2F8A" w14:paraId="4CA2EC20" w14:textId="77777777" w:rsidTr="00C55B3D">
        <w:trPr>
          <w:trHeight w:val="62"/>
        </w:trPr>
        <w:tc>
          <w:tcPr>
            <w:tcW w:w="780" w:type="dxa"/>
            <w:vMerge w:val="restart"/>
            <w:shd w:val="clear" w:color="auto" w:fill="F4B084"/>
            <w:noWrap/>
            <w:vAlign w:val="center"/>
            <w:hideMark/>
          </w:tcPr>
          <w:p w14:paraId="040BCB59" w14:textId="77777777" w:rsidR="00F63784" w:rsidRPr="009A2F8A" w:rsidRDefault="00F63784" w:rsidP="00F63784">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2024</w:t>
            </w:r>
          </w:p>
        </w:tc>
        <w:tc>
          <w:tcPr>
            <w:tcW w:w="7128" w:type="dxa"/>
            <w:shd w:val="clear" w:color="auto" w:fill="FCE4D6"/>
            <w:vAlign w:val="center"/>
            <w:hideMark/>
          </w:tcPr>
          <w:p w14:paraId="5384CFDA" w14:textId="6B2B223C" w:rsidR="00F63784" w:rsidRPr="009A2F8A" w:rsidRDefault="00F63784" w:rsidP="00F63784">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2024 NAFSA Annual Conference &amp; Expo</w:t>
            </w:r>
          </w:p>
        </w:tc>
        <w:tc>
          <w:tcPr>
            <w:tcW w:w="1576" w:type="dxa"/>
            <w:shd w:val="clear" w:color="auto" w:fill="FCE4D6"/>
            <w:vAlign w:val="center"/>
            <w:hideMark/>
          </w:tcPr>
          <w:p w14:paraId="2926B2B7" w14:textId="70CD3767" w:rsidR="00F63784" w:rsidRPr="009A2F8A" w:rsidRDefault="00F63784" w:rsidP="00F63784">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3</w:t>
            </w:r>
          </w:p>
        </w:tc>
      </w:tr>
      <w:tr w:rsidR="00DD7DA8" w:rsidRPr="009A2F8A" w14:paraId="3ADA9DE6" w14:textId="77777777" w:rsidTr="00611D2E">
        <w:trPr>
          <w:trHeight w:val="42"/>
        </w:trPr>
        <w:tc>
          <w:tcPr>
            <w:tcW w:w="780" w:type="dxa"/>
            <w:vMerge/>
            <w:vAlign w:val="center"/>
            <w:hideMark/>
          </w:tcPr>
          <w:p w14:paraId="3BE85314" w14:textId="77777777" w:rsidR="006D5123" w:rsidRPr="009A2F8A" w:rsidRDefault="006D5123" w:rsidP="006D5123">
            <w:pPr>
              <w:widowControl/>
              <w:rPr>
                <w:rFonts w:ascii="Times New Roman" w:eastAsia="Times New Roman" w:hAnsi="Times New Roman" w:cs="Times New Roman"/>
                <w:color w:val="000000"/>
                <w:sz w:val="24"/>
                <w:szCs w:val="24"/>
              </w:rPr>
            </w:pPr>
          </w:p>
        </w:tc>
        <w:tc>
          <w:tcPr>
            <w:tcW w:w="7128" w:type="dxa"/>
            <w:shd w:val="clear" w:color="auto" w:fill="FCE4D6"/>
            <w:vAlign w:val="center"/>
            <w:hideMark/>
          </w:tcPr>
          <w:p w14:paraId="5AC7F8AF" w14:textId="77777777" w:rsidR="006D5123" w:rsidRPr="009A2F8A" w:rsidRDefault="006D5123" w:rsidP="006D5123">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2024 Community College for International Development (CCID) Conference</w:t>
            </w:r>
          </w:p>
        </w:tc>
        <w:tc>
          <w:tcPr>
            <w:tcW w:w="1576" w:type="dxa"/>
            <w:shd w:val="clear" w:color="auto" w:fill="FCE4D6"/>
            <w:vAlign w:val="center"/>
            <w:hideMark/>
          </w:tcPr>
          <w:p w14:paraId="449C4A49" w14:textId="4135F467" w:rsidR="006D5123" w:rsidRPr="009A2F8A" w:rsidRDefault="006D5123" w:rsidP="006D5123">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r>
      <w:tr w:rsidR="00DD7DA8" w:rsidRPr="009A2F8A" w14:paraId="0271AB98" w14:textId="77777777" w:rsidTr="00611D2E">
        <w:trPr>
          <w:trHeight w:val="42"/>
        </w:trPr>
        <w:tc>
          <w:tcPr>
            <w:tcW w:w="780" w:type="dxa"/>
            <w:vMerge/>
            <w:vAlign w:val="center"/>
            <w:hideMark/>
          </w:tcPr>
          <w:p w14:paraId="6FE8500D" w14:textId="77777777" w:rsidR="006D5123" w:rsidRPr="009A2F8A" w:rsidRDefault="006D5123" w:rsidP="006D5123">
            <w:pPr>
              <w:widowControl/>
              <w:rPr>
                <w:rFonts w:ascii="Times New Roman" w:eastAsia="Times New Roman" w:hAnsi="Times New Roman" w:cs="Times New Roman"/>
                <w:color w:val="000000"/>
                <w:sz w:val="24"/>
                <w:szCs w:val="24"/>
              </w:rPr>
            </w:pPr>
          </w:p>
        </w:tc>
        <w:tc>
          <w:tcPr>
            <w:tcW w:w="7128" w:type="dxa"/>
            <w:shd w:val="clear" w:color="auto" w:fill="FCE4D6"/>
            <w:vAlign w:val="center"/>
            <w:hideMark/>
          </w:tcPr>
          <w:p w14:paraId="3E53F836" w14:textId="77777777" w:rsidR="006D5123" w:rsidRPr="009A2F8A" w:rsidRDefault="006D5123" w:rsidP="006D5123">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2024 Association of International Education Administrators (AIEA) Conference</w:t>
            </w:r>
          </w:p>
        </w:tc>
        <w:tc>
          <w:tcPr>
            <w:tcW w:w="1576" w:type="dxa"/>
            <w:shd w:val="clear" w:color="auto" w:fill="FCE4D6"/>
            <w:vAlign w:val="center"/>
            <w:hideMark/>
          </w:tcPr>
          <w:p w14:paraId="36660244" w14:textId="77777777" w:rsidR="006D5123" w:rsidRPr="009A2F8A" w:rsidRDefault="006D5123" w:rsidP="006D5123">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r>
      <w:tr w:rsidR="00DD7DA8" w:rsidRPr="009A2F8A" w14:paraId="43D749A5" w14:textId="77777777" w:rsidTr="00611D2E">
        <w:trPr>
          <w:trHeight w:val="27"/>
        </w:trPr>
        <w:tc>
          <w:tcPr>
            <w:tcW w:w="780" w:type="dxa"/>
            <w:vMerge w:val="restart"/>
            <w:shd w:val="clear" w:color="auto" w:fill="A9D08E"/>
            <w:noWrap/>
            <w:vAlign w:val="center"/>
            <w:hideMark/>
          </w:tcPr>
          <w:p w14:paraId="1FEAF25B" w14:textId="77777777" w:rsidR="006D5123" w:rsidRPr="009A2F8A" w:rsidRDefault="006D5123" w:rsidP="006D5123">
            <w:pPr>
              <w:widowControl/>
              <w:jc w:val="center"/>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2025</w:t>
            </w:r>
          </w:p>
        </w:tc>
        <w:tc>
          <w:tcPr>
            <w:tcW w:w="7128" w:type="dxa"/>
            <w:shd w:val="clear" w:color="auto" w:fill="E2EFDA"/>
            <w:vAlign w:val="center"/>
            <w:hideMark/>
          </w:tcPr>
          <w:p w14:paraId="13604482" w14:textId="76517375" w:rsidR="006D5123" w:rsidRPr="009A2F8A" w:rsidRDefault="006D5123" w:rsidP="006D5123">
            <w:pPr>
              <w:widowControl/>
              <w:rPr>
                <w:rFonts w:ascii="Times New Roman" w:eastAsia="Times New Roman" w:hAnsi="Times New Roman" w:cs="Times New Roman"/>
                <w:i/>
                <w:iCs/>
                <w:sz w:val="24"/>
                <w:szCs w:val="24"/>
              </w:rPr>
            </w:pPr>
            <w:r w:rsidRPr="009A2F8A">
              <w:rPr>
                <w:rFonts w:ascii="Times New Roman" w:eastAsia="Times New Roman" w:hAnsi="Times New Roman" w:cs="Times New Roman"/>
                <w:i/>
                <w:iCs/>
                <w:sz w:val="24"/>
                <w:szCs w:val="24"/>
              </w:rPr>
              <w:t>2025 NAFSA Annual Conference &amp; Expo</w:t>
            </w:r>
            <w:r w:rsidR="00066E58">
              <w:rPr>
                <w:rFonts w:ascii="Times New Roman" w:eastAsia="Times New Roman" w:hAnsi="Times New Roman" w:cs="Times New Roman"/>
                <w:i/>
                <w:iCs/>
                <w:sz w:val="24"/>
                <w:szCs w:val="24"/>
              </w:rPr>
              <w:t xml:space="preserve"> (TBC)</w:t>
            </w:r>
          </w:p>
        </w:tc>
        <w:tc>
          <w:tcPr>
            <w:tcW w:w="1576" w:type="dxa"/>
            <w:shd w:val="clear" w:color="auto" w:fill="E2EFDA"/>
            <w:vAlign w:val="center"/>
            <w:hideMark/>
          </w:tcPr>
          <w:p w14:paraId="6F30F296" w14:textId="0FA169DF" w:rsidR="006D5123" w:rsidRPr="009A2F8A" w:rsidRDefault="006D5123" w:rsidP="006D5123">
            <w:pPr>
              <w:widowControl/>
              <w:jc w:val="center"/>
              <w:rPr>
                <w:rFonts w:ascii="Times New Roman" w:eastAsia="Times New Roman" w:hAnsi="Times New Roman" w:cs="Times New Roman"/>
                <w:sz w:val="24"/>
                <w:szCs w:val="24"/>
              </w:rPr>
            </w:pPr>
            <w:r w:rsidRPr="009A2F8A">
              <w:rPr>
                <w:rFonts w:ascii="Times New Roman" w:eastAsia="Times New Roman" w:hAnsi="Times New Roman" w:cs="Times New Roman"/>
                <w:sz w:val="24"/>
                <w:szCs w:val="24"/>
              </w:rPr>
              <w:t>3</w:t>
            </w:r>
          </w:p>
        </w:tc>
      </w:tr>
      <w:tr w:rsidR="00DD7DA8" w:rsidRPr="009A2F8A" w14:paraId="36DAB6B8" w14:textId="77777777" w:rsidTr="00611D2E">
        <w:trPr>
          <w:trHeight w:val="42"/>
        </w:trPr>
        <w:tc>
          <w:tcPr>
            <w:tcW w:w="780" w:type="dxa"/>
            <w:vMerge/>
            <w:vAlign w:val="center"/>
            <w:hideMark/>
          </w:tcPr>
          <w:p w14:paraId="2563AF27" w14:textId="77777777" w:rsidR="006D5123" w:rsidRPr="009A2F8A" w:rsidRDefault="006D5123" w:rsidP="006D5123">
            <w:pPr>
              <w:widowControl/>
              <w:rPr>
                <w:rFonts w:ascii="Times New Roman" w:eastAsia="Times New Roman" w:hAnsi="Times New Roman" w:cs="Times New Roman"/>
                <w:sz w:val="24"/>
                <w:szCs w:val="24"/>
              </w:rPr>
            </w:pPr>
          </w:p>
        </w:tc>
        <w:tc>
          <w:tcPr>
            <w:tcW w:w="7128" w:type="dxa"/>
            <w:shd w:val="clear" w:color="auto" w:fill="E2EFDA"/>
            <w:vAlign w:val="center"/>
            <w:hideMark/>
          </w:tcPr>
          <w:p w14:paraId="7C433A97" w14:textId="77777777" w:rsidR="006D5123" w:rsidRPr="009A2F8A" w:rsidRDefault="006D5123" w:rsidP="006D5123">
            <w:pPr>
              <w:widowControl/>
              <w:rPr>
                <w:rFonts w:ascii="Times New Roman" w:eastAsia="Times New Roman" w:hAnsi="Times New Roman" w:cs="Times New Roman"/>
                <w:i/>
                <w:iCs/>
                <w:color w:val="000000"/>
                <w:sz w:val="24"/>
                <w:szCs w:val="24"/>
              </w:rPr>
            </w:pPr>
            <w:r w:rsidRPr="009A2F8A">
              <w:rPr>
                <w:rFonts w:ascii="Times New Roman" w:eastAsia="Times New Roman" w:hAnsi="Times New Roman" w:cs="Times New Roman"/>
                <w:i/>
                <w:iCs/>
                <w:color w:val="000000"/>
                <w:sz w:val="24"/>
                <w:szCs w:val="24"/>
              </w:rPr>
              <w:t>2025 Consortium on North American Higher Education Collaboration (CONAHEC)</w:t>
            </w:r>
          </w:p>
        </w:tc>
        <w:tc>
          <w:tcPr>
            <w:tcW w:w="1576" w:type="dxa"/>
            <w:shd w:val="clear" w:color="auto" w:fill="E2EFDA"/>
            <w:vAlign w:val="center"/>
            <w:hideMark/>
          </w:tcPr>
          <w:p w14:paraId="3A2BA160" w14:textId="77777777" w:rsidR="006D5123" w:rsidRPr="009A2F8A" w:rsidRDefault="006D5123" w:rsidP="006D5123">
            <w:pPr>
              <w:widowControl/>
              <w:jc w:val="center"/>
              <w:rPr>
                <w:rFonts w:ascii="Times New Roman" w:eastAsia="Times New Roman" w:hAnsi="Times New Roman" w:cs="Times New Roman"/>
                <w:color w:val="000000"/>
                <w:sz w:val="24"/>
                <w:szCs w:val="24"/>
              </w:rPr>
            </w:pPr>
            <w:r w:rsidRPr="009A2F8A">
              <w:rPr>
                <w:rFonts w:ascii="Times New Roman" w:eastAsia="Times New Roman" w:hAnsi="Times New Roman" w:cs="Times New Roman"/>
                <w:color w:val="000000"/>
                <w:sz w:val="24"/>
                <w:szCs w:val="24"/>
              </w:rPr>
              <w:t>1</w:t>
            </w:r>
          </w:p>
        </w:tc>
      </w:tr>
      <w:tr w:rsidR="00DD7DA8" w:rsidRPr="009A2F8A" w14:paraId="1ADFC737" w14:textId="77777777" w:rsidTr="00611D2E">
        <w:trPr>
          <w:trHeight w:val="14"/>
        </w:trPr>
        <w:tc>
          <w:tcPr>
            <w:tcW w:w="780" w:type="dxa"/>
            <w:shd w:val="clear" w:color="auto" w:fill="DBE5F1" w:themeFill="accent1" w:themeFillTint="33"/>
            <w:noWrap/>
            <w:vAlign w:val="bottom"/>
            <w:hideMark/>
          </w:tcPr>
          <w:p w14:paraId="7FA07852" w14:textId="77777777" w:rsidR="006D5123" w:rsidRPr="009A2F8A" w:rsidRDefault="006D5123" w:rsidP="006D5123">
            <w:pPr>
              <w:widowControl/>
              <w:jc w:val="center"/>
              <w:rPr>
                <w:rFonts w:ascii="Times New Roman" w:eastAsia="Times New Roman" w:hAnsi="Times New Roman" w:cs="Times New Roman"/>
                <w:color w:val="000000"/>
                <w:sz w:val="24"/>
                <w:szCs w:val="24"/>
              </w:rPr>
            </w:pPr>
          </w:p>
        </w:tc>
        <w:tc>
          <w:tcPr>
            <w:tcW w:w="7128" w:type="dxa"/>
            <w:shd w:val="clear" w:color="auto" w:fill="DBE5F1" w:themeFill="accent1" w:themeFillTint="33"/>
            <w:vAlign w:val="center"/>
            <w:hideMark/>
          </w:tcPr>
          <w:p w14:paraId="4A34ECEE" w14:textId="0BE97C3A" w:rsidR="006D5123" w:rsidRPr="009A2F8A" w:rsidRDefault="006D5123" w:rsidP="006D5123">
            <w:pPr>
              <w:widowControl/>
              <w:rPr>
                <w:rFonts w:ascii="Times New Roman" w:eastAsia="Times New Roman" w:hAnsi="Times New Roman" w:cs="Times New Roman"/>
                <w:b/>
                <w:bCs/>
                <w:color w:val="000000"/>
                <w:sz w:val="24"/>
                <w:szCs w:val="24"/>
              </w:rPr>
            </w:pPr>
            <w:r w:rsidRPr="009A2F8A">
              <w:rPr>
                <w:rFonts w:ascii="Times New Roman" w:eastAsia="Times New Roman" w:hAnsi="Times New Roman" w:cs="Times New Roman"/>
                <w:b/>
                <w:bCs/>
                <w:color w:val="000000"/>
                <w:sz w:val="24"/>
                <w:szCs w:val="24"/>
              </w:rPr>
              <w:t>Total Domestic Registrations</w:t>
            </w:r>
          </w:p>
        </w:tc>
        <w:tc>
          <w:tcPr>
            <w:tcW w:w="1576" w:type="dxa"/>
            <w:shd w:val="clear" w:color="auto" w:fill="DBE5F1" w:themeFill="accent1" w:themeFillTint="33"/>
            <w:vAlign w:val="center"/>
            <w:hideMark/>
          </w:tcPr>
          <w:p w14:paraId="6B724C23" w14:textId="1A686EAF" w:rsidR="00CA4887" w:rsidRPr="009A2F8A" w:rsidRDefault="00CA4887" w:rsidP="00CA4887">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w:t>
            </w:r>
          </w:p>
        </w:tc>
      </w:tr>
    </w:tbl>
    <w:p w14:paraId="169E2CA0" w14:textId="4D22AC4C" w:rsidR="00F74F4C" w:rsidRPr="009A2F8A" w:rsidRDefault="00F74F4C" w:rsidP="0007324B">
      <w:pPr>
        <w:ind w:left="100"/>
        <w:rPr>
          <w:rFonts w:ascii="Times New Roman" w:eastAsia="Times New Roman" w:hAnsi="Times New Roman" w:cs="Times New Roman"/>
          <w:sz w:val="24"/>
          <w:szCs w:val="24"/>
        </w:rPr>
      </w:pPr>
    </w:p>
    <w:p w14:paraId="51A25AF6" w14:textId="77777777" w:rsidR="00EB4E3D" w:rsidRPr="009A2F8A" w:rsidRDefault="00EB4E3D" w:rsidP="00875640">
      <w:pPr>
        <w:tabs>
          <w:tab w:val="left" w:pos="1170"/>
          <w:tab w:val="left" w:pos="1350"/>
        </w:tabs>
        <w:ind w:left="270" w:right="-20"/>
        <w:jc w:val="both"/>
        <w:rPr>
          <w:rFonts w:ascii="Times New Roman" w:eastAsia="Times New Roman" w:hAnsi="Times New Roman" w:cs="Times New Roman"/>
          <w:sz w:val="24"/>
          <w:szCs w:val="24"/>
        </w:rPr>
      </w:pPr>
    </w:p>
    <w:p w14:paraId="78296255" w14:textId="346039A7" w:rsidR="00EB4E3D" w:rsidRPr="009A2F8A" w:rsidRDefault="00EB4E3D" w:rsidP="00016D47">
      <w:pPr>
        <w:ind w:left="260" w:right="-20"/>
        <w:jc w:val="both"/>
        <w:rPr>
          <w:rFonts w:ascii="Times New Roman" w:eastAsia="Times New Roman" w:hAnsi="Times New Roman" w:cs="Times New Roman"/>
          <w:sz w:val="24"/>
          <w:szCs w:val="24"/>
        </w:rPr>
      </w:pPr>
      <w:r w:rsidRPr="009A2F8A">
        <w:rPr>
          <w:rFonts w:ascii="Times New Roman" w:hAnsi="Times New Roman" w:cs="Times New Roman"/>
          <w:b/>
          <w:sz w:val="24"/>
          <w:szCs w:val="24"/>
        </w:rPr>
        <w:t>H.1</w:t>
      </w:r>
      <w:r w:rsidR="00A831DD">
        <w:rPr>
          <w:rFonts w:ascii="Times New Roman" w:hAnsi="Times New Roman" w:cs="Times New Roman"/>
          <w:b/>
          <w:sz w:val="24"/>
          <w:szCs w:val="24"/>
        </w:rPr>
        <w:t>0</w:t>
      </w:r>
      <w:r w:rsidRPr="009A2F8A">
        <w:rPr>
          <w:rFonts w:ascii="Times New Roman" w:hAnsi="Times New Roman" w:cs="Times New Roman"/>
          <w:b/>
          <w:sz w:val="24"/>
          <w:szCs w:val="24"/>
        </w:rPr>
        <w:t xml:space="preserve"> </w:t>
      </w:r>
      <w:r w:rsidR="00BD333A">
        <w:rPr>
          <w:rFonts w:ascii="Times New Roman" w:hAnsi="Times New Roman" w:cs="Times New Roman"/>
          <w:b/>
          <w:sz w:val="24"/>
          <w:szCs w:val="24"/>
        </w:rPr>
        <w:t>100K Student Support</w:t>
      </w:r>
    </w:p>
    <w:p w14:paraId="77D812A0" w14:textId="77777777" w:rsidR="00DF6B8A" w:rsidRDefault="00DF6B8A" w:rsidP="00875640">
      <w:pPr>
        <w:tabs>
          <w:tab w:val="left" w:pos="1170"/>
          <w:tab w:val="left" w:pos="1350"/>
        </w:tabs>
        <w:ind w:left="270" w:right="-20"/>
        <w:jc w:val="both"/>
        <w:rPr>
          <w:rFonts w:ascii="Times New Roman" w:eastAsia="Times New Roman" w:hAnsi="Times New Roman" w:cs="Times New Roman"/>
          <w:b/>
          <w:bCs/>
          <w:sz w:val="24"/>
          <w:szCs w:val="24"/>
        </w:rPr>
      </w:pPr>
    </w:p>
    <w:p w14:paraId="7DC2DCA5" w14:textId="20DD94AB" w:rsidR="00DF6B8A" w:rsidRPr="002F2A0F" w:rsidRDefault="006B6167" w:rsidP="002F2A0F">
      <w:pPr>
        <w:tabs>
          <w:tab w:val="left" w:pos="1170"/>
          <w:tab w:val="left" w:pos="1350"/>
        </w:tabs>
        <w:ind w:left="990" w:right="-20" w:hanging="720"/>
        <w:jc w:val="both"/>
        <w:rPr>
          <w:rFonts w:ascii="Times New Roman" w:eastAsia="Times New Roman" w:hAnsi="Times New Roman" w:cs="Times New Roman"/>
          <w:b/>
          <w:bCs/>
          <w:sz w:val="24"/>
          <w:szCs w:val="24"/>
        </w:rPr>
      </w:pPr>
      <w:r w:rsidRPr="009A2F8A">
        <w:rPr>
          <w:rFonts w:ascii="Times New Roman" w:eastAsia="Times New Roman" w:hAnsi="Times New Roman" w:cs="Times New Roman"/>
          <w:sz w:val="24"/>
          <w:szCs w:val="24"/>
        </w:rPr>
        <w:t>H.1</w:t>
      </w:r>
      <w:r w:rsidR="00A831DD">
        <w:rPr>
          <w:rFonts w:ascii="Times New Roman" w:eastAsia="Times New Roman" w:hAnsi="Times New Roman" w:cs="Times New Roman"/>
          <w:sz w:val="24"/>
          <w:szCs w:val="24"/>
        </w:rPr>
        <w:t>0</w:t>
      </w:r>
      <w:r w:rsidRPr="006B6167">
        <w:rPr>
          <w:rFonts w:ascii="Times New Roman" w:eastAsia="Times New Roman" w:hAnsi="Times New Roman" w:cs="Times New Roman"/>
          <w:sz w:val="24"/>
          <w:szCs w:val="24"/>
        </w:rPr>
        <w:t>.</w:t>
      </w:r>
      <w:r w:rsidR="0064017C">
        <w:rPr>
          <w:rFonts w:ascii="Times New Roman" w:eastAsia="Times New Roman" w:hAnsi="Times New Roman" w:cs="Times New Roman"/>
          <w:sz w:val="24"/>
          <w:szCs w:val="24"/>
        </w:rPr>
        <w:t>1</w:t>
      </w:r>
      <w:r w:rsidRPr="006B6167">
        <w:rPr>
          <w:rFonts w:ascii="Times New Roman" w:eastAsia="Times New Roman" w:hAnsi="Times New Roman" w:cs="Times New Roman"/>
          <w:sz w:val="24"/>
          <w:szCs w:val="24"/>
        </w:rPr>
        <w:t xml:space="preserve"> </w:t>
      </w:r>
      <w:r w:rsidRPr="006B6167">
        <w:tab/>
      </w:r>
      <w:r w:rsidRPr="006B6167">
        <w:rPr>
          <w:rFonts w:ascii="Times New Roman" w:eastAsia="Times New Roman" w:hAnsi="Times New Roman" w:cs="Times New Roman"/>
          <w:b/>
          <w:bCs/>
          <w:sz w:val="24"/>
          <w:szCs w:val="24"/>
        </w:rPr>
        <w:t>Participant Travel Support:</w:t>
      </w:r>
      <w:r w:rsidRPr="006B6167">
        <w:rPr>
          <w:rFonts w:ascii="Times New Roman" w:eastAsia="Times New Roman" w:hAnsi="Times New Roman" w:cs="Times New Roman"/>
          <w:sz w:val="24"/>
          <w:szCs w:val="24"/>
        </w:rPr>
        <w:t xml:space="preserve"> As cost-share, POA is budgeting to provide stipends to </w:t>
      </w:r>
      <w:r w:rsidR="008C16CF">
        <w:rPr>
          <w:rFonts w:ascii="Times New Roman" w:eastAsia="Times New Roman" w:hAnsi="Times New Roman" w:cs="Times New Roman"/>
          <w:sz w:val="24"/>
          <w:szCs w:val="24"/>
        </w:rPr>
        <w:t>participants</w:t>
      </w:r>
      <w:r w:rsidRPr="006B6167">
        <w:rPr>
          <w:rFonts w:ascii="Times New Roman" w:eastAsia="Times New Roman" w:hAnsi="Times New Roman" w:cs="Times New Roman"/>
          <w:sz w:val="24"/>
          <w:szCs w:val="24"/>
        </w:rPr>
        <w:t xml:space="preserve"> to invite them to speak on panels at 100K visibility events/workshops. By providing the travel stipend it will help students participate in these networking and events/workshops. Based on similar </w:t>
      </w:r>
      <w:r w:rsidR="00066E58">
        <w:rPr>
          <w:rFonts w:ascii="Times New Roman" w:eastAsia="Times New Roman" w:hAnsi="Times New Roman" w:cs="Times New Roman"/>
          <w:sz w:val="24"/>
          <w:szCs w:val="24"/>
        </w:rPr>
        <w:t xml:space="preserve">outreach </w:t>
      </w:r>
      <w:r w:rsidRPr="006B6167">
        <w:rPr>
          <w:rFonts w:ascii="Times New Roman" w:eastAsia="Times New Roman" w:hAnsi="Times New Roman" w:cs="Times New Roman"/>
          <w:sz w:val="24"/>
          <w:szCs w:val="24"/>
        </w:rPr>
        <w:t xml:space="preserve">programs, POA estimates a $1,000 stipend per person for </w:t>
      </w:r>
      <w:r w:rsidRPr="002F2A0F">
        <w:rPr>
          <w:rFonts w:ascii="Times New Roman" w:eastAsia="Times New Roman" w:hAnsi="Times New Roman" w:cs="Times New Roman"/>
          <w:sz w:val="24"/>
          <w:szCs w:val="24"/>
        </w:rPr>
        <w:t xml:space="preserve">up to </w:t>
      </w:r>
      <w:r w:rsidR="009B0F2A" w:rsidRPr="002F2A0F">
        <w:rPr>
          <w:rFonts w:ascii="Times New Roman" w:eastAsia="Times New Roman" w:hAnsi="Times New Roman" w:cs="Times New Roman"/>
          <w:sz w:val="24"/>
          <w:szCs w:val="24"/>
        </w:rPr>
        <w:t xml:space="preserve">two (2) </w:t>
      </w:r>
      <w:r w:rsidRPr="002F2A0F">
        <w:rPr>
          <w:rFonts w:ascii="Times New Roman" w:eastAsia="Times New Roman" w:hAnsi="Times New Roman" w:cs="Times New Roman"/>
          <w:sz w:val="24"/>
          <w:szCs w:val="24"/>
        </w:rPr>
        <w:t xml:space="preserve">people. The total estimated cost is </w:t>
      </w:r>
      <w:r w:rsidRPr="002F2A0F">
        <w:rPr>
          <w:rFonts w:ascii="Times New Roman" w:eastAsia="Times New Roman" w:hAnsi="Times New Roman" w:cs="Times New Roman"/>
          <w:b/>
          <w:bCs/>
          <w:sz w:val="24"/>
          <w:szCs w:val="24"/>
        </w:rPr>
        <w:t>$</w:t>
      </w:r>
      <w:r w:rsidR="009B0F2A" w:rsidRPr="002F2A0F">
        <w:rPr>
          <w:rFonts w:ascii="Times New Roman" w:eastAsia="Times New Roman" w:hAnsi="Times New Roman" w:cs="Times New Roman"/>
          <w:b/>
          <w:bCs/>
          <w:sz w:val="24"/>
          <w:szCs w:val="24"/>
        </w:rPr>
        <w:t>2</w:t>
      </w:r>
      <w:r w:rsidRPr="002F2A0F">
        <w:rPr>
          <w:rFonts w:ascii="Times New Roman" w:eastAsia="Times New Roman" w:hAnsi="Times New Roman" w:cs="Times New Roman"/>
          <w:b/>
          <w:bCs/>
          <w:sz w:val="24"/>
          <w:szCs w:val="24"/>
        </w:rPr>
        <w:t xml:space="preserve">,000 which POA will provide as cost share.   </w:t>
      </w:r>
    </w:p>
    <w:p w14:paraId="187FFC51" w14:textId="00FF6B4C" w:rsidR="00E65FCB" w:rsidRPr="002F2A0F" w:rsidRDefault="00E65FCB" w:rsidP="002F2A0F">
      <w:pPr>
        <w:tabs>
          <w:tab w:val="left" w:pos="1170"/>
          <w:tab w:val="left" w:pos="1350"/>
        </w:tabs>
        <w:ind w:left="990" w:right="-20" w:hanging="720"/>
        <w:jc w:val="both"/>
        <w:rPr>
          <w:rFonts w:ascii="Times New Roman" w:eastAsia="Times New Roman" w:hAnsi="Times New Roman" w:cs="Times New Roman"/>
          <w:b/>
          <w:bCs/>
          <w:sz w:val="24"/>
          <w:szCs w:val="24"/>
        </w:rPr>
      </w:pPr>
    </w:p>
    <w:p w14:paraId="36851300" w14:textId="41A4156E" w:rsidR="00E65FCB" w:rsidRPr="002F2A0F" w:rsidRDefault="00E65FCB" w:rsidP="002F2A0F">
      <w:pPr>
        <w:ind w:left="260"/>
        <w:jc w:val="both"/>
        <w:rPr>
          <w:rFonts w:ascii="Times New Roman" w:hAnsi="Times New Roman" w:cs="Times New Roman"/>
          <w:sz w:val="24"/>
          <w:szCs w:val="24"/>
        </w:rPr>
      </w:pPr>
      <w:r w:rsidRPr="002F2A0F">
        <w:rPr>
          <w:rFonts w:ascii="Times New Roman" w:eastAsia="Times New Roman" w:hAnsi="Times New Roman" w:cs="Times New Roman"/>
          <w:sz w:val="24"/>
          <w:szCs w:val="24"/>
        </w:rPr>
        <w:t xml:space="preserve">H.12 </w:t>
      </w:r>
      <w:r w:rsidR="006D7D4D" w:rsidRPr="002F2A0F">
        <w:rPr>
          <w:rFonts w:ascii="Times New Roman" w:hAnsi="Times New Roman" w:cs="Times New Roman"/>
          <w:b/>
          <w:spacing w:val="-1"/>
          <w:sz w:val="24"/>
          <w:szCs w:val="24"/>
        </w:rPr>
        <w:t xml:space="preserve">Innovation </w:t>
      </w:r>
      <w:r w:rsidR="00EB1F02">
        <w:rPr>
          <w:rFonts w:ascii="Times New Roman" w:hAnsi="Times New Roman" w:cs="Times New Roman"/>
          <w:b/>
          <w:spacing w:val="-1"/>
          <w:sz w:val="24"/>
          <w:szCs w:val="24"/>
        </w:rPr>
        <w:t>G</w:t>
      </w:r>
      <w:r w:rsidR="006D7D4D" w:rsidRPr="002F2A0F">
        <w:rPr>
          <w:rFonts w:ascii="Times New Roman" w:hAnsi="Times New Roman" w:cs="Times New Roman"/>
          <w:b/>
          <w:spacing w:val="-1"/>
          <w:sz w:val="24"/>
          <w:szCs w:val="24"/>
        </w:rPr>
        <w:t>rant</w:t>
      </w:r>
      <w:r w:rsidRPr="002F2A0F">
        <w:rPr>
          <w:rFonts w:ascii="Times New Roman" w:hAnsi="Times New Roman" w:cs="Times New Roman"/>
          <w:b/>
          <w:spacing w:val="-1"/>
          <w:sz w:val="24"/>
          <w:szCs w:val="24"/>
        </w:rPr>
        <w:t xml:space="preserve">s:  </w:t>
      </w:r>
      <w:r w:rsidR="006D7D4D" w:rsidRPr="002F2A0F">
        <w:rPr>
          <w:rFonts w:ascii="Times New Roman" w:eastAsia="Times New Roman" w:hAnsi="Times New Roman" w:cs="Times New Roman"/>
          <w:sz w:val="24"/>
          <w:szCs w:val="24"/>
        </w:rPr>
        <w:t>Innovation grant</w:t>
      </w:r>
      <w:r w:rsidRPr="002F2A0F">
        <w:rPr>
          <w:rFonts w:ascii="Times New Roman" w:eastAsia="Times New Roman" w:hAnsi="Times New Roman" w:cs="Times New Roman"/>
          <w:sz w:val="24"/>
          <w:szCs w:val="24"/>
        </w:rPr>
        <w:t>s to HEI teams for new U.S.-</w:t>
      </w:r>
      <w:r w:rsidR="00EB1F02">
        <w:rPr>
          <w:rFonts w:ascii="Times New Roman" w:eastAsia="Times New Roman" w:hAnsi="Times New Roman" w:cs="Times New Roman"/>
          <w:sz w:val="24"/>
          <w:szCs w:val="24"/>
        </w:rPr>
        <w:t>LAC/Canada</w:t>
      </w:r>
      <w:r w:rsidRPr="002F2A0F">
        <w:rPr>
          <w:rFonts w:ascii="Times New Roman" w:eastAsia="Times New Roman" w:hAnsi="Times New Roman" w:cs="Times New Roman"/>
          <w:sz w:val="24"/>
          <w:szCs w:val="24"/>
        </w:rPr>
        <w:t xml:space="preserve"> exchange programs. These funds will also facilitate fundraising by showing DOS/POA investment.</w:t>
      </w:r>
    </w:p>
    <w:p w14:paraId="2A36C44A" w14:textId="77777777" w:rsidR="00E65FCB" w:rsidRPr="002F2A0F" w:rsidRDefault="00E65FCB" w:rsidP="002F2A0F">
      <w:pPr>
        <w:ind w:left="990" w:hanging="720"/>
        <w:jc w:val="both"/>
        <w:rPr>
          <w:rFonts w:ascii="Times New Roman" w:hAnsi="Times New Roman" w:cs="Times New Roman"/>
          <w:b/>
          <w:spacing w:val="-1"/>
          <w:sz w:val="24"/>
          <w:szCs w:val="24"/>
        </w:rPr>
      </w:pPr>
    </w:p>
    <w:p w14:paraId="115CE407" w14:textId="0552A63C" w:rsidR="001A622F" w:rsidRPr="009A2F8A" w:rsidRDefault="00E65FCB" w:rsidP="002F2A0F">
      <w:pPr>
        <w:ind w:left="990" w:hanging="720"/>
        <w:jc w:val="both"/>
        <w:rPr>
          <w:rFonts w:ascii="Times New Roman" w:hAnsi="Times New Roman" w:cs="Times New Roman"/>
          <w:spacing w:val="-1"/>
          <w:sz w:val="24"/>
          <w:szCs w:val="24"/>
        </w:rPr>
      </w:pPr>
      <w:r w:rsidRPr="002F2A0F">
        <w:rPr>
          <w:rFonts w:ascii="Times New Roman" w:hAnsi="Times New Roman" w:cs="Times New Roman"/>
          <w:spacing w:val="-1"/>
          <w:sz w:val="24"/>
          <w:szCs w:val="24"/>
        </w:rPr>
        <w:t>H.12.1</w:t>
      </w:r>
      <w:r w:rsidRPr="002F2A0F">
        <w:rPr>
          <w:rFonts w:ascii="Times New Roman" w:hAnsi="Times New Roman" w:cs="Times New Roman"/>
          <w:b/>
          <w:bCs/>
          <w:spacing w:val="-1"/>
          <w:sz w:val="24"/>
          <w:szCs w:val="24"/>
        </w:rPr>
        <w:tab/>
        <w:t>Innovation Grants:</w:t>
      </w:r>
      <w:r w:rsidRPr="002F2A0F">
        <w:rPr>
          <w:rFonts w:ascii="Times New Roman" w:hAnsi="Times New Roman" w:cs="Times New Roman"/>
          <w:spacing w:val="-1"/>
          <w:sz w:val="24"/>
          <w:szCs w:val="24"/>
        </w:rPr>
        <w:t xml:space="preserve"> POA</w:t>
      </w:r>
      <w:r w:rsidRPr="00E65FCB">
        <w:rPr>
          <w:rFonts w:ascii="Times New Roman" w:hAnsi="Times New Roman" w:cs="Times New Roman"/>
          <w:spacing w:val="-1"/>
          <w:sz w:val="24"/>
          <w:szCs w:val="24"/>
        </w:rPr>
        <w:t xml:space="preserve"> will </w:t>
      </w:r>
      <w:r w:rsidRPr="002F2A0F">
        <w:rPr>
          <w:rFonts w:ascii="Times New Roman" w:hAnsi="Times New Roman" w:cs="Times New Roman"/>
          <w:spacing w:val="-1"/>
          <w:sz w:val="24"/>
          <w:szCs w:val="24"/>
        </w:rPr>
        <w:t xml:space="preserve">allocate funds for up to </w:t>
      </w:r>
      <w:r w:rsidR="00390817" w:rsidRPr="002F2A0F">
        <w:rPr>
          <w:rFonts w:ascii="Times New Roman" w:hAnsi="Times New Roman" w:cs="Times New Roman"/>
          <w:spacing w:val="-1"/>
          <w:sz w:val="24"/>
          <w:szCs w:val="24"/>
        </w:rPr>
        <w:t>thirty</w:t>
      </w:r>
      <w:r w:rsidR="00817EC5" w:rsidRPr="002F2A0F">
        <w:rPr>
          <w:rFonts w:ascii="Times New Roman" w:hAnsi="Times New Roman" w:cs="Times New Roman"/>
          <w:spacing w:val="-1"/>
          <w:sz w:val="24"/>
          <w:szCs w:val="24"/>
        </w:rPr>
        <w:t>-two</w:t>
      </w:r>
      <w:r w:rsidR="00390817" w:rsidRPr="002F2A0F">
        <w:rPr>
          <w:rFonts w:ascii="Times New Roman" w:hAnsi="Times New Roman" w:cs="Times New Roman"/>
          <w:spacing w:val="-1"/>
          <w:sz w:val="24"/>
          <w:szCs w:val="24"/>
        </w:rPr>
        <w:t xml:space="preserve"> </w:t>
      </w:r>
      <w:r w:rsidRPr="002F2A0F">
        <w:rPr>
          <w:rFonts w:ascii="Times New Roman" w:hAnsi="Times New Roman" w:cs="Times New Roman"/>
          <w:spacing w:val="-1"/>
          <w:sz w:val="24"/>
          <w:szCs w:val="24"/>
        </w:rPr>
        <w:t>(</w:t>
      </w:r>
      <w:r w:rsidR="00390817" w:rsidRPr="002F2A0F">
        <w:rPr>
          <w:rFonts w:ascii="Times New Roman" w:hAnsi="Times New Roman" w:cs="Times New Roman"/>
          <w:spacing w:val="-1"/>
          <w:sz w:val="24"/>
          <w:szCs w:val="24"/>
        </w:rPr>
        <w:t>3</w:t>
      </w:r>
      <w:r w:rsidR="00817EC5" w:rsidRPr="002F2A0F">
        <w:rPr>
          <w:rFonts w:ascii="Times New Roman" w:hAnsi="Times New Roman" w:cs="Times New Roman"/>
          <w:spacing w:val="-1"/>
          <w:sz w:val="24"/>
          <w:szCs w:val="24"/>
        </w:rPr>
        <w:t>2</w:t>
      </w:r>
      <w:r w:rsidRPr="002F2A0F">
        <w:rPr>
          <w:rFonts w:ascii="Times New Roman" w:hAnsi="Times New Roman" w:cs="Times New Roman"/>
          <w:spacing w:val="-1"/>
          <w:sz w:val="24"/>
          <w:szCs w:val="24"/>
        </w:rPr>
        <w:t xml:space="preserve">) </w:t>
      </w:r>
      <w:r w:rsidR="00066E58" w:rsidRPr="002F2A0F">
        <w:rPr>
          <w:rFonts w:ascii="Times New Roman" w:hAnsi="Times New Roman" w:cs="Times New Roman"/>
          <w:spacing w:val="-1"/>
          <w:sz w:val="24"/>
          <w:szCs w:val="24"/>
        </w:rPr>
        <w:t>I</w:t>
      </w:r>
      <w:r w:rsidR="006D7D4D" w:rsidRPr="002F2A0F">
        <w:rPr>
          <w:rFonts w:ascii="Times New Roman" w:hAnsi="Times New Roman" w:cs="Times New Roman"/>
          <w:spacing w:val="-1"/>
          <w:sz w:val="24"/>
          <w:szCs w:val="24"/>
        </w:rPr>
        <w:t xml:space="preserve">nnovation </w:t>
      </w:r>
      <w:r w:rsidR="00066E58" w:rsidRPr="002F2A0F">
        <w:rPr>
          <w:rFonts w:ascii="Times New Roman" w:hAnsi="Times New Roman" w:cs="Times New Roman"/>
          <w:spacing w:val="-1"/>
          <w:sz w:val="24"/>
          <w:szCs w:val="24"/>
        </w:rPr>
        <w:t xml:space="preserve">Fund </w:t>
      </w:r>
      <w:r w:rsidR="006D7D4D" w:rsidRPr="002F2A0F">
        <w:rPr>
          <w:rFonts w:ascii="Times New Roman" w:hAnsi="Times New Roman" w:cs="Times New Roman"/>
          <w:spacing w:val="-1"/>
          <w:sz w:val="24"/>
          <w:szCs w:val="24"/>
        </w:rPr>
        <w:t>grant</w:t>
      </w:r>
      <w:r w:rsidRPr="002F2A0F">
        <w:rPr>
          <w:rFonts w:ascii="Times New Roman" w:hAnsi="Times New Roman" w:cs="Times New Roman"/>
          <w:spacing w:val="-1"/>
          <w:sz w:val="24"/>
          <w:szCs w:val="24"/>
        </w:rPr>
        <w:t xml:space="preserve">s of $25,000 </w:t>
      </w:r>
      <w:r w:rsidR="00066E58" w:rsidRPr="002F2A0F">
        <w:rPr>
          <w:rFonts w:ascii="Times New Roman" w:hAnsi="Times New Roman" w:cs="Times New Roman"/>
          <w:spacing w:val="-1"/>
          <w:sz w:val="24"/>
          <w:szCs w:val="24"/>
        </w:rPr>
        <w:t xml:space="preserve">each </w:t>
      </w:r>
      <w:r w:rsidRPr="002F2A0F">
        <w:rPr>
          <w:rFonts w:ascii="Times New Roman" w:hAnsi="Times New Roman" w:cs="Times New Roman"/>
          <w:spacing w:val="-1"/>
          <w:sz w:val="24"/>
          <w:szCs w:val="24"/>
        </w:rPr>
        <w:t xml:space="preserve">to </w:t>
      </w:r>
      <w:r w:rsidR="00602D1D">
        <w:rPr>
          <w:rFonts w:ascii="Times New Roman" w:hAnsi="Times New Roman" w:cs="Times New Roman"/>
          <w:spacing w:val="-1"/>
          <w:sz w:val="24"/>
          <w:szCs w:val="24"/>
        </w:rPr>
        <w:t>support U.S.-LAC/Canada exchanges</w:t>
      </w:r>
      <w:r w:rsidR="00B44913">
        <w:rPr>
          <w:rFonts w:ascii="Times New Roman" w:hAnsi="Times New Roman" w:cs="Times New Roman"/>
          <w:spacing w:val="-1"/>
          <w:sz w:val="24"/>
          <w:szCs w:val="24"/>
        </w:rPr>
        <w:t>. Through</w:t>
      </w:r>
      <w:r w:rsidRPr="002F2A0F">
        <w:rPr>
          <w:rFonts w:ascii="Times New Roman" w:hAnsi="Times New Roman" w:cs="Times New Roman"/>
          <w:spacing w:val="-1"/>
          <w:sz w:val="24"/>
          <w:szCs w:val="24"/>
        </w:rPr>
        <w:t xml:space="preserve"> fundraising efforts</w:t>
      </w:r>
      <w:r w:rsidR="00B44913">
        <w:rPr>
          <w:rFonts w:ascii="Times New Roman" w:hAnsi="Times New Roman" w:cs="Times New Roman"/>
          <w:spacing w:val="-1"/>
          <w:sz w:val="24"/>
          <w:szCs w:val="24"/>
        </w:rPr>
        <w:t>, POA will</w:t>
      </w:r>
      <w:r w:rsidR="003F75FF" w:rsidRPr="002F2A0F">
        <w:rPr>
          <w:rFonts w:ascii="Times New Roman" w:hAnsi="Times New Roman" w:cs="Times New Roman"/>
          <w:spacing w:val="-1"/>
          <w:sz w:val="24"/>
          <w:szCs w:val="24"/>
        </w:rPr>
        <w:t xml:space="preserve"> </w:t>
      </w:r>
      <w:r w:rsidR="00E347B8">
        <w:rPr>
          <w:rFonts w:ascii="Times New Roman" w:hAnsi="Times New Roman" w:cs="Times New Roman"/>
          <w:spacing w:val="-1"/>
          <w:sz w:val="24"/>
          <w:szCs w:val="24"/>
        </w:rPr>
        <w:t xml:space="preserve">secure </w:t>
      </w:r>
      <w:r w:rsidR="003F75FF" w:rsidRPr="002F2A0F">
        <w:rPr>
          <w:rFonts w:ascii="Times New Roman" w:hAnsi="Times New Roman" w:cs="Times New Roman"/>
          <w:spacing w:val="-1"/>
          <w:sz w:val="24"/>
          <w:szCs w:val="24"/>
        </w:rPr>
        <w:t>funds f</w:t>
      </w:r>
      <w:r w:rsidR="00E347B8">
        <w:rPr>
          <w:rFonts w:ascii="Times New Roman" w:hAnsi="Times New Roman" w:cs="Times New Roman"/>
          <w:spacing w:val="-1"/>
          <w:sz w:val="24"/>
          <w:szCs w:val="24"/>
        </w:rPr>
        <w:t>or these grants f</w:t>
      </w:r>
      <w:r w:rsidR="003F75FF" w:rsidRPr="002F2A0F">
        <w:rPr>
          <w:rFonts w:ascii="Times New Roman" w:hAnsi="Times New Roman" w:cs="Times New Roman"/>
          <w:spacing w:val="-1"/>
          <w:sz w:val="24"/>
          <w:szCs w:val="24"/>
        </w:rPr>
        <w:t>rom current/</w:t>
      </w:r>
      <w:r w:rsidRPr="002F2A0F">
        <w:rPr>
          <w:rFonts w:ascii="Times New Roman" w:hAnsi="Times New Roman" w:cs="Times New Roman"/>
          <w:spacing w:val="-1"/>
          <w:sz w:val="24"/>
          <w:szCs w:val="24"/>
        </w:rPr>
        <w:t xml:space="preserve">new </w:t>
      </w:r>
      <w:r w:rsidR="00E347B8">
        <w:rPr>
          <w:rFonts w:ascii="Times New Roman" w:hAnsi="Times New Roman" w:cs="Times New Roman"/>
          <w:spacing w:val="-1"/>
          <w:sz w:val="24"/>
          <w:szCs w:val="24"/>
        </w:rPr>
        <w:t xml:space="preserve">non-USG </w:t>
      </w:r>
      <w:r w:rsidRPr="002F2A0F">
        <w:rPr>
          <w:rFonts w:ascii="Times New Roman" w:hAnsi="Times New Roman" w:cs="Times New Roman"/>
          <w:spacing w:val="-1"/>
          <w:sz w:val="24"/>
          <w:szCs w:val="24"/>
        </w:rPr>
        <w:t xml:space="preserve">donors to </w:t>
      </w:r>
      <w:r w:rsidR="003F75FF" w:rsidRPr="002F2A0F">
        <w:rPr>
          <w:rFonts w:ascii="Times New Roman" w:hAnsi="Times New Roman" w:cs="Times New Roman"/>
          <w:spacing w:val="-1"/>
          <w:sz w:val="24"/>
          <w:szCs w:val="24"/>
        </w:rPr>
        <w:t>support 100K bilateral or sub-regional competitions</w:t>
      </w:r>
      <w:r w:rsidRPr="002F2A0F">
        <w:rPr>
          <w:rFonts w:ascii="Times New Roman" w:hAnsi="Times New Roman" w:cs="Times New Roman"/>
          <w:spacing w:val="-1"/>
          <w:sz w:val="24"/>
          <w:szCs w:val="24"/>
        </w:rPr>
        <w:t xml:space="preserve"> during </w:t>
      </w:r>
      <w:r w:rsidRPr="00E65FCB">
        <w:rPr>
          <w:rFonts w:ascii="Times New Roman" w:hAnsi="Times New Roman" w:cs="Times New Roman"/>
          <w:spacing w:val="-1"/>
          <w:sz w:val="24"/>
          <w:szCs w:val="24"/>
        </w:rPr>
        <w:t xml:space="preserve">2023-2025. The total budget is </w:t>
      </w:r>
      <w:r w:rsidRPr="00F76160">
        <w:rPr>
          <w:rFonts w:ascii="Times New Roman" w:hAnsi="Times New Roman" w:cs="Times New Roman"/>
          <w:b/>
          <w:bCs/>
          <w:spacing w:val="-1"/>
          <w:sz w:val="24"/>
          <w:szCs w:val="24"/>
        </w:rPr>
        <w:t>$</w:t>
      </w:r>
      <w:r w:rsidR="0047591B" w:rsidRPr="00F76160">
        <w:rPr>
          <w:rFonts w:ascii="Times New Roman" w:hAnsi="Times New Roman" w:cs="Times New Roman"/>
          <w:b/>
          <w:bCs/>
          <w:spacing w:val="-1"/>
          <w:sz w:val="24"/>
          <w:szCs w:val="24"/>
        </w:rPr>
        <w:t>7</w:t>
      </w:r>
      <w:r w:rsidR="00F1232C">
        <w:rPr>
          <w:rFonts w:ascii="Times New Roman" w:hAnsi="Times New Roman" w:cs="Times New Roman"/>
          <w:b/>
          <w:bCs/>
          <w:spacing w:val="-1"/>
          <w:sz w:val="24"/>
          <w:szCs w:val="24"/>
        </w:rPr>
        <w:t>9</w:t>
      </w:r>
      <w:r w:rsidR="0047591B" w:rsidRPr="00F76160">
        <w:rPr>
          <w:rFonts w:ascii="Times New Roman" w:hAnsi="Times New Roman" w:cs="Times New Roman"/>
          <w:b/>
          <w:bCs/>
          <w:spacing w:val="-1"/>
          <w:sz w:val="24"/>
          <w:szCs w:val="24"/>
        </w:rPr>
        <w:t>9,443</w:t>
      </w:r>
      <w:r w:rsidR="00B362A7" w:rsidRPr="00F76160">
        <w:rPr>
          <w:rFonts w:ascii="Times New Roman" w:hAnsi="Times New Roman" w:cs="Times New Roman"/>
          <w:b/>
          <w:bCs/>
          <w:spacing w:val="-1"/>
          <w:sz w:val="24"/>
          <w:szCs w:val="24"/>
        </w:rPr>
        <w:t xml:space="preserve">, </w:t>
      </w:r>
      <w:r w:rsidR="00F76160" w:rsidRPr="00F76160">
        <w:rPr>
          <w:rFonts w:ascii="Times New Roman" w:hAnsi="Times New Roman" w:cs="Times New Roman"/>
          <w:b/>
          <w:bCs/>
          <w:spacing w:val="-1"/>
          <w:sz w:val="24"/>
          <w:szCs w:val="24"/>
        </w:rPr>
        <w:t>with $</w:t>
      </w:r>
      <w:r w:rsidR="004750E1">
        <w:rPr>
          <w:rFonts w:ascii="Times New Roman" w:hAnsi="Times New Roman" w:cs="Times New Roman"/>
          <w:b/>
          <w:bCs/>
          <w:spacing w:val="-1"/>
          <w:sz w:val="24"/>
          <w:szCs w:val="24"/>
        </w:rPr>
        <w:t>50,000</w:t>
      </w:r>
      <w:r w:rsidR="00F76160" w:rsidRPr="00F76160">
        <w:rPr>
          <w:rFonts w:ascii="Times New Roman" w:hAnsi="Times New Roman" w:cs="Times New Roman"/>
          <w:b/>
          <w:bCs/>
          <w:spacing w:val="-1"/>
          <w:sz w:val="24"/>
          <w:szCs w:val="24"/>
        </w:rPr>
        <w:t xml:space="preserve"> covered by WHA funds, and $</w:t>
      </w:r>
      <w:r w:rsidR="000346D7">
        <w:rPr>
          <w:rFonts w:ascii="Times New Roman" w:hAnsi="Times New Roman" w:cs="Times New Roman"/>
          <w:b/>
          <w:bCs/>
          <w:spacing w:val="-1"/>
          <w:sz w:val="24"/>
          <w:szCs w:val="24"/>
        </w:rPr>
        <w:t>749,443</w:t>
      </w:r>
      <w:r w:rsidR="00F76160" w:rsidRPr="00F76160">
        <w:rPr>
          <w:rFonts w:ascii="Times New Roman" w:hAnsi="Times New Roman" w:cs="Times New Roman"/>
          <w:b/>
          <w:bCs/>
          <w:spacing w:val="-1"/>
          <w:sz w:val="24"/>
          <w:szCs w:val="24"/>
        </w:rPr>
        <w:t xml:space="preserve"> from POA cost-share</w:t>
      </w:r>
      <w:r w:rsidR="001A622F" w:rsidRPr="001A622F">
        <w:rPr>
          <w:rFonts w:ascii="Times New Roman" w:hAnsi="Times New Roman" w:cs="Times New Roman"/>
          <w:spacing w:val="-1"/>
          <w:sz w:val="24"/>
          <w:szCs w:val="24"/>
        </w:rPr>
        <w:t>.</w:t>
      </w:r>
    </w:p>
    <w:p w14:paraId="61C3FB1B" w14:textId="77777777" w:rsidR="00E65FCB" w:rsidRPr="009A2F8A" w:rsidRDefault="00E65FCB" w:rsidP="00FE5666">
      <w:pPr>
        <w:tabs>
          <w:tab w:val="left" w:pos="1170"/>
          <w:tab w:val="left" w:pos="1350"/>
        </w:tabs>
        <w:ind w:left="990" w:right="-20" w:hanging="720"/>
        <w:jc w:val="both"/>
        <w:rPr>
          <w:rFonts w:ascii="Times New Roman" w:eastAsia="Times New Roman" w:hAnsi="Times New Roman" w:cs="Times New Roman"/>
          <w:b/>
          <w:bCs/>
          <w:sz w:val="24"/>
          <w:szCs w:val="24"/>
        </w:rPr>
      </w:pPr>
    </w:p>
    <w:p w14:paraId="650422E8" w14:textId="77777777" w:rsidR="00F74F4C" w:rsidRPr="009A2F8A" w:rsidRDefault="00F74F4C" w:rsidP="0007324B">
      <w:pPr>
        <w:ind w:left="100"/>
        <w:rPr>
          <w:rFonts w:ascii="Times New Roman" w:eastAsia="Times New Roman" w:hAnsi="Times New Roman" w:cs="Times New Roman"/>
          <w:sz w:val="24"/>
          <w:szCs w:val="24"/>
        </w:rPr>
      </w:pPr>
    </w:p>
    <w:p w14:paraId="15525E10" w14:textId="45BE5956" w:rsidR="00513BA6" w:rsidRPr="009A2F8A" w:rsidRDefault="00865BE0" w:rsidP="0007324B">
      <w:pPr>
        <w:ind w:left="100"/>
        <w:rPr>
          <w:rFonts w:ascii="Times New Roman" w:eastAsia="Times New Roman" w:hAnsi="Times New Roman" w:cs="Times New Roman"/>
          <w:sz w:val="24"/>
          <w:szCs w:val="24"/>
        </w:rPr>
      </w:pPr>
      <w:r w:rsidRPr="009A2F8A">
        <w:rPr>
          <w:rFonts w:ascii="Times New Roman" w:hAnsi="Times New Roman" w:cs="Times New Roman"/>
          <w:noProof/>
          <w:sz w:val="24"/>
          <w:szCs w:val="24"/>
          <w:shd w:val="clear" w:color="auto" w:fill="E6E6E6"/>
        </w:rPr>
        <mc:AlternateContent>
          <mc:Choice Requires="wps">
            <w:drawing>
              <wp:inline distT="0" distB="0" distL="0" distR="0" wp14:anchorId="01E074E1" wp14:editId="644CEA33">
                <wp:extent cx="5943600" cy="1250066"/>
                <wp:effectExtent l="0" t="0" r="12700" b="762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25006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A3DD99" w14:textId="77777777" w:rsidR="009967A1" w:rsidRPr="004D3836" w:rsidRDefault="009967A1" w:rsidP="00513BA6">
                            <w:pPr>
                              <w:spacing w:before="71" w:line="250" w:lineRule="exact"/>
                              <w:jc w:val="center"/>
                              <w:rPr>
                                <w:rFonts w:ascii="Times New Roman" w:eastAsia="Times New Roman" w:hAnsi="Times New Roman" w:cs="Times New Roman"/>
                                <w:sz w:val="24"/>
                                <w:szCs w:val="24"/>
                              </w:rPr>
                            </w:pPr>
                            <w:r w:rsidRPr="004D3836">
                              <w:rPr>
                                <w:rFonts w:ascii="Times New Roman"/>
                                <w:b/>
                                <w:spacing w:val="-1"/>
                                <w:sz w:val="24"/>
                                <w:szCs w:val="24"/>
                              </w:rPr>
                              <w:t>Indirect</w:t>
                            </w:r>
                            <w:r w:rsidRPr="004D3836">
                              <w:rPr>
                                <w:rFonts w:ascii="Times New Roman"/>
                                <w:b/>
                                <w:sz w:val="24"/>
                                <w:szCs w:val="24"/>
                              </w:rPr>
                              <w:t xml:space="preserve"> </w:t>
                            </w:r>
                            <w:r w:rsidRPr="004D3836">
                              <w:rPr>
                                <w:rFonts w:ascii="Times New Roman"/>
                                <w:b/>
                                <w:spacing w:val="-1"/>
                                <w:sz w:val="24"/>
                                <w:szCs w:val="24"/>
                              </w:rPr>
                              <w:t>Costs</w:t>
                            </w:r>
                          </w:p>
                          <w:p w14:paraId="27D013EB" w14:textId="18C06AF3" w:rsidR="009A18BD" w:rsidRDefault="00730F26" w:rsidP="009A18BD">
                            <w:pPr>
                              <w:jc w:val="center"/>
                              <w:rPr>
                                <w:rFonts w:ascii="Times New Roman" w:hAnsi="Times New Roman" w:cs="Times New Roman"/>
                                <w:bCs/>
                                <w:sz w:val="24"/>
                                <w:szCs w:val="24"/>
                              </w:rPr>
                            </w:pPr>
                            <w:r>
                              <w:rPr>
                                <w:rFonts w:ascii="Times New Roman" w:hAnsi="Times New Roman" w:cs="Times New Roman"/>
                                <w:bCs/>
                                <w:sz w:val="24"/>
                                <w:szCs w:val="24"/>
                              </w:rPr>
                              <w:t xml:space="preserve">Current </w:t>
                            </w:r>
                            <w:r w:rsidR="009A18BD" w:rsidRPr="004D3836">
                              <w:rPr>
                                <w:rFonts w:ascii="Times New Roman" w:hAnsi="Times New Roman" w:cs="Times New Roman"/>
                                <w:bCs/>
                                <w:sz w:val="24"/>
                                <w:szCs w:val="24"/>
                              </w:rPr>
                              <w:t>WHA Funds Requested: $</w:t>
                            </w:r>
                            <w:r w:rsidR="00980FAF" w:rsidRPr="004D3836">
                              <w:rPr>
                                <w:rFonts w:ascii="Times New Roman" w:hAnsi="Times New Roman" w:cs="Times New Roman"/>
                                <w:bCs/>
                                <w:sz w:val="24"/>
                                <w:szCs w:val="24"/>
                              </w:rPr>
                              <w:t>30</w:t>
                            </w:r>
                            <w:r w:rsidR="0038780D" w:rsidRPr="004D3836">
                              <w:rPr>
                                <w:rFonts w:ascii="Times New Roman" w:hAnsi="Times New Roman" w:cs="Times New Roman"/>
                                <w:bCs/>
                                <w:sz w:val="24"/>
                                <w:szCs w:val="24"/>
                              </w:rPr>
                              <w:t>4</w:t>
                            </w:r>
                            <w:r w:rsidR="00980FAF" w:rsidRPr="004D3836">
                              <w:rPr>
                                <w:rFonts w:ascii="Times New Roman" w:hAnsi="Times New Roman" w:cs="Times New Roman"/>
                                <w:bCs/>
                                <w:sz w:val="24"/>
                                <w:szCs w:val="24"/>
                              </w:rPr>
                              <w:t>,</w:t>
                            </w:r>
                            <w:r w:rsidR="0038780D" w:rsidRPr="004D3836">
                              <w:rPr>
                                <w:rFonts w:ascii="Times New Roman" w:hAnsi="Times New Roman" w:cs="Times New Roman"/>
                                <w:bCs/>
                                <w:sz w:val="24"/>
                                <w:szCs w:val="24"/>
                              </w:rPr>
                              <w:t>77</w:t>
                            </w:r>
                            <w:r w:rsidR="00725B5E" w:rsidRPr="004D3836">
                              <w:rPr>
                                <w:rFonts w:ascii="Times New Roman" w:hAnsi="Times New Roman" w:cs="Times New Roman"/>
                                <w:bCs/>
                                <w:sz w:val="24"/>
                                <w:szCs w:val="24"/>
                              </w:rPr>
                              <w:t>9</w:t>
                            </w:r>
                          </w:p>
                          <w:p w14:paraId="06733EAF" w14:textId="7978B698" w:rsidR="00730F26" w:rsidRPr="00A93892" w:rsidRDefault="00730F26" w:rsidP="00730F26">
                            <w:pPr>
                              <w:jc w:val="center"/>
                              <w:rPr>
                                <w:rFonts w:ascii="Times New Roman" w:hAnsi="Times New Roman" w:cs="Times New Roman"/>
                                <w:b/>
                                <w:i/>
                                <w:iCs/>
                                <w:color w:val="EE0000"/>
                                <w:sz w:val="24"/>
                                <w:szCs w:val="24"/>
                              </w:rPr>
                            </w:pPr>
                            <w:r w:rsidRPr="00A93892">
                              <w:rPr>
                                <w:rFonts w:ascii="Times New Roman" w:hAnsi="Times New Roman" w:cs="Times New Roman"/>
                                <w:b/>
                                <w:i/>
                                <w:iCs/>
                                <w:color w:val="EE0000"/>
                                <w:sz w:val="24"/>
                                <w:szCs w:val="24"/>
                              </w:rPr>
                              <w:t>Amount Change: +$</w:t>
                            </w:r>
                            <w:r>
                              <w:rPr>
                                <w:rFonts w:ascii="Times New Roman" w:hAnsi="Times New Roman" w:cs="Times New Roman"/>
                                <w:b/>
                                <w:i/>
                                <w:iCs/>
                                <w:color w:val="EE0000"/>
                                <w:sz w:val="24"/>
                                <w:szCs w:val="24"/>
                              </w:rPr>
                              <w:t>77,159</w:t>
                            </w:r>
                          </w:p>
                          <w:p w14:paraId="0E387B4C" w14:textId="22E9C8AA" w:rsidR="00730F26" w:rsidRPr="00A93892" w:rsidRDefault="00730F26" w:rsidP="00730F26">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 xml:space="preserve">Revised WHA Funds Requested:  </w:t>
                            </w:r>
                            <w:r w:rsidRPr="00F35D66">
                              <w:rPr>
                                <w:rFonts w:ascii="Times New Roman" w:hAnsi="Times New Roman" w:cs="Times New Roman"/>
                                <w:bCs/>
                                <w:color w:val="EE0000"/>
                                <w:sz w:val="24"/>
                                <w:szCs w:val="24"/>
                              </w:rPr>
                              <w:t>$</w:t>
                            </w:r>
                            <w:r w:rsidRPr="00A821C8">
                              <w:rPr>
                                <w:rFonts w:ascii="Times New Roman" w:hAnsi="Times New Roman" w:cs="Times New Roman"/>
                                <w:color w:val="EE0000"/>
                                <w:sz w:val="24"/>
                                <w:szCs w:val="24"/>
                                <w:rPrChange w:id="279" w:author="Penelope Kim" w:date="2025-12-17T10:23:00Z" w16du:dateUtc="2025-12-17T15:23:00Z">
                                  <w:rPr>
                                    <w:rFonts w:ascii="Times New Roman" w:hAnsi="Times New Roman" w:cs="Times New Roman"/>
                                    <w:sz w:val="24"/>
                                    <w:szCs w:val="24"/>
                                  </w:rPr>
                                </w:rPrChange>
                              </w:rPr>
                              <w:t>3</w:t>
                            </w:r>
                            <w:r w:rsidR="0035199E" w:rsidRPr="00A821C8">
                              <w:rPr>
                                <w:rFonts w:ascii="Times New Roman" w:hAnsi="Times New Roman" w:cs="Times New Roman"/>
                                <w:color w:val="EE0000"/>
                                <w:sz w:val="24"/>
                                <w:szCs w:val="24"/>
                                <w:rPrChange w:id="280" w:author="Penelope Kim" w:date="2025-12-17T10:23:00Z" w16du:dateUtc="2025-12-17T15:23:00Z">
                                  <w:rPr>
                                    <w:rFonts w:ascii="Times New Roman" w:hAnsi="Times New Roman" w:cs="Times New Roman"/>
                                    <w:sz w:val="24"/>
                                    <w:szCs w:val="24"/>
                                  </w:rPr>
                                </w:rPrChange>
                              </w:rPr>
                              <w:t>81,938</w:t>
                            </w:r>
                          </w:p>
                          <w:p w14:paraId="103C9649" w14:textId="77777777" w:rsidR="00730F26" w:rsidRPr="004D3836" w:rsidRDefault="00730F26" w:rsidP="009A18BD">
                            <w:pPr>
                              <w:jc w:val="center"/>
                              <w:rPr>
                                <w:rFonts w:ascii="Times New Roman" w:hAnsi="Times New Roman" w:cs="Times New Roman"/>
                                <w:bCs/>
                                <w:sz w:val="24"/>
                                <w:szCs w:val="24"/>
                              </w:rPr>
                            </w:pPr>
                          </w:p>
                          <w:p w14:paraId="0B48333E" w14:textId="3615032B" w:rsidR="00295E47" w:rsidRPr="004D3836" w:rsidRDefault="00295E47" w:rsidP="008F04C2">
                            <w:pPr>
                              <w:spacing w:before="80"/>
                              <w:jc w:val="center"/>
                              <w:rPr>
                                <w:rFonts w:ascii="Times New Roman"/>
                                <w:b/>
                                <w:bCs/>
                                <w:spacing w:val="31"/>
                                <w:sz w:val="24"/>
                                <w:szCs w:val="24"/>
                              </w:rPr>
                            </w:pPr>
                            <w:r w:rsidRPr="004D3836">
                              <w:rPr>
                                <w:rFonts w:ascii="Times New Roman"/>
                                <w:b/>
                                <w:bCs/>
                                <w:spacing w:val="-1"/>
                                <w:sz w:val="24"/>
                                <w:szCs w:val="24"/>
                              </w:rPr>
                              <w:t>Subtotal</w:t>
                            </w:r>
                            <w:r w:rsidRPr="004D3836">
                              <w:rPr>
                                <w:rFonts w:ascii="Times New Roman"/>
                                <w:b/>
                                <w:bCs/>
                                <w:spacing w:val="1"/>
                                <w:sz w:val="24"/>
                                <w:szCs w:val="24"/>
                              </w:rPr>
                              <w:t xml:space="preserve"> </w:t>
                            </w:r>
                            <w:r w:rsidRPr="004D3836">
                              <w:rPr>
                                <w:rFonts w:ascii="Times New Roman"/>
                                <w:b/>
                                <w:bCs/>
                                <w:spacing w:val="-1"/>
                                <w:sz w:val="24"/>
                                <w:szCs w:val="24"/>
                              </w:rPr>
                              <w:t>Indirect</w:t>
                            </w:r>
                            <w:r w:rsidRPr="004D3836">
                              <w:rPr>
                                <w:rFonts w:ascii="Times New Roman"/>
                                <w:b/>
                                <w:bCs/>
                                <w:spacing w:val="-2"/>
                                <w:sz w:val="24"/>
                                <w:szCs w:val="24"/>
                              </w:rPr>
                              <w:t xml:space="preserve"> </w:t>
                            </w:r>
                            <w:r w:rsidRPr="004D3836">
                              <w:rPr>
                                <w:rFonts w:ascii="Times New Roman"/>
                                <w:b/>
                                <w:bCs/>
                                <w:spacing w:val="-1"/>
                                <w:sz w:val="24"/>
                                <w:szCs w:val="24"/>
                              </w:rPr>
                              <w:t>Costs:</w:t>
                            </w:r>
                            <w:r w:rsidRPr="004D3836">
                              <w:rPr>
                                <w:rFonts w:ascii="Times New Roman"/>
                                <w:b/>
                                <w:bCs/>
                                <w:spacing w:val="1"/>
                                <w:sz w:val="24"/>
                                <w:szCs w:val="24"/>
                              </w:rPr>
                              <w:t xml:space="preserve"> </w:t>
                            </w:r>
                            <w:r w:rsidRPr="004D3836">
                              <w:rPr>
                                <w:rFonts w:ascii="Times New Roman"/>
                                <w:b/>
                                <w:bCs/>
                                <w:spacing w:val="-1"/>
                                <w:sz w:val="24"/>
                                <w:szCs w:val="24"/>
                              </w:rPr>
                              <w:t>$</w:t>
                            </w:r>
                            <w:r w:rsidR="0035199E">
                              <w:rPr>
                                <w:rFonts w:ascii="Times New Roman"/>
                                <w:b/>
                                <w:bCs/>
                                <w:spacing w:val="-1"/>
                                <w:sz w:val="24"/>
                                <w:szCs w:val="24"/>
                              </w:rPr>
                              <w:t>381,938</w:t>
                            </w:r>
                          </w:p>
                          <w:p w14:paraId="2179149F" w14:textId="7498F7E8" w:rsidR="009967A1" w:rsidRPr="004D3836" w:rsidRDefault="009967A1" w:rsidP="00D21FD5">
                            <w:pPr>
                              <w:spacing w:before="1" w:line="252" w:lineRule="exact"/>
                              <w:ind w:left="3130" w:right="2592" w:hanging="1"/>
                              <w:jc w:val="center"/>
                              <w:rPr>
                                <w:rFonts w:ascii="Times New Roman" w:eastAsia="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shape w14:anchorId="01E074E1" id="Text Box 5" o:spid="_x0000_s1033" type="#_x0000_t202" style="width:468pt;height:9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" filled="f">
                <v:textbox inset="0,0,0,0">
                  <w:txbxContent>
                    <w:p w14:paraId="58A3DD99" w14:textId="77777777" w:rsidR="009967A1" w:rsidRPr="004D3836" w:rsidRDefault="009967A1" w:rsidP="00513BA6">
                      <w:pPr>
                        <w:spacing w:before="71" w:line="250" w:lineRule="exact"/>
                        <w:jc w:val="center"/>
                        <w:rPr>
                          <w:rFonts w:ascii="Times New Roman" w:eastAsia="Times New Roman" w:hAnsi="Times New Roman" w:cs="Times New Roman"/>
                          <w:sz w:val="24"/>
                          <w:szCs w:val="24"/>
                        </w:rPr>
                      </w:pPr>
                      <w:r w:rsidRPr="004D3836">
                        <w:rPr>
                          <w:rFonts w:ascii="Times New Roman"/>
                          <w:b/>
                          <w:spacing w:val="-1"/>
                          <w:sz w:val="24"/>
                          <w:szCs w:val="24"/>
                        </w:rPr>
                        <w:t>Indirect</w:t>
                      </w:r>
                      <w:r w:rsidRPr="004D3836">
                        <w:rPr>
                          <w:rFonts w:ascii="Times New Roman"/>
                          <w:b/>
                          <w:sz w:val="24"/>
                          <w:szCs w:val="24"/>
                        </w:rPr>
                        <w:t xml:space="preserve"> </w:t>
                      </w:r>
                      <w:r w:rsidRPr="004D3836">
                        <w:rPr>
                          <w:rFonts w:ascii="Times New Roman"/>
                          <w:b/>
                          <w:spacing w:val="-1"/>
                          <w:sz w:val="24"/>
                          <w:szCs w:val="24"/>
                        </w:rPr>
                        <w:t>Costs</w:t>
                      </w:r>
                    </w:p>
                    <w:p w14:paraId="27D013EB" w14:textId="18C06AF3" w:rsidR="009A18BD" w:rsidRDefault="00730F26" w:rsidP="009A18BD">
                      <w:pPr>
                        <w:jc w:val="center"/>
                        <w:rPr>
                          <w:rFonts w:ascii="Times New Roman" w:hAnsi="Times New Roman" w:cs="Times New Roman"/>
                          <w:bCs/>
                          <w:sz w:val="24"/>
                          <w:szCs w:val="24"/>
                        </w:rPr>
                      </w:pPr>
                      <w:r>
                        <w:rPr>
                          <w:rFonts w:ascii="Times New Roman" w:hAnsi="Times New Roman" w:cs="Times New Roman"/>
                          <w:bCs/>
                          <w:sz w:val="24"/>
                          <w:szCs w:val="24"/>
                        </w:rPr>
                        <w:t xml:space="preserve">Current </w:t>
                      </w:r>
                      <w:r w:rsidR="009A18BD" w:rsidRPr="004D3836">
                        <w:rPr>
                          <w:rFonts w:ascii="Times New Roman" w:hAnsi="Times New Roman" w:cs="Times New Roman"/>
                          <w:bCs/>
                          <w:sz w:val="24"/>
                          <w:szCs w:val="24"/>
                        </w:rPr>
                        <w:t>WHA Funds Requested: $</w:t>
                      </w:r>
                      <w:r w:rsidR="00980FAF" w:rsidRPr="004D3836">
                        <w:rPr>
                          <w:rFonts w:ascii="Times New Roman" w:hAnsi="Times New Roman" w:cs="Times New Roman"/>
                          <w:bCs/>
                          <w:sz w:val="24"/>
                          <w:szCs w:val="24"/>
                        </w:rPr>
                        <w:t>30</w:t>
                      </w:r>
                      <w:r w:rsidR="0038780D" w:rsidRPr="004D3836">
                        <w:rPr>
                          <w:rFonts w:ascii="Times New Roman" w:hAnsi="Times New Roman" w:cs="Times New Roman"/>
                          <w:bCs/>
                          <w:sz w:val="24"/>
                          <w:szCs w:val="24"/>
                        </w:rPr>
                        <w:t>4</w:t>
                      </w:r>
                      <w:r w:rsidR="00980FAF" w:rsidRPr="004D3836">
                        <w:rPr>
                          <w:rFonts w:ascii="Times New Roman" w:hAnsi="Times New Roman" w:cs="Times New Roman"/>
                          <w:bCs/>
                          <w:sz w:val="24"/>
                          <w:szCs w:val="24"/>
                        </w:rPr>
                        <w:t>,</w:t>
                      </w:r>
                      <w:r w:rsidR="0038780D" w:rsidRPr="004D3836">
                        <w:rPr>
                          <w:rFonts w:ascii="Times New Roman" w:hAnsi="Times New Roman" w:cs="Times New Roman"/>
                          <w:bCs/>
                          <w:sz w:val="24"/>
                          <w:szCs w:val="24"/>
                        </w:rPr>
                        <w:t>77</w:t>
                      </w:r>
                      <w:r w:rsidR="00725B5E" w:rsidRPr="004D3836">
                        <w:rPr>
                          <w:rFonts w:ascii="Times New Roman" w:hAnsi="Times New Roman" w:cs="Times New Roman"/>
                          <w:bCs/>
                          <w:sz w:val="24"/>
                          <w:szCs w:val="24"/>
                        </w:rPr>
                        <w:t>9</w:t>
                      </w:r>
                    </w:p>
                    <w:p w14:paraId="06733EAF" w14:textId="7978B698" w:rsidR="00730F26" w:rsidRPr="00A93892" w:rsidRDefault="00730F26" w:rsidP="00730F26">
                      <w:pPr>
                        <w:jc w:val="center"/>
                        <w:rPr>
                          <w:rFonts w:ascii="Times New Roman" w:hAnsi="Times New Roman" w:cs="Times New Roman"/>
                          <w:b/>
                          <w:i/>
                          <w:iCs/>
                          <w:color w:val="EE0000"/>
                          <w:sz w:val="24"/>
                          <w:szCs w:val="24"/>
                        </w:rPr>
                      </w:pPr>
                      <w:r w:rsidRPr="00A93892">
                        <w:rPr>
                          <w:rFonts w:ascii="Times New Roman" w:hAnsi="Times New Roman" w:cs="Times New Roman"/>
                          <w:b/>
                          <w:i/>
                          <w:iCs/>
                          <w:color w:val="EE0000"/>
                          <w:sz w:val="24"/>
                          <w:szCs w:val="24"/>
                        </w:rPr>
                        <w:t>Amount Change: +$</w:t>
                      </w:r>
                      <w:r>
                        <w:rPr>
                          <w:rFonts w:ascii="Times New Roman" w:hAnsi="Times New Roman" w:cs="Times New Roman"/>
                          <w:b/>
                          <w:i/>
                          <w:iCs/>
                          <w:color w:val="EE0000"/>
                          <w:sz w:val="24"/>
                          <w:szCs w:val="24"/>
                        </w:rPr>
                        <w:t>77,159</w:t>
                      </w:r>
                    </w:p>
                    <w:p w14:paraId="0E387B4C" w14:textId="22E9C8AA" w:rsidR="00730F26" w:rsidRPr="00A93892" w:rsidRDefault="00730F26" w:rsidP="00730F26">
                      <w:pPr>
                        <w:ind w:left="2"/>
                        <w:jc w:val="center"/>
                        <w:rPr>
                          <w:rFonts w:ascii="Times New Roman" w:hAnsi="Times New Roman" w:cs="Times New Roman"/>
                          <w:bCs/>
                          <w:color w:val="EE0000"/>
                          <w:sz w:val="24"/>
                          <w:szCs w:val="24"/>
                        </w:rPr>
                      </w:pPr>
                      <w:r w:rsidRPr="00A27A87">
                        <w:rPr>
                          <w:rFonts w:ascii="Times New Roman" w:hAnsi="Times New Roman" w:cs="Times New Roman"/>
                          <w:bCs/>
                          <w:color w:val="EE0000"/>
                          <w:sz w:val="24"/>
                          <w:szCs w:val="24"/>
                        </w:rPr>
                        <w:t xml:space="preserve">Revised WHA Funds Requested:  </w:t>
                      </w:r>
                      <w:r w:rsidRPr="00F35D66">
                        <w:rPr>
                          <w:rFonts w:ascii="Times New Roman" w:hAnsi="Times New Roman" w:cs="Times New Roman"/>
                          <w:bCs/>
                          <w:color w:val="EE0000"/>
                          <w:sz w:val="24"/>
                          <w:szCs w:val="24"/>
                        </w:rPr>
                        <w:t>$</w:t>
                      </w:r>
                      <w:r w:rsidRPr="00A821C8">
                        <w:rPr>
                          <w:rFonts w:ascii="Times New Roman" w:hAnsi="Times New Roman" w:cs="Times New Roman"/>
                          <w:color w:val="EE0000"/>
                          <w:sz w:val="24"/>
                          <w:szCs w:val="24"/>
                          <w:rPrChange w:id="281" w:author="Penelope Kim" w:date="2025-12-17T10:23:00Z" w16du:dateUtc="2025-12-17T15:23:00Z">
                            <w:rPr>
                              <w:rFonts w:ascii="Times New Roman" w:hAnsi="Times New Roman" w:cs="Times New Roman"/>
                              <w:sz w:val="24"/>
                              <w:szCs w:val="24"/>
                            </w:rPr>
                          </w:rPrChange>
                        </w:rPr>
                        <w:t>3</w:t>
                      </w:r>
                      <w:r w:rsidR="0035199E" w:rsidRPr="00A821C8">
                        <w:rPr>
                          <w:rFonts w:ascii="Times New Roman" w:hAnsi="Times New Roman" w:cs="Times New Roman"/>
                          <w:color w:val="EE0000"/>
                          <w:sz w:val="24"/>
                          <w:szCs w:val="24"/>
                          <w:rPrChange w:id="282" w:author="Penelope Kim" w:date="2025-12-17T10:23:00Z" w16du:dateUtc="2025-12-17T15:23:00Z">
                            <w:rPr>
                              <w:rFonts w:ascii="Times New Roman" w:hAnsi="Times New Roman" w:cs="Times New Roman"/>
                              <w:sz w:val="24"/>
                              <w:szCs w:val="24"/>
                            </w:rPr>
                          </w:rPrChange>
                        </w:rPr>
                        <w:t>81,938</w:t>
                      </w:r>
                    </w:p>
                    <w:p w14:paraId="103C9649" w14:textId="77777777" w:rsidR="00730F26" w:rsidRPr="004D3836" w:rsidRDefault="00730F26" w:rsidP="009A18BD">
                      <w:pPr>
                        <w:jc w:val="center"/>
                        <w:rPr>
                          <w:rFonts w:ascii="Times New Roman" w:hAnsi="Times New Roman" w:cs="Times New Roman"/>
                          <w:bCs/>
                          <w:sz w:val="24"/>
                          <w:szCs w:val="24"/>
                        </w:rPr>
                      </w:pPr>
                    </w:p>
                    <w:p w14:paraId="0B48333E" w14:textId="3615032B" w:rsidR="00295E47" w:rsidRPr="004D3836" w:rsidRDefault="00295E47" w:rsidP="008F04C2">
                      <w:pPr>
                        <w:spacing w:before="80"/>
                        <w:jc w:val="center"/>
                        <w:rPr>
                          <w:rFonts w:ascii="Times New Roman"/>
                          <w:b/>
                          <w:bCs/>
                          <w:spacing w:val="31"/>
                          <w:sz w:val="24"/>
                          <w:szCs w:val="24"/>
                        </w:rPr>
                      </w:pPr>
                      <w:r w:rsidRPr="004D3836">
                        <w:rPr>
                          <w:rFonts w:ascii="Times New Roman"/>
                          <w:b/>
                          <w:bCs/>
                          <w:spacing w:val="-1"/>
                          <w:sz w:val="24"/>
                          <w:szCs w:val="24"/>
                        </w:rPr>
                        <w:t>Subtotal</w:t>
                      </w:r>
                      <w:r w:rsidRPr="004D3836">
                        <w:rPr>
                          <w:rFonts w:ascii="Times New Roman"/>
                          <w:b/>
                          <w:bCs/>
                          <w:spacing w:val="1"/>
                          <w:sz w:val="24"/>
                          <w:szCs w:val="24"/>
                        </w:rPr>
                        <w:t xml:space="preserve"> </w:t>
                      </w:r>
                      <w:r w:rsidRPr="004D3836">
                        <w:rPr>
                          <w:rFonts w:ascii="Times New Roman"/>
                          <w:b/>
                          <w:bCs/>
                          <w:spacing w:val="-1"/>
                          <w:sz w:val="24"/>
                          <w:szCs w:val="24"/>
                        </w:rPr>
                        <w:t>Indirect</w:t>
                      </w:r>
                      <w:r w:rsidRPr="004D3836">
                        <w:rPr>
                          <w:rFonts w:ascii="Times New Roman"/>
                          <w:b/>
                          <w:bCs/>
                          <w:spacing w:val="-2"/>
                          <w:sz w:val="24"/>
                          <w:szCs w:val="24"/>
                        </w:rPr>
                        <w:t xml:space="preserve"> </w:t>
                      </w:r>
                      <w:r w:rsidRPr="004D3836">
                        <w:rPr>
                          <w:rFonts w:ascii="Times New Roman"/>
                          <w:b/>
                          <w:bCs/>
                          <w:spacing w:val="-1"/>
                          <w:sz w:val="24"/>
                          <w:szCs w:val="24"/>
                        </w:rPr>
                        <w:t>Costs:</w:t>
                      </w:r>
                      <w:r w:rsidRPr="004D3836">
                        <w:rPr>
                          <w:rFonts w:ascii="Times New Roman"/>
                          <w:b/>
                          <w:bCs/>
                          <w:spacing w:val="1"/>
                          <w:sz w:val="24"/>
                          <w:szCs w:val="24"/>
                        </w:rPr>
                        <w:t xml:space="preserve"> </w:t>
                      </w:r>
                      <w:r w:rsidRPr="004D3836">
                        <w:rPr>
                          <w:rFonts w:ascii="Times New Roman"/>
                          <w:b/>
                          <w:bCs/>
                          <w:spacing w:val="-1"/>
                          <w:sz w:val="24"/>
                          <w:szCs w:val="24"/>
                        </w:rPr>
                        <w:t>$</w:t>
                      </w:r>
                      <w:r w:rsidR="0035199E">
                        <w:rPr>
                          <w:rFonts w:ascii="Times New Roman"/>
                          <w:b/>
                          <w:bCs/>
                          <w:spacing w:val="-1"/>
                          <w:sz w:val="24"/>
                          <w:szCs w:val="24"/>
                        </w:rPr>
                        <w:t>381,938</w:t>
                      </w:r>
                    </w:p>
                    <w:p w14:paraId="2179149F" w14:textId="7498F7E8" w:rsidR="009967A1" w:rsidRPr="004D3836" w:rsidRDefault="009967A1" w:rsidP="00D21FD5">
                      <w:pPr>
                        <w:spacing w:before="1" w:line="252" w:lineRule="exact"/>
                        <w:ind w:left="3130" w:right="2592" w:hanging="1"/>
                        <w:jc w:val="center"/>
                        <w:rPr>
                          <w:rFonts w:ascii="Times New Roman" w:eastAsia="Times New Roman" w:hAnsi="Times New Roman" w:cs="Times New Roman"/>
                          <w:sz w:val="24"/>
                          <w:szCs w:val="24"/>
                        </w:rPr>
                      </w:pPr>
                    </w:p>
                  </w:txbxContent>
                </v:textbox>
                <w10:anchorlock/>
              </v:shape>
            </w:pict>
          </mc:Fallback>
        </mc:AlternateContent>
      </w:r>
    </w:p>
    <w:p w14:paraId="13EF4EBA" w14:textId="77777777" w:rsidR="00513BA6" w:rsidRPr="009A2F8A" w:rsidRDefault="00513BA6" w:rsidP="0007324B">
      <w:pPr>
        <w:spacing w:before="4"/>
        <w:rPr>
          <w:rFonts w:ascii="Times New Roman" w:eastAsia="Times New Roman" w:hAnsi="Times New Roman" w:cs="Times New Roman"/>
          <w:b/>
          <w:bCs/>
          <w:sz w:val="24"/>
          <w:szCs w:val="24"/>
        </w:rPr>
      </w:pPr>
    </w:p>
    <w:p w14:paraId="5EABF0E9" w14:textId="77777777" w:rsidR="00513BA6" w:rsidRPr="009A2F8A" w:rsidRDefault="00513BA6" w:rsidP="0007324B">
      <w:pPr>
        <w:tabs>
          <w:tab w:val="left" w:pos="486"/>
        </w:tabs>
        <w:spacing w:before="72"/>
        <w:ind w:left="100"/>
        <w:rPr>
          <w:rFonts w:ascii="Times New Roman" w:eastAsia="Times New Roman" w:hAnsi="Times New Roman" w:cs="Times New Roman"/>
          <w:sz w:val="24"/>
          <w:szCs w:val="24"/>
        </w:rPr>
      </w:pPr>
      <w:r w:rsidRPr="009A2F8A">
        <w:rPr>
          <w:rFonts w:ascii="Times New Roman" w:hAnsi="Times New Roman" w:cs="Times New Roman"/>
          <w:b/>
          <w:sz w:val="24"/>
          <w:szCs w:val="24"/>
        </w:rPr>
        <w:t>J.</w:t>
      </w:r>
      <w:r w:rsidRPr="009A2F8A">
        <w:rPr>
          <w:rFonts w:ascii="Times New Roman" w:hAnsi="Times New Roman" w:cs="Times New Roman"/>
          <w:b/>
          <w:sz w:val="24"/>
          <w:szCs w:val="24"/>
        </w:rPr>
        <w:tab/>
      </w:r>
      <w:r w:rsidRPr="009A2F8A">
        <w:rPr>
          <w:rFonts w:ascii="Times New Roman" w:hAnsi="Times New Roman" w:cs="Times New Roman"/>
          <w:b/>
          <w:spacing w:val="-1"/>
          <w:sz w:val="24"/>
          <w:szCs w:val="24"/>
        </w:rPr>
        <w:t>Indirect</w:t>
      </w:r>
      <w:r w:rsidRPr="009A2F8A">
        <w:rPr>
          <w:rFonts w:ascii="Times New Roman" w:hAnsi="Times New Roman" w:cs="Times New Roman"/>
          <w:b/>
          <w:sz w:val="24"/>
          <w:szCs w:val="24"/>
        </w:rPr>
        <w:t xml:space="preserve"> </w:t>
      </w:r>
      <w:r w:rsidRPr="009A2F8A">
        <w:rPr>
          <w:rFonts w:ascii="Times New Roman" w:hAnsi="Times New Roman" w:cs="Times New Roman"/>
          <w:b/>
          <w:spacing w:val="-1"/>
          <w:sz w:val="24"/>
          <w:szCs w:val="24"/>
        </w:rPr>
        <w:t>Costs</w:t>
      </w:r>
    </w:p>
    <w:p w14:paraId="05461575" w14:textId="5FE1CFF8" w:rsidR="00610CFD" w:rsidRPr="009A2F8A" w:rsidRDefault="00513BA6" w:rsidP="008D0AB9">
      <w:pPr>
        <w:ind w:left="90" w:right="-20"/>
        <w:jc w:val="both"/>
        <w:rPr>
          <w:rFonts w:ascii="Times New Roman" w:eastAsia="Times New Roman" w:hAnsi="Times New Roman" w:cs="Times New Roman"/>
          <w:spacing w:val="-1"/>
          <w:sz w:val="24"/>
          <w:szCs w:val="24"/>
        </w:rPr>
      </w:pPr>
      <w:r w:rsidRPr="009A2F8A">
        <w:rPr>
          <w:rFonts w:ascii="Times New Roman" w:eastAsia="Times New Roman" w:hAnsi="Times New Roman" w:cs="Times New Roman"/>
          <w:spacing w:val="-2"/>
          <w:sz w:val="24"/>
          <w:szCs w:val="24"/>
        </w:rPr>
        <w:t>In</w:t>
      </w:r>
      <w:r w:rsidRPr="009A2F8A">
        <w:rPr>
          <w:rFonts w:ascii="Times New Roman" w:eastAsia="Times New Roman" w:hAnsi="Times New Roman" w:cs="Times New Roman"/>
          <w:sz w:val="24"/>
          <w:szCs w:val="24"/>
        </w:rPr>
        <w:t xml:space="preserve"> </w:t>
      </w:r>
      <w:r w:rsidRPr="009A2F8A">
        <w:rPr>
          <w:rFonts w:ascii="Times New Roman" w:eastAsia="Times New Roman" w:hAnsi="Times New Roman" w:cs="Times New Roman"/>
          <w:spacing w:val="-1"/>
          <w:sz w:val="24"/>
          <w:szCs w:val="24"/>
        </w:rPr>
        <w:t>accordance</w:t>
      </w:r>
      <w:r w:rsidRPr="009A2F8A">
        <w:rPr>
          <w:rFonts w:ascii="Times New Roman" w:eastAsia="Times New Roman" w:hAnsi="Times New Roman" w:cs="Times New Roman"/>
          <w:sz w:val="24"/>
          <w:szCs w:val="24"/>
        </w:rPr>
        <w:t xml:space="preserve"> </w:t>
      </w:r>
      <w:r w:rsidRPr="009A2F8A">
        <w:rPr>
          <w:rFonts w:ascii="Times New Roman" w:eastAsia="Times New Roman" w:hAnsi="Times New Roman" w:cs="Times New Roman"/>
          <w:spacing w:val="-1"/>
          <w:sz w:val="24"/>
          <w:szCs w:val="24"/>
        </w:rPr>
        <w:t>with</w:t>
      </w:r>
      <w:r w:rsidRPr="009A2F8A">
        <w:rPr>
          <w:rFonts w:ascii="Times New Roman" w:eastAsia="Times New Roman" w:hAnsi="Times New Roman" w:cs="Times New Roman"/>
          <w:sz w:val="24"/>
          <w:szCs w:val="24"/>
        </w:rPr>
        <w:t xml:space="preserve"> </w:t>
      </w:r>
      <w:r w:rsidR="0012663C" w:rsidRPr="009A2F8A">
        <w:rPr>
          <w:rFonts w:ascii="Times New Roman" w:eastAsia="Times New Roman" w:hAnsi="Times New Roman" w:cs="Times New Roman"/>
          <w:spacing w:val="-1"/>
          <w:sz w:val="24"/>
          <w:szCs w:val="24"/>
        </w:rPr>
        <w:t>POA</w:t>
      </w:r>
      <w:r w:rsidRPr="009A2F8A">
        <w:rPr>
          <w:rFonts w:ascii="Times New Roman" w:eastAsia="Times New Roman" w:hAnsi="Times New Roman" w:cs="Times New Roman"/>
          <w:spacing w:val="-1"/>
          <w:sz w:val="24"/>
          <w:szCs w:val="24"/>
        </w:rPr>
        <w:t>’</w:t>
      </w:r>
      <w:r w:rsidRPr="009A2F8A">
        <w:rPr>
          <w:rFonts w:ascii="Times New Roman" w:eastAsia="Times New Roman" w:hAnsi="Times New Roman" w:cs="Times New Roman"/>
          <w:sz w:val="24"/>
          <w:szCs w:val="24"/>
        </w:rPr>
        <w:t xml:space="preserve"> </w:t>
      </w:r>
      <w:r w:rsidRPr="009A2F8A">
        <w:rPr>
          <w:rFonts w:ascii="Times New Roman" w:eastAsia="Times New Roman" w:hAnsi="Times New Roman" w:cs="Times New Roman"/>
          <w:spacing w:val="-2"/>
          <w:sz w:val="24"/>
          <w:szCs w:val="24"/>
        </w:rPr>
        <w:t>NICRA,</w:t>
      </w:r>
      <w:r w:rsidRPr="009A2F8A">
        <w:rPr>
          <w:rFonts w:ascii="Times New Roman" w:eastAsia="Times New Roman" w:hAnsi="Times New Roman" w:cs="Times New Roman"/>
          <w:sz w:val="24"/>
          <w:szCs w:val="24"/>
        </w:rPr>
        <w:t xml:space="preserve"> </w:t>
      </w:r>
      <w:r w:rsidRPr="009A2F8A">
        <w:rPr>
          <w:rFonts w:ascii="Times New Roman" w:eastAsia="Times New Roman" w:hAnsi="Times New Roman" w:cs="Times New Roman"/>
          <w:spacing w:val="-1"/>
          <w:sz w:val="24"/>
          <w:szCs w:val="24"/>
        </w:rPr>
        <w:t>indirect</w:t>
      </w:r>
      <w:r w:rsidRPr="009A2F8A">
        <w:rPr>
          <w:rFonts w:ascii="Times New Roman" w:eastAsia="Times New Roman" w:hAnsi="Times New Roman" w:cs="Times New Roman"/>
          <w:spacing w:val="-2"/>
          <w:sz w:val="24"/>
          <w:szCs w:val="24"/>
        </w:rPr>
        <w:t xml:space="preserve"> </w:t>
      </w:r>
      <w:r w:rsidRPr="009A2F8A">
        <w:rPr>
          <w:rFonts w:ascii="Times New Roman" w:eastAsia="Times New Roman" w:hAnsi="Times New Roman" w:cs="Times New Roman"/>
          <w:spacing w:val="-1"/>
          <w:sz w:val="24"/>
          <w:szCs w:val="24"/>
        </w:rPr>
        <w:t>costs</w:t>
      </w:r>
      <w:r w:rsidRPr="009A2F8A">
        <w:rPr>
          <w:rFonts w:ascii="Times New Roman" w:eastAsia="Times New Roman" w:hAnsi="Times New Roman" w:cs="Times New Roman"/>
          <w:spacing w:val="-2"/>
          <w:sz w:val="24"/>
          <w:szCs w:val="24"/>
        </w:rPr>
        <w:t xml:space="preserve"> </w:t>
      </w:r>
      <w:r w:rsidRPr="009A2F8A">
        <w:rPr>
          <w:rFonts w:ascii="Times New Roman" w:eastAsia="Times New Roman" w:hAnsi="Times New Roman" w:cs="Times New Roman"/>
          <w:sz w:val="24"/>
          <w:szCs w:val="24"/>
        </w:rPr>
        <w:t>are</w:t>
      </w:r>
      <w:r w:rsidRPr="009A2F8A">
        <w:rPr>
          <w:rFonts w:ascii="Times New Roman" w:eastAsia="Times New Roman" w:hAnsi="Times New Roman" w:cs="Times New Roman"/>
          <w:spacing w:val="-2"/>
          <w:sz w:val="24"/>
          <w:szCs w:val="24"/>
        </w:rPr>
        <w:t xml:space="preserve"> </w:t>
      </w:r>
      <w:r w:rsidRPr="009A2F8A">
        <w:rPr>
          <w:rFonts w:ascii="Times New Roman" w:eastAsia="Times New Roman" w:hAnsi="Times New Roman" w:cs="Times New Roman"/>
          <w:spacing w:val="-1"/>
          <w:sz w:val="24"/>
          <w:szCs w:val="24"/>
        </w:rPr>
        <w:t>calculated</w:t>
      </w:r>
      <w:r w:rsidRPr="009A2F8A">
        <w:rPr>
          <w:rFonts w:ascii="Times New Roman" w:eastAsia="Times New Roman" w:hAnsi="Times New Roman" w:cs="Times New Roman"/>
          <w:sz w:val="24"/>
          <w:szCs w:val="24"/>
        </w:rPr>
        <w:t xml:space="preserve"> at</w:t>
      </w:r>
      <w:r w:rsidRPr="009A2F8A">
        <w:rPr>
          <w:rFonts w:ascii="Times New Roman" w:eastAsia="Times New Roman" w:hAnsi="Times New Roman" w:cs="Times New Roman"/>
          <w:spacing w:val="3"/>
          <w:sz w:val="24"/>
          <w:szCs w:val="24"/>
        </w:rPr>
        <w:t xml:space="preserve"> </w:t>
      </w:r>
      <w:r w:rsidRPr="009A2F8A">
        <w:rPr>
          <w:rFonts w:ascii="Times New Roman" w:eastAsia="Times New Roman" w:hAnsi="Times New Roman" w:cs="Times New Roman"/>
          <w:spacing w:val="-1"/>
          <w:sz w:val="24"/>
          <w:szCs w:val="24"/>
        </w:rPr>
        <w:t>2</w:t>
      </w:r>
      <w:r w:rsidR="00F20446" w:rsidRPr="009A2F8A">
        <w:rPr>
          <w:rFonts w:ascii="Times New Roman" w:eastAsia="Times New Roman" w:hAnsi="Times New Roman" w:cs="Times New Roman"/>
          <w:spacing w:val="-1"/>
          <w:sz w:val="24"/>
          <w:szCs w:val="24"/>
        </w:rPr>
        <w:t>8</w:t>
      </w:r>
      <w:r w:rsidRPr="009A2F8A">
        <w:rPr>
          <w:rFonts w:ascii="Times New Roman" w:eastAsia="Times New Roman" w:hAnsi="Times New Roman" w:cs="Times New Roman"/>
          <w:spacing w:val="-1"/>
          <w:sz w:val="24"/>
          <w:szCs w:val="24"/>
        </w:rPr>
        <w:t>.</w:t>
      </w:r>
      <w:r w:rsidR="00F20446" w:rsidRPr="009A2F8A">
        <w:rPr>
          <w:rFonts w:ascii="Times New Roman" w:eastAsia="Times New Roman" w:hAnsi="Times New Roman" w:cs="Times New Roman"/>
          <w:spacing w:val="-1"/>
          <w:sz w:val="24"/>
          <w:szCs w:val="24"/>
        </w:rPr>
        <w:t>28</w:t>
      </w:r>
      <w:r w:rsidRPr="009A2F8A">
        <w:rPr>
          <w:rFonts w:ascii="Times New Roman" w:eastAsia="Times New Roman" w:hAnsi="Times New Roman" w:cs="Times New Roman"/>
          <w:spacing w:val="-1"/>
          <w:sz w:val="24"/>
          <w:szCs w:val="24"/>
        </w:rPr>
        <w:t>%</w:t>
      </w:r>
      <w:r w:rsidRPr="009A2F8A">
        <w:rPr>
          <w:rFonts w:ascii="Times New Roman" w:eastAsia="Times New Roman" w:hAnsi="Times New Roman" w:cs="Times New Roman"/>
          <w:sz w:val="24"/>
          <w:szCs w:val="24"/>
        </w:rPr>
        <w:t xml:space="preserve"> </w:t>
      </w:r>
      <w:r w:rsidRPr="009A2F8A">
        <w:rPr>
          <w:rFonts w:ascii="Times New Roman" w:eastAsia="Times New Roman" w:hAnsi="Times New Roman" w:cs="Times New Roman"/>
          <w:spacing w:val="-2"/>
          <w:sz w:val="24"/>
          <w:szCs w:val="24"/>
        </w:rPr>
        <w:t>of</w:t>
      </w:r>
      <w:r w:rsidRPr="009A2F8A">
        <w:rPr>
          <w:rFonts w:ascii="Times New Roman" w:eastAsia="Times New Roman" w:hAnsi="Times New Roman" w:cs="Times New Roman"/>
          <w:sz w:val="24"/>
          <w:szCs w:val="24"/>
        </w:rPr>
        <w:t xml:space="preserve"> </w:t>
      </w:r>
      <w:r w:rsidRPr="009A2F8A">
        <w:rPr>
          <w:rFonts w:ascii="Times New Roman" w:eastAsia="Times New Roman" w:hAnsi="Times New Roman" w:cs="Times New Roman"/>
          <w:spacing w:val="-1"/>
          <w:sz w:val="24"/>
          <w:szCs w:val="24"/>
        </w:rPr>
        <w:t>total</w:t>
      </w:r>
      <w:r w:rsidRPr="009A2F8A">
        <w:rPr>
          <w:rFonts w:ascii="Times New Roman" w:eastAsia="Times New Roman" w:hAnsi="Times New Roman" w:cs="Times New Roman"/>
          <w:spacing w:val="1"/>
          <w:sz w:val="24"/>
          <w:szCs w:val="24"/>
        </w:rPr>
        <w:t xml:space="preserve"> </w:t>
      </w:r>
      <w:r w:rsidRPr="009A2F8A">
        <w:rPr>
          <w:rFonts w:ascii="Times New Roman" w:eastAsia="Times New Roman" w:hAnsi="Times New Roman" w:cs="Times New Roman"/>
          <w:spacing w:val="-1"/>
          <w:sz w:val="24"/>
          <w:szCs w:val="24"/>
        </w:rPr>
        <w:t>project</w:t>
      </w:r>
      <w:r w:rsidR="003E73AA" w:rsidRPr="009A2F8A">
        <w:rPr>
          <w:rFonts w:ascii="Times New Roman" w:eastAsia="Times New Roman" w:hAnsi="Times New Roman" w:cs="Times New Roman"/>
          <w:spacing w:val="75"/>
          <w:sz w:val="24"/>
          <w:szCs w:val="24"/>
        </w:rPr>
        <w:t xml:space="preserve"> </w:t>
      </w:r>
      <w:r w:rsidRPr="009A2F8A">
        <w:rPr>
          <w:rFonts w:ascii="Times New Roman" w:eastAsia="Times New Roman" w:hAnsi="Times New Roman" w:cs="Times New Roman"/>
          <w:spacing w:val="-1"/>
          <w:sz w:val="24"/>
          <w:szCs w:val="24"/>
        </w:rPr>
        <w:t>funding</w:t>
      </w:r>
      <w:r w:rsidRPr="009A2F8A">
        <w:rPr>
          <w:rFonts w:ascii="Times New Roman" w:eastAsia="Times New Roman" w:hAnsi="Times New Roman" w:cs="Times New Roman"/>
          <w:spacing w:val="-3"/>
          <w:sz w:val="24"/>
          <w:szCs w:val="24"/>
        </w:rPr>
        <w:t xml:space="preserve"> </w:t>
      </w:r>
      <w:r w:rsidRPr="007829F1">
        <w:rPr>
          <w:rFonts w:ascii="Times New Roman" w:eastAsia="Times New Roman" w:hAnsi="Times New Roman" w:cs="Times New Roman"/>
          <w:color w:val="EE0000"/>
          <w:sz w:val="24"/>
          <w:szCs w:val="24"/>
        </w:rPr>
        <w:t>for a</w:t>
      </w:r>
      <w:r w:rsidRPr="007829F1">
        <w:rPr>
          <w:rFonts w:ascii="Times New Roman" w:eastAsia="Times New Roman" w:hAnsi="Times New Roman" w:cs="Times New Roman"/>
          <w:color w:val="EE0000"/>
          <w:spacing w:val="-2"/>
          <w:sz w:val="24"/>
          <w:szCs w:val="24"/>
        </w:rPr>
        <w:t xml:space="preserve"> </w:t>
      </w:r>
      <w:r w:rsidRPr="007829F1">
        <w:rPr>
          <w:rFonts w:ascii="Times New Roman" w:eastAsia="Times New Roman" w:hAnsi="Times New Roman" w:cs="Times New Roman"/>
          <w:color w:val="EE0000"/>
          <w:spacing w:val="-1"/>
          <w:sz w:val="24"/>
          <w:szCs w:val="24"/>
        </w:rPr>
        <w:t>total</w:t>
      </w:r>
      <w:r w:rsidRPr="007829F1">
        <w:rPr>
          <w:rFonts w:ascii="Times New Roman" w:eastAsia="Times New Roman" w:hAnsi="Times New Roman" w:cs="Times New Roman"/>
          <w:color w:val="EE0000"/>
          <w:spacing w:val="1"/>
          <w:sz w:val="24"/>
          <w:szCs w:val="24"/>
        </w:rPr>
        <w:t xml:space="preserve"> </w:t>
      </w:r>
      <w:r w:rsidRPr="007829F1">
        <w:rPr>
          <w:rFonts w:ascii="Times New Roman" w:eastAsia="Times New Roman" w:hAnsi="Times New Roman" w:cs="Times New Roman"/>
          <w:color w:val="EE0000"/>
          <w:sz w:val="24"/>
          <w:szCs w:val="24"/>
        </w:rPr>
        <w:t>of</w:t>
      </w:r>
      <w:r w:rsidRPr="007829F1">
        <w:rPr>
          <w:rFonts w:ascii="Times New Roman" w:eastAsia="Times New Roman" w:hAnsi="Times New Roman" w:cs="Times New Roman"/>
          <w:color w:val="EE0000"/>
          <w:spacing w:val="-1"/>
          <w:sz w:val="24"/>
          <w:szCs w:val="24"/>
        </w:rPr>
        <w:t xml:space="preserve"> </w:t>
      </w:r>
      <w:r w:rsidRPr="007829F1">
        <w:rPr>
          <w:rFonts w:ascii="Times New Roman" w:eastAsia="Times New Roman" w:hAnsi="Times New Roman" w:cs="Times New Roman"/>
          <w:b/>
          <w:color w:val="EE0000"/>
          <w:spacing w:val="-1"/>
          <w:sz w:val="24"/>
          <w:szCs w:val="24"/>
        </w:rPr>
        <w:t>$</w:t>
      </w:r>
      <w:r w:rsidR="00870574" w:rsidRPr="007829F1">
        <w:rPr>
          <w:rFonts w:ascii="Times New Roman" w:eastAsia="Times New Roman" w:hAnsi="Times New Roman" w:cs="Times New Roman"/>
          <w:b/>
          <w:color w:val="EE0000"/>
          <w:spacing w:val="-1"/>
          <w:sz w:val="24"/>
          <w:szCs w:val="24"/>
        </w:rPr>
        <w:t>381,938</w:t>
      </w:r>
      <w:r w:rsidR="008F04C2" w:rsidRPr="009A2F8A">
        <w:rPr>
          <w:rFonts w:ascii="Times New Roman" w:eastAsia="Times New Roman" w:hAnsi="Times New Roman" w:cs="Times New Roman"/>
          <w:b/>
          <w:spacing w:val="-1"/>
          <w:sz w:val="24"/>
          <w:szCs w:val="24"/>
        </w:rPr>
        <w:t xml:space="preserve">. </w:t>
      </w:r>
      <w:r w:rsidRPr="009A2F8A">
        <w:rPr>
          <w:rFonts w:ascii="Times New Roman" w:eastAsia="Times New Roman" w:hAnsi="Times New Roman" w:cs="Times New Roman"/>
          <w:spacing w:val="-1"/>
          <w:sz w:val="24"/>
          <w:szCs w:val="24"/>
        </w:rPr>
        <w:t>Please</w:t>
      </w:r>
      <w:r w:rsidRPr="009A2F8A">
        <w:rPr>
          <w:rFonts w:ascii="Times New Roman" w:eastAsia="Times New Roman" w:hAnsi="Times New Roman" w:cs="Times New Roman"/>
          <w:spacing w:val="-2"/>
          <w:sz w:val="24"/>
          <w:szCs w:val="24"/>
        </w:rPr>
        <w:t xml:space="preserve"> </w:t>
      </w:r>
      <w:r w:rsidRPr="009A2F8A">
        <w:rPr>
          <w:rFonts w:ascii="Times New Roman" w:eastAsia="Times New Roman" w:hAnsi="Times New Roman" w:cs="Times New Roman"/>
          <w:sz w:val="24"/>
          <w:szCs w:val="24"/>
        </w:rPr>
        <w:t>see</w:t>
      </w:r>
      <w:r w:rsidRPr="009A2F8A">
        <w:rPr>
          <w:rFonts w:ascii="Times New Roman" w:eastAsia="Times New Roman" w:hAnsi="Times New Roman" w:cs="Times New Roman"/>
          <w:spacing w:val="-2"/>
          <w:sz w:val="24"/>
          <w:szCs w:val="24"/>
        </w:rPr>
        <w:t xml:space="preserve"> </w:t>
      </w:r>
      <w:r w:rsidRPr="009A2F8A">
        <w:rPr>
          <w:rFonts w:ascii="Times New Roman" w:eastAsia="Times New Roman" w:hAnsi="Times New Roman" w:cs="Times New Roman"/>
          <w:sz w:val="24"/>
          <w:szCs w:val="24"/>
        </w:rPr>
        <w:t>copy</w:t>
      </w:r>
      <w:r w:rsidRPr="009A2F8A">
        <w:rPr>
          <w:rFonts w:ascii="Times New Roman" w:eastAsia="Times New Roman" w:hAnsi="Times New Roman" w:cs="Times New Roman"/>
          <w:spacing w:val="-2"/>
          <w:sz w:val="24"/>
          <w:szCs w:val="24"/>
        </w:rPr>
        <w:t xml:space="preserve"> </w:t>
      </w:r>
      <w:r w:rsidRPr="009A2F8A">
        <w:rPr>
          <w:rFonts w:ascii="Times New Roman" w:eastAsia="Times New Roman" w:hAnsi="Times New Roman" w:cs="Times New Roman"/>
          <w:sz w:val="24"/>
          <w:szCs w:val="24"/>
        </w:rPr>
        <w:t xml:space="preserve">of </w:t>
      </w:r>
      <w:r w:rsidR="003F75FF">
        <w:rPr>
          <w:rFonts w:ascii="Times New Roman" w:eastAsia="Times New Roman" w:hAnsi="Times New Roman" w:cs="Times New Roman"/>
          <w:sz w:val="24"/>
          <w:szCs w:val="24"/>
        </w:rPr>
        <w:t xml:space="preserve">official </w:t>
      </w:r>
      <w:r w:rsidRPr="009A2F8A">
        <w:rPr>
          <w:rFonts w:ascii="Times New Roman" w:eastAsia="Times New Roman" w:hAnsi="Times New Roman" w:cs="Times New Roman"/>
          <w:spacing w:val="-2"/>
          <w:sz w:val="24"/>
          <w:szCs w:val="24"/>
        </w:rPr>
        <w:t>NICRA</w:t>
      </w:r>
      <w:r w:rsidRPr="009A2F8A">
        <w:rPr>
          <w:rFonts w:ascii="Times New Roman" w:eastAsia="Times New Roman" w:hAnsi="Times New Roman" w:cs="Times New Roman"/>
          <w:spacing w:val="-1"/>
          <w:sz w:val="24"/>
          <w:szCs w:val="24"/>
        </w:rPr>
        <w:t xml:space="preserve"> agreement</w:t>
      </w:r>
      <w:r w:rsidRPr="009A2F8A">
        <w:rPr>
          <w:rFonts w:ascii="Times New Roman" w:eastAsia="Times New Roman" w:hAnsi="Times New Roman" w:cs="Times New Roman"/>
          <w:spacing w:val="1"/>
          <w:sz w:val="24"/>
          <w:szCs w:val="24"/>
        </w:rPr>
        <w:t xml:space="preserve"> </w:t>
      </w:r>
      <w:r w:rsidRPr="009A2F8A">
        <w:rPr>
          <w:rFonts w:ascii="Times New Roman" w:eastAsia="Times New Roman" w:hAnsi="Times New Roman" w:cs="Times New Roman"/>
          <w:spacing w:val="-1"/>
          <w:sz w:val="24"/>
          <w:szCs w:val="24"/>
        </w:rPr>
        <w:t>attached.</w:t>
      </w:r>
    </w:p>
    <w:p w14:paraId="56FEC692" w14:textId="0714AB34" w:rsidR="00DF6C8D" w:rsidRPr="009A2F8A" w:rsidRDefault="00DF6C8D" w:rsidP="008D0AB9">
      <w:pPr>
        <w:ind w:left="90" w:right="-20"/>
        <w:jc w:val="both"/>
        <w:rPr>
          <w:rFonts w:ascii="Times New Roman" w:eastAsia="Times New Roman" w:hAnsi="Times New Roman" w:cs="Times New Roman"/>
          <w:spacing w:val="-1"/>
          <w:sz w:val="24"/>
          <w:szCs w:val="24"/>
        </w:rPr>
      </w:pPr>
    </w:p>
    <w:p w14:paraId="14946EE1" w14:textId="7DA45C71" w:rsidR="00AD1D56" w:rsidRPr="00AC34AD" w:rsidRDefault="00DF6C8D" w:rsidP="0042227D">
      <w:pPr>
        <w:ind w:left="90" w:right="-20"/>
        <w:jc w:val="both"/>
        <w:rPr>
          <w:rFonts w:ascii="Segoe UI" w:hAnsi="Segoe UI" w:cs="Segoe UI"/>
          <w:sz w:val="21"/>
          <w:szCs w:val="21"/>
        </w:rPr>
      </w:pPr>
      <w:r w:rsidRPr="009A2F8A">
        <w:rPr>
          <w:rFonts w:ascii="Times New Roman" w:eastAsia="Times New Roman" w:hAnsi="Times New Roman" w:cs="Times New Roman"/>
          <w:spacing w:val="-1"/>
          <w:sz w:val="24"/>
          <w:szCs w:val="24"/>
        </w:rPr>
        <w:t xml:space="preserve">POA’ NICRA indirect </w:t>
      </w:r>
      <w:r w:rsidRPr="0042227D">
        <w:rPr>
          <w:rFonts w:ascii="Times New Roman" w:eastAsia="Times New Roman" w:hAnsi="Times New Roman" w:cs="Times New Roman"/>
          <w:spacing w:val="-1"/>
          <w:sz w:val="24"/>
          <w:szCs w:val="24"/>
        </w:rPr>
        <w:t>costs include the cost of an audit that complies with the requirements of the Office of Management and Budget’s Guidance 2 CFR (Code of Federal Regulations) Parts 200 Subpart F Single Audit Requirements and 600, entitled</w:t>
      </w:r>
      <w:r w:rsidRPr="009A2F8A">
        <w:rPr>
          <w:rFonts w:ascii="Times New Roman" w:eastAsia="Times New Roman" w:hAnsi="Times New Roman" w:cs="Times New Roman"/>
          <w:spacing w:val="-1"/>
          <w:sz w:val="24"/>
          <w:szCs w:val="24"/>
        </w:rPr>
        <w:t xml:space="preserve"> the Uniform Administrative Requirements, Cost Principles, and Audit Requirements for Federal Awards. These funds cover the cost of the audit of the basic financial statements, and supplemental reports and schedules required by OMB (Office of Management and Budget) (Office of Management and Budget) Guidance 2 CFR Parts 200 Subpart F Single Audit Requirements. </w:t>
      </w:r>
    </w:p>
    <w:p w14:paraId="194793C2" w14:textId="7B95DDD4" w:rsidR="00DF6C8D" w:rsidRPr="009A2F8A" w:rsidRDefault="00DF6C8D" w:rsidP="0007324B">
      <w:pPr>
        <w:ind w:left="90" w:right="185"/>
        <w:jc w:val="both"/>
        <w:rPr>
          <w:rFonts w:ascii="Times New Roman" w:eastAsia="Times New Roman" w:hAnsi="Times New Roman" w:cs="Times New Roman"/>
          <w:spacing w:val="-1"/>
          <w:sz w:val="24"/>
          <w:szCs w:val="24"/>
        </w:rPr>
      </w:pPr>
      <w:r w:rsidRPr="009A2F8A">
        <w:rPr>
          <w:rFonts w:ascii="Times New Roman" w:eastAsia="Times New Roman" w:hAnsi="Times New Roman" w:cs="Times New Roman"/>
          <w:spacing w:val="-1"/>
          <w:sz w:val="24"/>
          <w:szCs w:val="24"/>
        </w:rPr>
        <w:t xml:space="preserve"> </w:t>
      </w:r>
    </w:p>
    <w:p w14:paraId="3EF8AD67" w14:textId="22DB444B" w:rsidR="00DF6C8D" w:rsidRPr="009A2F8A" w:rsidRDefault="00DF6C8D" w:rsidP="008D0AB9">
      <w:pPr>
        <w:ind w:left="90" w:right="-20"/>
        <w:jc w:val="both"/>
        <w:rPr>
          <w:rFonts w:ascii="Times New Roman" w:eastAsia="Times New Roman" w:hAnsi="Times New Roman" w:cs="Times New Roman"/>
          <w:b/>
          <w:bCs/>
          <w:spacing w:val="-1"/>
          <w:sz w:val="24"/>
          <w:szCs w:val="24"/>
        </w:rPr>
      </w:pPr>
      <w:r w:rsidRPr="007829F1">
        <w:rPr>
          <w:rFonts w:ascii="Times New Roman" w:eastAsia="Times New Roman" w:hAnsi="Times New Roman" w:cs="Times New Roman"/>
          <w:b/>
          <w:bCs/>
          <w:color w:val="EE0000"/>
          <w:spacing w:val="-1"/>
          <w:sz w:val="24"/>
          <w:szCs w:val="24"/>
        </w:rPr>
        <w:t xml:space="preserve">The total </w:t>
      </w:r>
      <w:r w:rsidR="0FD89D6C" w:rsidRPr="007829F1">
        <w:rPr>
          <w:rFonts w:ascii="Times New Roman" w:eastAsia="Times New Roman" w:hAnsi="Times New Roman" w:cs="Times New Roman"/>
          <w:b/>
          <w:bCs/>
          <w:color w:val="EE0000"/>
          <w:spacing w:val="-1"/>
          <w:sz w:val="24"/>
          <w:szCs w:val="24"/>
        </w:rPr>
        <w:t xml:space="preserve">estimated </w:t>
      </w:r>
      <w:r w:rsidRPr="007829F1">
        <w:rPr>
          <w:rFonts w:ascii="Times New Roman" w:eastAsia="Times New Roman" w:hAnsi="Times New Roman" w:cs="Times New Roman"/>
          <w:b/>
          <w:bCs/>
          <w:color w:val="EE0000"/>
          <w:spacing w:val="-1"/>
          <w:sz w:val="24"/>
          <w:szCs w:val="24"/>
        </w:rPr>
        <w:t xml:space="preserve">program costs </w:t>
      </w:r>
      <w:r w:rsidR="003F75FF" w:rsidRPr="007829F1">
        <w:rPr>
          <w:rFonts w:ascii="Times New Roman" w:eastAsia="Times New Roman" w:hAnsi="Times New Roman" w:cs="Times New Roman"/>
          <w:b/>
          <w:bCs/>
          <w:color w:val="EE0000"/>
          <w:spacing w:val="-1"/>
          <w:sz w:val="24"/>
          <w:szCs w:val="24"/>
        </w:rPr>
        <w:t xml:space="preserve">in this </w:t>
      </w:r>
      <w:r w:rsidR="00870574" w:rsidRPr="007829F1">
        <w:rPr>
          <w:rFonts w:ascii="Times New Roman" w:eastAsia="Times New Roman" w:hAnsi="Times New Roman" w:cs="Times New Roman"/>
          <w:b/>
          <w:bCs/>
          <w:color w:val="EE0000"/>
          <w:spacing w:val="-1"/>
          <w:sz w:val="24"/>
          <w:szCs w:val="24"/>
        </w:rPr>
        <w:t>4</w:t>
      </w:r>
      <w:ins w:id="283" w:author="Penelope Kim" w:date="2025-12-17T10:23:00Z" w16du:dateUtc="2025-12-17T15:23:00Z">
        <w:r w:rsidR="00A821C8">
          <w:rPr>
            <w:rFonts w:ascii="Times New Roman" w:eastAsia="Times New Roman" w:hAnsi="Times New Roman" w:cs="Times New Roman"/>
            <w:b/>
            <w:bCs/>
            <w:color w:val="EE0000"/>
            <w:spacing w:val="-1"/>
            <w:sz w:val="24"/>
            <w:szCs w:val="24"/>
          </w:rPr>
          <w:t>4</w:t>
        </w:r>
      </w:ins>
      <w:del w:id="284" w:author="Penelope Kim" w:date="2025-12-17T10:23:00Z" w16du:dateUtc="2025-12-17T15:23:00Z">
        <w:r w:rsidR="00870574" w:rsidRPr="007829F1" w:rsidDel="00A821C8">
          <w:rPr>
            <w:rFonts w:ascii="Times New Roman" w:eastAsia="Times New Roman" w:hAnsi="Times New Roman" w:cs="Times New Roman"/>
            <w:b/>
            <w:bCs/>
            <w:color w:val="EE0000"/>
            <w:spacing w:val="-1"/>
            <w:sz w:val="24"/>
            <w:szCs w:val="24"/>
          </w:rPr>
          <w:delText>2</w:delText>
        </w:r>
      </w:del>
      <w:r w:rsidR="28C23105" w:rsidRPr="007829F1">
        <w:rPr>
          <w:rFonts w:ascii="Times New Roman" w:eastAsia="Times New Roman" w:hAnsi="Times New Roman" w:cs="Times New Roman"/>
          <w:b/>
          <w:bCs/>
          <w:color w:val="EE0000"/>
          <w:spacing w:val="-1"/>
          <w:sz w:val="24"/>
          <w:szCs w:val="24"/>
        </w:rPr>
        <w:t xml:space="preserve">-month </w:t>
      </w:r>
      <w:r w:rsidR="003F75FF" w:rsidRPr="007829F1">
        <w:rPr>
          <w:rFonts w:ascii="Times New Roman" w:eastAsia="Times New Roman" w:hAnsi="Times New Roman" w:cs="Times New Roman"/>
          <w:b/>
          <w:bCs/>
          <w:color w:val="EE0000"/>
          <w:spacing w:val="-1"/>
          <w:sz w:val="24"/>
          <w:szCs w:val="24"/>
        </w:rPr>
        <w:t xml:space="preserve">cooperative agreement </w:t>
      </w:r>
      <w:r w:rsidR="5BB20E92" w:rsidRPr="007829F1">
        <w:rPr>
          <w:rFonts w:ascii="Times New Roman" w:eastAsia="Times New Roman" w:hAnsi="Times New Roman" w:cs="Times New Roman"/>
          <w:b/>
          <w:bCs/>
          <w:color w:val="EE0000"/>
          <w:spacing w:val="-1"/>
          <w:sz w:val="24"/>
          <w:szCs w:val="24"/>
        </w:rPr>
        <w:t xml:space="preserve">(April 2023 to </w:t>
      </w:r>
      <w:del w:id="285" w:author="Penelope Kim" w:date="2025-12-16T16:45:00Z" w16du:dateUtc="2025-12-16T21:45:00Z">
        <w:r w:rsidR="5BB20E92" w:rsidRPr="007829F1" w:rsidDel="009D089C">
          <w:rPr>
            <w:rFonts w:ascii="Times New Roman" w:eastAsia="Times New Roman" w:hAnsi="Times New Roman" w:cs="Times New Roman"/>
            <w:b/>
            <w:bCs/>
            <w:color w:val="EE0000"/>
            <w:spacing w:val="-1"/>
            <w:sz w:val="24"/>
            <w:szCs w:val="24"/>
          </w:rPr>
          <w:delText xml:space="preserve">October </w:delText>
        </w:r>
      </w:del>
      <w:ins w:id="286" w:author="Penelope Kim" w:date="2025-12-16T16:45:00Z" w16du:dateUtc="2025-12-16T21:45:00Z">
        <w:r w:rsidR="009D089C">
          <w:rPr>
            <w:rFonts w:ascii="Times New Roman" w:eastAsia="Times New Roman" w:hAnsi="Times New Roman" w:cs="Times New Roman"/>
            <w:b/>
            <w:bCs/>
            <w:color w:val="EE0000"/>
            <w:spacing w:val="-1"/>
            <w:sz w:val="24"/>
            <w:szCs w:val="24"/>
          </w:rPr>
          <w:t>December</w:t>
        </w:r>
        <w:r w:rsidR="009D089C" w:rsidRPr="007829F1">
          <w:rPr>
            <w:rFonts w:ascii="Times New Roman" w:eastAsia="Times New Roman" w:hAnsi="Times New Roman" w:cs="Times New Roman"/>
            <w:b/>
            <w:bCs/>
            <w:color w:val="EE0000"/>
            <w:spacing w:val="-1"/>
            <w:sz w:val="24"/>
            <w:szCs w:val="24"/>
          </w:rPr>
          <w:t xml:space="preserve"> </w:t>
        </w:r>
      </w:ins>
      <w:r w:rsidR="5BB20E92" w:rsidRPr="007829F1">
        <w:rPr>
          <w:rFonts w:ascii="Times New Roman" w:eastAsia="Times New Roman" w:hAnsi="Times New Roman" w:cs="Times New Roman"/>
          <w:b/>
          <w:bCs/>
          <w:color w:val="EE0000"/>
          <w:spacing w:val="-1"/>
          <w:sz w:val="24"/>
          <w:szCs w:val="24"/>
        </w:rPr>
        <w:t>202</w:t>
      </w:r>
      <w:r w:rsidR="00870574" w:rsidRPr="007829F1">
        <w:rPr>
          <w:rFonts w:ascii="Times New Roman" w:eastAsia="Times New Roman" w:hAnsi="Times New Roman" w:cs="Times New Roman"/>
          <w:b/>
          <w:bCs/>
          <w:color w:val="EE0000"/>
          <w:spacing w:val="-1"/>
          <w:sz w:val="24"/>
          <w:szCs w:val="24"/>
        </w:rPr>
        <w:t>6</w:t>
      </w:r>
      <w:r w:rsidR="5BB20E92" w:rsidRPr="007829F1">
        <w:rPr>
          <w:rFonts w:ascii="Times New Roman" w:eastAsia="Times New Roman" w:hAnsi="Times New Roman" w:cs="Times New Roman"/>
          <w:b/>
          <w:bCs/>
          <w:color w:val="EE0000"/>
          <w:spacing w:val="-1"/>
          <w:sz w:val="24"/>
          <w:szCs w:val="24"/>
        </w:rPr>
        <w:t xml:space="preserve">) </w:t>
      </w:r>
      <w:r w:rsidRPr="007829F1">
        <w:rPr>
          <w:rFonts w:ascii="Times New Roman" w:eastAsia="Times New Roman" w:hAnsi="Times New Roman" w:cs="Times New Roman"/>
          <w:b/>
          <w:bCs/>
          <w:color w:val="EE0000"/>
          <w:spacing w:val="-1"/>
          <w:sz w:val="24"/>
          <w:szCs w:val="24"/>
        </w:rPr>
        <w:t xml:space="preserve">are </w:t>
      </w:r>
      <w:r w:rsidR="0024548F" w:rsidRPr="007829F1">
        <w:rPr>
          <w:rFonts w:ascii="Times New Roman" w:eastAsia="Times New Roman" w:hAnsi="Times New Roman" w:cs="Times New Roman"/>
          <w:b/>
          <w:bCs/>
          <w:color w:val="EE0000"/>
          <w:spacing w:val="-1"/>
          <w:sz w:val="24"/>
          <w:szCs w:val="24"/>
        </w:rPr>
        <w:t>$</w:t>
      </w:r>
      <w:r w:rsidR="00870574" w:rsidRPr="007829F1">
        <w:rPr>
          <w:rFonts w:ascii="Times New Roman" w:eastAsia="Times New Roman" w:hAnsi="Times New Roman" w:cs="Times New Roman"/>
          <w:b/>
          <w:bCs/>
          <w:color w:val="EE0000"/>
          <w:spacing w:val="-1"/>
          <w:sz w:val="24"/>
          <w:szCs w:val="24"/>
        </w:rPr>
        <w:t>2,633,524</w:t>
      </w:r>
      <w:r w:rsidR="0024548F" w:rsidRPr="007829F1">
        <w:rPr>
          <w:rFonts w:ascii="Times New Roman" w:eastAsia="Times New Roman" w:hAnsi="Times New Roman" w:cs="Times New Roman"/>
          <w:b/>
          <w:bCs/>
          <w:color w:val="EE0000"/>
          <w:spacing w:val="-1"/>
          <w:sz w:val="24"/>
          <w:szCs w:val="24"/>
        </w:rPr>
        <w:t xml:space="preserve"> </w:t>
      </w:r>
      <w:r w:rsidRPr="007829F1">
        <w:rPr>
          <w:rFonts w:ascii="Times New Roman" w:eastAsia="Times New Roman" w:hAnsi="Times New Roman" w:cs="Times New Roman"/>
          <w:b/>
          <w:bCs/>
          <w:color w:val="EE0000"/>
          <w:spacing w:val="-1"/>
          <w:sz w:val="24"/>
          <w:szCs w:val="24"/>
        </w:rPr>
        <w:t xml:space="preserve">with </w:t>
      </w:r>
      <w:r w:rsidR="0024548F" w:rsidRPr="007829F1">
        <w:rPr>
          <w:rFonts w:ascii="Times New Roman" w:eastAsia="Times New Roman" w:hAnsi="Times New Roman" w:cs="Times New Roman"/>
          <w:b/>
          <w:bCs/>
          <w:color w:val="EE0000"/>
          <w:spacing w:val="-1"/>
          <w:sz w:val="24"/>
          <w:szCs w:val="24"/>
        </w:rPr>
        <w:t>$</w:t>
      </w:r>
      <w:r w:rsidR="00CB6C62" w:rsidRPr="007829F1">
        <w:rPr>
          <w:rFonts w:ascii="Times New Roman" w:eastAsia="Times New Roman" w:hAnsi="Times New Roman" w:cs="Times New Roman"/>
          <w:b/>
          <w:bCs/>
          <w:color w:val="EE0000"/>
          <w:spacing w:val="-1"/>
          <w:sz w:val="24"/>
          <w:szCs w:val="24"/>
        </w:rPr>
        <w:t>1,732,500</w:t>
      </w:r>
      <w:r w:rsidR="24299992" w:rsidRPr="007829F1">
        <w:rPr>
          <w:rFonts w:ascii="Times New Roman" w:eastAsia="Times New Roman" w:hAnsi="Times New Roman" w:cs="Times New Roman"/>
          <w:b/>
          <w:bCs/>
          <w:color w:val="EE0000"/>
          <w:spacing w:val="-1"/>
          <w:sz w:val="24"/>
          <w:szCs w:val="24"/>
        </w:rPr>
        <w:t xml:space="preserve"> </w:t>
      </w:r>
      <w:r w:rsidRPr="007829F1">
        <w:rPr>
          <w:rFonts w:ascii="Times New Roman" w:eastAsia="Times New Roman" w:hAnsi="Times New Roman" w:cs="Times New Roman"/>
          <w:b/>
          <w:bCs/>
          <w:color w:val="EE0000"/>
          <w:spacing w:val="-1"/>
          <w:sz w:val="24"/>
          <w:szCs w:val="24"/>
        </w:rPr>
        <w:t xml:space="preserve">requested from </w:t>
      </w:r>
      <w:r w:rsidR="000E78F5" w:rsidRPr="007829F1">
        <w:rPr>
          <w:rFonts w:ascii="Times New Roman" w:eastAsia="Times New Roman" w:hAnsi="Times New Roman" w:cs="Times New Roman"/>
          <w:b/>
          <w:bCs/>
          <w:color w:val="EE0000"/>
          <w:spacing w:val="-1"/>
          <w:sz w:val="24"/>
          <w:szCs w:val="24"/>
        </w:rPr>
        <w:t>WHA</w:t>
      </w:r>
      <w:r w:rsidRPr="007829F1">
        <w:rPr>
          <w:rFonts w:ascii="Times New Roman" w:eastAsia="Times New Roman" w:hAnsi="Times New Roman" w:cs="Times New Roman"/>
          <w:b/>
          <w:bCs/>
          <w:color w:val="EE0000"/>
          <w:spacing w:val="-1"/>
          <w:sz w:val="24"/>
          <w:szCs w:val="24"/>
        </w:rPr>
        <w:t xml:space="preserve"> and </w:t>
      </w:r>
      <w:r w:rsidR="0024548F" w:rsidRPr="007829F1">
        <w:rPr>
          <w:rFonts w:ascii="Times New Roman" w:eastAsia="Times New Roman" w:hAnsi="Times New Roman" w:cs="Times New Roman"/>
          <w:b/>
          <w:bCs/>
          <w:color w:val="EE0000"/>
          <w:spacing w:val="-1"/>
          <w:sz w:val="24"/>
          <w:szCs w:val="24"/>
        </w:rPr>
        <w:t>$</w:t>
      </w:r>
      <w:r w:rsidR="00270EA4" w:rsidRPr="007829F1">
        <w:rPr>
          <w:rFonts w:ascii="Times New Roman" w:eastAsia="Times New Roman" w:hAnsi="Times New Roman" w:cs="Times New Roman"/>
          <w:b/>
          <w:bCs/>
          <w:color w:val="EE0000"/>
          <w:spacing w:val="-1"/>
          <w:sz w:val="24"/>
          <w:szCs w:val="24"/>
        </w:rPr>
        <w:t>901</w:t>
      </w:r>
      <w:r w:rsidR="00802CCB" w:rsidRPr="007829F1">
        <w:rPr>
          <w:rFonts w:ascii="Times New Roman" w:eastAsia="Times New Roman" w:hAnsi="Times New Roman" w:cs="Times New Roman"/>
          <w:b/>
          <w:bCs/>
          <w:color w:val="EE0000"/>
          <w:spacing w:val="-1"/>
          <w:sz w:val="24"/>
          <w:szCs w:val="24"/>
        </w:rPr>
        <w:t>,024</w:t>
      </w:r>
      <w:r w:rsidR="0024548F" w:rsidRPr="007829F1">
        <w:rPr>
          <w:rFonts w:ascii="Times New Roman" w:eastAsia="Times New Roman" w:hAnsi="Times New Roman" w:cs="Times New Roman"/>
          <w:b/>
          <w:bCs/>
          <w:color w:val="EE0000"/>
          <w:spacing w:val="-1"/>
          <w:sz w:val="24"/>
          <w:szCs w:val="24"/>
        </w:rPr>
        <w:t xml:space="preserve"> </w:t>
      </w:r>
      <w:r w:rsidRPr="007829F1">
        <w:rPr>
          <w:rFonts w:ascii="Times New Roman" w:eastAsia="Times New Roman" w:hAnsi="Times New Roman" w:cs="Times New Roman"/>
          <w:b/>
          <w:bCs/>
          <w:color w:val="EE0000"/>
          <w:spacing w:val="-1"/>
          <w:sz w:val="24"/>
          <w:szCs w:val="24"/>
        </w:rPr>
        <w:t xml:space="preserve">provided </w:t>
      </w:r>
      <w:r w:rsidR="000E78F5" w:rsidRPr="007829F1">
        <w:rPr>
          <w:rFonts w:ascii="Times New Roman" w:eastAsia="Times New Roman" w:hAnsi="Times New Roman" w:cs="Times New Roman"/>
          <w:b/>
          <w:bCs/>
          <w:color w:val="EE0000"/>
          <w:spacing w:val="-1"/>
          <w:sz w:val="24"/>
          <w:szCs w:val="24"/>
        </w:rPr>
        <w:t>as</w:t>
      </w:r>
      <w:r w:rsidRPr="007829F1">
        <w:rPr>
          <w:rFonts w:ascii="Times New Roman" w:eastAsia="Times New Roman" w:hAnsi="Times New Roman" w:cs="Times New Roman"/>
          <w:b/>
          <w:bCs/>
          <w:color w:val="EE0000"/>
          <w:spacing w:val="-1"/>
          <w:sz w:val="24"/>
          <w:szCs w:val="24"/>
        </w:rPr>
        <w:t xml:space="preserve"> cost share</w:t>
      </w:r>
      <w:r w:rsidR="000E78F5" w:rsidRPr="007829F1">
        <w:rPr>
          <w:rFonts w:ascii="Times New Roman" w:eastAsia="Times New Roman" w:hAnsi="Times New Roman" w:cs="Times New Roman"/>
          <w:b/>
          <w:bCs/>
          <w:color w:val="EE0000"/>
          <w:spacing w:val="-1"/>
          <w:sz w:val="24"/>
          <w:szCs w:val="24"/>
        </w:rPr>
        <w:t xml:space="preserve"> by POA</w:t>
      </w:r>
      <w:r w:rsidRPr="00270EA4">
        <w:rPr>
          <w:rFonts w:ascii="Times New Roman" w:eastAsia="Times New Roman" w:hAnsi="Times New Roman" w:cs="Times New Roman"/>
          <w:b/>
          <w:bCs/>
          <w:spacing w:val="-1"/>
          <w:sz w:val="24"/>
          <w:szCs w:val="24"/>
        </w:rPr>
        <w:t>.</w:t>
      </w:r>
    </w:p>
    <w:p w14:paraId="6CB1D1D0" w14:textId="50F403B9" w:rsidR="004C78A6" w:rsidRPr="009A2F8A" w:rsidRDefault="009324B8" w:rsidP="0007324B">
      <w:pPr>
        <w:ind w:right="185"/>
        <w:rPr>
          <w:rFonts w:ascii="Times New Roman" w:eastAsia="Times New Roman" w:hAnsi="Times New Roman" w:cs="Times New Roman"/>
          <w:b/>
          <w:bCs/>
          <w:sz w:val="24"/>
          <w:szCs w:val="24"/>
        </w:rPr>
      </w:pPr>
      <w:r w:rsidRPr="009A2F8A">
        <w:rPr>
          <w:rFonts w:ascii="Times New Roman" w:eastAsia="Times New Roman" w:hAnsi="Times New Roman" w:cs="Times New Roman"/>
          <w:sz w:val="24"/>
          <w:szCs w:val="24"/>
        </w:rPr>
        <w:t xml:space="preserve"> </w:t>
      </w:r>
    </w:p>
    <w:sectPr w:rsidR="004C78A6" w:rsidRPr="009A2F8A" w:rsidSect="00C443D5">
      <w:pgSz w:w="12240" w:h="15840"/>
      <w:pgMar w:top="1380" w:right="1380" w:bottom="1240" w:left="1340" w:header="0" w:footer="10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C0876" w14:textId="77777777" w:rsidR="008D06C6" w:rsidRDefault="008D06C6">
      <w:r>
        <w:separator/>
      </w:r>
    </w:p>
  </w:endnote>
  <w:endnote w:type="continuationSeparator" w:id="0">
    <w:p w14:paraId="498BA9A5" w14:textId="77777777" w:rsidR="008D06C6" w:rsidRDefault="008D06C6">
      <w:r>
        <w:continuationSeparator/>
      </w:r>
    </w:p>
  </w:endnote>
  <w:endnote w:type="continuationNotice" w:id="1">
    <w:p w14:paraId="7F576812" w14:textId="77777777" w:rsidR="008D06C6" w:rsidRDefault="008D06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65AC8" w14:textId="77777777" w:rsidR="00AD637B" w:rsidRDefault="00AD637B" w:rsidP="003E6FBF">
    <w:pPr>
      <w:pStyle w:val="Footer"/>
      <w:jc w:val="both"/>
      <w:rPr>
        <w:rFonts w:ascii="Times New Roman" w:hAnsi="Times New Roman" w:cs="Times New Roman"/>
        <w:sz w:val="18"/>
      </w:rPr>
    </w:pPr>
  </w:p>
  <w:p w14:paraId="219A7E4A" w14:textId="1D29311A" w:rsidR="009967A1" w:rsidRPr="007F5ABD" w:rsidRDefault="003B652E" w:rsidP="003E6FBF">
    <w:pPr>
      <w:pStyle w:val="Footer"/>
      <w:jc w:val="both"/>
      <w:rPr>
        <w:rFonts w:ascii="Times New Roman" w:hAnsi="Times New Roman" w:cs="Times New Roman"/>
        <w:sz w:val="18"/>
      </w:rPr>
    </w:pPr>
    <w:r>
      <w:rPr>
        <w:rFonts w:ascii="Times New Roman" w:hAnsi="Times New Roman" w:cs="Times New Roman"/>
        <w:sz w:val="18"/>
      </w:rPr>
      <w:t>Partners</w:t>
    </w:r>
    <w:r w:rsidR="009967A1" w:rsidRPr="007F5ABD">
      <w:rPr>
        <w:rFonts w:ascii="Times New Roman" w:hAnsi="Times New Roman" w:cs="Times New Roman"/>
        <w:sz w:val="18"/>
      </w:rPr>
      <w:t xml:space="preserve"> of the Americas</w:t>
    </w:r>
    <w:r w:rsidR="009F0807">
      <w:rPr>
        <w:rFonts w:ascii="Times New Roman" w:hAnsi="Times New Roman" w:cs="Times New Roman"/>
        <w:sz w:val="18"/>
      </w:rPr>
      <w:t xml:space="preserve"> – </w:t>
    </w:r>
    <w:r w:rsidR="009141F8">
      <w:rPr>
        <w:rFonts w:ascii="Times New Roman" w:hAnsi="Times New Roman" w:cs="Times New Roman"/>
        <w:sz w:val="18"/>
      </w:rPr>
      <w:t xml:space="preserve">Cost Amendment </w:t>
    </w:r>
    <w:r w:rsidR="009F0807">
      <w:rPr>
        <w:rFonts w:ascii="Times New Roman" w:hAnsi="Times New Roman" w:cs="Times New Roman"/>
        <w:sz w:val="18"/>
      </w:rPr>
      <w:t>Budget Narrative</w:t>
    </w:r>
    <w:r w:rsidR="004D3836">
      <w:rPr>
        <w:rFonts w:ascii="Times New Roman" w:hAnsi="Times New Roman" w:cs="Times New Roman"/>
        <w:sz w:val="18"/>
      </w:rPr>
      <w:t xml:space="preserve"> </w:t>
    </w:r>
    <w:r w:rsidR="00FA22C1">
      <w:rPr>
        <w:rFonts w:ascii="Times New Roman" w:hAnsi="Times New Roman" w:cs="Times New Roman"/>
        <w:sz w:val="18"/>
      </w:rPr>
      <w:t>(</w:t>
    </w:r>
    <w:r w:rsidR="009141F8" w:rsidRPr="009141F8">
      <w:rPr>
        <w:rFonts w:ascii="Times New Roman" w:hAnsi="Times New Roman" w:cs="Times New Roman"/>
        <w:sz w:val="18"/>
      </w:rPr>
      <w:t>SAQMIP23CA0023</w:t>
    </w:r>
    <w:r w:rsidR="00FA22C1">
      <w:rPr>
        <w:rFonts w:ascii="Times New Roman" w:hAnsi="Times New Roman" w:cs="Times New Roman"/>
        <w:sz w:val="18"/>
      </w:rPr>
      <w:t>)</w:t>
    </w:r>
  </w:p>
  <w:p w14:paraId="493F7378" w14:textId="163DFAE2" w:rsidR="001447A1" w:rsidRPr="009141F8" w:rsidRDefault="007F5ABD" w:rsidP="001447A1">
    <w:pPr>
      <w:rPr>
        <w:rFonts w:ascii="Times New Roman" w:hAnsi="Times New Roman" w:cs="Times New Roman"/>
        <w:i/>
        <w:iCs/>
        <w:sz w:val="18"/>
      </w:rPr>
    </w:pPr>
    <w:r w:rsidRPr="009141F8">
      <w:rPr>
        <w:rFonts w:ascii="Times New Roman" w:hAnsi="Times New Roman" w:cs="Times New Roman"/>
        <w:i/>
        <w:iCs/>
        <w:sz w:val="18"/>
      </w:rPr>
      <w:t>100,000 Strong in the Americas</w:t>
    </w:r>
    <w:r w:rsidR="00FA22C1">
      <w:rPr>
        <w:rFonts w:ascii="Times New Roman" w:hAnsi="Times New Roman" w:cs="Times New Roman"/>
        <w:i/>
        <w:iCs/>
        <w:sz w:val="18"/>
      </w:rPr>
      <w:t xml:space="preserve"> (Apr 2023 – </w:t>
    </w:r>
    <w:ins w:id="27" w:author="Penelope Kim" w:date="2025-12-16T16:45:00Z" w16du:dateUtc="2025-12-16T21:45:00Z">
      <w:r w:rsidR="009D089C">
        <w:rPr>
          <w:rFonts w:ascii="Times New Roman" w:hAnsi="Times New Roman" w:cs="Times New Roman"/>
          <w:i/>
          <w:iCs/>
          <w:sz w:val="18"/>
        </w:rPr>
        <w:t>Dec</w:t>
      </w:r>
    </w:ins>
    <w:del w:id="28" w:author="Penelope Kim" w:date="2025-12-16T16:45:00Z" w16du:dateUtc="2025-12-16T21:45:00Z">
      <w:r w:rsidR="00FA22C1" w:rsidDel="009D089C">
        <w:rPr>
          <w:rFonts w:ascii="Times New Roman" w:hAnsi="Times New Roman" w:cs="Times New Roman"/>
          <w:i/>
          <w:iCs/>
          <w:sz w:val="18"/>
        </w:rPr>
        <w:delText>Oct</w:delText>
      </w:r>
    </w:del>
    <w:r w:rsidR="00FA22C1">
      <w:rPr>
        <w:rFonts w:ascii="Times New Roman" w:hAnsi="Times New Roman" w:cs="Times New Roman"/>
        <w:i/>
        <w:iCs/>
        <w:sz w:val="18"/>
      </w:rPr>
      <w:t xml:space="preserve"> 2026)</w:t>
    </w:r>
  </w:p>
  <w:p w14:paraId="3EEBAE41" w14:textId="394FE636" w:rsidR="009967A1" w:rsidRPr="003E6FBF" w:rsidRDefault="009967A1" w:rsidP="001447A1">
    <w:pPr>
      <w:jc w:val="right"/>
      <w:rPr>
        <w:rFonts w:ascii="Times New Roman" w:hAnsi="Times New Roman" w:cs="Times New Roman"/>
        <w:sz w:val="18"/>
      </w:rPr>
    </w:pPr>
    <w:r w:rsidRPr="004D4A83">
      <w:rPr>
        <w:rFonts w:ascii="Times New Roman" w:hAnsi="Times New Roman" w:cs="Times New Roman"/>
        <w:sz w:val="18"/>
      </w:rPr>
      <w:tab/>
    </w:r>
    <w:r w:rsidRPr="004D4A83">
      <w:rPr>
        <w:rFonts w:ascii="Times New Roman" w:hAnsi="Times New Roman" w:cs="Times New Roman"/>
        <w:sz w:val="18"/>
      </w:rPr>
      <w:tab/>
    </w:r>
    <w:r w:rsidRPr="004D4A83">
      <w:rPr>
        <w:rFonts w:ascii="Times New Roman" w:hAnsi="Times New Roman" w:cs="Times New Roman"/>
        <w:sz w:val="18"/>
      </w:rPr>
      <w:tab/>
    </w:r>
    <w:r w:rsidRPr="004D4A83">
      <w:rPr>
        <w:rFonts w:ascii="Times New Roman" w:hAnsi="Times New Roman" w:cs="Times New Roman"/>
        <w:sz w:val="18"/>
      </w:rPr>
      <w:tab/>
    </w:r>
    <w:r w:rsidRPr="004D4A83">
      <w:rPr>
        <w:rFonts w:ascii="Times New Roman" w:hAnsi="Times New Roman" w:cs="Times New Roman"/>
        <w:sz w:val="18"/>
      </w:rPr>
      <w:tab/>
    </w:r>
    <w:r w:rsidRPr="004D4A83">
      <w:rPr>
        <w:rFonts w:ascii="Times New Roman" w:hAnsi="Times New Roman" w:cs="Times New Roman"/>
        <w:sz w:val="18"/>
      </w:rPr>
      <w:tab/>
    </w:r>
    <w:r w:rsidRPr="004D4A83">
      <w:rPr>
        <w:rFonts w:ascii="Times New Roman" w:hAnsi="Times New Roman" w:cs="Times New Roman"/>
        <w:sz w:val="18"/>
      </w:rPr>
      <w:tab/>
    </w:r>
    <w:r w:rsidRPr="004D4A83">
      <w:rPr>
        <w:rFonts w:ascii="Times New Roman" w:hAnsi="Times New Roman" w:cs="Times New Roman"/>
        <w:sz w:val="18"/>
      </w:rPr>
      <w:tab/>
    </w:r>
    <w:sdt>
      <w:sdtPr>
        <w:rPr>
          <w:rFonts w:ascii="Times New Roman" w:hAnsi="Times New Roman" w:cs="Times New Roman"/>
          <w:color w:val="2B579A"/>
          <w:sz w:val="18"/>
          <w:shd w:val="clear" w:color="auto" w:fill="E6E6E6"/>
        </w:rPr>
        <w:id w:val="-1270694407"/>
        <w:docPartObj>
          <w:docPartGallery w:val="Page Numbers (Bottom of Page)"/>
          <w:docPartUnique/>
        </w:docPartObj>
      </w:sdtPr>
      <w:sdtContent>
        <w:r>
          <w:rPr>
            <w:rFonts w:ascii="Times New Roman" w:hAnsi="Times New Roman" w:cs="Times New Roman"/>
            <w:sz w:val="18"/>
          </w:rPr>
          <w:tab/>
        </w:r>
        <w:r w:rsidRPr="00E347B8">
          <w:rPr>
            <w:rFonts w:ascii="Times New Roman" w:hAnsi="Times New Roman" w:cs="Times New Roman"/>
            <w:color w:val="2B579A"/>
            <w:sz w:val="18"/>
            <w:shd w:val="clear" w:color="auto" w:fill="E6E6E6"/>
          </w:rPr>
          <w:fldChar w:fldCharType="begin"/>
        </w:r>
        <w:r w:rsidRPr="00E347B8">
          <w:rPr>
            <w:rFonts w:ascii="Times New Roman" w:hAnsi="Times New Roman" w:cs="Times New Roman"/>
            <w:sz w:val="18"/>
          </w:rPr>
          <w:instrText xml:space="preserve"> PAGE   \* MERGEFORMAT </w:instrText>
        </w:r>
        <w:r w:rsidRPr="00E347B8">
          <w:rPr>
            <w:rFonts w:ascii="Times New Roman" w:hAnsi="Times New Roman" w:cs="Times New Roman"/>
            <w:color w:val="2B579A"/>
            <w:sz w:val="18"/>
            <w:shd w:val="clear" w:color="auto" w:fill="E6E6E6"/>
          </w:rPr>
          <w:fldChar w:fldCharType="separate"/>
        </w:r>
        <w:r w:rsidR="00744981" w:rsidRPr="00E347B8">
          <w:rPr>
            <w:rFonts w:ascii="Times New Roman" w:hAnsi="Times New Roman" w:cs="Times New Roman"/>
            <w:noProof/>
            <w:sz w:val="18"/>
          </w:rPr>
          <w:t>10</w:t>
        </w:r>
        <w:r w:rsidRPr="00E347B8">
          <w:rPr>
            <w:rFonts w:ascii="Times New Roman" w:hAnsi="Times New Roman" w:cs="Times New Roman"/>
            <w:color w:val="2B579A"/>
            <w:sz w:val="18"/>
            <w:shd w:val="clear" w:color="auto" w:fill="E6E6E6"/>
          </w:rPr>
          <w:fldChar w:fldCharType="end"/>
        </w:r>
      </w:sdtContent>
    </w:sdt>
    <w:r>
      <w:rPr>
        <w:noProof/>
        <w:color w:val="2B579A"/>
        <w:shd w:val="clear" w:color="auto" w:fill="E6E6E6"/>
      </w:rPr>
      <mc:AlternateContent>
        <mc:Choice Requires="wps">
          <w:drawing>
            <wp:anchor distT="0" distB="0" distL="114300" distR="114300" simplePos="0" relativeHeight="251658240" behindDoc="1" locked="0" layoutInCell="1" allowOverlap="1" wp14:anchorId="0EF4DD62" wp14:editId="62DDB5AB">
              <wp:simplePos x="0" y="0"/>
              <wp:positionH relativeFrom="page">
                <wp:posOffset>6728460</wp:posOffset>
              </wp:positionH>
              <wp:positionV relativeFrom="page">
                <wp:posOffset>9253855</wp:posOffset>
              </wp:positionV>
              <wp:extent cx="127000" cy="177800"/>
              <wp:effectExtent l="3810" t="0" r="254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61BC0" w14:textId="77777777" w:rsidR="009967A1" w:rsidRDefault="009967A1">
                          <w:pPr>
                            <w:pStyle w:val="BodyText"/>
                            <w:spacing w:line="265" w:lineRule="exact"/>
                            <w:ind w:left="4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F4DD62" id="_x0000_t202" coordsize="21600,21600" o:spt="202" path="m,l,21600r21600,l21600,xe">
              <v:stroke joinstyle="miter"/>
              <v:path gradientshapeok="t" o:connecttype="rect"/>
            </v:shapetype>
            <v:shape id="Text Box 3" o:spid="_x0000_s1034" type="#_x0000_t202" style="position:absolute;left:0;text-align:left;margin-left:529.8pt;margin-top:728.65pt;width:10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" filled="f" stroked="f">
              <v:textbox inset="0,0,0,0">
                <w:txbxContent>
                  <w:p w14:paraId="2E461BC0" w14:textId="77777777" w:rsidR="009967A1" w:rsidRDefault="009967A1">
                    <w:pPr>
                      <w:pStyle w:val="BodyText"/>
                      <w:spacing w:line="265" w:lineRule="exact"/>
                      <w:ind w:left="4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3FB1C" w14:textId="77777777" w:rsidR="008D06C6" w:rsidRDefault="008D06C6">
      <w:r>
        <w:separator/>
      </w:r>
    </w:p>
  </w:footnote>
  <w:footnote w:type="continuationSeparator" w:id="0">
    <w:p w14:paraId="533A7058" w14:textId="77777777" w:rsidR="008D06C6" w:rsidRDefault="008D06C6">
      <w:r>
        <w:continuationSeparator/>
      </w:r>
    </w:p>
  </w:footnote>
  <w:footnote w:type="continuationNotice" w:id="1">
    <w:p w14:paraId="5CF97DD9" w14:textId="77777777" w:rsidR="008D06C6" w:rsidRDefault="008D06C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C42"/>
    <w:multiLevelType w:val="multilevel"/>
    <w:tmpl w:val="52B8E59A"/>
    <w:lvl w:ilvl="0">
      <w:start w:val="8"/>
      <w:numFmt w:val="upperLetter"/>
      <w:lvlText w:val="%1"/>
      <w:lvlJc w:val="left"/>
      <w:pPr>
        <w:ind w:left="1160" w:hanging="545"/>
      </w:pPr>
      <w:rPr>
        <w:rFonts w:hint="default"/>
      </w:rPr>
    </w:lvl>
    <w:lvl w:ilvl="1">
      <w:start w:val="1"/>
      <w:numFmt w:val="decimal"/>
      <w:lvlText w:val="%1.%2"/>
      <w:lvlJc w:val="left"/>
      <w:pPr>
        <w:ind w:left="1160" w:hanging="545"/>
      </w:pPr>
      <w:rPr>
        <w:rFonts w:hint="default"/>
      </w:rPr>
    </w:lvl>
    <w:lvl w:ilvl="2">
      <w:start w:val="4"/>
      <w:numFmt w:val="decimal"/>
      <w:lvlText w:val="%1.%2.%3"/>
      <w:lvlJc w:val="left"/>
      <w:pPr>
        <w:ind w:left="1160" w:hanging="545"/>
      </w:pPr>
      <w:rPr>
        <w:rFonts w:ascii="Times New Roman" w:eastAsia="Times New Roman" w:hAnsi="Times New Roman" w:hint="default"/>
        <w:spacing w:val="-2"/>
        <w:sz w:val="22"/>
        <w:szCs w:val="22"/>
      </w:rPr>
    </w:lvl>
    <w:lvl w:ilvl="3">
      <w:start w:val="1"/>
      <w:numFmt w:val="bullet"/>
      <w:lvlText w:val="•"/>
      <w:lvlJc w:val="left"/>
      <w:pPr>
        <w:ind w:left="3728" w:hanging="545"/>
      </w:pPr>
      <w:rPr>
        <w:rFonts w:hint="default"/>
      </w:rPr>
    </w:lvl>
    <w:lvl w:ilvl="4">
      <w:start w:val="1"/>
      <w:numFmt w:val="bullet"/>
      <w:lvlText w:val="•"/>
      <w:lvlJc w:val="left"/>
      <w:pPr>
        <w:ind w:left="4584" w:hanging="545"/>
      </w:pPr>
      <w:rPr>
        <w:rFonts w:hint="default"/>
      </w:rPr>
    </w:lvl>
    <w:lvl w:ilvl="5">
      <w:start w:val="1"/>
      <w:numFmt w:val="bullet"/>
      <w:lvlText w:val="•"/>
      <w:lvlJc w:val="left"/>
      <w:pPr>
        <w:ind w:left="5440" w:hanging="545"/>
      </w:pPr>
      <w:rPr>
        <w:rFonts w:hint="default"/>
      </w:rPr>
    </w:lvl>
    <w:lvl w:ilvl="6">
      <w:start w:val="1"/>
      <w:numFmt w:val="bullet"/>
      <w:lvlText w:val="•"/>
      <w:lvlJc w:val="left"/>
      <w:pPr>
        <w:ind w:left="6296" w:hanging="545"/>
      </w:pPr>
      <w:rPr>
        <w:rFonts w:hint="default"/>
      </w:rPr>
    </w:lvl>
    <w:lvl w:ilvl="7">
      <w:start w:val="1"/>
      <w:numFmt w:val="bullet"/>
      <w:lvlText w:val="•"/>
      <w:lvlJc w:val="left"/>
      <w:pPr>
        <w:ind w:left="7152" w:hanging="545"/>
      </w:pPr>
      <w:rPr>
        <w:rFonts w:hint="default"/>
      </w:rPr>
    </w:lvl>
    <w:lvl w:ilvl="8">
      <w:start w:val="1"/>
      <w:numFmt w:val="bullet"/>
      <w:lvlText w:val="•"/>
      <w:lvlJc w:val="left"/>
      <w:pPr>
        <w:ind w:left="8008" w:hanging="545"/>
      </w:pPr>
      <w:rPr>
        <w:rFonts w:hint="default"/>
      </w:rPr>
    </w:lvl>
  </w:abstractNum>
  <w:abstractNum w:abstractNumId="1" w15:restartNumberingAfterBreak="0">
    <w:nsid w:val="12AA3D7E"/>
    <w:multiLevelType w:val="multilevel"/>
    <w:tmpl w:val="E0084C28"/>
    <w:lvl w:ilvl="0">
      <w:start w:val="3"/>
      <w:numFmt w:val="upperLetter"/>
      <w:lvlText w:val="%1."/>
      <w:lvlJc w:val="left"/>
      <w:pPr>
        <w:ind w:left="100" w:hanging="353"/>
      </w:pPr>
      <w:rPr>
        <w:rFonts w:ascii="Times New Roman" w:eastAsia="Times New Roman" w:hAnsi="Times New Roman" w:hint="default"/>
        <w:b/>
        <w:bCs/>
        <w:sz w:val="24"/>
        <w:szCs w:val="24"/>
      </w:rPr>
    </w:lvl>
    <w:lvl w:ilvl="1">
      <w:start w:val="1"/>
      <w:numFmt w:val="decimal"/>
      <w:lvlText w:val="%1.%2"/>
      <w:lvlJc w:val="left"/>
      <w:pPr>
        <w:ind w:left="280" w:hanging="533"/>
      </w:pPr>
      <w:rPr>
        <w:rFonts w:ascii="Times New Roman" w:eastAsia="Times New Roman" w:hAnsi="Times New Roman" w:hint="default"/>
        <w:b/>
        <w:bCs/>
        <w:sz w:val="24"/>
        <w:szCs w:val="24"/>
      </w:rPr>
    </w:lvl>
    <w:lvl w:ilvl="2">
      <w:start w:val="1"/>
      <w:numFmt w:val="decimal"/>
      <w:lvlText w:val="%1.%2.%3"/>
      <w:lvlJc w:val="left"/>
      <w:pPr>
        <w:ind w:left="647" w:hanging="584"/>
      </w:pPr>
      <w:rPr>
        <w:rFonts w:ascii="Times New Roman" w:eastAsia="Times New Roman" w:hAnsi="Times New Roman" w:hint="default"/>
        <w:sz w:val="24"/>
        <w:szCs w:val="24"/>
      </w:rPr>
    </w:lvl>
    <w:lvl w:ilvl="3">
      <w:start w:val="1"/>
      <w:numFmt w:val="bullet"/>
      <w:lvlText w:val="•"/>
      <w:lvlJc w:val="left"/>
      <w:pPr>
        <w:ind w:left="690" w:hanging="584"/>
      </w:pPr>
      <w:rPr>
        <w:rFonts w:hint="default"/>
      </w:rPr>
    </w:lvl>
    <w:lvl w:ilvl="4">
      <w:start w:val="1"/>
      <w:numFmt w:val="bullet"/>
      <w:lvlText w:val="•"/>
      <w:lvlJc w:val="left"/>
      <w:pPr>
        <w:ind w:left="1907" w:hanging="584"/>
      </w:pPr>
      <w:rPr>
        <w:rFonts w:hint="default"/>
      </w:rPr>
    </w:lvl>
    <w:lvl w:ilvl="5">
      <w:start w:val="1"/>
      <w:numFmt w:val="bullet"/>
      <w:lvlText w:val="•"/>
      <w:lvlJc w:val="left"/>
      <w:pPr>
        <w:ind w:left="3123" w:hanging="584"/>
      </w:pPr>
      <w:rPr>
        <w:rFonts w:hint="default"/>
      </w:rPr>
    </w:lvl>
    <w:lvl w:ilvl="6">
      <w:start w:val="1"/>
      <w:numFmt w:val="bullet"/>
      <w:lvlText w:val="•"/>
      <w:lvlJc w:val="left"/>
      <w:pPr>
        <w:ind w:left="4340" w:hanging="584"/>
      </w:pPr>
      <w:rPr>
        <w:rFonts w:hint="default"/>
      </w:rPr>
    </w:lvl>
    <w:lvl w:ilvl="7">
      <w:start w:val="1"/>
      <w:numFmt w:val="bullet"/>
      <w:lvlText w:val="•"/>
      <w:lvlJc w:val="left"/>
      <w:pPr>
        <w:ind w:left="5557" w:hanging="584"/>
      </w:pPr>
      <w:rPr>
        <w:rFonts w:hint="default"/>
      </w:rPr>
    </w:lvl>
    <w:lvl w:ilvl="8">
      <w:start w:val="1"/>
      <w:numFmt w:val="bullet"/>
      <w:lvlText w:val="•"/>
      <w:lvlJc w:val="left"/>
      <w:pPr>
        <w:ind w:left="6773" w:hanging="584"/>
      </w:pPr>
      <w:rPr>
        <w:rFonts w:hint="default"/>
      </w:rPr>
    </w:lvl>
  </w:abstractNum>
  <w:abstractNum w:abstractNumId="2" w15:restartNumberingAfterBreak="0">
    <w:nsid w:val="23FA5647"/>
    <w:multiLevelType w:val="multilevel"/>
    <w:tmpl w:val="C608BF04"/>
    <w:lvl w:ilvl="0">
      <w:start w:val="3"/>
      <w:numFmt w:val="upperLetter"/>
      <w:lvlText w:val="%1"/>
      <w:lvlJc w:val="left"/>
      <w:pPr>
        <w:ind w:left="1000" w:hanging="533"/>
      </w:pPr>
      <w:rPr>
        <w:rFonts w:hint="default"/>
      </w:rPr>
    </w:lvl>
    <w:lvl w:ilvl="1">
      <w:start w:val="2"/>
      <w:numFmt w:val="decimal"/>
      <w:lvlText w:val="%1.%2"/>
      <w:lvlJc w:val="left"/>
      <w:pPr>
        <w:ind w:left="1000" w:hanging="533"/>
      </w:pPr>
      <w:rPr>
        <w:rFonts w:hint="default"/>
      </w:rPr>
    </w:lvl>
    <w:lvl w:ilvl="2">
      <w:start w:val="2"/>
      <w:numFmt w:val="decimal"/>
      <w:lvlText w:val="%1.%2.%3"/>
      <w:lvlJc w:val="left"/>
      <w:pPr>
        <w:ind w:left="1000" w:hanging="533"/>
      </w:pPr>
      <w:rPr>
        <w:rFonts w:ascii="Times New Roman" w:eastAsia="Times New Roman" w:hAnsi="Times New Roman" w:hint="default"/>
        <w:spacing w:val="-1"/>
        <w:sz w:val="22"/>
        <w:szCs w:val="22"/>
      </w:rPr>
    </w:lvl>
    <w:lvl w:ilvl="3">
      <w:start w:val="1"/>
      <w:numFmt w:val="bullet"/>
      <w:lvlText w:val="•"/>
      <w:lvlJc w:val="left"/>
      <w:pPr>
        <w:ind w:left="3568" w:hanging="533"/>
      </w:pPr>
      <w:rPr>
        <w:rFonts w:hint="default"/>
      </w:rPr>
    </w:lvl>
    <w:lvl w:ilvl="4">
      <w:start w:val="1"/>
      <w:numFmt w:val="bullet"/>
      <w:lvlText w:val="•"/>
      <w:lvlJc w:val="left"/>
      <w:pPr>
        <w:ind w:left="4424" w:hanging="533"/>
      </w:pPr>
      <w:rPr>
        <w:rFonts w:hint="default"/>
      </w:rPr>
    </w:lvl>
    <w:lvl w:ilvl="5">
      <w:start w:val="1"/>
      <w:numFmt w:val="bullet"/>
      <w:lvlText w:val="•"/>
      <w:lvlJc w:val="left"/>
      <w:pPr>
        <w:ind w:left="5280" w:hanging="533"/>
      </w:pPr>
      <w:rPr>
        <w:rFonts w:hint="default"/>
      </w:rPr>
    </w:lvl>
    <w:lvl w:ilvl="6">
      <w:start w:val="1"/>
      <w:numFmt w:val="bullet"/>
      <w:lvlText w:val="•"/>
      <w:lvlJc w:val="left"/>
      <w:pPr>
        <w:ind w:left="6136" w:hanging="533"/>
      </w:pPr>
      <w:rPr>
        <w:rFonts w:hint="default"/>
      </w:rPr>
    </w:lvl>
    <w:lvl w:ilvl="7">
      <w:start w:val="1"/>
      <w:numFmt w:val="bullet"/>
      <w:lvlText w:val="•"/>
      <w:lvlJc w:val="left"/>
      <w:pPr>
        <w:ind w:left="6992" w:hanging="533"/>
      </w:pPr>
      <w:rPr>
        <w:rFonts w:hint="default"/>
      </w:rPr>
    </w:lvl>
    <w:lvl w:ilvl="8">
      <w:start w:val="1"/>
      <w:numFmt w:val="bullet"/>
      <w:lvlText w:val="•"/>
      <w:lvlJc w:val="left"/>
      <w:pPr>
        <w:ind w:left="7848" w:hanging="533"/>
      </w:pPr>
      <w:rPr>
        <w:rFonts w:hint="default"/>
      </w:rPr>
    </w:lvl>
  </w:abstractNum>
  <w:abstractNum w:abstractNumId="3" w15:restartNumberingAfterBreak="0">
    <w:nsid w:val="446D5A40"/>
    <w:multiLevelType w:val="multilevel"/>
    <w:tmpl w:val="AE1633D2"/>
    <w:lvl w:ilvl="0">
      <w:start w:val="8"/>
      <w:numFmt w:val="upperLetter"/>
      <w:lvlText w:val="%1"/>
      <w:lvlJc w:val="left"/>
      <w:pPr>
        <w:ind w:left="1160" w:hanging="545"/>
      </w:pPr>
      <w:rPr>
        <w:rFonts w:hint="default"/>
      </w:rPr>
    </w:lvl>
    <w:lvl w:ilvl="1">
      <w:start w:val="1"/>
      <w:numFmt w:val="decimal"/>
      <w:lvlText w:val="%1.%2"/>
      <w:lvlJc w:val="left"/>
      <w:pPr>
        <w:ind w:left="1160" w:hanging="545"/>
      </w:pPr>
      <w:rPr>
        <w:rFonts w:hint="default"/>
      </w:rPr>
    </w:lvl>
    <w:lvl w:ilvl="2">
      <w:start w:val="6"/>
      <w:numFmt w:val="decimal"/>
      <w:lvlText w:val="%1.%2.%3"/>
      <w:lvlJc w:val="left"/>
      <w:pPr>
        <w:ind w:left="1160" w:hanging="545"/>
      </w:pPr>
      <w:rPr>
        <w:rFonts w:ascii="Times New Roman" w:eastAsia="Times New Roman" w:hAnsi="Times New Roman" w:hint="default"/>
        <w:spacing w:val="-2"/>
        <w:sz w:val="22"/>
        <w:szCs w:val="22"/>
      </w:rPr>
    </w:lvl>
    <w:lvl w:ilvl="3">
      <w:start w:val="1"/>
      <w:numFmt w:val="bullet"/>
      <w:lvlText w:val="•"/>
      <w:lvlJc w:val="left"/>
      <w:pPr>
        <w:ind w:left="3728" w:hanging="545"/>
      </w:pPr>
      <w:rPr>
        <w:rFonts w:hint="default"/>
      </w:rPr>
    </w:lvl>
    <w:lvl w:ilvl="4">
      <w:start w:val="1"/>
      <w:numFmt w:val="bullet"/>
      <w:lvlText w:val="•"/>
      <w:lvlJc w:val="left"/>
      <w:pPr>
        <w:ind w:left="4584" w:hanging="545"/>
      </w:pPr>
      <w:rPr>
        <w:rFonts w:hint="default"/>
      </w:rPr>
    </w:lvl>
    <w:lvl w:ilvl="5">
      <w:start w:val="1"/>
      <w:numFmt w:val="bullet"/>
      <w:lvlText w:val="•"/>
      <w:lvlJc w:val="left"/>
      <w:pPr>
        <w:ind w:left="5440" w:hanging="545"/>
      </w:pPr>
      <w:rPr>
        <w:rFonts w:hint="default"/>
      </w:rPr>
    </w:lvl>
    <w:lvl w:ilvl="6">
      <w:start w:val="1"/>
      <w:numFmt w:val="bullet"/>
      <w:lvlText w:val="•"/>
      <w:lvlJc w:val="left"/>
      <w:pPr>
        <w:ind w:left="6296" w:hanging="545"/>
      </w:pPr>
      <w:rPr>
        <w:rFonts w:hint="default"/>
      </w:rPr>
    </w:lvl>
    <w:lvl w:ilvl="7">
      <w:start w:val="1"/>
      <w:numFmt w:val="bullet"/>
      <w:lvlText w:val="•"/>
      <w:lvlJc w:val="left"/>
      <w:pPr>
        <w:ind w:left="7152" w:hanging="545"/>
      </w:pPr>
      <w:rPr>
        <w:rFonts w:hint="default"/>
      </w:rPr>
    </w:lvl>
    <w:lvl w:ilvl="8">
      <w:start w:val="1"/>
      <w:numFmt w:val="bullet"/>
      <w:lvlText w:val="•"/>
      <w:lvlJc w:val="left"/>
      <w:pPr>
        <w:ind w:left="8008" w:hanging="545"/>
      </w:pPr>
      <w:rPr>
        <w:rFonts w:hint="default"/>
      </w:rPr>
    </w:lvl>
  </w:abstractNum>
  <w:abstractNum w:abstractNumId="4" w15:restartNumberingAfterBreak="0">
    <w:nsid w:val="461C5D1A"/>
    <w:multiLevelType w:val="hybridMultilevel"/>
    <w:tmpl w:val="D24EA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90B6273"/>
    <w:multiLevelType w:val="multilevel"/>
    <w:tmpl w:val="9B28D6CC"/>
    <w:lvl w:ilvl="0">
      <w:start w:val="8"/>
      <w:numFmt w:val="upperLetter"/>
      <w:lvlText w:val="%1"/>
      <w:lvlJc w:val="left"/>
      <w:pPr>
        <w:ind w:left="1160" w:hanging="545"/>
      </w:pPr>
      <w:rPr>
        <w:rFonts w:hint="default"/>
      </w:rPr>
    </w:lvl>
    <w:lvl w:ilvl="1">
      <w:start w:val="1"/>
      <w:numFmt w:val="decimal"/>
      <w:lvlText w:val="%1.%2"/>
      <w:lvlJc w:val="left"/>
      <w:pPr>
        <w:ind w:left="1160" w:hanging="545"/>
      </w:pPr>
      <w:rPr>
        <w:rFonts w:hint="default"/>
      </w:rPr>
    </w:lvl>
    <w:lvl w:ilvl="2">
      <w:start w:val="1"/>
      <w:numFmt w:val="decimal"/>
      <w:lvlText w:val="%1.%2.%3"/>
      <w:lvlJc w:val="left"/>
      <w:pPr>
        <w:ind w:left="1160" w:hanging="545"/>
      </w:pPr>
      <w:rPr>
        <w:rFonts w:ascii="Times New Roman" w:eastAsia="Times New Roman" w:hAnsi="Times New Roman" w:hint="default"/>
        <w:spacing w:val="-2"/>
        <w:sz w:val="22"/>
        <w:szCs w:val="22"/>
      </w:rPr>
    </w:lvl>
    <w:lvl w:ilvl="3">
      <w:start w:val="1"/>
      <w:numFmt w:val="bullet"/>
      <w:lvlText w:val="•"/>
      <w:lvlJc w:val="left"/>
      <w:pPr>
        <w:ind w:left="3728" w:hanging="545"/>
      </w:pPr>
      <w:rPr>
        <w:rFonts w:hint="default"/>
      </w:rPr>
    </w:lvl>
    <w:lvl w:ilvl="4">
      <w:start w:val="1"/>
      <w:numFmt w:val="bullet"/>
      <w:lvlText w:val="•"/>
      <w:lvlJc w:val="left"/>
      <w:pPr>
        <w:ind w:left="4584" w:hanging="545"/>
      </w:pPr>
      <w:rPr>
        <w:rFonts w:hint="default"/>
      </w:rPr>
    </w:lvl>
    <w:lvl w:ilvl="5">
      <w:start w:val="1"/>
      <w:numFmt w:val="bullet"/>
      <w:lvlText w:val="•"/>
      <w:lvlJc w:val="left"/>
      <w:pPr>
        <w:ind w:left="5440" w:hanging="545"/>
      </w:pPr>
      <w:rPr>
        <w:rFonts w:hint="default"/>
      </w:rPr>
    </w:lvl>
    <w:lvl w:ilvl="6">
      <w:start w:val="1"/>
      <w:numFmt w:val="bullet"/>
      <w:lvlText w:val="•"/>
      <w:lvlJc w:val="left"/>
      <w:pPr>
        <w:ind w:left="6296" w:hanging="545"/>
      </w:pPr>
      <w:rPr>
        <w:rFonts w:hint="default"/>
      </w:rPr>
    </w:lvl>
    <w:lvl w:ilvl="7">
      <w:start w:val="1"/>
      <w:numFmt w:val="bullet"/>
      <w:lvlText w:val="•"/>
      <w:lvlJc w:val="left"/>
      <w:pPr>
        <w:ind w:left="7152" w:hanging="545"/>
      </w:pPr>
      <w:rPr>
        <w:rFonts w:hint="default"/>
      </w:rPr>
    </w:lvl>
    <w:lvl w:ilvl="8">
      <w:start w:val="1"/>
      <w:numFmt w:val="bullet"/>
      <w:lvlText w:val="•"/>
      <w:lvlJc w:val="left"/>
      <w:pPr>
        <w:ind w:left="8008" w:hanging="545"/>
      </w:pPr>
      <w:rPr>
        <w:rFonts w:hint="default"/>
      </w:rPr>
    </w:lvl>
  </w:abstractNum>
  <w:abstractNum w:abstractNumId="6" w15:restartNumberingAfterBreak="0">
    <w:nsid w:val="51B833E6"/>
    <w:multiLevelType w:val="multilevel"/>
    <w:tmpl w:val="C3947862"/>
    <w:lvl w:ilvl="0">
      <w:start w:val="8"/>
      <w:numFmt w:val="upperLetter"/>
      <w:lvlText w:val="%1"/>
      <w:lvlJc w:val="left"/>
      <w:pPr>
        <w:ind w:left="1160" w:hanging="545"/>
      </w:pPr>
      <w:rPr>
        <w:rFonts w:hint="default"/>
      </w:rPr>
    </w:lvl>
    <w:lvl w:ilvl="1">
      <w:start w:val="1"/>
      <w:numFmt w:val="decimal"/>
      <w:lvlText w:val="%1.%2"/>
      <w:lvlJc w:val="left"/>
      <w:pPr>
        <w:ind w:left="1160" w:hanging="545"/>
      </w:pPr>
      <w:rPr>
        <w:rFonts w:hint="default"/>
      </w:rPr>
    </w:lvl>
    <w:lvl w:ilvl="2">
      <w:start w:val="8"/>
      <w:numFmt w:val="decimal"/>
      <w:lvlText w:val="%1.%2.%3"/>
      <w:lvlJc w:val="left"/>
      <w:pPr>
        <w:ind w:left="1160" w:hanging="545"/>
      </w:pPr>
      <w:rPr>
        <w:rFonts w:ascii="Times New Roman" w:eastAsia="Times New Roman" w:hAnsi="Times New Roman" w:hint="default"/>
        <w:spacing w:val="-2"/>
        <w:sz w:val="22"/>
        <w:szCs w:val="22"/>
      </w:rPr>
    </w:lvl>
    <w:lvl w:ilvl="3">
      <w:start w:val="1"/>
      <w:numFmt w:val="bullet"/>
      <w:lvlText w:val="•"/>
      <w:lvlJc w:val="left"/>
      <w:pPr>
        <w:ind w:left="3728" w:hanging="545"/>
      </w:pPr>
      <w:rPr>
        <w:rFonts w:hint="default"/>
      </w:rPr>
    </w:lvl>
    <w:lvl w:ilvl="4">
      <w:start w:val="1"/>
      <w:numFmt w:val="bullet"/>
      <w:lvlText w:val="•"/>
      <w:lvlJc w:val="left"/>
      <w:pPr>
        <w:ind w:left="4584" w:hanging="545"/>
      </w:pPr>
      <w:rPr>
        <w:rFonts w:hint="default"/>
      </w:rPr>
    </w:lvl>
    <w:lvl w:ilvl="5">
      <w:start w:val="1"/>
      <w:numFmt w:val="bullet"/>
      <w:lvlText w:val="•"/>
      <w:lvlJc w:val="left"/>
      <w:pPr>
        <w:ind w:left="5440" w:hanging="545"/>
      </w:pPr>
      <w:rPr>
        <w:rFonts w:hint="default"/>
      </w:rPr>
    </w:lvl>
    <w:lvl w:ilvl="6">
      <w:start w:val="1"/>
      <w:numFmt w:val="bullet"/>
      <w:lvlText w:val="•"/>
      <w:lvlJc w:val="left"/>
      <w:pPr>
        <w:ind w:left="6296" w:hanging="545"/>
      </w:pPr>
      <w:rPr>
        <w:rFonts w:hint="default"/>
      </w:rPr>
    </w:lvl>
    <w:lvl w:ilvl="7">
      <w:start w:val="1"/>
      <w:numFmt w:val="bullet"/>
      <w:lvlText w:val="•"/>
      <w:lvlJc w:val="left"/>
      <w:pPr>
        <w:ind w:left="7152" w:hanging="545"/>
      </w:pPr>
      <w:rPr>
        <w:rFonts w:hint="default"/>
      </w:rPr>
    </w:lvl>
    <w:lvl w:ilvl="8">
      <w:start w:val="1"/>
      <w:numFmt w:val="bullet"/>
      <w:lvlText w:val="•"/>
      <w:lvlJc w:val="left"/>
      <w:pPr>
        <w:ind w:left="8008" w:hanging="545"/>
      </w:pPr>
      <w:rPr>
        <w:rFonts w:hint="default"/>
      </w:rPr>
    </w:lvl>
  </w:abstractNum>
  <w:abstractNum w:abstractNumId="7" w15:restartNumberingAfterBreak="0">
    <w:nsid w:val="54300517"/>
    <w:multiLevelType w:val="multilevel"/>
    <w:tmpl w:val="0FD00DB0"/>
    <w:lvl w:ilvl="0">
      <w:start w:val="1"/>
      <w:numFmt w:val="upperLetter"/>
      <w:lvlText w:val="%1."/>
      <w:lvlJc w:val="left"/>
      <w:pPr>
        <w:ind w:left="393" w:hanging="293"/>
      </w:pPr>
      <w:rPr>
        <w:rFonts w:ascii="Times New Roman" w:eastAsia="Times New Roman" w:hAnsi="Times New Roman" w:hint="default"/>
        <w:b/>
        <w:bCs/>
        <w:sz w:val="24"/>
        <w:szCs w:val="24"/>
      </w:rPr>
    </w:lvl>
    <w:lvl w:ilvl="1">
      <w:start w:val="1"/>
      <w:numFmt w:val="decimal"/>
      <w:lvlText w:val="%1.%2"/>
      <w:lvlJc w:val="left"/>
      <w:pPr>
        <w:ind w:left="513" w:hanging="413"/>
      </w:pPr>
      <w:rPr>
        <w:rFonts w:ascii="Times New Roman" w:eastAsia="Times New Roman" w:hAnsi="Times New Roman" w:hint="default"/>
        <w:b/>
        <w:bCs/>
        <w:sz w:val="24"/>
        <w:szCs w:val="24"/>
      </w:rPr>
    </w:lvl>
    <w:lvl w:ilvl="2">
      <w:start w:val="1"/>
      <w:numFmt w:val="decimal"/>
      <w:lvlText w:val="%1.%2.%3"/>
      <w:lvlJc w:val="left"/>
      <w:pPr>
        <w:ind w:left="1000" w:hanging="593"/>
      </w:pPr>
      <w:rPr>
        <w:rFonts w:ascii="Times New Roman" w:eastAsia="Times New Roman" w:hAnsi="Times New Roman" w:hint="default"/>
        <w:b w:val="0"/>
        <w:bCs w:val="0"/>
        <w:sz w:val="24"/>
        <w:szCs w:val="24"/>
      </w:rPr>
    </w:lvl>
    <w:lvl w:ilvl="3">
      <w:start w:val="1"/>
      <w:numFmt w:val="bullet"/>
      <w:lvlText w:val="•"/>
      <w:lvlJc w:val="left"/>
      <w:pPr>
        <w:ind w:left="2070" w:hanging="593"/>
      </w:pPr>
      <w:rPr>
        <w:rFonts w:hint="default"/>
      </w:rPr>
    </w:lvl>
    <w:lvl w:ilvl="4">
      <w:start w:val="1"/>
      <w:numFmt w:val="bullet"/>
      <w:lvlText w:val="•"/>
      <w:lvlJc w:val="left"/>
      <w:pPr>
        <w:ind w:left="3140" w:hanging="593"/>
      </w:pPr>
      <w:rPr>
        <w:rFonts w:hint="default"/>
      </w:rPr>
    </w:lvl>
    <w:lvl w:ilvl="5">
      <w:start w:val="1"/>
      <w:numFmt w:val="bullet"/>
      <w:lvlText w:val="•"/>
      <w:lvlJc w:val="left"/>
      <w:pPr>
        <w:ind w:left="4210" w:hanging="593"/>
      </w:pPr>
      <w:rPr>
        <w:rFonts w:hint="default"/>
      </w:rPr>
    </w:lvl>
    <w:lvl w:ilvl="6">
      <w:start w:val="1"/>
      <w:numFmt w:val="bullet"/>
      <w:lvlText w:val="•"/>
      <w:lvlJc w:val="left"/>
      <w:pPr>
        <w:ind w:left="5280" w:hanging="593"/>
      </w:pPr>
      <w:rPr>
        <w:rFonts w:hint="default"/>
      </w:rPr>
    </w:lvl>
    <w:lvl w:ilvl="7">
      <w:start w:val="1"/>
      <w:numFmt w:val="bullet"/>
      <w:lvlText w:val="•"/>
      <w:lvlJc w:val="left"/>
      <w:pPr>
        <w:ind w:left="6350" w:hanging="593"/>
      </w:pPr>
      <w:rPr>
        <w:rFonts w:hint="default"/>
      </w:rPr>
    </w:lvl>
    <w:lvl w:ilvl="8">
      <w:start w:val="1"/>
      <w:numFmt w:val="bullet"/>
      <w:lvlText w:val="•"/>
      <w:lvlJc w:val="left"/>
      <w:pPr>
        <w:ind w:left="7420" w:hanging="593"/>
      </w:pPr>
      <w:rPr>
        <w:rFonts w:hint="default"/>
      </w:rPr>
    </w:lvl>
  </w:abstractNum>
  <w:abstractNum w:abstractNumId="8" w15:restartNumberingAfterBreak="0">
    <w:nsid w:val="7B165ED4"/>
    <w:multiLevelType w:val="multilevel"/>
    <w:tmpl w:val="41B673AE"/>
    <w:lvl w:ilvl="0">
      <w:start w:val="1"/>
      <w:numFmt w:val="upperLetter"/>
      <w:lvlText w:val="%1."/>
      <w:lvlJc w:val="left"/>
      <w:pPr>
        <w:ind w:left="393" w:hanging="293"/>
      </w:pPr>
      <w:rPr>
        <w:rFonts w:ascii="Times New Roman" w:eastAsia="Times New Roman" w:hAnsi="Times New Roman" w:hint="default"/>
        <w:b/>
        <w:bCs/>
        <w:sz w:val="24"/>
        <w:szCs w:val="24"/>
      </w:rPr>
    </w:lvl>
    <w:lvl w:ilvl="1">
      <w:start w:val="1"/>
      <w:numFmt w:val="decimal"/>
      <w:lvlText w:val="%1.%2"/>
      <w:lvlJc w:val="left"/>
      <w:pPr>
        <w:ind w:left="513" w:hanging="413"/>
      </w:pPr>
      <w:rPr>
        <w:rFonts w:ascii="Times New Roman" w:eastAsia="Times New Roman" w:hAnsi="Times New Roman" w:hint="default"/>
        <w:b/>
        <w:bCs/>
        <w:sz w:val="24"/>
        <w:szCs w:val="24"/>
      </w:rPr>
    </w:lvl>
    <w:lvl w:ilvl="2">
      <w:start w:val="4"/>
      <w:numFmt w:val="decimal"/>
      <w:lvlText w:val="%1.%2.%3"/>
      <w:lvlJc w:val="left"/>
      <w:pPr>
        <w:ind w:left="1000" w:hanging="593"/>
      </w:pPr>
      <w:rPr>
        <w:rFonts w:ascii="Times New Roman" w:eastAsia="Times New Roman" w:hAnsi="Times New Roman" w:hint="default"/>
        <w:b w:val="0"/>
        <w:bCs/>
        <w:sz w:val="24"/>
        <w:szCs w:val="24"/>
      </w:rPr>
    </w:lvl>
    <w:lvl w:ilvl="3">
      <w:start w:val="1"/>
      <w:numFmt w:val="bullet"/>
      <w:lvlText w:val="•"/>
      <w:lvlJc w:val="left"/>
      <w:pPr>
        <w:ind w:left="2070" w:hanging="593"/>
      </w:pPr>
      <w:rPr>
        <w:rFonts w:hint="default"/>
      </w:rPr>
    </w:lvl>
    <w:lvl w:ilvl="4">
      <w:start w:val="1"/>
      <w:numFmt w:val="bullet"/>
      <w:lvlText w:val="•"/>
      <w:lvlJc w:val="left"/>
      <w:pPr>
        <w:ind w:left="3140" w:hanging="593"/>
      </w:pPr>
      <w:rPr>
        <w:rFonts w:hint="default"/>
      </w:rPr>
    </w:lvl>
    <w:lvl w:ilvl="5">
      <w:start w:val="1"/>
      <w:numFmt w:val="bullet"/>
      <w:lvlText w:val="•"/>
      <w:lvlJc w:val="left"/>
      <w:pPr>
        <w:ind w:left="4210" w:hanging="593"/>
      </w:pPr>
      <w:rPr>
        <w:rFonts w:hint="default"/>
      </w:rPr>
    </w:lvl>
    <w:lvl w:ilvl="6">
      <w:start w:val="1"/>
      <w:numFmt w:val="bullet"/>
      <w:lvlText w:val="•"/>
      <w:lvlJc w:val="left"/>
      <w:pPr>
        <w:ind w:left="5280" w:hanging="593"/>
      </w:pPr>
      <w:rPr>
        <w:rFonts w:hint="default"/>
      </w:rPr>
    </w:lvl>
    <w:lvl w:ilvl="7">
      <w:start w:val="1"/>
      <w:numFmt w:val="bullet"/>
      <w:lvlText w:val="•"/>
      <w:lvlJc w:val="left"/>
      <w:pPr>
        <w:ind w:left="6350" w:hanging="593"/>
      </w:pPr>
      <w:rPr>
        <w:rFonts w:hint="default"/>
      </w:rPr>
    </w:lvl>
    <w:lvl w:ilvl="8">
      <w:start w:val="1"/>
      <w:numFmt w:val="bullet"/>
      <w:lvlText w:val="•"/>
      <w:lvlJc w:val="left"/>
      <w:pPr>
        <w:ind w:left="7420" w:hanging="593"/>
      </w:pPr>
      <w:rPr>
        <w:rFonts w:hint="default"/>
      </w:rPr>
    </w:lvl>
  </w:abstractNum>
  <w:abstractNum w:abstractNumId="9" w15:restartNumberingAfterBreak="0">
    <w:nsid w:val="7FEA7DAF"/>
    <w:multiLevelType w:val="multilevel"/>
    <w:tmpl w:val="9B28D6CC"/>
    <w:lvl w:ilvl="0">
      <w:start w:val="8"/>
      <w:numFmt w:val="upperLetter"/>
      <w:lvlText w:val="%1"/>
      <w:lvlJc w:val="left"/>
      <w:pPr>
        <w:ind w:left="1160" w:hanging="545"/>
      </w:pPr>
      <w:rPr>
        <w:rFonts w:hint="default"/>
      </w:rPr>
    </w:lvl>
    <w:lvl w:ilvl="1">
      <w:start w:val="1"/>
      <w:numFmt w:val="decimal"/>
      <w:lvlText w:val="%1.%2"/>
      <w:lvlJc w:val="left"/>
      <w:pPr>
        <w:ind w:left="1160" w:hanging="545"/>
      </w:pPr>
      <w:rPr>
        <w:rFonts w:hint="default"/>
      </w:rPr>
    </w:lvl>
    <w:lvl w:ilvl="2">
      <w:start w:val="1"/>
      <w:numFmt w:val="decimal"/>
      <w:lvlText w:val="%1.%2.%3"/>
      <w:lvlJc w:val="left"/>
      <w:pPr>
        <w:ind w:left="1160" w:hanging="545"/>
      </w:pPr>
      <w:rPr>
        <w:rFonts w:ascii="Times New Roman" w:eastAsia="Times New Roman" w:hAnsi="Times New Roman" w:hint="default"/>
        <w:spacing w:val="-2"/>
        <w:sz w:val="22"/>
        <w:szCs w:val="22"/>
      </w:rPr>
    </w:lvl>
    <w:lvl w:ilvl="3">
      <w:start w:val="1"/>
      <w:numFmt w:val="bullet"/>
      <w:lvlText w:val="•"/>
      <w:lvlJc w:val="left"/>
      <w:pPr>
        <w:ind w:left="3728" w:hanging="545"/>
      </w:pPr>
      <w:rPr>
        <w:rFonts w:hint="default"/>
      </w:rPr>
    </w:lvl>
    <w:lvl w:ilvl="4">
      <w:start w:val="1"/>
      <w:numFmt w:val="bullet"/>
      <w:lvlText w:val="•"/>
      <w:lvlJc w:val="left"/>
      <w:pPr>
        <w:ind w:left="4584" w:hanging="545"/>
      </w:pPr>
      <w:rPr>
        <w:rFonts w:hint="default"/>
      </w:rPr>
    </w:lvl>
    <w:lvl w:ilvl="5">
      <w:start w:val="1"/>
      <w:numFmt w:val="bullet"/>
      <w:lvlText w:val="•"/>
      <w:lvlJc w:val="left"/>
      <w:pPr>
        <w:ind w:left="5440" w:hanging="545"/>
      </w:pPr>
      <w:rPr>
        <w:rFonts w:hint="default"/>
      </w:rPr>
    </w:lvl>
    <w:lvl w:ilvl="6">
      <w:start w:val="1"/>
      <w:numFmt w:val="bullet"/>
      <w:lvlText w:val="•"/>
      <w:lvlJc w:val="left"/>
      <w:pPr>
        <w:ind w:left="6296" w:hanging="545"/>
      </w:pPr>
      <w:rPr>
        <w:rFonts w:hint="default"/>
      </w:rPr>
    </w:lvl>
    <w:lvl w:ilvl="7">
      <w:start w:val="1"/>
      <w:numFmt w:val="bullet"/>
      <w:lvlText w:val="•"/>
      <w:lvlJc w:val="left"/>
      <w:pPr>
        <w:ind w:left="7152" w:hanging="545"/>
      </w:pPr>
      <w:rPr>
        <w:rFonts w:hint="default"/>
      </w:rPr>
    </w:lvl>
    <w:lvl w:ilvl="8">
      <w:start w:val="1"/>
      <w:numFmt w:val="bullet"/>
      <w:lvlText w:val="•"/>
      <w:lvlJc w:val="left"/>
      <w:pPr>
        <w:ind w:left="8008" w:hanging="545"/>
      </w:pPr>
      <w:rPr>
        <w:rFonts w:hint="default"/>
      </w:rPr>
    </w:lvl>
  </w:abstractNum>
  <w:num w:numId="1" w16cid:durableId="601718012">
    <w:abstractNumId w:val="5"/>
  </w:num>
  <w:num w:numId="2" w16cid:durableId="1240941957">
    <w:abstractNumId w:val="2"/>
  </w:num>
  <w:num w:numId="3" w16cid:durableId="245572490">
    <w:abstractNumId w:val="1"/>
  </w:num>
  <w:num w:numId="4" w16cid:durableId="1082680508">
    <w:abstractNumId w:val="7"/>
  </w:num>
  <w:num w:numId="5" w16cid:durableId="304092472">
    <w:abstractNumId w:val="0"/>
  </w:num>
  <w:num w:numId="6" w16cid:durableId="396710435">
    <w:abstractNumId w:val="6"/>
  </w:num>
  <w:num w:numId="7" w16cid:durableId="2016151288">
    <w:abstractNumId w:val="3"/>
  </w:num>
  <w:num w:numId="8" w16cid:durableId="1906329092">
    <w:abstractNumId w:val="4"/>
  </w:num>
  <w:num w:numId="9" w16cid:durableId="2134011730">
    <w:abstractNumId w:val="9"/>
  </w:num>
  <w:num w:numId="10" w16cid:durableId="93332355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elope Kim">
    <w15:presenceInfo w15:providerId="AD" w15:userId="S::PKim@partners.net::4e7216ca-89a4-427f-b24d-e71d0d5174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8A6"/>
    <w:rsid w:val="00001C1D"/>
    <w:rsid w:val="000034D3"/>
    <w:rsid w:val="00003EF6"/>
    <w:rsid w:val="00004EC3"/>
    <w:rsid w:val="00006746"/>
    <w:rsid w:val="000067AC"/>
    <w:rsid w:val="00006CC5"/>
    <w:rsid w:val="000074AF"/>
    <w:rsid w:val="000106B7"/>
    <w:rsid w:val="000109AA"/>
    <w:rsid w:val="000109BD"/>
    <w:rsid w:val="00011EC1"/>
    <w:rsid w:val="00011F80"/>
    <w:rsid w:val="00012746"/>
    <w:rsid w:val="00012BDB"/>
    <w:rsid w:val="000130B3"/>
    <w:rsid w:val="000149D3"/>
    <w:rsid w:val="000155CB"/>
    <w:rsid w:val="00015787"/>
    <w:rsid w:val="00015A4A"/>
    <w:rsid w:val="00015FA2"/>
    <w:rsid w:val="00016041"/>
    <w:rsid w:val="00016D47"/>
    <w:rsid w:val="00016FDF"/>
    <w:rsid w:val="000177C1"/>
    <w:rsid w:val="00020446"/>
    <w:rsid w:val="000209CD"/>
    <w:rsid w:val="00022C11"/>
    <w:rsid w:val="0002476C"/>
    <w:rsid w:val="00026FA2"/>
    <w:rsid w:val="0002756E"/>
    <w:rsid w:val="00027638"/>
    <w:rsid w:val="0002763E"/>
    <w:rsid w:val="000304A5"/>
    <w:rsid w:val="0003070C"/>
    <w:rsid w:val="00030BFB"/>
    <w:rsid w:val="00032E00"/>
    <w:rsid w:val="00033742"/>
    <w:rsid w:val="000343A9"/>
    <w:rsid w:val="000346D7"/>
    <w:rsid w:val="000364C2"/>
    <w:rsid w:val="000374A7"/>
    <w:rsid w:val="00037F3B"/>
    <w:rsid w:val="00040458"/>
    <w:rsid w:val="00040CC5"/>
    <w:rsid w:val="00042B5B"/>
    <w:rsid w:val="00043909"/>
    <w:rsid w:val="000440F8"/>
    <w:rsid w:val="00044B6E"/>
    <w:rsid w:val="00045B9B"/>
    <w:rsid w:val="00047BB2"/>
    <w:rsid w:val="0005044F"/>
    <w:rsid w:val="00050A0B"/>
    <w:rsid w:val="00051232"/>
    <w:rsid w:val="00052129"/>
    <w:rsid w:val="00052E75"/>
    <w:rsid w:val="00053C77"/>
    <w:rsid w:val="0005581A"/>
    <w:rsid w:val="000558E2"/>
    <w:rsid w:val="00055F48"/>
    <w:rsid w:val="000560E0"/>
    <w:rsid w:val="00060E58"/>
    <w:rsid w:val="00061768"/>
    <w:rsid w:val="0006262E"/>
    <w:rsid w:val="00062CDA"/>
    <w:rsid w:val="00063E38"/>
    <w:rsid w:val="000644E4"/>
    <w:rsid w:val="00064EAB"/>
    <w:rsid w:val="00064F75"/>
    <w:rsid w:val="00066E58"/>
    <w:rsid w:val="00071F38"/>
    <w:rsid w:val="0007201A"/>
    <w:rsid w:val="000724D5"/>
    <w:rsid w:val="000726C8"/>
    <w:rsid w:val="00072A1F"/>
    <w:rsid w:val="0007324B"/>
    <w:rsid w:val="00073A07"/>
    <w:rsid w:val="0007688A"/>
    <w:rsid w:val="00080189"/>
    <w:rsid w:val="000801AE"/>
    <w:rsid w:val="00082AF2"/>
    <w:rsid w:val="00082D73"/>
    <w:rsid w:val="00083A8B"/>
    <w:rsid w:val="000854C8"/>
    <w:rsid w:val="000857FE"/>
    <w:rsid w:val="000861E2"/>
    <w:rsid w:val="00086287"/>
    <w:rsid w:val="00087023"/>
    <w:rsid w:val="00090E97"/>
    <w:rsid w:val="0009155B"/>
    <w:rsid w:val="000916B5"/>
    <w:rsid w:val="00091C27"/>
    <w:rsid w:val="00091D8A"/>
    <w:rsid w:val="00092B54"/>
    <w:rsid w:val="0009316B"/>
    <w:rsid w:val="000941F0"/>
    <w:rsid w:val="000945A1"/>
    <w:rsid w:val="00094A6C"/>
    <w:rsid w:val="00094F82"/>
    <w:rsid w:val="00095AD0"/>
    <w:rsid w:val="00096008"/>
    <w:rsid w:val="00096C4D"/>
    <w:rsid w:val="000972F8"/>
    <w:rsid w:val="00097768"/>
    <w:rsid w:val="00097EE1"/>
    <w:rsid w:val="000A05F5"/>
    <w:rsid w:val="000A227E"/>
    <w:rsid w:val="000A2D27"/>
    <w:rsid w:val="000A2F77"/>
    <w:rsid w:val="000A32DD"/>
    <w:rsid w:val="000A3A92"/>
    <w:rsid w:val="000A4AD2"/>
    <w:rsid w:val="000A589E"/>
    <w:rsid w:val="000A5F55"/>
    <w:rsid w:val="000A6908"/>
    <w:rsid w:val="000A6B54"/>
    <w:rsid w:val="000A6DCD"/>
    <w:rsid w:val="000A6F08"/>
    <w:rsid w:val="000B0C35"/>
    <w:rsid w:val="000B47A7"/>
    <w:rsid w:val="000B5050"/>
    <w:rsid w:val="000B5665"/>
    <w:rsid w:val="000B58D4"/>
    <w:rsid w:val="000B5946"/>
    <w:rsid w:val="000B5BCE"/>
    <w:rsid w:val="000B63F2"/>
    <w:rsid w:val="000B64A4"/>
    <w:rsid w:val="000B6713"/>
    <w:rsid w:val="000B6AE9"/>
    <w:rsid w:val="000C063C"/>
    <w:rsid w:val="000C0C38"/>
    <w:rsid w:val="000C0C72"/>
    <w:rsid w:val="000C1409"/>
    <w:rsid w:val="000C1610"/>
    <w:rsid w:val="000C1D11"/>
    <w:rsid w:val="000C32E8"/>
    <w:rsid w:val="000C37E2"/>
    <w:rsid w:val="000C38CF"/>
    <w:rsid w:val="000C5454"/>
    <w:rsid w:val="000C5738"/>
    <w:rsid w:val="000C686D"/>
    <w:rsid w:val="000D060E"/>
    <w:rsid w:val="000D08E7"/>
    <w:rsid w:val="000D0EE6"/>
    <w:rsid w:val="000D122B"/>
    <w:rsid w:val="000D1D45"/>
    <w:rsid w:val="000D2164"/>
    <w:rsid w:val="000D29D8"/>
    <w:rsid w:val="000D378F"/>
    <w:rsid w:val="000D37F1"/>
    <w:rsid w:val="000D38B0"/>
    <w:rsid w:val="000D45A1"/>
    <w:rsid w:val="000D556A"/>
    <w:rsid w:val="000D5BFE"/>
    <w:rsid w:val="000D60BD"/>
    <w:rsid w:val="000D634A"/>
    <w:rsid w:val="000D6FCF"/>
    <w:rsid w:val="000D7DE1"/>
    <w:rsid w:val="000E0393"/>
    <w:rsid w:val="000E07F5"/>
    <w:rsid w:val="000E17C0"/>
    <w:rsid w:val="000E2B0F"/>
    <w:rsid w:val="000E2F56"/>
    <w:rsid w:val="000E30C8"/>
    <w:rsid w:val="000E382B"/>
    <w:rsid w:val="000E3DAD"/>
    <w:rsid w:val="000E4805"/>
    <w:rsid w:val="000E50DC"/>
    <w:rsid w:val="000E5571"/>
    <w:rsid w:val="000E56C8"/>
    <w:rsid w:val="000E78F5"/>
    <w:rsid w:val="000F19BD"/>
    <w:rsid w:val="000F344A"/>
    <w:rsid w:val="000F4FA7"/>
    <w:rsid w:val="000F5D3C"/>
    <w:rsid w:val="000F6EC3"/>
    <w:rsid w:val="000F7518"/>
    <w:rsid w:val="000F7690"/>
    <w:rsid w:val="000F770F"/>
    <w:rsid w:val="000F7764"/>
    <w:rsid w:val="00100C3E"/>
    <w:rsid w:val="00100FBC"/>
    <w:rsid w:val="00101834"/>
    <w:rsid w:val="00102057"/>
    <w:rsid w:val="00102BAD"/>
    <w:rsid w:val="00104896"/>
    <w:rsid w:val="00104967"/>
    <w:rsid w:val="00106A3C"/>
    <w:rsid w:val="00107080"/>
    <w:rsid w:val="001072C1"/>
    <w:rsid w:val="00107714"/>
    <w:rsid w:val="00107AF4"/>
    <w:rsid w:val="00107D5F"/>
    <w:rsid w:val="001101C4"/>
    <w:rsid w:val="0011050C"/>
    <w:rsid w:val="00111831"/>
    <w:rsid w:val="00112D0D"/>
    <w:rsid w:val="001130D6"/>
    <w:rsid w:val="001134F5"/>
    <w:rsid w:val="00113C25"/>
    <w:rsid w:val="00113E11"/>
    <w:rsid w:val="0011412F"/>
    <w:rsid w:val="00114217"/>
    <w:rsid w:val="001149D2"/>
    <w:rsid w:val="00114BB9"/>
    <w:rsid w:val="001179D0"/>
    <w:rsid w:val="00117A68"/>
    <w:rsid w:val="00117C61"/>
    <w:rsid w:val="00121F38"/>
    <w:rsid w:val="0012219E"/>
    <w:rsid w:val="0012261D"/>
    <w:rsid w:val="00122C81"/>
    <w:rsid w:val="00123052"/>
    <w:rsid w:val="00123240"/>
    <w:rsid w:val="00123306"/>
    <w:rsid w:val="001237BA"/>
    <w:rsid w:val="00123A8E"/>
    <w:rsid w:val="00123B9E"/>
    <w:rsid w:val="00123DA1"/>
    <w:rsid w:val="00123E3C"/>
    <w:rsid w:val="0012533C"/>
    <w:rsid w:val="0012663C"/>
    <w:rsid w:val="00126BAC"/>
    <w:rsid w:val="00126F37"/>
    <w:rsid w:val="0012721C"/>
    <w:rsid w:val="00132017"/>
    <w:rsid w:val="001332BC"/>
    <w:rsid w:val="0013449B"/>
    <w:rsid w:val="00134AC6"/>
    <w:rsid w:val="00140291"/>
    <w:rsid w:val="0014049D"/>
    <w:rsid w:val="001410A7"/>
    <w:rsid w:val="0014117F"/>
    <w:rsid w:val="00142A65"/>
    <w:rsid w:val="00143F37"/>
    <w:rsid w:val="001447A1"/>
    <w:rsid w:val="00145E94"/>
    <w:rsid w:val="00146473"/>
    <w:rsid w:val="00146973"/>
    <w:rsid w:val="00146AD1"/>
    <w:rsid w:val="00146EAF"/>
    <w:rsid w:val="001472C3"/>
    <w:rsid w:val="00147BA0"/>
    <w:rsid w:val="00147C3D"/>
    <w:rsid w:val="001504A7"/>
    <w:rsid w:val="00150520"/>
    <w:rsid w:val="00151274"/>
    <w:rsid w:val="00151278"/>
    <w:rsid w:val="00151E84"/>
    <w:rsid w:val="00152CDB"/>
    <w:rsid w:val="0015400B"/>
    <w:rsid w:val="001540E2"/>
    <w:rsid w:val="0015473E"/>
    <w:rsid w:val="00155711"/>
    <w:rsid w:val="00157E55"/>
    <w:rsid w:val="00160920"/>
    <w:rsid w:val="00161020"/>
    <w:rsid w:val="001621C6"/>
    <w:rsid w:val="001625A7"/>
    <w:rsid w:val="001629B9"/>
    <w:rsid w:val="001631DA"/>
    <w:rsid w:val="00164ABF"/>
    <w:rsid w:val="001657FB"/>
    <w:rsid w:val="00166C91"/>
    <w:rsid w:val="00167B17"/>
    <w:rsid w:val="00167F62"/>
    <w:rsid w:val="00167FD9"/>
    <w:rsid w:val="00170A0A"/>
    <w:rsid w:val="00172B72"/>
    <w:rsid w:val="00172E7B"/>
    <w:rsid w:val="001738FF"/>
    <w:rsid w:val="001739AA"/>
    <w:rsid w:val="001749E9"/>
    <w:rsid w:val="00174A25"/>
    <w:rsid w:val="001753FF"/>
    <w:rsid w:val="00175A53"/>
    <w:rsid w:val="00175E1B"/>
    <w:rsid w:val="0017604B"/>
    <w:rsid w:val="001765CD"/>
    <w:rsid w:val="0017769B"/>
    <w:rsid w:val="0018102A"/>
    <w:rsid w:val="00181AD0"/>
    <w:rsid w:val="00181D82"/>
    <w:rsid w:val="00181D87"/>
    <w:rsid w:val="00182334"/>
    <w:rsid w:val="00183FEA"/>
    <w:rsid w:val="00185571"/>
    <w:rsid w:val="00186492"/>
    <w:rsid w:val="001865ED"/>
    <w:rsid w:val="00186F67"/>
    <w:rsid w:val="00187A9C"/>
    <w:rsid w:val="00190C08"/>
    <w:rsid w:val="00191021"/>
    <w:rsid w:val="00194F96"/>
    <w:rsid w:val="00195230"/>
    <w:rsid w:val="00195AF8"/>
    <w:rsid w:val="00196172"/>
    <w:rsid w:val="001966DA"/>
    <w:rsid w:val="001A094D"/>
    <w:rsid w:val="001A1C59"/>
    <w:rsid w:val="001A2213"/>
    <w:rsid w:val="001A2793"/>
    <w:rsid w:val="001A29C4"/>
    <w:rsid w:val="001A2FF6"/>
    <w:rsid w:val="001A37D7"/>
    <w:rsid w:val="001A3F9E"/>
    <w:rsid w:val="001A4BA1"/>
    <w:rsid w:val="001A5762"/>
    <w:rsid w:val="001A5D3A"/>
    <w:rsid w:val="001A613F"/>
    <w:rsid w:val="001A622F"/>
    <w:rsid w:val="001A70FE"/>
    <w:rsid w:val="001A7F17"/>
    <w:rsid w:val="001B1AD3"/>
    <w:rsid w:val="001B36A9"/>
    <w:rsid w:val="001B4B8B"/>
    <w:rsid w:val="001B5866"/>
    <w:rsid w:val="001B78F0"/>
    <w:rsid w:val="001B7957"/>
    <w:rsid w:val="001C0F3E"/>
    <w:rsid w:val="001C1ED5"/>
    <w:rsid w:val="001C1FF4"/>
    <w:rsid w:val="001C2334"/>
    <w:rsid w:val="001C3844"/>
    <w:rsid w:val="001C3D9E"/>
    <w:rsid w:val="001C3FAF"/>
    <w:rsid w:val="001C4370"/>
    <w:rsid w:val="001C67A0"/>
    <w:rsid w:val="001D0C99"/>
    <w:rsid w:val="001D0DB1"/>
    <w:rsid w:val="001D202B"/>
    <w:rsid w:val="001D270C"/>
    <w:rsid w:val="001D3144"/>
    <w:rsid w:val="001D40E8"/>
    <w:rsid w:val="001D50F0"/>
    <w:rsid w:val="001D65ED"/>
    <w:rsid w:val="001D6DB2"/>
    <w:rsid w:val="001E001C"/>
    <w:rsid w:val="001E0097"/>
    <w:rsid w:val="001E0CF3"/>
    <w:rsid w:val="001E225D"/>
    <w:rsid w:val="001E2B82"/>
    <w:rsid w:val="001E3B49"/>
    <w:rsid w:val="001E4CDE"/>
    <w:rsid w:val="001E508B"/>
    <w:rsid w:val="001E508E"/>
    <w:rsid w:val="001E5339"/>
    <w:rsid w:val="001E56C7"/>
    <w:rsid w:val="001E5869"/>
    <w:rsid w:val="001E6A55"/>
    <w:rsid w:val="001E7080"/>
    <w:rsid w:val="001F11C0"/>
    <w:rsid w:val="001F24D4"/>
    <w:rsid w:val="001F26BD"/>
    <w:rsid w:val="001F27D7"/>
    <w:rsid w:val="001F2F6F"/>
    <w:rsid w:val="001F3A15"/>
    <w:rsid w:val="001F4387"/>
    <w:rsid w:val="001F4BD1"/>
    <w:rsid w:val="001F5012"/>
    <w:rsid w:val="001F52FE"/>
    <w:rsid w:val="001F5C38"/>
    <w:rsid w:val="001F5C47"/>
    <w:rsid w:val="001F7CC6"/>
    <w:rsid w:val="00200475"/>
    <w:rsid w:val="00200B07"/>
    <w:rsid w:val="00201238"/>
    <w:rsid w:val="002017F3"/>
    <w:rsid w:val="00201D69"/>
    <w:rsid w:val="0020224E"/>
    <w:rsid w:val="00202AEF"/>
    <w:rsid w:val="00203992"/>
    <w:rsid w:val="00203D59"/>
    <w:rsid w:val="00205C30"/>
    <w:rsid w:val="0020AB6D"/>
    <w:rsid w:val="00211BED"/>
    <w:rsid w:val="0021380C"/>
    <w:rsid w:val="00214B1E"/>
    <w:rsid w:val="00215332"/>
    <w:rsid w:val="00216BF6"/>
    <w:rsid w:val="0021792A"/>
    <w:rsid w:val="00217FF6"/>
    <w:rsid w:val="002204CC"/>
    <w:rsid w:val="00220A5E"/>
    <w:rsid w:val="002224D8"/>
    <w:rsid w:val="0022421A"/>
    <w:rsid w:val="00224ABF"/>
    <w:rsid w:val="00224FA3"/>
    <w:rsid w:val="002252E2"/>
    <w:rsid w:val="00225376"/>
    <w:rsid w:val="00225DF5"/>
    <w:rsid w:val="0022735A"/>
    <w:rsid w:val="00227CA2"/>
    <w:rsid w:val="0023112F"/>
    <w:rsid w:val="0023139D"/>
    <w:rsid w:val="00231C7F"/>
    <w:rsid w:val="002332E2"/>
    <w:rsid w:val="002336B7"/>
    <w:rsid w:val="002338C7"/>
    <w:rsid w:val="00233AFC"/>
    <w:rsid w:val="002343DC"/>
    <w:rsid w:val="0023447A"/>
    <w:rsid w:val="00234600"/>
    <w:rsid w:val="00234B29"/>
    <w:rsid w:val="00234BF8"/>
    <w:rsid w:val="00234C40"/>
    <w:rsid w:val="00234C5B"/>
    <w:rsid w:val="00236AB8"/>
    <w:rsid w:val="00236D3B"/>
    <w:rsid w:val="00241D91"/>
    <w:rsid w:val="00242AA5"/>
    <w:rsid w:val="002436BC"/>
    <w:rsid w:val="00243F6B"/>
    <w:rsid w:val="00244F30"/>
    <w:rsid w:val="0024548F"/>
    <w:rsid w:val="002463FF"/>
    <w:rsid w:val="00246F9C"/>
    <w:rsid w:val="00250F3F"/>
    <w:rsid w:val="00252997"/>
    <w:rsid w:val="002535C3"/>
    <w:rsid w:val="002538AE"/>
    <w:rsid w:val="00253A15"/>
    <w:rsid w:val="002542E0"/>
    <w:rsid w:val="00254E0C"/>
    <w:rsid w:val="002561F2"/>
    <w:rsid w:val="00256AB2"/>
    <w:rsid w:val="00256B60"/>
    <w:rsid w:val="002572EE"/>
    <w:rsid w:val="002617A8"/>
    <w:rsid w:val="0026230D"/>
    <w:rsid w:val="00262500"/>
    <w:rsid w:val="002631B7"/>
    <w:rsid w:val="00263326"/>
    <w:rsid w:val="00264C89"/>
    <w:rsid w:val="00264E74"/>
    <w:rsid w:val="00266F64"/>
    <w:rsid w:val="0026717D"/>
    <w:rsid w:val="0026775E"/>
    <w:rsid w:val="00267B97"/>
    <w:rsid w:val="0027032F"/>
    <w:rsid w:val="00270E20"/>
    <w:rsid w:val="00270EA4"/>
    <w:rsid w:val="00271224"/>
    <w:rsid w:val="00273EBE"/>
    <w:rsid w:val="00273ECF"/>
    <w:rsid w:val="002753BD"/>
    <w:rsid w:val="002762AD"/>
    <w:rsid w:val="00276C7B"/>
    <w:rsid w:val="00276E50"/>
    <w:rsid w:val="002772F3"/>
    <w:rsid w:val="002775D2"/>
    <w:rsid w:val="00280067"/>
    <w:rsid w:val="0028270F"/>
    <w:rsid w:val="0028287D"/>
    <w:rsid w:val="002830BD"/>
    <w:rsid w:val="0028388A"/>
    <w:rsid w:val="00283B0F"/>
    <w:rsid w:val="00283F3B"/>
    <w:rsid w:val="002852F5"/>
    <w:rsid w:val="00285A20"/>
    <w:rsid w:val="00286A5B"/>
    <w:rsid w:val="00286E38"/>
    <w:rsid w:val="00287A07"/>
    <w:rsid w:val="00287BBE"/>
    <w:rsid w:val="00291430"/>
    <w:rsid w:val="00292D3D"/>
    <w:rsid w:val="00292F57"/>
    <w:rsid w:val="00295008"/>
    <w:rsid w:val="0029510E"/>
    <w:rsid w:val="00295157"/>
    <w:rsid w:val="00295A17"/>
    <w:rsid w:val="00295E47"/>
    <w:rsid w:val="0029616D"/>
    <w:rsid w:val="002A03D8"/>
    <w:rsid w:val="002A0F1D"/>
    <w:rsid w:val="002A15BF"/>
    <w:rsid w:val="002A2622"/>
    <w:rsid w:val="002A2C14"/>
    <w:rsid w:val="002A575D"/>
    <w:rsid w:val="002A5BF6"/>
    <w:rsid w:val="002A6150"/>
    <w:rsid w:val="002A644E"/>
    <w:rsid w:val="002A768A"/>
    <w:rsid w:val="002B052D"/>
    <w:rsid w:val="002B1571"/>
    <w:rsid w:val="002B166F"/>
    <w:rsid w:val="002B173C"/>
    <w:rsid w:val="002B2134"/>
    <w:rsid w:val="002B2521"/>
    <w:rsid w:val="002B2813"/>
    <w:rsid w:val="002B29DB"/>
    <w:rsid w:val="002B329B"/>
    <w:rsid w:val="002B37D3"/>
    <w:rsid w:val="002B4F0E"/>
    <w:rsid w:val="002B507F"/>
    <w:rsid w:val="002B54FA"/>
    <w:rsid w:val="002B5535"/>
    <w:rsid w:val="002B5C7A"/>
    <w:rsid w:val="002B6497"/>
    <w:rsid w:val="002B6AF8"/>
    <w:rsid w:val="002B6D36"/>
    <w:rsid w:val="002B7C83"/>
    <w:rsid w:val="002C031B"/>
    <w:rsid w:val="002C0B37"/>
    <w:rsid w:val="002C0E29"/>
    <w:rsid w:val="002C144B"/>
    <w:rsid w:val="002C1920"/>
    <w:rsid w:val="002C263F"/>
    <w:rsid w:val="002C3FD2"/>
    <w:rsid w:val="002C4454"/>
    <w:rsid w:val="002C5846"/>
    <w:rsid w:val="002C68F5"/>
    <w:rsid w:val="002D152B"/>
    <w:rsid w:val="002D2F7C"/>
    <w:rsid w:val="002D3813"/>
    <w:rsid w:val="002D47C1"/>
    <w:rsid w:val="002D48A4"/>
    <w:rsid w:val="002D4F2B"/>
    <w:rsid w:val="002D68DF"/>
    <w:rsid w:val="002D69BD"/>
    <w:rsid w:val="002D75E3"/>
    <w:rsid w:val="002D7BE4"/>
    <w:rsid w:val="002E0521"/>
    <w:rsid w:val="002E093B"/>
    <w:rsid w:val="002E0E1B"/>
    <w:rsid w:val="002E1BDB"/>
    <w:rsid w:val="002E2E88"/>
    <w:rsid w:val="002E376E"/>
    <w:rsid w:val="002E3A17"/>
    <w:rsid w:val="002E3D90"/>
    <w:rsid w:val="002E413A"/>
    <w:rsid w:val="002E44EE"/>
    <w:rsid w:val="002E45BE"/>
    <w:rsid w:val="002E4CC5"/>
    <w:rsid w:val="002E51EA"/>
    <w:rsid w:val="002E5882"/>
    <w:rsid w:val="002E6084"/>
    <w:rsid w:val="002E60A4"/>
    <w:rsid w:val="002E67AC"/>
    <w:rsid w:val="002E716A"/>
    <w:rsid w:val="002E7240"/>
    <w:rsid w:val="002F000D"/>
    <w:rsid w:val="002F1022"/>
    <w:rsid w:val="002F155B"/>
    <w:rsid w:val="002F22BA"/>
    <w:rsid w:val="002F2A0F"/>
    <w:rsid w:val="002F3829"/>
    <w:rsid w:val="002F3D86"/>
    <w:rsid w:val="002F4AD0"/>
    <w:rsid w:val="002F4CFC"/>
    <w:rsid w:val="002F5BAC"/>
    <w:rsid w:val="002F5EA1"/>
    <w:rsid w:val="002F6CEB"/>
    <w:rsid w:val="002F79AD"/>
    <w:rsid w:val="00300097"/>
    <w:rsid w:val="003004CF"/>
    <w:rsid w:val="0030108A"/>
    <w:rsid w:val="00301450"/>
    <w:rsid w:val="003022A7"/>
    <w:rsid w:val="00302CD6"/>
    <w:rsid w:val="00303DA3"/>
    <w:rsid w:val="00304694"/>
    <w:rsid w:val="0030553E"/>
    <w:rsid w:val="003060A7"/>
    <w:rsid w:val="00306147"/>
    <w:rsid w:val="003070CC"/>
    <w:rsid w:val="00307E2D"/>
    <w:rsid w:val="00307E4D"/>
    <w:rsid w:val="00307F21"/>
    <w:rsid w:val="00310AE4"/>
    <w:rsid w:val="00310B65"/>
    <w:rsid w:val="003119B7"/>
    <w:rsid w:val="003126BF"/>
    <w:rsid w:val="00313145"/>
    <w:rsid w:val="00314BC5"/>
    <w:rsid w:val="00315552"/>
    <w:rsid w:val="00316167"/>
    <w:rsid w:val="003177C9"/>
    <w:rsid w:val="00320F91"/>
    <w:rsid w:val="0032311B"/>
    <w:rsid w:val="00324CBF"/>
    <w:rsid w:val="00325770"/>
    <w:rsid w:val="00325C42"/>
    <w:rsid w:val="003275F4"/>
    <w:rsid w:val="00327BC9"/>
    <w:rsid w:val="00330BC6"/>
    <w:rsid w:val="00331709"/>
    <w:rsid w:val="003326A5"/>
    <w:rsid w:val="003327F8"/>
    <w:rsid w:val="003329E0"/>
    <w:rsid w:val="0033406E"/>
    <w:rsid w:val="003343FC"/>
    <w:rsid w:val="0033462B"/>
    <w:rsid w:val="00334639"/>
    <w:rsid w:val="00334B52"/>
    <w:rsid w:val="00334C4D"/>
    <w:rsid w:val="00335FD4"/>
    <w:rsid w:val="003360A1"/>
    <w:rsid w:val="00336B8C"/>
    <w:rsid w:val="00337415"/>
    <w:rsid w:val="00340A3C"/>
    <w:rsid w:val="0034457B"/>
    <w:rsid w:val="0034487D"/>
    <w:rsid w:val="00344D5D"/>
    <w:rsid w:val="0034570E"/>
    <w:rsid w:val="003458BD"/>
    <w:rsid w:val="0034620C"/>
    <w:rsid w:val="003474CD"/>
    <w:rsid w:val="0035199E"/>
    <w:rsid w:val="00353CA8"/>
    <w:rsid w:val="0035536D"/>
    <w:rsid w:val="00355586"/>
    <w:rsid w:val="00356FD1"/>
    <w:rsid w:val="003570E0"/>
    <w:rsid w:val="00361CFD"/>
    <w:rsid w:val="0036250E"/>
    <w:rsid w:val="003634B1"/>
    <w:rsid w:val="00365131"/>
    <w:rsid w:val="00365EC0"/>
    <w:rsid w:val="00370035"/>
    <w:rsid w:val="00370A9E"/>
    <w:rsid w:val="00370F80"/>
    <w:rsid w:val="003712C6"/>
    <w:rsid w:val="00371C07"/>
    <w:rsid w:val="00372849"/>
    <w:rsid w:val="00373E19"/>
    <w:rsid w:val="00374E6E"/>
    <w:rsid w:val="00375DD0"/>
    <w:rsid w:val="00377FBC"/>
    <w:rsid w:val="003811F5"/>
    <w:rsid w:val="003819E3"/>
    <w:rsid w:val="00383B96"/>
    <w:rsid w:val="0038776A"/>
    <w:rsid w:val="0038780D"/>
    <w:rsid w:val="00390817"/>
    <w:rsid w:val="00390BDD"/>
    <w:rsid w:val="00391AFB"/>
    <w:rsid w:val="00391E02"/>
    <w:rsid w:val="00392715"/>
    <w:rsid w:val="0039292D"/>
    <w:rsid w:val="00395E0C"/>
    <w:rsid w:val="00396C1F"/>
    <w:rsid w:val="003A1B7D"/>
    <w:rsid w:val="003A3237"/>
    <w:rsid w:val="003A43C0"/>
    <w:rsid w:val="003A524C"/>
    <w:rsid w:val="003A550B"/>
    <w:rsid w:val="003A56CE"/>
    <w:rsid w:val="003A5756"/>
    <w:rsid w:val="003A61E7"/>
    <w:rsid w:val="003A7DA3"/>
    <w:rsid w:val="003B0472"/>
    <w:rsid w:val="003B0E75"/>
    <w:rsid w:val="003B1490"/>
    <w:rsid w:val="003B1B10"/>
    <w:rsid w:val="003B2C2D"/>
    <w:rsid w:val="003B384D"/>
    <w:rsid w:val="003B3B3D"/>
    <w:rsid w:val="003B4C32"/>
    <w:rsid w:val="003B5808"/>
    <w:rsid w:val="003B5C71"/>
    <w:rsid w:val="003B652E"/>
    <w:rsid w:val="003B6D70"/>
    <w:rsid w:val="003B7BF2"/>
    <w:rsid w:val="003C4BB3"/>
    <w:rsid w:val="003C4D09"/>
    <w:rsid w:val="003C5153"/>
    <w:rsid w:val="003C5D07"/>
    <w:rsid w:val="003C6310"/>
    <w:rsid w:val="003C6FD4"/>
    <w:rsid w:val="003D01B4"/>
    <w:rsid w:val="003D0456"/>
    <w:rsid w:val="003D080D"/>
    <w:rsid w:val="003D151F"/>
    <w:rsid w:val="003D298B"/>
    <w:rsid w:val="003D2E94"/>
    <w:rsid w:val="003D3051"/>
    <w:rsid w:val="003D32A7"/>
    <w:rsid w:val="003D3CD7"/>
    <w:rsid w:val="003D56D6"/>
    <w:rsid w:val="003D5A51"/>
    <w:rsid w:val="003E00C5"/>
    <w:rsid w:val="003E0822"/>
    <w:rsid w:val="003E1121"/>
    <w:rsid w:val="003E17F1"/>
    <w:rsid w:val="003E1BEB"/>
    <w:rsid w:val="003E1FD6"/>
    <w:rsid w:val="003E2005"/>
    <w:rsid w:val="003E260D"/>
    <w:rsid w:val="003E26C3"/>
    <w:rsid w:val="003E3CE4"/>
    <w:rsid w:val="003E5EA9"/>
    <w:rsid w:val="003E60C8"/>
    <w:rsid w:val="003E63ED"/>
    <w:rsid w:val="003E6FBF"/>
    <w:rsid w:val="003E73AA"/>
    <w:rsid w:val="003E77A4"/>
    <w:rsid w:val="003F49EC"/>
    <w:rsid w:val="003F4CB7"/>
    <w:rsid w:val="003F5F7C"/>
    <w:rsid w:val="003F679C"/>
    <w:rsid w:val="003F75FF"/>
    <w:rsid w:val="003F7B72"/>
    <w:rsid w:val="003F7C2A"/>
    <w:rsid w:val="003F7DA5"/>
    <w:rsid w:val="004005B0"/>
    <w:rsid w:val="0040136A"/>
    <w:rsid w:val="00406316"/>
    <w:rsid w:val="004075AD"/>
    <w:rsid w:val="00410B30"/>
    <w:rsid w:val="00411A4F"/>
    <w:rsid w:val="0041348A"/>
    <w:rsid w:val="004142B6"/>
    <w:rsid w:val="0041492A"/>
    <w:rsid w:val="00415134"/>
    <w:rsid w:val="004155BF"/>
    <w:rsid w:val="00415C8C"/>
    <w:rsid w:val="00416459"/>
    <w:rsid w:val="00420592"/>
    <w:rsid w:val="00421A1F"/>
    <w:rsid w:val="0042227D"/>
    <w:rsid w:val="004230A2"/>
    <w:rsid w:val="0042322F"/>
    <w:rsid w:val="00423754"/>
    <w:rsid w:val="00423BFC"/>
    <w:rsid w:val="00423D48"/>
    <w:rsid w:val="00423E53"/>
    <w:rsid w:val="004240BF"/>
    <w:rsid w:val="00424226"/>
    <w:rsid w:val="00424438"/>
    <w:rsid w:val="00425402"/>
    <w:rsid w:val="004256EB"/>
    <w:rsid w:val="004258A4"/>
    <w:rsid w:val="00427229"/>
    <w:rsid w:val="00430009"/>
    <w:rsid w:val="0043056E"/>
    <w:rsid w:val="00430586"/>
    <w:rsid w:val="00432030"/>
    <w:rsid w:val="004326E5"/>
    <w:rsid w:val="00432BDE"/>
    <w:rsid w:val="00432F2D"/>
    <w:rsid w:val="004336B5"/>
    <w:rsid w:val="0043412C"/>
    <w:rsid w:val="0043451C"/>
    <w:rsid w:val="0043539F"/>
    <w:rsid w:val="00435A79"/>
    <w:rsid w:val="00435E95"/>
    <w:rsid w:val="004366BE"/>
    <w:rsid w:val="00437850"/>
    <w:rsid w:val="00437EB9"/>
    <w:rsid w:val="0044049E"/>
    <w:rsid w:val="00441B1E"/>
    <w:rsid w:val="00441C0E"/>
    <w:rsid w:val="00443ABC"/>
    <w:rsid w:val="00443B9E"/>
    <w:rsid w:val="00444371"/>
    <w:rsid w:val="00444AE2"/>
    <w:rsid w:val="00444CCD"/>
    <w:rsid w:val="00444DF8"/>
    <w:rsid w:val="004466B0"/>
    <w:rsid w:val="00450124"/>
    <w:rsid w:val="0045073B"/>
    <w:rsid w:val="004507D5"/>
    <w:rsid w:val="004507E3"/>
    <w:rsid w:val="0045092D"/>
    <w:rsid w:val="004509BB"/>
    <w:rsid w:val="00450DCB"/>
    <w:rsid w:val="00451583"/>
    <w:rsid w:val="00451A72"/>
    <w:rsid w:val="00451F82"/>
    <w:rsid w:val="00452269"/>
    <w:rsid w:val="004541E2"/>
    <w:rsid w:val="00456F82"/>
    <w:rsid w:val="00457711"/>
    <w:rsid w:val="004600D0"/>
    <w:rsid w:val="00460369"/>
    <w:rsid w:val="00460916"/>
    <w:rsid w:val="00462163"/>
    <w:rsid w:val="00462613"/>
    <w:rsid w:val="004629B9"/>
    <w:rsid w:val="00462AD6"/>
    <w:rsid w:val="00463C44"/>
    <w:rsid w:val="00467B49"/>
    <w:rsid w:val="00470B57"/>
    <w:rsid w:val="0047154D"/>
    <w:rsid w:val="00472F37"/>
    <w:rsid w:val="004733C0"/>
    <w:rsid w:val="00473983"/>
    <w:rsid w:val="004750E1"/>
    <w:rsid w:val="00475372"/>
    <w:rsid w:val="0047591B"/>
    <w:rsid w:val="00475A0D"/>
    <w:rsid w:val="00476475"/>
    <w:rsid w:val="00476EC5"/>
    <w:rsid w:val="004800E0"/>
    <w:rsid w:val="004809E1"/>
    <w:rsid w:val="00480C38"/>
    <w:rsid w:val="00481530"/>
    <w:rsid w:val="004837C1"/>
    <w:rsid w:val="00483AC4"/>
    <w:rsid w:val="00483BEC"/>
    <w:rsid w:val="00483EE5"/>
    <w:rsid w:val="00484163"/>
    <w:rsid w:val="004845DF"/>
    <w:rsid w:val="00484A15"/>
    <w:rsid w:val="00484C9B"/>
    <w:rsid w:val="00484F56"/>
    <w:rsid w:val="00485014"/>
    <w:rsid w:val="004868C9"/>
    <w:rsid w:val="00486936"/>
    <w:rsid w:val="00486B5E"/>
    <w:rsid w:val="00487C50"/>
    <w:rsid w:val="00490275"/>
    <w:rsid w:val="004905B7"/>
    <w:rsid w:val="004914F9"/>
    <w:rsid w:val="00492BCF"/>
    <w:rsid w:val="00492EE4"/>
    <w:rsid w:val="00493533"/>
    <w:rsid w:val="00494ACA"/>
    <w:rsid w:val="00494B1E"/>
    <w:rsid w:val="00494B48"/>
    <w:rsid w:val="00494C0A"/>
    <w:rsid w:val="0049512C"/>
    <w:rsid w:val="00495FCA"/>
    <w:rsid w:val="00496F8B"/>
    <w:rsid w:val="00497A6B"/>
    <w:rsid w:val="004A1990"/>
    <w:rsid w:val="004A1C28"/>
    <w:rsid w:val="004A36A5"/>
    <w:rsid w:val="004A423D"/>
    <w:rsid w:val="004A4279"/>
    <w:rsid w:val="004A43A7"/>
    <w:rsid w:val="004A4DC7"/>
    <w:rsid w:val="004A4F74"/>
    <w:rsid w:val="004A5CB4"/>
    <w:rsid w:val="004A790A"/>
    <w:rsid w:val="004A79D3"/>
    <w:rsid w:val="004B0797"/>
    <w:rsid w:val="004B099D"/>
    <w:rsid w:val="004B0F02"/>
    <w:rsid w:val="004B1006"/>
    <w:rsid w:val="004B1B75"/>
    <w:rsid w:val="004B2668"/>
    <w:rsid w:val="004B3ADE"/>
    <w:rsid w:val="004B3B05"/>
    <w:rsid w:val="004B5D28"/>
    <w:rsid w:val="004B5DF5"/>
    <w:rsid w:val="004B6F22"/>
    <w:rsid w:val="004B7E5D"/>
    <w:rsid w:val="004B7F05"/>
    <w:rsid w:val="004C14BD"/>
    <w:rsid w:val="004C1FE5"/>
    <w:rsid w:val="004C2C6D"/>
    <w:rsid w:val="004C4C6D"/>
    <w:rsid w:val="004C78A6"/>
    <w:rsid w:val="004D0274"/>
    <w:rsid w:val="004D0B84"/>
    <w:rsid w:val="004D1E9D"/>
    <w:rsid w:val="004D20AD"/>
    <w:rsid w:val="004D22E5"/>
    <w:rsid w:val="004D2CB7"/>
    <w:rsid w:val="004D357F"/>
    <w:rsid w:val="004D3836"/>
    <w:rsid w:val="004D4172"/>
    <w:rsid w:val="004D464B"/>
    <w:rsid w:val="004D4678"/>
    <w:rsid w:val="004D5552"/>
    <w:rsid w:val="004D5909"/>
    <w:rsid w:val="004D5D68"/>
    <w:rsid w:val="004D665D"/>
    <w:rsid w:val="004D6C95"/>
    <w:rsid w:val="004E0748"/>
    <w:rsid w:val="004E128D"/>
    <w:rsid w:val="004E1BF7"/>
    <w:rsid w:val="004E2A59"/>
    <w:rsid w:val="004E2F14"/>
    <w:rsid w:val="004E4996"/>
    <w:rsid w:val="004E595F"/>
    <w:rsid w:val="004E7B5E"/>
    <w:rsid w:val="004E7D20"/>
    <w:rsid w:val="004F238E"/>
    <w:rsid w:val="004F379C"/>
    <w:rsid w:val="004F3BFE"/>
    <w:rsid w:val="004F5223"/>
    <w:rsid w:val="004F65E3"/>
    <w:rsid w:val="004F6714"/>
    <w:rsid w:val="004F77DE"/>
    <w:rsid w:val="0050041B"/>
    <w:rsid w:val="00500ED1"/>
    <w:rsid w:val="005017BE"/>
    <w:rsid w:val="00501A48"/>
    <w:rsid w:val="00502485"/>
    <w:rsid w:val="00502DD5"/>
    <w:rsid w:val="00503D93"/>
    <w:rsid w:val="005042B5"/>
    <w:rsid w:val="00504C61"/>
    <w:rsid w:val="005052E4"/>
    <w:rsid w:val="00505664"/>
    <w:rsid w:val="005056AE"/>
    <w:rsid w:val="005059A8"/>
    <w:rsid w:val="00505BA9"/>
    <w:rsid w:val="00506193"/>
    <w:rsid w:val="005067AE"/>
    <w:rsid w:val="00507051"/>
    <w:rsid w:val="005107AB"/>
    <w:rsid w:val="00512B9F"/>
    <w:rsid w:val="00513BA6"/>
    <w:rsid w:val="00513C63"/>
    <w:rsid w:val="00513CF9"/>
    <w:rsid w:val="00513DC9"/>
    <w:rsid w:val="0051521C"/>
    <w:rsid w:val="00515C82"/>
    <w:rsid w:val="005160D9"/>
    <w:rsid w:val="00516790"/>
    <w:rsid w:val="00517356"/>
    <w:rsid w:val="005179AD"/>
    <w:rsid w:val="00520315"/>
    <w:rsid w:val="005217ED"/>
    <w:rsid w:val="00521A98"/>
    <w:rsid w:val="00522D4B"/>
    <w:rsid w:val="00523B04"/>
    <w:rsid w:val="00524078"/>
    <w:rsid w:val="005254B0"/>
    <w:rsid w:val="005255AD"/>
    <w:rsid w:val="0052594B"/>
    <w:rsid w:val="00526128"/>
    <w:rsid w:val="00526AD6"/>
    <w:rsid w:val="00527A1A"/>
    <w:rsid w:val="005321C2"/>
    <w:rsid w:val="00532FF3"/>
    <w:rsid w:val="00534DF5"/>
    <w:rsid w:val="00534F6B"/>
    <w:rsid w:val="005350ED"/>
    <w:rsid w:val="0053586C"/>
    <w:rsid w:val="00535AA5"/>
    <w:rsid w:val="005369FF"/>
    <w:rsid w:val="0053719F"/>
    <w:rsid w:val="00540074"/>
    <w:rsid w:val="00541488"/>
    <w:rsid w:val="005419CF"/>
    <w:rsid w:val="00541A3A"/>
    <w:rsid w:val="00541CA1"/>
    <w:rsid w:val="00542C6E"/>
    <w:rsid w:val="00543952"/>
    <w:rsid w:val="00543D9D"/>
    <w:rsid w:val="0054418A"/>
    <w:rsid w:val="00544F73"/>
    <w:rsid w:val="00545DD9"/>
    <w:rsid w:val="005477AA"/>
    <w:rsid w:val="00547D05"/>
    <w:rsid w:val="00547E6C"/>
    <w:rsid w:val="00551FA3"/>
    <w:rsid w:val="0055338F"/>
    <w:rsid w:val="00554028"/>
    <w:rsid w:val="00555389"/>
    <w:rsid w:val="00555CE8"/>
    <w:rsid w:val="00556D06"/>
    <w:rsid w:val="00557D81"/>
    <w:rsid w:val="00560280"/>
    <w:rsid w:val="00560933"/>
    <w:rsid w:val="005619E7"/>
    <w:rsid w:val="00562930"/>
    <w:rsid w:val="00563105"/>
    <w:rsid w:val="005631F6"/>
    <w:rsid w:val="00563A3E"/>
    <w:rsid w:val="0056677B"/>
    <w:rsid w:val="00566788"/>
    <w:rsid w:val="00567E0B"/>
    <w:rsid w:val="00570F5D"/>
    <w:rsid w:val="005728BC"/>
    <w:rsid w:val="00573049"/>
    <w:rsid w:val="005730DF"/>
    <w:rsid w:val="005745F1"/>
    <w:rsid w:val="00574725"/>
    <w:rsid w:val="0057600A"/>
    <w:rsid w:val="0057775E"/>
    <w:rsid w:val="00580593"/>
    <w:rsid w:val="00580692"/>
    <w:rsid w:val="00581807"/>
    <w:rsid w:val="00583CA5"/>
    <w:rsid w:val="005843A7"/>
    <w:rsid w:val="00584631"/>
    <w:rsid w:val="00584F9E"/>
    <w:rsid w:val="00585D78"/>
    <w:rsid w:val="00585EB8"/>
    <w:rsid w:val="00586F72"/>
    <w:rsid w:val="00587AA8"/>
    <w:rsid w:val="0059101E"/>
    <w:rsid w:val="00594845"/>
    <w:rsid w:val="00594850"/>
    <w:rsid w:val="005949C5"/>
    <w:rsid w:val="00595BB8"/>
    <w:rsid w:val="00596155"/>
    <w:rsid w:val="0059687B"/>
    <w:rsid w:val="00597315"/>
    <w:rsid w:val="00597F94"/>
    <w:rsid w:val="005A180B"/>
    <w:rsid w:val="005A200D"/>
    <w:rsid w:val="005A2104"/>
    <w:rsid w:val="005A269D"/>
    <w:rsid w:val="005A3885"/>
    <w:rsid w:val="005A3DAA"/>
    <w:rsid w:val="005A403B"/>
    <w:rsid w:val="005A55AE"/>
    <w:rsid w:val="005A6144"/>
    <w:rsid w:val="005A70DF"/>
    <w:rsid w:val="005A7FC5"/>
    <w:rsid w:val="005B4F4F"/>
    <w:rsid w:val="005B51D5"/>
    <w:rsid w:val="005B5D83"/>
    <w:rsid w:val="005B6354"/>
    <w:rsid w:val="005B6868"/>
    <w:rsid w:val="005B7060"/>
    <w:rsid w:val="005B74D6"/>
    <w:rsid w:val="005B771A"/>
    <w:rsid w:val="005C082E"/>
    <w:rsid w:val="005C0E31"/>
    <w:rsid w:val="005C199A"/>
    <w:rsid w:val="005C1D75"/>
    <w:rsid w:val="005C294E"/>
    <w:rsid w:val="005C29D6"/>
    <w:rsid w:val="005C3392"/>
    <w:rsid w:val="005C3F63"/>
    <w:rsid w:val="005C5735"/>
    <w:rsid w:val="005C57A5"/>
    <w:rsid w:val="005C5AA2"/>
    <w:rsid w:val="005C5BA0"/>
    <w:rsid w:val="005C5D7F"/>
    <w:rsid w:val="005C7460"/>
    <w:rsid w:val="005D06FA"/>
    <w:rsid w:val="005D0DCA"/>
    <w:rsid w:val="005D1282"/>
    <w:rsid w:val="005D1C58"/>
    <w:rsid w:val="005D2488"/>
    <w:rsid w:val="005D266C"/>
    <w:rsid w:val="005D2F4F"/>
    <w:rsid w:val="005D48A2"/>
    <w:rsid w:val="005D4C35"/>
    <w:rsid w:val="005D5B79"/>
    <w:rsid w:val="005D6345"/>
    <w:rsid w:val="005D7CEA"/>
    <w:rsid w:val="005E095E"/>
    <w:rsid w:val="005E0FBE"/>
    <w:rsid w:val="005E1136"/>
    <w:rsid w:val="005E1292"/>
    <w:rsid w:val="005E1A98"/>
    <w:rsid w:val="005E1BD2"/>
    <w:rsid w:val="005E3182"/>
    <w:rsid w:val="005E3242"/>
    <w:rsid w:val="005E421D"/>
    <w:rsid w:val="005E4821"/>
    <w:rsid w:val="005E4884"/>
    <w:rsid w:val="005E5331"/>
    <w:rsid w:val="005E565C"/>
    <w:rsid w:val="005E746E"/>
    <w:rsid w:val="005F06B4"/>
    <w:rsid w:val="005F2515"/>
    <w:rsid w:val="005F27FA"/>
    <w:rsid w:val="005F2CE1"/>
    <w:rsid w:val="005F2E99"/>
    <w:rsid w:val="005F37B7"/>
    <w:rsid w:val="005F4A8B"/>
    <w:rsid w:val="005F55F5"/>
    <w:rsid w:val="005F62AC"/>
    <w:rsid w:val="005F6AB2"/>
    <w:rsid w:val="005F70E2"/>
    <w:rsid w:val="005F7CF3"/>
    <w:rsid w:val="00600DC6"/>
    <w:rsid w:val="00601F2E"/>
    <w:rsid w:val="00602D1D"/>
    <w:rsid w:val="006034ED"/>
    <w:rsid w:val="006035E6"/>
    <w:rsid w:val="00603A19"/>
    <w:rsid w:val="00604020"/>
    <w:rsid w:val="0060419D"/>
    <w:rsid w:val="00605E38"/>
    <w:rsid w:val="00606051"/>
    <w:rsid w:val="0060630A"/>
    <w:rsid w:val="006076A8"/>
    <w:rsid w:val="00610CFD"/>
    <w:rsid w:val="0061159D"/>
    <w:rsid w:val="00611D2E"/>
    <w:rsid w:val="00614B67"/>
    <w:rsid w:val="006179E6"/>
    <w:rsid w:val="00620D7B"/>
    <w:rsid w:val="0062148E"/>
    <w:rsid w:val="006219C4"/>
    <w:rsid w:val="00622228"/>
    <w:rsid w:val="006228C5"/>
    <w:rsid w:val="00622DCA"/>
    <w:rsid w:val="00623041"/>
    <w:rsid w:val="00623461"/>
    <w:rsid w:val="006246BE"/>
    <w:rsid w:val="0062482F"/>
    <w:rsid w:val="006273D2"/>
    <w:rsid w:val="006305ED"/>
    <w:rsid w:val="00630CEE"/>
    <w:rsid w:val="00632602"/>
    <w:rsid w:val="00632A2F"/>
    <w:rsid w:val="00632A45"/>
    <w:rsid w:val="0063328D"/>
    <w:rsid w:val="00633CA2"/>
    <w:rsid w:val="00634333"/>
    <w:rsid w:val="006358BC"/>
    <w:rsid w:val="00635B20"/>
    <w:rsid w:val="00637B82"/>
    <w:rsid w:val="00637EBB"/>
    <w:rsid w:val="006400F9"/>
    <w:rsid w:val="0064017C"/>
    <w:rsid w:val="00640B93"/>
    <w:rsid w:val="006411C4"/>
    <w:rsid w:val="0064152E"/>
    <w:rsid w:val="00641D34"/>
    <w:rsid w:val="006425DA"/>
    <w:rsid w:val="0064577D"/>
    <w:rsid w:val="00645A7B"/>
    <w:rsid w:val="00646394"/>
    <w:rsid w:val="0064645A"/>
    <w:rsid w:val="0064693F"/>
    <w:rsid w:val="00650D64"/>
    <w:rsid w:val="00653F39"/>
    <w:rsid w:val="006541D3"/>
    <w:rsid w:val="0065574E"/>
    <w:rsid w:val="00655A4D"/>
    <w:rsid w:val="006564DD"/>
    <w:rsid w:val="006576BC"/>
    <w:rsid w:val="00657CF7"/>
    <w:rsid w:val="00657FEB"/>
    <w:rsid w:val="0066021C"/>
    <w:rsid w:val="0066174E"/>
    <w:rsid w:val="00661927"/>
    <w:rsid w:val="006627C6"/>
    <w:rsid w:val="00662EF3"/>
    <w:rsid w:val="00663255"/>
    <w:rsid w:val="00663ABC"/>
    <w:rsid w:val="00664AB5"/>
    <w:rsid w:val="00665519"/>
    <w:rsid w:val="00666A68"/>
    <w:rsid w:val="00667B2D"/>
    <w:rsid w:val="006700F2"/>
    <w:rsid w:val="00670530"/>
    <w:rsid w:val="006715E9"/>
    <w:rsid w:val="00671FDC"/>
    <w:rsid w:val="006749EA"/>
    <w:rsid w:val="00674D6A"/>
    <w:rsid w:val="00674F6F"/>
    <w:rsid w:val="00675C46"/>
    <w:rsid w:val="00675FE3"/>
    <w:rsid w:val="00676D99"/>
    <w:rsid w:val="00676DD0"/>
    <w:rsid w:val="00680252"/>
    <w:rsid w:val="0068123D"/>
    <w:rsid w:val="0068134B"/>
    <w:rsid w:val="006817FF"/>
    <w:rsid w:val="00681D53"/>
    <w:rsid w:val="00683148"/>
    <w:rsid w:val="00683AC0"/>
    <w:rsid w:val="0068424A"/>
    <w:rsid w:val="00684414"/>
    <w:rsid w:val="00684718"/>
    <w:rsid w:val="00685015"/>
    <w:rsid w:val="0068531D"/>
    <w:rsid w:val="0068534B"/>
    <w:rsid w:val="0068561A"/>
    <w:rsid w:val="00685EF0"/>
    <w:rsid w:val="00686E30"/>
    <w:rsid w:val="0068753A"/>
    <w:rsid w:val="0069071F"/>
    <w:rsid w:val="006908B6"/>
    <w:rsid w:val="006914D9"/>
    <w:rsid w:val="00692D62"/>
    <w:rsid w:val="00692DC5"/>
    <w:rsid w:val="00692E55"/>
    <w:rsid w:val="00693B88"/>
    <w:rsid w:val="00693FF1"/>
    <w:rsid w:val="006944E6"/>
    <w:rsid w:val="00694988"/>
    <w:rsid w:val="006954FF"/>
    <w:rsid w:val="00696112"/>
    <w:rsid w:val="006963F8"/>
    <w:rsid w:val="00696C27"/>
    <w:rsid w:val="006979D4"/>
    <w:rsid w:val="00697BF5"/>
    <w:rsid w:val="006A0681"/>
    <w:rsid w:val="006A0EA4"/>
    <w:rsid w:val="006A23C1"/>
    <w:rsid w:val="006A2FCE"/>
    <w:rsid w:val="006A39CA"/>
    <w:rsid w:val="006A3BB0"/>
    <w:rsid w:val="006A410B"/>
    <w:rsid w:val="006A5B27"/>
    <w:rsid w:val="006A6604"/>
    <w:rsid w:val="006A6FD9"/>
    <w:rsid w:val="006A7383"/>
    <w:rsid w:val="006A7771"/>
    <w:rsid w:val="006A77AA"/>
    <w:rsid w:val="006A77F5"/>
    <w:rsid w:val="006B0E15"/>
    <w:rsid w:val="006B0F92"/>
    <w:rsid w:val="006B1000"/>
    <w:rsid w:val="006B1918"/>
    <w:rsid w:val="006B29F2"/>
    <w:rsid w:val="006B2BF5"/>
    <w:rsid w:val="006B2D24"/>
    <w:rsid w:val="006B3FF3"/>
    <w:rsid w:val="006B5878"/>
    <w:rsid w:val="006B611A"/>
    <w:rsid w:val="006B6167"/>
    <w:rsid w:val="006B6D17"/>
    <w:rsid w:val="006B6EE2"/>
    <w:rsid w:val="006B70B2"/>
    <w:rsid w:val="006C0016"/>
    <w:rsid w:val="006C06FC"/>
    <w:rsid w:val="006C079F"/>
    <w:rsid w:val="006C1EAE"/>
    <w:rsid w:val="006C290C"/>
    <w:rsid w:val="006C2E75"/>
    <w:rsid w:val="006C3EFA"/>
    <w:rsid w:val="006C5E75"/>
    <w:rsid w:val="006C71D5"/>
    <w:rsid w:val="006D0A24"/>
    <w:rsid w:val="006D16F8"/>
    <w:rsid w:val="006D31BE"/>
    <w:rsid w:val="006D3FC7"/>
    <w:rsid w:val="006D4368"/>
    <w:rsid w:val="006D4B2B"/>
    <w:rsid w:val="006D50C6"/>
    <w:rsid w:val="006D5123"/>
    <w:rsid w:val="006D512A"/>
    <w:rsid w:val="006D57E9"/>
    <w:rsid w:val="006D5D96"/>
    <w:rsid w:val="006D6CE0"/>
    <w:rsid w:val="006D7D4D"/>
    <w:rsid w:val="006E1649"/>
    <w:rsid w:val="006E1E78"/>
    <w:rsid w:val="006E24CB"/>
    <w:rsid w:val="006E27D0"/>
    <w:rsid w:val="006E660E"/>
    <w:rsid w:val="006E6663"/>
    <w:rsid w:val="006E6C95"/>
    <w:rsid w:val="006E719D"/>
    <w:rsid w:val="006E798E"/>
    <w:rsid w:val="006F0662"/>
    <w:rsid w:val="006F1CC0"/>
    <w:rsid w:val="006F25DE"/>
    <w:rsid w:val="006F2711"/>
    <w:rsid w:val="006F4338"/>
    <w:rsid w:val="006F56D7"/>
    <w:rsid w:val="006F6009"/>
    <w:rsid w:val="006F61EA"/>
    <w:rsid w:val="006F6280"/>
    <w:rsid w:val="006F7484"/>
    <w:rsid w:val="00701109"/>
    <w:rsid w:val="00702F8C"/>
    <w:rsid w:val="00704022"/>
    <w:rsid w:val="0071140B"/>
    <w:rsid w:val="007124B4"/>
    <w:rsid w:val="00712FAE"/>
    <w:rsid w:val="00713406"/>
    <w:rsid w:val="0071373B"/>
    <w:rsid w:val="00714FCF"/>
    <w:rsid w:val="00716434"/>
    <w:rsid w:val="007168F4"/>
    <w:rsid w:val="007169BD"/>
    <w:rsid w:val="00717142"/>
    <w:rsid w:val="00717A89"/>
    <w:rsid w:val="00717B9F"/>
    <w:rsid w:val="007227E6"/>
    <w:rsid w:val="00722BDE"/>
    <w:rsid w:val="00722CC0"/>
    <w:rsid w:val="00722F27"/>
    <w:rsid w:val="00724181"/>
    <w:rsid w:val="00724E46"/>
    <w:rsid w:val="00725B5E"/>
    <w:rsid w:val="007278E0"/>
    <w:rsid w:val="00727ECE"/>
    <w:rsid w:val="00727FAB"/>
    <w:rsid w:val="00730F26"/>
    <w:rsid w:val="00731428"/>
    <w:rsid w:val="0073169C"/>
    <w:rsid w:val="00731999"/>
    <w:rsid w:val="00731C93"/>
    <w:rsid w:val="00733E1A"/>
    <w:rsid w:val="007366CC"/>
    <w:rsid w:val="00736C5C"/>
    <w:rsid w:val="007378DD"/>
    <w:rsid w:val="0074225C"/>
    <w:rsid w:val="007428D3"/>
    <w:rsid w:val="0074496C"/>
    <w:rsid w:val="00744981"/>
    <w:rsid w:val="00744A87"/>
    <w:rsid w:val="0074514C"/>
    <w:rsid w:val="00745540"/>
    <w:rsid w:val="00745EC5"/>
    <w:rsid w:val="007463DD"/>
    <w:rsid w:val="007471C6"/>
    <w:rsid w:val="00747A4E"/>
    <w:rsid w:val="007507E4"/>
    <w:rsid w:val="007521CA"/>
    <w:rsid w:val="00752BCB"/>
    <w:rsid w:val="007530FB"/>
    <w:rsid w:val="0075441F"/>
    <w:rsid w:val="00755926"/>
    <w:rsid w:val="007568C0"/>
    <w:rsid w:val="00756ED5"/>
    <w:rsid w:val="007574F0"/>
    <w:rsid w:val="00757C33"/>
    <w:rsid w:val="0076084B"/>
    <w:rsid w:val="007608B0"/>
    <w:rsid w:val="00761766"/>
    <w:rsid w:val="00761C9E"/>
    <w:rsid w:val="007622C9"/>
    <w:rsid w:val="00762B9F"/>
    <w:rsid w:val="007635B0"/>
    <w:rsid w:val="007635CE"/>
    <w:rsid w:val="0076368A"/>
    <w:rsid w:val="00763875"/>
    <w:rsid w:val="00763A84"/>
    <w:rsid w:val="00764354"/>
    <w:rsid w:val="0076470E"/>
    <w:rsid w:val="007652F9"/>
    <w:rsid w:val="007660B0"/>
    <w:rsid w:val="00766C69"/>
    <w:rsid w:val="00766E7D"/>
    <w:rsid w:val="007670C2"/>
    <w:rsid w:val="0076775F"/>
    <w:rsid w:val="00767E8D"/>
    <w:rsid w:val="00770393"/>
    <w:rsid w:val="007705AB"/>
    <w:rsid w:val="007709BB"/>
    <w:rsid w:val="00771E5F"/>
    <w:rsid w:val="0077351D"/>
    <w:rsid w:val="00773D71"/>
    <w:rsid w:val="00774715"/>
    <w:rsid w:val="00774D4B"/>
    <w:rsid w:val="00776740"/>
    <w:rsid w:val="007772F0"/>
    <w:rsid w:val="00777974"/>
    <w:rsid w:val="00777F0A"/>
    <w:rsid w:val="007804B7"/>
    <w:rsid w:val="007805BB"/>
    <w:rsid w:val="00780851"/>
    <w:rsid w:val="007829F1"/>
    <w:rsid w:val="007831C9"/>
    <w:rsid w:val="00783E1B"/>
    <w:rsid w:val="0078424B"/>
    <w:rsid w:val="00785F09"/>
    <w:rsid w:val="00786146"/>
    <w:rsid w:val="0078651E"/>
    <w:rsid w:val="00787BE3"/>
    <w:rsid w:val="00791A73"/>
    <w:rsid w:val="00791B96"/>
    <w:rsid w:val="00791FF7"/>
    <w:rsid w:val="0079273C"/>
    <w:rsid w:val="00792BD7"/>
    <w:rsid w:val="00795AA8"/>
    <w:rsid w:val="007967C7"/>
    <w:rsid w:val="00796B54"/>
    <w:rsid w:val="00797376"/>
    <w:rsid w:val="00797E2F"/>
    <w:rsid w:val="007A0CE9"/>
    <w:rsid w:val="007A14AA"/>
    <w:rsid w:val="007A208A"/>
    <w:rsid w:val="007A36FE"/>
    <w:rsid w:val="007A4BDA"/>
    <w:rsid w:val="007A5A45"/>
    <w:rsid w:val="007A5ECD"/>
    <w:rsid w:val="007A6016"/>
    <w:rsid w:val="007A670C"/>
    <w:rsid w:val="007A7D83"/>
    <w:rsid w:val="007B07D7"/>
    <w:rsid w:val="007B0AFD"/>
    <w:rsid w:val="007B0DBE"/>
    <w:rsid w:val="007B24D0"/>
    <w:rsid w:val="007B278D"/>
    <w:rsid w:val="007B2F68"/>
    <w:rsid w:val="007B3018"/>
    <w:rsid w:val="007B3268"/>
    <w:rsid w:val="007B3CBF"/>
    <w:rsid w:val="007B453A"/>
    <w:rsid w:val="007B4B71"/>
    <w:rsid w:val="007B5A6A"/>
    <w:rsid w:val="007B725E"/>
    <w:rsid w:val="007B7815"/>
    <w:rsid w:val="007B7C3A"/>
    <w:rsid w:val="007C1D19"/>
    <w:rsid w:val="007C223C"/>
    <w:rsid w:val="007C2734"/>
    <w:rsid w:val="007C2D5B"/>
    <w:rsid w:val="007C2E4E"/>
    <w:rsid w:val="007C3000"/>
    <w:rsid w:val="007C35F6"/>
    <w:rsid w:val="007C540A"/>
    <w:rsid w:val="007C5A79"/>
    <w:rsid w:val="007C5AA3"/>
    <w:rsid w:val="007C7A34"/>
    <w:rsid w:val="007C7F47"/>
    <w:rsid w:val="007D053F"/>
    <w:rsid w:val="007D0A94"/>
    <w:rsid w:val="007D233B"/>
    <w:rsid w:val="007D2BDA"/>
    <w:rsid w:val="007D4AF4"/>
    <w:rsid w:val="007D5275"/>
    <w:rsid w:val="007D7ADE"/>
    <w:rsid w:val="007E0FF2"/>
    <w:rsid w:val="007E239A"/>
    <w:rsid w:val="007E2D45"/>
    <w:rsid w:val="007E3603"/>
    <w:rsid w:val="007E417A"/>
    <w:rsid w:val="007E4844"/>
    <w:rsid w:val="007F0586"/>
    <w:rsid w:val="007F13C1"/>
    <w:rsid w:val="007F1471"/>
    <w:rsid w:val="007F2007"/>
    <w:rsid w:val="007F2701"/>
    <w:rsid w:val="007F40B9"/>
    <w:rsid w:val="007F41B4"/>
    <w:rsid w:val="007F4CDF"/>
    <w:rsid w:val="007F4D68"/>
    <w:rsid w:val="007F5ABD"/>
    <w:rsid w:val="007F6FC0"/>
    <w:rsid w:val="007F7DD2"/>
    <w:rsid w:val="00802CCB"/>
    <w:rsid w:val="008031BF"/>
    <w:rsid w:val="0080400B"/>
    <w:rsid w:val="0080587E"/>
    <w:rsid w:val="008076F0"/>
    <w:rsid w:val="008102F0"/>
    <w:rsid w:val="008131EE"/>
    <w:rsid w:val="008135A2"/>
    <w:rsid w:val="008139DB"/>
    <w:rsid w:val="00814B72"/>
    <w:rsid w:val="00815583"/>
    <w:rsid w:val="00815F7E"/>
    <w:rsid w:val="008173F2"/>
    <w:rsid w:val="00817EC5"/>
    <w:rsid w:val="0082043B"/>
    <w:rsid w:val="00822FBD"/>
    <w:rsid w:val="00825340"/>
    <w:rsid w:val="00825E1B"/>
    <w:rsid w:val="00826DEC"/>
    <w:rsid w:val="008272E6"/>
    <w:rsid w:val="00827B1F"/>
    <w:rsid w:val="0083045A"/>
    <w:rsid w:val="00830D54"/>
    <w:rsid w:val="00831331"/>
    <w:rsid w:val="00831482"/>
    <w:rsid w:val="0083198C"/>
    <w:rsid w:val="00832D2E"/>
    <w:rsid w:val="00834529"/>
    <w:rsid w:val="00834663"/>
    <w:rsid w:val="00834A96"/>
    <w:rsid w:val="00834AE2"/>
    <w:rsid w:val="00835201"/>
    <w:rsid w:val="0083566A"/>
    <w:rsid w:val="00836084"/>
    <w:rsid w:val="008362F0"/>
    <w:rsid w:val="008366B9"/>
    <w:rsid w:val="008368B0"/>
    <w:rsid w:val="00836B00"/>
    <w:rsid w:val="008408EF"/>
    <w:rsid w:val="008419A6"/>
    <w:rsid w:val="00841CC8"/>
    <w:rsid w:val="00842E2F"/>
    <w:rsid w:val="00843183"/>
    <w:rsid w:val="0084322B"/>
    <w:rsid w:val="00843A91"/>
    <w:rsid w:val="0084501F"/>
    <w:rsid w:val="00845516"/>
    <w:rsid w:val="00845896"/>
    <w:rsid w:val="00845A60"/>
    <w:rsid w:val="00845B93"/>
    <w:rsid w:val="008465B4"/>
    <w:rsid w:val="008467CC"/>
    <w:rsid w:val="00846813"/>
    <w:rsid w:val="00850808"/>
    <w:rsid w:val="00850F13"/>
    <w:rsid w:val="0085176A"/>
    <w:rsid w:val="00851FF0"/>
    <w:rsid w:val="00853722"/>
    <w:rsid w:val="00853F0E"/>
    <w:rsid w:val="0085472E"/>
    <w:rsid w:val="00854ACB"/>
    <w:rsid w:val="00856FC9"/>
    <w:rsid w:val="008572FF"/>
    <w:rsid w:val="008601B5"/>
    <w:rsid w:val="00860CA0"/>
    <w:rsid w:val="00862194"/>
    <w:rsid w:val="008623EC"/>
    <w:rsid w:val="00863260"/>
    <w:rsid w:val="008639EB"/>
    <w:rsid w:val="00863A64"/>
    <w:rsid w:val="00863AB4"/>
    <w:rsid w:val="00865BE0"/>
    <w:rsid w:val="00865EEE"/>
    <w:rsid w:val="00866A15"/>
    <w:rsid w:val="00867931"/>
    <w:rsid w:val="00867C90"/>
    <w:rsid w:val="00870031"/>
    <w:rsid w:val="008700BC"/>
    <w:rsid w:val="008700D9"/>
    <w:rsid w:val="00870574"/>
    <w:rsid w:val="00870D79"/>
    <w:rsid w:val="00871389"/>
    <w:rsid w:val="00871D7F"/>
    <w:rsid w:val="00874A9A"/>
    <w:rsid w:val="00874D75"/>
    <w:rsid w:val="00875640"/>
    <w:rsid w:val="00875C8E"/>
    <w:rsid w:val="00877415"/>
    <w:rsid w:val="0087798A"/>
    <w:rsid w:val="008830D4"/>
    <w:rsid w:val="008843AC"/>
    <w:rsid w:val="0088613D"/>
    <w:rsid w:val="0088675B"/>
    <w:rsid w:val="00887779"/>
    <w:rsid w:val="00887DD7"/>
    <w:rsid w:val="00890EBE"/>
    <w:rsid w:val="00891889"/>
    <w:rsid w:val="00891A04"/>
    <w:rsid w:val="00891F89"/>
    <w:rsid w:val="00892300"/>
    <w:rsid w:val="0089233E"/>
    <w:rsid w:val="00892DE4"/>
    <w:rsid w:val="0089483E"/>
    <w:rsid w:val="00894BB5"/>
    <w:rsid w:val="00895194"/>
    <w:rsid w:val="0089577A"/>
    <w:rsid w:val="00895B2C"/>
    <w:rsid w:val="00897770"/>
    <w:rsid w:val="008A0DF2"/>
    <w:rsid w:val="008A1F4D"/>
    <w:rsid w:val="008A4515"/>
    <w:rsid w:val="008A5840"/>
    <w:rsid w:val="008A5BFD"/>
    <w:rsid w:val="008A6A8E"/>
    <w:rsid w:val="008A7D84"/>
    <w:rsid w:val="008B0222"/>
    <w:rsid w:val="008B0E0B"/>
    <w:rsid w:val="008B2193"/>
    <w:rsid w:val="008B2461"/>
    <w:rsid w:val="008B264E"/>
    <w:rsid w:val="008B2736"/>
    <w:rsid w:val="008B4897"/>
    <w:rsid w:val="008B58C9"/>
    <w:rsid w:val="008B58CF"/>
    <w:rsid w:val="008B5AE6"/>
    <w:rsid w:val="008B5C23"/>
    <w:rsid w:val="008C143A"/>
    <w:rsid w:val="008C16CF"/>
    <w:rsid w:val="008C18BA"/>
    <w:rsid w:val="008C218B"/>
    <w:rsid w:val="008C3435"/>
    <w:rsid w:val="008C5E8A"/>
    <w:rsid w:val="008C6800"/>
    <w:rsid w:val="008C6C30"/>
    <w:rsid w:val="008C6C52"/>
    <w:rsid w:val="008C72EF"/>
    <w:rsid w:val="008D06C6"/>
    <w:rsid w:val="008D0AB9"/>
    <w:rsid w:val="008D146D"/>
    <w:rsid w:val="008D2105"/>
    <w:rsid w:val="008D21A3"/>
    <w:rsid w:val="008D2424"/>
    <w:rsid w:val="008D2676"/>
    <w:rsid w:val="008D2C9A"/>
    <w:rsid w:val="008D3244"/>
    <w:rsid w:val="008D38F6"/>
    <w:rsid w:val="008D3B49"/>
    <w:rsid w:val="008D405F"/>
    <w:rsid w:val="008D4212"/>
    <w:rsid w:val="008D44D0"/>
    <w:rsid w:val="008D466F"/>
    <w:rsid w:val="008D5546"/>
    <w:rsid w:val="008D610E"/>
    <w:rsid w:val="008D6C29"/>
    <w:rsid w:val="008E013B"/>
    <w:rsid w:val="008E0245"/>
    <w:rsid w:val="008E164F"/>
    <w:rsid w:val="008E1728"/>
    <w:rsid w:val="008E1AB1"/>
    <w:rsid w:val="008E352A"/>
    <w:rsid w:val="008E4C43"/>
    <w:rsid w:val="008E5D67"/>
    <w:rsid w:val="008E63C9"/>
    <w:rsid w:val="008E655F"/>
    <w:rsid w:val="008E7E4E"/>
    <w:rsid w:val="008F04C2"/>
    <w:rsid w:val="008F13F4"/>
    <w:rsid w:val="008F24F3"/>
    <w:rsid w:val="008F290D"/>
    <w:rsid w:val="008F317F"/>
    <w:rsid w:val="008F3C83"/>
    <w:rsid w:val="008F3CA0"/>
    <w:rsid w:val="008F4D87"/>
    <w:rsid w:val="008F651B"/>
    <w:rsid w:val="008F65AF"/>
    <w:rsid w:val="008F69D9"/>
    <w:rsid w:val="008F6E4A"/>
    <w:rsid w:val="008F7D25"/>
    <w:rsid w:val="009001E2"/>
    <w:rsid w:val="009001F0"/>
    <w:rsid w:val="00900D75"/>
    <w:rsid w:val="00901176"/>
    <w:rsid w:val="00901535"/>
    <w:rsid w:val="00902376"/>
    <w:rsid w:val="0090292D"/>
    <w:rsid w:val="00902D67"/>
    <w:rsid w:val="0090369B"/>
    <w:rsid w:val="009059C9"/>
    <w:rsid w:val="009061BC"/>
    <w:rsid w:val="0090632F"/>
    <w:rsid w:val="00907380"/>
    <w:rsid w:val="009115FD"/>
    <w:rsid w:val="00912669"/>
    <w:rsid w:val="009129A1"/>
    <w:rsid w:val="009129E0"/>
    <w:rsid w:val="00912BAF"/>
    <w:rsid w:val="009141F8"/>
    <w:rsid w:val="00914F18"/>
    <w:rsid w:val="009152EA"/>
    <w:rsid w:val="00915EA5"/>
    <w:rsid w:val="0091711C"/>
    <w:rsid w:val="009212B1"/>
    <w:rsid w:val="009217ED"/>
    <w:rsid w:val="0092288C"/>
    <w:rsid w:val="00922F2D"/>
    <w:rsid w:val="00923FBA"/>
    <w:rsid w:val="0092529D"/>
    <w:rsid w:val="009261F2"/>
    <w:rsid w:val="009264C1"/>
    <w:rsid w:val="00927431"/>
    <w:rsid w:val="009275E5"/>
    <w:rsid w:val="00930B3A"/>
    <w:rsid w:val="009324B8"/>
    <w:rsid w:val="009328BC"/>
    <w:rsid w:val="0093357E"/>
    <w:rsid w:val="00934923"/>
    <w:rsid w:val="009353E4"/>
    <w:rsid w:val="009364C8"/>
    <w:rsid w:val="009405C3"/>
    <w:rsid w:val="00942C8E"/>
    <w:rsid w:val="00942DDF"/>
    <w:rsid w:val="00942E6B"/>
    <w:rsid w:val="00942F26"/>
    <w:rsid w:val="009440E2"/>
    <w:rsid w:val="0094434E"/>
    <w:rsid w:val="0094448E"/>
    <w:rsid w:val="0094456E"/>
    <w:rsid w:val="0094702B"/>
    <w:rsid w:val="00947287"/>
    <w:rsid w:val="00947587"/>
    <w:rsid w:val="00950B05"/>
    <w:rsid w:val="009512E0"/>
    <w:rsid w:val="009522D9"/>
    <w:rsid w:val="00952DC4"/>
    <w:rsid w:val="00953929"/>
    <w:rsid w:val="00954240"/>
    <w:rsid w:val="00955331"/>
    <w:rsid w:val="0095770A"/>
    <w:rsid w:val="009612F5"/>
    <w:rsid w:val="00961DA6"/>
    <w:rsid w:val="00962079"/>
    <w:rsid w:val="00963763"/>
    <w:rsid w:val="0096618A"/>
    <w:rsid w:val="009676F1"/>
    <w:rsid w:val="0097031D"/>
    <w:rsid w:val="00970C42"/>
    <w:rsid w:val="00970E08"/>
    <w:rsid w:val="00971C00"/>
    <w:rsid w:val="00971FC7"/>
    <w:rsid w:val="00973708"/>
    <w:rsid w:val="009763EF"/>
    <w:rsid w:val="009764FF"/>
    <w:rsid w:val="00977665"/>
    <w:rsid w:val="0097766A"/>
    <w:rsid w:val="00980FAF"/>
    <w:rsid w:val="0098136C"/>
    <w:rsid w:val="00981388"/>
    <w:rsid w:val="00981861"/>
    <w:rsid w:val="00981B78"/>
    <w:rsid w:val="009824B7"/>
    <w:rsid w:val="00983531"/>
    <w:rsid w:val="00983CC9"/>
    <w:rsid w:val="00983F81"/>
    <w:rsid w:val="009842EC"/>
    <w:rsid w:val="00984E49"/>
    <w:rsid w:val="00985084"/>
    <w:rsid w:val="00985B58"/>
    <w:rsid w:val="0098635B"/>
    <w:rsid w:val="009866AE"/>
    <w:rsid w:val="00987725"/>
    <w:rsid w:val="0099020E"/>
    <w:rsid w:val="00991FDD"/>
    <w:rsid w:val="0099204E"/>
    <w:rsid w:val="00992349"/>
    <w:rsid w:val="00992488"/>
    <w:rsid w:val="00992B9A"/>
    <w:rsid w:val="00992DBE"/>
    <w:rsid w:val="009937C1"/>
    <w:rsid w:val="0099641A"/>
    <w:rsid w:val="009967A1"/>
    <w:rsid w:val="00997D96"/>
    <w:rsid w:val="00997FFB"/>
    <w:rsid w:val="009A1145"/>
    <w:rsid w:val="009A18BD"/>
    <w:rsid w:val="009A223C"/>
    <w:rsid w:val="009A2F8A"/>
    <w:rsid w:val="009A35A8"/>
    <w:rsid w:val="009A37D2"/>
    <w:rsid w:val="009A3BE6"/>
    <w:rsid w:val="009A5853"/>
    <w:rsid w:val="009A6F70"/>
    <w:rsid w:val="009B078E"/>
    <w:rsid w:val="009B087C"/>
    <w:rsid w:val="009B0F2A"/>
    <w:rsid w:val="009B1250"/>
    <w:rsid w:val="009B21C7"/>
    <w:rsid w:val="009B309A"/>
    <w:rsid w:val="009B32A4"/>
    <w:rsid w:val="009B4AA0"/>
    <w:rsid w:val="009B5296"/>
    <w:rsid w:val="009B5C99"/>
    <w:rsid w:val="009B6983"/>
    <w:rsid w:val="009B75AA"/>
    <w:rsid w:val="009C077C"/>
    <w:rsid w:val="009C0E04"/>
    <w:rsid w:val="009C2199"/>
    <w:rsid w:val="009C2E55"/>
    <w:rsid w:val="009C5493"/>
    <w:rsid w:val="009C6024"/>
    <w:rsid w:val="009C6280"/>
    <w:rsid w:val="009C7A8C"/>
    <w:rsid w:val="009C7D98"/>
    <w:rsid w:val="009D089C"/>
    <w:rsid w:val="009D095A"/>
    <w:rsid w:val="009D1A93"/>
    <w:rsid w:val="009D1C26"/>
    <w:rsid w:val="009D2624"/>
    <w:rsid w:val="009D34C2"/>
    <w:rsid w:val="009D3F86"/>
    <w:rsid w:val="009D4300"/>
    <w:rsid w:val="009D4475"/>
    <w:rsid w:val="009D5028"/>
    <w:rsid w:val="009D57C2"/>
    <w:rsid w:val="009D5C56"/>
    <w:rsid w:val="009D68BF"/>
    <w:rsid w:val="009D6FFD"/>
    <w:rsid w:val="009D731B"/>
    <w:rsid w:val="009D7E1F"/>
    <w:rsid w:val="009E11FA"/>
    <w:rsid w:val="009E2177"/>
    <w:rsid w:val="009E26F3"/>
    <w:rsid w:val="009E3EE8"/>
    <w:rsid w:val="009E4159"/>
    <w:rsid w:val="009E4528"/>
    <w:rsid w:val="009E50C4"/>
    <w:rsid w:val="009E52F5"/>
    <w:rsid w:val="009E6DEA"/>
    <w:rsid w:val="009E75CD"/>
    <w:rsid w:val="009E7793"/>
    <w:rsid w:val="009E7AD7"/>
    <w:rsid w:val="009F057C"/>
    <w:rsid w:val="009F0807"/>
    <w:rsid w:val="009F0964"/>
    <w:rsid w:val="009F0973"/>
    <w:rsid w:val="009F0CB6"/>
    <w:rsid w:val="009F16E1"/>
    <w:rsid w:val="009F246D"/>
    <w:rsid w:val="009F35C9"/>
    <w:rsid w:val="009F4BC7"/>
    <w:rsid w:val="009F641F"/>
    <w:rsid w:val="009F6648"/>
    <w:rsid w:val="009F6C68"/>
    <w:rsid w:val="009F7ABD"/>
    <w:rsid w:val="009F7F09"/>
    <w:rsid w:val="00A016C8"/>
    <w:rsid w:val="00A0191C"/>
    <w:rsid w:val="00A04205"/>
    <w:rsid w:val="00A057FC"/>
    <w:rsid w:val="00A05FAC"/>
    <w:rsid w:val="00A06530"/>
    <w:rsid w:val="00A065B9"/>
    <w:rsid w:val="00A06B0F"/>
    <w:rsid w:val="00A06DFA"/>
    <w:rsid w:val="00A07962"/>
    <w:rsid w:val="00A11AA0"/>
    <w:rsid w:val="00A11DD0"/>
    <w:rsid w:val="00A1419C"/>
    <w:rsid w:val="00A14360"/>
    <w:rsid w:val="00A14588"/>
    <w:rsid w:val="00A14608"/>
    <w:rsid w:val="00A15A16"/>
    <w:rsid w:val="00A169C1"/>
    <w:rsid w:val="00A179A1"/>
    <w:rsid w:val="00A2238F"/>
    <w:rsid w:val="00A22749"/>
    <w:rsid w:val="00A22C4D"/>
    <w:rsid w:val="00A2321C"/>
    <w:rsid w:val="00A233BE"/>
    <w:rsid w:val="00A23C2B"/>
    <w:rsid w:val="00A23F87"/>
    <w:rsid w:val="00A24EA3"/>
    <w:rsid w:val="00A26FED"/>
    <w:rsid w:val="00A27214"/>
    <w:rsid w:val="00A273C8"/>
    <w:rsid w:val="00A27A87"/>
    <w:rsid w:val="00A30AE5"/>
    <w:rsid w:val="00A31872"/>
    <w:rsid w:val="00A3225A"/>
    <w:rsid w:val="00A32957"/>
    <w:rsid w:val="00A35390"/>
    <w:rsid w:val="00A35F8F"/>
    <w:rsid w:val="00A3640F"/>
    <w:rsid w:val="00A373C6"/>
    <w:rsid w:val="00A37A27"/>
    <w:rsid w:val="00A400C5"/>
    <w:rsid w:val="00A403B0"/>
    <w:rsid w:val="00A4043E"/>
    <w:rsid w:val="00A40646"/>
    <w:rsid w:val="00A4155D"/>
    <w:rsid w:val="00A41BD5"/>
    <w:rsid w:val="00A42686"/>
    <w:rsid w:val="00A4379D"/>
    <w:rsid w:val="00A43FF1"/>
    <w:rsid w:val="00A442A4"/>
    <w:rsid w:val="00A46CEC"/>
    <w:rsid w:val="00A472C6"/>
    <w:rsid w:val="00A47319"/>
    <w:rsid w:val="00A4738F"/>
    <w:rsid w:val="00A47969"/>
    <w:rsid w:val="00A5024A"/>
    <w:rsid w:val="00A51A6F"/>
    <w:rsid w:val="00A52322"/>
    <w:rsid w:val="00A529D4"/>
    <w:rsid w:val="00A529EE"/>
    <w:rsid w:val="00A531D9"/>
    <w:rsid w:val="00A544FE"/>
    <w:rsid w:val="00A5481F"/>
    <w:rsid w:val="00A54D52"/>
    <w:rsid w:val="00A55E21"/>
    <w:rsid w:val="00A56951"/>
    <w:rsid w:val="00A56AC0"/>
    <w:rsid w:val="00A56DF9"/>
    <w:rsid w:val="00A57029"/>
    <w:rsid w:val="00A57455"/>
    <w:rsid w:val="00A57FC9"/>
    <w:rsid w:val="00A61CE8"/>
    <w:rsid w:val="00A621A4"/>
    <w:rsid w:val="00A6231B"/>
    <w:rsid w:val="00A62E24"/>
    <w:rsid w:val="00A6536D"/>
    <w:rsid w:val="00A6605A"/>
    <w:rsid w:val="00A66A6D"/>
    <w:rsid w:val="00A67906"/>
    <w:rsid w:val="00A67BF2"/>
    <w:rsid w:val="00A7083B"/>
    <w:rsid w:val="00A709D9"/>
    <w:rsid w:val="00A722BA"/>
    <w:rsid w:val="00A73952"/>
    <w:rsid w:val="00A74199"/>
    <w:rsid w:val="00A76137"/>
    <w:rsid w:val="00A76146"/>
    <w:rsid w:val="00A761D6"/>
    <w:rsid w:val="00A76FC9"/>
    <w:rsid w:val="00A776B9"/>
    <w:rsid w:val="00A77B37"/>
    <w:rsid w:val="00A80204"/>
    <w:rsid w:val="00A8032F"/>
    <w:rsid w:val="00A80DA9"/>
    <w:rsid w:val="00A81426"/>
    <w:rsid w:val="00A81EE8"/>
    <w:rsid w:val="00A821C8"/>
    <w:rsid w:val="00A82821"/>
    <w:rsid w:val="00A831DD"/>
    <w:rsid w:val="00A84562"/>
    <w:rsid w:val="00A84887"/>
    <w:rsid w:val="00A85DA5"/>
    <w:rsid w:val="00A85E4D"/>
    <w:rsid w:val="00A864EF"/>
    <w:rsid w:val="00A8650B"/>
    <w:rsid w:val="00A86BAD"/>
    <w:rsid w:val="00A91ED3"/>
    <w:rsid w:val="00A92479"/>
    <w:rsid w:val="00A925B1"/>
    <w:rsid w:val="00A92A11"/>
    <w:rsid w:val="00A92A9B"/>
    <w:rsid w:val="00A93EA6"/>
    <w:rsid w:val="00A97B97"/>
    <w:rsid w:val="00AA0894"/>
    <w:rsid w:val="00AA115C"/>
    <w:rsid w:val="00AA14A4"/>
    <w:rsid w:val="00AA19DA"/>
    <w:rsid w:val="00AA1B84"/>
    <w:rsid w:val="00AA3230"/>
    <w:rsid w:val="00AA32AF"/>
    <w:rsid w:val="00AA3B6A"/>
    <w:rsid w:val="00AA4B0D"/>
    <w:rsid w:val="00AA50F0"/>
    <w:rsid w:val="00AA55B7"/>
    <w:rsid w:val="00AB074E"/>
    <w:rsid w:val="00AB212C"/>
    <w:rsid w:val="00AB2526"/>
    <w:rsid w:val="00AB276E"/>
    <w:rsid w:val="00AB27AB"/>
    <w:rsid w:val="00AB3002"/>
    <w:rsid w:val="00AB3C2F"/>
    <w:rsid w:val="00AB455A"/>
    <w:rsid w:val="00AB528D"/>
    <w:rsid w:val="00AB52C4"/>
    <w:rsid w:val="00AB6022"/>
    <w:rsid w:val="00AB646D"/>
    <w:rsid w:val="00AB6E14"/>
    <w:rsid w:val="00AB70C9"/>
    <w:rsid w:val="00AB758F"/>
    <w:rsid w:val="00AB7A87"/>
    <w:rsid w:val="00AC0905"/>
    <w:rsid w:val="00AC1315"/>
    <w:rsid w:val="00AC1FB8"/>
    <w:rsid w:val="00AC2089"/>
    <w:rsid w:val="00AC22D9"/>
    <w:rsid w:val="00AC243A"/>
    <w:rsid w:val="00AC29BE"/>
    <w:rsid w:val="00AC2EA1"/>
    <w:rsid w:val="00AC2F6A"/>
    <w:rsid w:val="00AC34AD"/>
    <w:rsid w:val="00AC3940"/>
    <w:rsid w:val="00AC4376"/>
    <w:rsid w:val="00AC52B9"/>
    <w:rsid w:val="00AC5580"/>
    <w:rsid w:val="00AC55BF"/>
    <w:rsid w:val="00AC5903"/>
    <w:rsid w:val="00AC6226"/>
    <w:rsid w:val="00AC7D8A"/>
    <w:rsid w:val="00AD0B85"/>
    <w:rsid w:val="00AD18B4"/>
    <w:rsid w:val="00AD1D56"/>
    <w:rsid w:val="00AD3BB4"/>
    <w:rsid w:val="00AD4940"/>
    <w:rsid w:val="00AD54B4"/>
    <w:rsid w:val="00AD637B"/>
    <w:rsid w:val="00AD6B25"/>
    <w:rsid w:val="00AD6BE1"/>
    <w:rsid w:val="00AD7039"/>
    <w:rsid w:val="00AE00AC"/>
    <w:rsid w:val="00AE1BA1"/>
    <w:rsid w:val="00AE1C33"/>
    <w:rsid w:val="00AE230B"/>
    <w:rsid w:val="00AE262F"/>
    <w:rsid w:val="00AE38F6"/>
    <w:rsid w:val="00AE44C4"/>
    <w:rsid w:val="00AE4F72"/>
    <w:rsid w:val="00AE503F"/>
    <w:rsid w:val="00AE5171"/>
    <w:rsid w:val="00AE5CAF"/>
    <w:rsid w:val="00AE603D"/>
    <w:rsid w:val="00AE718A"/>
    <w:rsid w:val="00AE7F53"/>
    <w:rsid w:val="00AF0A20"/>
    <w:rsid w:val="00AF29B6"/>
    <w:rsid w:val="00AF3E39"/>
    <w:rsid w:val="00AF4559"/>
    <w:rsid w:val="00AF4EA4"/>
    <w:rsid w:val="00AF6FF5"/>
    <w:rsid w:val="00AF7677"/>
    <w:rsid w:val="00AF7A42"/>
    <w:rsid w:val="00B0129E"/>
    <w:rsid w:val="00B01882"/>
    <w:rsid w:val="00B01AC0"/>
    <w:rsid w:val="00B01BA9"/>
    <w:rsid w:val="00B01C1D"/>
    <w:rsid w:val="00B01E3B"/>
    <w:rsid w:val="00B0549E"/>
    <w:rsid w:val="00B067F4"/>
    <w:rsid w:val="00B06ABD"/>
    <w:rsid w:val="00B06C68"/>
    <w:rsid w:val="00B105DD"/>
    <w:rsid w:val="00B1061E"/>
    <w:rsid w:val="00B12BE8"/>
    <w:rsid w:val="00B1318F"/>
    <w:rsid w:val="00B1425F"/>
    <w:rsid w:val="00B2050A"/>
    <w:rsid w:val="00B22512"/>
    <w:rsid w:val="00B236A1"/>
    <w:rsid w:val="00B27308"/>
    <w:rsid w:val="00B27631"/>
    <w:rsid w:val="00B27D06"/>
    <w:rsid w:val="00B3043A"/>
    <w:rsid w:val="00B30B28"/>
    <w:rsid w:val="00B3179C"/>
    <w:rsid w:val="00B3186A"/>
    <w:rsid w:val="00B31936"/>
    <w:rsid w:val="00B321A7"/>
    <w:rsid w:val="00B32A4C"/>
    <w:rsid w:val="00B3332D"/>
    <w:rsid w:val="00B33822"/>
    <w:rsid w:val="00B3385D"/>
    <w:rsid w:val="00B338FD"/>
    <w:rsid w:val="00B34C05"/>
    <w:rsid w:val="00B35113"/>
    <w:rsid w:val="00B3528B"/>
    <w:rsid w:val="00B362A7"/>
    <w:rsid w:val="00B36642"/>
    <w:rsid w:val="00B3703D"/>
    <w:rsid w:val="00B37C45"/>
    <w:rsid w:val="00B41157"/>
    <w:rsid w:val="00B41281"/>
    <w:rsid w:val="00B417A7"/>
    <w:rsid w:val="00B42110"/>
    <w:rsid w:val="00B4225B"/>
    <w:rsid w:val="00B43D0F"/>
    <w:rsid w:val="00B446EF"/>
    <w:rsid w:val="00B44913"/>
    <w:rsid w:val="00B45632"/>
    <w:rsid w:val="00B4588B"/>
    <w:rsid w:val="00B46902"/>
    <w:rsid w:val="00B54DC0"/>
    <w:rsid w:val="00B56371"/>
    <w:rsid w:val="00B6132C"/>
    <w:rsid w:val="00B625B4"/>
    <w:rsid w:val="00B6278A"/>
    <w:rsid w:val="00B6327A"/>
    <w:rsid w:val="00B64E5B"/>
    <w:rsid w:val="00B67031"/>
    <w:rsid w:val="00B67FEF"/>
    <w:rsid w:val="00B7055E"/>
    <w:rsid w:val="00B710E3"/>
    <w:rsid w:val="00B71FE4"/>
    <w:rsid w:val="00B74E8D"/>
    <w:rsid w:val="00B7519C"/>
    <w:rsid w:val="00B75BEB"/>
    <w:rsid w:val="00B75F47"/>
    <w:rsid w:val="00B77CEC"/>
    <w:rsid w:val="00B80990"/>
    <w:rsid w:val="00B80DF7"/>
    <w:rsid w:val="00B82D82"/>
    <w:rsid w:val="00B83095"/>
    <w:rsid w:val="00B83D51"/>
    <w:rsid w:val="00B85B21"/>
    <w:rsid w:val="00B85B94"/>
    <w:rsid w:val="00B87B02"/>
    <w:rsid w:val="00B87BE6"/>
    <w:rsid w:val="00B905CF"/>
    <w:rsid w:val="00B9087B"/>
    <w:rsid w:val="00B90AA3"/>
    <w:rsid w:val="00B92056"/>
    <w:rsid w:val="00B9332B"/>
    <w:rsid w:val="00B93B14"/>
    <w:rsid w:val="00B95A3D"/>
    <w:rsid w:val="00B9711E"/>
    <w:rsid w:val="00BA1825"/>
    <w:rsid w:val="00BA1896"/>
    <w:rsid w:val="00BA18FB"/>
    <w:rsid w:val="00BA45C7"/>
    <w:rsid w:val="00BA4A4C"/>
    <w:rsid w:val="00BA521B"/>
    <w:rsid w:val="00BA56FF"/>
    <w:rsid w:val="00BA574E"/>
    <w:rsid w:val="00BA6EB0"/>
    <w:rsid w:val="00BA7F64"/>
    <w:rsid w:val="00BB1C47"/>
    <w:rsid w:val="00BB26BB"/>
    <w:rsid w:val="00BB3298"/>
    <w:rsid w:val="00BB4774"/>
    <w:rsid w:val="00BB5FD7"/>
    <w:rsid w:val="00BB639A"/>
    <w:rsid w:val="00BC01A2"/>
    <w:rsid w:val="00BC2DA8"/>
    <w:rsid w:val="00BC3B1D"/>
    <w:rsid w:val="00BC3EFF"/>
    <w:rsid w:val="00BC455E"/>
    <w:rsid w:val="00BC526E"/>
    <w:rsid w:val="00BC6201"/>
    <w:rsid w:val="00BC6CA4"/>
    <w:rsid w:val="00BC7868"/>
    <w:rsid w:val="00BD0ADC"/>
    <w:rsid w:val="00BD1719"/>
    <w:rsid w:val="00BD2AB2"/>
    <w:rsid w:val="00BD333A"/>
    <w:rsid w:val="00BD369B"/>
    <w:rsid w:val="00BD37EF"/>
    <w:rsid w:val="00BD4B47"/>
    <w:rsid w:val="00BD5F0A"/>
    <w:rsid w:val="00BD7326"/>
    <w:rsid w:val="00BE1012"/>
    <w:rsid w:val="00BE103C"/>
    <w:rsid w:val="00BE2BC6"/>
    <w:rsid w:val="00BE3C0D"/>
    <w:rsid w:val="00BE3CBE"/>
    <w:rsid w:val="00BE67F4"/>
    <w:rsid w:val="00BE707E"/>
    <w:rsid w:val="00BE7B47"/>
    <w:rsid w:val="00BF0E61"/>
    <w:rsid w:val="00BF152F"/>
    <w:rsid w:val="00BF18AC"/>
    <w:rsid w:val="00BF3558"/>
    <w:rsid w:val="00BF3940"/>
    <w:rsid w:val="00BF39E9"/>
    <w:rsid w:val="00BF3D4A"/>
    <w:rsid w:val="00BF440D"/>
    <w:rsid w:val="00BF5090"/>
    <w:rsid w:val="00BF5A42"/>
    <w:rsid w:val="00BF5AD2"/>
    <w:rsid w:val="00BF5D4F"/>
    <w:rsid w:val="00BF6F32"/>
    <w:rsid w:val="00C00504"/>
    <w:rsid w:val="00C01C26"/>
    <w:rsid w:val="00C02734"/>
    <w:rsid w:val="00C02FF7"/>
    <w:rsid w:val="00C060B7"/>
    <w:rsid w:val="00C0660E"/>
    <w:rsid w:val="00C07674"/>
    <w:rsid w:val="00C076B4"/>
    <w:rsid w:val="00C07F82"/>
    <w:rsid w:val="00C101F8"/>
    <w:rsid w:val="00C10447"/>
    <w:rsid w:val="00C12673"/>
    <w:rsid w:val="00C14460"/>
    <w:rsid w:val="00C15251"/>
    <w:rsid w:val="00C16701"/>
    <w:rsid w:val="00C201CA"/>
    <w:rsid w:val="00C20779"/>
    <w:rsid w:val="00C208C1"/>
    <w:rsid w:val="00C21944"/>
    <w:rsid w:val="00C23C8F"/>
    <w:rsid w:val="00C23F4F"/>
    <w:rsid w:val="00C2419F"/>
    <w:rsid w:val="00C2516B"/>
    <w:rsid w:val="00C266B7"/>
    <w:rsid w:val="00C26E85"/>
    <w:rsid w:val="00C27C4D"/>
    <w:rsid w:val="00C30811"/>
    <w:rsid w:val="00C31CAA"/>
    <w:rsid w:val="00C32A22"/>
    <w:rsid w:val="00C33802"/>
    <w:rsid w:val="00C346C5"/>
    <w:rsid w:val="00C34706"/>
    <w:rsid w:val="00C357A4"/>
    <w:rsid w:val="00C35C16"/>
    <w:rsid w:val="00C4146F"/>
    <w:rsid w:val="00C43C52"/>
    <w:rsid w:val="00C4407B"/>
    <w:rsid w:val="00C443D5"/>
    <w:rsid w:val="00C4463E"/>
    <w:rsid w:val="00C448BB"/>
    <w:rsid w:val="00C45E8D"/>
    <w:rsid w:val="00C46C81"/>
    <w:rsid w:val="00C476FA"/>
    <w:rsid w:val="00C478BA"/>
    <w:rsid w:val="00C50CA6"/>
    <w:rsid w:val="00C51B1A"/>
    <w:rsid w:val="00C51EBA"/>
    <w:rsid w:val="00C542FA"/>
    <w:rsid w:val="00C554BA"/>
    <w:rsid w:val="00C55B3D"/>
    <w:rsid w:val="00C56A10"/>
    <w:rsid w:val="00C57CC5"/>
    <w:rsid w:val="00C57FD0"/>
    <w:rsid w:val="00C6129D"/>
    <w:rsid w:val="00C612AD"/>
    <w:rsid w:val="00C612F2"/>
    <w:rsid w:val="00C62BAA"/>
    <w:rsid w:val="00C62C6A"/>
    <w:rsid w:val="00C62CBE"/>
    <w:rsid w:val="00C63D98"/>
    <w:rsid w:val="00C64D98"/>
    <w:rsid w:val="00C67541"/>
    <w:rsid w:val="00C67D22"/>
    <w:rsid w:val="00C710C4"/>
    <w:rsid w:val="00C721AC"/>
    <w:rsid w:val="00C72999"/>
    <w:rsid w:val="00C72BA4"/>
    <w:rsid w:val="00C73828"/>
    <w:rsid w:val="00C73A47"/>
    <w:rsid w:val="00C73DDC"/>
    <w:rsid w:val="00C752A9"/>
    <w:rsid w:val="00C75FA3"/>
    <w:rsid w:val="00C7747F"/>
    <w:rsid w:val="00C77603"/>
    <w:rsid w:val="00C823A9"/>
    <w:rsid w:val="00C833DB"/>
    <w:rsid w:val="00C83B8F"/>
    <w:rsid w:val="00C84797"/>
    <w:rsid w:val="00C84C90"/>
    <w:rsid w:val="00C871AA"/>
    <w:rsid w:val="00C873D5"/>
    <w:rsid w:val="00C90B97"/>
    <w:rsid w:val="00C918B4"/>
    <w:rsid w:val="00C921C9"/>
    <w:rsid w:val="00C94028"/>
    <w:rsid w:val="00C94A5E"/>
    <w:rsid w:val="00C94AB3"/>
    <w:rsid w:val="00C95223"/>
    <w:rsid w:val="00C95D84"/>
    <w:rsid w:val="00C96CA9"/>
    <w:rsid w:val="00C9782D"/>
    <w:rsid w:val="00CA27A3"/>
    <w:rsid w:val="00CA27C4"/>
    <w:rsid w:val="00CA2D17"/>
    <w:rsid w:val="00CA352F"/>
    <w:rsid w:val="00CA3A85"/>
    <w:rsid w:val="00CA3F11"/>
    <w:rsid w:val="00CA4887"/>
    <w:rsid w:val="00CA5ABE"/>
    <w:rsid w:val="00CA5B98"/>
    <w:rsid w:val="00CA5DAE"/>
    <w:rsid w:val="00CA6A8D"/>
    <w:rsid w:val="00CB0E6A"/>
    <w:rsid w:val="00CB105C"/>
    <w:rsid w:val="00CB13E6"/>
    <w:rsid w:val="00CB20AC"/>
    <w:rsid w:val="00CB26D5"/>
    <w:rsid w:val="00CB406E"/>
    <w:rsid w:val="00CB4195"/>
    <w:rsid w:val="00CB45A5"/>
    <w:rsid w:val="00CB47D4"/>
    <w:rsid w:val="00CB6C62"/>
    <w:rsid w:val="00CC0C0A"/>
    <w:rsid w:val="00CC0D5D"/>
    <w:rsid w:val="00CC1825"/>
    <w:rsid w:val="00CC18D9"/>
    <w:rsid w:val="00CC1944"/>
    <w:rsid w:val="00CC1C33"/>
    <w:rsid w:val="00CC5B3B"/>
    <w:rsid w:val="00CC5D18"/>
    <w:rsid w:val="00CC60B9"/>
    <w:rsid w:val="00CC69C4"/>
    <w:rsid w:val="00CC7620"/>
    <w:rsid w:val="00CD06C4"/>
    <w:rsid w:val="00CD0B46"/>
    <w:rsid w:val="00CD16AC"/>
    <w:rsid w:val="00CD246A"/>
    <w:rsid w:val="00CD3FCD"/>
    <w:rsid w:val="00CD4DE3"/>
    <w:rsid w:val="00CD5362"/>
    <w:rsid w:val="00CD68A5"/>
    <w:rsid w:val="00CD69EB"/>
    <w:rsid w:val="00CD6A41"/>
    <w:rsid w:val="00CD6E2D"/>
    <w:rsid w:val="00CD7AD6"/>
    <w:rsid w:val="00CD7E72"/>
    <w:rsid w:val="00CE00AA"/>
    <w:rsid w:val="00CE0DCF"/>
    <w:rsid w:val="00CE150B"/>
    <w:rsid w:val="00CE18A8"/>
    <w:rsid w:val="00CE1FA8"/>
    <w:rsid w:val="00CE3CB3"/>
    <w:rsid w:val="00CE4AD5"/>
    <w:rsid w:val="00CE6515"/>
    <w:rsid w:val="00CE70B4"/>
    <w:rsid w:val="00CF0ACB"/>
    <w:rsid w:val="00CF193A"/>
    <w:rsid w:val="00CF1CA6"/>
    <w:rsid w:val="00CF2BB6"/>
    <w:rsid w:val="00CF4600"/>
    <w:rsid w:val="00CF4862"/>
    <w:rsid w:val="00CF5535"/>
    <w:rsid w:val="00CF5D16"/>
    <w:rsid w:val="00CF75C9"/>
    <w:rsid w:val="00CF7670"/>
    <w:rsid w:val="00D00BBE"/>
    <w:rsid w:val="00D022F7"/>
    <w:rsid w:val="00D03287"/>
    <w:rsid w:val="00D036B2"/>
    <w:rsid w:val="00D0436F"/>
    <w:rsid w:val="00D04FB0"/>
    <w:rsid w:val="00D050C1"/>
    <w:rsid w:val="00D050C4"/>
    <w:rsid w:val="00D06091"/>
    <w:rsid w:val="00D06D5D"/>
    <w:rsid w:val="00D06FFE"/>
    <w:rsid w:val="00D10E45"/>
    <w:rsid w:val="00D10F23"/>
    <w:rsid w:val="00D10F63"/>
    <w:rsid w:val="00D11012"/>
    <w:rsid w:val="00D1110F"/>
    <w:rsid w:val="00D11684"/>
    <w:rsid w:val="00D11E8B"/>
    <w:rsid w:val="00D12293"/>
    <w:rsid w:val="00D129FB"/>
    <w:rsid w:val="00D12A35"/>
    <w:rsid w:val="00D13D20"/>
    <w:rsid w:val="00D14A13"/>
    <w:rsid w:val="00D15287"/>
    <w:rsid w:val="00D1545C"/>
    <w:rsid w:val="00D15ADB"/>
    <w:rsid w:val="00D1765B"/>
    <w:rsid w:val="00D17755"/>
    <w:rsid w:val="00D204D1"/>
    <w:rsid w:val="00D20A43"/>
    <w:rsid w:val="00D212D4"/>
    <w:rsid w:val="00D21FD5"/>
    <w:rsid w:val="00D22364"/>
    <w:rsid w:val="00D23BBB"/>
    <w:rsid w:val="00D247BC"/>
    <w:rsid w:val="00D248F6"/>
    <w:rsid w:val="00D24A26"/>
    <w:rsid w:val="00D2550C"/>
    <w:rsid w:val="00D26F21"/>
    <w:rsid w:val="00D27618"/>
    <w:rsid w:val="00D27816"/>
    <w:rsid w:val="00D3139F"/>
    <w:rsid w:val="00D32B6B"/>
    <w:rsid w:val="00D332D2"/>
    <w:rsid w:val="00D336D3"/>
    <w:rsid w:val="00D34CEA"/>
    <w:rsid w:val="00D34E06"/>
    <w:rsid w:val="00D34E21"/>
    <w:rsid w:val="00D3566B"/>
    <w:rsid w:val="00D361E1"/>
    <w:rsid w:val="00D40365"/>
    <w:rsid w:val="00D424B3"/>
    <w:rsid w:val="00D4315D"/>
    <w:rsid w:val="00D43180"/>
    <w:rsid w:val="00D446B0"/>
    <w:rsid w:val="00D45CCC"/>
    <w:rsid w:val="00D474A7"/>
    <w:rsid w:val="00D474BD"/>
    <w:rsid w:val="00D5205C"/>
    <w:rsid w:val="00D52071"/>
    <w:rsid w:val="00D527EB"/>
    <w:rsid w:val="00D52FFA"/>
    <w:rsid w:val="00D534BF"/>
    <w:rsid w:val="00D53C85"/>
    <w:rsid w:val="00D54077"/>
    <w:rsid w:val="00D551EE"/>
    <w:rsid w:val="00D5555E"/>
    <w:rsid w:val="00D55BEC"/>
    <w:rsid w:val="00D56DFA"/>
    <w:rsid w:val="00D57688"/>
    <w:rsid w:val="00D606AB"/>
    <w:rsid w:val="00D616E2"/>
    <w:rsid w:val="00D620B3"/>
    <w:rsid w:val="00D62B9C"/>
    <w:rsid w:val="00D63EF7"/>
    <w:rsid w:val="00D648E7"/>
    <w:rsid w:val="00D6658B"/>
    <w:rsid w:val="00D710CC"/>
    <w:rsid w:val="00D71292"/>
    <w:rsid w:val="00D7343C"/>
    <w:rsid w:val="00D738A8"/>
    <w:rsid w:val="00D74107"/>
    <w:rsid w:val="00D745B3"/>
    <w:rsid w:val="00D74D3D"/>
    <w:rsid w:val="00D75A13"/>
    <w:rsid w:val="00D768E2"/>
    <w:rsid w:val="00D800B2"/>
    <w:rsid w:val="00D80268"/>
    <w:rsid w:val="00D8179E"/>
    <w:rsid w:val="00D81E8D"/>
    <w:rsid w:val="00D81FC6"/>
    <w:rsid w:val="00D821C1"/>
    <w:rsid w:val="00D839EA"/>
    <w:rsid w:val="00D83AC2"/>
    <w:rsid w:val="00D83B55"/>
    <w:rsid w:val="00D83FE9"/>
    <w:rsid w:val="00D84650"/>
    <w:rsid w:val="00D84B0F"/>
    <w:rsid w:val="00D851F3"/>
    <w:rsid w:val="00D859BF"/>
    <w:rsid w:val="00D8748D"/>
    <w:rsid w:val="00D91B9C"/>
    <w:rsid w:val="00D926B0"/>
    <w:rsid w:val="00D92ACC"/>
    <w:rsid w:val="00D93378"/>
    <w:rsid w:val="00D93A3D"/>
    <w:rsid w:val="00D94116"/>
    <w:rsid w:val="00D942C9"/>
    <w:rsid w:val="00D94395"/>
    <w:rsid w:val="00D95398"/>
    <w:rsid w:val="00D95481"/>
    <w:rsid w:val="00D960BD"/>
    <w:rsid w:val="00D966DD"/>
    <w:rsid w:val="00D974F0"/>
    <w:rsid w:val="00D97D18"/>
    <w:rsid w:val="00DA14B3"/>
    <w:rsid w:val="00DA170A"/>
    <w:rsid w:val="00DA2055"/>
    <w:rsid w:val="00DA2695"/>
    <w:rsid w:val="00DA3CD2"/>
    <w:rsid w:val="00DA5C6A"/>
    <w:rsid w:val="00DA6C00"/>
    <w:rsid w:val="00DA7775"/>
    <w:rsid w:val="00DB138B"/>
    <w:rsid w:val="00DB2C9E"/>
    <w:rsid w:val="00DB2E1D"/>
    <w:rsid w:val="00DB497E"/>
    <w:rsid w:val="00DB59F7"/>
    <w:rsid w:val="00DB5C93"/>
    <w:rsid w:val="00DB603B"/>
    <w:rsid w:val="00DB68D4"/>
    <w:rsid w:val="00DB6B5F"/>
    <w:rsid w:val="00DB7A92"/>
    <w:rsid w:val="00DC0BD4"/>
    <w:rsid w:val="00DC28F0"/>
    <w:rsid w:val="00DC2FE7"/>
    <w:rsid w:val="00DC52BC"/>
    <w:rsid w:val="00DC6BBC"/>
    <w:rsid w:val="00DC73FC"/>
    <w:rsid w:val="00DC77EA"/>
    <w:rsid w:val="00DC7B66"/>
    <w:rsid w:val="00DD0D06"/>
    <w:rsid w:val="00DD1DD6"/>
    <w:rsid w:val="00DD3566"/>
    <w:rsid w:val="00DD38E9"/>
    <w:rsid w:val="00DD3DB3"/>
    <w:rsid w:val="00DD4A94"/>
    <w:rsid w:val="00DD4CDC"/>
    <w:rsid w:val="00DD5E95"/>
    <w:rsid w:val="00DD68B3"/>
    <w:rsid w:val="00DD69C6"/>
    <w:rsid w:val="00DD77D6"/>
    <w:rsid w:val="00DD7DA8"/>
    <w:rsid w:val="00DE171C"/>
    <w:rsid w:val="00DE205D"/>
    <w:rsid w:val="00DE252C"/>
    <w:rsid w:val="00DE338B"/>
    <w:rsid w:val="00DE4108"/>
    <w:rsid w:val="00DE4347"/>
    <w:rsid w:val="00DE619D"/>
    <w:rsid w:val="00DE6212"/>
    <w:rsid w:val="00DF0224"/>
    <w:rsid w:val="00DF1631"/>
    <w:rsid w:val="00DF1717"/>
    <w:rsid w:val="00DF193A"/>
    <w:rsid w:val="00DF21BA"/>
    <w:rsid w:val="00DF25E2"/>
    <w:rsid w:val="00DF444D"/>
    <w:rsid w:val="00DF46B3"/>
    <w:rsid w:val="00DF4C48"/>
    <w:rsid w:val="00DF5830"/>
    <w:rsid w:val="00DF6191"/>
    <w:rsid w:val="00DF6834"/>
    <w:rsid w:val="00DF6B8A"/>
    <w:rsid w:val="00DF6C8D"/>
    <w:rsid w:val="00DF7ABF"/>
    <w:rsid w:val="00DF7D94"/>
    <w:rsid w:val="00E00B35"/>
    <w:rsid w:val="00E03D9C"/>
    <w:rsid w:val="00E05DC9"/>
    <w:rsid w:val="00E06F68"/>
    <w:rsid w:val="00E06FC2"/>
    <w:rsid w:val="00E10045"/>
    <w:rsid w:val="00E1138D"/>
    <w:rsid w:val="00E11A51"/>
    <w:rsid w:val="00E11B27"/>
    <w:rsid w:val="00E11BDF"/>
    <w:rsid w:val="00E1324B"/>
    <w:rsid w:val="00E132B1"/>
    <w:rsid w:val="00E14079"/>
    <w:rsid w:val="00E14424"/>
    <w:rsid w:val="00E156C2"/>
    <w:rsid w:val="00E15AFF"/>
    <w:rsid w:val="00E15E31"/>
    <w:rsid w:val="00E1623A"/>
    <w:rsid w:val="00E164D1"/>
    <w:rsid w:val="00E16791"/>
    <w:rsid w:val="00E16FDF"/>
    <w:rsid w:val="00E231E5"/>
    <w:rsid w:val="00E23744"/>
    <w:rsid w:val="00E25300"/>
    <w:rsid w:val="00E258FD"/>
    <w:rsid w:val="00E25A9A"/>
    <w:rsid w:val="00E30B4D"/>
    <w:rsid w:val="00E31336"/>
    <w:rsid w:val="00E3139F"/>
    <w:rsid w:val="00E326A3"/>
    <w:rsid w:val="00E32DDA"/>
    <w:rsid w:val="00E3396A"/>
    <w:rsid w:val="00E347B8"/>
    <w:rsid w:val="00E349A8"/>
    <w:rsid w:val="00E356BB"/>
    <w:rsid w:val="00E35F3F"/>
    <w:rsid w:val="00E36522"/>
    <w:rsid w:val="00E375D1"/>
    <w:rsid w:val="00E412C7"/>
    <w:rsid w:val="00E4389B"/>
    <w:rsid w:val="00E43EC7"/>
    <w:rsid w:val="00E443CC"/>
    <w:rsid w:val="00E44E44"/>
    <w:rsid w:val="00E4560F"/>
    <w:rsid w:val="00E462AB"/>
    <w:rsid w:val="00E4719C"/>
    <w:rsid w:val="00E475CA"/>
    <w:rsid w:val="00E47B03"/>
    <w:rsid w:val="00E500C3"/>
    <w:rsid w:val="00E50257"/>
    <w:rsid w:val="00E51BA4"/>
    <w:rsid w:val="00E52ACA"/>
    <w:rsid w:val="00E53B17"/>
    <w:rsid w:val="00E54192"/>
    <w:rsid w:val="00E556E6"/>
    <w:rsid w:val="00E61873"/>
    <w:rsid w:val="00E618E1"/>
    <w:rsid w:val="00E632B6"/>
    <w:rsid w:val="00E648DA"/>
    <w:rsid w:val="00E64B90"/>
    <w:rsid w:val="00E64C73"/>
    <w:rsid w:val="00E65178"/>
    <w:rsid w:val="00E658A5"/>
    <w:rsid w:val="00E65FCB"/>
    <w:rsid w:val="00E67076"/>
    <w:rsid w:val="00E6747A"/>
    <w:rsid w:val="00E67B8B"/>
    <w:rsid w:val="00E70482"/>
    <w:rsid w:val="00E70569"/>
    <w:rsid w:val="00E707C7"/>
    <w:rsid w:val="00E71006"/>
    <w:rsid w:val="00E72B87"/>
    <w:rsid w:val="00E730F8"/>
    <w:rsid w:val="00E74957"/>
    <w:rsid w:val="00E74B51"/>
    <w:rsid w:val="00E74C60"/>
    <w:rsid w:val="00E76278"/>
    <w:rsid w:val="00E76848"/>
    <w:rsid w:val="00E76E01"/>
    <w:rsid w:val="00E77138"/>
    <w:rsid w:val="00E776FA"/>
    <w:rsid w:val="00E77EEC"/>
    <w:rsid w:val="00E8041F"/>
    <w:rsid w:val="00E8049A"/>
    <w:rsid w:val="00E80A75"/>
    <w:rsid w:val="00E812C3"/>
    <w:rsid w:val="00E81764"/>
    <w:rsid w:val="00E825EA"/>
    <w:rsid w:val="00E84668"/>
    <w:rsid w:val="00E84789"/>
    <w:rsid w:val="00E850F6"/>
    <w:rsid w:val="00E852BD"/>
    <w:rsid w:val="00E859C0"/>
    <w:rsid w:val="00E85BEB"/>
    <w:rsid w:val="00E863F6"/>
    <w:rsid w:val="00E8769B"/>
    <w:rsid w:val="00E87DF4"/>
    <w:rsid w:val="00E90919"/>
    <w:rsid w:val="00E92632"/>
    <w:rsid w:val="00E9285E"/>
    <w:rsid w:val="00E93C55"/>
    <w:rsid w:val="00E94589"/>
    <w:rsid w:val="00E945C5"/>
    <w:rsid w:val="00E956D6"/>
    <w:rsid w:val="00E957FE"/>
    <w:rsid w:val="00E96225"/>
    <w:rsid w:val="00E965A5"/>
    <w:rsid w:val="00E96ECC"/>
    <w:rsid w:val="00EA03DC"/>
    <w:rsid w:val="00EA0AA7"/>
    <w:rsid w:val="00EA10E8"/>
    <w:rsid w:val="00EA1C5E"/>
    <w:rsid w:val="00EA2004"/>
    <w:rsid w:val="00EA289E"/>
    <w:rsid w:val="00EA341D"/>
    <w:rsid w:val="00EA375E"/>
    <w:rsid w:val="00EA41A7"/>
    <w:rsid w:val="00EA4ABD"/>
    <w:rsid w:val="00EA4F55"/>
    <w:rsid w:val="00EA561B"/>
    <w:rsid w:val="00EA5B65"/>
    <w:rsid w:val="00EA6066"/>
    <w:rsid w:val="00EA6769"/>
    <w:rsid w:val="00EB0114"/>
    <w:rsid w:val="00EB1F02"/>
    <w:rsid w:val="00EB2319"/>
    <w:rsid w:val="00EB2F31"/>
    <w:rsid w:val="00EB40D3"/>
    <w:rsid w:val="00EB42CB"/>
    <w:rsid w:val="00EB4D13"/>
    <w:rsid w:val="00EB4E3D"/>
    <w:rsid w:val="00EB555F"/>
    <w:rsid w:val="00EB57E7"/>
    <w:rsid w:val="00EB59C8"/>
    <w:rsid w:val="00EB6DAE"/>
    <w:rsid w:val="00EB718D"/>
    <w:rsid w:val="00EB73F4"/>
    <w:rsid w:val="00EC13EB"/>
    <w:rsid w:val="00EC25AA"/>
    <w:rsid w:val="00EC2DD0"/>
    <w:rsid w:val="00EC3433"/>
    <w:rsid w:val="00EC3C94"/>
    <w:rsid w:val="00EC4B3E"/>
    <w:rsid w:val="00EC5002"/>
    <w:rsid w:val="00EC5267"/>
    <w:rsid w:val="00EC56A0"/>
    <w:rsid w:val="00EC5AC5"/>
    <w:rsid w:val="00EC6826"/>
    <w:rsid w:val="00EC6B2C"/>
    <w:rsid w:val="00EC70A5"/>
    <w:rsid w:val="00ED0B82"/>
    <w:rsid w:val="00ED0D55"/>
    <w:rsid w:val="00ED26F3"/>
    <w:rsid w:val="00ED37FB"/>
    <w:rsid w:val="00ED40B8"/>
    <w:rsid w:val="00ED5489"/>
    <w:rsid w:val="00ED5E10"/>
    <w:rsid w:val="00ED61A4"/>
    <w:rsid w:val="00ED7BEA"/>
    <w:rsid w:val="00EE05D0"/>
    <w:rsid w:val="00EE333C"/>
    <w:rsid w:val="00EE3410"/>
    <w:rsid w:val="00EE39C0"/>
    <w:rsid w:val="00EE3F9A"/>
    <w:rsid w:val="00EE45C7"/>
    <w:rsid w:val="00EE5555"/>
    <w:rsid w:val="00EE57C7"/>
    <w:rsid w:val="00EE6499"/>
    <w:rsid w:val="00EE6622"/>
    <w:rsid w:val="00EE795E"/>
    <w:rsid w:val="00EF0E97"/>
    <w:rsid w:val="00EF15D2"/>
    <w:rsid w:val="00EF2ED2"/>
    <w:rsid w:val="00EF41D6"/>
    <w:rsid w:val="00EF41DA"/>
    <w:rsid w:val="00EF5E60"/>
    <w:rsid w:val="00EF65A3"/>
    <w:rsid w:val="00EF6603"/>
    <w:rsid w:val="00EF67B9"/>
    <w:rsid w:val="00F00DE6"/>
    <w:rsid w:val="00F01392"/>
    <w:rsid w:val="00F01550"/>
    <w:rsid w:val="00F0270F"/>
    <w:rsid w:val="00F033C9"/>
    <w:rsid w:val="00F03548"/>
    <w:rsid w:val="00F0370C"/>
    <w:rsid w:val="00F044E3"/>
    <w:rsid w:val="00F071A7"/>
    <w:rsid w:val="00F10D96"/>
    <w:rsid w:val="00F1232C"/>
    <w:rsid w:val="00F126B6"/>
    <w:rsid w:val="00F15E32"/>
    <w:rsid w:val="00F1641B"/>
    <w:rsid w:val="00F16AFA"/>
    <w:rsid w:val="00F17115"/>
    <w:rsid w:val="00F178F9"/>
    <w:rsid w:val="00F17C3F"/>
    <w:rsid w:val="00F1B20E"/>
    <w:rsid w:val="00F20446"/>
    <w:rsid w:val="00F229B4"/>
    <w:rsid w:val="00F23125"/>
    <w:rsid w:val="00F23DC9"/>
    <w:rsid w:val="00F261C0"/>
    <w:rsid w:val="00F26250"/>
    <w:rsid w:val="00F266A5"/>
    <w:rsid w:val="00F26B29"/>
    <w:rsid w:val="00F30C7B"/>
    <w:rsid w:val="00F31239"/>
    <w:rsid w:val="00F31266"/>
    <w:rsid w:val="00F3172F"/>
    <w:rsid w:val="00F33568"/>
    <w:rsid w:val="00F3397C"/>
    <w:rsid w:val="00F34AAF"/>
    <w:rsid w:val="00F34C54"/>
    <w:rsid w:val="00F35715"/>
    <w:rsid w:val="00F35D66"/>
    <w:rsid w:val="00F3DAAD"/>
    <w:rsid w:val="00F4024B"/>
    <w:rsid w:val="00F4087A"/>
    <w:rsid w:val="00F40EE0"/>
    <w:rsid w:val="00F42018"/>
    <w:rsid w:val="00F42261"/>
    <w:rsid w:val="00F426A8"/>
    <w:rsid w:val="00F42D6D"/>
    <w:rsid w:val="00F43557"/>
    <w:rsid w:val="00F44C01"/>
    <w:rsid w:val="00F4575B"/>
    <w:rsid w:val="00F45F64"/>
    <w:rsid w:val="00F46652"/>
    <w:rsid w:val="00F47752"/>
    <w:rsid w:val="00F47C3F"/>
    <w:rsid w:val="00F51A28"/>
    <w:rsid w:val="00F51C53"/>
    <w:rsid w:val="00F51D3F"/>
    <w:rsid w:val="00F52223"/>
    <w:rsid w:val="00F52396"/>
    <w:rsid w:val="00F525F8"/>
    <w:rsid w:val="00F5439D"/>
    <w:rsid w:val="00F5447A"/>
    <w:rsid w:val="00F54A4C"/>
    <w:rsid w:val="00F54C0E"/>
    <w:rsid w:val="00F5572C"/>
    <w:rsid w:val="00F5686B"/>
    <w:rsid w:val="00F577E3"/>
    <w:rsid w:val="00F579F1"/>
    <w:rsid w:val="00F60468"/>
    <w:rsid w:val="00F60A97"/>
    <w:rsid w:val="00F612C6"/>
    <w:rsid w:val="00F6183A"/>
    <w:rsid w:val="00F63784"/>
    <w:rsid w:val="00F6569E"/>
    <w:rsid w:val="00F658B7"/>
    <w:rsid w:val="00F66779"/>
    <w:rsid w:val="00F66928"/>
    <w:rsid w:val="00F70206"/>
    <w:rsid w:val="00F70547"/>
    <w:rsid w:val="00F72845"/>
    <w:rsid w:val="00F72ECA"/>
    <w:rsid w:val="00F73025"/>
    <w:rsid w:val="00F731C7"/>
    <w:rsid w:val="00F73611"/>
    <w:rsid w:val="00F73AC8"/>
    <w:rsid w:val="00F73F7D"/>
    <w:rsid w:val="00F74347"/>
    <w:rsid w:val="00F7460C"/>
    <w:rsid w:val="00F74C32"/>
    <w:rsid w:val="00F74F4C"/>
    <w:rsid w:val="00F753E9"/>
    <w:rsid w:val="00F758D0"/>
    <w:rsid w:val="00F76160"/>
    <w:rsid w:val="00F7733E"/>
    <w:rsid w:val="00F812DC"/>
    <w:rsid w:val="00F82C62"/>
    <w:rsid w:val="00F83F3A"/>
    <w:rsid w:val="00F844F1"/>
    <w:rsid w:val="00F8563D"/>
    <w:rsid w:val="00F859AE"/>
    <w:rsid w:val="00F85CF9"/>
    <w:rsid w:val="00F85F6D"/>
    <w:rsid w:val="00F903A6"/>
    <w:rsid w:val="00F910DA"/>
    <w:rsid w:val="00F93198"/>
    <w:rsid w:val="00F941FD"/>
    <w:rsid w:val="00F94B7A"/>
    <w:rsid w:val="00F953C7"/>
    <w:rsid w:val="00F9674B"/>
    <w:rsid w:val="00F96FB2"/>
    <w:rsid w:val="00F97913"/>
    <w:rsid w:val="00F97A05"/>
    <w:rsid w:val="00FA03C4"/>
    <w:rsid w:val="00FA0555"/>
    <w:rsid w:val="00FA100C"/>
    <w:rsid w:val="00FA10C2"/>
    <w:rsid w:val="00FA135E"/>
    <w:rsid w:val="00FA13CD"/>
    <w:rsid w:val="00FA22C1"/>
    <w:rsid w:val="00FA24A4"/>
    <w:rsid w:val="00FA47A8"/>
    <w:rsid w:val="00FA520D"/>
    <w:rsid w:val="00FA53D4"/>
    <w:rsid w:val="00FA6C65"/>
    <w:rsid w:val="00FA7504"/>
    <w:rsid w:val="00FA7AB4"/>
    <w:rsid w:val="00FB00FC"/>
    <w:rsid w:val="00FB08F3"/>
    <w:rsid w:val="00FB1A1B"/>
    <w:rsid w:val="00FB1C4F"/>
    <w:rsid w:val="00FB25B8"/>
    <w:rsid w:val="00FB2603"/>
    <w:rsid w:val="00FB29B7"/>
    <w:rsid w:val="00FB313A"/>
    <w:rsid w:val="00FB57C6"/>
    <w:rsid w:val="00FB5B19"/>
    <w:rsid w:val="00FB670B"/>
    <w:rsid w:val="00FB6C64"/>
    <w:rsid w:val="00FB74A7"/>
    <w:rsid w:val="00FB7C89"/>
    <w:rsid w:val="00FC0F67"/>
    <w:rsid w:val="00FC1BD1"/>
    <w:rsid w:val="00FC1D38"/>
    <w:rsid w:val="00FC34A0"/>
    <w:rsid w:val="00FC392E"/>
    <w:rsid w:val="00FC44E9"/>
    <w:rsid w:val="00FC5F5C"/>
    <w:rsid w:val="00FC6290"/>
    <w:rsid w:val="00FC7DEF"/>
    <w:rsid w:val="00FC7E96"/>
    <w:rsid w:val="00FC7FF9"/>
    <w:rsid w:val="00FD059D"/>
    <w:rsid w:val="00FD13EF"/>
    <w:rsid w:val="00FD13F9"/>
    <w:rsid w:val="00FD32C7"/>
    <w:rsid w:val="00FD335C"/>
    <w:rsid w:val="00FD5615"/>
    <w:rsid w:val="00FD59F0"/>
    <w:rsid w:val="00FE038C"/>
    <w:rsid w:val="00FE090B"/>
    <w:rsid w:val="00FE0920"/>
    <w:rsid w:val="00FE0CE8"/>
    <w:rsid w:val="00FE0F4A"/>
    <w:rsid w:val="00FE1644"/>
    <w:rsid w:val="00FE17DA"/>
    <w:rsid w:val="00FE339E"/>
    <w:rsid w:val="00FE39A1"/>
    <w:rsid w:val="00FE452D"/>
    <w:rsid w:val="00FE5666"/>
    <w:rsid w:val="00FE6657"/>
    <w:rsid w:val="00FE7BE6"/>
    <w:rsid w:val="00FF0459"/>
    <w:rsid w:val="00FF09C9"/>
    <w:rsid w:val="00FF0CF8"/>
    <w:rsid w:val="00FF1145"/>
    <w:rsid w:val="00FF1586"/>
    <w:rsid w:val="00FF17A5"/>
    <w:rsid w:val="00FF2C56"/>
    <w:rsid w:val="00FF2D80"/>
    <w:rsid w:val="00FF3C50"/>
    <w:rsid w:val="00FF3D32"/>
    <w:rsid w:val="00FF3E83"/>
    <w:rsid w:val="00FF410F"/>
    <w:rsid w:val="00FF5A36"/>
    <w:rsid w:val="00FF699C"/>
    <w:rsid w:val="00FF72A5"/>
    <w:rsid w:val="00FF7742"/>
    <w:rsid w:val="0137314B"/>
    <w:rsid w:val="015E609C"/>
    <w:rsid w:val="01801DC9"/>
    <w:rsid w:val="024AE960"/>
    <w:rsid w:val="02505C0C"/>
    <w:rsid w:val="0356AD9E"/>
    <w:rsid w:val="035E40A7"/>
    <w:rsid w:val="035E924B"/>
    <w:rsid w:val="03A80294"/>
    <w:rsid w:val="03BE767E"/>
    <w:rsid w:val="03C20CEB"/>
    <w:rsid w:val="04226C23"/>
    <w:rsid w:val="0443BF2B"/>
    <w:rsid w:val="04498075"/>
    <w:rsid w:val="044CF6E8"/>
    <w:rsid w:val="048D6669"/>
    <w:rsid w:val="04C98440"/>
    <w:rsid w:val="04CB030D"/>
    <w:rsid w:val="04CC7FFF"/>
    <w:rsid w:val="04E7F660"/>
    <w:rsid w:val="0512A3C6"/>
    <w:rsid w:val="051F3EFA"/>
    <w:rsid w:val="054628BE"/>
    <w:rsid w:val="054FAB86"/>
    <w:rsid w:val="0613686C"/>
    <w:rsid w:val="06E85213"/>
    <w:rsid w:val="06E89CD1"/>
    <w:rsid w:val="0741C72A"/>
    <w:rsid w:val="07548EF6"/>
    <w:rsid w:val="07812137"/>
    <w:rsid w:val="0800AF26"/>
    <w:rsid w:val="08200F12"/>
    <w:rsid w:val="084A4488"/>
    <w:rsid w:val="091FD645"/>
    <w:rsid w:val="09479235"/>
    <w:rsid w:val="09801367"/>
    <w:rsid w:val="09BD9352"/>
    <w:rsid w:val="09CA5F05"/>
    <w:rsid w:val="09E614E9"/>
    <w:rsid w:val="0A06B0E9"/>
    <w:rsid w:val="0A67CD0E"/>
    <w:rsid w:val="0A7C9E52"/>
    <w:rsid w:val="0AA84927"/>
    <w:rsid w:val="0ABD50B3"/>
    <w:rsid w:val="0ACBC070"/>
    <w:rsid w:val="0B1F82B8"/>
    <w:rsid w:val="0B68D1DE"/>
    <w:rsid w:val="0B861D1D"/>
    <w:rsid w:val="0BC4FF74"/>
    <w:rsid w:val="0BFD1836"/>
    <w:rsid w:val="0C1FDFD6"/>
    <w:rsid w:val="0C61BFB2"/>
    <w:rsid w:val="0C94AD8F"/>
    <w:rsid w:val="0D1D2AF1"/>
    <w:rsid w:val="0D336F41"/>
    <w:rsid w:val="0D348452"/>
    <w:rsid w:val="0DE7AE72"/>
    <w:rsid w:val="0E45502F"/>
    <w:rsid w:val="0EACB204"/>
    <w:rsid w:val="0EB9860C"/>
    <w:rsid w:val="0EC3090A"/>
    <w:rsid w:val="0F0452BA"/>
    <w:rsid w:val="0F256FD3"/>
    <w:rsid w:val="0F44004D"/>
    <w:rsid w:val="0F4CF558"/>
    <w:rsid w:val="0F8EC415"/>
    <w:rsid w:val="0F93417D"/>
    <w:rsid w:val="0F9B1A78"/>
    <w:rsid w:val="0FA55B79"/>
    <w:rsid w:val="0FD89D6C"/>
    <w:rsid w:val="1006FAD5"/>
    <w:rsid w:val="101F2713"/>
    <w:rsid w:val="10551288"/>
    <w:rsid w:val="109834D8"/>
    <w:rsid w:val="10AA6909"/>
    <w:rsid w:val="10B4A9F7"/>
    <w:rsid w:val="10C357E6"/>
    <w:rsid w:val="10EBD3D3"/>
    <w:rsid w:val="11429027"/>
    <w:rsid w:val="117B4F55"/>
    <w:rsid w:val="11BD2AC0"/>
    <w:rsid w:val="11CA88E7"/>
    <w:rsid w:val="122CB914"/>
    <w:rsid w:val="1233093E"/>
    <w:rsid w:val="124759AA"/>
    <w:rsid w:val="12610D2A"/>
    <w:rsid w:val="127A0270"/>
    <w:rsid w:val="127E366F"/>
    <w:rsid w:val="12CC427F"/>
    <w:rsid w:val="12FC9DB7"/>
    <w:rsid w:val="133451B2"/>
    <w:rsid w:val="13436FDA"/>
    <w:rsid w:val="13803A78"/>
    <w:rsid w:val="139E6F6F"/>
    <w:rsid w:val="13AB7677"/>
    <w:rsid w:val="13CEC676"/>
    <w:rsid w:val="140FFE3E"/>
    <w:rsid w:val="14438F53"/>
    <w:rsid w:val="149DA8A2"/>
    <w:rsid w:val="14BC949B"/>
    <w:rsid w:val="14F19F6B"/>
    <w:rsid w:val="14F62F29"/>
    <w:rsid w:val="14FD5747"/>
    <w:rsid w:val="16105AE9"/>
    <w:rsid w:val="161D5F23"/>
    <w:rsid w:val="16291FBC"/>
    <w:rsid w:val="1692C9D3"/>
    <w:rsid w:val="169E7F9C"/>
    <w:rsid w:val="173B2C06"/>
    <w:rsid w:val="176D3198"/>
    <w:rsid w:val="17B0252B"/>
    <w:rsid w:val="1831EDE2"/>
    <w:rsid w:val="183B61F3"/>
    <w:rsid w:val="18A37DAC"/>
    <w:rsid w:val="18DD8616"/>
    <w:rsid w:val="18DE1025"/>
    <w:rsid w:val="192583CF"/>
    <w:rsid w:val="1950D24E"/>
    <w:rsid w:val="1954DBF3"/>
    <w:rsid w:val="19684FAA"/>
    <w:rsid w:val="196A47ED"/>
    <w:rsid w:val="1977505F"/>
    <w:rsid w:val="197E0393"/>
    <w:rsid w:val="19A28BF9"/>
    <w:rsid w:val="19AF3EDC"/>
    <w:rsid w:val="19D76D19"/>
    <w:rsid w:val="19FC38B3"/>
    <w:rsid w:val="1A231AD6"/>
    <w:rsid w:val="1A4B2CD3"/>
    <w:rsid w:val="1A7F3FC2"/>
    <w:rsid w:val="1A90FD35"/>
    <w:rsid w:val="1AD9F6F7"/>
    <w:rsid w:val="1AF522A7"/>
    <w:rsid w:val="1B2EB46D"/>
    <w:rsid w:val="1BD29F3B"/>
    <w:rsid w:val="1C232B30"/>
    <w:rsid w:val="1C4C1B90"/>
    <w:rsid w:val="1CAD7A49"/>
    <w:rsid w:val="1CC5732F"/>
    <w:rsid w:val="1CF20FFD"/>
    <w:rsid w:val="1DD2823A"/>
    <w:rsid w:val="1DD4150A"/>
    <w:rsid w:val="1E01428D"/>
    <w:rsid w:val="1E062C6F"/>
    <w:rsid w:val="1E4315E5"/>
    <w:rsid w:val="1E7FFDD8"/>
    <w:rsid w:val="1EB1A106"/>
    <w:rsid w:val="1EEA41F3"/>
    <w:rsid w:val="1F67622F"/>
    <w:rsid w:val="1F6E0EE9"/>
    <w:rsid w:val="1F916BDA"/>
    <w:rsid w:val="1F9F2B69"/>
    <w:rsid w:val="200DD836"/>
    <w:rsid w:val="205BA7B0"/>
    <w:rsid w:val="209036C0"/>
    <w:rsid w:val="20C1A0BE"/>
    <w:rsid w:val="2103562E"/>
    <w:rsid w:val="21829761"/>
    <w:rsid w:val="2209F8BA"/>
    <w:rsid w:val="223E8746"/>
    <w:rsid w:val="224FF272"/>
    <w:rsid w:val="227A8ECC"/>
    <w:rsid w:val="22CBA694"/>
    <w:rsid w:val="22D12C17"/>
    <w:rsid w:val="23360FCB"/>
    <w:rsid w:val="23B9CC67"/>
    <w:rsid w:val="23EF2233"/>
    <w:rsid w:val="24299992"/>
    <w:rsid w:val="245A87A2"/>
    <w:rsid w:val="247DB58F"/>
    <w:rsid w:val="24D8304F"/>
    <w:rsid w:val="24DFB6F0"/>
    <w:rsid w:val="24FEC32B"/>
    <w:rsid w:val="25110D32"/>
    <w:rsid w:val="25316406"/>
    <w:rsid w:val="254E3789"/>
    <w:rsid w:val="25C17EE0"/>
    <w:rsid w:val="25C9DFEF"/>
    <w:rsid w:val="261985F0"/>
    <w:rsid w:val="26491DF5"/>
    <w:rsid w:val="265D4DEF"/>
    <w:rsid w:val="2677672C"/>
    <w:rsid w:val="26AB1826"/>
    <w:rsid w:val="26BC5E1B"/>
    <w:rsid w:val="26C4F740"/>
    <w:rsid w:val="26C8CD44"/>
    <w:rsid w:val="26F2735B"/>
    <w:rsid w:val="271E2ED2"/>
    <w:rsid w:val="272876AF"/>
    <w:rsid w:val="2796FD2E"/>
    <w:rsid w:val="27B6A287"/>
    <w:rsid w:val="27BB77FF"/>
    <w:rsid w:val="27C8E3C9"/>
    <w:rsid w:val="27EA046E"/>
    <w:rsid w:val="28235FCF"/>
    <w:rsid w:val="285E4A54"/>
    <w:rsid w:val="28871EF2"/>
    <w:rsid w:val="28C23105"/>
    <w:rsid w:val="295126B2"/>
    <w:rsid w:val="29657E73"/>
    <w:rsid w:val="296F52AB"/>
    <w:rsid w:val="2A0D6A98"/>
    <w:rsid w:val="2A18304E"/>
    <w:rsid w:val="2A68E8BB"/>
    <w:rsid w:val="2A76689B"/>
    <w:rsid w:val="2A84DD27"/>
    <w:rsid w:val="2AA57DE9"/>
    <w:rsid w:val="2ADCA1FE"/>
    <w:rsid w:val="2AECF713"/>
    <w:rsid w:val="2B42996E"/>
    <w:rsid w:val="2B8DCD56"/>
    <w:rsid w:val="2BAB525D"/>
    <w:rsid w:val="2BCD0ACE"/>
    <w:rsid w:val="2BF3882F"/>
    <w:rsid w:val="2C02107A"/>
    <w:rsid w:val="2C2901EC"/>
    <w:rsid w:val="2C52E17D"/>
    <w:rsid w:val="2C956E2E"/>
    <w:rsid w:val="2CC5B950"/>
    <w:rsid w:val="2D00C3B2"/>
    <w:rsid w:val="2DA1E9A8"/>
    <w:rsid w:val="2E0E377F"/>
    <w:rsid w:val="2E9BE79A"/>
    <w:rsid w:val="2ED21E8C"/>
    <w:rsid w:val="2EF465F4"/>
    <w:rsid w:val="2F38DD72"/>
    <w:rsid w:val="2F7405D7"/>
    <w:rsid w:val="2FAC49E3"/>
    <w:rsid w:val="302D125E"/>
    <w:rsid w:val="30598617"/>
    <w:rsid w:val="307D8DB9"/>
    <w:rsid w:val="30815970"/>
    <w:rsid w:val="30D9EF11"/>
    <w:rsid w:val="30E80EFD"/>
    <w:rsid w:val="31550847"/>
    <w:rsid w:val="31DD96F5"/>
    <w:rsid w:val="32217509"/>
    <w:rsid w:val="3255D97A"/>
    <w:rsid w:val="3280AC73"/>
    <w:rsid w:val="329336BC"/>
    <w:rsid w:val="3297A175"/>
    <w:rsid w:val="3299D0C2"/>
    <w:rsid w:val="32D9B60C"/>
    <w:rsid w:val="3315CCAB"/>
    <w:rsid w:val="335910DC"/>
    <w:rsid w:val="335A8282"/>
    <w:rsid w:val="3409CD51"/>
    <w:rsid w:val="342EAE6D"/>
    <w:rsid w:val="344BB6ED"/>
    <w:rsid w:val="345A8357"/>
    <w:rsid w:val="346EA3F4"/>
    <w:rsid w:val="34DD3B12"/>
    <w:rsid w:val="3577DEAF"/>
    <w:rsid w:val="35A8E953"/>
    <w:rsid w:val="35FB61BD"/>
    <w:rsid w:val="361301AF"/>
    <w:rsid w:val="36146E12"/>
    <w:rsid w:val="361E5886"/>
    <w:rsid w:val="3627F99D"/>
    <w:rsid w:val="36C6370A"/>
    <w:rsid w:val="370EC200"/>
    <w:rsid w:val="37119F21"/>
    <w:rsid w:val="373F4598"/>
    <w:rsid w:val="374AF6FD"/>
    <w:rsid w:val="37BF1C36"/>
    <w:rsid w:val="37E7E6CA"/>
    <w:rsid w:val="3806AD83"/>
    <w:rsid w:val="383974E8"/>
    <w:rsid w:val="39106AE1"/>
    <w:rsid w:val="394B9359"/>
    <w:rsid w:val="395F9A5F"/>
    <w:rsid w:val="396D5B3D"/>
    <w:rsid w:val="39A14FBD"/>
    <w:rsid w:val="39E47EF7"/>
    <w:rsid w:val="39E88C1E"/>
    <w:rsid w:val="39EAEFA7"/>
    <w:rsid w:val="39F095A3"/>
    <w:rsid w:val="3A31C633"/>
    <w:rsid w:val="3A6B8093"/>
    <w:rsid w:val="3A7AC42A"/>
    <w:rsid w:val="3A7CAE85"/>
    <w:rsid w:val="3AD5CDB8"/>
    <w:rsid w:val="3B023B32"/>
    <w:rsid w:val="3B31CEC7"/>
    <w:rsid w:val="3B708984"/>
    <w:rsid w:val="3B8E0F72"/>
    <w:rsid w:val="3BF97B4F"/>
    <w:rsid w:val="3C03CA81"/>
    <w:rsid w:val="3CAC1F3C"/>
    <w:rsid w:val="3CBC5DF4"/>
    <w:rsid w:val="3D1A4149"/>
    <w:rsid w:val="3D385B71"/>
    <w:rsid w:val="3D76986C"/>
    <w:rsid w:val="3DE5EEC2"/>
    <w:rsid w:val="3E88B7AC"/>
    <w:rsid w:val="3E9271BB"/>
    <w:rsid w:val="3EC27613"/>
    <w:rsid w:val="3EDFBE53"/>
    <w:rsid w:val="3EF7D91F"/>
    <w:rsid w:val="3F9E3197"/>
    <w:rsid w:val="3FAE19A8"/>
    <w:rsid w:val="3FDDC7D9"/>
    <w:rsid w:val="3FE78EDF"/>
    <w:rsid w:val="3FE8B8B2"/>
    <w:rsid w:val="40148327"/>
    <w:rsid w:val="4050AD59"/>
    <w:rsid w:val="40618095"/>
    <w:rsid w:val="406B1D2B"/>
    <w:rsid w:val="40DBC1EB"/>
    <w:rsid w:val="413BC860"/>
    <w:rsid w:val="41940F0A"/>
    <w:rsid w:val="41959125"/>
    <w:rsid w:val="42F20A3D"/>
    <w:rsid w:val="4307F936"/>
    <w:rsid w:val="434F0064"/>
    <w:rsid w:val="43ABA792"/>
    <w:rsid w:val="43D246DF"/>
    <w:rsid w:val="43DF3B24"/>
    <w:rsid w:val="43E60CCC"/>
    <w:rsid w:val="44934F1A"/>
    <w:rsid w:val="44AF11C5"/>
    <w:rsid w:val="44E3A9E1"/>
    <w:rsid w:val="453116C3"/>
    <w:rsid w:val="45F708B7"/>
    <w:rsid w:val="46197B7B"/>
    <w:rsid w:val="46737DCE"/>
    <w:rsid w:val="4681937D"/>
    <w:rsid w:val="4698F33E"/>
    <w:rsid w:val="46D0C219"/>
    <w:rsid w:val="471A63DD"/>
    <w:rsid w:val="471D85F9"/>
    <w:rsid w:val="472C3573"/>
    <w:rsid w:val="4795F24F"/>
    <w:rsid w:val="47A12420"/>
    <w:rsid w:val="48007D1E"/>
    <w:rsid w:val="4826DE57"/>
    <w:rsid w:val="4827EB1A"/>
    <w:rsid w:val="487B24CC"/>
    <w:rsid w:val="4893C714"/>
    <w:rsid w:val="48B43619"/>
    <w:rsid w:val="48C094E2"/>
    <w:rsid w:val="48C7743C"/>
    <w:rsid w:val="48D5F7C5"/>
    <w:rsid w:val="48EF156E"/>
    <w:rsid w:val="48F638AB"/>
    <w:rsid w:val="490B09EF"/>
    <w:rsid w:val="4936186F"/>
    <w:rsid w:val="495491BD"/>
    <w:rsid w:val="4962CEC6"/>
    <w:rsid w:val="497AFB04"/>
    <w:rsid w:val="49C259F6"/>
    <w:rsid w:val="49F177DF"/>
    <w:rsid w:val="4A5808DC"/>
    <w:rsid w:val="4A78E0AF"/>
    <w:rsid w:val="4AB7CE4B"/>
    <w:rsid w:val="4AFB8E7F"/>
    <w:rsid w:val="4B0A05CB"/>
    <w:rsid w:val="4B78F9A1"/>
    <w:rsid w:val="4BBF9140"/>
    <w:rsid w:val="4BDD719D"/>
    <w:rsid w:val="4C0E3B79"/>
    <w:rsid w:val="4C7F0561"/>
    <w:rsid w:val="4C8F3677"/>
    <w:rsid w:val="4C9E00DE"/>
    <w:rsid w:val="4CBF0537"/>
    <w:rsid w:val="4CEFB7A3"/>
    <w:rsid w:val="4D029043"/>
    <w:rsid w:val="4D735405"/>
    <w:rsid w:val="4DA30540"/>
    <w:rsid w:val="4DFCD354"/>
    <w:rsid w:val="4E0FEA18"/>
    <w:rsid w:val="4E48D8A8"/>
    <w:rsid w:val="4E4A9419"/>
    <w:rsid w:val="4E4AF165"/>
    <w:rsid w:val="4E6CF05E"/>
    <w:rsid w:val="4EE6B87A"/>
    <w:rsid w:val="4EE87623"/>
    <w:rsid w:val="4EFD2987"/>
    <w:rsid w:val="4F1EE2DD"/>
    <w:rsid w:val="4F2248AD"/>
    <w:rsid w:val="4F353AFE"/>
    <w:rsid w:val="4F41E73F"/>
    <w:rsid w:val="4F626311"/>
    <w:rsid w:val="4F6CA5E0"/>
    <w:rsid w:val="4F771927"/>
    <w:rsid w:val="4FD545D8"/>
    <w:rsid w:val="4FEE9DC4"/>
    <w:rsid w:val="4FEF077E"/>
    <w:rsid w:val="50052A12"/>
    <w:rsid w:val="500C4D8F"/>
    <w:rsid w:val="508C18D0"/>
    <w:rsid w:val="50A6EAAA"/>
    <w:rsid w:val="50C359E4"/>
    <w:rsid w:val="50D0B520"/>
    <w:rsid w:val="50D5AD4E"/>
    <w:rsid w:val="50E2BF0D"/>
    <w:rsid w:val="50FEA53E"/>
    <w:rsid w:val="5150B3DE"/>
    <w:rsid w:val="517CCC65"/>
    <w:rsid w:val="5196E1C7"/>
    <w:rsid w:val="51F769E2"/>
    <w:rsid w:val="52311ACD"/>
    <w:rsid w:val="52505864"/>
    <w:rsid w:val="52C19CD6"/>
    <w:rsid w:val="52E59BC5"/>
    <w:rsid w:val="53229E8F"/>
    <w:rsid w:val="53313D23"/>
    <w:rsid w:val="536C1F32"/>
    <w:rsid w:val="536C501D"/>
    <w:rsid w:val="53903A53"/>
    <w:rsid w:val="53BE7FBB"/>
    <w:rsid w:val="53D21B46"/>
    <w:rsid w:val="53EDB04B"/>
    <w:rsid w:val="541F9A0D"/>
    <w:rsid w:val="542122DE"/>
    <w:rsid w:val="549CC9E6"/>
    <w:rsid w:val="550175AA"/>
    <w:rsid w:val="5596CB07"/>
    <w:rsid w:val="559BD162"/>
    <w:rsid w:val="5625B018"/>
    <w:rsid w:val="565F9AD3"/>
    <w:rsid w:val="568658BC"/>
    <w:rsid w:val="56CE71F8"/>
    <w:rsid w:val="5766B104"/>
    <w:rsid w:val="576B75B7"/>
    <w:rsid w:val="57984FBE"/>
    <w:rsid w:val="57CB3BCB"/>
    <w:rsid w:val="58377431"/>
    <w:rsid w:val="594378D5"/>
    <w:rsid w:val="594D23FE"/>
    <w:rsid w:val="597652BA"/>
    <w:rsid w:val="598CD6B2"/>
    <w:rsid w:val="59B901CB"/>
    <w:rsid w:val="59DB2468"/>
    <w:rsid w:val="5A0792A2"/>
    <w:rsid w:val="5A1008B9"/>
    <w:rsid w:val="5A44E386"/>
    <w:rsid w:val="5AA44F5B"/>
    <w:rsid w:val="5AAA3D31"/>
    <w:rsid w:val="5AB32565"/>
    <w:rsid w:val="5AD98DB0"/>
    <w:rsid w:val="5B64423A"/>
    <w:rsid w:val="5B670DBA"/>
    <w:rsid w:val="5BB20E92"/>
    <w:rsid w:val="5BDC3C2E"/>
    <w:rsid w:val="5C2843EB"/>
    <w:rsid w:val="5C330F8E"/>
    <w:rsid w:val="5C6280E8"/>
    <w:rsid w:val="5C65D1C7"/>
    <w:rsid w:val="5C94F19C"/>
    <w:rsid w:val="5C963268"/>
    <w:rsid w:val="5CBFA074"/>
    <w:rsid w:val="5CCE5220"/>
    <w:rsid w:val="5D05E3F2"/>
    <w:rsid w:val="5D42ABAA"/>
    <w:rsid w:val="5DA54F2E"/>
    <w:rsid w:val="5E1361EE"/>
    <w:rsid w:val="5E6CE123"/>
    <w:rsid w:val="5E9C6822"/>
    <w:rsid w:val="5EB9B41B"/>
    <w:rsid w:val="5F2FE5DD"/>
    <w:rsid w:val="6002DF5A"/>
    <w:rsid w:val="60DCC1D6"/>
    <w:rsid w:val="6113D1B8"/>
    <w:rsid w:val="612833FE"/>
    <w:rsid w:val="61776E38"/>
    <w:rsid w:val="61AC7448"/>
    <w:rsid w:val="61AD1201"/>
    <w:rsid w:val="61B5C797"/>
    <w:rsid w:val="61D64E5E"/>
    <w:rsid w:val="61F660A5"/>
    <w:rsid w:val="620640FC"/>
    <w:rsid w:val="62129438"/>
    <w:rsid w:val="624326DE"/>
    <w:rsid w:val="638DE1F4"/>
    <w:rsid w:val="639BAF0B"/>
    <w:rsid w:val="63C9DE48"/>
    <w:rsid w:val="6416CF83"/>
    <w:rsid w:val="6456CB93"/>
    <w:rsid w:val="6498011F"/>
    <w:rsid w:val="64991FB9"/>
    <w:rsid w:val="64B9159B"/>
    <w:rsid w:val="64E62511"/>
    <w:rsid w:val="64ED1BD9"/>
    <w:rsid w:val="64F352C6"/>
    <w:rsid w:val="65240AE2"/>
    <w:rsid w:val="65757330"/>
    <w:rsid w:val="65B364BF"/>
    <w:rsid w:val="65E9D8B1"/>
    <w:rsid w:val="65F2CB82"/>
    <w:rsid w:val="660B8E3D"/>
    <w:rsid w:val="666D624B"/>
    <w:rsid w:val="66BECC06"/>
    <w:rsid w:val="66D1C603"/>
    <w:rsid w:val="66F7E999"/>
    <w:rsid w:val="6715B706"/>
    <w:rsid w:val="682DF27D"/>
    <w:rsid w:val="682E54E2"/>
    <w:rsid w:val="683DEE45"/>
    <w:rsid w:val="6901C1ED"/>
    <w:rsid w:val="690A4CEE"/>
    <w:rsid w:val="695C27A2"/>
    <w:rsid w:val="6971AF37"/>
    <w:rsid w:val="697FBFEB"/>
    <w:rsid w:val="698F323F"/>
    <w:rsid w:val="6A1D8DD0"/>
    <w:rsid w:val="6A225DA2"/>
    <w:rsid w:val="6A63CA7B"/>
    <w:rsid w:val="6A6B91BC"/>
    <w:rsid w:val="6A74F24B"/>
    <w:rsid w:val="6A873E9C"/>
    <w:rsid w:val="6A9FFCA6"/>
    <w:rsid w:val="6ABF9B92"/>
    <w:rsid w:val="6AE078E6"/>
    <w:rsid w:val="6AE8160B"/>
    <w:rsid w:val="6B0B3394"/>
    <w:rsid w:val="6B2C7A52"/>
    <w:rsid w:val="6B9CA956"/>
    <w:rsid w:val="6BDBAB87"/>
    <w:rsid w:val="6BE6E63C"/>
    <w:rsid w:val="6C0307F8"/>
    <w:rsid w:val="6C659B85"/>
    <w:rsid w:val="6CB4E4CD"/>
    <w:rsid w:val="6D1FE9D7"/>
    <w:rsid w:val="6D772DEE"/>
    <w:rsid w:val="6D8492E8"/>
    <w:rsid w:val="6D872D66"/>
    <w:rsid w:val="6DA91E7E"/>
    <w:rsid w:val="6DBD2E6E"/>
    <w:rsid w:val="6E0B3AB5"/>
    <w:rsid w:val="6E44B6F3"/>
    <w:rsid w:val="6E4BACB0"/>
    <w:rsid w:val="6E649EEE"/>
    <w:rsid w:val="6E83A87E"/>
    <w:rsid w:val="6EA0FA2D"/>
    <w:rsid w:val="6EF9A15D"/>
    <w:rsid w:val="6F11EAF9"/>
    <w:rsid w:val="6F4281FF"/>
    <w:rsid w:val="6F7A2C77"/>
    <w:rsid w:val="6FE37A74"/>
    <w:rsid w:val="700C16DC"/>
    <w:rsid w:val="7090AA8E"/>
    <w:rsid w:val="709686D4"/>
    <w:rsid w:val="70D6A68E"/>
    <w:rsid w:val="71BF0665"/>
    <w:rsid w:val="71E1503A"/>
    <w:rsid w:val="72332151"/>
    <w:rsid w:val="73261F8A"/>
    <w:rsid w:val="73B6E5FB"/>
    <w:rsid w:val="73C6A366"/>
    <w:rsid w:val="74A0DD6A"/>
    <w:rsid w:val="74A5096E"/>
    <w:rsid w:val="74BD9A53"/>
    <w:rsid w:val="751ECF52"/>
    <w:rsid w:val="761831E5"/>
    <w:rsid w:val="76422E6B"/>
    <w:rsid w:val="765075F1"/>
    <w:rsid w:val="768484D4"/>
    <w:rsid w:val="769E3A71"/>
    <w:rsid w:val="76DBE8E2"/>
    <w:rsid w:val="76E1BFC7"/>
    <w:rsid w:val="77170906"/>
    <w:rsid w:val="77262B5E"/>
    <w:rsid w:val="7776B1DA"/>
    <w:rsid w:val="77F34E65"/>
    <w:rsid w:val="7817382D"/>
    <w:rsid w:val="7835D9E7"/>
    <w:rsid w:val="784B1605"/>
    <w:rsid w:val="78778AEA"/>
    <w:rsid w:val="78808933"/>
    <w:rsid w:val="78F00179"/>
    <w:rsid w:val="78FA0588"/>
    <w:rsid w:val="792339CC"/>
    <w:rsid w:val="795B0306"/>
    <w:rsid w:val="7967353F"/>
    <w:rsid w:val="799C760A"/>
    <w:rsid w:val="79DFA49D"/>
    <w:rsid w:val="79FD3CEA"/>
    <w:rsid w:val="7A1AF440"/>
    <w:rsid w:val="7A966197"/>
    <w:rsid w:val="7AAE8EBB"/>
    <w:rsid w:val="7AE78D7C"/>
    <w:rsid w:val="7B1D123F"/>
    <w:rsid w:val="7B2053D1"/>
    <w:rsid w:val="7C1A25E3"/>
    <w:rsid w:val="7C5AA6E5"/>
    <w:rsid w:val="7C9934B6"/>
    <w:rsid w:val="7D4179F4"/>
    <w:rsid w:val="7D685F86"/>
    <w:rsid w:val="7DF5D74A"/>
    <w:rsid w:val="7E490017"/>
    <w:rsid w:val="7E984D59"/>
    <w:rsid w:val="7E9B74BB"/>
    <w:rsid w:val="7EACBEB5"/>
    <w:rsid w:val="7ECCE4CF"/>
    <w:rsid w:val="7EF5928A"/>
    <w:rsid w:val="7F5B4943"/>
    <w:rsid w:val="7F9913FF"/>
    <w:rsid w:val="7FF7C1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EB4250"/>
  <w15:docId w15:val="{1DCCF88E-C14A-A540-8460-54CA98858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ind w:left="633" w:hanging="533"/>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semiHidden/>
    <w:unhideWhenUsed/>
    <w:qFormat/>
    <w:rsid w:val="0035536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32E0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0"/>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E6FBF"/>
    <w:pPr>
      <w:tabs>
        <w:tab w:val="center" w:pos="4680"/>
        <w:tab w:val="right" w:pos="9360"/>
      </w:tabs>
    </w:pPr>
  </w:style>
  <w:style w:type="character" w:customStyle="1" w:styleId="HeaderChar">
    <w:name w:val="Header Char"/>
    <w:basedOn w:val="DefaultParagraphFont"/>
    <w:link w:val="Header"/>
    <w:uiPriority w:val="99"/>
    <w:rsid w:val="003E6FBF"/>
  </w:style>
  <w:style w:type="paragraph" w:styleId="Footer">
    <w:name w:val="footer"/>
    <w:basedOn w:val="Normal"/>
    <w:link w:val="FooterChar"/>
    <w:uiPriority w:val="99"/>
    <w:unhideWhenUsed/>
    <w:rsid w:val="003E6FBF"/>
    <w:pPr>
      <w:tabs>
        <w:tab w:val="center" w:pos="4680"/>
        <w:tab w:val="right" w:pos="9360"/>
      </w:tabs>
    </w:pPr>
  </w:style>
  <w:style w:type="character" w:customStyle="1" w:styleId="FooterChar">
    <w:name w:val="Footer Char"/>
    <w:basedOn w:val="DefaultParagraphFont"/>
    <w:link w:val="Footer"/>
    <w:uiPriority w:val="99"/>
    <w:rsid w:val="003E6FBF"/>
  </w:style>
  <w:style w:type="table" w:styleId="TableGrid">
    <w:name w:val="Table Grid"/>
    <w:basedOn w:val="TableNormal"/>
    <w:uiPriority w:val="59"/>
    <w:rsid w:val="00664A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64AB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3Char">
    <w:name w:val="Heading 3 Char"/>
    <w:basedOn w:val="DefaultParagraphFont"/>
    <w:link w:val="Heading3"/>
    <w:uiPriority w:val="9"/>
    <w:semiHidden/>
    <w:rsid w:val="00032E00"/>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6A66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604"/>
    <w:rPr>
      <w:rFonts w:ascii="Segoe UI" w:hAnsi="Segoe UI" w:cs="Segoe UI"/>
      <w:sz w:val="18"/>
      <w:szCs w:val="18"/>
    </w:rPr>
  </w:style>
  <w:style w:type="character" w:styleId="CommentReference">
    <w:name w:val="annotation reference"/>
    <w:basedOn w:val="DefaultParagraphFont"/>
    <w:uiPriority w:val="99"/>
    <w:semiHidden/>
    <w:unhideWhenUsed/>
    <w:rsid w:val="00370035"/>
    <w:rPr>
      <w:sz w:val="16"/>
      <w:szCs w:val="16"/>
    </w:rPr>
  </w:style>
  <w:style w:type="paragraph" w:styleId="CommentText">
    <w:name w:val="annotation text"/>
    <w:basedOn w:val="Normal"/>
    <w:link w:val="CommentTextChar"/>
    <w:uiPriority w:val="99"/>
    <w:unhideWhenUsed/>
    <w:rsid w:val="00370035"/>
    <w:rPr>
      <w:sz w:val="20"/>
      <w:szCs w:val="20"/>
    </w:rPr>
  </w:style>
  <w:style w:type="character" w:customStyle="1" w:styleId="CommentTextChar">
    <w:name w:val="Comment Text Char"/>
    <w:basedOn w:val="DefaultParagraphFont"/>
    <w:link w:val="CommentText"/>
    <w:uiPriority w:val="99"/>
    <w:rsid w:val="00370035"/>
    <w:rPr>
      <w:sz w:val="20"/>
      <w:szCs w:val="20"/>
    </w:rPr>
  </w:style>
  <w:style w:type="paragraph" w:styleId="CommentSubject">
    <w:name w:val="annotation subject"/>
    <w:basedOn w:val="CommentText"/>
    <w:next w:val="CommentText"/>
    <w:link w:val="CommentSubjectChar"/>
    <w:uiPriority w:val="99"/>
    <w:semiHidden/>
    <w:unhideWhenUsed/>
    <w:rsid w:val="00370035"/>
    <w:rPr>
      <w:b/>
      <w:bCs/>
    </w:rPr>
  </w:style>
  <w:style w:type="character" w:customStyle="1" w:styleId="CommentSubjectChar">
    <w:name w:val="Comment Subject Char"/>
    <w:basedOn w:val="CommentTextChar"/>
    <w:link w:val="CommentSubject"/>
    <w:uiPriority w:val="99"/>
    <w:semiHidden/>
    <w:rsid w:val="00370035"/>
    <w:rPr>
      <w:b/>
      <w:bCs/>
      <w:sz w:val="20"/>
      <w:szCs w:val="20"/>
    </w:rPr>
  </w:style>
  <w:style w:type="character" w:styleId="Mention">
    <w:name w:val="Mention"/>
    <w:basedOn w:val="DefaultParagraphFont"/>
    <w:uiPriority w:val="99"/>
    <w:unhideWhenUsed/>
    <w:rsid w:val="00BB1C47"/>
    <w:rPr>
      <w:color w:val="2B579A"/>
      <w:shd w:val="clear" w:color="auto" w:fill="E6E6E6"/>
    </w:rPr>
  </w:style>
  <w:style w:type="character" w:customStyle="1" w:styleId="Heading2Char">
    <w:name w:val="Heading 2 Char"/>
    <w:basedOn w:val="DefaultParagraphFont"/>
    <w:link w:val="Heading2"/>
    <w:uiPriority w:val="9"/>
    <w:semiHidden/>
    <w:rsid w:val="0035536D"/>
    <w:rPr>
      <w:rFonts w:asciiTheme="majorHAnsi" w:eastAsiaTheme="majorEastAsia" w:hAnsiTheme="majorHAnsi" w:cstheme="majorBidi"/>
      <w:color w:val="365F91" w:themeColor="accent1" w:themeShade="BF"/>
      <w:sz w:val="26"/>
      <w:szCs w:val="26"/>
    </w:rPr>
  </w:style>
  <w:style w:type="character" w:styleId="PlaceholderText">
    <w:name w:val="Placeholder Text"/>
    <w:basedOn w:val="DefaultParagraphFont"/>
    <w:uiPriority w:val="99"/>
    <w:semiHidden/>
    <w:rsid w:val="00015A4A"/>
    <w:rPr>
      <w:color w:val="808080"/>
    </w:rPr>
  </w:style>
  <w:style w:type="character" w:customStyle="1" w:styleId="font71">
    <w:name w:val="font71"/>
    <w:basedOn w:val="DefaultParagraphFont"/>
    <w:rsid w:val="003327F8"/>
    <w:rPr>
      <w:rFonts w:ascii="Calibri" w:hAnsi="Calibri" w:cs="Calibri" w:hint="default"/>
      <w:b w:val="0"/>
      <w:bCs w:val="0"/>
      <w:i w:val="0"/>
      <w:iCs w:val="0"/>
      <w:strike w:val="0"/>
      <w:dstrike w:val="0"/>
      <w:color w:val="000000"/>
      <w:sz w:val="22"/>
      <w:szCs w:val="22"/>
      <w:u w:val="none"/>
      <w:effect w:val="none"/>
    </w:rPr>
  </w:style>
  <w:style w:type="character" w:customStyle="1" w:styleId="font61">
    <w:name w:val="font61"/>
    <w:basedOn w:val="DefaultParagraphFont"/>
    <w:rsid w:val="003327F8"/>
    <w:rPr>
      <w:rFonts w:ascii="Times New Roman" w:hAnsi="Times New Roman" w:cs="Times New Roman" w:hint="default"/>
      <w:b/>
      <w:bCs/>
      <w:i w:val="0"/>
      <w:iCs w:val="0"/>
      <w:strike w:val="0"/>
      <w:dstrike w:val="0"/>
      <w:color w:val="000000"/>
      <w:sz w:val="22"/>
      <w:szCs w:val="22"/>
      <w:u w:val="none"/>
      <w:effect w:val="none"/>
    </w:rPr>
  </w:style>
  <w:style w:type="paragraph" w:styleId="Revision">
    <w:name w:val="Revision"/>
    <w:hidden/>
    <w:uiPriority w:val="99"/>
    <w:semiHidden/>
    <w:rsid w:val="00AC2089"/>
    <w:pPr>
      <w:widowControl/>
    </w:pPr>
  </w:style>
  <w:style w:type="character" w:styleId="Hyperlink">
    <w:name w:val="Hyperlink"/>
    <w:basedOn w:val="DefaultParagraphFont"/>
    <w:uiPriority w:val="99"/>
    <w:unhideWhenUsed/>
    <w:rsid w:val="00987725"/>
    <w:rPr>
      <w:color w:val="0000FF" w:themeColor="hyperlink"/>
      <w:u w:val="single"/>
    </w:rPr>
  </w:style>
  <w:style w:type="character" w:styleId="UnresolvedMention">
    <w:name w:val="Unresolved Mention"/>
    <w:basedOn w:val="DefaultParagraphFont"/>
    <w:uiPriority w:val="99"/>
    <w:semiHidden/>
    <w:unhideWhenUsed/>
    <w:rsid w:val="00987725"/>
    <w:rPr>
      <w:color w:val="605E5C"/>
      <w:shd w:val="clear" w:color="auto" w:fill="E1DFDD"/>
    </w:rPr>
  </w:style>
  <w:style w:type="character" w:customStyle="1" w:styleId="cf01">
    <w:name w:val="cf01"/>
    <w:basedOn w:val="DefaultParagraphFont"/>
    <w:rsid w:val="004629B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5256">
      <w:bodyDiv w:val="1"/>
      <w:marLeft w:val="0"/>
      <w:marRight w:val="0"/>
      <w:marTop w:val="0"/>
      <w:marBottom w:val="0"/>
      <w:divBdr>
        <w:top w:val="none" w:sz="0" w:space="0" w:color="auto"/>
        <w:left w:val="none" w:sz="0" w:space="0" w:color="auto"/>
        <w:bottom w:val="none" w:sz="0" w:space="0" w:color="auto"/>
        <w:right w:val="none" w:sz="0" w:space="0" w:color="auto"/>
      </w:divBdr>
    </w:div>
    <w:div w:id="114524069">
      <w:bodyDiv w:val="1"/>
      <w:marLeft w:val="0"/>
      <w:marRight w:val="0"/>
      <w:marTop w:val="0"/>
      <w:marBottom w:val="0"/>
      <w:divBdr>
        <w:top w:val="none" w:sz="0" w:space="0" w:color="auto"/>
        <w:left w:val="none" w:sz="0" w:space="0" w:color="auto"/>
        <w:bottom w:val="none" w:sz="0" w:space="0" w:color="auto"/>
        <w:right w:val="none" w:sz="0" w:space="0" w:color="auto"/>
      </w:divBdr>
    </w:div>
    <w:div w:id="119344463">
      <w:bodyDiv w:val="1"/>
      <w:marLeft w:val="0"/>
      <w:marRight w:val="0"/>
      <w:marTop w:val="0"/>
      <w:marBottom w:val="0"/>
      <w:divBdr>
        <w:top w:val="none" w:sz="0" w:space="0" w:color="auto"/>
        <w:left w:val="none" w:sz="0" w:space="0" w:color="auto"/>
        <w:bottom w:val="none" w:sz="0" w:space="0" w:color="auto"/>
        <w:right w:val="none" w:sz="0" w:space="0" w:color="auto"/>
      </w:divBdr>
    </w:div>
    <w:div w:id="122114239">
      <w:bodyDiv w:val="1"/>
      <w:marLeft w:val="0"/>
      <w:marRight w:val="0"/>
      <w:marTop w:val="0"/>
      <w:marBottom w:val="0"/>
      <w:divBdr>
        <w:top w:val="none" w:sz="0" w:space="0" w:color="auto"/>
        <w:left w:val="none" w:sz="0" w:space="0" w:color="auto"/>
        <w:bottom w:val="none" w:sz="0" w:space="0" w:color="auto"/>
        <w:right w:val="none" w:sz="0" w:space="0" w:color="auto"/>
      </w:divBdr>
    </w:div>
    <w:div w:id="220138886">
      <w:bodyDiv w:val="1"/>
      <w:marLeft w:val="0"/>
      <w:marRight w:val="0"/>
      <w:marTop w:val="0"/>
      <w:marBottom w:val="0"/>
      <w:divBdr>
        <w:top w:val="none" w:sz="0" w:space="0" w:color="auto"/>
        <w:left w:val="none" w:sz="0" w:space="0" w:color="auto"/>
        <w:bottom w:val="none" w:sz="0" w:space="0" w:color="auto"/>
        <w:right w:val="none" w:sz="0" w:space="0" w:color="auto"/>
      </w:divBdr>
    </w:div>
    <w:div w:id="255359250">
      <w:bodyDiv w:val="1"/>
      <w:marLeft w:val="0"/>
      <w:marRight w:val="0"/>
      <w:marTop w:val="0"/>
      <w:marBottom w:val="0"/>
      <w:divBdr>
        <w:top w:val="none" w:sz="0" w:space="0" w:color="auto"/>
        <w:left w:val="none" w:sz="0" w:space="0" w:color="auto"/>
        <w:bottom w:val="none" w:sz="0" w:space="0" w:color="auto"/>
        <w:right w:val="none" w:sz="0" w:space="0" w:color="auto"/>
      </w:divBdr>
    </w:div>
    <w:div w:id="258872674">
      <w:bodyDiv w:val="1"/>
      <w:marLeft w:val="0"/>
      <w:marRight w:val="0"/>
      <w:marTop w:val="0"/>
      <w:marBottom w:val="0"/>
      <w:divBdr>
        <w:top w:val="none" w:sz="0" w:space="0" w:color="auto"/>
        <w:left w:val="none" w:sz="0" w:space="0" w:color="auto"/>
        <w:bottom w:val="none" w:sz="0" w:space="0" w:color="auto"/>
        <w:right w:val="none" w:sz="0" w:space="0" w:color="auto"/>
      </w:divBdr>
    </w:div>
    <w:div w:id="272518309">
      <w:bodyDiv w:val="1"/>
      <w:marLeft w:val="0"/>
      <w:marRight w:val="0"/>
      <w:marTop w:val="0"/>
      <w:marBottom w:val="0"/>
      <w:divBdr>
        <w:top w:val="none" w:sz="0" w:space="0" w:color="auto"/>
        <w:left w:val="none" w:sz="0" w:space="0" w:color="auto"/>
        <w:bottom w:val="none" w:sz="0" w:space="0" w:color="auto"/>
        <w:right w:val="none" w:sz="0" w:space="0" w:color="auto"/>
      </w:divBdr>
    </w:div>
    <w:div w:id="276915556">
      <w:bodyDiv w:val="1"/>
      <w:marLeft w:val="0"/>
      <w:marRight w:val="0"/>
      <w:marTop w:val="0"/>
      <w:marBottom w:val="0"/>
      <w:divBdr>
        <w:top w:val="none" w:sz="0" w:space="0" w:color="auto"/>
        <w:left w:val="none" w:sz="0" w:space="0" w:color="auto"/>
        <w:bottom w:val="none" w:sz="0" w:space="0" w:color="auto"/>
        <w:right w:val="none" w:sz="0" w:space="0" w:color="auto"/>
      </w:divBdr>
    </w:div>
    <w:div w:id="295725785">
      <w:bodyDiv w:val="1"/>
      <w:marLeft w:val="0"/>
      <w:marRight w:val="0"/>
      <w:marTop w:val="0"/>
      <w:marBottom w:val="0"/>
      <w:divBdr>
        <w:top w:val="none" w:sz="0" w:space="0" w:color="auto"/>
        <w:left w:val="none" w:sz="0" w:space="0" w:color="auto"/>
        <w:bottom w:val="none" w:sz="0" w:space="0" w:color="auto"/>
        <w:right w:val="none" w:sz="0" w:space="0" w:color="auto"/>
      </w:divBdr>
    </w:div>
    <w:div w:id="311445395">
      <w:bodyDiv w:val="1"/>
      <w:marLeft w:val="0"/>
      <w:marRight w:val="0"/>
      <w:marTop w:val="0"/>
      <w:marBottom w:val="0"/>
      <w:divBdr>
        <w:top w:val="none" w:sz="0" w:space="0" w:color="auto"/>
        <w:left w:val="none" w:sz="0" w:space="0" w:color="auto"/>
        <w:bottom w:val="none" w:sz="0" w:space="0" w:color="auto"/>
        <w:right w:val="none" w:sz="0" w:space="0" w:color="auto"/>
      </w:divBdr>
    </w:div>
    <w:div w:id="328754792">
      <w:bodyDiv w:val="1"/>
      <w:marLeft w:val="0"/>
      <w:marRight w:val="0"/>
      <w:marTop w:val="0"/>
      <w:marBottom w:val="0"/>
      <w:divBdr>
        <w:top w:val="none" w:sz="0" w:space="0" w:color="auto"/>
        <w:left w:val="none" w:sz="0" w:space="0" w:color="auto"/>
        <w:bottom w:val="none" w:sz="0" w:space="0" w:color="auto"/>
        <w:right w:val="none" w:sz="0" w:space="0" w:color="auto"/>
      </w:divBdr>
    </w:div>
    <w:div w:id="335766603">
      <w:bodyDiv w:val="1"/>
      <w:marLeft w:val="0"/>
      <w:marRight w:val="0"/>
      <w:marTop w:val="0"/>
      <w:marBottom w:val="0"/>
      <w:divBdr>
        <w:top w:val="none" w:sz="0" w:space="0" w:color="auto"/>
        <w:left w:val="none" w:sz="0" w:space="0" w:color="auto"/>
        <w:bottom w:val="none" w:sz="0" w:space="0" w:color="auto"/>
        <w:right w:val="none" w:sz="0" w:space="0" w:color="auto"/>
      </w:divBdr>
    </w:div>
    <w:div w:id="347803884">
      <w:bodyDiv w:val="1"/>
      <w:marLeft w:val="0"/>
      <w:marRight w:val="0"/>
      <w:marTop w:val="0"/>
      <w:marBottom w:val="0"/>
      <w:divBdr>
        <w:top w:val="none" w:sz="0" w:space="0" w:color="auto"/>
        <w:left w:val="none" w:sz="0" w:space="0" w:color="auto"/>
        <w:bottom w:val="none" w:sz="0" w:space="0" w:color="auto"/>
        <w:right w:val="none" w:sz="0" w:space="0" w:color="auto"/>
      </w:divBdr>
    </w:div>
    <w:div w:id="401409960">
      <w:bodyDiv w:val="1"/>
      <w:marLeft w:val="0"/>
      <w:marRight w:val="0"/>
      <w:marTop w:val="0"/>
      <w:marBottom w:val="0"/>
      <w:divBdr>
        <w:top w:val="none" w:sz="0" w:space="0" w:color="auto"/>
        <w:left w:val="none" w:sz="0" w:space="0" w:color="auto"/>
        <w:bottom w:val="none" w:sz="0" w:space="0" w:color="auto"/>
        <w:right w:val="none" w:sz="0" w:space="0" w:color="auto"/>
      </w:divBdr>
    </w:div>
    <w:div w:id="410350903">
      <w:bodyDiv w:val="1"/>
      <w:marLeft w:val="0"/>
      <w:marRight w:val="0"/>
      <w:marTop w:val="0"/>
      <w:marBottom w:val="0"/>
      <w:divBdr>
        <w:top w:val="none" w:sz="0" w:space="0" w:color="auto"/>
        <w:left w:val="none" w:sz="0" w:space="0" w:color="auto"/>
        <w:bottom w:val="none" w:sz="0" w:space="0" w:color="auto"/>
        <w:right w:val="none" w:sz="0" w:space="0" w:color="auto"/>
      </w:divBdr>
      <w:divsChild>
        <w:div w:id="1026714258">
          <w:marLeft w:val="0"/>
          <w:marRight w:val="0"/>
          <w:marTop w:val="90"/>
          <w:marBottom w:val="0"/>
          <w:divBdr>
            <w:top w:val="none" w:sz="0" w:space="0" w:color="auto"/>
            <w:left w:val="none" w:sz="0" w:space="0" w:color="auto"/>
            <w:bottom w:val="none" w:sz="0" w:space="0" w:color="auto"/>
            <w:right w:val="none" w:sz="0" w:space="0" w:color="auto"/>
          </w:divBdr>
          <w:divsChild>
            <w:div w:id="539518034">
              <w:marLeft w:val="0"/>
              <w:marRight w:val="0"/>
              <w:marTop w:val="0"/>
              <w:marBottom w:val="420"/>
              <w:divBdr>
                <w:top w:val="none" w:sz="0" w:space="0" w:color="auto"/>
                <w:left w:val="none" w:sz="0" w:space="0" w:color="auto"/>
                <w:bottom w:val="none" w:sz="0" w:space="0" w:color="auto"/>
                <w:right w:val="none" w:sz="0" w:space="0" w:color="auto"/>
              </w:divBdr>
              <w:divsChild>
                <w:div w:id="1844542787">
                  <w:marLeft w:val="0"/>
                  <w:marRight w:val="0"/>
                  <w:marTop w:val="0"/>
                  <w:marBottom w:val="0"/>
                  <w:divBdr>
                    <w:top w:val="none" w:sz="0" w:space="0" w:color="auto"/>
                    <w:left w:val="none" w:sz="0" w:space="0" w:color="auto"/>
                    <w:bottom w:val="none" w:sz="0" w:space="0" w:color="auto"/>
                    <w:right w:val="none" w:sz="0" w:space="0" w:color="auto"/>
                  </w:divBdr>
                  <w:divsChild>
                    <w:div w:id="54653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8381">
      <w:bodyDiv w:val="1"/>
      <w:marLeft w:val="0"/>
      <w:marRight w:val="0"/>
      <w:marTop w:val="0"/>
      <w:marBottom w:val="0"/>
      <w:divBdr>
        <w:top w:val="none" w:sz="0" w:space="0" w:color="auto"/>
        <w:left w:val="none" w:sz="0" w:space="0" w:color="auto"/>
        <w:bottom w:val="none" w:sz="0" w:space="0" w:color="auto"/>
        <w:right w:val="none" w:sz="0" w:space="0" w:color="auto"/>
      </w:divBdr>
    </w:div>
    <w:div w:id="475222819">
      <w:bodyDiv w:val="1"/>
      <w:marLeft w:val="0"/>
      <w:marRight w:val="0"/>
      <w:marTop w:val="0"/>
      <w:marBottom w:val="0"/>
      <w:divBdr>
        <w:top w:val="none" w:sz="0" w:space="0" w:color="auto"/>
        <w:left w:val="none" w:sz="0" w:space="0" w:color="auto"/>
        <w:bottom w:val="none" w:sz="0" w:space="0" w:color="auto"/>
        <w:right w:val="none" w:sz="0" w:space="0" w:color="auto"/>
      </w:divBdr>
    </w:div>
    <w:div w:id="481384449">
      <w:bodyDiv w:val="1"/>
      <w:marLeft w:val="0"/>
      <w:marRight w:val="0"/>
      <w:marTop w:val="0"/>
      <w:marBottom w:val="0"/>
      <w:divBdr>
        <w:top w:val="none" w:sz="0" w:space="0" w:color="auto"/>
        <w:left w:val="none" w:sz="0" w:space="0" w:color="auto"/>
        <w:bottom w:val="none" w:sz="0" w:space="0" w:color="auto"/>
        <w:right w:val="none" w:sz="0" w:space="0" w:color="auto"/>
      </w:divBdr>
    </w:div>
    <w:div w:id="504513572">
      <w:bodyDiv w:val="1"/>
      <w:marLeft w:val="0"/>
      <w:marRight w:val="0"/>
      <w:marTop w:val="0"/>
      <w:marBottom w:val="0"/>
      <w:divBdr>
        <w:top w:val="none" w:sz="0" w:space="0" w:color="auto"/>
        <w:left w:val="none" w:sz="0" w:space="0" w:color="auto"/>
        <w:bottom w:val="none" w:sz="0" w:space="0" w:color="auto"/>
        <w:right w:val="none" w:sz="0" w:space="0" w:color="auto"/>
      </w:divBdr>
    </w:div>
    <w:div w:id="531651413">
      <w:bodyDiv w:val="1"/>
      <w:marLeft w:val="0"/>
      <w:marRight w:val="0"/>
      <w:marTop w:val="0"/>
      <w:marBottom w:val="0"/>
      <w:divBdr>
        <w:top w:val="none" w:sz="0" w:space="0" w:color="auto"/>
        <w:left w:val="none" w:sz="0" w:space="0" w:color="auto"/>
        <w:bottom w:val="none" w:sz="0" w:space="0" w:color="auto"/>
        <w:right w:val="none" w:sz="0" w:space="0" w:color="auto"/>
      </w:divBdr>
    </w:div>
    <w:div w:id="536821911">
      <w:bodyDiv w:val="1"/>
      <w:marLeft w:val="0"/>
      <w:marRight w:val="0"/>
      <w:marTop w:val="0"/>
      <w:marBottom w:val="0"/>
      <w:divBdr>
        <w:top w:val="none" w:sz="0" w:space="0" w:color="auto"/>
        <w:left w:val="none" w:sz="0" w:space="0" w:color="auto"/>
        <w:bottom w:val="none" w:sz="0" w:space="0" w:color="auto"/>
        <w:right w:val="none" w:sz="0" w:space="0" w:color="auto"/>
      </w:divBdr>
    </w:div>
    <w:div w:id="560796757">
      <w:bodyDiv w:val="1"/>
      <w:marLeft w:val="0"/>
      <w:marRight w:val="0"/>
      <w:marTop w:val="0"/>
      <w:marBottom w:val="0"/>
      <w:divBdr>
        <w:top w:val="none" w:sz="0" w:space="0" w:color="auto"/>
        <w:left w:val="none" w:sz="0" w:space="0" w:color="auto"/>
        <w:bottom w:val="none" w:sz="0" w:space="0" w:color="auto"/>
        <w:right w:val="none" w:sz="0" w:space="0" w:color="auto"/>
      </w:divBdr>
    </w:div>
    <w:div w:id="583761248">
      <w:bodyDiv w:val="1"/>
      <w:marLeft w:val="0"/>
      <w:marRight w:val="0"/>
      <w:marTop w:val="0"/>
      <w:marBottom w:val="0"/>
      <w:divBdr>
        <w:top w:val="none" w:sz="0" w:space="0" w:color="auto"/>
        <w:left w:val="none" w:sz="0" w:space="0" w:color="auto"/>
        <w:bottom w:val="none" w:sz="0" w:space="0" w:color="auto"/>
        <w:right w:val="none" w:sz="0" w:space="0" w:color="auto"/>
      </w:divBdr>
    </w:div>
    <w:div w:id="586378386">
      <w:bodyDiv w:val="1"/>
      <w:marLeft w:val="0"/>
      <w:marRight w:val="0"/>
      <w:marTop w:val="0"/>
      <w:marBottom w:val="0"/>
      <w:divBdr>
        <w:top w:val="none" w:sz="0" w:space="0" w:color="auto"/>
        <w:left w:val="none" w:sz="0" w:space="0" w:color="auto"/>
        <w:bottom w:val="none" w:sz="0" w:space="0" w:color="auto"/>
        <w:right w:val="none" w:sz="0" w:space="0" w:color="auto"/>
      </w:divBdr>
    </w:div>
    <w:div w:id="595285277">
      <w:bodyDiv w:val="1"/>
      <w:marLeft w:val="0"/>
      <w:marRight w:val="0"/>
      <w:marTop w:val="0"/>
      <w:marBottom w:val="0"/>
      <w:divBdr>
        <w:top w:val="none" w:sz="0" w:space="0" w:color="auto"/>
        <w:left w:val="none" w:sz="0" w:space="0" w:color="auto"/>
        <w:bottom w:val="none" w:sz="0" w:space="0" w:color="auto"/>
        <w:right w:val="none" w:sz="0" w:space="0" w:color="auto"/>
      </w:divBdr>
    </w:div>
    <w:div w:id="604576870">
      <w:bodyDiv w:val="1"/>
      <w:marLeft w:val="0"/>
      <w:marRight w:val="0"/>
      <w:marTop w:val="0"/>
      <w:marBottom w:val="0"/>
      <w:divBdr>
        <w:top w:val="none" w:sz="0" w:space="0" w:color="auto"/>
        <w:left w:val="none" w:sz="0" w:space="0" w:color="auto"/>
        <w:bottom w:val="none" w:sz="0" w:space="0" w:color="auto"/>
        <w:right w:val="none" w:sz="0" w:space="0" w:color="auto"/>
      </w:divBdr>
    </w:div>
    <w:div w:id="621493881">
      <w:bodyDiv w:val="1"/>
      <w:marLeft w:val="0"/>
      <w:marRight w:val="0"/>
      <w:marTop w:val="0"/>
      <w:marBottom w:val="0"/>
      <w:divBdr>
        <w:top w:val="none" w:sz="0" w:space="0" w:color="auto"/>
        <w:left w:val="none" w:sz="0" w:space="0" w:color="auto"/>
        <w:bottom w:val="none" w:sz="0" w:space="0" w:color="auto"/>
        <w:right w:val="none" w:sz="0" w:space="0" w:color="auto"/>
      </w:divBdr>
    </w:div>
    <w:div w:id="668682368">
      <w:bodyDiv w:val="1"/>
      <w:marLeft w:val="0"/>
      <w:marRight w:val="0"/>
      <w:marTop w:val="0"/>
      <w:marBottom w:val="0"/>
      <w:divBdr>
        <w:top w:val="none" w:sz="0" w:space="0" w:color="auto"/>
        <w:left w:val="none" w:sz="0" w:space="0" w:color="auto"/>
        <w:bottom w:val="none" w:sz="0" w:space="0" w:color="auto"/>
        <w:right w:val="none" w:sz="0" w:space="0" w:color="auto"/>
      </w:divBdr>
    </w:div>
    <w:div w:id="686249753">
      <w:bodyDiv w:val="1"/>
      <w:marLeft w:val="0"/>
      <w:marRight w:val="0"/>
      <w:marTop w:val="0"/>
      <w:marBottom w:val="0"/>
      <w:divBdr>
        <w:top w:val="none" w:sz="0" w:space="0" w:color="auto"/>
        <w:left w:val="none" w:sz="0" w:space="0" w:color="auto"/>
        <w:bottom w:val="none" w:sz="0" w:space="0" w:color="auto"/>
        <w:right w:val="none" w:sz="0" w:space="0" w:color="auto"/>
      </w:divBdr>
    </w:div>
    <w:div w:id="724257403">
      <w:bodyDiv w:val="1"/>
      <w:marLeft w:val="0"/>
      <w:marRight w:val="0"/>
      <w:marTop w:val="0"/>
      <w:marBottom w:val="0"/>
      <w:divBdr>
        <w:top w:val="none" w:sz="0" w:space="0" w:color="auto"/>
        <w:left w:val="none" w:sz="0" w:space="0" w:color="auto"/>
        <w:bottom w:val="none" w:sz="0" w:space="0" w:color="auto"/>
        <w:right w:val="none" w:sz="0" w:space="0" w:color="auto"/>
      </w:divBdr>
    </w:div>
    <w:div w:id="735276077">
      <w:bodyDiv w:val="1"/>
      <w:marLeft w:val="0"/>
      <w:marRight w:val="0"/>
      <w:marTop w:val="0"/>
      <w:marBottom w:val="0"/>
      <w:divBdr>
        <w:top w:val="none" w:sz="0" w:space="0" w:color="auto"/>
        <w:left w:val="none" w:sz="0" w:space="0" w:color="auto"/>
        <w:bottom w:val="none" w:sz="0" w:space="0" w:color="auto"/>
        <w:right w:val="none" w:sz="0" w:space="0" w:color="auto"/>
      </w:divBdr>
    </w:div>
    <w:div w:id="740374720">
      <w:bodyDiv w:val="1"/>
      <w:marLeft w:val="0"/>
      <w:marRight w:val="0"/>
      <w:marTop w:val="0"/>
      <w:marBottom w:val="0"/>
      <w:divBdr>
        <w:top w:val="none" w:sz="0" w:space="0" w:color="auto"/>
        <w:left w:val="none" w:sz="0" w:space="0" w:color="auto"/>
        <w:bottom w:val="none" w:sz="0" w:space="0" w:color="auto"/>
        <w:right w:val="none" w:sz="0" w:space="0" w:color="auto"/>
      </w:divBdr>
    </w:div>
    <w:div w:id="747465560">
      <w:bodyDiv w:val="1"/>
      <w:marLeft w:val="0"/>
      <w:marRight w:val="0"/>
      <w:marTop w:val="0"/>
      <w:marBottom w:val="0"/>
      <w:divBdr>
        <w:top w:val="none" w:sz="0" w:space="0" w:color="auto"/>
        <w:left w:val="none" w:sz="0" w:space="0" w:color="auto"/>
        <w:bottom w:val="none" w:sz="0" w:space="0" w:color="auto"/>
        <w:right w:val="none" w:sz="0" w:space="0" w:color="auto"/>
      </w:divBdr>
    </w:div>
    <w:div w:id="783887557">
      <w:bodyDiv w:val="1"/>
      <w:marLeft w:val="0"/>
      <w:marRight w:val="0"/>
      <w:marTop w:val="0"/>
      <w:marBottom w:val="0"/>
      <w:divBdr>
        <w:top w:val="none" w:sz="0" w:space="0" w:color="auto"/>
        <w:left w:val="none" w:sz="0" w:space="0" w:color="auto"/>
        <w:bottom w:val="none" w:sz="0" w:space="0" w:color="auto"/>
        <w:right w:val="none" w:sz="0" w:space="0" w:color="auto"/>
      </w:divBdr>
    </w:div>
    <w:div w:id="790562387">
      <w:bodyDiv w:val="1"/>
      <w:marLeft w:val="0"/>
      <w:marRight w:val="0"/>
      <w:marTop w:val="0"/>
      <w:marBottom w:val="0"/>
      <w:divBdr>
        <w:top w:val="none" w:sz="0" w:space="0" w:color="auto"/>
        <w:left w:val="none" w:sz="0" w:space="0" w:color="auto"/>
        <w:bottom w:val="none" w:sz="0" w:space="0" w:color="auto"/>
        <w:right w:val="none" w:sz="0" w:space="0" w:color="auto"/>
      </w:divBdr>
    </w:div>
    <w:div w:id="791438704">
      <w:bodyDiv w:val="1"/>
      <w:marLeft w:val="0"/>
      <w:marRight w:val="0"/>
      <w:marTop w:val="0"/>
      <w:marBottom w:val="0"/>
      <w:divBdr>
        <w:top w:val="none" w:sz="0" w:space="0" w:color="auto"/>
        <w:left w:val="none" w:sz="0" w:space="0" w:color="auto"/>
        <w:bottom w:val="none" w:sz="0" w:space="0" w:color="auto"/>
        <w:right w:val="none" w:sz="0" w:space="0" w:color="auto"/>
      </w:divBdr>
    </w:div>
    <w:div w:id="878081985">
      <w:bodyDiv w:val="1"/>
      <w:marLeft w:val="0"/>
      <w:marRight w:val="0"/>
      <w:marTop w:val="0"/>
      <w:marBottom w:val="0"/>
      <w:divBdr>
        <w:top w:val="none" w:sz="0" w:space="0" w:color="auto"/>
        <w:left w:val="none" w:sz="0" w:space="0" w:color="auto"/>
        <w:bottom w:val="none" w:sz="0" w:space="0" w:color="auto"/>
        <w:right w:val="none" w:sz="0" w:space="0" w:color="auto"/>
      </w:divBdr>
    </w:div>
    <w:div w:id="881600485">
      <w:bodyDiv w:val="1"/>
      <w:marLeft w:val="0"/>
      <w:marRight w:val="0"/>
      <w:marTop w:val="0"/>
      <w:marBottom w:val="0"/>
      <w:divBdr>
        <w:top w:val="none" w:sz="0" w:space="0" w:color="auto"/>
        <w:left w:val="none" w:sz="0" w:space="0" w:color="auto"/>
        <w:bottom w:val="none" w:sz="0" w:space="0" w:color="auto"/>
        <w:right w:val="none" w:sz="0" w:space="0" w:color="auto"/>
      </w:divBdr>
    </w:div>
    <w:div w:id="962886667">
      <w:bodyDiv w:val="1"/>
      <w:marLeft w:val="0"/>
      <w:marRight w:val="0"/>
      <w:marTop w:val="0"/>
      <w:marBottom w:val="0"/>
      <w:divBdr>
        <w:top w:val="none" w:sz="0" w:space="0" w:color="auto"/>
        <w:left w:val="none" w:sz="0" w:space="0" w:color="auto"/>
        <w:bottom w:val="none" w:sz="0" w:space="0" w:color="auto"/>
        <w:right w:val="none" w:sz="0" w:space="0" w:color="auto"/>
      </w:divBdr>
    </w:div>
    <w:div w:id="963079697">
      <w:bodyDiv w:val="1"/>
      <w:marLeft w:val="0"/>
      <w:marRight w:val="0"/>
      <w:marTop w:val="0"/>
      <w:marBottom w:val="0"/>
      <w:divBdr>
        <w:top w:val="none" w:sz="0" w:space="0" w:color="auto"/>
        <w:left w:val="none" w:sz="0" w:space="0" w:color="auto"/>
        <w:bottom w:val="none" w:sz="0" w:space="0" w:color="auto"/>
        <w:right w:val="none" w:sz="0" w:space="0" w:color="auto"/>
      </w:divBdr>
    </w:div>
    <w:div w:id="1039739874">
      <w:bodyDiv w:val="1"/>
      <w:marLeft w:val="0"/>
      <w:marRight w:val="0"/>
      <w:marTop w:val="0"/>
      <w:marBottom w:val="0"/>
      <w:divBdr>
        <w:top w:val="none" w:sz="0" w:space="0" w:color="auto"/>
        <w:left w:val="none" w:sz="0" w:space="0" w:color="auto"/>
        <w:bottom w:val="none" w:sz="0" w:space="0" w:color="auto"/>
        <w:right w:val="none" w:sz="0" w:space="0" w:color="auto"/>
      </w:divBdr>
    </w:div>
    <w:div w:id="1046760783">
      <w:bodyDiv w:val="1"/>
      <w:marLeft w:val="0"/>
      <w:marRight w:val="0"/>
      <w:marTop w:val="0"/>
      <w:marBottom w:val="0"/>
      <w:divBdr>
        <w:top w:val="none" w:sz="0" w:space="0" w:color="auto"/>
        <w:left w:val="none" w:sz="0" w:space="0" w:color="auto"/>
        <w:bottom w:val="none" w:sz="0" w:space="0" w:color="auto"/>
        <w:right w:val="none" w:sz="0" w:space="0" w:color="auto"/>
      </w:divBdr>
    </w:div>
    <w:div w:id="1062099422">
      <w:bodyDiv w:val="1"/>
      <w:marLeft w:val="0"/>
      <w:marRight w:val="0"/>
      <w:marTop w:val="0"/>
      <w:marBottom w:val="0"/>
      <w:divBdr>
        <w:top w:val="none" w:sz="0" w:space="0" w:color="auto"/>
        <w:left w:val="none" w:sz="0" w:space="0" w:color="auto"/>
        <w:bottom w:val="none" w:sz="0" w:space="0" w:color="auto"/>
        <w:right w:val="none" w:sz="0" w:space="0" w:color="auto"/>
      </w:divBdr>
    </w:div>
    <w:div w:id="1110320756">
      <w:bodyDiv w:val="1"/>
      <w:marLeft w:val="0"/>
      <w:marRight w:val="0"/>
      <w:marTop w:val="0"/>
      <w:marBottom w:val="0"/>
      <w:divBdr>
        <w:top w:val="none" w:sz="0" w:space="0" w:color="auto"/>
        <w:left w:val="none" w:sz="0" w:space="0" w:color="auto"/>
        <w:bottom w:val="none" w:sz="0" w:space="0" w:color="auto"/>
        <w:right w:val="none" w:sz="0" w:space="0" w:color="auto"/>
      </w:divBdr>
    </w:div>
    <w:div w:id="1136263247">
      <w:bodyDiv w:val="1"/>
      <w:marLeft w:val="0"/>
      <w:marRight w:val="0"/>
      <w:marTop w:val="0"/>
      <w:marBottom w:val="0"/>
      <w:divBdr>
        <w:top w:val="none" w:sz="0" w:space="0" w:color="auto"/>
        <w:left w:val="none" w:sz="0" w:space="0" w:color="auto"/>
        <w:bottom w:val="none" w:sz="0" w:space="0" w:color="auto"/>
        <w:right w:val="none" w:sz="0" w:space="0" w:color="auto"/>
      </w:divBdr>
    </w:div>
    <w:div w:id="1180660482">
      <w:bodyDiv w:val="1"/>
      <w:marLeft w:val="0"/>
      <w:marRight w:val="0"/>
      <w:marTop w:val="0"/>
      <w:marBottom w:val="0"/>
      <w:divBdr>
        <w:top w:val="none" w:sz="0" w:space="0" w:color="auto"/>
        <w:left w:val="none" w:sz="0" w:space="0" w:color="auto"/>
        <w:bottom w:val="none" w:sz="0" w:space="0" w:color="auto"/>
        <w:right w:val="none" w:sz="0" w:space="0" w:color="auto"/>
      </w:divBdr>
    </w:div>
    <w:div w:id="1185287693">
      <w:bodyDiv w:val="1"/>
      <w:marLeft w:val="0"/>
      <w:marRight w:val="0"/>
      <w:marTop w:val="0"/>
      <w:marBottom w:val="0"/>
      <w:divBdr>
        <w:top w:val="none" w:sz="0" w:space="0" w:color="auto"/>
        <w:left w:val="none" w:sz="0" w:space="0" w:color="auto"/>
        <w:bottom w:val="none" w:sz="0" w:space="0" w:color="auto"/>
        <w:right w:val="none" w:sz="0" w:space="0" w:color="auto"/>
      </w:divBdr>
    </w:div>
    <w:div w:id="1220168521">
      <w:bodyDiv w:val="1"/>
      <w:marLeft w:val="0"/>
      <w:marRight w:val="0"/>
      <w:marTop w:val="0"/>
      <w:marBottom w:val="0"/>
      <w:divBdr>
        <w:top w:val="none" w:sz="0" w:space="0" w:color="auto"/>
        <w:left w:val="none" w:sz="0" w:space="0" w:color="auto"/>
        <w:bottom w:val="none" w:sz="0" w:space="0" w:color="auto"/>
        <w:right w:val="none" w:sz="0" w:space="0" w:color="auto"/>
      </w:divBdr>
    </w:div>
    <w:div w:id="1227568875">
      <w:bodyDiv w:val="1"/>
      <w:marLeft w:val="0"/>
      <w:marRight w:val="0"/>
      <w:marTop w:val="0"/>
      <w:marBottom w:val="0"/>
      <w:divBdr>
        <w:top w:val="none" w:sz="0" w:space="0" w:color="auto"/>
        <w:left w:val="none" w:sz="0" w:space="0" w:color="auto"/>
        <w:bottom w:val="none" w:sz="0" w:space="0" w:color="auto"/>
        <w:right w:val="none" w:sz="0" w:space="0" w:color="auto"/>
      </w:divBdr>
    </w:div>
    <w:div w:id="1246723957">
      <w:bodyDiv w:val="1"/>
      <w:marLeft w:val="0"/>
      <w:marRight w:val="0"/>
      <w:marTop w:val="0"/>
      <w:marBottom w:val="0"/>
      <w:divBdr>
        <w:top w:val="none" w:sz="0" w:space="0" w:color="auto"/>
        <w:left w:val="none" w:sz="0" w:space="0" w:color="auto"/>
        <w:bottom w:val="none" w:sz="0" w:space="0" w:color="auto"/>
        <w:right w:val="none" w:sz="0" w:space="0" w:color="auto"/>
      </w:divBdr>
    </w:div>
    <w:div w:id="1273780105">
      <w:bodyDiv w:val="1"/>
      <w:marLeft w:val="0"/>
      <w:marRight w:val="0"/>
      <w:marTop w:val="0"/>
      <w:marBottom w:val="0"/>
      <w:divBdr>
        <w:top w:val="none" w:sz="0" w:space="0" w:color="auto"/>
        <w:left w:val="none" w:sz="0" w:space="0" w:color="auto"/>
        <w:bottom w:val="none" w:sz="0" w:space="0" w:color="auto"/>
        <w:right w:val="none" w:sz="0" w:space="0" w:color="auto"/>
      </w:divBdr>
    </w:div>
    <w:div w:id="1290091639">
      <w:bodyDiv w:val="1"/>
      <w:marLeft w:val="0"/>
      <w:marRight w:val="0"/>
      <w:marTop w:val="0"/>
      <w:marBottom w:val="0"/>
      <w:divBdr>
        <w:top w:val="none" w:sz="0" w:space="0" w:color="auto"/>
        <w:left w:val="none" w:sz="0" w:space="0" w:color="auto"/>
        <w:bottom w:val="none" w:sz="0" w:space="0" w:color="auto"/>
        <w:right w:val="none" w:sz="0" w:space="0" w:color="auto"/>
      </w:divBdr>
    </w:div>
    <w:div w:id="1296061469">
      <w:bodyDiv w:val="1"/>
      <w:marLeft w:val="0"/>
      <w:marRight w:val="0"/>
      <w:marTop w:val="0"/>
      <w:marBottom w:val="0"/>
      <w:divBdr>
        <w:top w:val="none" w:sz="0" w:space="0" w:color="auto"/>
        <w:left w:val="none" w:sz="0" w:space="0" w:color="auto"/>
        <w:bottom w:val="none" w:sz="0" w:space="0" w:color="auto"/>
        <w:right w:val="none" w:sz="0" w:space="0" w:color="auto"/>
      </w:divBdr>
    </w:div>
    <w:div w:id="1317996075">
      <w:bodyDiv w:val="1"/>
      <w:marLeft w:val="0"/>
      <w:marRight w:val="0"/>
      <w:marTop w:val="0"/>
      <w:marBottom w:val="0"/>
      <w:divBdr>
        <w:top w:val="none" w:sz="0" w:space="0" w:color="auto"/>
        <w:left w:val="none" w:sz="0" w:space="0" w:color="auto"/>
        <w:bottom w:val="none" w:sz="0" w:space="0" w:color="auto"/>
        <w:right w:val="none" w:sz="0" w:space="0" w:color="auto"/>
      </w:divBdr>
    </w:div>
    <w:div w:id="1323894773">
      <w:bodyDiv w:val="1"/>
      <w:marLeft w:val="0"/>
      <w:marRight w:val="0"/>
      <w:marTop w:val="0"/>
      <w:marBottom w:val="0"/>
      <w:divBdr>
        <w:top w:val="none" w:sz="0" w:space="0" w:color="auto"/>
        <w:left w:val="none" w:sz="0" w:space="0" w:color="auto"/>
        <w:bottom w:val="none" w:sz="0" w:space="0" w:color="auto"/>
        <w:right w:val="none" w:sz="0" w:space="0" w:color="auto"/>
      </w:divBdr>
    </w:div>
    <w:div w:id="1338343296">
      <w:bodyDiv w:val="1"/>
      <w:marLeft w:val="0"/>
      <w:marRight w:val="0"/>
      <w:marTop w:val="0"/>
      <w:marBottom w:val="0"/>
      <w:divBdr>
        <w:top w:val="none" w:sz="0" w:space="0" w:color="auto"/>
        <w:left w:val="none" w:sz="0" w:space="0" w:color="auto"/>
        <w:bottom w:val="none" w:sz="0" w:space="0" w:color="auto"/>
        <w:right w:val="none" w:sz="0" w:space="0" w:color="auto"/>
      </w:divBdr>
    </w:div>
    <w:div w:id="1380744670">
      <w:bodyDiv w:val="1"/>
      <w:marLeft w:val="0"/>
      <w:marRight w:val="0"/>
      <w:marTop w:val="0"/>
      <w:marBottom w:val="0"/>
      <w:divBdr>
        <w:top w:val="none" w:sz="0" w:space="0" w:color="auto"/>
        <w:left w:val="none" w:sz="0" w:space="0" w:color="auto"/>
        <w:bottom w:val="none" w:sz="0" w:space="0" w:color="auto"/>
        <w:right w:val="none" w:sz="0" w:space="0" w:color="auto"/>
      </w:divBdr>
    </w:div>
    <w:div w:id="1401978066">
      <w:bodyDiv w:val="1"/>
      <w:marLeft w:val="0"/>
      <w:marRight w:val="0"/>
      <w:marTop w:val="0"/>
      <w:marBottom w:val="0"/>
      <w:divBdr>
        <w:top w:val="none" w:sz="0" w:space="0" w:color="auto"/>
        <w:left w:val="none" w:sz="0" w:space="0" w:color="auto"/>
        <w:bottom w:val="none" w:sz="0" w:space="0" w:color="auto"/>
        <w:right w:val="none" w:sz="0" w:space="0" w:color="auto"/>
      </w:divBdr>
    </w:div>
    <w:div w:id="1461604953">
      <w:bodyDiv w:val="1"/>
      <w:marLeft w:val="0"/>
      <w:marRight w:val="0"/>
      <w:marTop w:val="0"/>
      <w:marBottom w:val="0"/>
      <w:divBdr>
        <w:top w:val="none" w:sz="0" w:space="0" w:color="auto"/>
        <w:left w:val="none" w:sz="0" w:space="0" w:color="auto"/>
        <w:bottom w:val="none" w:sz="0" w:space="0" w:color="auto"/>
        <w:right w:val="none" w:sz="0" w:space="0" w:color="auto"/>
      </w:divBdr>
    </w:div>
    <w:div w:id="1482233436">
      <w:bodyDiv w:val="1"/>
      <w:marLeft w:val="0"/>
      <w:marRight w:val="0"/>
      <w:marTop w:val="0"/>
      <w:marBottom w:val="0"/>
      <w:divBdr>
        <w:top w:val="none" w:sz="0" w:space="0" w:color="auto"/>
        <w:left w:val="none" w:sz="0" w:space="0" w:color="auto"/>
        <w:bottom w:val="none" w:sz="0" w:space="0" w:color="auto"/>
        <w:right w:val="none" w:sz="0" w:space="0" w:color="auto"/>
      </w:divBdr>
    </w:div>
    <w:div w:id="1492406257">
      <w:bodyDiv w:val="1"/>
      <w:marLeft w:val="0"/>
      <w:marRight w:val="0"/>
      <w:marTop w:val="0"/>
      <w:marBottom w:val="0"/>
      <w:divBdr>
        <w:top w:val="none" w:sz="0" w:space="0" w:color="auto"/>
        <w:left w:val="none" w:sz="0" w:space="0" w:color="auto"/>
        <w:bottom w:val="none" w:sz="0" w:space="0" w:color="auto"/>
        <w:right w:val="none" w:sz="0" w:space="0" w:color="auto"/>
      </w:divBdr>
    </w:div>
    <w:div w:id="1495755524">
      <w:bodyDiv w:val="1"/>
      <w:marLeft w:val="0"/>
      <w:marRight w:val="0"/>
      <w:marTop w:val="0"/>
      <w:marBottom w:val="0"/>
      <w:divBdr>
        <w:top w:val="none" w:sz="0" w:space="0" w:color="auto"/>
        <w:left w:val="none" w:sz="0" w:space="0" w:color="auto"/>
        <w:bottom w:val="none" w:sz="0" w:space="0" w:color="auto"/>
        <w:right w:val="none" w:sz="0" w:space="0" w:color="auto"/>
      </w:divBdr>
    </w:div>
    <w:div w:id="1559121960">
      <w:bodyDiv w:val="1"/>
      <w:marLeft w:val="0"/>
      <w:marRight w:val="0"/>
      <w:marTop w:val="0"/>
      <w:marBottom w:val="0"/>
      <w:divBdr>
        <w:top w:val="none" w:sz="0" w:space="0" w:color="auto"/>
        <w:left w:val="none" w:sz="0" w:space="0" w:color="auto"/>
        <w:bottom w:val="none" w:sz="0" w:space="0" w:color="auto"/>
        <w:right w:val="none" w:sz="0" w:space="0" w:color="auto"/>
      </w:divBdr>
    </w:div>
    <w:div w:id="1585646475">
      <w:bodyDiv w:val="1"/>
      <w:marLeft w:val="0"/>
      <w:marRight w:val="0"/>
      <w:marTop w:val="0"/>
      <w:marBottom w:val="0"/>
      <w:divBdr>
        <w:top w:val="none" w:sz="0" w:space="0" w:color="auto"/>
        <w:left w:val="none" w:sz="0" w:space="0" w:color="auto"/>
        <w:bottom w:val="none" w:sz="0" w:space="0" w:color="auto"/>
        <w:right w:val="none" w:sz="0" w:space="0" w:color="auto"/>
      </w:divBdr>
    </w:div>
    <w:div w:id="1633247735">
      <w:bodyDiv w:val="1"/>
      <w:marLeft w:val="0"/>
      <w:marRight w:val="0"/>
      <w:marTop w:val="0"/>
      <w:marBottom w:val="0"/>
      <w:divBdr>
        <w:top w:val="none" w:sz="0" w:space="0" w:color="auto"/>
        <w:left w:val="none" w:sz="0" w:space="0" w:color="auto"/>
        <w:bottom w:val="none" w:sz="0" w:space="0" w:color="auto"/>
        <w:right w:val="none" w:sz="0" w:space="0" w:color="auto"/>
      </w:divBdr>
    </w:div>
    <w:div w:id="1663004277">
      <w:bodyDiv w:val="1"/>
      <w:marLeft w:val="0"/>
      <w:marRight w:val="0"/>
      <w:marTop w:val="0"/>
      <w:marBottom w:val="0"/>
      <w:divBdr>
        <w:top w:val="none" w:sz="0" w:space="0" w:color="auto"/>
        <w:left w:val="none" w:sz="0" w:space="0" w:color="auto"/>
        <w:bottom w:val="none" w:sz="0" w:space="0" w:color="auto"/>
        <w:right w:val="none" w:sz="0" w:space="0" w:color="auto"/>
      </w:divBdr>
    </w:div>
    <w:div w:id="1677271697">
      <w:bodyDiv w:val="1"/>
      <w:marLeft w:val="0"/>
      <w:marRight w:val="0"/>
      <w:marTop w:val="0"/>
      <w:marBottom w:val="0"/>
      <w:divBdr>
        <w:top w:val="none" w:sz="0" w:space="0" w:color="auto"/>
        <w:left w:val="none" w:sz="0" w:space="0" w:color="auto"/>
        <w:bottom w:val="none" w:sz="0" w:space="0" w:color="auto"/>
        <w:right w:val="none" w:sz="0" w:space="0" w:color="auto"/>
      </w:divBdr>
    </w:div>
    <w:div w:id="1722053193">
      <w:bodyDiv w:val="1"/>
      <w:marLeft w:val="0"/>
      <w:marRight w:val="0"/>
      <w:marTop w:val="0"/>
      <w:marBottom w:val="0"/>
      <w:divBdr>
        <w:top w:val="none" w:sz="0" w:space="0" w:color="auto"/>
        <w:left w:val="none" w:sz="0" w:space="0" w:color="auto"/>
        <w:bottom w:val="none" w:sz="0" w:space="0" w:color="auto"/>
        <w:right w:val="none" w:sz="0" w:space="0" w:color="auto"/>
      </w:divBdr>
    </w:div>
    <w:div w:id="1737438530">
      <w:bodyDiv w:val="1"/>
      <w:marLeft w:val="0"/>
      <w:marRight w:val="0"/>
      <w:marTop w:val="0"/>
      <w:marBottom w:val="0"/>
      <w:divBdr>
        <w:top w:val="none" w:sz="0" w:space="0" w:color="auto"/>
        <w:left w:val="none" w:sz="0" w:space="0" w:color="auto"/>
        <w:bottom w:val="none" w:sz="0" w:space="0" w:color="auto"/>
        <w:right w:val="none" w:sz="0" w:space="0" w:color="auto"/>
      </w:divBdr>
    </w:div>
    <w:div w:id="1737818531">
      <w:bodyDiv w:val="1"/>
      <w:marLeft w:val="0"/>
      <w:marRight w:val="0"/>
      <w:marTop w:val="0"/>
      <w:marBottom w:val="0"/>
      <w:divBdr>
        <w:top w:val="none" w:sz="0" w:space="0" w:color="auto"/>
        <w:left w:val="none" w:sz="0" w:space="0" w:color="auto"/>
        <w:bottom w:val="none" w:sz="0" w:space="0" w:color="auto"/>
        <w:right w:val="none" w:sz="0" w:space="0" w:color="auto"/>
      </w:divBdr>
    </w:div>
    <w:div w:id="1740010243">
      <w:bodyDiv w:val="1"/>
      <w:marLeft w:val="0"/>
      <w:marRight w:val="0"/>
      <w:marTop w:val="0"/>
      <w:marBottom w:val="0"/>
      <w:divBdr>
        <w:top w:val="none" w:sz="0" w:space="0" w:color="auto"/>
        <w:left w:val="none" w:sz="0" w:space="0" w:color="auto"/>
        <w:bottom w:val="none" w:sz="0" w:space="0" w:color="auto"/>
        <w:right w:val="none" w:sz="0" w:space="0" w:color="auto"/>
      </w:divBdr>
    </w:div>
    <w:div w:id="1817844112">
      <w:bodyDiv w:val="1"/>
      <w:marLeft w:val="0"/>
      <w:marRight w:val="0"/>
      <w:marTop w:val="0"/>
      <w:marBottom w:val="0"/>
      <w:divBdr>
        <w:top w:val="none" w:sz="0" w:space="0" w:color="auto"/>
        <w:left w:val="none" w:sz="0" w:space="0" w:color="auto"/>
        <w:bottom w:val="none" w:sz="0" w:space="0" w:color="auto"/>
        <w:right w:val="none" w:sz="0" w:space="0" w:color="auto"/>
      </w:divBdr>
    </w:div>
    <w:div w:id="1824930463">
      <w:bodyDiv w:val="1"/>
      <w:marLeft w:val="0"/>
      <w:marRight w:val="0"/>
      <w:marTop w:val="0"/>
      <w:marBottom w:val="0"/>
      <w:divBdr>
        <w:top w:val="none" w:sz="0" w:space="0" w:color="auto"/>
        <w:left w:val="none" w:sz="0" w:space="0" w:color="auto"/>
        <w:bottom w:val="none" w:sz="0" w:space="0" w:color="auto"/>
        <w:right w:val="none" w:sz="0" w:space="0" w:color="auto"/>
      </w:divBdr>
    </w:div>
    <w:div w:id="1851531031">
      <w:bodyDiv w:val="1"/>
      <w:marLeft w:val="0"/>
      <w:marRight w:val="0"/>
      <w:marTop w:val="0"/>
      <w:marBottom w:val="0"/>
      <w:divBdr>
        <w:top w:val="none" w:sz="0" w:space="0" w:color="auto"/>
        <w:left w:val="none" w:sz="0" w:space="0" w:color="auto"/>
        <w:bottom w:val="none" w:sz="0" w:space="0" w:color="auto"/>
        <w:right w:val="none" w:sz="0" w:space="0" w:color="auto"/>
      </w:divBdr>
    </w:div>
    <w:div w:id="1925911861">
      <w:bodyDiv w:val="1"/>
      <w:marLeft w:val="0"/>
      <w:marRight w:val="0"/>
      <w:marTop w:val="0"/>
      <w:marBottom w:val="0"/>
      <w:divBdr>
        <w:top w:val="none" w:sz="0" w:space="0" w:color="auto"/>
        <w:left w:val="none" w:sz="0" w:space="0" w:color="auto"/>
        <w:bottom w:val="none" w:sz="0" w:space="0" w:color="auto"/>
        <w:right w:val="none" w:sz="0" w:space="0" w:color="auto"/>
      </w:divBdr>
    </w:div>
    <w:div w:id="1948269317">
      <w:bodyDiv w:val="1"/>
      <w:marLeft w:val="0"/>
      <w:marRight w:val="0"/>
      <w:marTop w:val="0"/>
      <w:marBottom w:val="0"/>
      <w:divBdr>
        <w:top w:val="none" w:sz="0" w:space="0" w:color="auto"/>
        <w:left w:val="none" w:sz="0" w:space="0" w:color="auto"/>
        <w:bottom w:val="none" w:sz="0" w:space="0" w:color="auto"/>
        <w:right w:val="none" w:sz="0" w:space="0" w:color="auto"/>
      </w:divBdr>
    </w:div>
    <w:div w:id="1999646799">
      <w:bodyDiv w:val="1"/>
      <w:marLeft w:val="0"/>
      <w:marRight w:val="0"/>
      <w:marTop w:val="0"/>
      <w:marBottom w:val="0"/>
      <w:divBdr>
        <w:top w:val="none" w:sz="0" w:space="0" w:color="auto"/>
        <w:left w:val="none" w:sz="0" w:space="0" w:color="auto"/>
        <w:bottom w:val="none" w:sz="0" w:space="0" w:color="auto"/>
        <w:right w:val="none" w:sz="0" w:space="0" w:color="auto"/>
      </w:divBdr>
    </w:div>
    <w:div w:id="209204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0C8F7CCB-FFDF-44AF-BD4C-211A0540DAB5}">
    <t:Anchor>
      <t:Comment id="613302451"/>
    </t:Anchor>
    <t:History>
      <t:Event id="{2FFF4DF3-DAE0-4413-BBB7-890B1EBE2F8B}" time="2023-03-06T18:58:01.698Z">
        <t:Attribution userId="S::arubi@partners.net::eb101be7-e04b-497c-bdde-673d5bacc67f" userProvider="AD" userName="Ana Rubi"/>
        <t:Anchor>
          <t:Comment id="613302451"/>
        </t:Anchor>
        <t:Create/>
      </t:Event>
      <t:Event id="{FCBE2455-3633-4D2E-8151-1711238527F7}" time="2023-03-06T18:58:01.698Z">
        <t:Attribution userId="S::arubi@partners.net::eb101be7-e04b-497c-bdde-673d5bacc67f" userProvider="AD" userName="Ana Rubi"/>
        <t:Anchor>
          <t:Comment id="613302451"/>
        </t:Anchor>
        <t:Assign userId="S::dmartin@partners.net::04f63225-1d27-46ab-9c7c-1c8b513bed32" userProvider="AD" userName="Danielle Martin"/>
      </t:Event>
      <t:Event id="{1502F62A-1762-4D8A-98BD-0CF23125A003}" time="2023-03-06T18:58:01.698Z">
        <t:Attribution userId="S::arubi@partners.net::eb101be7-e04b-497c-bdde-673d5bacc67f" userProvider="AD" userName="Ana Rubi"/>
        <t:Anchor>
          <t:Comment id="613302451"/>
        </t:Anchor>
        <t:SetTitle title="@Danielle Martin please confirm that this is accurate. Thank you."/>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Maria Ochoa</DisplayName>
        <AccountId>9862</AccountId>
        <AccountType/>
      </UserInfo>
      <UserInfo>
        <DisplayName>Penelope Kim</DisplayName>
        <AccountId>20</AccountId>
        <AccountType/>
      </UserInfo>
      <UserInfo>
        <DisplayName>Ana Rubi</DisplayName>
        <AccountId>14900</AccountId>
        <AccountType/>
      </UserInfo>
    </SharedWithUsers>
    <lcf76f155ced4ddcb4097134ff3c332f xmlns="f2466082-b6bf-4153-98c3-3c41e85fda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DBCB57-7A24-49A2-A6C1-51AA21DCA472}">
  <ds:schemaRefs>
    <ds:schemaRef ds:uri="http://schemas.microsoft.com/sharepoint/v3/contenttype/forms"/>
  </ds:schemaRefs>
</ds:datastoreItem>
</file>

<file path=customXml/itemProps2.xml><?xml version="1.0" encoding="utf-8"?>
<ds:datastoreItem xmlns:ds="http://schemas.openxmlformats.org/officeDocument/2006/customXml" ds:itemID="{A2E24B87-36E0-407D-ABE4-FA122A575887}"/>
</file>

<file path=customXml/itemProps3.xml><?xml version="1.0" encoding="utf-8"?>
<ds:datastoreItem xmlns:ds="http://schemas.openxmlformats.org/officeDocument/2006/customXml" ds:itemID="{79FCE619-B9C8-4A19-B9CF-4F68EECD6D8F}">
  <ds:schemaRefs>
    <ds:schemaRef ds:uri="http://schemas.microsoft.com/office/2006/metadata/properties"/>
    <ds:schemaRef ds:uri="http://schemas.microsoft.com/office/infopath/2007/PartnerControls"/>
    <ds:schemaRef ds:uri="dc808d36-874f-4b27-aec2-2fd649817929"/>
    <ds:schemaRef ds:uri="1a9bbbe1-7cae-48c1-93ed-4785e360835f"/>
  </ds:schemaRefs>
</ds:datastoreItem>
</file>

<file path=customXml/itemProps4.xml><?xml version="1.0" encoding="utf-8"?>
<ds:datastoreItem xmlns:ds="http://schemas.openxmlformats.org/officeDocument/2006/customXml" ds:itemID="{ADB8199D-C9B3-4430-8AB1-72335C5DC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14</Pages>
  <Words>4260</Words>
  <Characters>26800</Characters>
  <Application>Microsoft Office Word</Application>
  <DocSecurity>0</DocSecurity>
  <Lines>765</Lines>
  <Paragraphs>757</Paragraphs>
  <ScaleCrop>false</ScaleCrop>
  <Company>Microsoft</Company>
  <LinksUpToDate>false</LinksUpToDate>
  <CharactersWithSpaces>30303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Golladay</dc:creator>
  <cp:keywords/>
  <cp:lastModifiedBy>Ana Rubi</cp:lastModifiedBy>
  <cp:revision>82</cp:revision>
  <dcterms:created xsi:type="dcterms:W3CDTF">2025-08-08T16:48:00Z</dcterms:created>
  <dcterms:modified xsi:type="dcterms:W3CDTF">2025-12-17T17:28:00Z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2018-09-07T00:00:00Z</vt:filetime>
  </property>
  <property fmtid="{D5CDD505-2E9C-101B-9397-08002B2CF9AE}" pid="3" name="LastSaved">
    <vt:filetime>2018-09-07T00:00:00Z</vt:filetime>
  </property>
  <property fmtid="{D5CDD505-2E9C-101B-9397-08002B2CF9AE}" pid="4" name="MSIP_Label_1665d9ee-429a-4d5f-97cc-cfb56e044a6e_Enabled">
    <vt:lpwstr>True</vt:lpwstr>
  </property>
  <property fmtid="{D5CDD505-2E9C-101B-9397-08002B2CF9AE}" pid="5" name="MSIP_Label_1665d9ee-429a-4d5f-97cc-cfb56e044a6e_SiteId">
    <vt:lpwstr>66cf5074-5afe-48d1-a691-a12b2121f44b</vt:lpwstr>
  </property>
  <property fmtid="{D5CDD505-2E9C-101B-9397-08002B2CF9AE}" pid="6" name="MSIP_Label_1665d9ee-429a-4d5f-97cc-cfb56e044a6e_Owner">
    <vt:lpwstr>ChagnonRX@state.gov</vt:lpwstr>
  </property>
  <property fmtid="{D5CDD505-2E9C-101B-9397-08002B2CF9AE}" pid="7" name="MSIP_Label_1665d9ee-429a-4d5f-97cc-cfb56e044a6e_SetDate">
    <vt:lpwstr>2019-08-26T12:44:45.1117422Z</vt:lpwstr>
  </property>
  <property fmtid="{D5CDD505-2E9C-101B-9397-08002B2CF9AE}" pid="8" name="MSIP_Label_1665d9ee-429a-4d5f-97cc-cfb56e044a6e_Name">
    <vt:lpwstr>Unclassified</vt:lpwstr>
  </property>
  <property fmtid="{D5CDD505-2E9C-101B-9397-08002B2CF9AE}" pid="9" name="MSIP_Label_1665d9ee-429a-4d5f-97cc-cfb56e044a6e_Application">
    <vt:lpwstr>Microsoft Azure Information Protection</vt:lpwstr>
  </property>
  <property fmtid="{D5CDD505-2E9C-101B-9397-08002B2CF9AE}" pid="10" name="MSIP_Label_1665d9ee-429a-4d5f-97cc-cfb56e044a6e_ActionId">
    <vt:lpwstr>355698fc-d6d2-4f6c-a710-fc4334883ac5</vt:lpwstr>
  </property>
  <property fmtid="{D5CDD505-2E9C-101B-9397-08002B2CF9AE}" pid="11" name="MSIP_Label_1665d9ee-429a-4d5f-97cc-cfb56e044a6e_Extended_MSFT_Method">
    <vt:lpwstr>Manual</vt:lpwstr>
  </property>
  <property fmtid="{D5CDD505-2E9C-101B-9397-08002B2CF9AE}" pid="12" name="Sensitivity">
    <vt:lpwstr>Unclassified</vt:lpwstr>
  </property>
  <property fmtid="{D5CDD505-2E9C-101B-9397-08002B2CF9AE}" pid="13" name="ContentTypeId">
    <vt:lpwstr>0x0101003206C8355D678A459F2EF8957171B231</vt:lpwstr>
  </property>
  <property fmtid="{D5CDD505-2E9C-101B-9397-08002B2CF9AE}" pid="14" name="MediaServiceImageTags">
    <vt:lpwstr/>
  </property>
  <property fmtid="{D5CDD505-2E9C-101B-9397-08002B2CF9AE}" pid="15" name="GrammarlyDocumentId">
    <vt:lpwstr>d0ba9c4dfca9aee9e9f238dd001788f50dfc18e97aa859bd472a6486ef1abafd</vt:lpwstr>
  </property>
</Properties>
</file>